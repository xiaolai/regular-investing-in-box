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38DF" w:rsidRPr="006C3CF6" w:rsidRDefault="00716360">
      <w:pPr>
        <w:ind w:left="170" w:right="170"/>
        <w:jc w:val="both"/>
        <w:rPr>
          <w:b/>
          <w:sz w:val="36"/>
          <w:lang w:val="fr-FR"/>
        </w:rPr>
        <w:pPrChange w:id="0" w:author="Peng Luqi" w:date="2019-10-13T14:20:00Z">
          <w:pPr>
            <w:spacing w:before="67"/>
            <w:ind w:left="130"/>
          </w:pPr>
        </w:pPrChange>
      </w:pPr>
      <w:r w:rsidRPr="00716360">
        <w:rPr>
          <w:b/>
          <w:sz w:val="36"/>
          <w:lang w:val="fr-FR"/>
        </w:rPr>
        <w:t>L</w:t>
      </w:r>
      <w:del w:id="1" w:author="Peng Luqi" w:date="2019-10-13T14:43:00Z">
        <w:r w:rsidRPr="00716360" w:rsidDel="00EF666F">
          <w:rPr>
            <w:b/>
            <w:sz w:val="36"/>
            <w:lang w:val="fr-FR"/>
          </w:rPr>
          <w:delText>’</w:delText>
        </w:r>
      </w:del>
      <w:ins w:id="2" w:author="Peng Luqi" w:date="2019-10-13T14:43:00Z">
        <w:r w:rsidR="00EF666F">
          <w:rPr>
            <w:b/>
            <w:sz w:val="36"/>
            <w:lang w:val="fr-FR"/>
          </w:rPr>
          <w:t>’</w:t>
        </w:r>
      </w:ins>
      <w:r w:rsidRPr="00716360">
        <w:rPr>
          <w:b/>
          <w:sz w:val="36"/>
          <w:lang w:val="fr-FR"/>
        </w:rPr>
        <w:t>investissement fixe. L</w:t>
      </w:r>
      <w:del w:id="3" w:author="Peng Luqi" w:date="2019-10-13T14:43:00Z">
        <w:r w:rsidRPr="00716360" w:rsidDel="00EF666F">
          <w:rPr>
            <w:b/>
            <w:sz w:val="36"/>
            <w:lang w:val="fr-FR"/>
          </w:rPr>
          <w:delText>’</w:delText>
        </w:r>
      </w:del>
      <w:ins w:id="4" w:author="Peng Luqi" w:date="2019-10-13T14:43:00Z">
        <w:r w:rsidR="00EF666F">
          <w:rPr>
            <w:b/>
            <w:sz w:val="36"/>
            <w:lang w:val="fr-FR"/>
          </w:rPr>
          <w:t>’</w:t>
        </w:r>
      </w:ins>
      <w:r w:rsidRPr="00716360">
        <w:rPr>
          <w:b/>
          <w:sz w:val="36"/>
          <w:lang w:val="fr-FR"/>
        </w:rPr>
        <w:t>autodidactie du Grand Homme.</w:t>
      </w:r>
    </w:p>
    <w:p w:rsidR="002B38DF" w:rsidRPr="006C3CF6" w:rsidRDefault="002B38DF">
      <w:pPr>
        <w:pStyle w:val="a3"/>
        <w:ind w:left="170" w:right="170"/>
        <w:jc w:val="both"/>
        <w:rPr>
          <w:b/>
          <w:sz w:val="35"/>
          <w:lang w:val="fr-FR"/>
        </w:rPr>
        <w:pPrChange w:id="5" w:author="Peng Luqi" w:date="2019-10-13T14:20:00Z">
          <w:pPr>
            <w:pStyle w:val="a3"/>
            <w:spacing w:before="7"/>
          </w:pPr>
        </w:pPrChange>
      </w:pPr>
    </w:p>
    <w:p w:rsidR="002B38DF" w:rsidRPr="00D748EC" w:rsidRDefault="00716360">
      <w:pPr>
        <w:pStyle w:val="a3"/>
        <w:ind w:left="170" w:right="170"/>
        <w:jc w:val="both"/>
        <w:rPr>
          <w:lang w:val="fr-FR"/>
        </w:rPr>
        <w:pPrChange w:id="6" w:author="Peng Luqi" w:date="2019-10-13T14:20:00Z">
          <w:pPr>
            <w:pStyle w:val="a3"/>
            <w:ind w:left="130"/>
          </w:pPr>
        </w:pPrChange>
      </w:pPr>
      <w:r w:rsidRPr="006C3CF6">
        <w:rPr>
          <w:lang w:val="fr-FR"/>
        </w:rPr>
        <w:t>Être accompagné dans la lente marche vers l</w:t>
      </w:r>
      <w:del w:id="7" w:author="Peng Luqi" w:date="2019-10-13T14:43:00Z">
        <w:r w:rsidRPr="006C3CF6" w:rsidDel="00EF666F">
          <w:rPr>
            <w:lang w:val="fr-FR"/>
          </w:rPr>
          <w:delText>’</w:delText>
        </w:r>
      </w:del>
      <w:ins w:id="8" w:author="Peng Luqi" w:date="2019-10-13T14:43:00Z">
        <w:r w:rsidR="00EF666F">
          <w:rPr>
            <w:lang w:val="fr-FR"/>
          </w:rPr>
          <w:t>’</w:t>
        </w:r>
      </w:ins>
      <w:r w:rsidRPr="006C3CF6">
        <w:rPr>
          <w:lang w:val="fr-FR"/>
        </w:rPr>
        <w:t>enrichissement.</w:t>
      </w:r>
    </w:p>
    <w:p w:rsidR="002B38DF" w:rsidRPr="00423E76" w:rsidRDefault="002B38DF">
      <w:pPr>
        <w:pStyle w:val="a3"/>
        <w:ind w:left="170" w:right="170"/>
        <w:jc w:val="both"/>
        <w:rPr>
          <w:lang w:val="fr-FR"/>
        </w:rPr>
        <w:pPrChange w:id="9" w:author="Peng Luqi" w:date="2019-10-13T14:20:00Z">
          <w:pPr>
            <w:pStyle w:val="a3"/>
            <w:spacing w:before="4"/>
          </w:pPr>
        </w:pPrChange>
      </w:pPr>
    </w:p>
    <w:p w:rsidR="002B38DF" w:rsidRPr="0010589D" w:rsidRDefault="00716360">
      <w:pPr>
        <w:pStyle w:val="1"/>
        <w:ind w:left="170" w:right="170"/>
        <w:jc w:val="both"/>
        <w:rPr>
          <w:lang w:val="fr-FR"/>
          <w:rPrChange w:id="10" w:author="Peng Luqi" w:date="2019-10-14T00:50:00Z">
            <w:rPr>
              <w:lang w:val="fr-FR"/>
            </w:rPr>
          </w:rPrChange>
        </w:rPr>
        <w:pPrChange w:id="11" w:author="Peng Luqi" w:date="2019-10-13T14:20:00Z">
          <w:pPr>
            <w:pStyle w:val="1"/>
          </w:pPr>
        </w:pPrChange>
      </w:pPr>
      <w:bookmarkStart w:id="12" w:name="_GoBack"/>
      <w:r w:rsidRPr="0010589D">
        <w:rPr>
          <w:lang w:val="fr-FR"/>
          <w:rPrChange w:id="13" w:author="Peng Luqi" w:date="2019-10-14T00:50:00Z">
            <w:rPr>
              <w:lang w:val="fr-FR"/>
            </w:rPr>
          </w:rPrChange>
        </w:rPr>
        <w:t>Li Xiaolai</w:t>
      </w:r>
    </w:p>
    <w:bookmarkEnd w:id="12"/>
    <w:p w:rsidR="002B38DF" w:rsidRPr="00423E76" w:rsidRDefault="002B38DF">
      <w:pPr>
        <w:pStyle w:val="a3"/>
        <w:ind w:left="170" w:right="170"/>
        <w:jc w:val="both"/>
        <w:rPr>
          <w:b/>
          <w:sz w:val="27"/>
          <w:lang w:val="fr-FR"/>
        </w:rPr>
        <w:pPrChange w:id="14" w:author="Peng Luqi" w:date="2019-10-13T14:20:00Z">
          <w:pPr>
            <w:pStyle w:val="a3"/>
            <w:spacing w:before="11"/>
          </w:pPr>
        </w:pPrChange>
      </w:pPr>
    </w:p>
    <w:p w:rsidR="002B38DF" w:rsidRPr="00983763" w:rsidRDefault="00716360">
      <w:pPr>
        <w:pStyle w:val="a3"/>
        <w:ind w:left="170" w:right="170"/>
        <w:jc w:val="both"/>
        <w:rPr>
          <w:lang w:val="fr-FR"/>
        </w:rPr>
        <w:pPrChange w:id="15" w:author="Peng Luqi" w:date="2019-10-13T14:20:00Z">
          <w:pPr>
            <w:pStyle w:val="a3"/>
            <w:ind w:left="130"/>
          </w:pPr>
        </w:pPrChange>
      </w:pPr>
      <w:r w:rsidRPr="00423E76">
        <w:rPr>
          <w:lang w:val="fr-FR"/>
        </w:rPr>
        <w:t>Juillet 2019</w:t>
      </w:r>
    </w:p>
    <w:p w:rsidR="002B38DF" w:rsidRPr="00336030" w:rsidRDefault="002B38DF">
      <w:pPr>
        <w:pStyle w:val="a3"/>
        <w:ind w:left="170" w:right="170"/>
        <w:jc w:val="both"/>
        <w:rPr>
          <w:sz w:val="27"/>
          <w:lang w:val="fr-FR"/>
        </w:rPr>
        <w:pPrChange w:id="16" w:author="Peng Luqi" w:date="2019-10-13T14:20:00Z">
          <w:pPr>
            <w:pStyle w:val="a3"/>
            <w:spacing w:before="10"/>
          </w:pPr>
        </w:pPrChange>
      </w:pPr>
    </w:p>
    <w:p w:rsidR="002B38DF" w:rsidRPr="00716360" w:rsidRDefault="00716360">
      <w:pPr>
        <w:pStyle w:val="a3"/>
        <w:ind w:left="170" w:right="170"/>
        <w:jc w:val="both"/>
        <w:rPr>
          <w:lang w:val="fr-FR"/>
        </w:rPr>
        <w:pPrChange w:id="17" w:author="Peng Luqi" w:date="2019-10-13T14:20:00Z">
          <w:pPr>
            <w:pStyle w:val="a3"/>
            <w:spacing w:line="480" w:lineRule="auto"/>
            <w:ind w:left="130" w:right="833"/>
          </w:pPr>
        </w:pPrChange>
      </w:pPr>
      <w:r w:rsidRPr="00716360">
        <w:rPr>
          <w:lang w:val="fr-FR"/>
        </w:rPr>
        <w:t xml:space="preserve">Les gens ordinaires paieront un prix infiniment grand à ne pas lire ce livre. </w:t>
      </w:r>
      <w:r w:rsidRPr="00716360">
        <w:rPr>
          <w:color w:val="1155CC"/>
          <w:u w:val="single" w:color="1155CC"/>
          <w:lang w:val="fr-FR"/>
        </w:rPr>
        <w:t>https://b.watch</w:t>
      </w:r>
    </w:p>
    <w:p w:rsidR="002B38DF" w:rsidRPr="00716360" w:rsidRDefault="00716360">
      <w:pPr>
        <w:pStyle w:val="a3"/>
        <w:ind w:left="170" w:right="170"/>
        <w:jc w:val="both"/>
        <w:rPr>
          <w:sz w:val="14"/>
          <w:lang w:val="fr-FR"/>
        </w:rPr>
        <w:pPrChange w:id="18" w:author="Peng Luqi" w:date="2019-10-13T14:20:00Z">
          <w:pPr>
            <w:pStyle w:val="a3"/>
            <w:spacing w:before="6"/>
          </w:pPr>
        </w:pPrChange>
      </w:pPr>
      <w:r w:rsidRPr="00716360">
        <w:rPr>
          <w:noProof/>
          <w:lang w:val="fr-FR"/>
          <w:rPrChange w:id="19" w:author="Peng Luqi" w:date="2019-10-12T17:46:00Z">
            <w:rPr>
              <w:noProof/>
            </w:rPr>
          </w:rPrChange>
        </w:rPr>
        <w:drawing>
          <wp:anchor distT="0" distB="0" distL="0" distR="0" simplePos="0" relativeHeight="251677696" behindDoc="0" locked="0" layoutInCell="1" allowOverlap="1">
            <wp:simplePos x="0" y="0"/>
            <wp:positionH relativeFrom="page">
              <wp:posOffset>917737</wp:posOffset>
            </wp:positionH>
            <wp:positionV relativeFrom="paragraph">
              <wp:posOffset>131325</wp:posOffset>
            </wp:positionV>
            <wp:extent cx="5707046" cy="1009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07046" cy="10096"/>
                    </a:xfrm>
                    <a:prstGeom prst="rect">
                      <a:avLst/>
                    </a:prstGeom>
                  </pic:spPr>
                </pic:pic>
              </a:graphicData>
            </a:graphic>
          </wp:anchor>
        </w:drawing>
      </w:r>
    </w:p>
    <w:p w:rsidR="002B38DF" w:rsidRPr="006C3CF6" w:rsidRDefault="002B38DF">
      <w:pPr>
        <w:pStyle w:val="a3"/>
        <w:ind w:left="170" w:right="170"/>
        <w:jc w:val="both"/>
        <w:rPr>
          <w:sz w:val="20"/>
          <w:lang w:val="fr-FR"/>
        </w:rPr>
        <w:pPrChange w:id="20" w:author="Peng Luqi" w:date="2019-10-13T14:20:00Z">
          <w:pPr>
            <w:pStyle w:val="a3"/>
            <w:spacing w:before="6"/>
          </w:pPr>
        </w:pPrChange>
      </w:pPr>
    </w:p>
    <w:p w:rsidR="002B38DF" w:rsidRPr="00914094" w:rsidRDefault="00716360">
      <w:pPr>
        <w:pStyle w:val="1"/>
        <w:ind w:left="170" w:right="170"/>
        <w:jc w:val="both"/>
        <w:rPr>
          <w:bCs w:val="0"/>
          <w:sz w:val="36"/>
          <w:szCs w:val="22"/>
          <w:lang w:val="fr-FR"/>
          <w:rPrChange w:id="21" w:author="Peng Luqi" w:date="2019-10-13T14:02:00Z">
            <w:rPr>
              <w:lang w:val="fr-FR"/>
            </w:rPr>
          </w:rPrChange>
        </w:rPr>
        <w:pPrChange w:id="22" w:author="Peng Luqi" w:date="2019-10-13T14:20:00Z">
          <w:pPr>
            <w:pStyle w:val="1"/>
            <w:spacing w:before="87"/>
          </w:pPr>
        </w:pPrChange>
      </w:pPr>
      <w:r w:rsidRPr="00914094">
        <w:rPr>
          <w:bCs w:val="0"/>
          <w:sz w:val="36"/>
          <w:szCs w:val="22"/>
          <w:lang w:val="fr-FR"/>
          <w:rPrChange w:id="23" w:author="Peng Luqi" w:date="2019-10-13T14:02:00Z">
            <w:rPr>
              <w:lang w:val="fr-FR"/>
            </w:rPr>
          </w:rPrChange>
        </w:rPr>
        <w:t>Préface</w:t>
      </w:r>
    </w:p>
    <w:p w:rsidR="002B38DF" w:rsidRPr="00423E76" w:rsidRDefault="002B38DF">
      <w:pPr>
        <w:pStyle w:val="a3"/>
        <w:ind w:left="170" w:right="170"/>
        <w:jc w:val="both"/>
        <w:rPr>
          <w:b/>
          <w:sz w:val="27"/>
          <w:lang w:val="fr-FR"/>
        </w:rPr>
        <w:pPrChange w:id="24" w:author="Peng Luqi" w:date="2019-10-13T14:20:00Z">
          <w:pPr>
            <w:pStyle w:val="a3"/>
            <w:spacing w:before="11"/>
          </w:pPr>
        </w:pPrChange>
      </w:pPr>
    </w:p>
    <w:p w:rsidR="002B38DF" w:rsidRPr="00423E76" w:rsidRDefault="00716360">
      <w:pPr>
        <w:pStyle w:val="a3"/>
        <w:ind w:left="170" w:right="170"/>
        <w:jc w:val="both"/>
        <w:rPr>
          <w:ins w:id="25" w:author="Peng Luqi" w:date="2019-10-12T17:39:00Z"/>
          <w:lang w:val="fr-FR"/>
        </w:rPr>
      </w:pPr>
      <w:r w:rsidRPr="00423E76">
        <w:rPr>
          <w:lang w:val="fr-FR"/>
        </w:rPr>
        <w:t>Je suppose que, en tant que personne ordinaire, vous avez dû entendre cette expression terrifiante plus d</w:t>
      </w:r>
      <w:del w:id="26" w:author="Peng Luqi" w:date="2019-10-13T14:43:00Z">
        <w:r w:rsidRPr="00423E76" w:rsidDel="00EF666F">
          <w:rPr>
            <w:lang w:val="fr-FR"/>
          </w:rPr>
          <w:delText>’</w:delText>
        </w:r>
      </w:del>
      <w:ins w:id="27" w:author="Peng Luqi" w:date="2019-10-13T14:43:00Z">
        <w:r w:rsidR="00EF666F">
          <w:rPr>
            <w:lang w:val="fr-FR"/>
          </w:rPr>
          <w:t>’</w:t>
        </w:r>
      </w:ins>
      <w:r w:rsidRPr="00423E76">
        <w:rPr>
          <w:lang w:val="fr-FR"/>
        </w:rPr>
        <w:t>une fois : l</w:t>
      </w:r>
      <w:del w:id="28" w:author="Peng Luqi" w:date="2019-10-13T14:43:00Z">
        <w:r w:rsidRPr="00423E76" w:rsidDel="00EF666F">
          <w:rPr>
            <w:lang w:val="fr-FR"/>
          </w:rPr>
          <w:delText>’</w:delText>
        </w:r>
      </w:del>
      <w:ins w:id="29" w:author="Peng Luqi" w:date="2019-10-13T14:43:00Z">
        <w:r w:rsidR="00EF666F">
          <w:rPr>
            <w:lang w:val="fr-FR"/>
          </w:rPr>
          <w:t>’</w:t>
        </w:r>
      </w:ins>
      <w:r w:rsidRPr="00423E76">
        <w:rPr>
          <w:lang w:val="fr-FR"/>
        </w:rPr>
        <w:t>immobilité sociale.</w:t>
      </w:r>
    </w:p>
    <w:p w:rsidR="00716360" w:rsidRPr="00423E76" w:rsidRDefault="00716360">
      <w:pPr>
        <w:pStyle w:val="a3"/>
        <w:ind w:left="170" w:right="170"/>
        <w:jc w:val="both"/>
        <w:rPr>
          <w:lang w:val="fr-FR"/>
        </w:rPr>
        <w:pPrChange w:id="30" w:author="Peng Luqi" w:date="2019-10-13T14:20:00Z">
          <w:pPr>
            <w:pStyle w:val="a3"/>
            <w:ind w:left="130" w:right="756"/>
          </w:pPr>
        </w:pPrChange>
      </w:pPr>
    </w:p>
    <w:p w:rsidR="002B38DF" w:rsidRPr="00716360" w:rsidRDefault="00716360">
      <w:pPr>
        <w:pStyle w:val="a3"/>
        <w:ind w:left="170" w:right="170"/>
        <w:jc w:val="both"/>
        <w:rPr>
          <w:lang w:val="fr-FR"/>
        </w:rPr>
        <w:pPrChange w:id="31" w:author="Peng Luqi" w:date="2019-10-13T14:20:00Z">
          <w:pPr>
            <w:pStyle w:val="a3"/>
            <w:ind w:left="130" w:right="344"/>
          </w:pPr>
        </w:pPrChange>
      </w:pPr>
      <w:r w:rsidRPr="00423E76">
        <w:rPr>
          <w:lang w:val="fr-FR"/>
        </w:rPr>
        <w:t>Que la hiér</w:t>
      </w:r>
      <w:r w:rsidRPr="00983763">
        <w:rPr>
          <w:lang w:val="fr-FR"/>
        </w:rPr>
        <w:t>archisation existe réellement ou non, qu</w:t>
      </w:r>
      <w:del w:id="32" w:author="Peng Luqi" w:date="2019-10-13T14:43:00Z">
        <w:r w:rsidRPr="00983763" w:rsidDel="00EF666F">
          <w:rPr>
            <w:lang w:val="fr-FR"/>
          </w:rPr>
          <w:delText>’</w:delText>
        </w:r>
      </w:del>
      <w:ins w:id="33" w:author="Peng Luqi" w:date="2019-10-13T14:43:00Z">
        <w:r w:rsidR="00EF666F">
          <w:rPr>
            <w:lang w:val="fr-FR"/>
          </w:rPr>
          <w:t>’</w:t>
        </w:r>
      </w:ins>
      <w:r w:rsidRPr="00983763">
        <w:rPr>
          <w:lang w:val="fr-FR"/>
        </w:rPr>
        <w:t>elle évolue réellement ou non, elle a tout de même toute l</w:t>
      </w:r>
      <w:del w:id="34" w:author="Peng Luqi" w:date="2019-10-13T14:43:00Z">
        <w:r w:rsidRPr="00983763" w:rsidDel="00EF666F">
          <w:rPr>
            <w:lang w:val="fr-FR"/>
          </w:rPr>
          <w:delText>’</w:delText>
        </w:r>
      </w:del>
      <w:ins w:id="35" w:author="Peng Luqi" w:date="2019-10-13T14:43:00Z">
        <w:r w:rsidR="00EF666F">
          <w:rPr>
            <w:lang w:val="fr-FR"/>
          </w:rPr>
          <w:t>’</w:t>
        </w:r>
      </w:ins>
      <w:r w:rsidRPr="00983763">
        <w:rPr>
          <w:lang w:val="fr-FR"/>
        </w:rPr>
        <w:t xml:space="preserve">attention du </w:t>
      </w:r>
      <w:r w:rsidRPr="00336030">
        <w:rPr>
          <w:lang w:val="fr-FR"/>
        </w:rPr>
        <w:t>public. Je ne sais pas ce que ressentent les autres, mais je me souviens très bien, lorsque j</w:t>
      </w:r>
      <w:del w:id="36" w:author="Peng Luqi" w:date="2019-10-13T14:43:00Z">
        <w:r w:rsidRPr="00336030" w:rsidDel="00EF666F">
          <w:rPr>
            <w:lang w:val="fr-FR"/>
          </w:rPr>
          <w:delText>’</w:delText>
        </w:r>
      </w:del>
      <w:ins w:id="37" w:author="Peng Luqi" w:date="2019-10-13T14:43:00Z">
        <w:r w:rsidR="00EF666F">
          <w:rPr>
            <w:lang w:val="fr-FR"/>
          </w:rPr>
          <w:t>’</w:t>
        </w:r>
      </w:ins>
      <w:r w:rsidRPr="00336030">
        <w:rPr>
          <w:lang w:val="fr-FR"/>
        </w:rPr>
        <w:t>étais jeune, de la première fois où j</w:t>
      </w:r>
      <w:del w:id="38" w:author="Peng Luqi" w:date="2019-10-13T14:43:00Z">
        <w:r w:rsidRPr="00336030" w:rsidDel="00EF666F">
          <w:rPr>
            <w:lang w:val="fr-FR"/>
          </w:rPr>
          <w:delText>’</w:delText>
        </w:r>
      </w:del>
      <w:ins w:id="39" w:author="Peng Luqi" w:date="2019-10-13T14:43:00Z">
        <w:r w:rsidR="00EF666F">
          <w:rPr>
            <w:lang w:val="fr-FR"/>
          </w:rPr>
          <w:t>’</w:t>
        </w:r>
      </w:ins>
      <w:r w:rsidRPr="00336030">
        <w:rPr>
          <w:lang w:val="fr-FR"/>
        </w:rPr>
        <w:t xml:space="preserve">ai entendu </w:t>
      </w:r>
      <w:r w:rsidRPr="00716360">
        <w:rPr>
          <w:lang w:val="fr-FR"/>
        </w:rPr>
        <w:t>cette expression. Je ne ressentis pas de peur, mais plutôt du désespoir.</w:t>
      </w:r>
    </w:p>
    <w:p w:rsidR="002B38DF" w:rsidRPr="00716360" w:rsidRDefault="002B38DF">
      <w:pPr>
        <w:pStyle w:val="a3"/>
        <w:ind w:left="170" w:right="170"/>
        <w:jc w:val="both"/>
        <w:rPr>
          <w:lang w:val="fr-FR"/>
        </w:rPr>
        <w:pPrChange w:id="40" w:author="Peng Luqi" w:date="2019-10-13T14:20:00Z">
          <w:pPr>
            <w:pStyle w:val="a3"/>
            <w:spacing w:before="2"/>
          </w:pPr>
        </w:pPrChange>
      </w:pPr>
    </w:p>
    <w:p w:rsidR="002B38DF" w:rsidRPr="00716360" w:rsidRDefault="00716360">
      <w:pPr>
        <w:pStyle w:val="a3"/>
        <w:ind w:left="170" w:right="170"/>
        <w:jc w:val="both"/>
        <w:rPr>
          <w:lang w:val="fr-FR"/>
        </w:rPr>
        <w:pPrChange w:id="41" w:author="Peng Luqi" w:date="2019-10-13T14:20:00Z">
          <w:pPr>
            <w:pStyle w:val="a3"/>
            <w:ind w:left="130" w:right="172"/>
          </w:pPr>
        </w:pPrChange>
      </w:pPr>
      <w:r w:rsidRPr="00716360">
        <w:rPr>
          <w:lang w:val="fr-FR"/>
        </w:rPr>
        <w:t>Cette expression est source d</w:t>
      </w:r>
      <w:del w:id="42" w:author="Peng Luqi" w:date="2019-10-13T14:43:00Z">
        <w:r w:rsidRPr="00716360" w:rsidDel="00EF666F">
          <w:rPr>
            <w:lang w:val="fr-FR"/>
          </w:rPr>
          <w:delText>’</w:delText>
        </w:r>
      </w:del>
      <w:ins w:id="43" w:author="Peng Luqi" w:date="2019-10-13T14:43:00Z">
        <w:r w:rsidR="00EF666F">
          <w:rPr>
            <w:lang w:val="fr-FR"/>
          </w:rPr>
          <w:t>’</w:t>
        </w:r>
      </w:ins>
      <w:r w:rsidRPr="00716360">
        <w:rPr>
          <w:lang w:val="fr-FR"/>
        </w:rPr>
        <w:t>anxiété pour beaucoup de gens à travers le monde. Vous en faîte probablement partie, mais vous n</w:t>
      </w:r>
      <w:del w:id="44" w:author="Peng Luqi" w:date="2019-10-13T14:43:00Z">
        <w:r w:rsidRPr="00716360" w:rsidDel="00EF666F">
          <w:rPr>
            <w:lang w:val="fr-FR"/>
          </w:rPr>
          <w:delText>’</w:delText>
        </w:r>
      </w:del>
      <w:ins w:id="45" w:author="Peng Luqi" w:date="2019-10-13T14:43:00Z">
        <w:r w:rsidR="00EF666F">
          <w:rPr>
            <w:lang w:val="fr-FR"/>
          </w:rPr>
          <w:t>’</w:t>
        </w:r>
      </w:ins>
      <w:r w:rsidRPr="00716360">
        <w:rPr>
          <w:lang w:val="fr-FR"/>
        </w:rPr>
        <w:t>êtes pas seul. Tôt ou tard, vous saurez que les Sud-Coréens et les Japonais ont depuis longtemps accepté le statu quo de leurs statuts sociaux, et vous apprendrez également que même les Américains, sont à des degrés divers de l</w:t>
      </w:r>
      <w:del w:id="46" w:author="Peng Luqi" w:date="2019-10-13T14:43:00Z">
        <w:r w:rsidRPr="00716360" w:rsidDel="00EF666F">
          <w:rPr>
            <w:lang w:val="fr-FR"/>
          </w:rPr>
          <w:delText>’</w:delText>
        </w:r>
      </w:del>
      <w:ins w:id="47" w:author="Peng Luqi" w:date="2019-10-13T14:43:00Z">
        <w:r w:rsidR="00EF666F">
          <w:rPr>
            <w:lang w:val="fr-FR"/>
          </w:rPr>
          <w:t>’</w:t>
        </w:r>
      </w:ins>
      <w:r w:rsidRPr="00716360">
        <w:rPr>
          <w:lang w:val="fr-FR"/>
        </w:rPr>
        <w:t>immobilité sociale, sans mentionner que leurs médias nationaux se nourrissent de la peur que provoque ce genre de gros titre. Les livres sur cette expression n</w:t>
      </w:r>
      <w:del w:id="48" w:author="Peng Luqi" w:date="2019-10-13T14:43:00Z">
        <w:r w:rsidRPr="00716360" w:rsidDel="00EF666F">
          <w:rPr>
            <w:lang w:val="fr-FR"/>
          </w:rPr>
          <w:delText>’</w:delText>
        </w:r>
      </w:del>
      <w:ins w:id="49" w:author="Peng Luqi" w:date="2019-10-13T14:43:00Z">
        <w:r w:rsidR="00EF666F">
          <w:rPr>
            <w:lang w:val="fr-FR"/>
          </w:rPr>
          <w:t>’</w:t>
        </w:r>
      </w:ins>
      <w:r w:rsidRPr="00716360">
        <w:rPr>
          <w:lang w:val="fr-FR"/>
        </w:rPr>
        <w:t>expriment que des inquiétudes et font preuve d</w:t>
      </w:r>
      <w:del w:id="50" w:author="Peng Luqi" w:date="2019-10-13T14:43:00Z">
        <w:r w:rsidRPr="00716360" w:rsidDel="00EF666F">
          <w:rPr>
            <w:lang w:val="fr-FR"/>
          </w:rPr>
          <w:delText>’</w:delText>
        </w:r>
      </w:del>
      <w:ins w:id="51" w:author="Peng Luqi" w:date="2019-10-13T14:43:00Z">
        <w:r w:rsidR="00EF666F">
          <w:rPr>
            <w:lang w:val="fr-FR"/>
          </w:rPr>
          <w:t>’</w:t>
        </w:r>
      </w:ins>
      <w:r w:rsidRPr="00716360">
        <w:rPr>
          <w:lang w:val="fr-FR"/>
        </w:rPr>
        <w:t>impuissance sans pour autant donner de solutions envisageables.</w:t>
      </w:r>
    </w:p>
    <w:p w:rsidR="002B38DF" w:rsidRPr="00716360" w:rsidRDefault="002B38DF">
      <w:pPr>
        <w:pStyle w:val="a3"/>
        <w:ind w:left="170" w:right="170"/>
        <w:jc w:val="both"/>
        <w:rPr>
          <w:sz w:val="27"/>
          <w:lang w:val="fr-FR"/>
        </w:rPr>
        <w:pPrChange w:id="52" w:author="Peng Luqi" w:date="2019-10-13T14:20:00Z">
          <w:pPr>
            <w:pStyle w:val="a3"/>
            <w:spacing w:before="8"/>
          </w:pPr>
        </w:pPrChange>
      </w:pPr>
    </w:p>
    <w:p w:rsidR="002B38DF" w:rsidRDefault="00716360" w:rsidP="00CB23F4">
      <w:pPr>
        <w:pStyle w:val="a3"/>
        <w:ind w:left="170" w:right="170"/>
        <w:jc w:val="both"/>
        <w:rPr>
          <w:ins w:id="53" w:author="Peng Luqi" w:date="2019-10-13T23:49:00Z"/>
          <w:lang w:val="fr-FR"/>
        </w:rPr>
      </w:pPr>
      <w:r w:rsidRPr="00716360">
        <w:rPr>
          <w:lang w:val="fr-FR"/>
        </w:rPr>
        <w:t>Ce livre traite de la façon dont les gens ordinaires peuvent faire fi de l</w:t>
      </w:r>
      <w:del w:id="54" w:author="Peng Luqi" w:date="2019-10-13T14:43:00Z">
        <w:r w:rsidRPr="00716360" w:rsidDel="00EF666F">
          <w:rPr>
            <w:lang w:val="fr-FR"/>
          </w:rPr>
          <w:delText>’</w:delText>
        </w:r>
      </w:del>
      <w:ins w:id="55" w:author="Peng Luqi" w:date="2019-10-13T14:43:00Z">
        <w:r w:rsidR="00EF666F">
          <w:rPr>
            <w:lang w:val="fr-FR"/>
          </w:rPr>
          <w:t>’</w:t>
        </w:r>
      </w:ins>
      <w:r w:rsidRPr="00716360">
        <w:rPr>
          <w:lang w:val="fr-FR"/>
        </w:rPr>
        <w:t>immobilité sociale. C</w:t>
      </w:r>
      <w:del w:id="56" w:author="Peng Luqi" w:date="2019-10-13T14:43:00Z">
        <w:r w:rsidRPr="00716360" w:rsidDel="00EF666F">
          <w:rPr>
            <w:lang w:val="fr-FR"/>
          </w:rPr>
          <w:delText>’</w:delText>
        </w:r>
      </w:del>
      <w:ins w:id="57" w:author="Peng Luqi" w:date="2019-10-13T14:43:00Z">
        <w:r w:rsidR="00EF666F">
          <w:rPr>
            <w:lang w:val="fr-FR"/>
          </w:rPr>
          <w:t>’</w:t>
        </w:r>
      </w:ins>
      <w:r w:rsidRPr="00716360">
        <w:rPr>
          <w:lang w:val="fr-FR"/>
        </w:rPr>
        <w:t>est absolument réalisable, sans faire de vagues et cela dépend uniquement de vous, quelle que soit votre nationalité ou votre ethnie, votre sexe ou votre âge, votre physique ou votre orientation sexuelle. Le fait est que même votre QI ou votre niveau d</w:t>
      </w:r>
      <w:del w:id="58" w:author="Peng Luqi" w:date="2019-10-13T14:43:00Z">
        <w:r w:rsidRPr="00716360" w:rsidDel="00EF666F">
          <w:rPr>
            <w:lang w:val="fr-FR"/>
          </w:rPr>
          <w:delText>’</w:delText>
        </w:r>
      </w:del>
      <w:ins w:id="59" w:author="Peng Luqi" w:date="2019-10-13T14:43:00Z">
        <w:r w:rsidR="00EF666F">
          <w:rPr>
            <w:lang w:val="fr-FR"/>
          </w:rPr>
          <w:t>’</w:t>
        </w:r>
      </w:ins>
      <w:r w:rsidRPr="00716360">
        <w:rPr>
          <w:lang w:val="fr-FR"/>
        </w:rPr>
        <w:t>éducation ne compte pas !</w:t>
      </w:r>
      <w:ins w:id="60" w:author="Peng Luqi" w:date="2019-10-12T17:40:00Z">
        <w:r w:rsidRPr="00716360">
          <w:rPr>
            <w:lang w:val="fr-FR"/>
          </w:rPr>
          <w:t xml:space="preserve"> </w:t>
        </w:r>
      </w:ins>
      <w:r w:rsidRPr="00716360">
        <w:rPr>
          <w:lang w:val="fr-FR"/>
        </w:rPr>
        <w:t>En d</w:t>
      </w:r>
      <w:del w:id="61" w:author="Peng Luqi" w:date="2019-10-13T14:43:00Z">
        <w:r w:rsidRPr="00716360" w:rsidDel="00EF666F">
          <w:rPr>
            <w:lang w:val="fr-FR"/>
          </w:rPr>
          <w:delText>’</w:delText>
        </w:r>
      </w:del>
      <w:ins w:id="62" w:author="Peng Luqi" w:date="2019-10-13T14:43:00Z">
        <w:r w:rsidR="00EF666F">
          <w:rPr>
            <w:lang w:val="fr-FR"/>
          </w:rPr>
          <w:t>’</w:t>
        </w:r>
      </w:ins>
      <w:r w:rsidRPr="00716360">
        <w:rPr>
          <w:lang w:val="fr-FR"/>
        </w:rPr>
        <w:t>autres termes, cette solution s</w:t>
      </w:r>
      <w:del w:id="63" w:author="Peng Luqi" w:date="2019-10-13T14:43:00Z">
        <w:r w:rsidRPr="00716360" w:rsidDel="00EF666F">
          <w:rPr>
            <w:lang w:val="fr-FR"/>
          </w:rPr>
          <w:delText>’</w:delText>
        </w:r>
      </w:del>
      <w:ins w:id="64" w:author="Peng Luqi" w:date="2019-10-13T14:43:00Z">
        <w:r w:rsidR="00EF666F">
          <w:rPr>
            <w:lang w:val="fr-FR"/>
          </w:rPr>
          <w:t>’</w:t>
        </w:r>
      </w:ins>
      <w:r w:rsidRPr="00716360">
        <w:rPr>
          <w:lang w:val="fr-FR"/>
        </w:rPr>
        <w:t xml:space="preserve">applique même à un livreur de Beijing. </w:t>
      </w:r>
      <w:r w:rsidRPr="00716360">
        <w:rPr>
          <w:lang w:val="fr-FR"/>
          <w:rPrChange w:id="65" w:author="Peng Luqi" w:date="2019-10-12T17:46:00Z">
            <w:rPr/>
          </w:rPrChange>
        </w:rPr>
        <w:t>Il est difficile de croire qu</w:t>
      </w:r>
      <w:del w:id="66" w:author="Peng Luqi" w:date="2019-10-13T14:43:00Z">
        <w:r w:rsidRPr="00716360" w:rsidDel="00EF666F">
          <w:rPr>
            <w:lang w:val="fr-FR"/>
            <w:rPrChange w:id="67" w:author="Peng Luqi" w:date="2019-10-12T17:46:00Z">
              <w:rPr/>
            </w:rPrChange>
          </w:rPr>
          <w:delText>’</w:delText>
        </w:r>
      </w:del>
      <w:ins w:id="68" w:author="Peng Luqi" w:date="2019-10-13T14:43:00Z">
        <w:r w:rsidR="00EF666F">
          <w:rPr>
            <w:lang w:val="fr-FR"/>
          </w:rPr>
          <w:t>’</w:t>
        </w:r>
      </w:ins>
      <w:r w:rsidRPr="00716360">
        <w:rPr>
          <w:lang w:val="fr-FR"/>
          <w:rPrChange w:id="69" w:author="Peng Luqi" w:date="2019-10-12T17:46:00Z">
            <w:rPr/>
          </w:rPrChange>
        </w:rPr>
        <w:t>une telle solution existe.</w:t>
      </w:r>
      <w:ins w:id="70" w:author="Peng Luqi" w:date="2019-10-13T23:49:00Z">
        <w:r w:rsidR="000269D5">
          <w:rPr>
            <w:lang w:val="fr-FR"/>
          </w:rPr>
          <w:t xml:space="preserve"> </w:t>
        </w:r>
      </w:ins>
    </w:p>
    <w:p w:rsidR="000269D5" w:rsidRPr="00716360" w:rsidDel="000269D5" w:rsidRDefault="000269D5">
      <w:pPr>
        <w:pStyle w:val="a3"/>
        <w:ind w:left="170" w:right="170"/>
        <w:jc w:val="both"/>
        <w:rPr>
          <w:del w:id="71" w:author="Peng Luqi" w:date="2019-10-13T23:49:00Z"/>
          <w:lang w:val="fr-FR"/>
          <w:rPrChange w:id="72" w:author="Peng Luqi" w:date="2019-10-12T17:46:00Z">
            <w:rPr>
              <w:del w:id="73" w:author="Peng Luqi" w:date="2019-10-13T23:49:00Z"/>
            </w:rPr>
          </w:rPrChange>
        </w:rPr>
        <w:pPrChange w:id="74" w:author="Peng Luqi" w:date="2019-10-13T14:20:00Z">
          <w:pPr>
            <w:pStyle w:val="a3"/>
            <w:spacing w:before="3" w:line="480" w:lineRule="auto"/>
            <w:ind w:left="130" w:right="810"/>
          </w:pPr>
        </w:pPrChange>
      </w:pPr>
    </w:p>
    <w:p w:rsidR="00000000" w:rsidRDefault="0010589D">
      <w:pPr>
        <w:ind w:left="170" w:right="170"/>
        <w:jc w:val="both"/>
        <w:rPr>
          <w:del w:id="75" w:author="Peng Luqi" w:date="2019-10-13T23:49:00Z"/>
          <w:lang w:val="fr-FR"/>
          <w:rPrChange w:id="76" w:author="Peng Luqi" w:date="2019-10-12T17:46:00Z">
            <w:rPr>
              <w:del w:id="77" w:author="Peng Luqi" w:date="2019-10-13T23:49:00Z"/>
            </w:rPr>
          </w:rPrChange>
        </w:rPr>
        <w:sectPr w:rsidR="00000000">
          <w:type w:val="continuous"/>
          <w:pgSz w:w="11910" w:h="16840"/>
          <w:pgMar w:top="1360" w:right="1240" w:bottom="280" w:left="1320" w:header="720" w:footer="720" w:gutter="0"/>
          <w:cols w:space="720"/>
        </w:sectPr>
        <w:pPrChange w:id="78" w:author="Peng Luqi" w:date="2019-10-13T14:20:00Z">
          <w:pPr>
            <w:spacing w:line="480" w:lineRule="auto"/>
          </w:pPr>
        </w:pPrChange>
      </w:pPr>
    </w:p>
    <w:p w:rsidR="000269D5" w:rsidRDefault="000269D5" w:rsidP="00CB23F4">
      <w:pPr>
        <w:pStyle w:val="a3"/>
        <w:ind w:left="170" w:right="170"/>
        <w:jc w:val="both"/>
        <w:rPr>
          <w:ins w:id="79" w:author="Peng Luqi" w:date="2019-10-13T23:49:00Z"/>
          <w:lang w:val="fr-FR"/>
        </w:rPr>
      </w:pPr>
    </w:p>
    <w:p w:rsidR="002B38DF" w:rsidRPr="006C3CF6" w:rsidRDefault="00716360">
      <w:pPr>
        <w:pStyle w:val="a3"/>
        <w:ind w:left="170" w:right="170"/>
        <w:jc w:val="both"/>
        <w:rPr>
          <w:lang w:val="fr-FR"/>
        </w:rPr>
        <w:pPrChange w:id="80" w:author="Peng Luqi" w:date="2019-10-13T14:20:00Z">
          <w:pPr>
            <w:pStyle w:val="a3"/>
            <w:spacing w:before="65"/>
            <w:ind w:left="130"/>
          </w:pPr>
        </w:pPrChange>
      </w:pPr>
      <w:r w:rsidRPr="00716360">
        <w:rPr>
          <w:lang w:val="fr-FR"/>
        </w:rPr>
        <w:t>Encore plus incroyable, cette solution tient en deux phrases :</w:t>
      </w:r>
    </w:p>
    <w:p w:rsidR="002B38DF" w:rsidRPr="006C3CF6" w:rsidRDefault="002B38DF">
      <w:pPr>
        <w:pStyle w:val="a3"/>
        <w:ind w:left="170" w:right="170"/>
        <w:jc w:val="both"/>
        <w:rPr>
          <w:sz w:val="27"/>
          <w:lang w:val="fr-FR"/>
        </w:rPr>
        <w:pPrChange w:id="81" w:author="Peng Luqi" w:date="2019-10-13T14:20:00Z">
          <w:pPr>
            <w:pStyle w:val="a3"/>
            <w:spacing w:before="10"/>
          </w:pPr>
        </w:pPrChange>
      </w:pPr>
    </w:p>
    <w:p w:rsidR="002B38DF" w:rsidRPr="006C3CF6" w:rsidRDefault="00DC72AC">
      <w:pPr>
        <w:pStyle w:val="a4"/>
        <w:numPr>
          <w:ilvl w:val="2"/>
          <w:numId w:val="18"/>
        </w:numPr>
        <w:tabs>
          <w:tab w:val="left" w:pos="851"/>
        </w:tabs>
        <w:ind w:left="1077" w:right="720" w:hanging="357"/>
        <w:jc w:val="both"/>
        <w:rPr>
          <w:sz w:val="28"/>
          <w:lang w:val="fr-FR"/>
        </w:rPr>
        <w:pPrChange w:id="82" w:author="Peng Luqi" w:date="2019-10-13T14:20:00Z">
          <w:pPr>
            <w:pStyle w:val="a4"/>
            <w:numPr>
              <w:numId w:val="19"/>
            </w:numPr>
            <w:tabs>
              <w:tab w:val="left" w:pos="851"/>
            </w:tabs>
            <w:spacing w:before="1"/>
            <w:ind w:right="235"/>
          </w:pPr>
        </w:pPrChange>
      </w:pPr>
      <w:ins w:id="83" w:author="Peng Luqi" w:date="2019-10-13T14:09:00Z">
        <w:r>
          <w:rPr>
            <w:sz w:val="28"/>
            <w:lang w:val="fr-FR"/>
          </w:rPr>
          <w:t xml:space="preserve">   </w:t>
        </w:r>
      </w:ins>
      <w:r w:rsidR="00716360" w:rsidRPr="006C3CF6">
        <w:rPr>
          <w:sz w:val="28"/>
          <w:lang w:val="fr-FR"/>
        </w:rPr>
        <w:t>L</w:t>
      </w:r>
      <w:del w:id="84" w:author="Peng Luqi" w:date="2019-10-13T14:43:00Z">
        <w:r w:rsidR="00716360" w:rsidRPr="006C3CF6" w:rsidDel="00EF666F">
          <w:rPr>
            <w:sz w:val="28"/>
            <w:lang w:val="fr-FR"/>
          </w:rPr>
          <w:delText>’</w:delText>
        </w:r>
      </w:del>
      <w:ins w:id="85" w:author="Peng Luqi" w:date="2019-10-13T14:43:00Z">
        <w:r w:rsidR="00EF666F">
          <w:rPr>
            <w:sz w:val="28"/>
            <w:lang w:val="fr-FR"/>
          </w:rPr>
          <w:t>’</w:t>
        </w:r>
      </w:ins>
      <w:r w:rsidR="00716360" w:rsidRPr="006C3CF6">
        <w:rPr>
          <w:sz w:val="28"/>
          <w:lang w:val="fr-FR"/>
        </w:rPr>
        <w:t>investissement est pour moi la seule voie empruntable pour la personne ordinaire qui souhaite franchir les frontières</w:t>
      </w:r>
      <w:r w:rsidR="00716360" w:rsidRPr="00A92058">
        <w:rPr>
          <w:sz w:val="28"/>
          <w:lang w:val="fr-FR"/>
          <w:rPrChange w:id="86" w:author="Peng Luqi" w:date="2019-10-13T12:28:00Z">
            <w:rPr>
              <w:spacing w:val="-3"/>
              <w:sz w:val="28"/>
              <w:lang w:val="fr-FR"/>
            </w:rPr>
          </w:rPrChange>
        </w:rPr>
        <w:t xml:space="preserve"> </w:t>
      </w:r>
      <w:r w:rsidR="00716360" w:rsidRPr="006C3CF6">
        <w:rPr>
          <w:sz w:val="28"/>
          <w:lang w:val="fr-FR"/>
        </w:rPr>
        <w:t>sociales</w:t>
      </w:r>
      <w:ins w:id="87" w:author="Peng Luqi" w:date="2019-10-13T14:07:00Z">
        <w:r w:rsidR="00914094">
          <w:rPr>
            <w:sz w:val="28"/>
            <w:lang w:val="fr-FR"/>
          </w:rPr>
          <w:t>.</w:t>
        </w:r>
      </w:ins>
    </w:p>
    <w:p w:rsidR="002B38DF" w:rsidRPr="00AF0C0B" w:rsidRDefault="002B38DF">
      <w:pPr>
        <w:tabs>
          <w:tab w:val="left" w:pos="851"/>
        </w:tabs>
        <w:ind w:left="1077" w:right="720" w:hanging="357"/>
        <w:jc w:val="both"/>
        <w:rPr>
          <w:sz w:val="28"/>
          <w:lang w:val="fr-FR"/>
          <w:rPrChange w:id="88" w:author="Peng Luqi" w:date="2019-10-13T13:52:00Z">
            <w:rPr>
              <w:sz w:val="27"/>
              <w:lang w:val="fr-FR"/>
            </w:rPr>
          </w:rPrChange>
        </w:rPr>
        <w:pPrChange w:id="89" w:author="Peng Luqi" w:date="2019-10-13T14:20:00Z">
          <w:pPr>
            <w:pStyle w:val="a3"/>
            <w:spacing w:before="10"/>
          </w:pPr>
        </w:pPrChange>
      </w:pPr>
    </w:p>
    <w:p w:rsidR="002B38DF" w:rsidRPr="006C3CF6" w:rsidRDefault="00DC72AC">
      <w:pPr>
        <w:pStyle w:val="a4"/>
        <w:numPr>
          <w:ilvl w:val="2"/>
          <w:numId w:val="18"/>
        </w:numPr>
        <w:tabs>
          <w:tab w:val="left" w:pos="851"/>
        </w:tabs>
        <w:ind w:left="1077" w:right="720" w:hanging="357"/>
        <w:jc w:val="both"/>
        <w:rPr>
          <w:sz w:val="28"/>
          <w:lang w:val="fr-FR"/>
        </w:rPr>
        <w:pPrChange w:id="90" w:author="Peng Luqi" w:date="2019-10-13T14:20:00Z">
          <w:pPr>
            <w:pStyle w:val="a4"/>
            <w:numPr>
              <w:numId w:val="19"/>
            </w:numPr>
            <w:tabs>
              <w:tab w:val="left" w:pos="851"/>
            </w:tabs>
            <w:spacing w:line="242" w:lineRule="auto"/>
            <w:ind w:right="397"/>
          </w:pPr>
        </w:pPrChange>
      </w:pPr>
      <w:ins w:id="91" w:author="Peng Luqi" w:date="2019-10-13T14:09:00Z">
        <w:r>
          <w:rPr>
            <w:sz w:val="28"/>
            <w:lang w:val="fr-FR"/>
          </w:rPr>
          <w:t xml:space="preserve">   </w:t>
        </w:r>
      </w:ins>
      <w:r w:rsidR="00716360" w:rsidRPr="006C3CF6">
        <w:rPr>
          <w:sz w:val="28"/>
          <w:lang w:val="fr-FR"/>
        </w:rPr>
        <w:t>L</w:t>
      </w:r>
      <w:del w:id="92" w:author="Peng Luqi" w:date="2019-10-13T14:43:00Z">
        <w:r w:rsidR="00716360" w:rsidRPr="006C3CF6" w:rsidDel="00EF666F">
          <w:rPr>
            <w:sz w:val="28"/>
            <w:lang w:val="fr-FR"/>
          </w:rPr>
          <w:delText>’</w:delText>
        </w:r>
      </w:del>
      <w:ins w:id="93" w:author="Peng Luqi" w:date="2019-10-13T14:43:00Z">
        <w:r w:rsidR="00EF666F">
          <w:rPr>
            <w:sz w:val="28"/>
            <w:lang w:val="fr-FR"/>
          </w:rPr>
          <w:t>’</w:t>
        </w:r>
      </w:ins>
      <w:r w:rsidR="00716360" w:rsidRPr="006C3CF6">
        <w:rPr>
          <w:sz w:val="28"/>
          <w:lang w:val="fr-FR"/>
        </w:rPr>
        <w:t>investissement fixe est la seule méthode d</w:t>
      </w:r>
      <w:del w:id="94" w:author="Peng Luqi" w:date="2019-10-13T14:43:00Z">
        <w:r w:rsidR="00716360" w:rsidRPr="006C3CF6" w:rsidDel="00EF666F">
          <w:rPr>
            <w:sz w:val="28"/>
            <w:lang w:val="fr-FR"/>
          </w:rPr>
          <w:delText>’</w:delText>
        </w:r>
      </w:del>
      <w:ins w:id="95" w:author="Peng Luqi" w:date="2019-10-13T14:43:00Z">
        <w:r w:rsidR="00EF666F">
          <w:rPr>
            <w:sz w:val="28"/>
            <w:lang w:val="fr-FR"/>
          </w:rPr>
          <w:t>’</w:t>
        </w:r>
      </w:ins>
      <w:r w:rsidR="00716360" w:rsidRPr="006C3CF6">
        <w:rPr>
          <w:sz w:val="28"/>
          <w:lang w:val="fr-FR"/>
        </w:rPr>
        <w:t xml:space="preserve">investissement que tous les citoyens ordinaires ont la possibilité de faire et ont la </w:t>
      </w:r>
      <w:r w:rsidR="00716360" w:rsidRPr="006C3CF6">
        <w:rPr>
          <w:sz w:val="28"/>
          <w:lang w:val="fr-FR"/>
        </w:rPr>
        <w:lastRenderedPageBreak/>
        <w:t>capacité de bien faire.</w:t>
      </w:r>
    </w:p>
    <w:p w:rsidR="002B38DF" w:rsidRPr="006C3CF6" w:rsidRDefault="002B38DF">
      <w:pPr>
        <w:pStyle w:val="a3"/>
        <w:ind w:left="170" w:right="170"/>
        <w:jc w:val="both"/>
        <w:rPr>
          <w:lang w:val="fr-FR"/>
          <w:rPrChange w:id="96" w:author="Peng Luqi" w:date="2019-10-12T17:52:00Z">
            <w:rPr>
              <w:sz w:val="27"/>
              <w:lang w:val="fr-FR"/>
            </w:rPr>
          </w:rPrChange>
        </w:rPr>
        <w:pPrChange w:id="97" w:author="Peng Luqi" w:date="2019-10-13T14:20:00Z">
          <w:pPr>
            <w:pStyle w:val="a3"/>
            <w:spacing w:before="5"/>
          </w:pPr>
        </w:pPrChange>
      </w:pPr>
    </w:p>
    <w:p w:rsidR="002B38DF" w:rsidRPr="00D748EC" w:rsidRDefault="00716360">
      <w:pPr>
        <w:pStyle w:val="a3"/>
        <w:ind w:left="170" w:right="170"/>
        <w:jc w:val="both"/>
        <w:rPr>
          <w:ins w:id="98" w:author="Peng Luqi" w:date="2019-10-12T17:42:00Z"/>
          <w:lang w:val="fr-FR"/>
        </w:rPr>
      </w:pPr>
      <w:r w:rsidRPr="006C3CF6">
        <w:rPr>
          <w:lang w:val="fr-FR"/>
        </w:rPr>
        <w:t>L</w:t>
      </w:r>
      <w:del w:id="99" w:author="Peng Luqi" w:date="2019-10-13T14:43:00Z">
        <w:r w:rsidRPr="006C3CF6" w:rsidDel="00EF666F">
          <w:rPr>
            <w:lang w:val="fr-FR"/>
          </w:rPr>
          <w:delText>’</w:delText>
        </w:r>
      </w:del>
      <w:ins w:id="100" w:author="Peng Luqi" w:date="2019-10-13T14:43:00Z">
        <w:r w:rsidR="00EF666F">
          <w:rPr>
            <w:lang w:val="fr-FR"/>
          </w:rPr>
          <w:t>’</w:t>
        </w:r>
      </w:ins>
      <w:r w:rsidRPr="006C3CF6">
        <w:rPr>
          <w:lang w:val="fr-FR"/>
        </w:rPr>
        <w:t>investissement fixe consiste à investir une certaine somme d</w:t>
      </w:r>
      <w:del w:id="101" w:author="Peng Luqi" w:date="2019-10-13T14:43:00Z">
        <w:r w:rsidRPr="006C3CF6" w:rsidDel="00EF666F">
          <w:rPr>
            <w:lang w:val="fr-FR"/>
          </w:rPr>
          <w:delText>’</w:delText>
        </w:r>
      </w:del>
      <w:ins w:id="102" w:author="Peng Luqi" w:date="2019-10-13T14:43:00Z">
        <w:r w:rsidR="00EF666F">
          <w:rPr>
            <w:lang w:val="fr-FR"/>
          </w:rPr>
          <w:t>’</w:t>
        </w:r>
      </w:ins>
      <w:r w:rsidRPr="006C3CF6">
        <w:rPr>
          <w:lang w:val="fr-FR"/>
        </w:rPr>
        <w:t>argent sur une valeur dét</w:t>
      </w:r>
      <w:r w:rsidRPr="00D748EC">
        <w:rPr>
          <w:lang w:val="fr-FR"/>
        </w:rPr>
        <w:t>erminée pendant une longue période.</w:t>
      </w:r>
    </w:p>
    <w:p w:rsidR="00716360" w:rsidRPr="00D748EC" w:rsidRDefault="00716360">
      <w:pPr>
        <w:pStyle w:val="a3"/>
        <w:ind w:left="170" w:right="170"/>
        <w:jc w:val="both"/>
        <w:rPr>
          <w:lang w:val="fr-FR"/>
        </w:rPr>
        <w:pPrChange w:id="103" w:author="Peng Luqi" w:date="2019-10-13T14:20:00Z">
          <w:pPr>
            <w:pStyle w:val="a3"/>
            <w:ind w:left="130" w:right="507"/>
          </w:pPr>
        </w:pPrChange>
      </w:pPr>
    </w:p>
    <w:p w:rsidR="002B38DF" w:rsidRPr="00716360" w:rsidRDefault="00716360">
      <w:pPr>
        <w:pStyle w:val="a3"/>
        <w:ind w:left="170" w:right="170"/>
        <w:jc w:val="both"/>
        <w:rPr>
          <w:lang w:val="fr-FR"/>
        </w:rPr>
        <w:pPrChange w:id="104" w:author="Peng Luqi" w:date="2019-10-13T14:20:00Z">
          <w:pPr>
            <w:pStyle w:val="a3"/>
            <w:ind w:left="130" w:right="218"/>
          </w:pPr>
        </w:pPrChange>
      </w:pPr>
      <w:r w:rsidRPr="00D748EC">
        <w:rPr>
          <w:lang w:val="fr-FR"/>
        </w:rPr>
        <w:t xml:space="preserve">Par exemple, dans les 5 à 10 prochaines années (long terme), pour vos investissements hebdomadaires (réguliers) vous pouvez investir dans le </w:t>
      </w:r>
      <w:r w:rsidRPr="00423E76">
        <w:rPr>
          <w:color w:val="4A86E8"/>
          <w:lang w:val="fr-FR"/>
        </w:rPr>
        <w:t>BOX</w:t>
      </w:r>
      <w:r w:rsidRPr="00423E76">
        <w:rPr>
          <w:lang w:val="fr-FR"/>
        </w:rPr>
        <w:t>, un produit blockchain ETF non géré sans frais, pour 150 dollars américains ou pour 1 000 yuans (un certain montant)</w:t>
      </w:r>
      <w:ins w:id="105" w:author="Peng Luqi" w:date="2019-10-12T17:42:00Z">
        <w:r w:rsidRPr="00423E76">
          <w:rPr>
            <w:lang w:val="fr-FR"/>
          </w:rPr>
          <w:t xml:space="preserve"> … </w:t>
        </w:r>
      </w:ins>
      <w:r w:rsidRPr="00423E76">
        <w:rPr>
          <w:lang w:val="fr-FR"/>
        </w:rPr>
        <w:t xml:space="preserve">Bien sûr, vous pouvez remplacer les </w:t>
      </w:r>
      <w:r w:rsidRPr="00983763">
        <w:rPr>
          <w:color w:val="4A86E8"/>
          <w:lang w:val="fr-FR"/>
        </w:rPr>
        <w:t xml:space="preserve">BOX </w:t>
      </w:r>
      <w:r w:rsidRPr="00983763">
        <w:rPr>
          <w:lang w:val="fr-FR"/>
        </w:rPr>
        <w:t>par n</w:t>
      </w:r>
      <w:del w:id="106" w:author="Peng Luqi" w:date="2019-10-13T14:43:00Z">
        <w:r w:rsidRPr="00983763" w:rsidDel="00EF666F">
          <w:rPr>
            <w:lang w:val="fr-FR"/>
          </w:rPr>
          <w:delText>’</w:delText>
        </w:r>
      </w:del>
      <w:ins w:id="107" w:author="Peng Luqi" w:date="2019-10-13T14:43:00Z">
        <w:r w:rsidR="00EF666F">
          <w:rPr>
            <w:lang w:val="fr-FR"/>
          </w:rPr>
          <w:t>’</w:t>
        </w:r>
      </w:ins>
      <w:r w:rsidRPr="00983763">
        <w:rPr>
          <w:lang w:val="fr-FR"/>
        </w:rPr>
        <w:t>importe quel investissement à long terme, tel que les actions Apple, Kweichow Moutai, Coca-Co</w:t>
      </w:r>
      <w:r w:rsidRPr="00336030">
        <w:rPr>
          <w:lang w:val="fr-FR"/>
        </w:rPr>
        <w:t>la ou le fonds indiciel Standard &amp; Poor</w:t>
      </w:r>
      <w:del w:id="108" w:author="Peng Luqi" w:date="2019-10-13T14:43:00Z">
        <w:r w:rsidRPr="00336030" w:rsidDel="00EF666F">
          <w:rPr>
            <w:lang w:val="fr-FR"/>
          </w:rPr>
          <w:delText>’</w:delText>
        </w:r>
      </w:del>
      <w:ins w:id="109" w:author="Peng Luqi" w:date="2019-10-13T14:43:00Z">
        <w:r w:rsidR="00EF666F">
          <w:rPr>
            <w:lang w:val="fr-FR"/>
          </w:rPr>
          <w:t>’</w:t>
        </w:r>
      </w:ins>
      <w:r w:rsidRPr="00336030">
        <w:rPr>
          <w:lang w:val="fr-FR"/>
        </w:rPr>
        <w:t>s.</w:t>
      </w:r>
    </w:p>
    <w:p w:rsidR="002B38DF" w:rsidRPr="00716360" w:rsidRDefault="002B38DF">
      <w:pPr>
        <w:pStyle w:val="a3"/>
        <w:ind w:left="170" w:right="170"/>
        <w:jc w:val="both"/>
        <w:rPr>
          <w:sz w:val="27"/>
          <w:lang w:val="fr-FR"/>
        </w:rPr>
        <w:pPrChange w:id="110" w:author="Peng Luqi" w:date="2019-10-13T14:20:00Z">
          <w:pPr>
            <w:pStyle w:val="a3"/>
            <w:spacing w:before="8"/>
          </w:pPr>
        </w:pPrChange>
      </w:pPr>
    </w:p>
    <w:p w:rsidR="002B38DF" w:rsidRPr="00716360" w:rsidRDefault="00716360">
      <w:pPr>
        <w:pStyle w:val="a3"/>
        <w:ind w:left="170" w:right="170"/>
        <w:jc w:val="both"/>
        <w:rPr>
          <w:lang w:val="fr-FR"/>
        </w:rPr>
        <w:pPrChange w:id="111" w:author="Peng Luqi" w:date="2019-10-13T14:20:00Z">
          <w:pPr>
            <w:pStyle w:val="a3"/>
            <w:ind w:left="130" w:right="406"/>
          </w:pPr>
        </w:pPrChange>
      </w:pPr>
      <w:r w:rsidRPr="00716360">
        <w:rPr>
          <w:lang w:val="fr-FR"/>
        </w:rPr>
        <w:t>Dans toutes les sociétés et à toutes les époques, la grande majorité des gens se plaignent de leurs contraintes toute leur vie. Cependant, à l</w:t>
      </w:r>
      <w:del w:id="112" w:author="Peng Luqi" w:date="2019-10-13T14:43:00Z">
        <w:r w:rsidRPr="00716360" w:rsidDel="00EF666F">
          <w:rPr>
            <w:lang w:val="fr-FR"/>
          </w:rPr>
          <w:delText>’</w:delText>
        </w:r>
      </w:del>
      <w:ins w:id="113" w:author="Peng Luqi" w:date="2019-10-13T14:43:00Z">
        <w:r w:rsidR="00EF666F">
          <w:rPr>
            <w:lang w:val="fr-FR"/>
          </w:rPr>
          <w:t>’</w:t>
        </w:r>
      </w:ins>
      <w:r w:rsidRPr="00716360">
        <w:rPr>
          <w:lang w:val="fr-FR"/>
        </w:rPr>
        <w:t>ère actuelle - l</w:t>
      </w:r>
      <w:del w:id="114" w:author="Peng Luqi" w:date="2019-10-13T14:43:00Z">
        <w:r w:rsidRPr="00716360" w:rsidDel="00EF666F">
          <w:rPr>
            <w:lang w:val="fr-FR"/>
          </w:rPr>
          <w:delText>’</w:delText>
        </w:r>
      </w:del>
      <w:ins w:id="115" w:author="Peng Luqi" w:date="2019-10-13T14:43:00Z">
        <w:r w:rsidR="00EF666F">
          <w:rPr>
            <w:lang w:val="fr-FR"/>
          </w:rPr>
          <w:t>’</w:t>
        </w:r>
      </w:ins>
      <w:r w:rsidRPr="00716360">
        <w:rPr>
          <w:lang w:val="fr-FR"/>
        </w:rPr>
        <w:t>ère des marchés boursiers libres et matures - la plupart des gens qui se plaignent toute leur vie ne savent pas que chacune d</w:t>
      </w:r>
      <w:del w:id="116" w:author="Peng Luqi" w:date="2019-10-13T14:43:00Z">
        <w:r w:rsidRPr="00716360" w:rsidDel="00EF666F">
          <w:rPr>
            <w:lang w:val="fr-FR"/>
          </w:rPr>
          <w:delText>’</w:delText>
        </w:r>
      </w:del>
      <w:ins w:id="117" w:author="Peng Luqi" w:date="2019-10-13T14:43:00Z">
        <w:r w:rsidR="00EF666F">
          <w:rPr>
            <w:lang w:val="fr-FR"/>
          </w:rPr>
          <w:t>’</w:t>
        </w:r>
      </w:ins>
      <w:r w:rsidRPr="00716360">
        <w:rPr>
          <w:lang w:val="fr-FR"/>
        </w:rPr>
        <w:t>entre elles (oui, tout le monde) peut se débarrasser de ses contraintes. Et c</w:t>
      </w:r>
      <w:del w:id="118" w:author="Peng Luqi" w:date="2019-10-13T14:43:00Z">
        <w:r w:rsidRPr="00716360" w:rsidDel="00EF666F">
          <w:rPr>
            <w:lang w:val="fr-FR"/>
          </w:rPr>
          <w:delText>’</w:delText>
        </w:r>
      </w:del>
      <w:ins w:id="119" w:author="Peng Luqi" w:date="2019-10-13T14:43:00Z">
        <w:r w:rsidR="00EF666F">
          <w:rPr>
            <w:lang w:val="fr-FR"/>
          </w:rPr>
          <w:t>’</w:t>
        </w:r>
      </w:ins>
      <w:r w:rsidRPr="00716360">
        <w:rPr>
          <w:lang w:val="fr-FR"/>
        </w:rPr>
        <w:t>est ce que j</w:t>
      </w:r>
      <w:del w:id="120" w:author="Peng Luqi" w:date="2019-10-13T14:43:00Z">
        <w:r w:rsidRPr="00716360" w:rsidDel="00EF666F">
          <w:rPr>
            <w:lang w:val="fr-FR"/>
          </w:rPr>
          <w:delText>’</w:delText>
        </w:r>
      </w:del>
      <w:ins w:id="121" w:author="Peng Luqi" w:date="2019-10-13T14:43:00Z">
        <w:r w:rsidR="00EF666F">
          <w:rPr>
            <w:lang w:val="fr-FR"/>
          </w:rPr>
          <w:t>’</w:t>
        </w:r>
      </w:ins>
      <w:r w:rsidRPr="00716360">
        <w:rPr>
          <w:lang w:val="fr-FR"/>
        </w:rPr>
        <w:t>ai fait.</w:t>
      </w:r>
    </w:p>
    <w:p w:rsidR="002B38DF" w:rsidRPr="00716360" w:rsidRDefault="002B38DF">
      <w:pPr>
        <w:pStyle w:val="a3"/>
        <w:ind w:left="170" w:right="170"/>
        <w:jc w:val="both"/>
        <w:rPr>
          <w:lang w:val="fr-FR"/>
        </w:rPr>
        <w:pPrChange w:id="122" w:author="Peng Luqi" w:date="2019-10-13T14:20:00Z">
          <w:pPr>
            <w:pStyle w:val="a3"/>
            <w:spacing w:before="2"/>
          </w:pPr>
        </w:pPrChange>
      </w:pPr>
    </w:p>
    <w:p w:rsidR="002B38DF" w:rsidRPr="00716360" w:rsidRDefault="00716360">
      <w:pPr>
        <w:pStyle w:val="a3"/>
        <w:ind w:left="170" w:right="170"/>
        <w:jc w:val="both"/>
        <w:rPr>
          <w:ins w:id="123" w:author="Peng Luqi" w:date="2019-10-12T17:42:00Z"/>
          <w:lang w:val="fr-FR"/>
        </w:rPr>
      </w:pPr>
      <w:r w:rsidRPr="00716360">
        <w:rPr>
          <w:lang w:val="fr-FR"/>
        </w:rPr>
        <w:t>Les marchés boursiers, libres et reconnus comme tel, sont un miracle dans le monde d</w:t>
      </w:r>
      <w:del w:id="124" w:author="Peng Luqi" w:date="2019-10-13T14:43:00Z">
        <w:r w:rsidRPr="00716360" w:rsidDel="00EF666F">
          <w:rPr>
            <w:lang w:val="fr-FR"/>
          </w:rPr>
          <w:delText>’</w:delText>
        </w:r>
      </w:del>
      <w:ins w:id="125" w:author="Peng Luqi" w:date="2019-10-13T14:43:00Z">
        <w:r w:rsidR="00EF666F">
          <w:rPr>
            <w:lang w:val="fr-FR"/>
          </w:rPr>
          <w:t>’</w:t>
        </w:r>
      </w:ins>
      <w:r w:rsidRPr="00716360">
        <w:rPr>
          <w:lang w:val="fr-FR"/>
        </w:rPr>
        <w:t>aujourd</w:t>
      </w:r>
      <w:del w:id="126" w:author="Peng Luqi" w:date="2019-10-13T14:43:00Z">
        <w:r w:rsidRPr="00716360" w:rsidDel="00EF666F">
          <w:rPr>
            <w:lang w:val="fr-FR"/>
          </w:rPr>
          <w:delText>’</w:delText>
        </w:r>
      </w:del>
      <w:ins w:id="127" w:author="Peng Luqi" w:date="2019-10-13T14:43:00Z">
        <w:r w:rsidR="00EF666F">
          <w:rPr>
            <w:lang w:val="fr-FR"/>
          </w:rPr>
          <w:t>’</w:t>
        </w:r>
      </w:ins>
      <w:r w:rsidRPr="00716360">
        <w:rPr>
          <w:lang w:val="fr-FR"/>
        </w:rPr>
        <w:t>hui. C</w:t>
      </w:r>
      <w:del w:id="128" w:author="Peng Luqi" w:date="2019-10-13T14:43:00Z">
        <w:r w:rsidRPr="00716360" w:rsidDel="00EF666F">
          <w:rPr>
            <w:lang w:val="fr-FR"/>
          </w:rPr>
          <w:delText>’</w:delText>
        </w:r>
      </w:del>
      <w:ins w:id="129" w:author="Peng Luqi" w:date="2019-10-13T14:43:00Z">
        <w:r w:rsidR="00EF666F">
          <w:rPr>
            <w:lang w:val="fr-FR"/>
          </w:rPr>
          <w:t>’</w:t>
        </w:r>
      </w:ins>
      <w:r w:rsidRPr="00716360">
        <w:rPr>
          <w:lang w:val="fr-FR"/>
        </w:rPr>
        <w:t>est précisément grâce à leur existence que n</w:t>
      </w:r>
      <w:del w:id="130" w:author="Peng Luqi" w:date="2019-10-13T14:43:00Z">
        <w:r w:rsidRPr="00716360" w:rsidDel="00EF666F">
          <w:rPr>
            <w:lang w:val="fr-FR"/>
          </w:rPr>
          <w:delText>’</w:delText>
        </w:r>
      </w:del>
      <w:ins w:id="131" w:author="Peng Luqi" w:date="2019-10-13T14:43:00Z">
        <w:r w:rsidR="00EF666F">
          <w:rPr>
            <w:lang w:val="fr-FR"/>
          </w:rPr>
          <w:t>’</w:t>
        </w:r>
      </w:ins>
      <w:r w:rsidRPr="00716360">
        <w:rPr>
          <w:lang w:val="fr-FR"/>
        </w:rPr>
        <w:t>importe quel citoyen ordinaire peut avoir sa chance suprême, comme détaillée dans ce livre.</w:t>
      </w:r>
    </w:p>
    <w:p w:rsidR="00716360" w:rsidRPr="00716360" w:rsidRDefault="00716360">
      <w:pPr>
        <w:pStyle w:val="a3"/>
        <w:ind w:left="170" w:right="170"/>
        <w:jc w:val="both"/>
        <w:rPr>
          <w:lang w:val="fr-FR"/>
        </w:rPr>
        <w:pPrChange w:id="132" w:author="Peng Luqi" w:date="2019-10-13T14:20:00Z">
          <w:pPr>
            <w:pStyle w:val="a3"/>
            <w:ind w:left="130" w:right="492"/>
          </w:pPr>
        </w:pPrChange>
      </w:pPr>
    </w:p>
    <w:p w:rsidR="002B38DF" w:rsidRPr="00716360" w:rsidRDefault="00716360">
      <w:pPr>
        <w:pStyle w:val="a3"/>
        <w:ind w:left="170" w:right="170"/>
        <w:jc w:val="both"/>
        <w:rPr>
          <w:ins w:id="133" w:author="Peng Luqi" w:date="2019-10-12T17:43:00Z"/>
          <w:lang w:val="fr-FR"/>
        </w:rPr>
        <w:pPrChange w:id="134" w:author="Peng Luqi" w:date="2019-10-13T14:20:00Z">
          <w:pPr>
            <w:pStyle w:val="a3"/>
            <w:spacing w:line="320" w:lineRule="exact"/>
            <w:ind w:left="170" w:right="170"/>
            <w:jc w:val="both"/>
          </w:pPr>
        </w:pPrChange>
      </w:pPr>
      <w:r w:rsidRPr="00716360">
        <w:rPr>
          <w:lang w:val="fr-FR"/>
        </w:rPr>
        <w:t>Il y a très peu de livres qui peuvent prétendre à cela :</w:t>
      </w:r>
    </w:p>
    <w:p w:rsidR="00716360" w:rsidRPr="00716360" w:rsidRDefault="00716360">
      <w:pPr>
        <w:pStyle w:val="a3"/>
        <w:ind w:left="170" w:right="170"/>
        <w:jc w:val="both"/>
        <w:rPr>
          <w:lang w:val="fr-FR"/>
        </w:rPr>
        <w:pPrChange w:id="135" w:author="Peng Luqi" w:date="2019-10-13T14:20:00Z">
          <w:pPr>
            <w:pStyle w:val="a3"/>
            <w:spacing w:line="320" w:lineRule="exact"/>
            <w:ind w:left="130"/>
          </w:pPr>
        </w:pPrChange>
      </w:pPr>
    </w:p>
    <w:p w:rsidR="002B38DF" w:rsidRPr="00716360" w:rsidRDefault="00716360">
      <w:pPr>
        <w:pStyle w:val="a3"/>
        <w:ind w:left="720" w:right="720"/>
        <w:jc w:val="both"/>
        <w:rPr>
          <w:ins w:id="136" w:author="Peng Luqi" w:date="2019-10-12T17:43:00Z"/>
          <w:lang w:val="fr-FR"/>
        </w:rPr>
        <w:pPrChange w:id="137" w:author="Peng Luqi" w:date="2019-10-13T14:20:00Z">
          <w:pPr>
            <w:pStyle w:val="a3"/>
            <w:ind w:left="170" w:right="170"/>
            <w:jc w:val="both"/>
          </w:pPr>
        </w:pPrChange>
      </w:pPr>
      <w:r w:rsidRPr="00716360">
        <w:rPr>
          <w:lang w:val="fr-FR"/>
        </w:rPr>
        <w:t>Le « coût de la vie » pour les gens ordinaires qui ne lisent pas ce livre est proche de l</w:t>
      </w:r>
      <w:del w:id="138" w:author="Peng Luqi" w:date="2019-10-13T14:43:00Z">
        <w:r w:rsidRPr="00716360" w:rsidDel="00EF666F">
          <w:rPr>
            <w:lang w:val="fr-FR"/>
          </w:rPr>
          <w:delText>’</w:delText>
        </w:r>
      </w:del>
      <w:ins w:id="139" w:author="Peng Luqi" w:date="2019-10-13T14:43:00Z">
        <w:r w:rsidR="00EF666F">
          <w:rPr>
            <w:lang w:val="fr-FR"/>
          </w:rPr>
          <w:t>’</w:t>
        </w:r>
      </w:ins>
      <w:r w:rsidRPr="00716360">
        <w:rPr>
          <w:lang w:val="fr-FR"/>
        </w:rPr>
        <w:t>infini pour eux.</w:t>
      </w:r>
    </w:p>
    <w:p w:rsidR="00716360" w:rsidRPr="00716360" w:rsidRDefault="00716360">
      <w:pPr>
        <w:pStyle w:val="a3"/>
        <w:ind w:left="170" w:right="170"/>
        <w:jc w:val="both"/>
        <w:rPr>
          <w:lang w:val="fr-FR"/>
        </w:rPr>
        <w:pPrChange w:id="140" w:author="Peng Luqi" w:date="2019-10-13T14:20:00Z">
          <w:pPr>
            <w:pStyle w:val="a3"/>
            <w:ind w:left="130" w:right="180"/>
          </w:pPr>
        </w:pPrChange>
      </w:pPr>
    </w:p>
    <w:p w:rsidR="002B38DF" w:rsidRPr="00716360" w:rsidRDefault="00716360">
      <w:pPr>
        <w:pStyle w:val="a3"/>
        <w:ind w:left="170" w:right="170"/>
        <w:jc w:val="both"/>
        <w:rPr>
          <w:ins w:id="141" w:author="Peng Luqi" w:date="2019-10-12T17:43:00Z"/>
          <w:lang w:val="fr-FR"/>
        </w:rPr>
        <w:pPrChange w:id="142" w:author="Peng Luqi" w:date="2019-10-13T14:20:00Z">
          <w:pPr>
            <w:pStyle w:val="a3"/>
            <w:spacing w:line="242" w:lineRule="auto"/>
            <w:ind w:left="170" w:right="170"/>
            <w:jc w:val="both"/>
          </w:pPr>
        </w:pPrChange>
      </w:pPr>
      <w:r w:rsidRPr="00716360">
        <w:rPr>
          <w:lang w:val="fr-FR"/>
        </w:rPr>
        <w:t>Je n</w:t>
      </w:r>
      <w:del w:id="143" w:author="Peng Luqi" w:date="2019-10-13T14:43:00Z">
        <w:r w:rsidRPr="00716360" w:rsidDel="00EF666F">
          <w:rPr>
            <w:lang w:val="fr-FR"/>
          </w:rPr>
          <w:delText>’</w:delText>
        </w:r>
      </w:del>
      <w:ins w:id="144" w:author="Peng Luqi" w:date="2019-10-13T14:43:00Z">
        <w:r w:rsidR="00EF666F">
          <w:rPr>
            <w:lang w:val="fr-FR"/>
          </w:rPr>
          <w:t>’</w:t>
        </w:r>
      </w:ins>
      <w:r w:rsidRPr="00716360">
        <w:rPr>
          <w:lang w:val="fr-FR"/>
        </w:rPr>
        <w:t>exagère pas. Bien que je l</w:t>
      </w:r>
      <w:del w:id="145" w:author="Peng Luqi" w:date="2019-10-13T14:43:00Z">
        <w:r w:rsidRPr="00716360" w:rsidDel="00EF666F">
          <w:rPr>
            <w:lang w:val="fr-FR"/>
          </w:rPr>
          <w:delText>’</w:delText>
        </w:r>
      </w:del>
      <w:ins w:id="146" w:author="Peng Luqi" w:date="2019-10-13T14:43:00Z">
        <w:r w:rsidR="00EF666F">
          <w:rPr>
            <w:lang w:val="fr-FR"/>
          </w:rPr>
          <w:t>’</w:t>
        </w:r>
      </w:ins>
      <w:r w:rsidRPr="00716360">
        <w:rPr>
          <w:lang w:val="fr-FR"/>
        </w:rPr>
        <w:t>autoproclame, cet ouvrage peut être comparé à un fruit délicieux qui peut vous apporter santé et longévité.</w:t>
      </w:r>
    </w:p>
    <w:p w:rsidR="00716360" w:rsidRPr="00716360" w:rsidRDefault="00716360">
      <w:pPr>
        <w:pStyle w:val="a3"/>
        <w:ind w:left="170" w:right="170"/>
        <w:jc w:val="both"/>
        <w:rPr>
          <w:lang w:val="fr-FR"/>
        </w:rPr>
        <w:pPrChange w:id="147" w:author="Peng Luqi" w:date="2019-10-13T14:20:00Z">
          <w:pPr>
            <w:pStyle w:val="a3"/>
            <w:spacing w:line="242" w:lineRule="auto"/>
            <w:ind w:left="130" w:right="462"/>
          </w:pPr>
        </w:pPrChange>
      </w:pPr>
    </w:p>
    <w:p w:rsidR="002B38DF" w:rsidRPr="00716360" w:rsidRDefault="00716360">
      <w:pPr>
        <w:pStyle w:val="a3"/>
        <w:ind w:left="170" w:right="170"/>
        <w:jc w:val="both"/>
        <w:rPr>
          <w:ins w:id="148" w:author="Peng Luqi" w:date="2019-10-12T17:43:00Z"/>
          <w:lang w:val="fr-FR"/>
        </w:rPr>
        <w:pPrChange w:id="149" w:author="Peng Luqi" w:date="2019-10-13T14:20:00Z">
          <w:pPr>
            <w:pStyle w:val="a3"/>
            <w:spacing w:line="319" w:lineRule="exact"/>
            <w:ind w:left="170" w:right="170"/>
            <w:jc w:val="both"/>
          </w:pPr>
        </w:pPrChange>
      </w:pPr>
      <w:r w:rsidRPr="00716360">
        <w:rPr>
          <w:lang w:val="fr-FR"/>
        </w:rPr>
        <w:t>S</w:t>
      </w:r>
      <w:del w:id="150" w:author="Peng Luqi" w:date="2019-10-13T14:43:00Z">
        <w:r w:rsidRPr="00716360" w:rsidDel="00EF666F">
          <w:rPr>
            <w:lang w:val="fr-FR"/>
          </w:rPr>
          <w:delText>’</w:delText>
        </w:r>
      </w:del>
      <w:ins w:id="151" w:author="Peng Luqi" w:date="2019-10-13T14:43:00Z">
        <w:r w:rsidR="00EF666F">
          <w:rPr>
            <w:lang w:val="fr-FR"/>
          </w:rPr>
          <w:t>’</w:t>
        </w:r>
      </w:ins>
      <w:r w:rsidRPr="00716360">
        <w:rPr>
          <w:lang w:val="fr-FR"/>
        </w:rPr>
        <w:t>il vous plaît, lisez la suite</w:t>
      </w:r>
      <w:ins w:id="152" w:author="Peng Luqi" w:date="2019-10-12T17:43:00Z">
        <w:r w:rsidRPr="00716360">
          <w:rPr>
            <w:lang w:val="fr-FR"/>
          </w:rPr>
          <w:t xml:space="preserve"> </w:t>
        </w:r>
      </w:ins>
      <w:r w:rsidRPr="00716360">
        <w:rPr>
          <w:lang w:val="fr-FR"/>
        </w:rPr>
        <w:t>!</w:t>
      </w:r>
    </w:p>
    <w:p w:rsidR="00716360" w:rsidRPr="00716360" w:rsidRDefault="00716360">
      <w:pPr>
        <w:pStyle w:val="a3"/>
        <w:ind w:left="170" w:right="170"/>
        <w:jc w:val="both"/>
        <w:rPr>
          <w:lang w:val="fr-FR"/>
        </w:rPr>
        <w:pPrChange w:id="153" w:author="Peng Luqi" w:date="2019-10-13T14:20:00Z">
          <w:pPr>
            <w:pStyle w:val="a3"/>
            <w:spacing w:line="319" w:lineRule="exact"/>
            <w:ind w:left="130"/>
          </w:pPr>
        </w:pPrChange>
      </w:pPr>
    </w:p>
    <w:p w:rsidR="002B38DF" w:rsidRPr="00716360" w:rsidRDefault="00716360">
      <w:pPr>
        <w:pStyle w:val="a3"/>
        <w:ind w:left="170" w:right="170"/>
        <w:jc w:val="both"/>
        <w:rPr>
          <w:lang w:val="fr-FR"/>
        </w:rPr>
        <w:pPrChange w:id="154" w:author="Peng Luqi" w:date="2019-10-13T14:20:00Z">
          <w:pPr>
            <w:pStyle w:val="a3"/>
            <w:ind w:left="130" w:right="217"/>
          </w:pPr>
        </w:pPrChange>
      </w:pPr>
      <w:r w:rsidRPr="00716360">
        <w:rPr>
          <w:lang w:val="fr-FR"/>
        </w:rPr>
        <w:t>Non seulement cela, mais après l</w:t>
      </w:r>
      <w:del w:id="155" w:author="Peng Luqi" w:date="2019-10-13T14:43:00Z">
        <w:r w:rsidRPr="00716360" w:rsidDel="00EF666F">
          <w:rPr>
            <w:lang w:val="fr-FR"/>
          </w:rPr>
          <w:delText>’</w:delText>
        </w:r>
      </w:del>
      <w:ins w:id="156" w:author="Peng Luqi" w:date="2019-10-13T14:43:00Z">
        <w:r w:rsidR="00EF666F">
          <w:rPr>
            <w:lang w:val="fr-FR"/>
          </w:rPr>
          <w:t>’</w:t>
        </w:r>
      </w:ins>
      <w:r w:rsidRPr="00716360">
        <w:rPr>
          <w:lang w:val="fr-FR"/>
        </w:rPr>
        <w:t>avoir lu une première fois, vous devez le relire encore et encore, jusqu</w:t>
      </w:r>
      <w:del w:id="157" w:author="Peng Luqi" w:date="2019-10-13T14:43:00Z">
        <w:r w:rsidRPr="00716360" w:rsidDel="00EF666F">
          <w:rPr>
            <w:lang w:val="fr-FR"/>
          </w:rPr>
          <w:delText>’</w:delText>
        </w:r>
      </w:del>
      <w:ins w:id="158" w:author="Peng Luqi" w:date="2019-10-13T14:43:00Z">
        <w:r w:rsidR="00EF666F">
          <w:rPr>
            <w:lang w:val="fr-FR"/>
          </w:rPr>
          <w:t>’</w:t>
        </w:r>
      </w:ins>
      <w:r w:rsidRPr="00716360">
        <w:rPr>
          <w:lang w:val="fr-FR"/>
        </w:rPr>
        <w:t>à ce que vous vous décidiez à vous jeter à l</w:t>
      </w:r>
      <w:del w:id="159" w:author="Peng Luqi" w:date="2019-10-13T14:43:00Z">
        <w:r w:rsidRPr="00716360" w:rsidDel="00EF666F">
          <w:rPr>
            <w:lang w:val="fr-FR"/>
          </w:rPr>
          <w:delText>’</w:delText>
        </w:r>
      </w:del>
      <w:ins w:id="160" w:author="Peng Luqi" w:date="2019-10-13T14:43:00Z">
        <w:r w:rsidR="00EF666F">
          <w:rPr>
            <w:lang w:val="fr-FR"/>
          </w:rPr>
          <w:t>’</w:t>
        </w:r>
      </w:ins>
      <w:r w:rsidRPr="00716360">
        <w:rPr>
          <w:lang w:val="fr-FR"/>
        </w:rPr>
        <w:t>eau, même si l</w:t>
      </w:r>
      <w:del w:id="161" w:author="Peng Luqi" w:date="2019-10-13T14:43:00Z">
        <w:r w:rsidRPr="00716360" w:rsidDel="00EF666F">
          <w:rPr>
            <w:lang w:val="fr-FR"/>
          </w:rPr>
          <w:delText>’</w:delText>
        </w:r>
      </w:del>
      <w:ins w:id="162" w:author="Peng Luqi" w:date="2019-10-13T14:43:00Z">
        <w:r w:rsidR="00EF666F">
          <w:rPr>
            <w:lang w:val="fr-FR"/>
          </w:rPr>
          <w:t>’</w:t>
        </w:r>
      </w:ins>
      <w:r w:rsidRPr="00716360">
        <w:rPr>
          <w:lang w:val="fr-FR"/>
        </w:rPr>
        <w:t>on vous met des bâtons dans les roues, vous continuerez d</w:t>
      </w:r>
      <w:del w:id="163" w:author="Peng Luqi" w:date="2019-10-13T14:43:00Z">
        <w:r w:rsidRPr="00716360" w:rsidDel="00EF666F">
          <w:rPr>
            <w:lang w:val="fr-FR"/>
          </w:rPr>
          <w:delText>’</w:delText>
        </w:r>
      </w:del>
      <w:ins w:id="164" w:author="Peng Luqi" w:date="2019-10-13T14:43:00Z">
        <w:r w:rsidR="00EF666F">
          <w:rPr>
            <w:lang w:val="fr-FR"/>
          </w:rPr>
          <w:t>’</w:t>
        </w:r>
      </w:ins>
      <w:r w:rsidRPr="00716360">
        <w:rPr>
          <w:lang w:val="fr-FR"/>
        </w:rPr>
        <w:t>avancer. Je le sais, vous comprenez vraiment. C</w:t>
      </w:r>
      <w:del w:id="165" w:author="Peng Luqi" w:date="2019-10-13T14:43:00Z">
        <w:r w:rsidRPr="00716360" w:rsidDel="00EF666F">
          <w:rPr>
            <w:lang w:val="fr-FR"/>
          </w:rPr>
          <w:delText>’</w:delText>
        </w:r>
      </w:del>
      <w:ins w:id="166" w:author="Peng Luqi" w:date="2019-10-13T14:43:00Z">
        <w:r w:rsidR="00EF666F">
          <w:rPr>
            <w:lang w:val="fr-FR"/>
          </w:rPr>
          <w:t>’</w:t>
        </w:r>
      </w:ins>
      <w:r w:rsidRPr="00716360">
        <w:rPr>
          <w:lang w:val="fr-FR"/>
        </w:rPr>
        <w:t>est ainsi que cela doit</w:t>
      </w:r>
      <w:r w:rsidRPr="00716360">
        <w:rPr>
          <w:spacing w:val="-8"/>
          <w:lang w:val="fr-FR"/>
        </w:rPr>
        <w:t xml:space="preserve"> </w:t>
      </w:r>
      <w:r w:rsidRPr="00716360">
        <w:rPr>
          <w:lang w:val="fr-FR"/>
        </w:rPr>
        <w:t>être.</w:t>
      </w:r>
    </w:p>
    <w:p w:rsidR="002B38DF" w:rsidRPr="00716360" w:rsidRDefault="002B38DF">
      <w:pPr>
        <w:pStyle w:val="a3"/>
        <w:ind w:left="170" w:right="170"/>
        <w:jc w:val="both"/>
        <w:rPr>
          <w:sz w:val="27"/>
          <w:lang w:val="fr-FR"/>
        </w:rPr>
        <w:pPrChange w:id="167" w:author="Peng Luqi" w:date="2019-10-13T14:20:00Z">
          <w:pPr>
            <w:pStyle w:val="a3"/>
            <w:spacing w:before="11"/>
          </w:pPr>
        </w:pPrChange>
      </w:pPr>
    </w:p>
    <w:p w:rsidR="002B38DF" w:rsidRDefault="00716360" w:rsidP="00CB23F4">
      <w:pPr>
        <w:pStyle w:val="1"/>
        <w:numPr>
          <w:ilvl w:val="0"/>
          <w:numId w:val="24"/>
        </w:numPr>
        <w:ind w:right="170"/>
        <w:jc w:val="both"/>
        <w:rPr>
          <w:ins w:id="168" w:author="Peng Luqi" w:date="2019-10-13T23:49:00Z"/>
          <w:bCs w:val="0"/>
          <w:sz w:val="36"/>
          <w:szCs w:val="22"/>
          <w:lang w:val="fr-FR"/>
        </w:rPr>
      </w:pPr>
      <w:r w:rsidRPr="00914094">
        <w:rPr>
          <w:bCs w:val="0"/>
          <w:sz w:val="36"/>
          <w:szCs w:val="22"/>
          <w:lang w:val="fr-FR"/>
          <w:rPrChange w:id="169" w:author="Peng Luqi" w:date="2019-10-13T14:03:00Z">
            <w:rPr>
              <w:sz w:val="36"/>
              <w:lang w:val="fr-FR"/>
            </w:rPr>
          </w:rPrChange>
        </w:rPr>
        <w:t>L</w:t>
      </w:r>
      <w:del w:id="170" w:author="Peng Luqi" w:date="2019-10-13T14:43:00Z">
        <w:r w:rsidRPr="00914094" w:rsidDel="00EF666F">
          <w:rPr>
            <w:bCs w:val="0"/>
            <w:sz w:val="36"/>
            <w:szCs w:val="22"/>
            <w:lang w:val="fr-FR"/>
            <w:rPrChange w:id="171" w:author="Peng Luqi" w:date="2019-10-13T14:03:00Z">
              <w:rPr>
                <w:sz w:val="36"/>
                <w:lang w:val="fr-FR"/>
              </w:rPr>
            </w:rPrChange>
          </w:rPr>
          <w:delText>’</w:delText>
        </w:r>
      </w:del>
      <w:ins w:id="172" w:author="Peng Luqi" w:date="2019-10-13T14:43:00Z">
        <w:r w:rsidR="00EF666F">
          <w:rPr>
            <w:bCs w:val="0"/>
            <w:sz w:val="36"/>
            <w:szCs w:val="22"/>
            <w:lang w:val="fr-FR"/>
          </w:rPr>
          <w:t>’</w:t>
        </w:r>
      </w:ins>
      <w:r w:rsidRPr="00914094">
        <w:rPr>
          <w:bCs w:val="0"/>
          <w:sz w:val="36"/>
          <w:szCs w:val="22"/>
          <w:lang w:val="fr-FR"/>
          <w:rPrChange w:id="173" w:author="Peng Luqi" w:date="2019-10-13T14:03:00Z">
            <w:rPr>
              <w:sz w:val="36"/>
              <w:lang w:val="fr-FR"/>
            </w:rPr>
          </w:rPrChange>
        </w:rPr>
        <w:t>investissement est le seul moyen fiable pour les gens ordinaires de s</w:t>
      </w:r>
      <w:del w:id="174" w:author="Peng Luqi" w:date="2019-10-13T14:43:00Z">
        <w:r w:rsidRPr="00914094" w:rsidDel="00EF666F">
          <w:rPr>
            <w:bCs w:val="0"/>
            <w:sz w:val="36"/>
            <w:szCs w:val="22"/>
            <w:lang w:val="fr-FR"/>
            <w:rPrChange w:id="175" w:author="Peng Luqi" w:date="2019-10-13T14:03:00Z">
              <w:rPr>
                <w:sz w:val="36"/>
                <w:lang w:val="fr-FR"/>
              </w:rPr>
            </w:rPrChange>
          </w:rPr>
          <w:delText>’</w:delText>
        </w:r>
      </w:del>
      <w:ins w:id="176" w:author="Peng Luqi" w:date="2019-10-13T14:43:00Z">
        <w:r w:rsidR="00EF666F">
          <w:rPr>
            <w:bCs w:val="0"/>
            <w:sz w:val="36"/>
            <w:szCs w:val="22"/>
            <w:lang w:val="fr-FR"/>
          </w:rPr>
          <w:t>’</w:t>
        </w:r>
      </w:ins>
      <w:r w:rsidRPr="00914094">
        <w:rPr>
          <w:bCs w:val="0"/>
          <w:sz w:val="36"/>
          <w:szCs w:val="22"/>
          <w:lang w:val="fr-FR"/>
          <w:rPrChange w:id="177" w:author="Peng Luqi" w:date="2019-10-13T14:03:00Z">
            <w:rPr>
              <w:sz w:val="36"/>
              <w:lang w:val="fr-FR"/>
            </w:rPr>
          </w:rPrChange>
        </w:rPr>
        <w:t>affranchir de l</w:t>
      </w:r>
      <w:del w:id="178" w:author="Peng Luqi" w:date="2019-10-13T14:43:00Z">
        <w:r w:rsidRPr="00914094" w:rsidDel="00EF666F">
          <w:rPr>
            <w:bCs w:val="0"/>
            <w:sz w:val="36"/>
            <w:szCs w:val="22"/>
            <w:lang w:val="fr-FR"/>
            <w:rPrChange w:id="179" w:author="Peng Luqi" w:date="2019-10-13T14:03:00Z">
              <w:rPr>
                <w:sz w:val="36"/>
                <w:lang w:val="fr-FR"/>
              </w:rPr>
            </w:rPrChange>
          </w:rPr>
          <w:delText>’</w:delText>
        </w:r>
      </w:del>
      <w:ins w:id="180" w:author="Peng Luqi" w:date="2019-10-13T14:43:00Z">
        <w:r w:rsidR="00EF666F">
          <w:rPr>
            <w:bCs w:val="0"/>
            <w:sz w:val="36"/>
            <w:szCs w:val="22"/>
            <w:lang w:val="fr-FR"/>
          </w:rPr>
          <w:t>’</w:t>
        </w:r>
      </w:ins>
      <w:r w:rsidRPr="00914094">
        <w:rPr>
          <w:bCs w:val="0"/>
          <w:sz w:val="36"/>
          <w:szCs w:val="22"/>
          <w:lang w:val="fr-FR"/>
          <w:rPrChange w:id="181" w:author="Peng Luqi" w:date="2019-10-13T14:03:00Z">
            <w:rPr>
              <w:sz w:val="36"/>
              <w:lang w:val="fr-FR"/>
            </w:rPr>
          </w:rPrChange>
        </w:rPr>
        <w:t>immobilité</w:t>
      </w:r>
      <w:r w:rsidRPr="00914094">
        <w:rPr>
          <w:bCs w:val="0"/>
          <w:sz w:val="36"/>
          <w:szCs w:val="22"/>
          <w:lang w:val="fr-FR"/>
          <w:rPrChange w:id="182" w:author="Peng Luqi" w:date="2019-10-13T14:03:00Z">
            <w:rPr>
              <w:spacing w:val="-9"/>
              <w:sz w:val="36"/>
              <w:lang w:val="fr-FR"/>
            </w:rPr>
          </w:rPrChange>
        </w:rPr>
        <w:t xml:space="preserve"> </w:t>
      </w:r>
      <w:r w:rsidRPr="00914094">
        <w:rPr>
          <w:bCs w:val="0"/>
          <w:sz w:val="36"/>
          <w:szCs w:val="22"/>
          <w:lang w:val="fr-FR"/>
          <w:rPrChange w:id="183" w:author="Peng Luqi" w:date="2019-10-13T14:03:00Z">
            <w:rPr>
              <w:sz w:val="36"/>
              <w:lang w:val="fr-FR"/>
            </w:rPr>
          </w:rPrChange>
        </w:rPr>
        <w:t>sociale.</w:t>
      </w:r>
    </w:p>
    <w:p w:rsidR="000269D5" w:rsidRPr="00914094" w:rsidDel="000269D5" w:rsidRDefault="000269D5">
      <w:pPr>
        <w:pStyle w:val="1"/>
        <w:ind w:left="530" w:right="170"/>
        <w:jc w:val="both"/>
        <w:rPr>
          <w:del w:id="184" w:author="Peng Luqi" w:date="2019-10-13T23:49:00Z"/>
          <w:b w:val="0"/>
          <w:sz w:val="36"/>
          <w:lang w:val="fr-FR"/>
        </w:rPr>
        <w:pPrChange w:id="185" w:author="Peng Luqi" w:date="2019-10-13T23:49:00Z">
          <w:pPr>
            <w:pStyle w:val="a4"/>
            <w:numPr>
              <w:numId w:val="18"/>
            </w:numPr>
            <w:tabs>
              <w:tab w:val="left" w:pos="491"/>
            </w:tabs>
            <w:ind w:left="130" w:right="573" w:firstLine="0"/>
          </w:pPr>
        </w:pPrChange>
      </w:pPr>
    </w:p>
    <w:p w:rsidR="00AF0C0B" w:rsidDel="000269D5" w:rsidRDefault="00AF0C0B">
      <w:pPr>
        <w:ind w:left="170" w:right="170"/>
        <w:jc w:val="both"/>
        <w:rPr>
          <w:del w:id="186" w:author="Peng Luqi" w:date="2019-10-13T23:49:00Z"/>
          <w:sz w:val="36"/>
          <w:lang w:val="fr-FR"/>
        </w:rPr>
        <w:sectPr w:rsidR="00AF0C0B" w:rsidDel="000269D5">
          <w:pgSz w:w="11910" w:h="16840"/>
          <w:pgMar w:top="1360" w:right="1240" w:bottom="280" w:left="1320" w:header="720" w:footer="720" w:gutter="0"/>
          <w:cols w:space="720"/>
        </w:sectPr>
        <w:pPrChange w:id="187" w:author="Peng Luqi" w:date="2019-10-13T14:20:00Z">
          <w:pPr/>
        </w:pPrChange>
      </w:pPr>
    </w:p>
    <w:p w:rsidR="002B38DF" w:rsidRPr="00716360" w:rsidRDefault="002B38DF">
      <w:pPr>
        <w:pStyle w:val="a3"/>
        <w:ind w:left="170" w:right="170"/>
        <w:jc w:val="both"/>
        <w:rPr>
          <w:b/>
          <w:sz w:val="14"/>
          <w:lang w:val="fr-FR"/>
        </w:rPr>
        <w:pPrChange w:id="188" w:author="Peng Luqi" w:date="2019-10-13T14:20:00Z">
          <w:pPr>
            <w:pStyle w:val="a3"/>
            <w:spacing w:before="10"/>
          </w:pPr>
        </w:pPrChange>
      </w:pPr>
    </w:p>
    <w:p w:rsidR="002B38DF" w:rsidRPr="00716360" w:rsidRDefault="00716360">
      <w:pPr>
        <w:pStyle w:val="a3"/>
        <w:ind w:left="170" w:right="170"/>
        <w:jc w:val="both"/>
        <w:rPr>
          <w:lang w:val="fr-FR"/>
        </w:rPr>
        <w:pPrChange w:id="189" w:author="Peng Luqi" w:date="2019-10-13T14:20:00Z">
          <w:pPr>
            <w:pStyle w:val="a3"/>
            <w:spacing w:before="87"/>
            <w:ind w:left="130" w:right="342"/>
          </w:pPr>
        </w:pPrChange>
      </w:pPr>
      <w:r w:rsidRPr="00716360">
        <w:rPr>
          <w:lang w:val="fr-FR"/>
        </w:rPr>
        <w:t>L</w:t>
      </w:r>
      <w:del w:id="190" w:author="Peng Luqi" w:date="2019-10-13T14:43:00Z">
        <w:r w:rsidRPr="00716360" w:rsidDel="00EF666F">
          <w:rPr>
            <w:lang w:val="fr-FR"/>
          </w:rPr>
          <w:delText>’</w:delText>
        </w:r>
      </w:del>
      <w:ins w:id="191" w:author="Peng Luqi" w:date="2019-10-13T14:43:00Z">
        <w:r w:rsidR="00EF666F">
          <w:rPr>
            <w:lang w:val="fr-FR"/>
          </w:rPr>
          <w:t>’</w:t>
        </w:r>
      </w:ins>
      <w:r w:rsidRPr="00716360">
        <w:rPr>
          <w:lang w:val="fr-FR"/>
        </w:rPr>
        <w:t>immobilisme social est plus ou moins présent à toutes les époques, dans tous les pays, et à des degrés divers. Il n</w:t>
      </w:r>
      <w:del w:id="192" w:author="Peng Luqi" w:date="2019-10-13T14:43:00Z">
        <w:r w:rsidRPr="00716360" w:rsidDel="00EF666F">
          <w:rPr>
            <w:lang w:val="fr-FR"/>
          </w:rPr>
          <w:delText>’</w:delText>
        </w:r>
      </w:del>
      <w:ins w:id="193" w:author="Peng Luqi" w:date="2019-10-13T14:43:00Z">
        <w:r w:rsidR="00EF666F">
          <w:rPr>
            <w:lang w:val="fr-FR"/>
          </w:rPr>
          <w:t>’</w:t>
        </w:r>
      </w:ins>
      <w:r w:rsidRPr="00716360">
        <w:rPr>
          <w:lang w:val="fr-FR"/>
        </w:rPr>
        <w:t>est pas nécessaire d</w:t>
      </w:r>
      <w:del w:id="194" w:author="Peng Luqi" w:date="2019-10-13T14:43:00Z">
        <w:r w:rsidRPr="00716360" w:rsidDel="00EF666F">
          <w:rPr>
            <w:lang w:val="fr-FR"/>
          </w:rPr>
          <w:delText>’</w:delText>
        </w:r>
      </w:del>
      <w:ins w:id="195" w:author="Peng Luqi" w:date="2019-10-13T14:43:00Z">
        <w:r w:rsidR="00EF666F">
          <w:rPr>
            <w:lang w:val="fr-FR"/>
          </w:rPr>
          <w:t>’</w:t>
        </w:r>
      </w:ins>
      <w:r w:rsidRPr="00716360">
        <w:rPr>
          <w:lang w:val="fr-FR"/>
        </w:rPr>
        <w:t>en faire tout un plat.</w:t>
      </w:r>
    </w:p>
    <w:p w:rsidR="002B38DF" w:rsidRPr="00716360" w:rsidRDefault="002B38DF">
      <w:pPr>
        <w:pStyle w:val="a3"/>
        <w:ind w:left="170" w:right="170"/>
        <w:jc w:val="both"/>
        <w:rPr>
          <w:sz w:val="27"/>
          <w:lang w:val="fr-FR"/>
        </w:rPr>
        <w:pPrChange w:id="196" w:author="Peng Luqi" w:date="2019-10-13T14:20:00Z">
          <w:pPr>
            <w:pStyle w:val="a3"/>
            <w:spacing w:before="10"/>
          </w:pPr>
        </w:pPrChange>
      </w:pPr>
    </w:p>
    <w:p w:rsidR="002B38DF" w:rsidRPr="00716360" w:rsidRDefault="00716360">
      <w:pPr>
        <w:pStyle w:val="a3"/>
        <w:ind w:left="170" w:right="170"/>
        <w:jc w:val="both"/>
        <w:rPr>
          <w:lang w:val="fr-FR"/>
        </w:rPr>
        <w:pPrChange w:id="197" w:author="Peng Luqi" w:date="2019-10-13T14:20:00Z">
          <w:pPr>
            <w:pStyle w:val="a3"/>
            <w:ind w:left="130" w:right="172"/>
          </w:pPr>
        </w:pPrChange>
      </w:pPr>
      <w:r w:rsidRPr="00716360">
        <w:rPr>
          <w:lang w:val="fr-FR"/>
        </w:rPr>
        <w:t>La question qui se pose maintenant est la suivante : est-ce que le dur labeur est un moyen fiable pour sortir de l</w:t>
      </w:r>
      <w:del w:id="198" w:author="Peng Luqi" w:date="2019-10-13T14:43:00Z">
        <w:r w:rsidRPr="00716360" w:rsidDel="00EF666F">
          <w:rPr>
            <w:lang w:val="fr-FR"/>
          </w:rPr>
          <w:delText>’</w:delText>
        </w:r>
      </w:del>
      <w:ins w:id="199" w:author="Peng Luqi" w:date="2019-10-13T14:43:00Z">
        <w:r w:rsidR="00EF666F">
          <w:rPr>
            <w:lang w:val="fr-FR"/>
          </w:rPr>
          <w:t>’</w:t>
        </w:r>
      </w:ins>
      <w:r w:rsidRPr="00716360">
        <w:rPr>
          <w:lang w:val="fr-FR"/>
        </w:rPr>
        <w:t xml:space="preserve">immobilité sociale ? La réponse à cette question est malheureusement « non ». Dans la perspective de pouvoir se débarrasser de </w:t>
      </w:r>
      <w:r w:rsidRPr="00716360">
        <w:rPr>
          <w:lang w:val="fr-FR"/>
        </w:rPr>
        <w:lastRenderedPageBreak/>
        <w:t>l</w:t>
      </w:r>
      <w:del w:id="200" w:author="Peng Luqi" w:date="2019-10-13T14:43:00Z">
        <w:r w:rsidRPr="00716360" w:rsidDel="00EF666F">
          <w:rPr>
            <w:lang w:val="fr-FR"/>
          </w:rPr>
          <w:delText>’</w:delText>
        </w:r>
      </w:del>
      <w:ins w:id="201" w:author="Peng Luqi" w:date="2019-10-13T14:43:00Z">
        <w:r w:rsidR="00EF666F">
          <w:rPr>
            <w:lang w:val="fr-FR"/>
          </w:rPr>
          <w:t>’</w:t>
        </w:r>
      </w:ins>
      <w:r w:rsidRPr="00716360">
        <w:rPr>
          <w:lang w:val="fr-FR"/>
        </w:rPr>
        <w:t>immobilisme social, il n</w:t>
      </w:r>
      <w:del w:id="202" w:author="Peng Luqi" w:date="2019-10-13T14:43:00Z">
        <w:r w:rsidRPr="00716360" w:rsidDel="00EF666F">
          <w:rPr>
            <w:lang w:val="fr-FR"/>
          </w:rPr>
          <w:delText>’</w:delText>
        </w:r>
      </w:del>
      <w:ins w:id="203" w:author="Peng Luqi" w:date="2019-10-13T14:43:00Z">
        <w:r w:rsidR="00EF666F">
          <w:rPr>
            <w:lang w:val="fr-FR"/>
          </w:rPr>
          <w:t>’</w:t>
        </w:r>
      </w:ins>
      <w:r w:rsidRPr="00716360">
        <w:rPr>
          <w:lang w:val="fr-FR"/>
        </w:rPr>
        <w:t>est vraiment pas fiable de lutter ou de transpirer. Il ne s</w:t>
      </w:r>
      <w:del w:id="204" w:author="Peng Luqi" w:date="2019-10-13T14:43:00Z">
        <w:r w:rsidRPr="00716360" w:rsidDel="00EF666F">
          <w:rPr>
            <w:lang w:val="fr-FR"/>
          </w:rPr>
          <w:delText>’</w:delText>
        </w:r>
      </w:del>
      <w:ins w:id="205" w:author="Peng Luqi" w:date="2019-10-13T14:43:00Z">
        <w:r w:rsidR="00EF666F">
          <w:rPr>
            <w:lang w:val="fr-FR"/>
          </w:rPr>
          <w:t>’</w:t>
        </w:r>
      </w:ins>
      <w:r w:rsidRPr="00716360">
        <w:rPr>
          <w:lang w:val="fr-FR"/>
        </w:rPr>
        <w:t>agit pas de ma propre opinion. Frank H Knight, considéré comme l</w:t>
      </w:r>
      <w:del w:id="206" w:author="Peng Luqi" w:date="2019-10-13T14:43:00Z">
        <w:r w:rsidRPr="00716360" w:rsidDel="00EF666F">
          <w:rPr>
            <w:lang w:val="fr-FR"/>
          </w:rPr>
          <w:delText>’</w:delText>
        </w:r>
      </w:del>
      <w:ins w:id="207" w:author="Peng Luqi" w:date="2019-10-13T14:43:00Z">
        <w:r w:rsidR="00EF666F">
          <w:rPr>
            <w:lang w:val="fr-FR"/>
          </w:rPr>
          <w:t>’</w:t>
        </w:r>
      </w:ins>
      <w:r w:rsidRPr="00716360">
        <w:rPr>
          <w:lang w:val="fr-FR"/>
        </w:rPr>
        <w:t>un des économistes les plus influents du XXe siècle, est l</w:t>
      </w:r>
      <w:del w:id="208" w:author="Peng Luqi" w:date="2019-10-13T14:43:00Z">
        <w:r w:rsidRPr="00716360" w:rsidDel="00EF666F">
          <w:rPr>
            <w:lang w:val="fr-FR"/>
          </w:rPr>
          <w:delText>’</w:delText>
        </w:r>
      </w:del>
      <w:ins w:id="209" w:author="Peng Luqi" w:date="2019-10-13T14:43:00Z">
        <w:r w:rsidR="00EF666F">
          <w:rPr>
            <w:lang w:val="fr-FR"/>
          </w:rPr>
          <w:t>’</w:t>
        </w:r>
      </w:ins>
      <w:r w:rsidRPr="00716360">
        <w:rPr>
          <w:lang w:val="fr-FR"/>
        </w:rPr>
        <w:t>auteur de cette célèbre citation :</w:t>
      </w:r>
    </w:p>
    <w:p w:rsidR="002B38DF" w:rsidRPr="00716360" w:rsidRDefault="002B38DF">
      <w:pPr>
        <w:pStyle w:val="a3"/>
        <w:ind w:left="170" w:right="170"/>
        <w:jc w:val="both"/>
        <w:rPr>
          <w:lang w:val="fr-FR"/>
        </w:rPr>
        <w:pPrChange w:id="210" w:author="Peng Luqi" w:date="2019-10-13T14:20:00Z">
          <w:pPr>
            <w:pStyle w:val="a3"/>
            <w:spacing w:before="2"/>
          </w:pPr>
        </w:pPrChange>
      </w:pPr>
    </w:p>
    <w:p w:rsidR="002B38DF" w:rsidRPr="00716360" w:rsidRDefault="00716360">
      <w:pPr>
        <w:pStyle w:val="a3"/>
        <w:ind w:left="720" w:right="720"/>
        <w:jc w:val="both"/>
        <w:rPr>
          <w:lang w:val="fr-FR"/>
        </w:rPr>
        <w:pPrChange w:id="211" w:author="Peng Luqi" w:date="2019-10-13T14:20:00Z">
          <w:pPr>
            <w:pStyle w:val="a3"/>
            <w:ind w:left="130" w:right="622"/>
            <w:jc w:val="both"/>
          </w:pPr>
        </w:pPrChange>
      </w:pPr>
      <w:r w:rsidRPr="00716360">
        <w:rPr>
          <w:lang w:val="fr-FR"/>
        </w:rPr>
        <w:t>« Pour devenir riche, il faut trois conditions : l</w:t>
      </w:r>
      <w:del w:id="212" w:author="Peng Luqi" w:date="2019-10-13T14:43:00Z">
        <w:r w:rsidRPr="00716360" w:rsidDel="00EF666F">
          <w:rPr>
            <w:lang w:val="fr-FR"/>
          </w:rPr>
          <w:delText>’</w:delText>
        </w:r>
      </w:del>
      <w:ins w:id="213" w:author="Peng Luqi" w:date="2019-10-13T14:43:00Z">
        <w:r w:rsidR="00EF666F">
          <w:rPr>
            <w:lang w:val="fr-FR"/>
          </w:rPr>
          <w:t>’</w:t>
        </w:r>
      </w:ins>
      <w:r w:rsidRPr="00716360">
        <w:rPr>
          <w:lang w:val="fr-FR"/>
        </w:rPr>
        <w:t>une est de bien naître, l</w:t>
      </w:r>
      <w:del w:id="214" w:author="Peng Luqi" w:date="2019-10-13T14:43:00Z">
        <w:r w:rsidRPr="00716360" w:rsidDel="00EF666F">
          <w:rPr>
            <w:lang w:val="fr-FR"/>
          </w:rPr>
          <w:delText>’</w:delText>
        </w:r>
      </w:del>
      <w:ins w:id="215" w:author="Peng Luqi" w:date="2019-10-13T14:43:00Z">
        <w:r w:rsidR="00EF666F">
          <w:rPr>
            <w:lang w:val="fr-FR"/>
          </w:rPr>
          <w:t>’</w:t>
        </w:r>
      </w:ins>
      <w:r w:rsidRPr="00716360">
        <w:rPr>
          <w:lang w:val="fr-FR"/>
        </w:rPr>
        <w:t>autre d</w:t>
      </w:r>
      <w:del w:id="216" w:author="Peng Luqi" w:date="2019-10-13T14:43:00Z">
        <w:r w:rsidRPr="00716360" w:rsidDel="00EF666F">
          <w:rPr>
            <w:lang w:val="fr-FR"/>
          </w:rPr>
          <w:delText>’</w:delText>
        </w:r>
      </w:del>
      <w:ins w:id="217" w:author="Peng Luqi" w:date="2019-10-13T14:43:00Z">
        <w:r w:rsidR="00EF666F">
          <w:rPr>
            <w:lang w:val="fr-FR"/>
          </w:rPr>
          <w:t>’</w:t>
        </w:r>
      </w:ins>
      <w:r w:rsidRPr="00716360">
        <w:rPr>
          <w:lang w:val="fr-FR"/>
        </w:rPr>
        <w:t>avoir de la chance et la troisième de travailler dur. Parmi ces conditions, la dernière est la plus insignifiante. »</w:t>
      </w:r>
    </w:p>
    <w:p w:rsidR="002B38DF" w:rsidRPr="00716360" w:rsidRDefault="002B38DF">
      <w:pPr>
        <w:pStyle w:val="a3"/>
        <w:ind w:left="170" w:right="170"/>
        <w:jc w:val="both"/>
        <w:rPr>
          <w:sz w:val="27"/>
          <w:lang w:val="fr-FR"/>
        </w:rPr>
        <w:pPrChange w:id="218" w:author="Peng Luqi" w:date="2019-10-13T14:20:00Z">
          <w:pPr>
            <w:pStyle w:val="a3"/>
            <w:spacing w:before="10"/>
          </w:pPr>
        </w:pPrChange>
      </w:pPr>
    </w:p>
    <w:p w:rsidR="002B38DF" w:rsidRPr="00716360" w:rsidRDefault="00716360">
      <w:pPr>
        <w:pStyle w:val="a3"/>
        <w:ind w:left="170" w:right="170"/>
        <w:jc w:val="both"/>
        <w:rPr>
          <w:lang w:val="fr-FR"/>
        </w:rPr>
        <w:pPrChange w:id="219" w:author="Peng Luqi" w:date="2019-10-13T14:20:00Z">
          <w:pPr>
            <w:pStyle w:val="a3"/>
            <w:ind w:left="130" w:right="367"/>
          </w:pPr>
        </w:pPrChange>
      </w:pPr>
      <w:r w:rsidRPr="00716360">
        <w:rPr>
          <w:lang w:val="fr-FR"/>
        </w:rPr>
        <w:t>Bien entendu, cela ne veut pas dire que travailler dur n</w:t>
      </w:r>
      <w:del w:id="220" w:author="Peng Luqi" w:date="2019-10-13T14:43:00Z">
        <w:r w:rsidRPr="00716360" w:rsidDel="00EF666F">
          <w:rPr>
            <w:lang w:val="fr-FR"/>
          </w:rPr>
          <w:delText>’</w:delText>
        </w:r>
      </w:del>
      <w:ins w:id="221" w:author="Peng Luqi" w:date="2019-10-13T14:43:00Z">
        <w:r w:rsidR="00EF666F">
          <w:rPr>
            <w:lang w:val="fr-FR"/>
          </w:rPr>
          <w:t>’</w:t>
        </w:r>
      </w:ins>
      <w:r w:rsidRPr="00716360">
        <w:rPr>
          <w:lang w:val="fr-FR"/>
        </w:rPr>
        <w:t>est pas essentiel, car un succès relativement important peut évidemment s</w:t>
      </w:r>
      <w:del w:id="222" w:author="Peng Luqi" w:date="2019-10-13T14:43:00Z">
        <w:r w:rsidRPr="00716360" w:rsidDel="00EF666F">
          <w:rPr>
            <w:lang w:val="fr-FR"/>
          </w:rPr>
          <w:delText>’</w:delText>
        </w:r>
      </w:del>
      <w:ins w:id="223" w:author="Peng Luqi" w:date="2019-10-13T14:43:00Z">
        <w:r w:rsidR="00EF666F">
          <w:rPr>
            <w:lang w:val="fr-FR"/>
          </w:rPr>
          <w:t>’</w:t>
        </w:r>
      </w:ins>
      <w:r w:rsidRPr="00716360">
        <w:rPr>
          <w:lang w:val="fr-FR"/>
        </w:rPr>
        <w:t>appuyer sur du travail acharné. Le succès ne peut provenir uniquement que de la chance. Tout le monde sait que la chance ou le fait de naître dans une famille aisée (ou y accéder par le mariage) ne sont pas des facteurs sur lesquelles les gens ordinaires peuvent compter.</w:t>
      </w:r>
    </w:p>
    <w:p w:rsidR="002B38DF" w:rsidRPr="00716360" w:rsidRDefault="002B38DF">
      <w:pPr>
        <w:pStyle w:val="a3"/>
        <w:ind w:left="170" w:right="170"/>
        <w:jc w:val="both"/>
        <w:rPr>
          <w:lang w:val="fr-FR"/>
        </w:rPr>
        <w:pPrChange w:id="224" w:author="Peng Luqi" w:date="2019-10-13T14:20:00Z">
          <w:pPr>
            <w:pStyle w:val="a3"/>
            <w:spacing w:before="2"/>
          </w:pPr>
        </w:pPrChange>
      </w:pPr>
    </w:p>
    <w:p w:rsidR="002B38DF" w:rsidRPr="00716360" w:rsidRDefault="00716360">
      <w:pPr>
        <w:pStyle w:val="a3"/>
        <w:ind w:left="170" w:right="170"/>
        <w:jc w:val="both"/>
        <w:rPr>
          <w:lang w:val="fr-FR"/>
        </w:rPr>
        <w:pPrChange w:id="225" w:author="Peng Luqi" w:date="2019-10-13T14:20:00Z">
          <w:pPr>
            <w:pStyle w:val="a3"/>
            <w:ind w:left="130" w:right="522"/>
          </w:pPr>
        </w:pPrChange>
      </w:pPr>
      <w:r w:rsidRPr="00716360">
        <w:rPr>
          <w:lang w:val="fr-FR"/>
        </w:rPr>
        <w:t>Il existe un ensemble de données qui peuvent nous aider à mieux comprendre pourquoi les efforts sont si insignifiants. Si l</w:t>
      </w:r>
      <w:del w:id="226" w:author="Peng Luqi" w:date="2019-10-13T14:43:00Z">
        <w:r w:rsidRPr="00716360" w:rsidDel="00EF666F">
          <w:rPr>
            <w:lang w:val="fr-FR"/>
          </w:rPr>
          <w:delText>’</w:delText>
        </w:r>
      </w:del>
      <w:ins w:id="227" w:author="Peng Luqi" w:date="2019-10-13T14:43:00Z">
        <w:r w:rsidR="00EF666F">
          <w:rPr>
            <w:lang w:val="fr-FR"/>
          </w:rPr>
          <w:t>’</w:t>
        </w:r>
      </w:ins>
      <w:r w:rsidRPr="00716360">
        <w:rPr>
          <w:lang w:val="fr-FR"/>
        </w:rPr>
        <w:t>espérance de vie moyenne de chacun de nous est de 78 ans, alors,</w:t>
      </w:r>
    </w:p>
    <w:p w:rsidR="002B38DF" w:rsidRPr="00716360" w:rsidRDefault="002B38DF">
      <w:pPr>
        <w:pStyle w:val="a3"/>
        <w:ind w:left="170" w:right="170"/>
        <w:jc w:val="both"/>
        <w:rPr>
          <w:sz w:val="27"/>
          <w:lang w:val="fr-FR"/>
        </w:rPr>
        <w:pPrChange w:id="228" w:author="Peng Luqi" w:date="2019-10-13T14:20:00Z">
          <w:pPr>
            <w:pStyle w:val="a3"/>
            <w:spacing w:before="10"/>
          </w:pPr>
        </w:pPrChange>
      </w:pPr>
    </w:p>
    <w:p w:rsidR="002B38DF" w:rsidRPr="006C3CF6" w:rsidRDefault="00DC72AC">
      <w:pPr>
        <w:pStyle w:val="a4"/>
        <w:numPr>
          <w:ilvl w:val="2"/>
          <w:numId w:val="23"/>
        </w:numPr>
        <w:tabs>
          <w:tab w:val="left" w:pos="851"/>
        </w:tabs>
        <w:ind w:left="1077" w:right="720" w:hanging="357"/>
        <w:jc w:val="both"/>
        <w:rPr>
          <w:sz w:val="28"/>
          <w:lang w:val="fr-FR"/>
        </w:rPr>
        <w:pPrChange w:id="229" w:author="Peng Luqi" w:date="2019-10-13T14:20:00Z">
          <w:pPr>
            <w:pStyle w:val="a4"/>
            <w:numPr>
              <w:ilvl w:val="2"/>
              <w:numId w:val="18"/>
            </w:numPr>
            <w:tabs>
              <w:tab w:val="left" w:pos="851"/>
            </w:tabs>
            <w:spacing w:line="322" w:lineRule="exact"/>
            <w:ind w:left="527" w:right="170" w:hanging="357"/>
            <w:jc w:val="both"/>
          </w:pPr>
        </w:pPrChange>
      </w:pPr>
      <w:ins w:id="230" w:author="Peng Luqi" w:date="2019-10-13T14:09:00Z">
        <w:r>
          <w:rPr>
            <w:sz w:val="28"/>
            <w:lang w:val="fr-FR"/>
          </w:rPr>
          <w:t xml:space="preserve">   </w:t>
        </w:r>
      </w:ins>
      <w:r w:rsidR="00716360" w:rsidRPr="006C3CF6">
        <w:rPr>
          <w:sz w:val="28"/>
          <w:lang w:val="fr-FR"/>
        </w:rPr>
        <w:t>Le temps de sommeil totalise environ 28,3</w:t>
      </w:r>
      <w:r w:rsidR="00716360" w:rsidRPr="006C3CF6">
        <w:rPr>
          <w:spacing w:val="-4"/>
          <w:sz w:val="28"/>
          <w:lang w:val="fr-FR"/>
        </w:rPr>
        <w:t xml:space="preserve"> </w:t>
      </w:r>
      <w:r w:rsidR="00716360" w:rsidRPr="006C3CF6">
        <w:rPr>
          <w:sz w:val="28"/>
          <w:lang w:val="fr-FR"/>
        </w:rPr>
        <w:t>ans.</w:t>
      </w:r>
    </w:p>
    <w:p w:rsidR="002B38DF" w:rsidRPr="006C3CF6" w:rsidRDefault="00DC72AC">
      <w:pPr>
        <w:pStyle w:val="a4"/>
        <w:numPr>
          <w:ilvl w:val="2"/>
          <w:numId w:val="23"/>
        </w:numPr>
        <w:tabs>
          <w:tab w:val="left" w:pos="851"/>
        </w:tabs>
        <w:ind w:left="1077" w:right="720" w:hanging="357"/>
        <w:jc w:val="both"/>
        <w:rPr>
          <w:sz w:val="28"/>
          <w:lang w:val="fr-FR"/>
        </w:rPr>
        <w:pPrChange w:id="231" w:author="Peng Luqi" w:date="2019-10-13T14:20:00Z">
          <w:pPr>
            <w:pStyle w:val="a4"/>
            <w:numPr>
              <w:ilvl w:val="2"/>
              <w:numId w:val="18"/>
            </w:numPr>
            <w:tabs>
              <w:tab w:val="left" w:pos="851"/>
            </w:tabs>
            <w:spacing w:line="322" w:lineRule="exact"/>
            <w:ind w:left="527" w:right="170" w:hanging="357"/>
            <w:jc w:val="both"/>
          </w:pPr>
        </w:pPrChange>
      </w:pPr>
      <w:ins w:id="232" w:author="Peng Luqi" w:date="2019-10-13T14:09:00Z">
        <w:r>
          <w:rPr>
            <w:sz w:val="28"/>
            <w:lang w:val="fr-FR"/>
          </w:rPr>
          <w:t xml:space="preserve">   </w:t>
        </w:r>
      </w:ins>
      <w:r w:rsidR="00716360" w:rsidRPr="006C3CF6">
        <w:rPr>
          <w:sz w:val="28"/>
          <w:lang w:val="fr-FR"/>
        </w:rPr>
        <w:t>Le travail nous prend 10,5</w:t>
      </w:r>
      <w:r w:rsidR="00716360" w:rsidRPr="006C3CF6">
        <w:rPr>
          <w:spacing w:val="-2"/>
          <w:sz w:val="28"/>
          <w:lang w:val="fr-FR"/>
        </w:rPr>
        <w:t xml:space="preserve"> </w:t>
      </w:r>
      <w:r w:rsidR="00716360" w:rsidRPr="006C3CF6">
        <w:rPr>
          <w:sz w:val="28"/>
          <w:lang w:val="fr-FR"/>
        </w:rPr>
        <w:t>années.</w:t>
      </w:r>
    </w:p>
    <w:p w:rsidR="002B38DF" w:rsidRPr="006C3CF6" w:rsidRDefault="00DC72AC">
      <w:pPr>
        <w:pStyle w:val="a4"/>
        <w:numPr>
          <w:ilvl w:val="2"/>
          <w:numId w:val="23"/>
        </w:numPr>
        <w:tabs>
          <w:tab w:val="left" w:pos="851"/>
        </w:tabs>
        <w:ind w:left="1077" w:right="720" w:hanging="357"/>
        <w:jc w:val="both"/>
        <w:rPr>
          <w:sz w:val="28"/>
          <w:lang w:val="fr-FR"/>
        </w:rPr>
        <w:pPrChange w:id="233" w:author="Peng Luqi" w:date="2019-10-13T14:20:00Z">
          <w:pPr>
            <w:pStyle w:val="a4"/>
            <w:numPr>
              <w:ilvl w:val="2"/>
              <w:numId w:val="18"/>
            </w:numPr>
            <w:tabs>
              <w:tab w:val="left" w:pos="851"/>
            </w:tabs>
            <w:spacing w:line="322" w:lineRule="exact"/>
            <w:ind w:left="527" w:right="170" w:hanging="357"/>
            <w:jc w:val="both"/>
          </w:pPr>
        </w:pPrChange>
      </w:pPr>
      <w:ins w:id="234" w:author="Peng Luqi" w:date="2019-10-13T14:09:00Z">
        <w:r>
          <w:rPr>
            <w:sz w:val="28"/>
            <w:lang w:val="fr-FR"/>
          </w:rPr>
          <w:t xml:space="preserve">   </w:t>
        </w:r>
      </w:ins>
      <w:r w:rsidR="00716360" w:rsidRPr="006C3CF6">
        <w:rPr>
          <w:sz w:val="28"/>
          <w:lang w:val="fr-FR"/>
        </w:rPr>
        <w:t>Nous passons 9 ans sur divers médias</w:t>
      </w:r>
      <w:r w:rsidR="00716360" w:rsidRPr="006C3CF6">
        <w:rPr>
          <w:spacing w:val="-4"/>
          <w:sz w:val="28"/>
          <w:lang w:val="fr-FR"/>
        </w:rPr>
        <w:t xml:space="preserve"> </w:t>
      </w:r>
      <w:r w:rsidR="00716360" w:rsidRPr="006C3CF6">
        <w:rPr>
          <w:sz w:val="28"/>
          <w:lang w:val="fr-FR"/>
        </w:rPr>
        <w:t>sociaux.</w:t>
      </w:r>
    </w:p>
    <w:p w:rsidR="002B38DF" w:rsidRPr="006C3CF6" w:rsidRDefault="00DC72AC">
      <w:pPr>
        <w:pStyle w:val="a4"/>
        <w:numPr>
          <w:ilvl w:val="2"/>
          <w:numId w:val="23"/>
        </w:numPr>
        <w:tabs>
          <w:tab w:val="left" w:pos="851"/>
        </w:tabs>
        <w:ind w:left="1077" w:right="720" w:hanging="357"/>
        <w:jc w:val="both"/>
        <w:rPr>
          <w:sz w:val="28"/>
          <w:lang w:val="fr-FR"/>
        </w:rPr>
        <w:pPrChange w:id="235" w:author="Peng Luqi" w:date="2019-10-13T14:20:00Z">
          <w:pPr>
            <w:pStyle w:val="a4"/>
            <w:numPr>
              <w:ilvl w:val="2"/>
              <w:numId w:val="18"/>
            </w:numPr>
            <w:tabs>
              <w:tab w:val="left" w:pos="851"/>
            </w:tabs>
            <w:ind w:left="527" w:right="170" w:hanging="357"/>
            <w:jc w:val="both"/>
          </w:pPr>
        </w:pPrChange>
      </w:pPr>
      <w:ins w:id="236" w:author="Peng Luqi" w:date="2019-10-13T14:09:00Z">
        <w:r>
          <w:rPr>
            <w:sz w:val="28"/>
            <w:lang w:val="fr-FR"/>
          </w:rPr>
          <w:t xml:space="preserve">   </w:t>
        </w:r>
      </w:ins>
      <w:r w:rsidR="00716360" w:rsidRPr="006C3CF6">
        <w:rPr>
          <w:sz w:val="28"/>
          <w:lang w:val="fr-FR"/>
        </w:rPr>
        <w:t>Nous vouons 6 ans aux tâches</w:t>
      </w:r>
      <w:r w:rsidR="00716360" w:rsidRPr="006C3CF6">
        <w:rPr>
          <w:spacing w:val="-3"/>
          <w:sz w:val="28"/>
          <w:lang w:val="fr-FR"/>
        </w:rPr>
        <w:t xml:space="preserve"> </w:t>
      </w:r>
      <w:r w:rsidR="00716360" w:rsidRPr="006C3CF6">
        <w:rPr>
          <w:sz w:val="28"/>
          <w:lang w:val="fr-FR"/>
        </w:rPr>
        <w:t>ménagères.</w:t>
      </w:r>
    </w:p>
    <w:p w:rsidR="002B38DF" w:rsidRPr="006C3CF6" w:rsidRDefault="00DC72AC">
      <w:pPr>
        <w:pStyle w:val="a4"/>
        <w:numPr>
          <w:ilvl w:val="2"/>
          <w:numId w:val="23"/>
        </w:numPr>
        <w:tabs>
          <w:tab w:val="left" w:pos="851"/>
        </w:tabs>
        <w:ind w:left="1077" w:right="720" w:hanging="357"/>
        <w:jc w:val="both"/>
        <w:rPr>
          <w:sz w:val="28"/>
          <w:lang w:val="fr-FR"/>
        </w:rPr>
        <w:pPrChange w:id="237" w:author="Peng Luqi" w:date="2019-10-13T14:20:00Z">
          <w:pPr>
            <w:pStyle w:val="a4"/>
            <w:numPr>
              <w:ilvl w:val="2"/>
              <w:numId w:val="18"/>
            </w:numPr>
            <w:tabs>
              <w:tab w:val="left" w:pos="851"/>
            </w:tabs>
            <w:spacing w:before="4" w:line="322" w:lineRule="exact"/>
            <w:ind w:left="527" w:right="170" w:hanging="357"/>
            <w:jc w:val="both"/>
          </w:pPr>
        </w:pPrChange>
      </w:pPr>
      <w:ins w:id="238" w:author="Peng Luqi" w:date="2019-10-13T14:09:00Z">
        <w:r>
          <w:rPr>
            <w:sz w:val="28"/>
            <w:lang w:val="fr-FR"/>
          </w:rPr>
          <w:t xml:space="preserve">   </w:t>
        </w:r>
      </w:ins>
      <w:r w:rsidR="00716360" w:rsidRPr="006C3CF6">
        <w:rPr>
          <w:sz w:val="28"/>
          <w:lang w:val="fr-FR"/>
        </w:rPr>
        <w:t>Manger et boire nous accaparent pendant 4</w:t>
      </w:r>
      <w:r w:rsidR="00716360" w:rsidRPr="006C3CF6">
        <w:rPr>
          <w:spacing w:val="-4"/>
          <w:sz w:val="28"/>
          <w:lang w:val="fr-FR"/>
        </w:rPr>
        <w:t xml:space="preserve"> </w:t>
      </w:r>
      <w:r w:rsidR="00716360" w:rsidRPr="006C3CF6">
        <w:rPr>
          <w:sz w:val="28"/>
          <w:lang w:val="fr-FR"/>
        </w:rPr>
        <w:t>ans.</w:t>
      </w:r>
    </w:p>
    <w:p w:rsidR="002B38DF" w:rsidRPr="006C3CF6" w:rsidRDefault="00DC72AC">
      <w:pPr>
        <w:pStyle w:val="a4"/>
        <w:numPr>
          <w:ilvl w:val="2"/>
          <w:numId w:val="23"/>
        </w:numPr>
        <w:tabs>
          <w:tab w:val="left" w:pos="851"/>
        </w:tabs>
        <w:ind w:left="1077" w:right="720" w:hanging="357"/>
        <w:jc w:val="both"/>
        <w:rPr>
          <w:sz w:val="28"/>
          <w:lang w:val="fr-FR"/>
        </w:rPr>
        <w:pPrChange w:id="239" w:author="Peng Luqi" w:date="2019-10-13T14:20:00Z">
          <w:pPr>
            <w:pStyle w:val="a4"/>
            <w:numPr>
              <w:ilvl w:val="2"/>
              <w:numId w:val="18"/>
            </w:numPr>
            <w:tabs>
              <w:tab w:val="left" w:pos="851"/>
            </w:tabs>
            <w:spacing w:line="322" w:lineRule="exact"/>
            <w:ind w:left="527" w:right="170" w:hanging="357"/>
            <w:jc w:val="both"/>
          </w:pPr>
        </w:pPrChange>
      </w:pPr>
      <w:ins w:id="240" w:author="Peng Luqi" w:date="2019-10-13T14:09:00Z">
        <w:r>
          <w:rPr>
            <w:sz w:val="28"/>
            <w:lang w:val="fr-FR"/>
          </w:rPr>
          <w:t xml:space="preserve">   </w:t>
        </w:r>
      </w:ins>
      <w:r w:rsidR="00716360" w:rsidRPr="006C3CF6">
        <w:rPr>
          <w:sz w:val="28"/>
          <w:lang w:val="fr-FR"/>
        </w:rPr>
        <w:t>Le temps voué à l</w:t>
      </w:r>
      <w:del w:id="241" w:author="Peng Luqi" w:date="2019-10-13T14:43:00Z">
        <w:r w:rsidR="00716360" w:rsidRPr="006C3CF6" w:rsidDel="00EF666F">
          <w:rPr>
            <w:sz w:val="28"/>
            <w:lang w:val="fr-FR"/>
          </w:rPr>
          <w:delText>’</w:delText>
        </w:r>
      </w:del>
      <w:ins w:id="242" w:author="Peng Luqi" w:date="2019-10-13T14:43:00Z">
        <w:r w:rsidR="00EF666F">
          <w:rPr>
            <w:sz w:val="28"/>
            <w:lang w:val="fr-FR"/>
          </w:rPr>
          <w:t>’</w:t>
        </w:r>
      </w:ins>
      <w:r w:rsidR="00716360" w:rsidRPr="006C3CF6">
        <w:rPr>
          <w:sz w:val="28"/>
          <w:lang w:val="fr-FR"/>
        </w:rPr>
        <w:t>éducation n</w:t>
      </w:r>
      <w:del w:id="243" w:author="Peng Luqi" w:date="2019-10-13T14:43:00Z">
        <w:r w:rsidR="00716360" w:rsidRPr="006C3CF6" w:rsidDel="00EF666F">
          <w:rPr>
            <w:sz w:val="28"/>
            <w:lang w:val="fr-FR"/>
          </w:rPr>
          <w:delText>’</w:delText>
        </w:r>
      </w:del>
      <w:ins w:id="244" w:author="Peng Luqi" w:date="2019-10-13T14:43:00Z">
        <w:r w:rsidR="00EF666F">
          <w:rPr>
            <w:sz w:val="28"/>
            <w:lang w:val="fr-FR"/>
          </w:rPr>
          <w:t>’</w:t>
        </w:r>
      </w:ins>
      <w:r w:rsidR="00716360" w:rsidRPr="006C3CF6">
        <w:rPr>
          <w:sz w:val="28"/>
          <w:lang w:val="fr-FR"/>
        </w:rPr>
        <w:t>est vraiment pas long, seulement 3,5</w:t>
      </w:r>
      <w:r w:rsidR="00716360" w:rsidRPr="006C3CF6">
        <w:rPr>
          <w:spacing w:val="-24"/>
          <w:sz w:val="28"/>
          <w:lang w:val="fr-FR"/>
        </w:rPr>
        <w:t xml:space="preserve"> </w:t>
      </w:r>
      <w:r w:rsidR="00716360" w:rsidRPr="006C3CF6">
        <w:rPr>
          <w:sz w:val="28"/>
          <w:lang w:val="fr-FR"/>
        </w:rPr>
        <w:t>ans.</w:t>
      </w:r>
    </w:p>
    <w:p w:rsidR="002B38DF" w:rsidRPr="006C3CF6" w:rsidRDefault="00DC72AC">
      <w:pPr>
        <w:pStyle w:val="a4"/>
        <w:numPr>
          <w:ilvl w:val="2"/>
          <w:numId w:val="23"/>
        </w:numPr>
        <w:tabs>
          <w:tab w:val="left" w:pos="851"/>
        </w:tabs>
        <w:ind w:left="1077" w:right="720" w:hanging="357"/>
        <w:jc w:val="both"/>
        <w:rPr>
          <w:sz w:val="28"/>
          <w:lang w:val="fr-FR"/>
        </w:rPr>
        <w:pPrChange w:id="245" w:author="Peng Luqi" w:date="2019-10-13T14:20:00Z">
          <w:pPr>
            <w:pStyle w:val="a4"/>
            <w:numPr>
              <w:ilvl w:val="2"/>
              <w:numId w:val="18"/>
            </w:numPr>
            <w:tabs>
              <w:tab w:val="left" w:pos="851"/>
            </w:tabs>
            <w:spacing w:line="322" w:lineRule="exact"/>
            <w:ind w:left="527" w:right="170" w:hanging="357"/>
            <w:jc w:val="both"/>
          </w:pPr>
        </w:pPrChange>
      </w:pPr>
      <w:ins w:id="246" w:author="Peng Luqi" w:date="2019-10-13T14:09:00Z">
        <w:r>
          <w:rPr>
            <w:sz w:val="28"/>
            <w:lang w:val="fr-FR"/>
          </w:rPr>
          <w:t xml:space="preserve">   </w:t>
        </w:r>
      </w:ins>
      <w:r w:rsidR="00716360" w:rsidRPr="006C3CF6">
        <w:rPr>
          <w:sz w:val="28"/>
          <w:lang w:val="fr-FR"/>
        </w:rPr>
        <w:t>Nous utilisons 3 de nos années à nous</w:t>
      </w:r>
      <w:r w:rsidR="00716360" w:rsidRPr="006C3CF6">
        <w:rPr>
          <w:spacing w:val="-5"/>
          <w:sz w:val="28"/>
          <w:lang w:val="fr-FR"/>
        </w:rPr>
        <w:t xml:space="preserve"> </w:t>
      </w:r>
      <w:r w:rsidR="00716360" w:rsidRPr="006C3CF6">
        <w:rPr>
          <w:sz w:val="28"/>
          <w:lang w:val="fr-FR"/>
        </w:rPr>
        <w:t>apprêter.</w:t>
      </w:r>
    </w:p>
    <w:p w:rsidR="002B38DF" w:rsidRPr="006C3CF6" w:rsidRDefault="00DC72AC">
      <w:pPr>
        <w:pStyle w:val="a4"/>
        <w:numPr>
          <w:ilvl w:val="2"/>
          <w:numId w:val="23"/>
        </w:numPr>
        <w:tabs>
          <w:tab w:val="left" w:pos="851"/>
        </w:tabs>
        <w:ind w:left="1077" w:right="720" w:hanging="357"/>
        <w:jc w:val="both"/>
        <w:rPr>
          <w:sz w:val="28"/>
          <w:lang w:val="fr-FR"/>
        </w:rPr>
        <w:pPrChange w:id="247" w:author="Peng Luqi" w:date="2019-10-13T14:20:00Z">
          <w:pPr>
            <w:pStyle w:val="a4"/>
            <w:numPr>
              <w:ilvl w:val="2"/>
              <w:numId w:val="18"/>
            </w:numPr>
            <w:tabs>
              <w:tab w:val="left" w:pos="851"/>
            </w:tabs>
            <w:spacing w:line="322" w:lineRule="exact"/>
            <w:ind w:left="527" w:right="170" w:hanging="357"/>
            <w:jc w:val="both"/>
          </w:pPr>
        </w:pPrChange>
      </w:pPr>
      <w:ins w:id="248" w:author="Peng Luqi" w:date="2019-10-13T14:09:00Z">
        <w:r>
          <w:rPr>
            <w:sz w:val="28"/>
            <w:lang w:val="fr-FR"/>
          </w:rPr>
          <w:t xml:space="preserve">   </w:t>
        </w:r>
      </w:ins>
      <w:r w:rsidR="00716360" w:rsidRPr="006C3CF6">
        <w:rPr>
          <w:sz w:val="28"/>
          <w:lang w:val="fr-FR"/>
        </w:rPr>
        <w:t>Pendant 2,5 ans nous faisons du</w:t>
      </w:r>
      <w:r w:rsidR="00716360" w:rsidRPr="006C3CF6">
        <w:rPr>
          <w:spacing w:val="-3"/>
          <w:sz w:val="28"/>
          <w:lang w:val="fr-FR"/>
        </w:rPr>
        <w:t xml:space="preserve"> </w:t>
      </w:r>
      <w:r w:rsidR="00716360" w:rsidRPr="006C3CF6">
        <w:rPr>
          <w:sz w:val="28"/>
          <w:lang w:val="fr-FR"/>
        </w:rPr>
        <w:t>shopping.</w:t>
      </w:r>
    </w:p>
    <w:p w:rsidR="002B38DF" w:rsidRPr="006C3CF6" w:rsidRDefault="00DC72AC">
      <w:pPr>
        <w:pStyle w:val="a4"/>
        <w:numPr>
          <w:ilvl w:val="2"/>
          <w:numId w:val="23"/>
        </w:numPr>
        <w:tabs>
          <w:tab w:val="left" w:pos="851"/>
        </w:tabs>
        <w:ind w:left="1077" w:right="720" w:hanging="357"/>
        <w:jc w:val="both"/>
        <w:rPr>
          <w:sz w:val="28"/>
          <w:lang w:val="fr-FR"/>
        </w:rPr>
        <w:pPrChange w:id="249" w:author="Peng Luqi" w:date="2019-10-13T14:20:00Z">
          <w:pPr>
            <w:pStyle w:val="a4"/>
            <w:numPr>
              <w:ilvl w:val="2"/>
              <w:numId w:val="18"/>
            </w:numPr>
            <w:tabs>
              <w:tab w:val="left" w:pos="851"/>
            </w:tabs>
            <w:spacing w:line="322" w:lineRule="exact"/>
            <w:ind w:left="527" w:right="170" w:hanging="357"/>
            <w:jc w:val="both"/>
          </w:pPr>
        </w:pPrChange>
      </w:pPr>
      <w:ins w:id="250" w:author="Peng Luqi" w:date="2019-10-13T14:09:00Z">
        <w:r>
          <w:rPr>
            <w:sz w:val="28"/>
            <w:lang w:val="fr-FR"/>
          </w:rPr>
          <w:t xml:space="preserve">   </w:t>
        </w:r>
      </w:ins>
      <w:r w:rsidR="00716360" w:rsidRPr="006C3CF6">
        <w:rPr>
          <w:sz w:val="28"/>
          <w:lang w:val="fr-FR"/>
        </w:rPr>
        <w:t>Nous dédions 1,5 an à nos</w:t>
      </w:r>
      <w:r w:rsidR="00716360" w:rsidRPr="006C3CF6">
        <w:rPr>
          <w:spacing w:val="-2"/>
          <w:sz w:val="28"/>
          <w:lang w:val="fr-FR"/>
        </w:rPr>
        <w:t xml:space="preserve"> </w:t>
      </w:r>
      <w:r w:rsidR="00716360" w:rsidRPr="006C3CF6">
        <w:rPr>
          <w:sz w:val="28"/>
          <w:lang w:val="fr-FR"/>
        </w:rPr>
        <w:t>enfants.</w:t>
      </w:r>
    </w:p>
    <w:p w:rsidR="002B38DF" w:rsidRPr="006C3CF6" w:rsidRDefault="00DC72AC">
      <w:pPr>
        <w:pStyle w:val="a4"/>
        <w:numPr>
          <w:ilvl w:val="2"/>
          <w:numId w:val="23"/>
        </w:numPr>
        <w:tabs>
          <w:tab w:val="left" w:pos="851"/>
        </w:tabs>
        <w:ind w:left="1077" w:right="720" w:hanging="357"/>
        <w:jc w:val="both"/>
        <w:rPr>
          <w:sz w:val="28"/>
          <w:lang w:val="fr-FR"/>
        </w:rPr>
        <w:pPrChange w:id="251" w:author="Peng Luqi" w:date="2019-10-13T14:20:00Z">
          <w:pPr>
            <w:pStyle w:val="a4"/>
            <w:numPr>
              <w:ilvl w:val="2"/>
              <w:numId w:val="18"/>
            </w:numPr>
            <w:tabs>
              <w:tab w:val="left" w:pos="851"/>
            </w:tabs>
            <w:ind w:left="527" w:right="170" w:hanging="357"/>
            <w:jc w:val="both"/>
          </w:pPr>
        </w:pPrChange>
      </w:pPr>
      <w:ins w:id="252" w:author="Peng Luqi" w:date="2019-10-13T14:09:00Z">
        <w:r>
          <w:rPr>
            <w:sz w:val="28"/>
            <w:lang w:val="fr-FR"/>
          </w:rPr>
          <w:t xml:space="preserve">   </w:t>
        </w:r>
      </w:ins>
      <w:r w:rsidR="00716360" w:rsidRPr="006C3CF6">
        <w:rPr>
          <w:sz w:val="28"/>
          <w:lang w:val="fr-FR"/>
        </w:rPr>
        <w:t>Nous sommes sur la route durant 1,3</w:t>
      </w:r>
      <w:r w:rsidR="00716360" w:rsidRPr="006C3CF6">
        <w:rPr>
          <w:spacing w:val="-4"/>
          <w:sz w:val="28"/>
          <w:lang w:val="fr-FR"/>
        </w:rPr>
        <w:t xml:space="preserve"> </w:t>
      </w:r>
      <w:r w:rsidR="00716360" w:rsidRPr="006C3CF6">
        <w:rPr>
          <w:sz w:val="28"/>
          <w:lang w:val="fr-FR"/>
        </w:rPr>
        <w:t>an.</w:t>
      </w:r>
    </w:p>
    <w:p w:rsidR="002B38DF" w:rsidRPr="006C3CF6" w:rsidRDefault="002B38DF">
      <w:pPr>
        <w:pStyle w:val="a3"/>
        <w:ind w:left="170" w:right="170"/>
        <w:jc w:val="both"/>
        <w:rPr>
          <w:sz w:val="27"/>
          <w:lang w:val="fr-FR"/>
        </w:rPr>
        <w:pPrChange w:id="253" w:author="Peng Luqi" w:date="2019-10-13T14:20:00Z">
          <w:pPr>
            <w:pStyle w:val="a3"/>
            <w:spacing w:before="11"/>
          </w:pPr>
        </w:pPrChange>
      </w:pPr>
    </w:p>
    <w:p w:rsidR="002B38DF" w:rsidRPr="006C3CF6" w:rsidRDefault="00716360">
      <w:pPr>
        <w:pStyle w:val="a3"/>
        <w:ind w:left="170" w:right="170"/>
        <w:jc w:val="both"/>
        <w:rPr>
          <w:lang w:val="fr-FR"/>
        </w:rPr>
        <w:pPrChange w:id="254" w:author="Peng Luqi" w:date="2019-10-13T14:20:00Z">
          <w:pPr>
            <w:pStyle w:val="a3"/>
            <w:ind w:left="130" w:right="265"/>
          </w:pPr>
        </w:pPrChange>
      </w:pPr>
      <w:r w:rsidRPr="006C3CF6">
        <w:rPr>
          <w:lang w:val="fr-FR"/>
        </w:rPr>
        <w:t>Calculé de la sorte, le temps libre qu</w:t>
      </w:r>
      <w:del w:id="255" w:author="Peng Luqi" w:date="2019-10-13T14:43:00Z">
        <w:r w:rsidRPr="006C3CF6" w:rsidDel="00EF666F">
          <w:rPr>
            <w:lang w:val="fr-FR"/>
          </w:rPr>
          <w:delText>’</w:delText>
        </w:r>
      </w:del>
      <w:ins w:id="256" w:author="Peng Luqi" w:date="2019-10-13T14:43:00Z">
        <w:r w:rsidR="00EF666F">
          <w:rPr>
            <w:lang w:val="fr-FR"/>
          </w:rPr>
          <w:t>’</w:t>
        </w:r>
      </w:ins>
      <w:r w:rsidRPr="006C3CF6">
        <w:rPr>
          <w:lang w:val="fr-FR"/>
        </w:rPr>
        <w:t>il nous reste n</w:t>
      </w:r>
      <w:del w:id="257" w:author="Peng Luqi" w:date="2019-10-13T14:43:00Z">
        <w:r w:rsidRPr="006C3CF6" w:rsidDel="00EF666F">
          <w:rPr>
            <w:lang w:val="fr-FR"/>
          </w:rPr>
          <w:delText>’</w:delText>
        </w:r>
      </w:del>
      <w:ins w:id="258" w:author="Peng Luqi" w:date="2019-10-13T14:43:00Z">
        <w:r w:rsidR="00EF666F">
          <w:rPr>
            <w:lang w:val="fr-FR"/>
          </w:rPr>
          <w:t>’</w:t>
        </w:r>
      </w:ins>
      <w:r w:rsidRPr="006C3CF6">
        <w:rPr>
          <w:lang w:val="fr-FR"/>
        </w:rPr>
        <w:t>est que de 9 ans. Seulement 9 ans !</w:t>
      </w:r>
    </w:p>
    <w:p w:rsidR="002B38DF" w:rsidRPr="006C3CF6" w:rsidRDefault="002B38DF">
      <w:pPr>
        <w:pStyle w:val="a3"/>
        <w:ind w:left="170" w:right="170"/>
        <w:jc w:val="both"/>
        <w:rPr>
          <w:sz w:val="27"/>
          <w:lang w:val="fr-FR"/>
        </w:rPr>
        <w:pPrChange w:id="259" w:author="Peng Luqi" w:date="2019-10-13T14:20:00Z">
          <w:pPr>
            <w:pStyle w:val="a3"/>
            <w:spacing w:before="10"/>
          </w:pPr>
        </w:pPrChange>
      </w:pPr>
    </w:p>
    <w:p w:rsidR="002B38DF" w:rsidRPr="006C3CF6" w:rsidDel="000269D5" w:rsidRDefault="00716360">
      <w:pPr>
        <w:pStyle w:val="a3"/>
        <w:ind w:left="170" w:right="170"/>
        <w:jc w:val="both"/>
        <w:rPr>
          <w:del w:id="260" w:author="Peng Luqi" w:date="2019-10-13T23:49:00Z"/>
          <w:lang w:val="fr-FR"/>
        </w:rPr>
        <w:sectPr w:rsidR="002B38DF" w:rsidRPr="006C3CF6" w:rsidDel="000269D5">
          <w:pgSz w:w="11910" w:h="16840"/>
          <w:pgMar w:top="1580" w:right="1240" w:bottom="280" w:left="1320" w:header="720" w:footer="720" w:gutter="0"/>
          <w:cols w:space="720"/>
        </w:sectPr>
        <w:pPrChange w:id="261" w:author="Peng Luqi" w:date="2019-10-13T14:20:00Z">
          <w:pPr/>
        </w:pPrChange>
      </w:pPr>
      <w:r w:rsidRPr="006C3CF6">
        <w:rPr>
          <w:lang w:val="fr-FR"/>
        </w:rPr>
        <w:t>Que cela signifie-t-il ? Si une personne travaille 8 heures par jour, mais que vous, vous en fait 10, vous pensez faire plus que les autres, mais en réalité, vous</w:t>
      </w:r>
      <w:ins w:id="262" w:author="Peng Luqi" w:date="2019-10-13T23:49:00Z">
        <w:r w:rsidR="000269D5">
          <w:rPr>
            <w:lang w:val="fr-FR"/>
          </w:rPr>
          <w:t xml:space="preserve"> </w:t>
        </w:r>
      </w:ins>
    </w:p>
    <w:p w:rsidR="002B38DF" w:rsidRPr="00D748EC" w:rsidRDefault="00716360">
      <w:pPr>
        <w:pStyle w:val="a3"/>
        <w:ind w:left="170" w:right="170"/>
        <w:jc w:val="both"/>
        <w:rPr>
          <w:lang w:val="fr-FR"/>
        </w:rPr>
        <w:pPrChange w:id="263" w:author="Peng Luqi" w:date="2019-10-13T14:20:00Z">
          <w:pPr>
            <w:pStyle w:val="a3"/>
            <w:spacing w:before="65"/>
            <w:ind w:left="130" w:right="445"/>
          </w:pPr>
        </w:pPrChange>
      </w:pPr>
      <w:r w:rsidRPr="006C3CF6">
        <w:rPr>
          <w:lang w:val="fr-FR"/>
        </w:rPr>
        <w:t xml:space="preserve">ne </w:t>
      </w:r>
      <w:del w:id="264" w:author="Peng Luqi" w:date="2019-10-12T17:44:00Z">
        <w:r w:rsidRPr="006C3CF6" w:rsidDel="00716360">
          <w:rPr>
            <w:lang w:val="fr-FR"/>
          </w:rPr>
          <w:delText xml:space="preserve">lutter </w:delText>
        </w:r>
      </w:del>
      <w:ins w:id="265" w:author="Peng Luqi" w:date="2019-10-12T17:44:00Z">
        <w:r w:rsidRPr="006C3CF6">
          <w:rPr>
            <w:lang w:val="fr-FR"/>
          </w:rPr>
          <w:t xml:space="preserve">luttez </w:t>
        </w:r>
      </w:ins>
      <w:r w:rsidRPr="006C3CF6">
        <w:rPr>
          <w:lang w:val="fr-FR"/>
        </w:rPr>
        <w:t>que deux heures de plus. Vous ne vous différenciez qu</w:t>
      </w:r>
      <w:del w:id="266" w:author="Peng Luqi" w:date="2019-10-13T14:43:00Z">
        <w:r w:rsidRPr="006C3CF6" w:rsidDel="00EF666F">
          <w:rPr>
            <w:lang w:val="fr-FR"/>
          </w:rPr>
          <w:delText>’</w:delText>
        </w:r>
      </w:del>
      <w:ins w:id="267" w:author="Peng Luqi" w:date="2019-10-13T14:43:00Z">
        <w:r w:rsidR="00EF666F">
          <w:rPr>
            <w:lang w:val="fr-FR"/>
          </w:rPr>
          <w:t>’</w:t>
        </w:r>
      </w:ins>
      <w:r w:rsidRPr="006C3CF6">
        <w:rPr>
          <w:lang w:val="fr-FR"/>
        </w:rPr>
        <w:t>avec ces deux heures car, durant les huit autres, vous n</w:t>
      </w:r>
      <w:del w:id="268" w:author="Peng Luqi" w:date="2019-10-13T14:43:00Z">
        <w:r w:rsidRPr="006C3CF6" w:rsidDel="00EF666F">
          <w:rPr>
            <w:lang w:val="fr-FR"/>
          </w:rPr>
          <w:delText>’</w:delText>
        </w:r>
      </w:del>
      <w:ins w:id="269" w:author="Peng Luqi" w:date="2019-10-13T14:43:00Z">
        <w:r w:rsidR="00EF666F">
          <w:rPr>
            <w:lang w:val="fr-FR"/>
          </w:rPr>
          <w:t>’</w:t>
        </w:r>
      </w:ins>
      <w:r w:rsidRPr="006C3CF6">
        <w:rPr>
          <w:lang w:val="fr-FR"/>
        </w:rPr>
        <w:t>êtes pas si différent.</w:t>
      </w:r>
    </w:p>
    <w:p w:rsidR="002B38DF" w:rsidRPr="00423E76" w:rsidRDefault="002B38DF">
      <w:pPr>
        <w:pStyle w:val="a3"/>
        <w:ind w:left="170" w:right="170"/>
        <w:jc w:val="both"/>
        <w:rPr>
          <w:sz w:val="27"/>
          <w:lang w:val="fr-FR"/>
        </w:rPr>
        <w:pPrChange w:id="270" w:author="Peng Luqi" w:date="2019-10-13T14:20:00Z">
          <w:pPr>
            <w:pStyle w:val="a3"/>
            <w:spacing w:before="10"/>
          </w:pPr>
        </w:pPrChange>
      </w:pPr>
    </w:p>
    <w:p w:rsidR="002B38DF" w:rsidRPr="00423E76" w:rsidRDefault="00716360">
      <w:pPr>
        <w:pStyle w:val="a3"/>
        <w:ind w:left="170" w:right="170"/>
        <w:jc w:val="both"/>
        <w:rPr>
          <w:lang w:val="fr-FR"/>
        </w:rPr>
        <w:pPrChange w:id="271" w:author="Peng Luqi" w:date="2019-10-13T14:20:00Z">
          <w:pPr>
            <w:pStyle w:val="a3"/>
            <w:ind w:left="130" w:right="273"/>
          </w:pPr>
        </w:pPrChange>
      </w:pPr>
      <w:r w:rsidRPr="00423E76">
        <w:rPr>
          <w:lang w:val="fr-FR"/>
        </w:rPr>
        <w:t>Comment cela se traduit-il ? Nous n</w:t>
      </w:r>
      <w:del w:id="272" w:author="Peng Luqi" w:date="2019-10-13T14:43:00Z">
        <w:r w:rsidRPr="00423E76" w:rsidDel="00EF666F">
          <w:rPr>
            <w:lang w:val="fr-FR"/>
          </w:rPr>
          <w:delText>’</w:delText>
        </w:r>
      </w:del>
      <w:ins w:id="273" w:author="Peng Luqi" w:date="2019-10-13T14:43:00Z">
        <w:r w:rsidR="00EF666F">
          <w:rPr>
            <w:lang w:val="fr-FR"/>
          </w:rPr>
          <w:t>’</w:t>
        </w:r>
      </w:ins>
      <w:r w:rsidRPr="00423E76">
        <w:rPr>
          <w:lang w:val="fr-FR"/>
        </w:rPr>
        <w:t>avons tous que 9 ans de temps libre, mais vous les passées à lutter. Il ne s</w:t>
      </w:r>
      <w:del w:id="274" w:author="Peng Luqi" w:date="2019-10-13T14:43:00Z">
        <w:r w:rsidRPr="00423E76" w:rsidDel="00EF666F">
          <w:rPr>
            <w:lang w:val="fr-FR"/>
          </w:rPr>
          <w:delText>’</w:delText>
        </w:r>
      </w:del>
      <w:ins w:id="275" w:author="Peng Luqi" w:date="2019-10-13T14:43:00Z">
        <w:r w:rsidR="00EF666F">
          <w:rPr>
            <w:lang w:val="fr-FR"/>
          </w:rPr>
          <w:t>’</w:t>
        </w:r>
      </w:ins>
      <w:r w:rsidRPr="00423E76">
        <w:rPr>
          <w:lang w:val="fr-FR"/>
        </w:rPr>
        <w:t>agit que de 9 années après tout, même si vous les utilisez uniquement pour vous battre. Les données ci-dessus ne prennent pas en compte le temps pendant lequel vous pourriez être malade ou déprimé. Elles ne prennent pas non plus en compte la multitude d</w:t>
      </w:r>
      <w:del w:id="276" w:author="Peng Luqi" w:date="2019-10-13T14:43:00Z">
        <w:r w:rsidRPr="00423E76" w:rsidDel="00EF666F">
          <w:rPr>
            <w:lang w:val="fr-FR"/>
          </w:rPr>
          <w:delText>’</w:delText>
        </w:r>
      </w:del>
      <w:ins w:id="277" w:author="Peng Luqi" w:date="2019-10-13T14:43:00Z">
        <w:r w:rsidR="00EF666F">
          <w:rPr>
            <w:lang w:val="fr-FR"/>
          </w:rPr>
          <w:t>’</w:t>
        </w:r>
      </w:ins>
      <w:r w:rsidRPr="00423E76">
        <w:rPr>
          <w:lang w:val="fr-FR"/>
        </w:rPr>
        <w:t>accidents qui arriveront inévitablement !</w:t>
      </w:r>
    </w:p>
    <w:p w:rsidR="002B38DF" w:rsidRPr="00983763" w:rsidRDefault="002B38DF">
      <w:pPr>
        <w:pStyle w:val="a3"/>
        <w:ind w:left="170" w:right="170"/>
        <w:jc w:val="both"/>
        <w:rPr>
          <w:lang w:val="fr-FR"/>
        </w:rPr>
        <w:pPrChange w:id="278" w:author="Peng Luqi" w:date="2019-10-13T14:20:00Z">
          <w:pPr>
            <w:pStyle w:val="a3"/>
            <w:spacing w:before="2"/>
          </w:pPr>
        </w:pPrChange>
      </w:pPr>
    </w:p>
    <w:p w:rsidR="002B38DF" w:rsidRPr="00716360" w:rsidRDefault="00716360">
      <w:pPr>
        <w:pStyle w:val="a3"/>
        <w:ind w:left="170" w:right="170"/>
        <w:jc w:val="both"/>
        <w:rPr>
          <w:lang w:val="fr-FR"/>
        </w:rPr>
        <w:pPrChange w:id="279" w:author="Peng Luqi" w:date="2019-10-13T14:20:00Z">
          <w:pPr>
            <w:pStyle w:val="a3"/>
            <w:ind w:left="130" w:right="235"/>
          </w:pPr>
        </w:pPrChange>
      </w:pPr>
      <w:r w:rsidRPr="00336030">
        <w:rPr>
          <w:lang w:val="fr-FR"/>
        </w:rPr>
        <w:t>Voilà pourquoi le travai</w:t>
      </w:r>
      <w:r w:rsidRPr="00716360">
        <w:rPr>
          <w:lang w:val="fr-FR"/>
        </w:rPr>
        <w:t>l acharné, la sueur ou l</w:t>
      </w:r>
      <w:del w:id="280" w:author="Peng Luqi" w:date="2019-10-13T14:43:00Z">
        <w:r w:rsidRPr="00716360" w:rsidDel="00EF666F">
          <w:rPr>
            <w:lang w:val="fr-FR"/>
          </w:rPr>
          <w:delText>’</w:delText>
        </w:r>
      </w:del>
      <w:ins w:id="281" w:author="Peng Luqi" w:date="2019-10-13T14:43:00Z">
        <w:r w:rsidR="00EF666F">
          <w:rPr>
            <w:lang w:val="fr-FR"/>
          </w:rPr>
          <w:t>’</w:t>
        </w:r>
      </w:ins>
      <w:r w:rsidRPr="00716360">
        <w:rPr>
          <w:lang w:val="fr-FR"/>
        </w:rPr>
        <w:t>effort ne peuvent vous permettre de vous défaire de la cause première de l</w:t>
      </w:r>
      <w:del w:id="282" w:author="Peng Luqi" w:date="2019-10-13T14:43:00Z">
        <w:r w:rsidRPr="00716360" w:rsidDel="00EF666F">
          <w:rPr>
            <w:lang w:val="fr-FR"/>
          </w:rPr>
          <w:delText>’</w:delText>
        </w:r>
      </w:del>
      <w:ins w:id="283" w:author="Peng Luqi" w:date="2019-10-13T14:43:00Z">
        <w:r w:rsidR="00EF666F">
          <w:rPr>
            <w:lang w:val="fr-FR"/>
          </w:rPr>
          <w:t>’</w:t>
        </w:r>
      </w:ins>
      <w:r w:rsidRPr="00716360">
        <w:rPr>
          <w:lang w:val="fr-FR"/>
        </w:rPr>
        <w:t xml:space="preserve">immobilité sociale, quel que soit le lieu </w:t>
      </w:r>
      <w:r w:rsidRPr="00716360">
        <w:rPr>
          <w:lang w:val="fr-FR"/>
        </w:rPr>
        <w:lastRenderedPageBreak/>
        <w:t>ou l</w:t>
      </w:r>
      <w:del w:id="284" w:author="Peng Luqi" w:date="2019-10-13T14:43:00Z">
        <w:r w:rsidRPr="00716360" w:rsidDel="00EF666F">
          <w:rPr>
            <w:lang w:val="fr-FR"/>
          </w:rPr>
          <w:delText>’</w:delText>
        </w:r>
      </w:del>
      <w:ins w:id="285" w:author="Peng Luqi" w:date="2019-10-13T14:43:00Z">
        <w:r w:rsidR="00EF666F">
          <w:rPr>
            <w:lang w:val="fr-FR"/>
          </w:rPr>
          <w:t>’</w:t>
        </w:r>
      </w:ins>
      <w:r w:rsidRPr="00716360">
        <w:rPr>
          <w:lang w:val="fr-FR"/>
        </w:rPr>
        <w:t>époque.</w:t>
      </w:r>
    </w:p>
    <w:p w:rsidR="002B38DF" w:rsidRPr="00716360" w:rsidRDefault="002B38DF">
      <w:pPr>
        <w:pStyle w:val="a3"/>
        <w:ind w:left="170" w:right="170"/>
        <w:jc w:val="both"/>
        <w:rPr>
          <w:sz w:val="27"/>
          <w:lang w:val="fr-FR"/>
        </w:rPr>
        <w:pPrChange w:id="286" w:author="Peng Luqi" w:date="2019-10-13T14:20:00Z">
          <w:pPr>
            <w:pStyle w:val="a3"/>
            <w:spacing w:before="10"/>
          </w:pPr>
        </w:pPrChange>
      </w:pPr>
    </w:p>
    <w:p w:rsidR="002B38DF" w:rsidRPr="00716360" w:rsidRDefault="00716360">
      <w:pPr>
        <w:pStyle w:val="a3"/>
        <w:ind w:left="170" w:right="170"/>
        <w:jc w:val="both"/>
        <w:rPr>
          <w:lang w:val="fr-FR"/>
        </w:rPr>
        <w:pPrChange w:id="287" w:author="Peng Luqi" w:date="2019-10-13T14:20:00Z">
          <w:pPr>
            <w:pStyle w:val="a3"/>
            <w:spacing w:line="320" w:lineRule="exact"/>
            <w:ind w:left="130"/>
          </w:pPr>
        </w:pPrChange>
      </w:pPr>
      <w:r w:rsidRPr="00716360">
        <w:rPr>
          <w:lang w:val="fr-FR"/>
        </w:rPr>
        <w:t>Pourquoi l</w:t>
      </w:r>
      <w:del w:id="288" w:author="Peng Luqi" w:date="2019-10-13T14:43:00Z">
        <w:r w:rsidRPr="00716360" w:rsidDel="00EF666F">
          <w:rPr>
            <w:lang w:val="fr-FR"/>
          </w:rPr>
          <w:delText>’</w:delText>
        </w:r>
      </w:del>
      <w:ins w:id="289" w:author="Peng Luqi" w:date="2019-10-13T14:43:00Z">
        <w:r w:rsidR="00EF666F">
          <w:rPr>
            <w:lang w:val="fr-FR"/>
          </w:rPr>
          <w:t>’</w:t>
        </w:r>
      </w:ins>
      <w:r w:rsidRPr="00716360">
        <w:rPr>
          <w:lang w:val="fr-FR"/>
        </w:rPr>
        <w:t>investissement le peut-il ? Son essence est d</w:t>
      </w:r>
      <w:del w:id="290" w:author="Peng Luqi" w:date="2019-10-13T14:43:00Z">
        <w:r w:rsidRPr="00716360" w:rsidDel="00EF666F">
          <w:rPr>
            <w:lang w:val="fr-FR"/>
          </w:rPr>
          <w:delText>’</w:delText>
        </w:r>
      </w:del>
      <w:ins w:id="291" w:author="Peng Luqi" w:date="2019-10-13T14:43:00Z">
        <w:r w:rsidR="00EF666F">
          <w:rPr>
            <w:lang w:val="fr-FR"/>
          </w:rPr>
          <w:t>’</w:t>
        </w:r>
      </w:ins>
      <w:r w:rsidRPr="00716360">
        <w:rPr>
          <w:lang w:val="fr-FR"/>
        </w:rPr>
        <w:t>utiliser votre argent pour vous aider à en gagner plus. En investissement, l</w:t>
      </w:r>
      <w:del w:id="292" w:author="Peng Luqi" w:date="2019-10-13T14:43:00Z">
        <w:r w:rsidRPr="00716360" w:rsidDel="00EF666F">
          <w:rPr>
            <w:lang w:val="fr-FR"/>
          </w:rPr>
          <w:delText>’</w:delText>
        </w:r>
      </w:del>
      <w:ins w:id="293" w:author="Peng Luqi" w:date="2019-10-13T14:43:00Z">
        <w:r w:rsidR="00EF666F">
          <w:rPr>
            <w:lang w:val="fr-FR"/>
          </w:rPr>
          <w:t>’</w:t>
        </w:r>
      </w:ins>
      <w:r w:rsidRPr="00716360">
        <w:rPr>
          <w:lang w:val="fr-FR"/>
        </w:rPr>
        <w:t>argent ne se repose pas. Il travaille 24 heures sur 24, 365 jours par an. Et il travaille pour vous. Dites-moi comment toute votre sueur ou tous vos efforts pourraient-ils rivaliser avec ça</w:t>
      </w:r>
      <w:r w:rsidRPr="00716360">
        <w:rPr>
          <w:spacing w:val="-35"/>
          <w:lang w:val="fr-FR"/>
        </w:rPr>
        <w:t xml:space="preserve"> </w:t>
      </w:r>
      <w:r w:rsidRPr="00716360">
        <w:rPr>
          <w:lang w:val="fr-FR"/>
        </w:rPr>
        <w:t>?</w:t>
      </w:r>
      <w:ins w:id="294" w:author="Peng Luqi" w:date="2019-10-12T17:44:00Z">
        <w:r w:rsidRPr="00716360">
          <w:rPr>
            <w:lang w:val="fr-FR"/>
          </w:rPr>
          <w:t xml:space="preserve"> </w:t>
        </w:r>
      </w:ins>
      <w:r w:rsidRPr="00716360">
        <w:rPr>
          <w:lang w:val="fr-FR"/>
        </w:rPr>
        <w:t>Nous envions tous Warren Buffett, et en voici les raisons :</w:t>
      </w:r>
    </w:p>
    <w:p w:rsidR="002B38DF" w:rsidRPr="00716360" w:rsidRDefault="002B38DF">
      <w:pPr>
        <w:pStyle w:val="a3"/>
        <w:ind w:left="170" w:right="170"/>
        <w:jc w:val="both"/>
        <w:rPr>
          <w:lang w:val="fr-FR"/>
        </w:rPr>
        <w:pPrChange w:id="295" w:author="Peng Luqi" w:date="2019-10-13T14:20:00Z">
          <w:pPr>
            <w:pStyle w:val="a3"/>
            <w:spacing w:before="4"/>
          </w:pPr>
        </w:pPrChange>
      </w:pPr>
    </w:p>
    <w:p w:rsidR="002B38DF" w:rsidRPr="00716360" w:rsidRDefault="00716360">
      <w:pPr>
        <w:pStyle w:val="a3"/>
        <w:ind w:left="720" w:right="720"/>
        <w:jc w:val="both"/>
        <w:rPr>
          <w:lang w:val="fr-FR"/>
        </w:rPr>
        <w:pPrChange w:id="296" w:author="Peng Luqi" w:date="2019-10-13T14:20:00Z">
          <w:pPr>
            <w:pStyle w:val="a3"/>
            <w:ind w:left="130" w:right="204"/>
          </w:pPr>
        </w:pPrChange>
      </w:pPr>
      <w:r w:rsidRPr="00716360">
        <w:rPr>
          <w:lang w:val="fr-FR"/>
        </w:rPr>
        <w:t>Warren Buffett est né en 1930. À l</w:t>
      </w:r>
      <w:del w:id="297" w:author="Peng Luqi" w:date="2019-10-13T14:43:00Z">
        <w:r w:rsidRPr="00716360" w:rsidDel="00EF666F">
          <w:rPr>
            <w:lang w:val="fr-FR"/>
          </w:rPr>
          <w:delText>’</w:delText>
        </w:r>
      </w:del>
      <w:ins w:id="298" w:author="Peng Luqi" w:date="2019-10-13T14:43:00Z">
        <w:r w:rsidR="00EF666F">
          <w:rPr>
            <w:lang w:val="fr-FR"/>
          </w:rPr>
          <w:t>’</w:t>
        </w:r>
      </w:ins>
      <w:r w:rsidRPr="00716360">
        <w:rPr>
          <w:lang w:val="fr-FR"/>
        </w:rPr>
        <w:t>âge de 11 ans, il a acheté le tout premier titre de sa vie, il y a maintenant 78 ans de cela.</w:t>
      </w:r>
    </w:p>
    <w:p w:rsidR="002B38DF" w:rsidRPr="006C3CF6" w:rsidRDefault="002B38DF">
      <w:pPr>
        <w:pStyle w:val="a3"/>
        <w:ind w:left="720" w:right="720"/>
        <w:jc w:val="both"/>
        <w:rPr>
          <w:lang w:val="fr-FR"/>
          <w:rPrChange w:id="299" w:author="Peng Luqi" w:date="2019-10-12T17:53:00Z">
            <w:rPr>
              <w:sz w:val="27"/>
              <w:lang w:val="fr-FR"/>
            </w:rPr>
          </w:rPrChange>
        </w:rPr>
        <w:pPrChange w:id="300" w:author="Peng Luqi" w:date="2019-10-13T14:20:00Z">
          <w:pPr>
            <w:pStyle w:val="a3"/>
            <w:spacing w:before="11"/>
          </w:pPr>
        </w:pPrChange>
      </w:pPr>
    </w:p>
    <w:p w:rsidR="002B38DF" w:rsidRPr="00423E76" w:rsidRDefault="00716360">
      <w:pPr>
        <w:pStyle w:val="a3"/>
        <w:ind w:left="720" w:right="720"/>
        <w:jc w:val="both"/>
        <w:rPr>
          <w:lang w:val="fr-FR"/>
        </w:rPr>
        <w:pPrChange w:id="301" w:author="Peng Luqi" w:date="2019-10-13T14:20:00Z">
          <w:pPr>
            <w:pStyle w:val="a3"/>
            <w:ind w:left="130" w:right="358"/>
          </w:pPr>
        </w:pPrChange>
      </w:pPr>
      <w:r w:rsidRPr="006C3CF6">
        <w:rPr>
          <w:lang w:val="fr-FR"/>
        </w:rPr>
        <w:t>78 ans ! L</w:t>
      </w:r>
      <w:del w:id="302" w:author="Peng Luqi" w:date="2019-10-13T14:43:00Z">
        <w:r w:rsidRPr="006C3CF6" w:rsidDel="00EF666F">
          <w:rPr>
            <w:lang w:val="fr-FR"/>
          </w:rPr>
          <w:delText>’</w:delText>
        </w:r>
      </w:del>
      <w:ins w:id="303" w:author="Peng Luqi" w:date="2019-10-13T14:43:00Z">
        <w:r w:rsidR="00EF666F">
          <w:rPr>
            <w:lang w:val="fr-FR"/>
          </w:rPr>
          <w:t>’</w:t>
        </w:r>
      </w:ins>
      <w:r w:rsidRPr="006C3CF6">
        <w:rPr>
          <w:lang w:val="fr-FR"/>
        </w:rPr>
        <w:t>espérance de vie moyenne est de 78 ans, dont 9 qui peuvent être utilisées pour du tr</w:t>
      </w:r>
      <w:r w:rsidRPr="00D748EC">
        <w:rPr>
          <w:lang w:val="fr-FR"/>
        </w:rPr>
        <w:t>avail supplémentaire. Mais qu</w:t>
      </w:r>
      <w:del w:id="304" w:author="Peng Luqi" w:date="2019-10-13T14:43:00Z">
        <w:r w:rsidRPr="00D748EC" w:rsidDel="00EF666F">
          <w:rPr>
            <w:lang w:val="fr-FR"/>
          </w:rPr>
          <w:delText>’</w:delText>
        </w:r>
      </w:del>
      <w:ins w:id="305" w:author="Peng Luqi" w:date="2019-10-13T14:43:00Z">
        <w:r w:rsidR="00EF666F">
          <w:rPr>
            <w:lang w:val="fr-FR"/>
          </w:rPr>
          <w:t>’</w:t>
        </w:r>
      </w:ins>
      <w:r w:rsidRPr="00D748EC">
        <w:rPr>
          <w:lang w:val="fr-FR"/>
        </w:rPr>
        <w:t>en est-il de Buffett ? Son argent lui a permis de lutter 24 heures sur 24, 365 jours par an, pendant 78 ans.</w:t>
      </w:r>
    </w:p>
    <w:p w:rsidR="002B38DF" w:rsidRPr="006C3CF6" w:rsidRDefault="002B38DF">
      <w:pPr>
        <w:pStyle w:val="a3"/>
        <w:ind w:left="720" w:right="720"/>
        <w:jc w:val="both"/>
        <w:rPr>
          <w:lang w:val="fr-FR"/>
          <w:rPrChange w:id="306" w:author="Peng Luqi" w:date="2019-10-12T17:53:00Z">
            <w:rPr>
              <w:sz w:val="27"/>
              <w:lang w:val="fr-FR"/>
            </w:rPr>
          </w:rPrChange>
        </w:rPr>
        <w:pPrChange w:id="307" w:author="Peng Luqi" w:date="2019-10-13T14:20:00Z">
          <w:pPr>
            <w:pStyle w:val="a3"/>
            <w:spacing w:before="10"/>
          </w:pPr>
        </w:pPrChange>
      </w:pPr>
    </w:p>
    <w:p w:rsidR="002B38DF" w:rsidRPr="00D748EC" w:rsidRDefault="00716360">
      <w:pPr>
        <w:pStyle w:val="a3"/>
        <w:ind w:left="720" w:right="720"/>
        <w:jc w:val="both"/>
        <w:rPr>
          <w:lang w:val="fr-FR"/>
        </w:rPr>
        <w:pPrChange w:id="308" w:author="Peng Luqi" w:date="2019-10-13T14:20:00Z">
          <w:pPr>
            <w:pStyle w:val="a3"/>
            <w:ind w:left="130" w:right="622"/>
            <w:jc w:val="both"/>
          </w:pPr>
        </w:pPrChange>
      </w:pPr>
      <w:r w:rsidRPr="006C3CF6">
        <w:rPr>
          <w:lang w:val="fr-FR"/>
        </w:rPr>
        <w:t>Cela revient à dire que les gens ordinaires qui ne se livrent à aucune activité d</w:t>
      </w:r>
      <w:del w:id="309" w:author="Peng Luqi" w:date="2019-10-13T14:43:00Z">
        <w:r w:rsidRPr="006C3CF6" w:rsidDel="00EF666F">
          <w:rPr>
            <w:lang w:val="fr-FR"/>
          </w:rPr>
          <w:delText>’</w:delText>
        </w:r>
      </w:del>
      <w:ins w:id="310" w:author="Peng Luqi" w:date="2019-10-13T14:43:00Z">
        <w:r w:rsidR="00EF666F">
          <w:rPr>
            <w:lang w:val="fr-FR"/>
          </w:rPr>
          <w:t>’</w:t>
        </w:r>
      </w:ins>
      <w:r w:rsidRPr="006C3CF6">
        <w:rPr>
          <w:lang w:val="fr-FR"/>
        </w:rPr>
        <w:t>investissement ne pourraient le ra</w:t>
      </w:r>
      <w:r w:rsidRPr="00D748EC">
        <w:rPr>
          <w:lang w:val="fr-FR"/>
        </w:rPr>
        <w:t>ttraper, pas même en ayant 8 vies ! Parce que 78 divisé par 9 équivaut à 8,6667.</w:t>
      </w:r>
    </w:p>
    <w:p w:rsidR="002B38DF" w:rsidRPr="006C3CF6" w:rsidRDefault="002B38DF">
      <w:pPr>
        <w:pStyle w:val="a3"/>
        <w:ind w:left="720" w:right="720"/>
        <w:jc w:val="both"/>
        <w:rPr>
          <w:lang w:val="fr-FR"/>
          <w:rPrChange w:id="311" w:author="Peng Luqi" w:date="2019-10-12T17:53:00Z">
            <w:rPr>
              <w:sz w:val="27"/>
              <w:lang w:val="fr-FR"/>
            </w:rPr>
          </w:rPrChange>
        </w:rPr>
        <w:pPrChange w:id="312" w:author="Peng Luqi" w:date="2019-10-13T14:20:00Z">
          <w:pPr>
            <w:pStyle w:val="a3"/>
            <w:spacing w:before="10"/>
          </w:pPr>
        </w:pPrChange>
      </w:pPr>
    </w:p>
    <w:p w:rsidR="002B38DF" w:rsidRPr="00423E76" w:rsidRDefault="00716360">
      <w:pPr>
        <w:pStyle w:val="a3"/>
        <w:ind w:left="720" w:right="720"/>
        <w:jc w:val="both"/>
        <w:rPr>
          <w:lang w:val="fr-FR"/>
        </w:rPr>
        <w:pPrChange w:id="313" w:author="Peng Luqi" w:date="2019-10-13T14:20:00Z">
          <w:pPr>
            <w:pStyle w:val="a3"/>
            <w:ind w:left="130" w:right="216"/>
          </w:pPr>
        </w:pPrChange>
      </w:pPr>
      <w:r w:rsidRPr="006C3CF6">
        <w:rPr>
          <w:lang w:val="fr-FR"/>
        </w:rPr>
        <w:t>S</w:t>
      </w:r>
      <w:del w:id="314" w:author="Peng Luqi" w:date="2019-10-13T14:43:00Z">
        <w:r w:rsidRPr="006C3CF6" w:rsidDel="00EF666F">
          <w:rPr>
            <w:lang w:val="fr-FR"/>
          </w:rPr>
          <w:delText>’</w:delText>
        </w:r>
      </w:del>
      <w:ins w:id="315" w:author="Peng Luqi" w:date="2019-10-13T14:43:00Z">
        <w:r w:rsidR="00EF666F">
          <w:rPr>
            <w:lang w:val="fr-FR"/>
          </w:rPr>
          <w:t>’</w:t>
        </w:r>
      </w:ins>
      <w:r w:rsidRPr="006C3CF6">
        <w:rPr>
          <w:lang w:val="fr-FR"/>
        </w:rPr>
        <w:t>ajoute à cela le fait que Buffett est toujours en très bonne santé et continuera à l</w:t>
      </w:r>
      <w:del w:id="316" w:author="Peng Luqi" w:date="2019-10-13T14:43:00Z">
        <w:r w:rsidRPr="006C3CF6" w:rsidDel="00EF666F">
          <w:rPr>
            <w:lang w:val="fr-FR"/>
          </w:rPr>
          <w:delText>’</w:delText>
        </w:r>
      </w:del>
      <w:ins w:id="317" w:author="Peng Luqi" w:date="2019-10-13T14:43:00Z">
        <w:r w:rsidR="00EF666F">
          <w:rPr>
            <w:lang w:val="fr-FR"/>
          </w:rPr>
          <w:t>’</w:t>
        </w:r>
      </w:ins>
      <w:r w:rsidRPr="006C3CF6">
        <w:rPr>
          <w:lang w:val="fr-FR"/>
        </w:rPr>
        <w:t>être pendant un moment. Plus important encore, il a transformé ses activités d</w:t>
      </w:r>
      <w:del w:id="318" w:author="Peng Luqi" w:date="2019-10-13T14:43:00Z">
        <w:r w:rsidRPr="006C3CF6" w:rsidDel="00EF666F">
          <w:rPr>
            <w:lang w:val="fr-FR"/>
          </w:rPr>
          <w:delText>’</w:delText>
        </w:r>
      </w:del>
      <w:ins w:id="319" w:author="Peng Luqi" w:date="2019-10-13T14:43:00Z">
        <w:r w:rsidR="00EF666F">
          <w:rPr>
            <w:lang w:val="fr-FR"/>
          </w:rPr>
          <w:t>’</w:t>
        </w:r>
      </w:ins>
      <w:r w:rsidRPr="006C3CF6">
        <w:rPr>
          <w:lang w:val="fr-FR"/>
        </w:rPr>
        <w:t>investis</w:t>
      </w:r>
      <w:r w:rsidRPr="00D748EC">
        <w:rPr>
          <w:lang w:val="fr-FR"/>
        </w:rPr>
        <w:t>sement en une entreprise coté en Bourse (Berkshire Hathaway). C</w:t>
      </w:r>
      <w:del w:id="320" w:author="Peng Luqi" w:date="2019-10-13T14:43:00Z">
        <w:r w:rsidRPr="00D748EC" w:rsidDel="00EF666F">
          <w:rPr>
            <w:lang w:val="fr-FR"/>
          </w:rPr>
          <w:delText>’</w:delText>
        </w:r>
      </w:del>
      <w:ins w:id="321" w:author="Peng Luqi" w:date="2019-10-13T14:43:00Z">
        <w:r w:rsidR="00EF666F">
          <w:rPr>
            <w:lang w:val="fr-FR"/>
          </w:rPr>
          <w:t>’</w:t>
        </w:r>
      </w:ins>
      <w:r w:rsidRPr="00D748EC">
        <w:rPr>
          <w:lang w:val="fr-FR"/>
        </w:rPr>
        <w:t>est- à-dire que même si Buffett décédait, l</w:t>
      </w:r>
      <w:del w:id="322" w:author="Peng Luqi" w:date="2019-10-13T14:43:00Z">
        <w:r w:rsidRPr="00D748EC" w:rsidDel="00EF666F">
          <w:rPr>
            <w:lang w:val="fr-FR"/>
          </w:rPr>
          <w:delText>’</w:delText>
        </w:r>
      </w:del>
      <w:ins w:id="323" w:author="Peng Luqi" w:date="2019-10-13T14:43:00Z">
        <w:r w:rsidR="00EF666F">
          <w:rPr>
            <w:lang w:val="fr-FR"/>
          </w:rPr>
          <w:t>’</w:t>
        </w:r>
      </w:ins>
      <w:r w:rsidRPr="00D748EC">
        <w:rPr>
          <w:lang w:val="fr-FR"/>
        </w:rPr>
        <w:t>argent de cette société ne cesserait de travailler.</w:t>
      </w:r>
    </w:p>
    <w:p w:rsidR="002B38DF" w:rsidRPr="00423E76" w:rsidRDefault="002B38DF">
      <w:pPr>
        <w:pStyle w:val="a3"/>
        <w:ind w:left="170" w:right="170"/>
        <w:jc w:val="both"/>
        <w:rPr>
          <w:lang w:val="fr-FR"/>
        </w:rPr>
        <w:pPrChange w:id="324" w:author="Peng Luqi" w:date="2019-10-13T14:20:00Z">
          <w:pPr>
            <w:pStyle w:val="a3"/>
            <w:spacing w:before="2"/>
          </w:pPr>
        </w:pPrChange>
      </w:pPr>
    </w:p>
    <w:p w:rsidR="002B38DF" w:rsidRPr="00423E76" w:rsidRDefault="00716360">
      <w:pPr>
        <w:pStyle w:val="a3"/>
        <w:ind w:left="170" w:right="170"/>
        <w:jc w:val="both"/>
        <w:rPr>
          <w:lang w:val="fr-FR"/>
        </w:rPr>
        <w:pPrChange w:id="325" w:author="Peng Luqi" w:date="2019-10-13T14:20:00Z">
          <w:pPr>
            <w:pStyle w:val="a3"/>
            <w:ind w:left="130"/>
          </w:pPr>
        </w:pPrChange>
      </w:pPr>
      <w:r w:rsidRPr="00423E76">
        <w:rPr>
          <w:lang w:val="fr-FR"/>
        </w:rPr>
        <w:t>C</w:t>
      </w:r>
      <w:del w:id="326" w:author="Peng Luqi" w:date="2019-10-13T14:43:00Z">
        <w:r w:rsidRPr="00423E76" w:rsidDel="00EF666F">
          <w:rPr>
            <w:lang w:val="fr-FR"/>
          </w:rPr>
          <w:delText>’</w:delText>
        </w:r>
      </w:del>
      <w:ins w:id="327" w:author="Peng Luqi" w:date="2019-10-13T14:43:00Z">
        <w:r w:rsidR="00EF666F">
          <w:rPr>
            <w:lang w:val="fr-FR"/>
          </w:rPr>
          <w:t>’</w:t>
        </w:r>
      </w:ins>
      <w:r w:rsidRPr="00423E76">
        <w:rPr>
          <w:lang w:val="fr-FR"/>
        </w:rPr>
        <w:t>est stupéfiant !</w:t>
      </w:r>
    </w:p>
    <w:p w:rsidR="002B38DF" w:rsidRPr="00423E76" w:rsidRDefault="002B38DF">
      <w:pPr>
        <w:pStyle w:val="a3"/>
        <w:ind w:left="170" w:right="170"/>
        <w:jc w:val="both"/>
        <w:rPr>
          <w:sz w:val="27"/>
          <w:lang w:val="fr-FR"/>
        </w:rPr>
        <w:pPrChange w:id="328" w:author="Peng Luqi" w:date="2019-10-13T14:20:00Z">
          <w:pPr>
            <w:pStyle w:val="a3"/>
            <w:spacing w:before="11"/>
          </w:pPr>
        </w:pPrChange>
      </w:pPr>
    </w:p>
    <w:p w:rsidR="002B38DF" w:rsidRPr="00336030" w:rsidRDefault="00716360">
      <w:pPr>
        <w:pStyle w:val="a3"/>
        <w:ind w:left="170" w:right="170"/>
        <w:jc w:val="both"/>
        <w:rPr>
          <w:lang w:val="fr-FR"/>
        </w:rPr>
        <w:pPrChange w:id="329" w:author="Peng Luqi" w:date="2019-10-13T14:20:00Z">
          <w:pPr>
            <w:pStyle w:val="a3"/>
            <w:ind w:left="130"/>
          </w:pPr>
        </w:pPrChange>
      </w:pPr>
      <w:r w:rsidRPr="00983763">
        <w:rPr>
          <w:lang w:val="fr-FR"/>
        </w:rPr>
        <w:t>Quand j</w:t>
      </w:r>
      <w:del w:id="330" w:author="Peng Luqi" w:date="2019-10-13T14:43:00Z">
        <w:r w:rsidRPr="00983763" w:rsidDel="00EF666F">
          <w:rPr>
            <w:lang w:val="fr-FR"/>
          </w:rPr>
          <w:delText>’</w:delText>
        </w:r>
      </w:del>
      <w:ins w:id="331" w:author="Peng Luqi" w:date="2019-10-13T14:43:00Z">
        <w:r w:rsidR="00EF666F">
          <w:rPr>
            <w:lang w:val="fr-FR"/>
          </w:rPr>
          <w:t>’</w:t>
        </w:r>
      </w:ins>
      <w:r w:rsidRPr="00983763">
        <w:rPr>
          <w:lang w:val="fr-FR"/>
        </w:rPr>
        <w:t>étais jeune, comme tant d</w:t>
      </w:r>
      <w:del w:id="332" w:author="Peng Luqi" w:date="2019-10-13T14:43:00Z">
        <w:r w:rsidRPr="00983763" w:rsidDel="00EF666F">
          <w:rPr>
            <w:lang w:val="fr-FR"/>
          </w:rPr>
          <w:delText>’</w:delText>
        </w:r>
      </w:del>
      <w:ins w:id="333" w:author="Peng Luqi" w:date="2019-10-13T14:43:00Z">
        <w:r w:rsidR="00EF666F">
          <w:rPr>
            <w:lang w:val="fr-FR"/>
          </w:rPr>
          <w:t>’</w:t>
        </w:r>
      </w:ins>
      <w:r w:rsidRPr="00983763">
        <w:rPr>
          <w:lang w:val="fr-FR"/>
        </w:rPr>
        <w:t>autres, j</w:t>
      </w:r>
      <w:del w:id="334" w:author="Peng Luqi" w:date="2019-10-13T14:43:00Z">
        <w:r w:rsidRPr="00983763" w:rsidDel="00EF666F">
          <w:rPr>
            <w:lang w:val="fr-FR"/>
          </w:rPr>
          <w:delText>’</w:delText>
        </w:r>
      </w:del>
      <w:ins w:id="335" w:author="Peng Luqi" w:date="2019-10-13T14:43:00Z">
        <w:r w:rsidR="00EF666F">
          <w:rPr>
            <w:lang w:val="fr-FR"/>
          </w:rPr>
          <w:t>’</w:t>
        </w:r>
      </w:ins>
      <w:r w:rsidRPr="00983763">
        <w:rPr>
          <w:lang w:val="fr-FR"/>
        </w:rPr>
        <w:t>étais très travailleur.</w:t>
      </w:r>
    </w:p>
    <w:p w:rsidR="002B38DF" w:rsidRPr="00716360" w:rsidRDefault="002B38DF">
      <w:pPr>
        <w:pStyle w:val="a3"/>
        <w:ind w:left="170" w:right="170"/>
        <w:jc w:val="both"/>
        <w:rPr>
          <w:sz w:val="27"/>
          <w:lang w:val="fr-FR"/>
        </w:rPr>
        <w:pPrChange w:id="336" w:author="Peng Luqi" w:date="2019-10-13T14:20:00Z">
          <w:pPr>
            <w:pStyle w:val="a3"/>
            <w:spacing w:before="11"/>
          </w:pPr>
        </w:pPrChange>
      </w:pPr>
    </w:p>
    <w:p w:rsidR="00000000" w:rsidRDefault="00716360">
      <w:pPr>
        <w:pStyle w:val="a3"/>
        <w:ind w:left="170" w:right="170"/>
        <w:jc w:val="both"/>
        <w:rPr>
          <w:del w:id="337" w:author="Peng Luqi" w:date="2019-10-13T23:49:00Z"/>
          <w:lang w:val="fr-FR"/>
          <w:rPrChange w:id="338" w:author="Peng Luqi" w:date="2019-10-12T17:46:00Z">
            <w:rPr>
              <w:del w:id="339" w:author="Peng Luqi" w:date="2019-10-13T23:49:00Z"/>
              <w:lang w:val="fr-FR"/>
            </w:rPr>
          </w:rPrChange>
        </w:rPr>
        <w:sectPr w:rsidR="00000000">
          <w:pgSz w:w="11910" w:h="16840"/>
          <w:pgMar w:top="1360" w:right="1240" w:bottom="280" w:left="1320" w:header="720" w:footer="720" w:gutter="0"/>
          <w:cols w:space="720"/>
        </w:sectPr>
        <w:pPrChange w:id="340" w:author="Peng Luqi" w:date="2019-10-13T14:20:00Z">
          <w:pPr/>
        </w:pPrChange>
      </w:pPr>
      <w:r w:rsidRPr="00A92058">
        <w:rPr>
          <w:lang w:val="fr-FR"/>
        </w:rPr>
        <w:t>Tout juste diplômé, je me mis à faire de la vente. Je dormais dans un train six nuits par semaine. Le matin, je devais trouver un endroit pour me laver et</w:t>
      </w:r>
      <w:ins w:id="341" w:author="Peng Luqi" w:date="2019-10-13T23:49:00Z">
        <w:r w:rsidR="000269D5">
          <w:rPr>
            <w:lang w:val="fr-FR"/>
          </w:rPr>
          <w:t xml:space="preserve"> </w:t>
        </w:r>
      </w:ins>
    </w:p>
    <w:p w:rsidR="002B38DF" w:rsidRPr="00716360" w:rsidRDefault="00716360">
      <w:pPr>
        <w:pStyle w:val="a3"/>
        <w:ind w:left="170" w:right="170"/>
        <w:jc w:val="both"/>
        <w:rPr>
          <w:lang w:val="fr-FR"/>
        </w:rPr>
        <w:pPrChange w:id="342" w:author="Peng Luqi" w:date="2019-10-13T14:20:00Z">
          <w:pPr>
            <w:pStyle w:val="a3"/>
            <w:spacing w:before="65"/>
            <w:ind w:left="130" w:right="172"/>
          </w:pPr>
        </w:pPrChange>
      </w:pPr>
      <w:r w:rsidRPr="00716360">
        <w:rPr>
          <w:lang w:val="fr-FR"/>
        </w:rPr>
        <w:t>changer de vêtements. J</w:t>
      </w:r>
      <w:del w:id="343" w:author="Peng Luqi" w:date="2019-10-13T14:43:00Z">
        <w:r w:rsidRPr="00716360" w:rsidDel="00EF666F">
          <w:rPr>
            <w:lang w:val="fr-FR"/>
          </w:rPr>
          <w:delText>’</w:delText>
        </w:r>
      </w:del>
      <w:ins w:id="344" w:author="Peng Luqi" w:date="2019-10-13T14:43:00Z">
        <w:r w:rsidR="00EF666F">
          <w:rPr>
            <w:lang w:val="fr-FR"/>
          </w:rPr>
          <w:t>’</w:t>
        </w:r>
      </w:ins>
      <w:r w:rsidRPr="00716360">
        <w:rPr>
          <w:lang w:val="fr-FR"/>
        </w:rPr>
        <w:t>enchaînais avec une journée de formation, puis remontais dans un autre train pour y passer la nuit. À mon réveil, je continuai à travailler, mais dans une autre ville.</w:t>
      </w:r>
    </w:p>
    <w:p w:rsidR="002B38DF" w:rsidRPr="00716360" w:rsidRDefault="002B38DF">
      <w:pPr>
        <w:pStyle w:val="a3"/>
        <w:ind w:left="170" w:right="170"/>
        <w:jc w:val="both"/>
        <w:rPr>
          <w:sz w:val="27"/>
          <w:lang w:val="fr-FR"/>
        </w:rPr>
        <w:pPrChange w:id="345" w:author="Peng Luqi" w:date="2019-10-13T14:20:00Z">
          <w:pPr>
            <w:pStyle w:val="a3"/>
            <w:spacing w:before="10"/>
          </w:pPr>
        </w:pPrChange>
      </w:pPr>
    </w:p>
    <w:p w:rsidR="002B38DF" w:rsidRPr="00716360" w:rsidRDefault="00716360">
      <w:pPr>
        <w:pStyle w:val="a3"/>
        <w:ind w:left="170" w:right="170"/>
        <w:jc w:val="both"/>
        <w:rPr>
          <w:lang w:val="fr-FR"/>
        </w:rPr>
        <w:pPrChange w:id="346" w:author="Peng Luqi" w:date="2019-10-13T14:20:00Z">
          <w:pPr>
            <w:pStyle w:val="a3"/>
            <w:ind w:left="130" w:right="561"/>
          </w:pPr>
        </w:pPrChange>
      </w:pPr>
      <w:r w:rsidRPr="00716360">
        <w:rPr>
          <w:lang w:val="fr-FR"/>
        </w:rPr>
        <w:t>Les gens qui me connaissent depuis de nombreuses années savent que Li Xiaolai ne prend pas de jours « off ». Pourquoi ? Parce qu</w:t>
      </w:r>
      <w:del w:id="347" w:author="Peng Luqi" w:date="2019-10-13T14:43:00Z">
        <w:r w:rsidRPr="00716360" w:rsidDel="00EF666F">
          <w:rPr>
            <w:lang w:val="fr-FR"/>
          </w:rPr>
          <w:delText>’</w:delText>
        </w:r>
      </w:del>
      <w:ins w:id="348" w:author="Peng Luqi" w:date="2019-10-13T14:43:00Z">
        <w:r w:rsidR="00EF666F">
          <w:rPr>
            <w:lang w:val="fr-FR"/>
          </w:rPr>
          <w:t>’</w:t>
        </w:r>
      </w:ins>
      <w:r w:rsidRPr="00716360">
        <w:rPr>
          <w:lang w:val="fr-FR"/>
        </w:rPr>
        <w:t>en 1995, alors que j</w:t>
      </w:r>
      <w:del w:id="349" w:author="Peng Luqi" w:date="2019-10-13T14:43:00Z">
        <w:r w:rsidRPr="00716360" w:rsidDel="00EF666F">
          <w:rPr>
            <w:lang w:val="fr-FR"/>
          </w:rPr>
          <w:delText>’</w:delText>
        </w:r>
      </w:del>
      <w:ins w:id="350" w:author="Peng Luqi" w:date="2019-10-13T14:43:00Z">
        <w:r w:rsidR="00EF666F">
          <w:rPr>
            <w:lang w:val="fr-FR"/>
          </w:rPr>
          <w:t>’</w:t>
        </w:r>
      </w:ins>
      <w:r w:rsidRPr="00716360">
        <w:rPr>
          <w:lang w:val="fr-FR"/>
        </w:rPr>
        <w:t>étais sur le point d</w:t>
      </w:r>
      <w:del w:id="351" w:author="Peng Luqi" w:date="2019-10-13T14:43:00Z">
        <w:r w:rsidRPr="00716360" w:rsidDel="00EF666F">
          <w:rPr>
            <w:lang w:val="fr-FR"/>
          </w:rPr>
          <w:delText>’</w:delText>
        </w:r>
      </w:del>
      <w:ins w:id="352" w:author="Peng Luqi" w:date="2019-10-13T14:43:00Z">
        <w:r w:rsidR="00EF666F">
          <w:rPr>
            <w:lang w:val="fr-FR"/>
          </w:rPr>
          <w:t>’</w:t>
        </w:r>
      </w:ins>
      <w:r w:rsidRPr="00716360">
        <w:rPr>
          <w:lang w:val="fr-FR"/>
        </w:rPr>
        <w:t>obtenir mon diplôme universitaire, je me suis demandé :</w:t>
      </w:r>
    </w:p>
    <w:p w:rsidR="002B38DF" w:rsidRPr="00716360" w:rsidRDefault="00716360">
      <w:pPr>
        <w:pStyle w:val="a3"/>
        <w:ind w:left="170" w:right="170"/>
        <w:jc w:val="both"/>
        <w:rPr>
          <w:lang w:val="fr-FR"/>
        </w:rPr>
        <w:pPrChange w:id="353" w:author="Peng Luqi" w:date="2019-10-13T14:20:00Z">
          <w:pPr>
            <w:pStyle w:val="a3"/>
            <w:ind w:left="130" w:right="557"/>
          </w:pPr>
        </w:pPrChange>
      </w:pPr>
      <w:r w:rsidRPr="00716360">
        <w:rPr>
          <w:lang w:val="fr-FR"/>
        </w:rPr>
        <w:t>« Combien de jours non travaillés avons-nous par an ? » La réponse est : 115 jours légaux sur 365 ! En d</w:t>
      </w:r>
      <w:del w:id="354" w:author="Peng Luqi" w:date="2019-10-13T14:43:00Z">
        <w:r w:rsidRPr="00716360" w:rsidDel="00EF666F">
          <w:rPr>
            <w:lang w:val="fr-FR"/>
          </w:rPr>
          <w:delText>’</w:delText>
        </w:r>
      </w:del>
      <w:ins w:id="355" w:author="Peng Luqi" w:date="2019-10-13T14:43:00Z">
        <w:r w:rsidR="00EF666F">
          <w:rPr>
            <w:lang w:val="fr-FR"/>
          </w:rPr>
          <w:t>’</w:t>
        </w:r>
      </w:ins>
      <w:r w:rsidRPr="00716360">
        <w:rPr>
          <w:lang w:val="fr-FR"/>
        </w:rPr>
        <w:t>autres termes, un tiers de l</w:t>
      </w:r>
      <w:del w:id="356" w:author="Peng Luqi" w:date="2019-10-13T14:43:00Z">
        <w:r w:rsidRPr="00716360" w:rsidDel="00EF666F">
          <w:rPr>
            <w:lang w:val="fr-FR"/>
          </w:rPr>
          <w:delText>’</w:delText>
        </w:r>
      </w:del>
      <w:ins w:id="357" w:author="Peng Luqi" w:date="2019-10-13T14:43:00Z">
        <w:r w:rsidR="00EF666F">
          <w:rPr>
            <w:lang w:val="fr-FR"/>
          </w:rPr>
          <w:t>’</w:t>
        </w:r>
      </w:ins>
      <w:r w:rsidRPr="00716360">
        <w:rPr>
          <w:lang w:val="fr-FR"/>
        </w:rPr>
        <w:t>année est « off » ! J</w:t>
      </w:r>
      <w:del w:id="358" w:author="Peng Luqi" w:date="2019-10-13T14:43:00Z">
        <w:r w:rsidRPr="00716360" w:rsidDel="00EF666F">
          <w:rPr>
            <w:lang w:val="fr-FR"/>
          </w:rPr>
          <w:delText>’</w:delText>
        </w:r>
      </w:del>
      <w:ins w:id="359" w:author="Peng Luqi" w:date="2019-10-13T14:43:00Z">
        <w:r w:rsidR="00EF666F">
          <w:rPr>
            <w:lang w:val="fr-FR"/>
          </w:rPr>
          <w:t>’</w:t>
        </w:r>
      </w:ins>
      <w:r w:rsidRPr="00716360">
        <w:rPr>
          <w:lang w:val="fr-FR"/>
        </w:rPr>
        <w:t>avais comme l</w:t>
      </w:r>
      <w:del w:id="360" w:author="Peng Luqi" w:date="2019-10-13T14:43:00Z">
        <w:r w:rsidRPr="00716360" w:rsidDel="00EF666F">
          <w:rPr>
            <w:lang w:val="fr-FR"/>
          </w:rPr>
          <w:delText>’</w:delText>
        </w:r>
      </w:del>
      <w:ins w:id="361" w:author="Peng Luqi" w:date="2019-10-13T14:43:00Z">
        <w:r w:rsidR="00EF666F">
          <w:rPr>
            <w:lang w:val="fr-FR"/>
          </w:rPr>
          <w:t>’</w:t>
        </w:r>
      </w:ins>
      <w:r w:rsidRPr="00716360">
        <w:rPr>
          <w:lang w:val="fr-FR"/>
        </w:rPr>
        <w:t>impression que quelque chose n</w:t>
      </w:r>
      <w:del w:id="362" w:author="Peng Luqi" w:date="2019-10-13T14:43:00Z">
        <w:r w:rsidRPr="00716360" w:rsidDel="00EF666F">
          <w:rPr>
            <w:lang w:val="fr-FR"/>
          </w:rPr>
          <w:delText>’</w:delText>
        </w:r>
      </w:del>
      <w:ins w:id="363" w:author="Peng Luqi" w:date="2019-10-13T14:43:00Z">
        <w:r w:rsidR="00EF666F">
          <w:rPr>
            <w:lang w:val="fr-FR"/>
          </w:rPr>
          <w:t>’</w:t>
        </w:r>
      </w:ins>
      <w:r w:rsidRPr="00716360">
        <w:rPr>
          <w:lang w:val="fr-FR"/>
        </w:rPr>
        <w:t>allait pas. Plus tard, en réfléchissant sur le mot « légal », j</w:t>
      </w:r>
      <w:del w:id="364" w:author="Peng Luqi" w:date="2019-10-13T14:43:00Z">
        <w:r w:rsidRPr="00716360" w:rsidDel="00EF666F">
          <w:rPr>
            <w:lang w:val="fr-FR"/>
          </w:rPr>
          <w:delText>’</w:delText>
        </w:r>
      </w:del>
      <w:ins w:id="365" w:author="Peng Luqi" w:date="2019-10-13T14:43:00Z">
        <w:r w:rsidR="00EF666F">
          <w:rPr>
            <w:lang w:val="fr-FR"/>
          </w:rPr>
          <w:t>’</w:t>
        </w:r>
      </w:ins>
      <w:r w:rsidRPr="00716360">
        <w:rPr>
          <w:lang w:val="fr-FR"/>
        </w:rPr>
        <w:t>ai soudainement compris : ces jours non travaillés sont faits pour restreindre les entreprises. Sans cela, elles ne laisseraient pas se reposer leurs employés, ce qui est illégal. Ces jours « off » ne sont pas là pour limiter l</w:t>
      </w:r>
      <w:del w:id="366" w:author="Peng Luqi" w:date="2019-10-13T14:43:00Z">
        <w:r w:rsidRPr="00716360" w:rsidDel="00EF666F">
          <w:rPr>
            <w:lang w:val="fr-FR"/>
          </w:rPr>
          <w:delText>’</w:delText>
        </w:r>
      </w:del>
      <w:ins w:id="367" w:author="Peng Luqi" w:date="2019-10-13T14:43:00Z">
        <w:r w:rsidR="00EF666F">
          <w:rPr>
            <w:lang w:val="fr-FR"/>
          </w:rPr>
          <w:t>’</w:t>
        </w:r>
      </w:ins>
      <w:r w:rsidRPr="00716360">
        <w:rPr>
          <w:lang w:val="fr-FR"/>
        </w:rPr>
        <w:t>individu. Aucune loi ne peut dire : « Aujourd</w:t>
      </w:r>
      <w:del w:id="368" w:author="Peng Luqi" w:date="2019-10-13T14:43:00Z">
        <w:r w:rsidRPr="00716360" w:rsidDel="00EF666F">
          <w:rPr>
            <w:lang w:val="fr-FR"/>
          </w:rPr>
          <w:delText>’</w:delText>
        </w:r>
      </w:del>
      <w:ins w:id="369" w:author="Peng Luqi" w:date="2019-10-13T14:43:00Z">
        <w:r w:rsidR="00EF666F">
          <w:rPr>
            <w:lang w:val="fr-FR"/>
          </w:rPr>
          <w:t>’</w:t>
        </w:r>
      </w:ins>
      <w:r w:rsidRPr="00716360">
        <w:rPr>
          <w:lang w:val="fr-FR"/>
        </w:rPr>
        <w:t>hui est un jour non travaillé, si vous y contrevenez, vous enfreignez la loi ! » J</w:t>
      </w:r>
      <w:del w:id="370" w:author="Peng Luqi" w:date="2019-10-13T14:43:00Z">
        <w:r w:rsidRPr="00716360" w:rsidDel="00EF666F">
          <w:rPr>
            <w:lang w:val="fr-FR"/>
          </w:rPr>
          <w:delText>’</w:delText>
        </w:r>
      </w:del>
      <w:ins w:id="371" w:author="Peng Luqi" w:date="2019-10-13T14:43:00Z">
        <w:r w:rsidR="00EF666F">
          <w:rPr>
            <w:lang w:val="fr-FR"/>
          </w:rPr>
          <w:t>’</w:t>
        </w:r>
      </w:ins>
      <w:r w:rsidRPr="00716360">
        <w:rPr>
          <w:lang w:val="fr-FR"/>
        </w:rPr>
        <w:t xml:space="preserve">ai donc décidé depuis lors que les jours </w:t>
      </w:r>
      <w:r w:rsidRPr="00716360">
        <w:rPr>
          <w:lang w:val="fr-FR"/>
        </w:rPr>
        <w:lastRenderedPageBreak/>
        <w:t>« off » ne feraient plus partie du vocabulaire de Li Xiaolai ! Entre 1995 et 2019, 24 hivers sont passés. Je n</w:t>
      </w:r>
      <w:del w:id="372" w:author="Peng Luqi" w:date="2019-10-13T14:43:00Z">
        <w:r w:rsidRPr="00716360" w:rsidDel="00EF666F">
          <w:rPr>
            <w:lang w:val="fr-FR"/>
          </w:rPr>
          <w:delText>’</w:delText>
        </w:r>
      </w:del>
      <w:ins w:id="373" w:author="Peng Luqi" w:date="2019-10-13T14:43:00Z">
        <w:r w:rsidR="00EF666F">
          <w:rPr>
            <w:lang w:val="fr-FR"/>
          </w:rPr>
          <w:t>’</w:t>
        </w:r>
      </w:ins>
      <w:r w:rsidRPr="00716360">
        <w:rPr>
          <w:lang w:val="fr-FR"/>
        </w:rPr>
        <w:t>ai eu ni weekend, ni fête du printemps. Je fais ce que je fais chaque jour, l</w:t>
      </w:r>
      <w:del w:id="374" w:author="Peng Luqi" w:date="2019-10-13T14:43:00Z">
        <w:r w:rsidRPr="00716360" w:rsidDel="00EF666F">
          <w:rPr>
            <w:lang w:val="fr-FR"/>
          </w:rPr>
          <w:delText>’</w:delText>
        </w:r>
      </w:del>
      <w:ins w:id="375" w:author="Peng Luqi" w:date="2019-10-13T14:43:00Z">
        <w:r w:rsidR="00EF666F">
          <w:rPr>
            <w:lang w:val="fr-FR"/>
          </w:rPr>
          <w:t>’</w:t>
        </w:r>
      </w:ins>
      <w:r w:rsidRPr="00716360">
        <w:rPr>
          <w:lang w:val="fr-FR"/>
        </w:rPr>
        <w:t>un après l</w:t>
      </w:r>
      <w:del w:id="376" w:author="Peng Luqi" w:date="2019-10-13T14:43:00Z">
        <w:r w:rsidRPr="00716360" w:rsidDel="00EF666F">
          <w:rPr>
            <w:lang w:val="fr-FR"/>
          </w:rPr>
          <w:delText>’</w:delText>
        </w:r>
      </w:del>
      <w:ins w:id="377" w:author="Peng Luqi" w:date="2019-10-13T14:43:00Z">
        <w:r w:rsidR="00EF666F">
          <w:rPr>
            <w:lang w:val="fr-FR"/>
          </w:rPr>
          <w:t>’</w:t>
        </w:r>
      </w:ins>
      <w:r w:rsidRPr="00716360">
        <w:rPr>
          <w:lang w:val="fr-FR"/>
        </w:rPr>
        <w:t>autre.</w:t>
      </w:r>
      <w:ins w:id="378" w:author="Peng Luqi" w:date="2019-10-12T17:46:00Z">
        <w:r>
          <w:rPr>
            <w:lang w:val="fr-FR"/>
          </w:rPr>
          <w:t xml:space="preserve"> </w:t>
        </w:r>
      </w:ins>
      <w:r w:rsidRPr="00716360">
        <w:rPr>
          <w:lang w:val="fr-FR"/>
        </w:rPr>
        <w:t>Beaucoup de mes livres ont été écrits chez moi, pendant la fête du printemps. Est-ce réellement efficace ?</w:t>
      </w:r>
    </w:p>
    <w:p w:rsidR="002B38DF" w:rsidRPr="006C3CF6" w:rsidRDefault="002B38DF">
      <w:pPr>
        <w:pStyle w:val="a3"/>
        <w:ind w:left="170" w:right="170"/>
        <w:jc w:val="both"/>
        <w:rPr>
          <w:lang w:val="fr-FR"/>
        </w:rPr>
        <w:pPrChange w:id="379" w:author="Peng Luqi" w:date="2019-10-13T14:20:00Z">
          <w:pPr>
            <w:pStyle w:val="a3"/>
          </w:pPr>
        </w:pPrChange>
      </w:pPr>
    </w:p>
    <w:p w:rsidR="002B38DF" w:rsidRPr="00716360" w:rsidRDefault="00716360">
      <w:pPr>
        <w:pStyle w:val="a3"/>
        <w:ind w:left="170" w:right="170"/>
        <w:jc w:val="both"/>
        <w:rPr>
          <w:lang w:val="fr-FR"/>
        </w:rPr>
        <w:pPrChange w:id="380" w:author="Peng Luqi" w:date="2019-10-13T14:20:00Z">
          <w:pPr>
            <w:pStyle w:val="a3"/>
            <w:ind w:left="130" w:right="413"/>
          </w:pPr>
        </w:pPrChange>
      </w:pPr>
      <w:r w:rsidRPr="006C3CF6">
        <w:rPr>
          <w:lang w:val="fr-FR"/>
        </w:rPr>
        <w:t>Il y a une dizaine d</w:t>
      </w:r>
      <w:del w:id="381" w:author="Peng Luqi" w:date="2019-10-13T14:43:00Z">
        <w:r w:rsidRPr="006C3CF6" w:rsidDel="00EF666F">
          <w:rPr>
            <w:lang w:val="fr-FR"/>
          </w:rPr>
          <w:delText>’</w:delText>
        </w:r>
      </w:del>
      <w:ins w:id="382" w:author="Peng Luqi" w:date="2019-10-13T14:43:00Z">
        <w:r w:rsidR="00EF666F">
          <w:rPr>
            <w:lang w:val="fr-FR"/>
          </w:rPr>
          <w:t>’</w:t>
        </w:r>
      </w:ins>
      <w:r w:rsidRPr="006C3CF6">
        <w:rPr>
          <w:lang w:val="fr-FR"/>
        </w:rPr>
        <w:t>années, j</w:t>
      </w:r>
      <w:del w:id="383" w:author="Peng Luqi" w:date="2019-10-13T14:43:00Z">
        <w:r w:rsidRPr="006C3CF6" w:rsidDel="00EF666F">
          <w:rPr>
            <w:lang w:val="fr-FR"/>
          </w:rPr>
          <w:delText>’</w:delText>
        </w:r>
      </w:del>
      <w:ins w:id="384" w:author="Peng Luqi" w:date="2019-10-13T14:43:00Z">
        <w:r w:rsidR="00EF666F">
          <w:rPr>
            <w:lang w:val="fr-FR"/>
          </w:rPr>
          <w:t>’</w:t>
        </w:r>
      </w:ins>
      <w:r w:rsidRPr="006C3CF6">
        <w:rPr>
          <w:lang w:val="fr-FR"/>
        </w:rPr>
        <w:t>ai découvert que « faire attention à ma coiffure » était très chronophage. Tous les mois, il me fallait une heure ou deux pour me rendre chez le coiffeur et m</w:t>
      </w:r>
      <w:del w:id="385" w:author="Peng Luqi" w:date="2019-10-13T14:43:00Z">
        <w:r w:rsidRPr="006C3CF6" w:rsidDel="00EF666F">
          <w:rPr>
            <w:lang w:val="fr-FR"/>
          </w:rPr>
          <w:delText>’</w:delText>
        </w:r>
      </w:del>
      <w:ins w:id="386" w:author="Peng Luqi" w:date="2019-10-13T14:43:00Z">
        <w:r w:rsidR="00EF666F">
          <w:rPr>
            <w:lang w:val="fr-FR"/>
          </w:rPr>
          <w:t>’</w:t>
        </w:r>
      </w:ins>
      <w:r w:rsidRPr="006C3CF6">
        <w:rPr>
          <w:lang w:val="fr-FR"/>
        </w:rPr>
        <w:t>y faire couper les cheveux. J</w:t>
      </w:r>
      <w:del w:id="387" w:author="Peng Luqi" w:date="2019-10-13T14:43:00Z">
        <w:r w:rsidRPr="006C3CF6" w:rsidDel="00EF666F">
          <w:rPr>
            <w:lang w:val="fr-FR"/>
          </w:rPr>
          <w:delText>’</w:delText>
        </w:r>
      </w:del>
      <w:ins w:id="388" w:author="Peng Luqi" w:date="2019-10-13T14:43:00Z">
        <w:r w:rsidR="00EF666F">
          <w:rPr>
            <w:lang w:val="fr-FR"/>
          </w:rPr>
          <w:t>’</w:t>
        </w:r>
      </w:ins>
      <w:r w:rsidRPr="006C3CF6">
        <w:rPr>
          <w:lang w:val="fr-FR"/>
        </w:rPr>
        <w:t>ai donc choisi de m</w:t>
      </w:r>
      <w:del w:id="389" w:author="Peng Luqi" w:date="2019-10-13T14:43:00Z">
        <w:r w:rsidRPr="006C3CF6" w:rsidDel="00EF666F">
          <w:rPr>
            <w:lang w:val="fr-FR"/>
          </w:rPr>
          <w:delText>’</w:delText>
        </w:r>
      </w:del>
      <w:ins w:id="390" w:author="Peng Luqi" w:date="2019-10-13T14:43:00Z">
        <w:r w:rsidR="00EF666F">
          <w:rPr>
            <w:lang w:val="fr-FR"/>
          </w:rPr>
          <w:t>’</w:t>
        </w:r>
      </w:ins>
      <w:r w:rsidRPr="006C3CF6">
        <w:rPr>
          <w:lang w:val="fr-FR"/>
        </w:rPr>
        <w:t>y prendre autrement. Une tondeuse à cheveux de la marque Philips est vraiment bon marché, plus de 40 dollars, et peut être utilisé pendant plusieurs années.</w:t>
      </w:r>
      <w:ins w:id="391" w:author="Peng Luqi" w:date="2019-10-12T17:46:00Z">
        <w:r>
          <w:rPr>
            <w:lang w:val="fr-FR"/>
          </w:rPr>
          <w:t xml:space="preserve"> </w:t>
        </w:r>
      </w:ins>
      <w:r w:rsidRPr="00716360">
        <w:rPr>
          <w:lang w:val="fr-FR"/>
        </w:rPr>
        <w:t>C</w:t>
      </w:r>
      <w:del w:id="392" w:author="Peng Luqi" w:date="2019-10-13T14:43:00Z">
        <w:r w:rsidRPr="00716360" w:rsidDel="00EF666F">
          <w:rPr>
            <w:lang w:val="fr-FR"/>
          </w:rPr>
          <w:delText>’</w:delText>
        </w:r>
      </w:del>
      <w:ins w:id="393" w:author="Peng Luqi" w:date="2019-10-13T14:43:00Z">
        <w:r w:rsidR="00EF666F">
          <w:rPr>
            <w:lang w:val="fr-FR"/>
          </w:rPr>
          <w:t>’</w:t>
        </w:r>
      </w:ins>
      <w:r w:rsidRPr="00716360">
        <w:rPr>
          <w:lang w:val="fr-FR"/>
        </w:rPr>
        <w:t>est ainsi que ma nouvelle coupe de cheveux est apparu</w:t>
      </w:r>
      <w:ins w:id="394" w:author="Peng Luqi" w:date="2019-10-12T17:47:00Z">
        <w:r>
          <w:rPr>
            <w:lang w:val="fr-FR"/>
          </w:rPr>
          <w:t>e</w:t>
        </w:r>
      </w:ins>
      <w:r w:rsidRPr="00716360">
        <w:rPr>
          <w:lang w:val="fr-FR"/>
        </w:rPr>
        <w:t xml:space="preserve"> pour les dix années qui ont suivi : une homogénéité de 3 mm sur l</w:t>
      </w:r>
      <w:del w:id="395" w:author="Peng Luqi" w:date="2019-10-13T14:43:00Z">
        <w:r w:rsidRPr="00716360" w:rsidDel="00EF666F">
          <w:rPr>
            <w:lang w:val="fr-FR"/>
          </w:rPr>
          <w:delText>’</w:delText>
        </w:r>
      </w:del>
      <w:ins w:id="396" w:author="Peng Luqi" w:date="2019-10-13T14:43:00Z">
        <w:r w:rsidR="00EF666F">
          <w:rPr>
            <w:lang w:val="fr-FR"/>
          </w:rPr>
          <w:t>’</w:t>
        </w:r>
      </w:ins>
      <w:r w:rsidRPr="00716360">
        <w:rPr>
          <w:lang w:val="fr-FR"/>
        </w:rPr>
        <w:t>ensemble du crâne. Et c</w:t>
      </w:r>
      <w:del w:id="397" w:author="Peng Luqi" w:date="2019-10-13T14:43:00Z">
        <w:r w:rsidRPr="00716360" w:rsidDel="00EF666F">
          <w:rPr>
            <w:lang w:val="fr-FR"/>
          </w:rPr>
          <w:delText>’</w:delText>
        </w:r>
      </w:del>
      <w:ins w:id="398" w:author="Peng Luqi" w:date="2019-10-13T14:43:00Z">
        <w:r w:rsidR="00EF666F">
          <w:rPr>
            <w:lang w:val="fr-FR"/>
          </w:rPr>
          <w:t>’</w:t>
        </w:r>
      </w:ins>
      <w:r w:rsidRPr="00716360">
        <w:rPr>
          <w:lang w:val="fr-FR"/>
        </w:rPr>
        <w:t>est très simple : en gros, avant la douche, mettez le sabot que vous souhaitez sur votre tondeuse, placez-vous devant le miroir. Cela vous prendra de trois à cinq minutes. Mais en matière de gain de temps, est-ce réellement efficace ?</w:t>
      </w:r>
    </w:p>
    <w:p w:rsidR="002B38DF" w:rsidRPr="006C3CF6" w:rsidRDefault="002B38DF">
      <w:pPr>
        <w:pStyle w:val="a3"/>
        <w:ind w:left="170" w:right="170"/>
        <w:jc w:val="both"/>
        <w:rPr>
          <w:sz w:val="27"/>
          <w:lang w:val="fr-FR"/>
        </w:rPr>
        <w:pPrChange w:id="399" w:author="Peng Luqi" w:date="2019-10-13T14:20:00Z">
          <w:pPr>
            <w:pStyle w:val="a3"/>
            <w:spacing w:before="7"/>
          </w:pPr>
        </w:pPrChange>
      </w:pPr>
    </w:p>
    <w:p w:rsidR="002B38DF" w:rsidRPr="00716360" w:rsidRDefault="00716360">
      <w:pPr>
        <w:pStyle w:val="a3"/>
        <w:ind w:left="170" w:right="170"/>
        <w:jc w:val="both"/>
        <w:rPr>
          <w:lang w:val="fr-FR"/>
        </w:rPr>
        <w:pPrChange w:id="400" w:author="Peng Luqi" w:date="2019-10-13T14:20:00Z">
          <w:pPr>
            <w:pStyle w:val="a3"/>
            <w:ind w:left="130" w:right="266"/>
          </w:pPr>
        </w:pPrChange>
      </w:pPr>
      <w:r w:rsidRPr="006C3CF6">
        <w:rPr>
          <w:lang w:val="fr-FR"/>
        </w:rPr>
        <w:t>Que faire de plus ? Les chiffres sont extrêmement frustrants. Tel que vous me voyez, cela fait 24 ans que je n</w:t>
      </w:r>
      <w:del w:id="401" w:author="Peng Luqi" w:date="2019-10-13T14:43:00Z">
        <w:r w:rsidRPr="006C3CF6" w:rsidDel="00EF666F">
          <w:rPr>
            <w:lang w:val="fr-FR"/>
          </w:rPr>
          <w:delText>’</w:delText>
        </w:r>
      </w:del>
      <w:ins w:id="402" w:author="Peng Luqi" w:date="2019-10-13T14:43:00Z">
        <w:r w:rsidR="00EF666F">
          <w:rPr>
            <w:lang w:val="fr-FR"/>
          </w:rPr>
          <w:t>’</w:t>
        </w:r>
      </w:ins>
      <w:r w:rsidRPr="006C3CF6">
        <w:rPr>
          <w:lang w:val="fr-FR"/>
        </w:rPr>
        <w:t>ai pas pris de vacances. Jusqu</w:t>
      </w:r>
      <w:del w:id="403" w:author="Peng Luqi" w:date="2019-10-13T14:43:00Z">
        <w:r w:rsidRPr="006C3CF6" w:rsidDel="00EF666F">
          <w:rPr>
            <w:lang w:val="fr-FR"/>
          </w:rPr>
          <w:delText>’</w:delText>
        </w:r>
      </w:del>
      <w:ins w:id="404" w:author="Peng Luqi" w:date="2019-10-13T14:43:00Z">
        <w:r w:rsidR="00EF666F">
          <w:rPr>
            <w:lang w:val="fr-FR"/>
          </w:rPr>
          <w:t>’</w:t>
        </w:r>
      </w:ins>
      <w:r w:rsidRPr="006C3CF6">
        <w:rPr>
          <w:lang w:val="fr-FR"/>
        </w:rPr>
        <w:t>où dois-je pousser l</w:t>
      </w:r>
      <w:r w:rsidRPr="00716360">
        <w:rPr>
          <w:lang w:val="fr-FR"/>
        </w:rPr>
        <w:t>a lutte ? Si vous le voulez bien, comptons. Même en travaillant sur mes jours</w:t>
      </w:r>
      <w:ins w:id="405" w:author="Peng Luqi" w:date="2019-10-12T17:46:00Z">
        <w:r>
          <w:rPr>
            <w:lang w:val="fr-FR"/>
          </w:rPr>
          <w:t xml:space="preserve"> </w:t>
        </w:r>
      </w:ins>
      <w:r w:rsidRPr="00716360">
        <w:rPr>
          <w:lang w:val="fr-FR"/>
        </w:rPr>
        <w:t>« off », la moyenne de travail effectif est de 4 heures par jour, ce qui est remarquable, surtout si vous travaillez pour vous-même, car, comme vous le savez, le temps de travail effectif dans une journée est très court. Alors, quel est mon temps de travail effectif au cours de ces 24 années ?</w:t>
      </w:r>
    </w:p>
    <w:p w:rsidR="002B38DF" w:rsidRPr="006C3CF6" w:rsidRDefault="002B38DF">
      <w:pPr>
        <w:pStyle w:val="a3"/>
        <w:ind w:left="170" w:right="170"/>
        <w:jc w:val="both"/>
        <w:rPr>
          <w:sz w:val="27"/>
          <w:lang w:val="fr-FR"/>
        </w:rPr>
        <w:pPrChange w:id="406" w:author="Peng Luqi" w:date="2019-10-13T14:20:00Z">
          <w:pPr>
            <w:pStyle w:val="a3"/>
            <w:spacing w:before="4"/>
          </w:pPr>
        </w:pPrChange>
      </w:pPr>
    </w:p>
    <w:p w:rsidR="002B38DF" w:rsidRDefault="00716360">
      <w:pPr>
        <w:pStyle w:val="a3"/>
        <w:ind w:left="170" w:right="170" w:firstLine="550"/>
        <w:jc w:val="both"/>
        <w:rPr>
          <w:ins w:id="407" w:author="Peng Luqi" w:date="2019-10-12T17:47:00Z"/>
          <w:lang w:val="fr-FR"/>
        </w:rPr>
        <w:pPrChange w:id="408" w:author="Peng Luqi" w:date="2019-10-13T14:20:00Z">
          <w:pPr>
            <w:pStyle w:val="a3"/>
            <w:spacing w:line="322" w:lineRule="exact"/>
            <w:ind w:left="170" w:right="170"/>
            <w:jc w:val="both"/>
          </w:pPr>
        </w:pPrChange>
      </w:pPr>
      <w:r w:rsidRPr="006C3CF6">
        <w:rPr>
          <w:lang w:val="fr-FR"/>
        </w:rPr>
        <w:t>24 (ans) × 115 (jours) × 4 (heures) = 11 040 heures</w:t>
      </w:r>
    </w:p>
    <w:p w:rsidR="00716360" w:rsidRPr="00716360" w:rsidRDefault="00716360">
      <w:pPr>
        <w:pStyle w:val="a3"/>
        <w:ind w:left="170" w:right="170"/>
        <w:jc w:val="both"/>
        <w:rPr>
          <w:lang w:val="fr-FR"/>
        </w:rPr>
        <w:pPrChange w:id="409" w:author="Peng Luqi" w:date="2019-10-13T14:20:00Z">
          <w:pPr>
            <w:pStyle w:val="a3"/>
            <w:spacing w:line="322" w:lineRule="exact"/>
            <w:ind w:left="130"/>
          </w:pPr>
        </w:pPrChange>
      </w:pPr>
    </w:p>
    <w:p w:rsidR="002B38DF" w:rsidRDefault="00716360" w:rsidP="00CB23F4">
      <w:pPr>
        <w:pStyle w:val="a3"/>
        <w:ind w:left="170" w:right="170"/>
        <w:jc w:val="both"/>
        <w:rPr>
          <w:ins w:id="410" w:author="Peng Luqi" w:date="2019-10-13T23:49:00Z"/>
          <w:lang w:val="fr-FR"/>
        </w:rPr>
      </w:pPr>
      <w:r w:rsidRPr="00716360">
        <w:rPr>
          <w:lang w:val="fr-FR"/>
        </w:rPr>
        <w:t>Plus de dix mille heures. À combien d</w:t>
      </w:r>
      <w:del w:id="411" w:author="Peng Luqi" w:date="2019-10-13T14:43:00Z">
        <w:r w:rsidRPr="00716360" w:rsidDel="00EF666F">
          <w:rPr>
            <w:lang w:val="fr-FR"/>
          </w:rPr>
          <w:delText>’</w:delText>
        </w:r>
      </w:del>
      <w:ins w:id="412" w:author="Peng Luqi" w:date="2019-10-13T14:43:00Z">
        <w:r w:rsidR="00EF666F">
          <w:rPr>
            <w:lang w:val="fr-FR"/>
          </w:rPr>
          <w:t>’</w:t>
        </w:r>
      </w:ins>
      <w:r w:rsidRPr="00716360">
        <w:rPr>
          <w:lang w:val="fr-FR"/>
        </w:rPr>
        <w:t>années cela correspond ?</w:t>
      </w:r>
    </w:p>
    <w:p w:rsidR="000269D5" w:rsidRDefault="000269D5" w:rsidP="00CB23F4">
      <w:pPr>
        <w:pStyle w:val="a3"/>
        <w:ind w:left="170" w:right="170"/>
        <w:jc w:val="both"/>
        <w:rPr>
          <w:ins w:id="413" w:author="Peng Luqi" w:date="2019-10-13T23:49:00Z"/>
          <w:lang w:val="fr-FR"/>
        </w:rPr>
      </w:pPr>
    </w:p>
    <w:p w:rsidR="00716360" w:rsidRPr="00716360" w:rsidDel="000269D5" w:rsidRDefault="00716360">
      <w:pPr>
        <w:pStyle w:val="a3"/>
        <w:ind w:left="170" w:right="170"/>
        <w:jc w:val="both"/>
        <w:rPr>
          <w:del w:id="414" w:author="Peng Luqi" w:date="2019-10-13T23:49:00Z"/>
          <w:lang w:val="fr-FR"/>
        </w:rPr>
        <w:pPrChange w:id="415" w:author="Peng Luqi" w:date="2019-10-13T14:20:00Z">
          <w:pPr>
            <w:pStyle w:val="a3"/>
            <w:ind w:left="130"/>
          </w:pPr>
        </w:pPrChange>
      </w:pPr>
    </w:p>
    <w:p w:rsidR="00AF0C0B" w:rsidDel="000269D5" w:rsidRDefault="00AF0C0B">
      <w:pPr>
        <w:ind w:left="170" w:right="170"/>
        <w:jc w:val="both"/>
        <w:rPr>
          <w:del w:id="416" w:author="Peng Luqi" w:date="2019-10-13T23:49:00Z"/>
          <w:lang w:val="fr-FR"/>
        </w:rPr>
        <w:sectPr w:rsidR="00AF0C0B" w:rsidDel="000269D5">
          <w:pgSz w:w="11910" w:h="16840"/>
          <w:pgMar w:top="1360" w:right="1240" w:bottom="280" w:left="1320" w:header="720" w:footer="720" w:gutter="0"/>
          <w:cols w:space="720"/>
        </w:sectPr>
        <w:pPrChange w:id="417" w:author="Peng Luqi" w:date="2019-10-13T14:20:00Z">
          <w:pPr/>
        </w:pPrChange>
      </w:pPr>
    </w:p>
    <w:p w:rsidR="002B38DF" w:rsidRPr="00716360" w:rsidRDefault="00716360">
      <w:pPr>
        <w:pStyle w:val="a3"/>
        <w:ind w:left="170" w:right="170" w:firstLine="550"/>
        <w:jc w:val="both"/>
        <w:rPr>
          <w:lang w:val="fr-FR"/>
        </w:rPr>
        <w:pPrChange w:id="418" w:author="Peng Luqi" w:date="2019-10-13T14:20:00Z">
          <w:pPr>
            <w:pStyle w:val="a3"/>
            <w:spacing w:before="65"/>
            <w:ind w:left="130"/>
          </w:pPr>
        </w:pPrChange>
      </w:pPr>
      <w:r w:rsidRPr="00716360">
        <w:rPr>
          <w:lang w:val="fr-FR"/>
        </w:rPr>
        <w:t>11 040 ÷ (365 × 24) = 1,26</w:t>
      </w:r>
    </w:p>
    <w:p w:rsidR="002B38DF" w:rsidRPr="00716360" w:rsidRDefault="002B38DF">
      <w:pPr>
        <w:pStyle w:val="a3"/>
        <w:ind w:left="170" w:right="170"/>
        <w:jc w:val="both"/>
        <w:rPr>
          <w:sz w:val="27"/>
          <w:lang w:val="fr-FR"/>
        </w:rPr>
        <w:pPrChange w:id="419" w:author="Peng Luqi" w:date="2019-10-13T14:20:00Z">
          <w:pPr>
            <w:pStyle w:val="a3"/>
            <w:spacing w:before="10"/>
          </w:pPr>
        </w:pPrChange>
      </w:pPr>
    </w:p>
    <w:p w:rsidR="002B38DF" w:rsidRPr="006C3CF6" w:rsidRDefault="00716360">
      <w:pPr>
        <w:pStyle w:val="a3"/>
        <w:ind w:left="170" w:right="170"/>
        <w:jc w:val="both"/>
        <w:rPr>
          <w:lang w:val="fr-FR"/>
        </w:rPr>
        <w:pPrChange w:id="420" w:author="Peng Luqi" w:date="2019-10-13T14:20:00Z">
          <w:pPr>
            <w:pStyle w:val="a3"/>
            <w:spacing w:before="2"/>
            <w:ind w:left="130" w:right="188"/>
          </w:pPr>
        </w:pPrChange>
      </w:pPr>
      <w:r w:rsidRPr="00716360">
        <w:rPr>
          <w:lang w:val="fr-FR"/>
        </w:rPr>
        <w:t>Vous voyez, même si je lutte vigoureusement, quel est le résultat ? Le résultat n</w:t>
      </w:r>
      <w:del w:id="421" w:author="Peng Luqi" w:date="2019-10-13T14:43:00Z">
        <w:r w:rsidRPr="00716360" w:rsidDel="00EF666F">
          <w:rPr>
            <w:lang w:val="fr-FR"/>
          </w:rPr>
          <w:delText>’</w:delText>
        </w:r>
      </w:del>
      <w:ins w:id="422" w:author="Peng Luqi" w:date="2019-10-13T14:43:00Z">
        <w:r w:rsidR="00EF666F">
          <w:rPr>
            <w:lang w:val="fr-FR"/>
          </w:rPr>
          <w:t>’</w:t>
        </w:r>
      </w:ins>
      <w:r w:rsidRPr="00716360">
        <w:rPr>
          <w:lang w:val="fr-FR"/>
        </w:rPr>
        <w:t>est que de 14 % supérieur aux « autres personnes vraiment travailleuses ». J</w:t>
      </w:r>
      <w:del w:id="423" w:author="Peng Luqi" w:date="2019-10-13T14:43:00Z">
        <w:r w:rsidRPr="00716360" w:rsidDel="00EF666F">
          <w:rPr>
            <w:lang w:val="fr-FR"/>
          </w:rPr>
          <w:delText>’</w:delText>
        </w:r>
      </w:del>
      <w:ins w:id="424" w:author="Peng Luqi" w:date="2019-10-13T14:43:00Z">
        <w:r w:rsidR="00EF666F">
          <w:rPr>
            <w:lang w:val="fr-FR"/>
          </w:rPr>
          <w:t>’</w:t>
        </w:r>
      </w:ins>
      <w:r w:rsidRPr="00716360">
        <w:rPr>
          <w:lang w:val="fr-FR"/>
        </w:rPr>
        <w:t>ai décidé de me couper les cheveux moi-même il y a de ça 10 ans. Combien de temps ai-je économisés ? Une fois par mois, avec une moyenne de 1,5 heure à chaque fois, soit 18 heures par an. Sur 10 ans cela fait 180 heures. J</w:t>
      </w:r>
      <w:del w:id="425" w:author="Peng Luqi" w:date="2019-10-13T14:43:00Z">
        <w:r w:rsidRPr="00716360" w:rsidDel="00EF666F">
          <w:rPr>
            <w:lang w:val="fr-FR"/>
          </w:rPr>
          <w:delText>’</w:delText>
        </w:r>
      </w:del>
      <w:ins w:id="426" w:author="Peng Luqi" w:date="2019-10-13T14:43:00Z">
        <w:r w:rsidR="00EF666F">
          <w:rPr>
            <w:lang w:val="fr-FR"/>
          </w:rPr>
          <w:t>’</w:t>
        </w:r>
      </w:ins>
      <w:r w:rsidRPr="00716360">
        <w:rPr>
          <w:lang w:val="fr-FR"/>
        </w:rPr>
        <w:t>ai été précautionneux mais cela a-t-il été vraiment suffisant ? Que puis-je faire</w:t>
      </w:r>
      <w:ins w:id="427" w:author="Peng Luqi" w:date="2019-10-12T17:47:00Z">
        <w:r>
          <w:rPr>
            <w:lang w:val="fr-FR"/>
          </w:rPr>
          <w:t xml:space="preserve"> </w:t>
        </w:r>
      </w:ins>
      <w:r w:rsidRPr="00716360">
        <w:rPr>
          <w:lang w:val="fr-FR"/>
        </w:rPr>
        <w:t>d</w:t>
      </w:r>
      <w:del w:id="428" w:author="Peng Luqi" w:date="2019-10-13T14:43:00Z">
        <w:r w:rsidRPr="00716360" w:rsidDel="00EF666F">
          <w:rPr>
            <w:lang w:val="fr-FR"/>
          </w:rPr>
          <w:delText>’</w:delText>
        </w:r>
      </w:del>
      <w:ins w:id="429" w:author="Peng Luqi" w:date="2019-10-13T14:43:00Z">
        <w:r w:rsidR="00EF666F">
          <w:rPr>
            <w:lang w:val="fr-FR"/>
          </w:rPr>
          <w:t>’</w:t>
        </w:r>
      </w:ins>
      <w:r w:rsidRPr="00716360">
        <w:rPr>
          <w:lang w:val="fr-FR"/>
        </w:rPr>
        <w:t>autre ? Ai-je gagné grand-chose comparé aux autres ? Malgré cet effort considérable cela ne fait que 7,5 jours de différe</w:t>
      </w:r>
      <w:r w:rsidRPr="006C3CF6">
        <w:rPr>
          <w:lang w:val="fr-FR"/>
        </w:rPr>
        <w:t>nce, soit 2,28‰ de plus que tout le monde !</w:t>
      </w:r>
    </w:p>
    <w:p w:rsidR="002B38DF" w:rsidRPr="006C3CF6" w:rsidRDefault="002B38DF">
      <w:pPr>
        <w:pStyle w:val="a3"/>
        <w:ind w:left="170" w:right="170"/>
        <w:jc w:val="both"/>
        <w:rPr>
          <w:sz w:val="27"/>
          <w:lang w:val="fr-FR"/>
        </w:rPr>
        <w:pPrChange w:id="430" w:author="Peng Luqi" w:date="2019-10-13T14:20:00Z">
          <w:pPr>
            <w:pStyle w:val="a3"/>
            <w:spacing w:before="10"/>
          </w:pPr>
        </w:pPrChange>
      </w:pPr>
    </w:p>
    <w:p w:rsidR="002B38DF" w:rsidRPr="006C3CF6" w:rsidRDefault="00716360">
      <w:pPr>
        <w:pStyle w:val="a3"/>
        <w:ind w:left="170" w:right="170"/>
        <w:jc w:val="both"/>
        <w:rPr>
          <w:lang w:val="fr-FR"/>
        </w:rPr>
        <w:pPrChange w:id="431" w:author="Peng Luqi" w:date="2019-10-13T14:20:00Z">
          <w:pPr>
            <w:pStyle w:val="a3"/>
            <w:ind w:left="130" w:right="1416"/>
          </w:pPr>
        </w:pPrChange>
      </w:pPr>
      <w:r w:rsidRPr="006C3CF6">
        <w:rPr>
          <w:lang w:val="fr-FR"/>
        </w:rPr>
        <w:t>Vous comprenez maintenant qu</w:t>
      </w:r>
      <w:del w:id="432" w:author="Peng Luqi" w:date="2019-10-13T14:43:00Z">
        <w:r w:rsidRPr="006C3CF6" w:rsidDel="00EF666F">
          <w:rPr>
            <w:lang w:val="fr-FR"/>
          </w:rPr>
          <w:delText>’</w:delText>
        </w:r>
      </w:del>
      <w:ins w:id="433" w:author="Peng Luqi" w:date="2019-10-13T14:43:00Z">
        <w:r w:rsidR="00EF666F">
          <w:rPr>
            <w:lang w:val="fr-FR"/>
          </w:rPr>
          <w:t>’</w:t>
        </w:r>
      </w:ins>
      <w:r w:rsidRPr="006C3CF6">
        <w:rPr>
          <w:lang w:val="fr-FR"/>
        </w:rPr>
        <w:t>il est impossible de se débarrasser de l</w:t>
      </w:r>
      <w:del w:id="434" w:author="Peng Luqi" w:date="2019-10-13T14:43:00Z">
        <w:r w:rsidRPr="006C3CF6" w:rsidDel="00EF666F">
          <w:rPr>
            <w:lang w:val="fr-FR"/>
          </w:rPr>
          <w:delText>’</w:delText>
        </w:r>
      </w:del>
      <w:ins w:id="435" w:author="Peng Luqi" w:date="2019-10-13T14:43:00Z">
        <w:r w:rsidR="00EF666F">
          <w:rPr>
            <w:lang w:val="fr-FR"/>
          </w:rPr>
          <w:t>’</w:t>
        </w:r>
      </w:ins>
      <w:r w:rsidRPr="006C3CF6">
        <w:rPr>
          <w:lang w:val="fr-FR"/>
        </w:rPr>
        <w:t>immobilité sociale sans investir.</w:t>
      </w:r>
    </w:p>
    <w:p w:rsidR="002B38DF" w:rsidRPr="006C3CF6" w:rsidRDefault="002B38DF">
      <w:pPr>
        <w:pStyle w:val="a3"/>
        <w:ind w:left="170" w:right="170"/>
        <w:jc w:val="both"/>
        <w:rPr>
          <w:sz w:val="27"/>
          <w:lang w:val="fr-FR"/>
        </w:rPr>
        <w:pPrChange w:id="436" w:author="Peng Luqi" w:date="2019-10-13T14:20:00Z">
          <w:pPr>
            <w:pStyle w:val="a3"/>
            <w:spacing w:before="10"/>
          </w:pPr>
        </w:pPrChange>
      </w:pPr>
    </w:p>
    <w:p w:rsidR="002B38DF" w:rsidRPr="006C3CF6" w:rsidRDefault="00716360">
      <w:pPr>
        <w:pStyle w:val="a3"/>
        <w:ind w:left="170" w:right="170"/>
        <w:jc w:val="both"/>
        <w:rPr>
          <w:lang w:val="fr-FR"/>
        </w:rPr>
        <w:pPrChange w:id="437" w:author="Peng Luqi" w:date="2019-10-13T14:20:00Z">
          <w:pPr>
            <w:pStyle w:val="a3"/>
            <w:ind w:left="130"/>
          </w:pPr>
        </w:pPrChange>
      </w:pPr>
      <w:r w:rsidRPr="006C3CF6">
        <w:rPr>
          <w:lang w:val="fr-FR"/>
        </w:rPr>
        <w:t>Cependant, vous devez être averti :</w:t>
      </w:r>
    </w:p>
    <w:p w:rsidR="002B38DF" w:rsidRPr="006C3CF6" w:rsidRDefault="002B38DF">
      <w:pPr>
        <w:pStyle w:val="a3"/>
        <w:ind w:left="170" w:right="170"/>
        <w:jc w:val="both"/>
        <w:rPr>
          <w:lang w:val="fr-FR"/>
        </w:rPr>
        <w:pPrChange w:id="438" w:author="Peng Luqi" w:date="2019-10-13T14:20:00Z">
          <w:pPr>
            <w:pStyle w:val="a3"/>
          </w:pPr>
        </w:pPrChange>
      </w:pPr>
    </w:p>
    <w:p w:rsidR="002B38DF" w:rsidRDefault="00716360">
      <w:pPr>
        <w:pStyle w:val="a3"/>
        <w:ind w:left="720" w:right="720"/>
        <w:jc w:val="both"/>
        <w:rPr>
          <w:ins w:id="439" w:author="Peng Luqi" w:date="2019-10-12T17:48:00Z"/>
          <w:lang w:val="fr-FR"/>
        </w:rPr>
        <w:pPrChange w:id="440" w:author="Peng Luqi" w:date="2019-10-13T14:20:00Z">
          <w:pPr>
            <w:pStyle w:val="a3"/>
            <w:ind w:left="170" w:right="170"/>
            <w:jc w:val="both"/>
          </w:pPr>
        </w:pPrChange>
      </w:pPr>
      <w:r w:rsidRPr="006C3CF6">
        <w:rPr>
          <w:lang w:val="fr-FR"/>
        </w:rPr>
        <w:t>L</w:t>
      </w:r>
      <w:del w:id="441" w:author="Peng Luqi" w:date="2019-10-13T14:43:00Z">
        <w:r w:rsidRPr="006C3CF6" w:rsidDel="00EF666F">
          <w:rPr>
            <w:lang w:val="fr-FR"/>
          </w:rPr>
          <w:delText>’</w:delText>
        </w:r>
      </w:del>
      <w:ins w:id="442" w:author="Peng Luqi" w:date="2019-10-13T14:43:00Z">
        <w:r w:rsidR="00EF666F">
          <w:rPr>
            <w:lang w:val="fr-FR"/>
          </w:rPr>
          <w:t>’</w:t>
        </w:r>
      </w:ins>
      <w:r w:rsidRPr="006C3CF6">
        <w:rPr>
          <w:lang w:val="fr-FR"/>
        </w:rPr>
        <w:t>investissement comporte des risques, vous devez être prudents dans vos prises de décisions (autrement dit, les marchés boursiers sont risqués, vous devez investir prudemment !).</w:t>
      </w:r>
    </w:p>
    <w:p w:rsidR="006C3CF6" w:rsidRPr="006C3CF6" w:rsidRDefault="006C3CF6">
      <w:pPr>
        <w:pStyle w:val="a3"/>
        <w:ind w:left="170" w:right="170"/>
        <w:jc w:val="both"/>
        <w:rPr>
          <w:lang w:val="fr-FR"/>
        </w:rPr>
        <w:pPrChange w:id="443" w:author="Peng Luqi" w:date="2019-10-13T14:20:00Z">
          <w:pPr>
            <w:pStyle w:val="a3"/>
            <w:ind w:left="130" w:right="172"/>
          </w:pPr>
        </w:pPrChange>
      </w:pPr>
    </w:p>
    <w:p w:rsidR="002B38DF" w:rsidRPr="006C3CF6" w:rsidRDefault="00716360">
      <w:pPr>
        <w:pStyle w:val="a3"/>
        <w:ind w:left="170" w:right="170"/>
        <w:jc w:val="both"/>
        <w:rPr>
          <w:lang w:val="fr-FR"/>
        </w:rPr>
        <w:pPrChange w:id="444" w:author="Peng Luqi" w:date="2019-10-13T14:20:00Z">
          <w:pPr>
            <w:pStyle w:val="a3"/>
            <w:spacing w:before="3"/>
            <w:ind w:left="130" w:right="391"/>
          </w:pPr>
        </w:pPrChange>
      </w:pPr>
      <w:r w:rsidRPr="006C3CF6">
        <w:rPr>
          <w:lang w:val="fr-FR"/>
        </w:rPr>
        <w:t>Mais est-ce vrai ? Que cela le soit ou non, vous ne pouvez croire qu</w:t>
      </w:r>
      <w:del w:id="445" w:author="Peng Luqi" w:date="2019-10-13T14:43:00Z">
        <w:r w:rsidRPr="006C3CF6" w:rsidDel="00EF666F">
          <w:rPr>
            <w:lang w:val="fr-FR"/>
          </w:rPr>
          <w:delText>’</w:delText>
        </w:r>
      </w:del>
      <w:ins w:id="446" w:author="Peng Luqi" w:date="2019-10-13T14:43:00Z">
        <w:r w:rsidR="00EF666F">
          <w:rPr>
            <w:lang w:val="fr-FR"/>
          </w:rPr>
          <w:t>’</w:t>
        </w:r>
      </w:ins>
      <w:r w:rsidRPr="006C3CF6">
        <w:rPr>
          <w:lang w:val="fr-FR"/>
        </w:rPr>
        <w:t>en vos propres choix avant de gagner en expérience. Il n</w:t>
      </w:r>
      <w:del w:id="447" w:author="Peng Luqi" w:date="2019-10-13T14:43:00Z">
        <w:r w:rsidRPr="006C3CF6" w:rsidDel="00EF666F">
          <w:rPr>
            <w:lang w:val="fr-FR"/>
          </w:rPr>
          <w:delText>’</w:delText>
        </w:r>
      </w:del>
      <w:ins w:id="448" w:author="Peng Luqi" w:date="2019-10-13T14:43:00Z">
        <w:r w:rsidR="00EF666F">
          <w:rPr>
            <w:lang w:val="fr-FR"/>
          </w:rPr>
          <w:t>’</w:t>
        </w:r>
      </w:ins>
      <w:r w:rsidRPr="006C3CF6">
        <w:rPr>
          <w:lang w:val="fr-FR"/>
        </w:rPr>
        <w:t>existe rien que vous puissiez réellement comprendre sans pratique.</w:t>
      </w:r>
    </w:p>
    <w:p w:rsidR="002B38DF" w:rsidRPr="006C3CF6" w:rsidRDefault="002B38DF">
      <w:pPr>
        <w:pStyle w:val="a3"/>
        <w:ind w:left="170" w:right="170"/>
        <w:jc w:val="both"/>
        <w:rPr>
          <w:lang w:val="fr-FR"/>
        </w:rPr>
        <w:pPrChange w:id="449" w:author="Peng Luqi" w:date="2019-10-13T14:20:00Z">
          <w:pPr>
            <w:pStyle w:val="a3"/>
            <w:spacing w:before="1"/>
          </w:pPr>
        </w:pPrChange>
      </w:pPr>
    </w:p>
    <w:p w:rsidR="002B38DF" w:rsidRPr="00914094" w:rsidRDefault="00716360">
      <w:pPr>
        <w:pStyle w:val="1"/>
        <w:numPr>
          <w:ilvl w:val="0"/>
          <w:numId w:val="24"/>
        </w:numPr>
        <w:ind w:right="170"/>
        <w:jc w:val="both"/>
        <w:rPr>
          <w:b w:val="0"/>
          <w:sz w:val="36"/>
          <w:lang w:val="fr-FR"/>
        </w:rPr>
        <w:pPrChange w:id="450" w:author="Peng Luqi" w:date="2019-10-13T14:20:00Z">
          <w:pPr>
            <w:pStyle w:val="a4"/>
            <w:numPr>
              <w:numId w:val="18"/>
            </w:numPr>
            <w:tabs>
              <w:tab w:val="left" w:pos="491"/>
            </w:tabs>
            <w:ind w:left="130" w:right="744" w:firstLine="0"/>
          </w:pPr>
        </w:pPrChange>
      </w:pPr>
      <w:r w:rsidRPr="00914094">
        <w:rPr>
          <w:bCs w:val="0"/>
          <w:sz w:val="36"/>
          <w:szCs w:val="22"/>
          <w:lang w:val="fr-FR"/>
        </w:rPr>
        <w:t>Les marchés boursiers sont la neuvième merveille du monde</w:t>
      </w:r>
    </w:p>
    <w:p w:rsidR="00914094" w:rsidRDefault="00914094">
      <w:pPr>
        <w:pStyle w:val="a3"/>
        <w:ind w:left="170" w:right="170"/>
        <w:jc w:val="both"/>
        <w:rPr>
          <w:ins w:id="451" w:author="Peng Luqi" w:date="2019-10-13T14:03:00Z"/>
          <w:lang w:val="fr-FR"/>
        </w:rPr>
      </w:pPr>
    </w:p>
    <w:p w:rsidR="002B38DF" w:rsidRPr="006C3CF6" w:rsidRDefault="00716360">
      <w:pPr>
        <w:pStyle w:val="a3"/>
        <w:ind w:left="170" w:right="170"/>
        <w:jc w:val="both"/>
        <w:rPr>
          <w:lang w:val="fr-FR"/>
        </w:rPr>
        <w:pPrChange w:id="452" w:author="Peng Luqi" w:date="2019-10-13T14:20:00Z">
          <w:pPr>
            <w:pStyle w:val="a3"/>
            <w:spacing w:before="317"/>
            <w:ind w:left="130" w:right="350"/>
          </w:pPr>
        </w:pPrChange>
      </w:pPr>
      <w:r w:rsidRPr="006C3CF6">
        <w:rPr>
          <w:lang w:val="fr-FR"/>
        </w:rPr>
        <w:t>Il existe de nombreux types d</w:t>
      </w:r>
      <w:del w:id="453" w:author="Peng Luqi" w:date="2019-10-13T14:43:00Z">
        <w:r w:rsidRPr="006C3CF6" w:rsidDel="00EF666F">
          <w:rPr>
            <w:lang w:val="fr-FR"/>
          </w:rPr>
          <w:delText>’</w:delText>
        </w:r>
      </w:del>
      <w:ins w:id="454" w:author="Peng Luqi" w:date="2019-10-13T14:43:00Z">
        <w:r w:rsidR="00EF666F">
          <w:rPr>
            <w:lang w:val="fr-FR"/>
          </w:rPr>
          <w:t>’</w:t>
        </w:r>
      </w:ins>
      <w:r w:rsidRPr="006C3CF6">
        <w:rPr>
          <w:lang w:val="fr-FR"/>
        </w:rPr>
        <w:t>actifs sur lesquels vous pouvez investir ; l</w:t>
      </w:r>
      <w:del w:id="455" w:author="Peng Luqi" w:date="2019-10-13T14:43:00Z">
        <w:r w:rsidRPr="006C3CF6" w:rsidDel="00EF666F">
          <w:rPr>
            <w:lang w:val="fr-FR"/>
          </w:rPr>
          <w:delText>’</w:delText>
        </w:r>
      </w:del>
      <w:ins w:id="456" w:author="Peng Luqi" w:date="2019-10-13T14:43:00Z">
        <w:r w:rsidR="00EF666F">
          <w:rPr>
            <w:lang w:val="fr-FR"/>
          </w:rPr>
          <w:t>’</w:t>
        </w:r>
      </w:ins>
      <w:r w:rsidRPr="006C3CF6">
        <w:rPr>
          <w:lang w:val="fr-FR"/>
        </w:rPr>
        <w:t>or, les antiquités, les objets d</w:t>
      </w:r>
      <w:del w:id="457" w:author="Peng Luqi" w:date="2019-10-13T14:43:00Z">
        <w:r w:rsidRPr="006C3CF6" w:rsidDel="00EF666F">
          <w:rPr>
            <w:lang w:val="fr-FR"/>
          </w:rPr>
          <w:delText>’</w:delText>
        </w:r>
      </w:del>
      <w:ins w:id="458" w:author="Peng Luqi" w:date="2019-10-13T14:43:00Z">
        <w:r w:rsidR="00EF666F">
          <w:rPr>
            <w:lang w:val="fr-FR"/>
          </w:rPr>
          <w:t>’</w:t>
        </w:r>
      </w:ins>
      <w:r w:rsidRPr="006C3CF6">
        <w:rPr>
          <w:lang w:val="fr-FR"/>
        </w:rPr>
        <w:t>art, l</w:t>
      </w:r>
      <w:del w:id="459" w:author="Peng Luqi" w:date="2019-10-13T14:43:00Z">
        <w:r w:rsidRPr="006C3CF6" w:rsidDel="00EF666F">
          <w:rPr>
            <w:lang w:val="fr-FR"/>
          </w:rPr>
          <w:delText>’</w:delText>
        </w:r>
      </w:del>
      <w:ins w:id="460" w:author="Peng Luqi" w:date="2019-10-13T14:43:00Z">
        <w:r w:rsidR="00EF666F">
          <w:rPr>
            <w:lang w:val="fr-FR"/>
          </w:rPr>
          <w:t>’</w:t>
        </w:r>
      </w:ins>
      <w:r w:rsidRPr="006C3CF6">
        <w:rPr>
          <w:lang w:val="fr-FR"/>
        </w:rPr>
        <w:t>immobilier, les start-ups, les sociétés cotées, pour ne nommer que ceux-ci. Vous ne le savez peut-être pas mais, dans le monde d</w:t>
      </w:r>
      <w:del w:id="461" w:author="Peng Luqi" w:date="2019-10-13T14:43:00Z">
        <w:r w:rsidRPr="006C3CF6" w:rsidDel="00EF666F">
          <w:rPr>
            <w:lang w:val="fr-FR"/>
          </w:rPr>
          <w:delText>’</w:delText>
        </w:r>
      </w:del>
      <w:ins w:id="462" w:author="Peng Luqi" w:date="2019-10-13T14:43:00Z">
        <w:r w:rsidR="00EF666F">
          <w:rPr>
            <w:lang w:val="fr-FR"/>
          </w:rPr>
          <w:t>’</w:t>
        </w:r>
      </w:ins>
      <w:r w:rsidRPr="006C3CF6">
        <w:rPr>
          <w:lang w:val="fr-FR"/>
        </w:rPr>
        <w:t>aujourd</w:t>
      </w:r>
      <w:del w:id="463" w:author="Peng Luqi" w:date="2019-10-13T14:43:00Z">
        <w:r w:rsidRPr="006C3CF6" w:rsidDel="00EF666F">
          <w:rPr>
            <w:lang w:val="fr-FR"/>
          </w:rPr>
          <w:delText>’</w:delText>
        </w:r>
      </w:del>
      <w:ins w:id="464" w:author="Peng Luqi" w:date="2019-10-13T14:43:00Z">
        <w:r w:rsidR="00EF666F">
          <w:rPr>
            <w:lang w:val="fr-FR"/>
          </w:rPr>
          <w:t>’</w:t>
        </w:r>
      </w:ins>
      <w:r w:rsidRPr="006C3CF6">
        <w:rPr>
          <w:lang w:val="fr-FR"/>
        </w:rPr>
        <w:t>hui, même des chaussures à la mode peuvent s</w:t>
      </w:r>
      <w:del w:id="465" w:author="Peng Luqi" w:date="2019-10-13T14:43:00Z">
        <w:r w:rsidRPr="006C3CF6" w:rsidDel="00EF666F">
          <w:rPr>
            <w:lang w:val="fr-FR"/>
          </w:rPr>
          <w:delText>’</w:delText>
        </w:r>
      </w:del>
      <w:ins w:id="466" w:author="Peng Luqi" w:date="2019-10-13T14:43:00Z">
        <w:r w:rsidR="00EF666F">
          <w:rPr>
            <w:lang w:val="fr-FR"/>
          </w:rPr>
          <w:t>’</w:t>
        </w:r>
      </w:ins>
      <w:r w:rsidRPr="006C3CF6">
        <w:rPr>
          <w:lang w:val="fr-FR"/>
        </w:rPr>
        <w:t>avérer être un bon investissement.</w:t>
      </w:r>
    </w:p>
    <w:p w:rsidR="002B38DF" w:rsidRPr="006C3CF6" w:rsidRDefault="002B38DF">
      <w:pPr>
        <w:pStyle w:val="a3"/>
        <w:ind w:left="170" w:right="170"/>
        <w:jc w:val="both"/>
        <w:rPr>
          <w:lang w:val="fr-FR"/>
        </w:rPr>
        <w:pPrChange w:id="467" w:author="Peng Luqi" w:date="2019-10-13T14:20:00Z">
          <w:pPr>
            <w:pStyle w:val="a3"/>
            <w:spacing w:before="3"/>
          </w:pPr>
        </w:pPrChange>
      </w:pPr>
    </w:p>
    <w:p w:rsidR="006C3CF6" w:rsidRDefault="00716360">
      <w:pPr>
        <w:pStyle w:val="a3"/>
        <w:ind w:left="170" w:right="170"/>
        <w:jc w:val="both"/>
        <w:rPr>
          <w:ins w:id="468" w:author="Peng Luqi" w:date="2019-10-12T17:56:00Z"/>
          <w:lang w:val="fr-FR"/>
        </w:rPr>
      </w:pPr>
      <w:r w:rsidRPr="006C3CF6">
        <w:rPr>
          <w:lang w:val="fr-FR"/>
        </w:rPr>
        <w:t>Toutefois, les investissements dont nous traitons ici, en particulier ceux qui utilisent l</w:t>
      </w:r>
      <w:del w:id="469" w:author="Peng Luqi" w:date="2019-10-13T14:43:00Z">
        <w:r w:rsidRPr="006C3CF6" w:rsidDel="00EF666F">
          <w:rPr>
            <w:lang w:val="fr-FR"/>
          </w:rPr>
          <w:delText>’</w:delText>
        </w:r>
      </w:del>
      <w:ins w:id="470" w:author="Peng Luqi" w:date="2019-10-13T14:43:00Z">
        <w:r w:rsidR="00EF666F">
          <w:rPr>
            <w:lang w:val="fr-FR"/>
          </w:rPr>
          <w:t>’</w:t>
        </w:r>
      </w:ins>
      <w:r w:rsidRPr="006C3CF6">
        <w:rPr>
          <w:lang w:val="fr-FR"/>
        </w:rPr>
        <w:t>investissement fixe, font référence aux</w:t>
      </w:r>
      <w:ins w:id="471" w:author="Peng Luqi" w:date="2019-10-12T17:56:00Z">
        <w:r w:rsidR="006C3CF6">
          <w:rPr>
            <w:lang w:val="fr-FR"/>
          </w:rPr>
          <w:t> :</w:t>
        </w:r>
      </w:ins>
    </w:p>
    <w:p w:rsidR="006C3CF6" w:rsidRDefault="00716360">
      <w:pPr>
        <w:pStyle w:val="a3"/>
        <w:ind w:left="170" w:right="170"/>
        <w:jc w:val="both"/>
        <w:rPr>
          <w:ins w:id="472" w:author="Peng Luqi" w:date="2019-10-12T17:56:00Z"/>
          <w:lang w:val="fr-FR"/>
        </w:rPr>
      </w:pPr>
      <w:del w:id="473" w:author="Peng Luqi" w:date="2019-10-12T17:56:00Z">
        <w:r w:rsidRPr="006C3CF6" w:rsidDel="006C3CF6">
          <w:rPr>
            <w:lang w:val="fr-FR"/>
          </w:rPr>
          <w:delText xml:space="preserve"> </w:delText>
        </w:r>
      </w:del>
    </w:p>
    <w:p w:rsidR="002B38DF" w:rsidRPr="006C3CF6" w:rsidRDefault="00716360">
      <w:pPr>
        <w:pStyle w:val="a3"/>
        <w:ind w:left="720" w:right="720"/>
        <w:jc w:val="both"/>
        <w:rPr>
          <w:lang w:val="fr-FR"/>
        </w:rPr>
        <w:pPrChange w:id="474" w:author="Peng Luqi" w:date="2019-10-13T14:20:00Z">
          <w:pPr>
            <w:pStyle w:val="a3"/>
            <w:ind w:left="130" w:right="546"/>
          </w:pPr>
        </w:pPrChange>
      </w:pPr>
      <w:r w:rsidRPr="006C3CF6">
        <w:rPr>
          <w:lang w:val="fr-FR"/>
        </w:rPr>
        <w:t>sociétés cotées et à diverses cryptomonnaies utilisant la technologie blockchain.</w:t>
      </w:r>
    </w:p>
    <w:p w:rsidR="002B38DF" w:rsidRPr="006C3CF6" w:rsidRDefault="002B38DF">
      <w:pPr>
        <w:pStyle w:val="a3"/>
        <w:ind w:left="170" w:right="170"/>
        <w:jc w:val="both"/>
        <w:rPr>
          <w:sz w:val="27"/>
          <w:lang w:val="fr-FR"/>
        </w:rPr>
        <w:pPrChange w:id="475" w:author="Peng Luqi" w:date="2019-10-13T14:20:00Z">
          <w:pPr>
            <w:pStyle w:val="a3"/>
            <w:spacing w:before="10"/>
          </w:pPr>
        </w:pPrChange>
      </w:pPr>
    </w:p>
    <w:p w:rsidR="002B38DF" w:rsidRDefault="00716360">
      <w:pPr>
        <w:pStyle w:val="a3"/>
        <w:ind w:left="170" w:right="170"/>
        <w:jc w:val="both"/>
        <w:rPr>
          <w:ins w:id="476" w:author="Peng Luqi" w:date="2019-10-12T17:56:00Z"/>
          <w:lang w:val="fr-FR"/>
        </w:rPr>
      </w:pPr>
      <w:r w:rsidRPr="006C3CF6">
        <w:rPr>
          <w:lang w:val="fr-FR"/>
        </w:rPr>
        <w:t>Selon moi, les marchés boursiers traditionnels méritent assurément le titre de neuvième merveille du monde. Outre les sept premières bien connues, Einstein considérait les "intérêts composés" comme la huitième merveille du monde.</w:t>
      </w:r>
    </w:p>
    <w:p w:rsidR="006C3CF6" w:rsidRDefault="006C3CF6" w:rsidP="00CB23F4">
      <w:pPr>
        <w:pStyle w:val="a3"/>
        <w:ind w:left="170" w:right="170"/>
        <w:jc w:val="both"/>
        <w:rPr>
          <w:ins w:id="477" w:author="Peng Luqi" w:date="2019-10-13T23:50:00Z"/>
          <w:lang w:val="fr-FR"/>
        </w:rPr>
      </w:pPr>
    </w:p>
    <w:p w:rsidR="000269D5" w:rsidRPr="006C3CF6" w:rsidDel="000269D5" w:rsidRDefault="000269D5">
      <w:pPr>
        <w:pStyle w:val="a3"/>
        <w:ind w:left="170" w:right="170"/>
        <w:jc w:val="both"/>
        <w:rPr>
          <w:del w:id="478" w:author="Peng Luqi" w:date="2019-10-13T23:50:00Z"/>
          <w:lang w:val="fr-FR"/>
        </w:rPr>
        <w:pPrChange w:id="479" w:author="Peng Luqi" w:date="2019-10-13T14:20:00Z">
          <w:pPr>
            <w:pStyle w:val="a3"/>
            <w:ind w:left="130"/>
          </w:pPr>
        </w:pPrChange>
      </w:pPr>
    </w:p>
    <w:p w:rsidR="00AF0C0B" w:rsidDel="000269D5" w:rsidRDefault="00AF0C0B">
      <w:pPr>
        <w:ind w:left="170" w:right="170"/>
        <w:jc w:val="both"/>
        <w:rPr>
          <w:del w:id="480" w:author="Peng Luqi" w:date="2019-10-13T23:50:00Z"/>
          <w:lang w:val="fr-FR"/>
        </w:rPr>
        <w:sectPr w:rsidR="00AF0C0B" w:rsidDel="000269D5">
          <w:pgSz w:w="11910" w:h="16840"/>
          <w:pgMar w:top="1360" w:right="1240" w:bottom="280" w:left="1320" w:header="720" w:footer="720" w:gutter="0"/>
          <w:cols w:space="720"/>
        </w:sectPr>
        <w:pPrChange w:id="481" w:author="Peng Luqi" w:date="2019-10-13T14:20:00Z">
          <w:pPr/>
        </w:pPrChange>
      </w:pPr>
    </w:p>
    <w:p w:rsidR="002B38DF" w:rsidRPr="00716360" w:rsidRDefault="00716360">
      <w:pPr>
        <w:pStyle w:val="a3"/>
        <w:ind w:left="170" w:right="170"/>
        <w:jc w:val="both"/>
        <w:rPr>
          <w:lang w:val="fr-FR"/>
        </w:rPr>
        <w:pPrChange w:id="482" w:author="Peng Luqi" w:date="2019-10-13T14:20:00Z">
          <w:pPr>
            <w:pStyle w:val="a3"/>
            <w:spacing w:before="65"/>
            <w:ind w:left="130" w:right="266"/>
          </w:pPr>
        </w:pPrChange>
      </w:pPr>
      <w:r w:rsidRPr="00716360">
        <w:rPr>
          <w:lang w:val="fr-FR"/>
        </w:rPr>
        <w:t>Les marchés boursiers offrent aux gens ordinaires une grande opportunité. Quel genre d</w:t>
      </w:r>
      <w:del w:id="483" w:author="Peng Luqi" w:date="2019-10-13T14:43:00Z">
        <w:r w:rsidRPr="00716360" w:rsidDel="00EF666F">
          <w:rPr>
            <w:lang w:val="fr-FR"/>
          </w:rPr>
          <w:delText>’</w:delText>
        </w:r>
      </w:del>
      <w:ins w:id="484" w:author="Peng Luqi" w:date="2019-10-13T14:43:00Z">
        <w:r w:rsidR="00EF666F">
          <w:rPr>
            <w:lang w:val="fr-FR"/>
          </w:rPr>
          <w:t>’</w:t>
        </w:r>
      </w:ins>
      <w:r w:rsidRPr="00716360">
        <w:rPr>
          <w:lang w:val="fr-FR"/>
        </w:rPr>
        <w:t>opportunité ? Celle de se débarrasser de l</w:t>
      </w:r>
      <w:del w:id="485" w:author="Peng Luqi" w:date="2019-10-13T14:43:00Z">
        <w:r w:rsidRPr="00716360" w:rsidDel="00EF666F">
          <w:rPr>
            <w:lang w:val="fr-FR"/>
          </w:rPr>
          <w:delText>’</w:delText>
        </w:r>
      </w:del>
      <w:ins w:id="486" w:author="Peng Luqi" w:date="2019-10-13T14:43:00Z">
        <w:r w:rsidR="00EF666F">
          <w:rPr>
            <w:lang w:val="fr-FR"/>
          </w:rPr>
          <w:t>’</w:t>
        </w:r>
      </w:ins>
      <w:r w:rsidRPr="00716360">
        <w:rPr>
          <w:lang w:val="fr-FR"/>
        </w:rPr>
        <w:t>immobilité sociale.</w:t>
      </w:r>
    </w:p>
    <w:p w:rsidR="002B38DF" w:rsidRPr="00716360" w:rsidRDefault="002B38DF">
      <w:pPr>
        <w:pStyle w:val="a3"/>
        <w:ind w:left="170" w:right="170"/>
        <w:jc w:val="both"/>
        <w:rPr>
          <w:sz w:val="27"/>
          <w:lang w:val="fr-FR"/>
        </w:rPr>
        <w:pPrChange w:id="487" w:author="Peng Luqi" w:date="2019-10-13T14:20:00Z">
          <w:pPr>
            <w:pStyle w:val="a3"/>
            <w:spacing w:before="10"/>
          </w:pPr>
        </w:pPrChange>
      </w:pPr>
    </w:p>
    <w:p w:rsidR="002B38DF" w:rsidRDefault="00716360">
      <w:pPr>
        <w:pStyle w:val="a3"/>
        <w:ind w:left="170" w:right="170"/>
        <w:jc w:val="both"/>
        <w:rPr>
          <w:ins w:id="488" w:author="Peng Luqi" w:date="2019-10-12T17:57:00Z"/>
          <w:lang w:val="fr-FR"/>
        </w:rPr>
      </w:pPr>
      <w:r w:rsidRPr="00716360">
        <w:rPr>
          <w:lang w:val="fr-FR"/>
        </w:rPr>
        <w:t>Pourquoi cela ? Tous les jours, nous sommes attirés par toutes sortes d</w:t>
      </w:r>
      <w:del w:id="489" w:author="Peng Luqi" w:date="2019-10-13T14:43:00Z">
        <w:r w:rsidRPr="00716360" w:rsidDel="00EF666F">
          <w:rPr>
            <w:lang w:val="fr-FR"/>
          </w:rPr>
          <w:delText>’</w:delText>
        </w:r>
      </w:del>
      <w:ins w:id="490" w:author="Peng Luqi" w:date="2019-10-13T14:43:00Z">
        <w:r w:rsidR="00EF666F">
          <w:rPr>
            <w:lang w:val="fr-FR"/>
          </w:rPr>
          <w:t>’</w:t>
        </w:r>
      </w:ins>
      <w:r w:rsidRPr="00716360">
        <w:rPr>
          <w:lang w:val="fr-FR"/>
        </w:rPr>
        <w:t>histoires entrepreneuriales, car les protagonistes de ses histoires sont tenus comme étant issus de la même couche sociale que « Monsieur tout le monde ». Ils arrivent pourtant à s</w:t>
      </w:r>
      <w:del w:id="491" w:author="Peng Luqi" w:date="2019-10-13T14:43:00Z">
        <w:r w:rsidRPr="00716360" w:rsidDel="00EF666F">
          <w:rPr>
            <w:lang w:val="fr-FR"/>
          </w:rPr>
          <w:delText>’</w:delText>
        </w:r>
      </w:del>
      <w:ins w:id="492" w:author="Peng Luqi" w:date="2019-10-13T14:43:00Z">
        <w:r w:rsidR="00EF666F">
          <w:rPr>
            <w:lang w:val="fr-FR"/>
          </w:rPr>
          <w:t>’</w:t>
        </w:r>
      </w:ins>
      <w:r w:rsidRPr="00716360">
        <w:rPr>
          <w:lang w:val="fr-FR"/>
        </w:rPr>
        <w:t>en extraire en créant leur licorne et ne sont plus limités par l</w:t>
      </w:r>
      <w:del w:id="493" w:author="Peng Luqi" w:date="2019-10-13T14:43:00Z">
        <w:r w:rsidRPr="00716360" w:rsidDel="00EF666F">
          <w:rPr>
            <w:lang w:val="fr-FR"/>
          </w:rPr>
          <w:delText>’</w:delText>
        </w:r>
      </w:del>
      <w:ins w:id="494" w:author="Peng Luqi" w:date="2019-10-13T14:43:00Z">
        <w:r w:rsidR="00EF666F">
          <w:rPr>
            <w:lang w:val="fr-FR"/>
          </w:rPr>
          <w:t>’</w:t>
        </w:r>
      </w:ins>
      <w:r w:rsidRPr="00716360">
        <w:rPr>
          <w:lang w:val="fr-FR"/>
        </w:rPr>
        <w:t>immobilisme social. Seulement, cette voie ne peut convenir à tous. Puisque ces entrepreneurs ont créé une grande valeur commerciale, ils ne peuvent être considérés comme des gens ordinaires. Ce sont des personnes extrêmement bonnes, qu</w:t>
      </w:r>
      <w:del w:id="495" w:author="Peng Luqi" w:date="2019-10-13T14:43:00Z">
        <w:r w:rsidRPr="00716360" w:rsidDel="00EF666F">
          <w:rPr>
            <w:lang w:val="fr-FR"/>
          </w:rPr>
          <w:delText>’</w:delText>
        </w:r>
      </w:del>
      <w:ins w:id="496" w:author="Peng Luqi" w:date="2019-10-13T14:43:00Z">
        <w:r w:rsidR="00EF666F">
          <w:rPr>
            <w:lang w:val="fr-FR"/>
          </w:rPr>
          <w:t>’</w:t>
        </w:r>
      </w:ins>
      <w:r w:rsidRPr="00716360">
        <w:rPr>
          <w:lang w:val="fr-FR"/>
        </w:rPr>
        <w:t>ils soient issus de la base ou non, qu</w:t>
      </w:r>
      <w:del w:id="497" w:author="Peng Luqi" w:date="2019-10-13T14:43:00Z">
        <w:r w:rsidRPr="00716360" w:rsidDel="00EF666F">
          <w:rPr>
            <w:lang w:val="fr-FR"/>
          </w:rPr>
          <w:delText>’</w:delText>
        </w:r>
      </w:del>
      <w:ins w:id="498" w:author="Peng Luqi" w:date="2019-10-13T14:43:00Z">
        <w:r w:rsidR="00EF666F">
          <w:rPr>
            <w:lang w:val="fr-FR"/>
          </w:rPr>
          <w:t>’</w:t>
        </w:r>
      </w:ins>
      <w:r w:rsidRPr="00716360">
        <w:rPr>
          <w:lang w:val="fr-FR"/>
        </w:rPr>
        <w:t>ils aient été pauvres ou non. Le succès lui-même est une preuve de leur réussite intrinsèque. Les propos suivants, qui font certes froids dans le dos, vous donneront une perspective plus claire :</w:t>
      </w:r>
    </w:p>
    <w:p w:rsidR="006C3CF6" w:rsidRPr="006C3CF6" w:rsidRDefault="006C3CF6">
      <w:pPr>
        <w:pStyle w:val="a3"/>
        <w:ind w:left="170" w:right="170"/>
        <w:jc w:val="both"/>
        <w:rPr>
          <w:lang w:val="fr-FR"/>
        </w:rPr>
        <w:pPrChange w:id="499" w:author="Peng Luqi" w:date="2019-10-13T14:20:00Z">
          <w:pPr>
            <w:pStyle w:val="a3"/>
            <w:ind w:left="130" w:right="257"/>
          </w:pPr>
        </w:pPrChange>
      </w:pPr>
    </w:p>
    <w:p w:rsidR="002B38DF" w:rsidRDefault="00716360">
      <w:pPr>
        <w:pStyle w:val="a3"/>
        <w:ind w:left="720" w:right="720"/>
        <w:jc w:val="both"/>
        <w:rPr>
          <w:ins w:id="500" w:author="Peng Luqi" w:date="2019-10-12T17:56:00Z"/>
          <w:lang w:val="fr-FR"/>
        </w:rPr>
        <w:pPrChange w:id="501" w:author="Peng Luqi" w:date="2019-10-13T14:20:00Z">
          <w:pPr>
            <w:pStyle w:val="a3"/>
            <w:spacing w:before="1"/>
            <w:ind w:left="170" w:right="170"/>
            <w:jc w:val="both"/>
          </w:pPr>
        </w:pPrChange>
      </w:pPr>
      <w:r w:rsidRPr="00D748EC">
        <w:rPr>
          <w:lang w:val="fr-FR"/>
        </w:rPr>
        <w:t>Quand bien même ces personnes soient douées et travailleuses, le succès</w:t>
      </w:r>
      <w:r w:rsidRPr="00D748EC">
        <w:rPr>
          <w:spacing w:val="-41"/>
          <w:lang w:val="fr-FR"/>
        </w:rPr>
        <w:t xml:space="preserve"> </w:t>
      </w:r>
      <w:r w:rsidRPr="00D748EC">
        <w:rPr>
          <w:lang w:val="fr-FR"/>
        </w:rPr>
        <w:t>ultime dépend davantage de la chance, sans laquelle elles ne pourraient s</w:t>
      </w:r>
      <w:del w:id="502" w:author="Peng Luqi" w:date="2019-10-13T14:43:00Z">
        <w:r w:rsidRPr="00D748EC" w:rsidDel="00EF666F">
          <w:rPr>
            <w:lang w:val="fr-FR"/>
          </w:rPr>
          <w:delText>’</w:delText>
        </w:r>
      </w:del>
      <w:ins w:id="503" w:author="Peng Luqi" w:date="2019-10-13T14:43:00Z">
        <w:r w:rsidR="00EF666F">
          <w:rPr>
            <w:lang w:val="fr-FR"/>
          </w:rPr>
          <w:t>’</w:t>
        </w:r>
      </w:ins>
      <w:r w:rsidRPr="00D748EC">
        <w:rPr>
          <w:lang w:val="fr-FR"/>
        </w:rPr>
        <w:t>inscrire dans la tendance du</w:t>
      </w:r>
      <w:r w:rsidRPr="00D748EC">
        <w:rPr>
          <w:spacing w:val="-1"/>
          <w:lang w:val="fr-FR"/>
        </w:rPr>
        <w:t xml:space="preserve"> </w:t>
      </w:r>
      <w:r w:rsidRPr="00D748EC">
        <w:rPr>
          <w:lang w:val="fr-FR"/>
        </w:rPr>
        <w:t>moment.</w:t>
      </w:r>
    </w:p>
    <w:p w:rsidR="006C3CF6" w:rsidRPr="006C3CF6" w:rsidRDefault="006C3CF6">
      <w:pPr>
        <w:pStyle w:val="a3"/>
        <w:ind w:left="170" w:right="170"/>
        <w:jc w:val="both"/>
        <w:rPr>
          <w:lang w:val="fr-FR"/>
        </w:rPr>
        <w:pPrChange w:id="504" w:author="Peng Luqi" w:date="2019-10-13T14:20:00Z">
          <w:pPr>
            <w:pStyle w:val="a3"/>
            <w:spacing w:before="1"/>
            <w:ind w:left="130" w:right="295"/>
            <w:jc w:val="both"/>
          </w:pPr>
        </w:pPrChange>
      </w:pPr>
    </w:p>
    <w:p w:rsidR="002B38DF" w:rsidRPr="00423E76" w:rsidRDefault="00716360">
      <w:pPr>
        <w:pStyle w:val="a3"/>
        <w:ind w:left="170" w:right="170"/>
        <w:jc w:val="both"/>
        <w:rPr>
          <w:lang w:val="fr-FR"/>
        </w:rPr>
        <w:pPrChange w:id="505" w:author="Peng Luqi" w:date="2019-10-13T14:20:00Z">
          <w:pPr>
            <w:pStyle w:val="a3"/>
            <w:ind w:left="130" w:right="250"/>
          </w:pPr>
        </w:pPrChange>
      </w:pPr>
      <w:r w:rsidRPr="006C3CF6">
        <w:rPr>
          <w:lang w:val="fr-FR"/>
        </w:rPr>
        <w:t>Même si vous travaillez dans</w:t>
      </w:r>
      <w:r w:rsidRPr="00D748EC">
        <w:rPr>
          <w:lang w:val="fr-FR"/>
        </w:rPr>
        <w:t xml:space="preserve"> une société cotée en Bourse, vous ne pouvez-vous défaire de votre chance. C</w:t>
      </w:r>
      <w:del w:id="506" w:author="Peng Luqi" w:date="2019-10-13T14:43:00Z">
        <w:r w:rsidRPr="00D748EC" w:rsidDel="00EF666F">
          <w:rPr>
            <w:lang w:val="fr-FR"/>
          </w:rPr>
          <w:delText>’</w:delText>
        </w:r>
      </w:del>
      <w:ins w:id="507" w:author="Peng Luqi" w:date="2019-10-13T14:43:00Z">
        <w:r w:rsidR="00EF666F">
          <w:rPr>
            <w:lang w:val="fr-FR"/>
          </w:rPr>
          <w:t>’</w:t>
        </w:r>
      </w:ins>
      <w:r w:rsidRPr="00D748EC">
        <w:rPr>
          <w:lang w:val="fr-FR"/>
        </w:rPr>
        <w:t>est une chance absolue que de se joindre aux débuts d</w:t>
      </w:r>
      <w:del w:id="508" w:author="Peng Luqi" w:date="2019-10-13T14:43:00Z">
        <w:r w:rsidRPr="00D748EC" w:rsidDel="00EF666F">
          <w:rPr>
            <w:lang w:val="fr-FR"/>
          </w:rPr>
          <w:delText>’</w:delText>
        </w:r>
      </w:del>
      <w:ins w:id="509" w:author="Peng Luqi" w:date="2019-10-13T14:43:00Z">
        <w:r w:rsidR="00EF666F">
          <w:rPr>
            <w:lang w:val="fr-FR"/>
          </w:rPr>
          <w:t>’</w:t>
        </w:r>
      </w:ins>
      <w:r w:rsidRPr="00D748EC">
        <w:rPr>
          <w:lang w:val="fr-FR"/>
        </w:rPr>
        <w:t>une entreprise pouvant être cotées à l</w:t>
      </w:r>
      <w:del w:id="510" w:author="Peng Luqi" w:date="2019-10-13T14:43:00Z">
        <w:r w:rsidRPr="00D748EC" w:rsidDel="00EF666F">
          <w:rPr>
            <w:lang w:val="fr-FR"/>
          </w:rPr>
          <w:delText>’</w:delText>
        </w:r>
      </w:del>
      <w:ins w:id="511" w:author="Peng Luqi" w:date="2019-10-13T14:43:00Z">
        <w:r w:rsidR="00EF666F">
          <w:rPr>
            <w:lang w:val="fr-FR"/>
          </w:rPr>
          <w:t>’</w:t>
        </w:r>
      </w:ins>
      <w:r w:rsidRPr="00D748EC">
        <w:rPr>
          <w:lang w:val="fr-FR"/>
        </w:rPr>
        <w:t>avenir. Cependant, si vous regardez les exemples, vous comprendrez que, lorsqu</w:t>
      </w:r>
      <w:del w:id="512" w:author="Peng Luqi" w:date="2019-10-13T14:43:00Z">
        <w:r w:rsidRPr="00D748EC" w:rsidDel="00EF666F">
          <w:rPr>
            <w:lang w:val="fr-FR"/>
          </w:rPr>
          <w:delText>’</w:delText>
        </w:r>
      </w:del>
      <w:ins w:id="513" w:author="Peng Luqi" w:date="2019-10-13T14:43:00Z">
        <w:r w:rsidR="00EF666F">
          <w:rPr>
            <w:lang w:val="fr-FR"/>
          </w:rPr>
          <w:t>’</w:t>
        </w:r>
      </w:ins>
      <w:r w:rsidRPr="00D748EC">
        <w:rPr>
          <w:lang w:val="fr-FR"/>
        </w:rPr>
        <w:t xml:space="preserve">une entreprise entre en Bourse, les </w:t>
      </w:r>
      <w:r w:rsidRPr="00D748EC">
        <w:rPr>
          <w:lang w:val="fr-FR"/>
        </w:rPr>
        <w:lastRenderedPageBreak/>
        <w:t>probabilités de suivre un concept, les capacités et les relations et d</w:t>
      </w:r>
      <w:del w:id="514" w:author="Peng Luqi" w:date="2019-10-13T14:43:00Z">
        <w:r w:rsidRPr="00D748EC" w:rsidDel="00EF666F">
          <w:rPr>
            <w:lang w:val="fr-FR"/>
          </w:rPr>
          <w:delText>’</w:delText>
        </w:r>
      </w:del>
      <w:ins w:id="515" w:author="Peng Luqi" w:date="2019-10-13T14:43:00Z">
        <w:r w:rsidR="00EF666F">
          <w:rPr>
            <w:lang w:val="fr-FR"/>
          </w:rPr>
          <w:t>’</w:t>
        </w:r>
      </w:ins>
      <w:r w:rsidRPr="00D748EC">
        <w:rPr>
          <w:lang w:val="fr-FR"/>
        </w:rPr>
        <w:t>être réutilisé sont en réalité très faibles. Avant qu</w:t>
      </w:r>
      <w:del w:id="516" w:author="Peng Luqi" w:date="2019-10-13T14:43:00Z">
        <w:r w:rsidRPr="00D748EC" w:rsidDel="00EF666F">
          <w:rPr>
            <w:lang w:val="fr-FR"/>
          </w:rPr>
          <w:delText>’</w:delText>
        </w:r>
      </w:del>
      <w:ins w:id="517" w:author="Peng Luqi" w:date="2019-10-13T14:43:00Z">
        <w:r w:rsidR="00EF666F">
          <w:rPr>
            <w:lang w:val="fr-FR"/>
          </w:rPr>
          <w:t>’</w:t>
        </w:r>
      </w:ins>
      <w:r w:rsidRPr="00D748EC">
        <w:rPr>
          <w:lang w:val="fr-FR"/>
        </w:rPr>
        <w:t>une entreprise aussi performante puisse entrer en Bourse, même si le travail y est réussi, ce n</w:t>
      </w:r>
      <w:del w:id="518" w:author="Peng Luqi" w:date="2019-10-13T14:43:00Z">
        <w:r w:rsidRPr="00D748EC" w:rsidDel="00EF666F">
          <w:rPr>
            <w:lang w:val="fr-FR"/>
          </w:rPr>
          <w:delText>’</w:delText>
        </w:r>
      </w:del>
      <w:ins w:id="519" w:author="Peng Luqi" w:date="2019-10-13T14:43:00Z">
        <w:r w:rsidR="00EF666F">
          <w:rPr>
            <w:lang w:val="fr-FR"/>
          </w:rPr>
          <w:t>’</w:t>
        </w:r>
      </w:ins>
      <w:r w:rsidRPr="00D748EC">
        <w:rPr>
          <w:lang w:val="fr-FR"/>
        </w:rPr>
        <w:t>est pas quelque chose que les gens ordinaires peuvent faire. L</w:t>
      </w:r>
      <w:del w:id="520" w:author="Peng Luqi" w:date="2019-10-13T14:43:00Z">
        <w:r w:rsidRPr="00D748EC" w:rsidDel="00EF666F">
          <w:rPr>
            <w:lang w:val="fr-FR"/>
          </w:rPr>
          <w:delText>’</w:delText>
        </w:r>
      </w:del>
      <w:ins w:id="521" w:author="Peng Luqi" w:date="2019-10-13T14:43:00Z">
        <w:r w:rsidR="00EF666F">
          <w:rPr>
            <w:lang w:val="fr-FR"/>
          </w:rPr>
          <w:t>’</w:t>
        </w:r>
      </w:ins>
      <w:r w:rsidRPr="00D748EC">
        <w:rPr>
          <w:lang w:val="fr-FR"/>
        </w:rPr>
        <w:t>âge est juste, l</w:t>
      </w:r>
      <w:del w:id="522" w:author="Peng Luqi" w:date="2019-10-13T14:43:00Z">
        <w:r w:rsidRPr="00D748EC" w:rsidDel="00EF666F">
          <w:rPr>
            <w:lang w:val="fr-FR"/>
          </w:rPr>
          <w:delText>’</w:delText>
        </w:r>
      </w:del>
      <w:ins w:id="523" w:author="Peng Luqi" w:date="2019-10-13T14:43:00Z">
        <w:r w:rsidR="00EF666F">
          <w:rPr>
            <w:lang w:val="fr-FR"/>
          </w:rPr>
          <w:t>’</w:t>
        </w:r>
      </w:ins>
      <w:r w:rsidRPr="00D748EC">
        <w:rPr>
          <w:lang w:val="fr-FR"/>
        </w:rPr>
        <w:t>éducation est suffisante, et la capacité est juste pour l</w:t>
      </w:r>
      <w:del w:id="524" w:author="Peng Luqi" w:date="2019-10-13T14:43:00Z">
        <w:r w:rsidRPr="00D748EC" w:rsidDel="00EF666F">
          <w:rPr>
            <w:lang w:val="fr-FR"/>
          </w:rPr>
          <w:delText>’</w:delText>
        </w:r>
      </w:del>
      <w:ins w:id="525" w:author="Peng Luqi" w:date="2019-10-13T14:43:00Z">
        <w:r w:rsidR="00EF666F">
          <w:rPr>
            <w:lang w:val="fr-FR"/>
          </w:rPr>
          <w:t>’</w:t>
        </w:r>
      </w:ins>
      <w:r w:rsidRPr="00D748EC">
        <w:rPr>
          <w:lang w:val="fr-FR"/>
        </w:rPr>
        <w:t>entreprise. Demandez à ceux qui travaillent dans des sociétés cotées et vous comprendrez. Combien d</w:t>
      </w:r>
      <w:del w:id="526" w:author="Peng Luqi" w:date="2019-10-13T14:43:00Z">
        <w:r w:rsidRPr="00D748EC" w:rsidDel="00EF666F">
          <w:rPr>
            <w:lang w:val="fr-FR"/>
          </w:rPr>
          <w:delText>’</w:delText>
        </w:r>
      </w:del>
      <w:ins w:id="527" w:author="Peng Luqi" w:date="2019-10-13T14:43:00Z">
        <w:r w:rsidR="00EF666F">
          <w:rPr>
            <w:lang w:val="fr-FR"/>
          </w:rPr>
          <w:t>’</w:t>
        </w:r>
      </w:ins>
      <w:r w:rsidRPr="00D748EC">
        <w:rPr>
          <w:lang w:val="fr-FR"/>
        </w:rPr>
        <w:t>entre elles, en plus d</w:t>
      </w:r>
      <w:del w:id="528" w:author="Peng Luqi" w:date="2019-10-13T14:43:00Z">
        <w:r w:rsidRPr="00D748EC" w:rsidDel="00EF666F">
          <w:rPr>
            <w:lang w:val="fr-FR"/>
          </w:rPr>
          <w:delText>’</w:delText>
        </w:r>
      </w:del>
      <w:ins w:id="529" w:author="Peng Luqi" w:date="2019-10-13T14:43:00Z">
        <w:r w:rsidR="00EF666F">
          <w:rPr>
            <w:lang w:val="fr-FR"/>
          </w:rPr>
          <w:t>’</w:t>
        </w:r>
      </w:ins>
      <w:r w:rsidRPr="00D748EC">
        <w:rPr>
          <w:lang w:val="fr-FR"/>
        </w:rPr>
        <w:t>une pression énorme, en détiennent réellement les rênes ? Sans les actions de la société, cela signifie que peu importe les efforts que vous déployez, le développement de la société n</w:t>
      </w:r>
      <w:del w:id="530" w:author="Peng Luqi" w:date="2019-10-13T14:43:00Z">
        <w:r w:rsidRPr="00D748EC" w:rsidDel="00EF666F">
          <w:rPr>
            <w:lang w:val="fr-FR"/>
          </w:rPr>
          <w:delText>’</w:delText>
        </w:r>
      </w:del>
      <w:ins w:id="531" w:author="Peng Luqi" w:date="2019-10-13T14:43:00Z">
        <w:r w:rsidR="00EF666F">
          <w:rPr>
            <w:lang w:val="fr-FR"/>
          </w:rPr>
          <w:t>’</w:t>
        </w:r>
      </w:ins>
      <w:r w:rsidRPr="00D748EC">
        <w:rPr>
          <w:lang w:val="fr-FR"/>
        </w:rPr>
        <w:t>aura aucun rapport avec vous.</w:t>
      </w:r>
    </w:p>
    <w:p w:rsidR="002B38DF" w:rsidRPr="00423E76" w:rsidRDefault="002B38DF">
      <w:pPr>
        <w:pStyle w:val="a3"/>
        <w:ind w:left="170" w:right="170"/>
        <w:jc w:val="both"/>
        <w:rPr>
          <w:sz w:val="27"/>
          <w:lang w:val="fr-FR"/>
        </w:rPr>
        <w:pPrChange w:id="532" w:author="Peng Luqi" w:date="2019-10-13T14:20:00Z">
          <w:pPr>
            <w:pStyle w:val="a3"/>
            <w:spacing w:before="10"/>
          </w:pPr>
        </w:pPrChange>
      </w:pPr>
    </w:p>
    <w:p w:rsidR="002B38DF" w:rsidRPr="00336030" w:rsidRDefault="00716360">
      <w:pPr>
        <w:pStyle w:val="a3"/>
        <w:ind w:left="170" w:right="170"/>
        <w:jc w:val="both"/>
        <w:rPr>
          <w:lang w:val="fr-FR"/>
        </w:rPr>
        <w:pPrChange w:id="533" w:author="Peng Luqi" w:date="2019-10-13T14:20:00Z">
          <w:pPr>
            <w:pStyle w:val="a3"/>
            <w:ind w:left="130" w:right="265"/>
          </w:pPr>
        </w:pPrChange>
      </w:pPr>
      <w:r w:rsidRPr="00423E76">
        <w:rPr>
          <w:lang w:val="fr-FR"/>
        </w:rPr>
        <w:t>Cependant, grâce à la Bourse, quelle que soit votre nationalité, votre ethnie, votre âge, votre sexe, que vous soyez grand, petit, gros, maigre, moche ou laid, quelle que soit votre orientation sexuelle, vous pouvez acheter des parts des meilleures entreprises du monde à tout moment et laisser votre argent croître avec ses mêmes sociétés, 24 heures sur 24 ! C</w:t>
      </w:r>
      <w:del w:id="534" w:author="Peng Luqi" w:date="2019-10-13T14:43:00Z">
        <w:r w:rsidRPr="00423E76" w:rsidDel="00EF666F">
          <w:rPr>
            <w:lang w:val="fr-FR"/>
          </w:rPr>
          <w:delText>’</w:delText>
        </w:r>
      </w:del>
      <w:ins w:id="535" w:author="Peng Luqi" w:date="2019-10-13T14:43:00Z">
        <w:r w:rsidR="00EF666F">
          <w:rPr>
            <w:lang w:val="fr-FR"/>
          </w:rPr>
          <w:t>’</w:t>
        </w:r>
      </w:ins>
      <w:r w:rsidRPr="00423E76">
        <w:rPr>
          <w:lang w:val="fr-FR"/>
        </w:rPr>
        <w:t>est en ce point qu</w:t>
      </w:r>
      <w:del w:id="536" w:author="Peng Luqi" w:date="2019-10-13T14:43:00Z">
        <w:r w:rsidRPr="00423E76" w:rsidDel="00EF666F">
          <w:rPr>
            <w:lang w:val="fr-FR"/>
          </w:rPr>
          <w:delText>’</w:delText>
        </w:r>
      </w:del>
      <w:ins w:id="537" w:author="Peng Luqi" w:date="2019-10-13T14:43:00Z">
        <w:r w:rsidR="00EF666F">
          <w:rPr>
            <w:lang w:val="fr-FR"/>
          </w:rPr>
          <w:t>’</w:t>
        </w:r>
      </w:ins>
      <w:r w:rsidRPr="00423E76">
        <w:rPr>
          <w:lang w:val="fr-FR"/>
        </w:rPr>
        <w:t>est la véritable qualité des marchés boursiers. Ce qui est particulièrement frappant, c</w:t>
      </w:r>
      <w:del w:id="538" w:author="Peng Luqi" w:date="2019-10-13T14:43:00Z">
        <w:r w:rsidRPr="00423E76" w:rsidDel="00EF666F">
          <w:rPr>
            <w:lang w:val="fr-FR"/>
          </w:rPr>
          <w:delText>’</w:delText>
        </w:r>
      </w:del>
      <w:ins w:id="539" w:author="Peng Luqi" w:date="2019-10-13T14:43:00Z">
        <w:r w:rsidR="00EF666F">
          <w:rPr>
            <w:lang w:val="fr-FR"/>
          </w:rPr>
          <w:t>’</w:t>
        </w:r>
      </w:ins>
      <w:r w:rsidRPr="00423E76">
        <w:rPr>
          <w:lang w:val="fr-FR"/>
        </w:rPr>
        <w:t>est que dans des circonstances normales, en</w:t>
      </w:r>
      <w:r w:rsidRPr="00983763">
        <w:rPr>
          <w:lang w:val="fr-FR"/>
        </w:rPr>
        <w:t xml:space="preserve"> tant qu</w:t>
      </w:r>
      <w:del w:id="540" w:author="Peng Luqi" w:date="2019-10-13T14:43:00Z">
        <w:r w:rsidRPr="00983763" w:rsidDel="00EF666F">
          <w:rPr>
            <w:lang w:val="fr-FR"/>
          </w:rPr>
          <w:delText>’</w:delText>
        </w:r>
      </w:del>
      <w:ins w:id="541" w:author="Peng Luqi" w:date="2019-10-13T14:43:00Z">
        <w:r w:rsidR="00EF666F">
          <w:rPr>
            <w:lang w:val="fr-FR"/>
          </w:rPr>
          <w:t>’</w:t>
        </w:r>
      </w:ins>
      <w:r w:rsidRPr="00983763">
        <w:rPr>
          <w:lang w:val="fr-FR"/>
        </w:rPr>
        <w:t>investisseur, les citoyens ordinaires n</w:t>
      </w:r>
      <w:del w:id="542" w:author="Peng Luqi" w:date="2019-10-13T14:43:00Z">
        <w:r w:rsidRPr="00983763" w:rsidDel="00EF666F">
          <w:rPr>
            <w:lang w:val="fr-FR"/>
          </w:rPr>
          <w:delText>’</w:delText>
        </w:r>
      </w:del>
      <w:ins w:id="543" w:author="Peng Luqi" w:date="2019-10-13T14:43:00Z">
        <w:r w:rsidR="00EF666F">
          <w:rPr>
            <w:lang w:val="fr-FR"/>
          </w:rPr>
          <w:t>’</w:t>
        </w:r>
      </w:ins>
      <w:r w:rsidRPr="00983763">
        <w:rPr>
          <w:lang w:val="fr-FR"/>
        </w:rPr>
        <w:t>ont besoin de faire guère plus ! Le plus étonnant est que l</w:t>
      </w:r>
      <w:del w:id="544" w:author="Peng Luqi" w:date="2019-10-13T14:43:00Z">
        <w:r w:rsidRPr="00983763" w:rsidDel="00EF666F">
          <w:rPr>
            <w:lang w:val="fr-FR"/>
          </w:rPr>
          <w:delText>’</w:delText>
        </w:r>
      </w:del>
      <w:ins w:id="545" w:author="Peng Luqi" w:date="2019-10-13T14:43:00Z">
        <w:r w:rsidR="00EF666F">
          <w:rPr>
            <w:lang w:val="fr-FR"/>
          </w:rPr>
          <w:t>’</w:t>
        </w:r>
      </w:ins>
      <w:r w:rsidRPr="00983763">
        <w:rPr>
          <w:lang w:val="fr-FR"/>
        </w:rPr>
        <w:t>achat de parts des meilleures entreprises du monde peut se faire à n</w:t>
      </w:r>
      <w:del w:id="546" w:author="Peng Luqi" w:date="2019-10-13T14:43:00Z">
        <w:r w:rsidRPr="00983763" w:rsidDel="00EF666F">
          <w:rPr>
            <w:lang w:val="fr-FR"/>
          </w:rPr>
          <w:delText>’</w:delText>
        </w:r>
      </w:del>
      <w:ins w:id="547" w:author="Peng Luqi" w:date="2019-10-13T14:43:00Z">
        <w:r w:rsidR="00EF666F">
          <w:rPr>
            <w:lang w:val="fr-FR"/>
          </w:rPr>
          <w:t>’</w:t>
        </w:r>
      </w:ins>
      <w:r w:rsidRPr="00983763">
        <w:rPr>
          <w:lang w:val="fr-FR"/>
        </w:rPr>
        <w:t>importe quel seuil !</w:t>
      </w:r>
    </w:p>
    <w:p w:rsidR="002B38DF" w:rsidRPr="00716360" w:rsidRDefault="002B38DF">
      <w:pPr>
        <w:pStyle w:val="a3"/>
        <w:ind w:left="170" w:right="170"/>
        <w:jc w:val="both"/>
        <w:rPr>
          <w:lang w:val="fr-FR"/>
        </w:rPr>
        <w:pPrChange w:id="548" w:author="Peng Luqi" w:date="2019-10-13T14:20:00Z">
          <w:pPr>
            <w:pStyle w:val="a3"/>
            <w:spacing w:before="1"/>
          </w:pPr>
        </w:pPrChange>
      </w:pPr>
    </w:p>
    <w:p w:rsidR="000269D5" w:rsidRPr="00D748EC" w:rsidDel="000269D5" w:rsidRDefault="00716360">
      <w:pPr>
        <w:pStyle w:val="a3"/>
        <w:ind w:left="170" w:right="170"/>
        <w:jc w:val="both"/>
        <w:rPr>
          <w:del w:id="549" w:author="Peng Luqi" w:date="2019-10-13T23:50:00Z"/>
          <w:lang w:val="fr-FR"/>
        </w:rPr>
        <w:sectPr w:rsidR="000269D5" w:rsidRPr="00D748EC" w:rsidDel="000269D5">
          <w:pgSz w:w="11910" w:h="16840"/>
          <w:pgMar w:top="1360" w:right="1240" w:bottom="280" w:left="1320" w:header="720" w:footer="720" w:gutter="0"/>
          <w:cols w:space="720"/>
        </w:sectPr>
        <w:pPrChange w:id="550" w:author="Peng Luqi" w:date="2019-10-13T23:50:00Z">
          <w:pPr/>
        </w:pPrChange>
      </w:pPr>
      <w:r w:rsidRPr="00A92058">
        <w:rPr>
          <w:lang w:val="fr-FR"/>
        </w:rPr>
        <w:t>Il est peu probable que l</w:t>
      </w:r>
      <w:del w:id="551" w:author="Peng Luqi" w:date="2019-10-13T14:43:00Z">
        <w:r w:rsidRPr="00A92058" w:rsidDel="00EF666F">
          <w:rPr>
            <w:lang w:val="fr-FR"/>
          </w:rPr>
          <w:delText>’</w:delText>
        </w:r>
      </w:del>
      <w:ins w:id="552" w:author="Peng Luqi" w:date="2019-10-13T14:43:00Z">
        <w:r w:rsidR="00EF666F">
          <w:rPr>
            <w:lang w:val="fr-FR"/>
          </w:rPr>
          <w:t>’</w:t>
        </w:r>
      </w:ins>
      <w:r w:rsidRPr="00A92058">
        <w:rPr>
          <w:lang w:val="fr-FR"/>
        </w:rPr>
        <w:t>argent des gens ordinaires offre des opportunités à valeur ajoutée, car les gens ordinaires ont du mal à créer de la valeur pour les</w:t>
      </w:r>
      <w:ins w:id="553" w:author="Peng Luqi" w:date="2019-10-12T17:58:00Z">
        <w:r w:rsidR="00D748EC">
          <w:rPr>
            <w:lang w:val="fr-FR"/>
          </w:rPr>
          <w:t xml:space="preserve"> </w:t>
        </w:r>
      </w:ins>
    </w:p>
    <w:p w:rsidR="002B38DF" w:rsidRPr="00D748EC" w:rsidRDefault="00716360">
      <w:pPr>
        <w:pStyle w:val="a3"/>
        <w:ind w:left="170" w:right="170"/>
        <w:jc w:val="both"/>
        <w:rPr>
          <w:lang w:val="fr-FR"/>
        </w:rPr>
        <w:pPrChange w:id="554" w:author="Peng Luqi" w:date="2019-10-13T23:50:00Z">
          <w:pPr>
            <w:pStyle w:val="a3"/>
            <w:spacing w:before="65"/>
            <w:ind w:left="130" w:right="320"/>
          </w:pPr>
        </w:pPrChange>
      </w:pPr>
      <w:r w:rsidRPr="00D748EC">
        <w:rPr>
          <w:lang w:val="fr-FR"/>
        </w:rPr>
        <w:t>entreprises. Seul un très petit nombre d</w:t>
      </w:r>
      <w:del w:id="555" w:author="Peng Luqi" w:date="2019-10-13T14:43:00Z">
        <w:r w:rsidRPr="00D748EC" w:rsidDel="00EF666F">
          <w:rPr>
            <w:lang w:val="fr-FR"/>
          </w:rPr>
          <w:delText>’</w:delText>
        </w:r>
      </w:del>
      <w:ins w:id="556" w:author="Peng Luqi" w:date="2019-10-13T14:43:00Z">
        <w:r w:rsidR="00EF666F">
          <w:rPr>
            <w:lang w:val="fr-FR"/>
          </w:rPr>
          <w:t>’</w:t>
        </w:r>
      </w:ins>
      <w:r w:rsidRPr="00D748EC">
        <w:rPr>
          <w:lang w:val="fr-FR"/>
        </w:rPr>
        <w:t>entre eux fait de son mieux pour créer de la valeur commerciale afin de changer leur propre destin, et y parvient. Les entreprises cotées en bourse, bien qu</w:t>
      </w:r>
      <w:del w:id="557" w:author="Peng Luqi" w:date="2019-10-13T14:43:00Z">
        <w:r w:rsidRPr="00D748EC" w:rsidDel="00EF666F">
          <w:rPr>
            <w:lang w:val="fr-FR"/>
          </w:rPr>
          <w:delText>’</w:delText>
        </w:r>
      </w:del>
      <w:ins w:id="558" w:author="Peng Luqi" w:date="2019-10-13T14:43:00Z">
        <w:r w:rsidR="00EF666F">
          <w:rPr>
            <w:lang w:val="fr-FR"/>
          </w:rPr>
          <w:t>’</w:t>
        </w:r>
      </w:ins>
      <w:r w:rsidRPr="00D748EC">
        <w:rPr>
          <w:lang w:val="fr-FR"/>
        </w:rPr>
        <w:t>il existe également des entreprises de traitement des ordures ménagères, sont toutes des entreprises strictement sélectionnées selon certaines normes, dans lesquelles sont concentrés la plupart des talents réellement capables de créer de la valeur commerciale.</w:t>
      </w:r>
    </w:p>
    <w:p w:rsidR="002B38DF" w:rsidRPr="00D748EC" w:rsidRDefault="002B38DF">
      <w:pPr>
        <w:pStyle w:val="a3"/>
        <w:ind w:left="170" w:right="170"/>
        <w:jc w:val="both"/>
        <w:rPr>
          <w:lang w:val="fr-FR"/>
        </w:rPr>
        <w:pPrChange w:id="559" w:author="Peng Luqi" w:date="2019-10-13T14:20:00Z">
          <w:pPr>
            <w:pStyle w:val="a3"/>
            <w:spacing w:before="2"/>
          </w:pPr>
        </w:pPrChange>
      </w:pPr>
    </w:p>
    <w:p w:rsidR="002B38DF" w:rsidRPr="00D748EC" w:rsidRDefault="00716360">
      <w:pPr>
        <w:pStyle w:val="a3"/>
        <w:ind w:left="170" w:right="170"/>
        <w:jc w:val="both"/>
        <w:rPr>
          <w:lang w:val="fr-FR"/>
        </w:rPr>
        <w:pPrChange w:id="560" w:author="Peng Luqi" w:date="2019-10-13T14:20:00Z">
          <w:pPr>
            <w:pStyle w:val="a3"/>
            <w:ind w:left="130" w:right="344"/>
          </w:pPr>
        </w:pPrChange>
      </w:pPr>
      <w:r w:rsidRPr="00D748EC">
        <w:rPr>
          <w:lang w:val="fr-FR"/>
        </w:rPr>
        <w:t>Si les gens ordinaires achètent des actions de bonnes entreprises avec leur propre argent, cela signifie qu</w:t>
      </w:r>
      <w:del w:id="561" w:author="Peng Luqi" w:date="2019-10-13T14:43:00Z">
        <w:r w:rsidRPr="00D748EC" w:rsidDel="00EF666F">
          <w:rPr>
            <w:lang w:val="fr-FR"/>
          </w:rPr>
          <w:delText>’</w:delText>
        </w:r>
      </w:del>
      <w:ins w:id="562" w:author="Peng Luqi" w:date="2019-10-13T14:43:00Z">
        <w:r w:rsidR="00EF666F">
          <w:rPr>
            <w:lang w:val="fr-FR"/>
          </w:rPr>
          <w:t>’</w:t>
        </w:r>
      </w:ins>
      <w:r w:rsidRPr="00D748EC">
        <w:rPr>
          <w:lang w:val="fr-FR"/>
        </w:rPr>
        <w:t>ils deviennent instantanément des patrons et que ceux qui créent le plus de valeur commerciale travaillent pour ces mêmes personnes ordinaires, quand bien même ses derniers soient des patrons incompétents.</w:t>
      </w:r>
    </w:p>
    <w:p w:rsidR="002B38DF" w:rsidRPr="00D748EC" w:rsidRDefault="002B38DF">
      <w:pPr>
        <w:pStyle w:val="a3"/>
        <w:ind w:left="170" w:right="170"/>
        <w:jc w:val="both"/>
        <w:rPr>
          <w:sz w:val="27"/>
          <w:lang w:val="fr-FR"/>
        </w:rPr>
        <w:pPrChange w:id="563" w:author="Peng Luqi" w:date="2019-10-13T14:20:00Z">
          <w:pPr>
            <w:pStyle w:val="a3"/>
            <w:spacing w:before="9"/>
          </w:pPr>
        </w:pPrChange>
      </w:pPr>
    </w:p>
    <w:p w:rsidR="00D748EC" w:rsidRDefault="00716360">
      <w:pPr>
        <w:pStyle w:val="a3"/>
        <w:ind w:left="170" w:right="170"/>
        <w:jc w:val="both"/>
        <w:rPr>
          <w:ins w:id="564" w:author="Peng Luqi" w:date="2019-10-12T17:58:00Z"/>
          <w:lang w:val="fr-FR"/>
        </w:rPr>
      </w:pPr>
      <w:r w:rsidRPr="00423E76">
        <w:rPr>
          <w:lang w:val="fr-FR"/>
        </w:rPr>
        <w:t>Les gens pensent toujours que « choisir des actions » n</w:t>
      </w:r>
      <w:del w:id="565" w:author="Peng Luqi" w:date="2019-10-13T14:43:00Z">
        <w:r w:rsidRPr="00423E76" w:rsidDel="00EF666F">
          <w:rPr>
            <w:lang w:val="fr-FR"/>
          </w:rPr>
          <w:delText>’</w:delText>
        </w:r>
      </w:del>
      <w:ins w:id="566" w:author="Peng Luqi" w:date="2019-10-13T14:43:00Z">
        <w:r w:rsidR="00EF666F">
          <w:rPr>
            <w:lang w:val="fr-FR"/>
          </w:rPr>
          <w:t>’</w:t>
        </w:r>
      </w:ins>
      <w:r w:rsidRPr="00423E76">
        <w:rPr>
          <w:lang w:val="fr-FR"/>
        </w:rPr>
        <w:t>est pas à la portée de tous. En réalité, ce n</w:t>
      </w:r>
      <w:del w:id="567" w:author="Peng Luqi" w:date="2019-10-13T14:43:00Z">
        <w:r w:rsidRPr="00423E76" w:rsidDel="00EF666F">
          <w:rPr>
            <w:lang w:val="fr-FR"/>
          </w:rPr>
          <w:delText>’</w:delText>
        </w:r>
      </w:del>
      <w:ins w:id="568" w:author="Peng Luqi" w:date="2019-10-13T14:43:00Z">
        <w:r w:rsidR="00EF666F">
          <w:rPr>
            <w:lang w:val="fr-FR"/>
          </w:rPr>
          <w:t>’</w:t>
        </w:r>
      </w:ins>
      <w:r w:rsidRPr="00423E76">
        <w:rPr>
          <w:lang w:val="fr-FR"/>
        </w:rPr>
        <w:t>est pas si compliqué ! Ces « difficultés » sont entièrement dues à la pensée inertielle et ne sont que le résultat de personnes réticentes ou craignant d</w:t>
      </w:r>
      <w:del w:id="569" w:author="Peng Luqi" w:date="2019-10-13T14:43:00Z">
        <w:r w:rsidRPr="00423E76" w:rsidDel="00EF666F">
          <w:rPr>
            <w:lang w:val="fr-FR"/>
          </w:rPr>
          <w:delText>’</w:delText>
        </w:r>
      </w:del>
      <w:ins w:id="570" w:author="Peng Luqi" w:date="2019-10-13T14:43:00Z">
        <w:r w:rsidR="00EF666F">
          <w:rPr>
            <w:lang w:val="fr-FR"/>
          </w:rPr>
          <w:t>’</w:t>
        </w:r>
      </w:ins>
      <w:r w:rsidRPr="00423E76">
        <w:rPr>
          <w:lang w:val="fr-FR"/>
        </w:rPr>
        <w:t xml:space="preserve">utiliser les méthodes les plus simples, les plus grossières et les plus efficaces. Cette méthode est peut-être un peu trop simpliste, mais pourtant : </w:t>
      </w:r>
    </w:p>
    <w:p w:rsidR="00D748EC" w:rsidRDefault="00D748EC">
      <w:pPr>
        <w:pStyle w:val="a3"/>
        <w:ind w:left="170" w:right="170"/>
        <w:jc w:val="both"/>
        <w:rPr>
          <w:ins w:id="571" w:author="Peng Luqi" w:date="2019-10-12T17:58:00Z"/>
          <w:lang w:val="fr-FR"/>
        </w:rPr>
      </w:pPr>
    </w:p>
    <w:p w:rsidR="002B38DF" w:rsidRDefault="00716360">
      <w:pPr>
        <w:pStyle w:val="a3"/>
        <w:ind w:left="720" w:right="720"/>
        <w:jc w:val="both"/>
        <w:rPr>
          <w:ins w:id="572" w:author="Peng Luqi" w:date="2019-10-12T17:58:00Z"/>
          <w:lang w:val="fr-FR"/>
        </w:rPr>
        <w:pPrChange w:id="573" w:author="Peng Luqi" w:date="2019-10-13T14:20:00Z">
          <w:pPr>
            <w:pStyle w:val="a3"/>
            <w:ind w:left="170" w:right="170" w:firstLine="550"/>
            <w:jc w:val="both"/>
          </w:pPr>
        </w:pPrChange>
      </w:pPr>
      <w:r w:rsidRPr="00D748EC">
        <w:rPr>
          <w:lang w:val="fr-FR"/>
        </w:rPr>
        <w:t>Sélectionnez les valeurs sur lesquelles le consensus est le plus haussier.</w:t>
      </w:r>
    </w:p>
    <w:p w:rsidR="00D748EC" w:rsidRPr="00D748EC" w:rsidRDefault="00D748EC">
      <w:pPr>
        <w:pStyle w:val="a3"/>
        <w:ind w:left="170" w:right="170" w:firstLine="550"/>
        <w:jc w:val="both"/>
        <w:rPr>
          <w:lang w:val="fr-FR"/>
        </w:rPr>
      </w:pPr>
    </w:p>
    <w:p w:rsidR="002B38DF" w:rsidRPr="00D748EC" w:rsidRDefault="00716360">
      <w:pPr>
        <w:pStyle w:val="a3"/>
        <w:ind w:left="170" w:right="170"/>
        <w:jc w:val="both"/>
        <w:rPr>
          <w:lang w:val="fr-FR"/>
        </w:rPr>
      </w:pPr>
      <w:r w:rsidRPr="00D748EC">
        <w:rPr>
          <w:lang w:val="fr-FR"/>
        </w:rPr>
        <w:t>Prêtez attention à « le plus ». Sur la Bourse de Shenzhen, vous choisirez Vanke (000002), sur la Bourse de Shanghai, Kweichow Moutai (600519), sur le Nasdaq, Apple (APPL), à Hong Kong, Tencent (0700) et sur le marché de la blockchain, vous choisirez le Bitcoin.</w:t>
      </w:r>
    </w:p>
    <w:p w:rsidR="002B38DF" w:rsidRPr="00D748EC" w:rsidRDefault="002B38DF">
      <w:pPr>
        <w:pStyle w:val="a3"/>
        <w:ind w:left="170" w:right="170"/>
        <w:jc w:val="both"/>
        <w:rPr>
          <w:lang w:val="fr-FR"/>
        </w:rPr>
        <w:pPrChange w:id="574" w:author="Peng Luqi" w:date="2019-10-13T14:20:00Z">
          <w:pPr>
            <w:pStyle w:val="a3"/>
            <w:spacing w:before="1"/>
            <w:ind w:left="170" w:right="170"/>
            <w:jc w:val="both"/>
          </w:pPr>
        </w:pPrChange>
      </w:pPr>
    </w:p>
    <w:p w:rsidR="002B38DF" w:rsidRPr="00D748EC" w:rsidRDefault="00716360">
      <w:pPr>
        <w:pStyle w:val="a3"/>
        <w:ind w:left="170" w:right="170"/>
        <w:jc w:val="both"/>
        <w:rPr>
          <w:lang w:val="fr-FR"/>
        </w:rPr>
      </w:pPr>
      <w:r w:rsidRPr="00D748EC">
        <w:rPr>
          <w:lang w:val="fr-FR"/>
        </w:rPr>
        <w:lastRenderedPageBreak/>
        <w:t>C</w:t>
      </w:r>
      <w:del w:id="575" w:author="Peng Luqi" w:date="2019-10-13T14:43:00Z">
        <w:r w:rsidRPr="00D748EC" w:rsidDel="00EF666F">
          <w:rPr>
            <w:lang w:val="fr-FR"/>
          </w:rPr>
          <w:delText>’</w:delText>
        </w:r>
      </w:del>
      <w:ins w:id="576" w:author="Peng Luqi" w:date="2019-10-13T14:43:00Z">
        <w:r w:rsidR="00EF666F">
          <w:rPr>
            <w:lang w:val="fr-FR"/>
          </w:rPr>
          <w:t>’</w:t>
        </w:r>
      </w:ins>
      <w:r w:rsidRPr="00D748EC">
        <w:rPr>
          <w:lang w:val="fr-FR"/>
        </w:rPr>
        <w:t>est l</w:t>
      </w:r>
      <w:del w:id="577" w:author="Peng Luqi" w:date="2019-10-13T14:43:00Z">
        <w:r w:rsidRPr="00D748EC" w:rsidDel="00EF666F">
          <w:rPr>
            <w:lang w:val="fr-FR"/>
          </w:rPr>
          <w:delText>’</w:delText>
        </w:r>
      </w:del>
      <w:ins w:id="578" w:author="Peng Luqi" w:date="2019-10-13T14:43:00Z">
        <w:r w:rsidR="00EF666F">
          <w:rPr>
            <w:lang w:val="fr-FR"/>
          </w:rPr>
          <w:t>’</w:t>
        </w:r>
      </w:ins>
      <w:r w:rsidRPr="00D748EC">
        <w:rPr>
          <w:lang w:val="fr-FR"/>
        </w:rPr>
        <w:t>essence de la magie des marchés boursiers : vous pouvez exploiter la sagesse des autres.</w:t>
      </w:r>
    </w:p>
    <w:p w:rsidR="002B38DF" w:rsidRPr="00D748EC" w:rsidRDefault="002B38DF">
      <w:pPr>
        <w:pStyle w:val="a3"/>
        <w:ind w:left="170" w:right="170"/>
        <w:jc w:val="both"/>
        <w:rPr>
          <w:sz w:val="27"/>
          <w:lang w:val="fr-FR"/>
        </w:rPr>
        <w:pPrChange w:id="579" w:author="Peng Luqi" w:date="2019-10-13T14:20:00Z">
          <w:pPr>
            <w:pStyle w:val="a3"/>
            <w:spacing w:before="10"/>
            <w:ind w:left="170" w:right="170"/>
            <w:jc w:val="both"/>
          </w:pPr>
        </w:pPrChange>
      </w:pPr>
    </w:p>
    <w:p w:rsidR="002B38DF" w:rsidRPr="00423E76" w:rsidRDefault="00716360">
      <w:pPr>
        <w:pStyle w:val="a3"/>
        <w:ind w:left="170" w:right="170"/>
        <w:jc w:val="both"/>
        <w:rPr>
          <w:lang w:val="fr-FR"/>
        </w:rPr>
      </w:pPr>
      <w:r w:rsidRPr="00D748EC">
        <w:rPr>
          <w:lang w:val="fr-FR"/>
        </w:rPr>
        <w:t>Comme vous venez de le voir, les gens ordinaires mêmes peu fortunés peuvent se servir des meilleurs talents des meilleures entreprises du monde pour faire de l</w:t>
      </w:r>
      <w:del w:id="580" w:author="Peng Luqi" w:date="2019-10-13T14:43:00Z">
        <w:r w:rsidRPr="00D748EC" w:rsidDel="00EF666F">
          <w:rPr>
            <w:lang w:val="fr-FR"/>
          </w:rPr>
          <w:delText>’</w:delText>
        </w:r>
      </w:del>
      <w:ins w:id="581" w:author="Peng Luqi" w:date="2019-10-13T14:43:00Z">
        <w:r w:rsidR="00EF666F">
          <w:rPr>
            <w:lang w:val="fr-FR"/>
          </w:rPr>
          <w:t>’</w:t>
        </w:r>
      </w:ins>
      <w:r w:rsidRPr="00D748EC">
        <w:rPr>
          <w:lang w:val="fr-FR"/>
        </w:rPr>
        <w:t>argent ! Et savez-vous ce qui est plus incroyable ? C</w:t>
      </w:r>
      <w:del w:id="582" w:author="Peng Luqi" w:date="2019-10-13T14:43:00Z">
        <w:r w:rsidRPr="00D748EC" w:rsidDel="00EF666F">
          <w:rPr>
            <w:lang w:val="fr-FR"/>
          </w:rPr>
          <w:delText>’</w:delText>
        </w:r>
      </w:del>
      <w:ins w:id="583" w:author="Peng Luqi" w:date="2019-10-13T14:43:00Z">
        <w:r w:rsidR="00EF666F">
          <w:rPr>
            <w:lang w:val="fr-FR"/>
          </w:rPr>
          <w:t>’</w:t>
        </w:r>
      </w:ins>
      <w:r w:rsidRPr="00D748EC">
        <w:rPr>
          <w:lang w:val="fr-FR"/>
        </w:rPr>
        <w:t>est que vous pouvez faire appel aux personnes les plus compétentes pour vous aider à choisir les mei</w:t>
      </w:r>
      <w:r w:rsidRPr="00423E76">
        <w:rPr>
          <w:lang w:val="fr-FR"/>
        </w:rPr>
        <w:t>lleures cotes. Vous vous croyez trop stupide pour comprendre la bourse ? Eh bien, même si vous n</w:t>
      </w:r>
      <w:del w:id="584" w:author="Peng Luqi" w:date="2019-10-13T14:43:00Z">
        <w:r w:rsidRPr="00423E76" w:rsidDel="00EF666F">
          <w:rPr>
            <w:lang w:val="fr-FR"/>
          </w:rPr>
          <w:delText>’</w:delText>
        </w:r>
      </w:del>
      <w:ins w:id="585" w:author="Peng Luqi" w:date="2019-10-13T14:43:00Z">
        <w:r w:rsidR="00EF666F">
          <w:rPr>
            <w:lang w:val="fr-FR"/>
          </w:rPr>
          <w:t>’</w:t>
        </w:r>
      </w:ins>
      <w:r w:rsidRPr="00423E76">
        <w:rPr>
          <w:lang w:val="fr-FR"/>
        </w:rPr>
        <w:t>êtes pas stupide, vous devez tout de même passer beaucoup de temps à apprendre.</w:t>
      </w:r>
    </w:p>
    <w:p w:rsidR="002B38DF" w:rsidRPr="00423E76" w:rsidRDefault="002B38DF">
      <w:pPr>
        <w:pStyle w:val="a3"/>
        <w:ind w:left="170" w:right="170"/>
        <w:jc w:val="both"/>
        <w:rPr>
          <w:lang w:val="fr-FR"/>
        </w:rPr>
        <w:pPrChange w:id="586" w:author="Peng Luqi" w:date="2019-10-13T14:20:00Z">
          <w:pPr>
            <w:pStyle w:val="a3"/>
            <w:spacing w:before="2"/>
            <w:ind w:left="170" w:right="170"/>
            <w:jc w:val="both"/>
          </w:pPr>
        </w:pPrChange>
      </w:pPr>
    </w:p>
    <w:p w:rsidR="002B38DF" w:rsidRPr="00D748EC" w:rsidDel="000269D5" w:rsidRDefault="00716360">
      <w:pPr>
        <w:pStyle w:val="a3"/>
        <w:ind w:left="170" w:right="170"/>
        <w:jc w:val="both"/>
        <w:rPr>
          <w:del w:id="587" w:author="Peng Luqi" w:date="2019-10-13T23:50:00Z"/>
          <w:lang w:val="fr-FR"/>
        </w:rPr>
        <w:sectPr w:rsidR="002B38DF" w:rsidRPr="00D748EC" w:rsidDel="000269D5">
          <w:pgSz w:w="11910" w:h="16840"/>
          <w:pgMar w:top="1360" w:right="1240" w:bottom="280" w:left="1320" w:header="720" w:footer="720" w:gutter="0"/>
          <w:cols w:space="720"/>
        </w:sectPr>
      </w:pPr>
      <w:r w:rsidRPr="00423E76">
        <w:rPr>
          <w:lang w:val="fr-FR"/>
        </w:rPr>
        <w:t>En fait, vous pensez trop, car ce n</w:t>
      </w:r>
      <w:del w:id="588" w:author="Peng Luqi" w:date="2019-10-13T14:43:00Z">
        <w:r w:rsidRPr="00423E76" w:rsidDel="00EF666F">
          <w:rPr>
            <w:lang w:val="fr-FR"/>
          </w:rPr>
          <w:delText>’</w:delText>
        </w:r>
      </w:del>
      <w:ins w:id="589" w:author="Peng Luqi" w:date="2019-10-13T14:43:00Z">
        <w:r w:rsidR="00EF666F">
          <w:rPr>
            <w:lang w:val="fr-FR"/>
          </w:rPr>
          <w:t>’</w:t>
        </w:r>
      </w:ins>
      <w:r w:rsidRPr="00423E76">
        <w:rPr>
          <w:lang w:val="fr-FR"/>
        </w:rPr>
        <w:t>est pas important. N</w:t>
      </w:r>
      <w:del w:id="590" w:author="Peng Luqi" w:date="2019-10-13T14:43:00Z">
        <w:r w:rsidRPr="00423E76" w:rsidDel="00EF666F">
          <w:rPr>
            <w:lang w:val="fr-FR"/>
          </w:rPr>
          <w:delText>’</w:delText>
        </w:r>
      </w:del>
      <w:ins w:id="591" w:author="Peng Luqi" w:date="2019-10-13T14:43:00Z">
        <w:r w:rsidR="00EF666F">
          <w:rPr>
            <w:lang w:val="fr-FR"/>
          </w:rPr>
          <w:t>’</w:t>
        </w:r>
      </w:ins>
      <w:r w:rsidRPr="00423E76">
        <w:rPr>
          <w:lang w:val="fr-FR"/>
        </w:rPr>
        <w:t>avez-vous pas de l</w:t>
      </w:r>
      <w:del w:id="592" w:author="Peng Luqi" w:date="2019-10-13T14:43:00Z">
        <w:r w:rsidRPr="00423E76" w:rsidDel="00EF666F">
          <w:rPr>
            <w:lang w:val="fr-FR"/>
          </w:rPr>
          <w:delText>’</w:delText>
        </w:r>
      </w:del>
      <w:ins w:id="593" w:author="Peng Luqi" w:date="2019-10-13T14:43:00Z">
        <w:r w:rsidR="00EF666F">
          <w:rPr>
            <w:lang w:val="fr-FR"/>
          </w:rPr>
          <w:t>’</w:t>
        </w:r>
      </w:ins>
      <w:r w:rsidRPr="00423E76">
        <w:rPr>
          <w:lang w:val="fr-FR"/>
        </w:rPr>
        <w:t xml:space="preserve">admiration pour Buffett ? Alors répliquez directement la </w:t>
      </w:r>
      <w:r w:rsidRPr="00983763">
        <w:rPr>
          <w:lang w:val="fr-FR"/>
        </w:rPr>
        <w:t>société qu</w:t>
      </w:r>
      <w:del w:id="594" w:author="Peng Luqi" w:date="2019-10-13T14:43:00Z">
        <w:r w:rsidRPr="00983763" w:rsidDel="00EF666F">
          <w:rPr>
            <w:lang w:val="fr-FR"/>
          </w:rPr>
          <w:delText>’</w:delText>
        </w:r>
      </w:del>
      <w:ins w:id="595" w:author="Peng Luqi" w:date="2019-10-13T14:43:00Z">
        <w:r w:rsidR="00EF666F">
          <w:rPr>
            <w:lang w:val="fr-FR"/>
          </w:rPr>
          <w:t>’</w:t>
        </w:r>
      </w:ins>
      <w:r w:rsidRPr="00983763">
        <w:rPr>
          <w:lang w:val="fr-FR"/>
        </w:rPr>
        <w:t>il détient, ce qui revient à laisser Buffett réfléchir à votre place, gratuitement. Bien entendu, Buffett n</w:t>
      </w:r>
      <w:del w:id="596" w:author="Peng Luqi" w:date="2019-10-13T14:43:00Z">
        <w:r w:rsidRPr="00983763" w:rsidDel="00EF666F">
          <w:rPr>
            <w:lang w:val="fr-FR"/>
          </w:rPr>
          <w:delText>’</w:delText>
        </w:r>
      </w:del>
      <w:ins w:id="597" w:author="Peng Luqi" w:date="2019-10-13T14:43:00Z">
        <w:r w:rsidR="00EF666F">
          <w:rPr>
            <w:lang w:val="fr-FR"/>
          </w:rPr>
          <w:t>’</w:t>
        </w:r>
      </w:ins>
      <w:r w:rsidRPr="00983763">
        <w:rPr>
          <w:lang w:val="fr-FR"/>
        </w:rPr>
        <w:t>est pas nécessairement le meilleur, et alors ? Vous pouvez tout aussi bien sélectionner la valeur sur laquelle le consensus est le plus o</w:t>
      </w:r>
      <w:r w:rsidRPr="00336030">
        <w:rPr>
          <w:lang w:val="fr-FR"/>
        </w:rPr>
        <w:t>ptimiste, comme celles dont je viens de parler : Vanke, Moutai, Apple, Tencent et le Bitcoin. Ce sont des valeurs que les plus avertis sur le marché ont</w:t>
      </w:r>
      <w:ins w:id="598" w:author="Peng Luqi" w:date="2019-10-13T23:50:00Z">
        <w:r w:rsidR="000269D5">
          <w:rPr>
            <w:lang w:val="fr-FR"/>
          </w:rPr>
          <w:t xml:space="preserve"> </w:t>
        </w:r>
      </w:ins>
    </w:p>
    <w:p w:rsidR="002B38DF" w:rsidRPr="00D748EC" w:rsidRDefault="00716360">
      <w:pPr>
        <w:pStyle w:val="a3"/>
        <w:ind w:left="170" w:right="170"/>
        <w:jc w:val="both"/>
        <w:rPr>
          <w:lang w:val="fr-FR"/>
        </w:rPr>
        <w:pPrChange w:id="599" w:author="Peng Luqi" w:date="2019-10-13T14:20:00Z">
          <w:pPr>
            <w:pStyle w:val="a3"/>
            <w:spacing w:before="65"/>
            <w:ind w:left="170" w:right="170"/>
            <w:jc w:val="both"/>
          </w:pPr>
        </w:pPrChange>
      </w:pPr>
      <w:r w:rsidRPr="00D748EC">
        <w:rPr>
          <w:lang w:val="fr-FR"/>
        </w:rPr>
        <w:t>déjà choisies pour vous. Et les conseils de ces personnes, qui sont les plus compétentes, sont totalement gratuits !</w:t>
      </w:r>
    </w:p>
    <w:p w:rsidR="002B38DF" w:rsidRPr="00D748EC" w:rsidRDefault="002B38DF">
      <w:pPr>
        <w:pStyle w:val="a3"/>
        <w:ind w:left="170" w:right="170"/>
        <w:jc w:val="both"/>
        <w:rPr>
          <w:sz w:val="27"/>
          <w:lang w:val="fr-FR"/>
        </w:rPr>
        <w:pPrChange w:id="600" w:author="Peng Luqi" w:date="2019-10-13T14:20:00Z">
          <w:pPr>
            <w:pStyle w:val="a3"/>
            <w:spacing w:before="10"/>
            <w:ind w:left="170" w:right="170"/>
            <w:jc w:val="both"/>
          </w:pPr>
        </w:pPrChange>
      </w:pPr>
    </w:p>
    <w:p w:rsidR="002B38DF" w:rsidRPr="00D748EC" w:rsidRDefault="00716360">
      <w:pPr>
        <w:pStyle w:val="a3"/>
        <w:ind w:left="170" w:right="170"/>
        <w:jc w:val="both"/>
        <w:rPr>
          <w:lang w:val="fr-FR"/>
        </w:rPr>
      </w:pPr>
      <w:r w:rsidRPr="00D748EC">
        <w:rPr>
          <w:lang w:val="fr-FR"/>
        </w:rPr>
        <w:t>Ce raisonnement à coût zéro ne fait aucun doute. Si la valeur la plus prometteuse de l</w:t>
      </w:r>
      <w:del w:id="601" w:author="Peng Luqi" w:date="2019-10-13T14:43:00Z">
        <w:r w:rsidRPr="00D748EC" w:rsidDel="00EF666F">
          <w:rPr>
            <w:lang w:val="fr-FR"/>
          </w:rPr>
          <w:delText>’</w:delText>
        </w:r>
      </w:del>
      <w:ins w:id="602" w:author="Peng Luqi" w:date="2019-10-13T14:43:00Z">
        <w:r w:rsidR="00EF666F">
          <w:rPr>
            <w:lang w:val="fr-FR"/>
          </w:rPr>
          <w:t>’</w:t>
        </w:r>
      </w:ins>
      <w:r w:rsidRPr="00D748EC">
        <w:rPr>
          <w:lang w:val="fr-FR"/>
        </w:rPr>
        <w:t>ensemble du marché n</w:t>
      </w:r>
      <w:del w:id="603" w:author="Peng Luqi" w:date="2019-10-13T14:43:00Z">
        <w:r w:rsidRPr="00D748EC" w:rsidDel="00EF666F">
          <w:rPr>
            <w:lang w:val="fr-FR"/>
          </w:rPr>
          <w:delText>’</w:delText>
        </w:r>
      </w:del>
      <w:ins w:id="604" w:author="Peng Luqi" w:date="2019-10-13T14:43:00Z">
        <w:r w:rsidR="00EF666F">
          <w:rPr>
            <w:lang w:val="fr-FR"/>
          </w:rPr>
          <w:t>’</w:t>
        </w:r>
      </w:ins>
      <w:r w:rsidRPr="00D748EC">
        <w:rPr>
          <w:lang w:val="fr-FR"/>
        </w:rPr>
        <w:t>atteint finalement pas vos attentes, alors, vous n</w:t>
      </w:r>
      <w:del w:id="605" w:author="Peng Luqi" w:date="2019-10-13T14:43:00Z">
        <w:r w:rsidRPr="00D748EC" w:rsidDel="00EF666F">
          <w:rPr>
            <w:lang w:val="fr-FR"/>
          </w:rPr>
          <w:delText>’</w:delText>
        </w:r>
      </w:del>
      <w:ins w:id="606" w:author="Peng Luqi" w:date="2019-10-13T14:43:00Z">
        <w:r w:rsidR="00EF666F">
          <w:rPr>
            <w:lang w:val="fr-FR"/>
          </w:rPr>
          <w:t>’</w:t>
        </w:r>
      </w:ins>
      <w:r w:rsidRPr="00D748EC">
        <w:rPr>
          <w:lang w:val="fr-FR"/>
        </w:rPr>
        <w:t>aurez rien à redire, car c</w:t>
      </w:r>
      <w:del w:id="607" w:author="Peng Luqi" w:date="2019-10-13T14:43:00Z">
        <w:r w:rsidRPr="00D748EC" w:rsidDel="00EF666F">
          <w:rPr>
            <w:lang w:val="fr-FR"/>
          </w:rPr>
          <w:delText>’</w:delText>
        </w:r>
      </w:del>
      <w:ins w:id="608" w:author="Peng Luqi" w:date="2019-10-13T14:43:00Z">
        <w:r w:rsidR="00EF666F">
          <w:rPr>
            <w:lang w:val="fr-FR"/>
          </w:rPr>
          <w:t>’</w:t>
        </w:r>
      </w:ins>
      <w:r w:rsidRPr="00D748EC">
        <w:rPr>
          <w:lang w:val="fr-FR"/>
        </w:rPr>
        <w:t>est déjà le meilleur conseil que vous auriez pu obtenir ! De même, lorsque China Tobacco a été introduite à la Bourse de Hong Kong en 2019, vous auriez pu l</w:t>
      </w:r>
      <w:del w:id="609" w:author="Peng Luqi" w:date="2019-10-13T14:43:00Z">
        <w:r w:rsidRPr="00D748EC" w:rsidDel="00EF666F">
          <w:rPr>
            <w:lang w:val="fr-FR"/>
          </w:rPr>
          <w:delText>’</w:delText>
        </w:r>
      </w:del>
      <w:ins w:id="610" w:author="Peng Luqi" w:date="2019-10-13T14:43:00Z">
        <w:r w:rsidR="00EF666F">
          <w:rPr>
            <w:lang w:val="fr-FR"/>
          </w:rPr>
          <w:t>’</w:t>
        </w:r>
      </w:ins>
      <w:r w:rsidRPr="00D748EC">
        <w:rPr>
          <w:lang w:val="fr-FR"/>
        </w:rPr>
        <w:t>acheter immédiatement ! Parce que c</w:t>
      </w:r>
      <w:del w:id="611" w:author="Peng Luqi" w:date="2019-10-13T14:43:00Z">
        <w:r w:rsidRPr="00D748EC" w:rsidDel="00EF666F">
          <w:rPr>
            <w:lang w:val="fr-FR"/>
          </w:rPr>
          <w:delText>’</w:delText>
        </w:r>
      </w:del>
      <w:ins w:id="612" w:author="Peng Luqi" w:date="2019-10-13T14:43:00Z">
        <w:r w:rsidR="00EF666F">
          <w:rPr>
            <w:lang w:val="fr-FR"/>
          </w:rPr>
          <w:t>’</w:t>
        </w:r>
      </w:ins>
      <w:r w:rsidRPr="00D748EC">
        <w:rPr>
          <w:lang w:val="fr-FR"/>
        </w:rPr>
        <w:t>est la société la plus rentable en Chine</w:t>
      </w:r>
      <w:r w:rsidRPr="00D748EC">
        <w:rPr>
          <w:spacing w:val="-4"/>
          <w:lang w:val="fr-FR"/>
        </w:rPr>
        <w:t xml:space="preserve"> </w:t>
      </w:r>
      <w:r w:rsidRPr="00D748EC">
        <w:rPr>
          <w:lang w:val="fr-FR"/>
        </w:rPr>
        <w:t>!</w:t>
      </w:r>
    </w:p>
    <w:p w:rsidR="002B38DF" w:rsidRPr="00423E76" w:rsidRDefault="002B38DF">
      <w:pPr>
        <w:pStyle w:val="a3"/>
        <w:ind w:left="170" w:right="170"/>
        <w:jc w:val="both"/>
        <w:rPr>
          <w:lang w:val="fr-FR"/>
        </w:rPr>
        <w:pPrChange w:id="613" w:author="Peng Luqi" w:date="2019-10-13T14:20:00Z">
          <w:pPr>
            <w:pStyle w:val="a3"/>
            <w:spacing w:before="2"/>
            <w:ind w:left="170" w:right="170"/>
            <w:jc w:val="both"/>
          </w:pPr>
        </w:pPrChange>
      </w:pPr>
    </w:p>
    <w:p w:rsidR="002B38DF" w:rsidRPr="00D748EC" w:rsidRDefault="00716360">
      <w:pPr>
        <w:pStyle w:val="a3"/>
        <w:ind w:left="170" w:right="170"/>
        <w:jc w:val="both"/>
        <w:rPr>
          <w:lang w:val="fr-FR"/>
        </w:rPr>
      </w:pPr>
      <w:r w:rsidRPr="00423E76">
        <w:rPr>
          <w:lang w:val="fr-FR"/>
        </w:rPr>
        <w:t>Savez-vous ce qui est le plus étonnant ? Plus de 99 % des méthodes les plus simples et les plus convaincantes ne sont pas utilisées ! Si vous analysez les données, vous comprendrez à quel point c</w:t>
      </w:r>
      <w:del w:id="614" w:author="Peng Luqi" w:date="2019-10-13T14:43:00Z">
        <w:r w:rsidRPr="00423E76" w:rsidDel="00EF666F">
          <w:rPr>
            <w:lang w:val="fr-FR"/>
          </w:rPr>
          <w:delText>’</w:delText>
        </w:r>
      </w:del>
      <w:ins w:id="615" w:author="Peng Luqi" w:date="2019-10-13T14:43:00Z">
        <w:r w:rsidR="00EF666F">
          <w:rPr>
            <w:lang w:val="fr-FR"/>
          </w:rPr>
          <w:t>’</w:t>
        </w:r>
      </w:ins>
      <w:r w:rsidRPr="00423E76">
        <w:rPr>
          <w:lang w:val="fr-FR"/>
        </w:rPr>
        <w:t>est incroyable. Selon des chiffres du 31 mars 2019, le nombre total d</w:t>
      </w:r>
      <w:del w:id="616" w:author="Peng Luqi" w:date="2019-10-13T14:43:00Z">
        <w:r w:rsidRPr="00423E76" w:rsidDel="00EF666F">
          <w:rPr>
            <w:lang w:val="fr-FR"/>
          </w:rPr>
          <w:delText>’</w:delText>
        </w:r>
      </w:del>
      <w:ins w:id="617" w:author="Peng Luqi" w:date="2019-10-13T14:43:00Z">
        <w:r w:rsidR="00EF666F">
          <w:rPr>
            <w:lang w:val="fr-FR"/>
          </w:rPr>
          <w:t>’</w:t>
        </w:r>
      </w:ins>
      <w:r w:rsidRPr="00423E76">
        <w:rPr>
          <w:lang w:val="fr-FR"/>
        </w:rPr>
        <w:t>actionnaires de Moutai s</w:t>
      </w:r>
      <w:del w:id="618" w:author="Peng Luqi" w:date="2019-10-13T14:43:00Z">
        <w:r w:rsidRPr="00423E76" w:rsidDel="00EF666F">
          <w:rPr>
            <w:lang w:val="fr-FR"/>
          </w:rPr>
          <w:delText>’</w:delText>
        </w:r>
      </w:del>
      <w:ins w:id="619" w:author="Peng Luqi" w:date="2019-10-13T14:43:00Z">
        <w:r w:rsidR="00EF666F">
          <w:rPr>
            <w:lang w:val="fr-FR"/>
          </w:rPr>
          <w:t>’</w:t>
        </w:r>
      </w:ins>
      <w:r w:rsidRPr="00423E76">
        <w:rPr>
          <w:lang w:val="fr-FR"/>
        </w:rPr>
        <w:t>élevait à 80 594, alors que le nombre total de comptes ouverts sur le marché boursier chinois était d</w:t>
      </w:r>
      <w:del w:id="620" w:author="Peng Luqi" w:date="2019-10-13T14:43:00Z">
        <w:r w:rsidRPr="00423E76" w:rsidDel="00EF666F">
          <w:rPr>
            <w:lang w:val="fr-FR"/>
          </w:rPr>
          <w:delText>’</w:delText>
        </w:r>
      </w:del>
      <w:ins w:id="621" w:author="Peng Luqi" w:date="2019-10-13T14:43:00Z">
        <w:r w:rsidR="00EF666F">
          <w:rPr>
            <w:lang w:val="fr-FR"/>
          </w:rPr>
          <w:t>’</w:t>
        </w:r>
      </w:ins>
      <w:r w:rsidRPr="00423E76">
        <w:rPr>
          <w:lang w:val="fr-FR"/>
        </w:rPr>
        <w:t>environ 150 millions au cours de la même période. Soit 0,05 % des investisseurs dont beaucoup d</w:t>
      </w:r>
      <w:del w:id="622" w:author="Peng Luqi" w:date="2019-10-13T14:43:00Z">
        <w:r w:rsidRPr="00423E76" w:rsidDel="00EF666F">
          <w:rPr>
            <w:lang w:val="fr-FR"/>
          </w:rPr>
          <w:delText>’</w:delText>
        </w:r>
      </w:del>
      <w:ins w:id="623" w:author="Peng Luqi" w:date="2019-10-13T14:43:00Z">
        <w:r w:rsidR="00EF666F">
          <w:rPr>
            <w:lang w:val="fr-FR"/>
          </w:rPr>
          <w:t>’</w:t>
        </w:r>
      </w:ins>
      <w:r w:rsidRPr="00423E76">
        <w:rPr>
          <w:lang w:val="fr-FR"/>
        </w:rPr>
        <w:t>entre eux sont des investisseurs institutionnels.</w:t>
      </w:r>
      <w:ins w:id="624" w:author="Peng Luqi" w:date="2019-10-12T18:00:00Z">
        <w:r w:rsidR="00D748EC">
          <w:rPr>
            <w:lang w:val="fr-FR"/>
          </w:rPr>
          <w:t xml:space="preserve"> </w:t>
        </w:r>
      </w:ins>
      <w:r w:rsidRPr="00D748EC">
        <w:rPr>
          <w:lang w:val="fr-FR"/>
        </w:rPr>
        <w:t>Autrement dit, parmi les gens ordinaires, peut-être que seulement une personne sur dix mille ose utiliser ce procédé, certes simple, mais extrêmement efficace.</w:t>
      </w:r>
    </w:p>
    <w:p w:rsidR="002B38DF" w:rsidRPr="00D748EC" w:rsidRDefault="002B38DF">
      <w:pPr>
        <w:pStyle w:val="a3"/>
        <w:ind w:left="170" w:right="170"/>
        <w:jc w:val="both"/>
        <w:rPr>
          <w:lang w:val="fr-FR"/>
        </w:rPr>
        <w:pPrChange w:id="625" w:author="Peng Luqi" w:date="2019-10-13T14:20:00Z">
          <w:pPr>
            <w:pStyle w:val="a3"/>
            <w:spacing w:before="1"/>
            <w:ind w:left="170" w:right="170"/>
            <w:jc w:val="both"/>
          </w:pPr>
        </w:pPrChange>
      </w:pPr>
    </w:p>
    <w:p w:rsidR="002B38DF" w:rsidRPr="00423E76" w:rsidRDefault="00716360">
      <w:pPr>
        <w:pStyle w:val="a3"/>
        <w:ind w:left="170" w:right="170"/>
        <w:jc w:val="both"/>
        <w:rPr>
          <w:lang w:val="fr-FR"/>
        </w:rPr>
      </w:pPr>
      <w:r w:rsidRPr="00D748EC">
        <w:rPr>
          <w:lang w:val="fr-FR"/>
        </w:rPr>
        <w:t>Si vous choisissez la valeur la plus attrayante sur le marché quelles en seront les conséquences ? Vous n</w:t>
      </w:r>
      <w:del w:id="626" w:author="Peng Luqi" w:date="2019-10-13T14:43:00Z">
        <w:r w:rsidRPr="00D748EC" w:rsidDel="00EF666F">
          <w:rPr>
            <w:lang w:val="fr-FR"/>
          </w:rPr>
          <w:delText>’</w:delText>
        </w:r>
      </w:del>
      <w:ins w:id="627" w:author="Peng Luqi" w:date="2019-10-13T14:43:00Z">
        <w:r w:rsidR="00EF666F">
          <w:rPr>
            <w:lang w:val="fr-FR"/>
          </w:rPr>
          <w:t>’</w:t>
        </w:r>
      </w:ins>
      <w:r w:rsidRPr="00D748EC">
        <w:rPr>
          <w:lang w:val="fr-FR"/>
        </w:rPr>
        <w:t>aurez pas besoin par la suite de faire de recherches, vous n</w:t>
      </w:r>
      <w:del w:id="628" w:author="Peng Luqi" w:date="2019-10-13T14:43:00Z">
        <w:r w:rsidRPr="00D748EC" w:rsidDel="00EF666F">
          <w:rPr>
            <w:lang w:val="fr-FR"/>
          </w:rPr>
          <w:delText>’</w:delText>
        </w:r>
      </w:del>
      <w:ins w:id="629" w:author="Peng Luqi" w:date="2019-10-13T14:43:00Z">
        <w:r w:rsidR="00EF666F">
          <w:rPr>
            <w:lang w:val="fr-FR"/>
          </w:rPr>
          <w:t>’</w:t>
        </w:r>
      </w:ins>
      <w:r w:rsidRPr="00D748EC">
        <w:rPr>
          <w:lang w:val="fr-FR"/>
        </w:rPr>
        <w:t>aurez pas besoin de faire d</w:t>
      </w:r>
      <w:del w:id="630" w:author="Peng Luqi" w:date="2019-10-13T14:43:00Z">
        <w:r w:rsidRPr="00D748EC" w:rsidDel="00EF666F">
          <w:rPr>
            <w:lang w:val="fr-FR"/>
          </w:rPr>
          <w:delText>’</w:delText>
        </w:r>
      </w:del>
      <w:ins w:id="631" w:author="Peng Luqi" w:date="2019-10-13T14:43:00Z">
        <w:r w:rsidR="00EF666F">
          <w:rPr>
            <w:lang w:val="fr-FR"/>
          </w:rPr>
          <w:t>’</w:t>
        </w:r>
      </w:ins>
      <w:r w:rsidRPr="00D748EC">
        <w:rPr>
          <w:lang w:val="fr-FR"/>
        </w:rPr>
        <w:t>analyses et vous n</w:t>
      </w:r>
      <w:del w:id="632" w:author="Peng Luqi" w:date="2019-10-13T14:43:00Z">
        <w:r w:rsidRPr="00D748EC" w:rsidDel="00EF666F">
          <w:rPr>
            <w:lang w:val="fr-FR"/>
          </w:rPr>
          <w:delText>’</w:delText>
        </w:r>
      </w:del>
      <w:ins w:id="633" w:author="Peng Luqi" w:date="2019-10-13T14:43:00Z">
        <w:r w:rsidR="00EF666F">
          <w:rPr>
            <w:lang w:val="fr-FR"/>
          </w:rPr>
          <w:t>’</w:t>
        </w:r>
      </w:ins>
      <w:r w:rsidRPr="00D748EC">
        <w:rPr>
          <w:lang w:val="fr-FR"/>
        </w:rPr>
        <w:t>aurez pas besoin de vous concentrer sur des graphiques. En réalité, vous n</w:t>
      </w:r>
      <w:del w:id="634" w:author="Peng Luqi" w:date="2019-10-13T14:43:00Z">
        <w:r w:rsidRPr="00D748EC" w:rsidDel="00EF666F">
          <w:rPr>
            <w:lang w:val="fr-FR"/>
          </w:rPr>
          <w:delText>’</w:delText>
        </w:r>
      </w:del>
      <w:ins w:id="635" w:author="Peng Luqi" w:date="2019-10-13T14:43:00Z">
        <w:r w:rsidR="00EF666F">
          <w:rPr>
            <w:lang w:val="fr-FR"/>
          </w:rPr>
          <w:t>’</w:t>
        </w:r>
      </w:ins>
      <w:r w:rsidRPr="00D748EC">
        <w:rPr>
          <w:lang w:val="fr-FR"/>
        </w:rPr>
        <w:t>aurez rien à faire car tout cela sera fait par des opérateurs compétents et ceci, gratuitement. Il s</w:t>
      </w:r>
      <w:del w:id="636" w:author="Peng Luqi" w:date="2019-10-13T14:43:00Z">
        <w:r w:rsidRPr="00D748EC" w:rsidDel="00EF666F">
          <w:rPr>
            <w:lang w:val="fr-FR"/>
          </w:rPr>
          <w:delText>’</w:delText>
        </w:r>
      </w:del>
      <w:ins w:id="637" w:author="Peng Luqi" w:date="2019-10-13T14:43:00Z">
        <w:r w:rsidR="00EF666F">
          <w:rPr>
            <w:lang w:val="fr-FR"/>
          </w:rPr>
          <w:t>’</w:t>
        </w:r>
      </w:ins>
      <w:r w:rsidRPr="00D748EC">
        <w:rPr>
          <w:lang w:val="fr-FR"/>
        </w:rPr>
        <w:t>agit du</w:t>
      </w:r>
      <w:r w:rsidRPr="00423E76">
        <w:rPr>
          <w:lang w:val="fr-FR"/>
        </w:rPr>
        <w:t xml:space="preserve"> plus haut niveau d</w:t>
      </w:r>
      <w:del w:id="638" w:author="Peng Luqi" w:date="2019-10-13T14:43:00Z">
        <w:r w:rsidRPr="00423E76" w:rsidDel="00EF666F">
          <w:rPr>
            <w:lang w:val="fr-FR"/>
          </w:rPr>
          <w:delText>’</w:delText>
        </w:r>
      </w:del>
      <w:ins w:id="639" w:author="Peng Luqi" w:date="2019-10-13T14:43:00Z">
        <w:r w:rsidR="00EF666F">
          <w:rPr>
            <w:lang w:val="fr-FR"/>
          </w:rPr>
          <w:t>’</w:t>
        </w:r>
      </w:ins>
      <w:r w:rsidRPr="00423E76">
        <w:rPr>
          <w:lang w:val="fr-FR"/>
        </w:rPr>
        <w:t>investisseurs sur les marchés boursiers modernes. Selon les on- dit, la vie des actionnaires de Moutai consiste à lire, faire du sport, et voyager en famille. Ce qui est effectivement le</w:t>
      </w:r>
      <w:r w:rsidRPr="00423E76">
        <w:rPr>
          <w:spacing w:val="-2"/>
          <w:lang w:val="fr-FR"/>
        </w:rPr>
        <w:t xml:space="preserve"> </w:t>
      </w:r>
      <w:r w:rsidRPr="00423E76">
        <w:rPr>
          <w:lang w:val="fr-FR"/>
        </w:rPr>
        <w:t>cas.</w:t>
      </w:r>
    </w:p>
    <w:p w:rsidR="002B38DF" w:rsidRPr="00423E76" w:rsidRDefault="002B38DF">
      <w:pPr>
        <w:pStyle w:val="a3"/>
        <w:ind w:left="170" w:right="170"/>
        <w:jc w:val="both"/>
        <w:rPr>
          <w:sz w:val="27"/>
          <w:lang w:val="fr-FR"/>
        </w:rPr>
        <w:pPrChange w:id="640" w:author="Peng Luqi" w:date="2019-10-13T14:20:00Z">
          <w:pPr>
            <w:pStyle w:val="a3"/>
            <w:spacing w:before="8"/>
            <w:ind w:left="170" w:right="170"/>
            <w:jc w:val="both"/>
          </w:pPr>
        </w:pPrChange>
      </w:pPr>
    </w:p>
    <w:p w:rsidR="002B38DF" w:rsidRPr="00983763" w:rsidRDefault="00716360">
      <w:pPr>
        <w:pStyle w:val="a3"/>
        <w:ind w:left="170" w:right="170"/>
        <w:jc w:val="both"/>
        <w:rPr>
          <w:lang w:val="fr-FR"/>
        </w:rPr>
        <w:pPrChange w:id="641" w:author="Peng Luqi" w:date="2019-10-13T14:20:00Z">
          <w:pPr>
            <w:pStyle w:val="a3"/>
            <w:spacing w:before="1"/>
            <w:ind w:left="170" w:right="170"/>
            <w:jc w:val="both"/>
          </w:pPr>
        </w:pPrChange>
      </w:pPr>
      <w:r w:rsidRPr="00423E76">
        <w:rPr>
          <w:lang w:val="fr-FR"/>
        </w:rPr>
        <w:lastRenderedPageBreak/>
        <w:t>Dans ces conditions, les marchés boursiers ne devraient-ils pas être considérés comme la neuvième merveille du monde ? Dans tous les cas, il s</w:t>
      </w:r>
      <w:del w:id="642" w:author="Peng Luqi" w:date="2019-10-13T14:43:00Z">
        <w:r w:rsidRPr="00423E76" w:rsidDel="00EF666F">
          <w:rPr>
            <w:lang w:val="fr-FR"/>
          </w:rPr>
          <w:delText>’</w:delText>
        </w:r>
      </w:del>
      <w:ins w:id="643" w:author="Peng Luqi" w:date="2019-10-13T14:43:00Z">
        <w:r w:rsidR="00EF666F">
          <w:rPr>
            <w:lang w:val="fr-FR"/>
          </w:rPr>
          <w:t>’</w:t>
        </w:r>
      </w:ins>
      <w:r w:rsidRPr="00423E76">
        <w:rPr>
          <w:lang w:val="fr-FR"/>
        </w:rPr>
        <w:t>agit d</w:t>
      </w:r>
      <w:del w:id="644" w:author="Peng Luqi" w:date="2019-10-13T14:43:00Z">
        <w:r w:rsidRPr="00423E76" w:rsidDel="00EF666F">
          <w:rPr>
            <w:lang w:val="fr-FR"/>
          </w:rPr>
          <w:delText>’</w:delText>
        </w:r>
      </w:del>
      <w:ins w:id="645" w:author="Peng Luqi" w:date="2019-10-13T14:43:00Z">
        <w:r w:rsidR="00EF666F">
          <w:rPr>
            <w:lang w:val="fr-FR"/>
          </w:rPr>
          <w:t>’</w:t>
        </w:r>
      </w:ins>
      <w:r w:rsidRPr="00423E76">
        <w:rPr>
          <w:lang w:val="fr-FR"/>
        </w:rPr>
        <w:t>un miracle.</w:t>
      </w:r>
    </w:p>
    <w:p w:rsidR="002B38DF" w:rsidRPr="00336030" w:rsidRDefault="002B38DF">
      <w:pPr>
        <w:pStyle w:val="a3"/>
        <w:ind w:left="170" w:right="170"/>
        <w:jc w:val="both"/>
        <w:rPr>
          <w:lang w:val="fr-FR"/>
        </w:rPr>
        <w:pPrChange w:id="646" w:author="Peng Luqi" w:date="2019-10-13T14:20:00Z">
          <w:pPr>
            <w:pStyle w:val="a3"/>
            <w:spacing w:before="3"/>
            <w:ind w:left="170" w:right="170"/>
            <w:jc w:val="both"/>
          </w:pPr>
        </w:pPrChange>
      </w:pPr>
    </w:p>
    <w:p w:rsidR="002B38DF" w:rsidRPr="00716360" w:rsidRDefault="00716360">
      <w:pPr>
        <w:pStyle w:val="a3"/>
        <w:ind w:left="170" w:right="170"/>
        <w:jc w:val="both"/>
        <w:rPr>
          <w:lang w:val="fr-FR"/>
        </w:rPr>
      </w:pPr>
      <w:r w:rsidRPr="00716360">
        <w:rPr>
          <w:lang w:val="fr-FR"/>
        </w:rPr>
        <w:t>Si les marchés boursiers traditionnels peuvent être qualifiés de neuvième merveille du monde, alors le trading via la blockchain doit être qualifié de dixième merveille du monde. La bourse sur la blockchain est une version subversive des marchés boursiers traditionnels. Vous pouvez voir l</w:t>
      </w:r>
      <w:del w:id="647" w:author="Peng Luqi" w:date="2019-10-13T14:43:00Z">
        <w:r w:rsidRPr="00716360" w:rsidDel="00EF666F">
          <w:rPr>
            <w:lang w:val="fr-FR"/>
          </w:rPr>
          <w:delText>’</w:delText>
        </w:r>
      </w:del>
      <w:ins w:id="648" w:author="Peng Luqi" w:date="2019-10-13T14:43:00Z">
        <w:r w:rsidR="00EF666F">
          <w:rPr>
            <w:lang w:val="fr-FR"/>
          </w:rPr>
          <w:t>’</w:t>
        </w:r>
      </w:ins>
      <w:r w:rsidRPr="00716360">
        <w:rPr>
          <w:lang w:val="fr-FR"/>
        </w:rPr>
        <w:t>incroyable subversion à partir d</w:t>
      </w:r>
      <w:del w:id="649" w:author="Peng Luqi" w:date="2019-10-13T14:43:00Z">
        <w:r w:rsidRPr="00716360" w:rsidDel="00EF666F">
          <w:rPr>
            <w:lang w:val="fr-FR"/>
          </w:rPr>
          <w:delText>’</w:delText>
        </w:r>
      </w:del>
      <w:ins w:id="650" w:author="Peng Luqi" w:date="2019-10-13T14:43:00Z">
        <w:r w:rsidR="00EF666F">
          <w:rPr>
            <w:lang w:val="fr-FR"/>
          </w:rPr>
          <w:t>’</w:t>
        </w:r>
      </w:ins>
      <w:r w:rsidRPr="00716360">
        <w:rPr>
          <w:lang w:val="fr-FR"/>
        </w:rPr>
        <w:t>un seul point :</w:t>
      </w:r>
    </w:p>
    <w:p w:rsidR="002B38DF" w:rsidRPr="00716360" w:rsidRDefault="002B38DF">
      <w:pPr>
        <w:pStyle w:val="a3"/>
        <w:ind w:left="170" w:right="170"/>
        <w:jc w:val="both"/>
        <w:rPr>
          <w:sz w:val="27"/>
          <w:lang w:val="fr-FR"/>
        </w:rPr>
        <w:pPrChange w:id="651" w:author="Peng Luqi" w:date="2019-10-13T14:20:00Z">
          <w:pPr>
            <w:pStyle w:val="a3"/>
            <w:spacing w:before="9"/>
            <w:ind w:left="170" w:right="170"/>
            <w:jc w:val="both"/>
          </w:pPr>
        </w:pPrChange>
      </w:pPr>
    </w:p>
    <w:p w:rsidR="002B38DF" w:rsidRPr="00716360" w:rsidRDefault="00DC72AC">
      <w:pPr>
        <w:pStyle w:val="a4"/>
        <w:numPr>
          <w:ilvl w:val="2"/>
          <w:numId w:val="23"/>
        </w:numPr>
        <w:tabs>
          <w:tab w:val="left" w:pos="851"/>
        </w:tabs>
        <w:ind w:left="1077" w:right="720" w:hanging="357"/>
        <w:jc w:val="both"/>
        <w:rPr>
          <w:sz w:val="28"/>
          <w:lang w:val="fr-FR"/>
        </w:rPr>
        <w:pPrChange w:id="652" w:author="Peng Luqi" w:date="2019-10-13T14:20:00Z">
          <w:pPr>
            <w:pStyle w:val="a4"/>
            <w:numPr>
              <w:ilvl w:val="1"/>
              <w:numId w:val="18"/>
            </w:numPr>
            <w:tabs>
              <w:tab w:val="left" w:pos="851"/>
            </w:tabs>
            <w:ind w:left="170" w:right="170"/>
            <w:jc w:val="both"/>
          </w:pPr>
        </w:pPrChange>
      </w:pPr>
      <w:ins w:id="653" w:author="Peng Luqi" w:date="2019-10-13T14:09:00Z">
        <w:r>
          <w:rPr>
            <w:sz w:val="28"/>
            <w:lang w:val="fr-FR"/>
          </w:rPr>
          <w:t xml:space="preserve">   </w:t>
        </w:r>
      </w:ins>
      <w:r w:rsidR="00716360" w:rsidRPr="00716360">
        <w:rPr>
          <w:sz w:val="28"/>
          <w:lang w:val="fr-FR"/>
        </w:rPr>
        <w:t>Il existe déjà des dizaines de milliers d</w:t>
      </w:r>
      <w:del w:id="654" w:author="Peng Luqi" w:date="2019-10-13T14:43:00Z">
        <w:r w:rsidR="00716360" w:rsidRPr="00716360" w:rsidDel="00EF666F">
          <w:rPr>
            <w:sz w:val="28"/>
            <w:lang w:val="fr-FR"/>
          </w:rPr>
          <w:delText>’</w:delText>
        </w:r>
      </w:del>
      <w:ins w:id="655" w:author="Peng Luqi" w:date="2019-10-13T14:43:00Z">
        <w:r w:rsidR="00EF666F">
          <w:rPr>
            <w:sz w:val="28"/>
            <w:lang w:val="fr-FR"/>
          </w:rPr>
          <w:t>’</w:t>
        </w:r>
      </w:ins>
      <w:r w:rsidR="00716360" w:rsidRPr="00716360">
        <w:rPr>
          <w:sz w:val="28"/>
          <w:lang w:val="fr-FR"/>
        </w:rPr>
        <w:t>échanges d</w:t>
      </w:r>
      <w:del w:id="656" w:author="Peng Luqi" w:date="2019-10-13T14:43:00Z">
        <w:r w:rsidR="00716360" w:rsidRPr="00716360" w:rsidDel="00EF666F">
          <w:rPr>
            <w:sz w:val="28"/>
            <w:lang w:val="fr-FR"/>
          </w:rPr>
          <w:delText>’</w:delText>
        </w:r>
      </w:del>
      <w:ins w:id="657" w:author="Peng Luqi" w:date="2019-10-13T14:43:00Z">
        <w:r w:rsidR="00EF666F">
          <w:rPr>
            <w:sz w:val="28"/>
            <w:lang w:val="fr-FR"/>
          </w:rPr>
          <w:t>’</w:t>
        </w:r>
      </w:ins>
      <w:r w:rsidR="00716360" w:rsidRPr="00716360">
        <w:rPr>
          <w:sz w:val="28"/>
          <w:lang w:val="fr-FR"/>
        </w:rPr>
        <w:t>actifs numériques blockchain dans le</w:t>
      </w:r>
      <w:r w:rsidR="00716360" w:rsidRPr="00A92058">
        <w:rPr>
          <w:sz w:val="28"/>
          <w:lang w:val="fr-FR"/>
          <w:rPrChange w:id="658" w:author="Peng Luqi" w:date="2019-10-13T12:29:00Z">
            <w:rPr>
              <w:spacing w:val="-1"/>
              <w:sz w:val="28"/>
              <w:lang w:val="fr-FR"/>
            </w:rPr>
          </w:rPrChange>
        </w:rPr>
        <w:t xml:space="preserve"> </w:t>
      </w:r>
      <w:r w:rsidR="00716360" w:rsidRPr="00716360">
        <w:rPr>
          <w:sz w:val="28"/>
          <w:lang w:val="fr-FR"/>
        </w:rPr>
        <w:t>monde.</w:t>
      </w:r>
    </w:p>
    <w:p w:rsidR="002B38DF" w:rsidRDefault="00DC72AC" w:rsidP="00CB23F4">
      <w:pPr>
        <w:pStyle w:val="a4"/>
        <w:numPr>
          <w:ilvl w:val="2"/>
          <w:numId w:val="23"/>
        </w:numPr>
        <w:tabs>
          <w:tab w:val="left" w:pos="851"/>
        </w:tabs>
        <w:ind w:left="1077" w:right="720" w:hanging="357"/>
        <w:jc w:val="both"/>
        <w:rPr>
          <w:ins w:id="659" w:author="Peng Luqi" w:date="2019-10-13T23:50:00Z"/>
          <w:sz w:val="28"/>
          <w:lang w:val="fr-FR"/>
        </w:rPr>
      </w:pPr>
      <w:ins w:id="660" w:author="Peng Luqi" w:date="2019-10-13T14:09:00Z">
        <w:r>
          <w:rPr>
            <w:sz w:val="28"/>
            <w:lang w:val="fr-FR"/>
          </w:rPr>
          <w:t xml:space="preserve">   </w:t>
        </w:r>
      </w:ins>
      <w:r w:rsidR="00716360" w:rsidRPr="00716360">
        <w:rPr>
          <w:sz w:val="28"/>
          <w:lang w:val="fr-FR"/>
        </w:rPr>
        <w:t>Le tout forme un empire commercial qui évolue au jour le jour, 24 heures sur 24, 365 jours par an, sans</w:t>
      </w:r>
      <w:r w:rsidR="00716360" w:rsidRPr="00A92058">
        <w:rPr>
          <w:sz w:val="28"/>
          <w:lang w:val="fr-FR"/>
          <w:rPrChange w:id="661" w:author="Peng Luqi" w:date="2019-10-13T12:29:00Z">
            <w:rPr>
              <w:spacing w:val="-3"/>
              <w:sz w:val="28"/>
              <w:lang w:val="fr-FR"/>
            </w:rPr>
          </w:rPrChange>
        </w:rPr>
        <w:t xml:space="preserve"> </w:t>
      </w:r>
      <w:r w:rsidR="00716360" w:rsidRPr="00716360">
        <w:rPr>
          <w:sz w:val="28"/>
          <w:lang w:val="fr-FR"/>
        </w:rPr>
        <w:t>interruption.</w:t>
      </w:r>
    </w:p>
    <w:p w:rsidR="000269D5" w:rsidRPr="00716360" w:rsidDel="000269D5" w:rsidRDefault="000269D5">
      <w:pPr>
        <w:pStyle w:val="a4"/>
        <w:tabs>
          <w:tab w:val="left" w:pos="851"/>
        </w:tabs>
        <w:ind w:left="1077" w:right="720" w:firstLine="0"/>
        <w:jc w:val="both"/>
        <w:rPr>
          <w:del w:id="662" w:author="Peng Luqi" w:date="2019-10-13T23:50:00Z"/>
          <w:sz w:val="28"/>
          <w:lang w:val="fr-FR"/>
        </w:rPr>
        <w:pPrChange w:id="663" w:author="Peng Luqi" w:date="2019-10-13T23:50:00Z">
          <w:pPr>
            <w:pStyle w:val="a4"/>
            <w:numPr>
              <w:ilvl w:val="1"/>
              <w:numId w:val="18"/>
            </w:numPr>
            <w:tabs>
              <w:tab w:val="left" w:pos="851"/>
            </w:tabs>
            <w:ind w:left="170" w:right="170"/>
            <w:jc w:val="both"/>
          </w:pPr>
        </w:pPrChange>
      </w:pPr>
    </w:p>
    <w:p w:rsidR="00AF0C0B" w:rsidDel="000269D5" w:rsidRDefault="00AF0C0B">
      <w:pPr>
        <w:pStyle w:val="a4"/>
        <w:numPr>
          <w:ilvl w:val="2"/>
          <w:numId w:val="23"/>
        </w:numPr>
        <w:tabs>
          <w:tab w:val="left" w:pos="851"/>
        </w:tabs>
        <w:ind w:left="1077" w:right="720" w:hanging="357"/>
        <w:jc w:val="both"/>
        <w:rPr>
          <w:del w:id="664" w:author="Peng Luqi" w:date="2019-10-13T23:50:00Z"/>
          <w:sz w:val="28"/>
          <w:lang w:val="fr-FR"/>
        </w:rPr>
        <w:sectPr w:rsidR="00AF0C0B" w:rsidDel="000269D5">
          <w:pgSz w:w="11910" w:h="16840"/>
          <w:pgMar w:top="1360" w:right="1240" w:bottom="280" w:left="1320" w:header="720" w:footer="720" w:gutter="0"/>
          <w:cols w:space="720"/>
        </w:sectPr>
        <w:pPrChange w:id="665" w:author="Peng Luqi" w:date="2019-10-13T14:20:00Z">
          <w:pPr>
            <w:ind w:left="170" w:right="170"/>
            <w:jc w:val="both"/>
          </w:pPr>
        </w:pPrChange>
      </w:pPr>
    </w:p>
    <w:p w:rsidR="002B38DF" w:rsidRPr="00716360" w:rsidRDefault="00DC72AC">
      <w:pPr>
        <w:pStyle w:val="a4"/>
        <w:numPr>
          <w:ilvl w:val="2"/>
          <w:numId w:val="23"/>
        </w:numPr>
        <w:tabs>
          <w:tab w:val="left" w:pos="851"/>
        </w:tabs>
        <w:ind w:left="1077" w:right="720" w:hanging="357"/>
        <w:jc w:val="both"/>
        <w:rPr>
          <w:sz w:val="28"/>
          <w:lang w:val="fr-FR"/>
        </w:rPr>
        <w:pPrChange w:id="666" w:author="Peng Luqi" w:date="2019-10-13T14:20:00Z">
          <w:pPr>
            <w:pStyle w:val="a4"/>
            <w:numPr>
              <w:ilvl w:val="1"/>
              <w:numId w:val="18"/>
            </w:numPr>
            <w:tabs>
              <w:tab w:val="left" w:pos="851"/>
            </w:tabs>
            <w:spacing w:before="65"/>
            <w:ind w:left="170" w:right="170"/>
            <w:jc w:val="both"/>
          </w:pPr>
        </w:pPrChange>
      </w:pPr>
      <w:ins w:id="667" w:author="Peng Luqi" w:date="2019-10-13T14:09:00Z">
        <w:r>
          <w:rPr>
            <w:sz w:val="28"/>
            <w:lang w:val="fr-FR"/>
          </w:rPr>
          <w:t xml:space="preserve">   </w:t>
        </w:r>
      </w:ins>
      <w:r w:rsidR="00716360" w:rsidRPr="00716360">
        <w:rPr>
          <w:sz w:val="28"/>
          <w:lang w:val="fr-FR"/>
        </w:rPr>
        <w:t>Les traders viennent du monde</w:t>
      </w:r>
      <w:r w:rsidR="00716360" w:rsidRPr="00A92058">
        <w:rPr>
          <w:sz w:val="28"/>
          <w:lang w:val="fr-FR"/>
          <w:rPrChange w:id="668" w:author="Peng Luqi" w:date="2019-10-13T12:29:00Z">
            <w:rPr>
              <w:spacing w:val="-2"/>
              <w:sz w:val="28"/>
              <w:lang w:val="fr-FR"/>
            </w:rPr>
          </w:rPrChange>
        </w:rPr>
        <w:t xml:space="preserve"> </w:t>
      </w:r>
      <w:r w:rsidR="00716360" w:rsidRPr="00716360">
        <w:rPr>
          <w:sz w:val="28"/>
          <w:lang w:val="fr-FR"/>
        </w:rPr>
        <w:t>entier.</w:t>
      </w:r>
    </w:p>
    <w:p w:rsidR="002B38DF" w:rsidRPr="00716360" w:rsidRDefault="002B38DF">
      <w:pPr>
        <w:pStyle w:val="a3"/>
        <w:ind w:left="170" w:right="170"/>
        <w:jc w:val="both"/>
        <w:rPr>
          <w:sz w:val="27"/>
          <w:lang w:val="fr-FR"/>
        </w:rPr>
        <w:pPrChange w:id="669" w:author="Peng Luqi" w:date="2019-10-13T14:20:00Z">
          <w:pPr>
            <w:pStyle w:val="a3"/>
            <w:spacing w:before="10"/>
            <w:ind w:left="170" w:right="170"/>
            <w:jc w:val="both"/>
          </w:pPr>
        </w:pPrChange>
      </w:pPr>
    </w:p>
    <w:p w:rsidR="002B38DF" w:rsidRPr="00716360" w:rsidRDefault="00716360">
      <w:pPr>
        <w:pStyle w:val="a3"/>
        <w:ind w:left="170" w:right="170"/>
        <w:jc w:val="both"/>
        <w:rPr>
          <w:lang w:val="fr-FR"/>
        </w:rPr>
        <w:pPrChange w:id="670" w:author="Peng Luqi" w:date="2019-10-13T14:20:00Z">
          <w:pPr>
            <w:pStyle w:val="a3"/>
            <w:spacing w:before="1"/>
            <w:ind w:left="170" w:right="170"/>
            <w:jc w:val="both"/>
          </w:pPr>
        </w:pPrChange>
      </w:pPr>
      <w:r w:rsidRPr="00716360">
        <w:rPr>
          <w:lang w:val="fr-FR"/>
        </w:rPr>
        <w:t>La capitalisation boursière d</w:t>
      </w:r>
      <w:del w:id="671" w:author="Peng Luqi" w:date="2019-10-13T14:43:00Z">
        <w:r w:rsidRPr="00716360" w:rsidDel="00EF666F">
          <w:rPr>
            <w:lang w:val="fr-FR"/>
          </w:rPr>
          <w:delText>’</w:delText>
        </w:r>
      </w:del>
      <w:ins w:id="672" w:author="Peng Luqi" w:date="2019-10-13T14:43:00Z">
        <w:r w:rsidR="00EF666F">
          <w:rPr>
            <w:lang w:val="fr-FR"/>
          </w:rPr>
          <w:t>’</w:t>
        </w:r>
      </w:ins>
      <w:r w:rsidRPr="00716360">
        <w:rPr>
          <w:lang w:val="fr-FR"/>
        </w:rPr>
        <w:t>Apple dépasse désormais le billion de dollars. Au cours des 52 dernières semaines, le volume de négociation quotidien d</w:t>
      </w:r>
      <w:del w:id="673" w:author="Peng Luqi" w:date="2019-10-13T14:43:00Z">
        <w:r w:rsidRPr="00716360" w:rsidDel="00EF666F">
          <w:rPr>
            <w:lang w:val="fr-FR"/>
          </w:rPr>
          <w:delText>’</w:delText>
        </w:r>
      </w:del>
      <w:ins w:id="674" w:author="Peng Luqi" w:date="2019-10-13T14:43:00Z">
        <w:r w:rsidR="00EF666F">
          <w:rPr>
            <w:lang w:val="fr-FR"/>
          </w:rPr>
          <w:t>’</w:t>
        </w:r>
      </w:ins>
      <w:r w:rsidRPr="00716360">
        <w:rPr>
          <w:lang w:val="fr-FR"/>
        </w:rPr>
        <w:t>Apple s</w:t>
      </w:r>
      <w:del w:id="675" w:author="Peng Luqi" w:date="2019-10-13T14:43:00Z">
        <w:r w:rsidRPr="00716360" w:rsidDel="00EF666F">
          <w:rPr>
            <w:lang w:val="fr-FR"/>
          </w:rPr>
          <w:delText>’</w:delText>
        </w:r>
      </w:del>
      <w:ins w:id="676" w:author="Peng Luqi" w:date="2019-10-13T14:43:00Z">
        <w:r w:rsidR="00EF666F">
          <w:rPr>
            <w:lang w:val="fr-FR"/>
          </w:rPr>
          <w:t>’</w:t>
        </w:r>
      </w:ins>
      <w:r w:rsidRPr="00716360">
        <w:rPr>
          <w:lang w:val="fr-FR"/>
        </w:rPr>
        <w:t>élevait à 28 834 582. Selon le prix de l</w:t>
      </w:r>
      <w:del w:id="677" w:author="Peng Luqi" w:date="2019-10-13T14:43:00Z">
        <w:r w:rsidRPr="00716360" w:rsidDel="00EF666F">
          <w:rPr>
            <w:lang w:val="fr-FR"/>
          </w:rPr>
          <w:delText>’</w:delText>
        </w:r>
      </w:del>
      <w:ins w:id="678" w:author="Peng Luqi" w:date="2019-10-13T14:43:00Z">
        <w:r w:rsidR="00EF666F">
          <w:rPr>
            <w:lang w:val="fr-FR"/>
          </w:rPr>
          <w:t>’</w:t>
        </w:r>
      </w:ins>
      <w:r w:rsidRPr="00716360">
        <w:rPr>
          <w:lang w:val="fr-FR"/>
        </w:rPr>
        <w:t>action en juillet 2019, soit à peu près 200 dollars, le volume de négociation quotidien du titre s</w:t>
      </w:r>
      <w:del w:id="679" w:author="Peng Luqi" w:date="2019-10-13T14:43:00Z">
        <w:r w:rsidRPr="00716360" w:rsidDel="00EF666F">
          <w:rPr>
            <w:lang w:val="fr-FR"/>
          </w:rPr>
          <w:delText>’</w:delText>
        </w:r>
      </w:del>
      <w:ins w:id="680" w:author="Peng Luqi" w:date="2019-10-13T14:43:00Z">
        <w:r w:rsidR="00EF666F">
          <w:rPr>
            <w:lang w:val="fr-FR"/>
          </w:rPr>
          <w:t>’</w:t>
        </w:r>
      </w:ins>
      <w:r w:rsidRPr="00716360">
        <w:rPr>
          <w:lang w:val="fr-FR"/>
        </w:rPr>
        <w:t>élève à environ 5,77 milliards de dollars.</w:t>
      </w:r>
    </w:p>
    <w:p w:rsidR="002B38DF" w:rsidRPr="00716360" w:rsidRDefault="002B38DF">
      <w:pPr>
        <w:pStyle w:val="a3"/>
        <w:ind w:left="170" w:right="170"/>
        <w:jc w:val="both"/>
        <w:rPr>
          <w:lang w:val="fr-FR"/>
        </w:rPr>
        <w:pPrChange w:id="681" w:author="Peng Luqi" w:date="2019-10-13T14:20:00Z">
          <w:pPr>
            <w:pStyle w:val="a3"/>
            <w:spacing w:before="2"/>
            <w:ind w:left="170" w:right="170"/>
            <w:jc w:val="both"/>
          </w:pPr>
        </w:pPrChange>
      </w:pPr>
    </w:p>
    <w:p w:rsidR="002B38DF" w:rsidRPr="00716360" w:rsidRDefault="00716360">
      <w:pPr>
        <w:pStyle w:val="a3"/>
        <w:ind w:left="170" w:right="170"/>
        <w:jc w:val="both"/>
        <w:rPr>
          <w:lang w:val="fr-FR"/>
        </w:rPr>
      </w:pPr>
      <w:r w:rsidRPr="00716360">
        <w:rPr>
          <w:lang w:val="fr-FR"/>
        </w:rPr>
        <w:t>La capitalisation boursière du Bitcoin au 10 Juillet 2019 était d</w:t>
      </w:r>
      <w:del w:id="682" w:author="Peng Luqi" w:date="2019-10-13T14:43:00Z">
        <w:r w:rsidRPr="00716360" w:rsidDel="00EF666F">
          <w:rPr>
            <w:lang w:val="fr-FR"/>
          </w:rPr>
          <w:delText>’</w:delText>
        </w:r>
      </w:del>
      <w:ins w:id="683" w:author="Peng Luqi" w:date="2019-10-13T14:43:00Z">
        <w:r w:rsidR="00EF666F">
          <w:rPr>
            <w:lang w:val="fr-FR"/>
          </w:rPr>
          <w:t>’</w:t>
        </w:r>
      </w:ins>
      <w:r w:rsidRPr="00716360">
        <w:rPr>
          <w:lang w:val="fr-FR"/>
        </w:rPr>
        <w:t>environ 224,7 millions de dollars, soit moins d</w:t>
      </w:r>
      <w:del w:id="684" w:author="Peng Luqi" w:date="2019-10-13T14:43:00Z">
        <w:r w:rsidRPr="00716360" w:rsidDel="00EF666F">
          <w:rPr>
            <w:lang w:val="fr-FR"/>
          </w:rPr>
          <w:delText>’</w:delText>
        </w:r>
      </w:del>
      <w:ins w:id="685" w:author="Peng Luqi" w:date="2019-10-13T14:43:00Z">
        <w:r w:rsidR="00EF666F">
          <w:rPr>
            <w:lang w:val="fr-FR"/>
          </w:rPr>
          <w:t>’</w:t>
        </w:r>
      </w:ins>
      <w:r w:rsidRPr="00716360">
        <w:rPr>
          <w:lang w:val="fr-FR"/>
        </w:rPr>
        <w:t>un quart de la capitalisation d</w:t>
      </w:r>
      <w:del w:id="686" w:author="Peng Luqi" w:date="2019-10-13T14:43:00Z">
        <w:r w:rsidRPr="00716360" w:rsidDel="00EF666F">
          <w:rPr>
            <w:lang w:val="fr-FR"/>
          </w:rPr>
          <w:delText>’</w:delText>
        </w:r>
      </w:del>
      <w:ins w:id="687" w:author="Peng Luqi" w:date="2019-10-13T14:43:00Z">
        <w:r w:rsidR="00EF666F">
          <w:rPr>
            <w:lang w:val="fr-FR"/>
          </w:rPr>
          <w:t>’</w:t>
        </w:r>
      </w:ins>
      <w:r w:rsidRPr="00716360">
        <w:rPr>
          <w:lang w:val="fr-FR"/>
        </w:rPr>
        <w:t>Apple, mais son volume de négociation quotidien s</w:t>
      </w:r>
      <w:del w:id="688" w:author="Peng Luqi" w:date="2019-10-13T14:43:00Z">
        <w:r w:rsidRPr="00716360" w:rsidDel="00EF666F">
          <w:rPr>
            <w:lang w:val="fr-FR"/>
          </w:rPr>
          <w:delText>’</w:delText>
        </w:r>
      </w:del>
      <w:ins w:id="689" w:author="Peng Luqi" w:date="2019-10-13T14:43:00Z">
        <w:r w:rsidR="00EF666F">
          <w:rPr>
            <w:lang w:val="fr-FR"/>
          </w:rPr>
          <w:t>’</w:t>
        </w:r>
      </w:ins>
      <w:r w:rsidRPr="00716360">
        <w:rPr>
          <w:lang w:val="fr-FR"/>
        </w:rPr>
        <w:t>élevait à 29,47 milliards de dollars, soit cinq fois supérieure à celui d</w:t>
      </w:r>
      <w:del w:id="690" w:author="Peng Luqi" w:date="2019-10-13T14:43:00Z">
        <w:r w:rsidRPr="00716360" w:rsidDel="00EF666F">
          <w:rPr>
            <w:lang w:val="fr-FR"/>
          </w:rPr>
          <w:delText>’</w:delText>
        </w:r>
      </w:del>
      <w:ins w:id="691" w:author="Peng Luqi" w:date="2019-10-13T14:43:00Z">
        <w:r w:rsidR="00EF666F">
          <w:rPr>
            <w:lang w:val="fr-FR"/>
          </w:rPr>
          <w:t>’</w:t>
        </w:r>
      </w:ins>
      <w:r w:rsidRPr="00716360">
        <w:rPr>
          <w:lang w:val="fr-FR"/>
        </w:rPr>
        <w:t>Apple. La différence n</w:t>
      </w:r>
      <w:del w:id="692" w:author="Peng Luqi" w:date="2019-10-13T14:43:00Z">
        <w:r w:rsidRPr="00716360" w:rsidDel="00EF666F">
          <w:rPr>
            <w:lang w:val="fr-FR"/>
          </w:rPr>
          <w:delText>’</w:delText>
        </w:r>
      </w:del>
      <w:ins w:id="693" w:author="Peng Luqi" w:date="2019-10-13T14:43:00Z">
        <w:r w:rsidR="00EF666F">
          <w:rPr>
            <w:lang w:val="fr-FR"/>
          </w:rPr>
          <w:t>’</w:t>
        </w:r>
      </w:ins>
      <w:r w:rsidRPr="00716360">
        <w:rPr>
          <w:lang w:val="fr-FR"/>
        </w:rPr>
        <w:t>est pas si grande, n</w:t>
      </w:r>
      <w:del w:id="694" w:author="Peng Luqi" w:date="2019-10-13T14:43:00Z">
        <w:r w:rsidRPr="00716360" w:rsidDel="00EF666F">
          <w:rPr>
            <w:lang w:val="fr-FR"/>
          </w:rPr>
          <w:delText>’</w:delText>
        </w:r>
      </w:del>
      <w:ins w:id="695" w:author="Peng Luqi" w:date="2019-10-13T14:43:00Z">
        <w:r w:rsidR="00EF666F">
          <w:rPr>
            <w:lang w:val="fr-FR"/>
          </w:rPr>
          <w:t>’</w:t>
        </w:r>
      </w:ins>
      <w:r w:rsidRPr="00716360">
        <w:rPr>
          <w:lang w:val="fr-FR"/>
        </w:rPr>
        <w:t>est-ce pas ? Avec une capitalisation boursière d</w:t>
      </w:r>
      <w:del w:id="696" w:author="Peng Luqi" w:date="2019-10-13T14:43:00Z">
        <w:r w:rsidRPr="00716360" w:rsidDel="00EF666F">
          <w:rPr>
            <w:lang w:val="fr-FR"/>
          </w:rPr>
          <w:delText>’</w:delText>
        </w:r>
      </w:del>
      <w:ins w:id="697" w:author="Peng Luqi" w:date="2019-10-13T14:43:00Z">
        <w:r w:rsidR="00EF666F">
          <w:rPr>
            <w:lang w:val="fr-FR"/>
          </w:rPr>
          <w:t>’</w:t>
        </w:r>
      </w:ins>
      <w:r w:rsidRPr="00716360">
        <w:rPr>
          <w:lang w:val="fr-FR"/>
        </w:rPr>
        <w:t>un peu plus de 500 milliards de dollars, soit seulement la moitié de la capitalisation d</w:t>
      </w:r>
      <w:del w:id="698" w:author="Peng Luqi" w:date="2019-10-13T14:43:00Z">
        <w:r w:rsidRPr="00716360" w:rsidDel="00EF666F">
          <w:rPr>
            <w:lang w:val="fr-FR"/>
          </w:rPr>
          <w:delText>’</w:delText>
        </w:r>
      </w:del>
      <w:ins w:id="699" w:author="Peng Luqi" w:date="2019-10-13T14:43:00Z">
        <w:r w:rsidR="00EF666F">
          <w:rPr>
            <w:lang w:val="fr-FR"/>
          </w:rPr>
          <w:t>’</w:t>
        </w:r>
      </w:ins>
      <w:r w:rsidRPr="00716360">
        <w:rPr>
          <w:lang w:val="fr-FR"/>
        </w:rPr>
        <w:t>Apple, quel est le volume de négociation quotidien de l</w:t>
      </w:r>
      <w:del w:id="700" w:author="Peng Luqi" w:date="2019-10-13T14:43:00Z">
        <w:r w:rsidRPr="00716360" w:rsidDel="00EF666F">
          <w:rPr>
            <w:lang w:val="fr-FR"/>
          </w:rPr>
          <w:delText>’</w:delText>
        </w:r>
      </w:del>
      <w:ins w:id="701" w:author="Peng Luqi" w:date="2019-10-13T14:43:00Z">
        <w:r w:rsidR="00EF666F">
          <w:rPr>
            <w:lang w:val="fr-FR"/>
          </w:rPr>
          <w:t>’</w:t>
        </w:r>
      </w:ins>
      <w:r w:rsidRPr="00716360">
        <w:rPr>
          <w:lang w:val="fr-FR"/>
        </w:rPr>
        <w:t>EOS ? La réponse est de 2,3 milliards de dollars, près de la moitié du volume quotidien d</w:t>
      </w:r>
      <w:del w:id="702" w:author="Peng Luqi" w:date="2019-10-13T14:43:00Z">
        <w:r w:rsidRPr="00716360" w:rsidDel="00EF666F">
          <w:rPr>
            <w:lang w:val="fr-FR"/>
          </w:rPr>
          <w:delText>’</w:delText>
        </w:r>
      </w:del>
      <w:ins w:id="703" w:author="Peng Luqi" w:date="2019-10-13T14:43:00Z">
        <w:r w:rsidR="00EF666F">
          <w:rPr>
            <w:lang w:val="fr-FR"/>
          </w:rPr>
          <w:t>’</w:t>
        </w:r>
      </w:ins>
      <w:r w:rsidRPr="00716360">
        <w:rPr>
          <w:lang w:val="fr-FR"/>
        </w:rPr>
        <w:t>Apple. Incroyable dites-vous ? À l</w:t>
      </w:r>
      <w:del w:id="704" w:author="Peng Luqi" w:date="2019-10-13T14:43:00Z">
        <w:r w:rsidRPr="00716360" w:rsidDel="00EF666F">
          <w:rPr>
            <w:lang w:val="fr-FR"/>
          </w:rPr>
          <w:delText>’</w:delText>
        </w:r>
      </w:del>
      <w:ins w:id="705" w:author="Peng Luqi" w:date="2019-10-13T14:43:00Z">
        <w:r w:rsidR="00EF666F">
          <w:rPr>
            <w:lang w:val="fr-FR"/>
          </w:rPr>
          <w:t>’</w:t>
        </w:r>
      </w:ins>
      <w:r w:rsidRPr="00716360">
        <w:rPr>
          <w:lang w:val="fr-FR"/>
        </w:rPr>
        <w:t>avenir, cet écart ne peut que s</w:t>
      </w:r>
      <w:del w:id="706" w:author="Peng Luqi" w:date="2019-10-13T14:43:00Z">
        <w:r w:rsidRPr="00716360" w:rsidDel="00EF666F">
          <w:rPr>
            <w:lang w:val="fr-FR"/>
          </w:rPr>
          <w:delText>’</w:delText>
        </w:r>
      </w:del>
      <w:ins w:id="707" w:author="Peng Luqi" w:date="2019-10-13T14:43:00Z">
        <w:r w:rsidR="00EF666F">
          <w:rPr>
            <w:lang w:val="fr-FR"/>
          </w:rPr>
          <w:t>’</w:t>
        </w:r>
      </w:ins>
      <w:r w:rsidRPr="00716360">
        <w:rPr>
          <w:lang w:val="fr-FR"/>
        </w:rPr>
        <w:t>accroître.</w:t>
      </w:r>
    </w:p>
    <w:p w:rsidR="002B38DF" w:rsidRPr="00716360" w:rsidRDefault="002B38DF">
      <w:pPr>
        <w:pStyle w:val="a3"/>
        <w:ind w:left="170" w:right="170"/>
        <w:jc w:val="both"/>
        <w:rPr>
          <w:sz w:val="27"/>
          <w:lang w:val="fr-FR"/>
        </w:rPr>
        <w:pPrChange w:id="708" w:author="Peng Luqi" w:date="2019-10-13T14:20:00Z">
          <w:pPr>
            <w:pStyle w:val="a3"/>
            <w:spacing w:before="8"/>
            <w:ind w:left="170" w:right="170"/>
            <w:jc w:val="both"/>
          </w:pPr>
        </w:pPrChange>
      </w:pPr>
    </w:p>
    <w:p w:rsidR="002B38DF" w:rsidRPr="00716360" w:rsidRDefault="00716360">
      <w:pPr>
        <w:pStyle w:val="a3"/>
        <w:ind w:left="170" w:right="170"/>
        <w:jc w:val="both"/>
        <w:rPr>
          <w:lang w:val="fr-FR"/>
        </w:rPr>
      </w:pPr>
      <w:r w:rsidRPr="00716360">
        <w:rPr>
          <w:lang w:val="fr-FR"/>
        </w:rPr>
        <w:t>Cela explique pourquoi les cryptomonnaies valent plus la peine qu</w:t>
      </w:r>
      <w:del w:id="709" w:author="Peng Luqi" w:date="2019-10-13T14:43:00Z">
        <w:r w:rsidRPr="00716360" w:rsidDel="00EF666F">
          <w:rPr>
            <w:lang w:val="fr-FR"/>
          </w:rPr>
          <w:delText>’</w:delText>
        </w:r>
      </w:del>
      <w:ins w:id="710" w:author="Peng Luqi" w:date="2019-10-13T14:43:00Z">
        <w:r w:rsidR="00EF666F">
          <w:rPr>
            <w:lang w:val="fr-FR"/>
          </w:rPr>
          <w:t>’</w:t>
        </w:r>
      </w:ins>
      <w:r w:rsidRPr="00716360">
        <w:rPr>
          <w:lang w:val="fr-FR"/>
        </w:rPr>
        <w:t>on s</w:t>
      </w:r>
      <w:del w:id="711" w:author="Peng Luqi" w:date="2019-10-13T14:43:00Z">
        <w:r w:rsidRPr="00716360" w:rsidDel="00EF666F">
          <w:rPr>
            <w:lang w:val="fr-FR"/>
          </w:rPr>
          <w:delText>’</w:delText>
        </w:r>
      </w:del>
      <w:ins w:id="712" w:author="Peng Luqi" w:date="2019-10-13T14:43:00Z">
        <w:r w:rsidR="00EF666F">
          <w:rPr>
            <w:lang w:val="fr-FR"/>
          </w:rPr>
          <w:t>’</w:t>
        </w:r>
      </w:ins>
      <w:r w:rsidRPr="00716360">
        <w:rPr>
          <w:lang w:val="fr-FR"/>
        </w:rPr>
        <w:t>y intéresse si, de la même manière, les actions valent plus que les obligations.</w:t>
      </w:r>
    </w:p>
    <w:p w:rsidR="002B38DF" w:rsidRPr="00716360" w:rsidRDefault="002B38DF">
      <w:pPr>
        <w:pStyle w:val="a3"/>
        <w:ind w:left="170" w:right="170"/>
        <w:jc w:val="both"/>
        <w:rPr>
          <w:lang w:val="fr-FR"/>
        </w:rPr>
        <w:pPrChange w:id="713" w:author="Peng Luqi" w:date="2019-10-13T14:20:00Z">
          <w:pPr>
            <w:pStyle w:val="a3"/>
            <w:spacing w:before="3"/>
            <w:ind w:left="170" w:right="170"/>
            <w:jc w:val="both"/>
          </w:pPr>
        </w:pPrChange>
      </w:pPr>
    </w:p>
    <w:p w:rsidR="002B38DF" w:rsidRPr="00914094" w:rsidRDefault="00716360">
      <w:pPr>
        <w:pStyle w:val="1"/>
        <w:numPr>
          <w:ilvl w:val="0"/>
          <w:numId w:val="24"/>
        </w:numPr>
        <w:ind w:right="170"/>
        <w:jc w:val="both"/>
        <w:rPr>
          <w:bCs w:val="0"/>
          <w:sz w:val="36"/>
          <w:szCs w:val="22"/>
          <w:lang w:val="fr-FR"/>
          <w:rPrChange w:id="714" w:author="Peng Luqi" w:date="2019-10-13T14:04:00Z">
            <w:rPr>
              <w:lang w:val="fr-FR"/>
            </w:rPr>
          </w:rPrChange>
        </w:rPr>
        <w:pPrChange w:id="715" w:author="Peng Luqi" w:date="2019-10-13T14:20:00Z">
          <w:pPr>
            <w:pStyle w:val="1"/>
            <w:numPr>
              <w:numId w:val="18"/>
            </w:numPr>
            <w:tabs>
              <w:tab w:val="left" w:pos="411"/>
            </w:tabs>
            <w:spacing w:before="1"/>
            <w:ind w:left="170" w:right="170" w:hanging="360"/>
            <w:jc w:val="both"/>
          </w:pPr>
        </w:pPrChange>
      </w:pPr>
      <w:r w:rsidRPr="00914094">
        <w:rPr>
          <w:bCs w:val="0"/>
          <w:sz w:val="36"/>
          <w:szCs w:val="22"/>
          <w:lang w:val="fr-FR"/>
          <w:rPrChange w:id="716" w:author="Peng Luqi" w:date="2019-10-13T14:04:00Z">
            <w:rPr>
              <w:b w:val="0"/>
              <w:bCs w:val="0"/>
              <w:lang w:val="fr-FR"/>
            </w:rPr>
          </w:rPrChange>
        </w:rPr>
        <w:t>La seule façon correcte pour les gens ordinaires d</w:t>
      </w:r>
      <w:del w:id="717" w:author="Peng Luqi" w:date="2019-10-13T14:43:00Z">
        <w:r w:rsidRPr="00914094" w:rsidDel="00EF666F">
          <w:rPr>
            <w:bCs w:val="0"/>
            <w:sz w:val="36"/>
            <w:szCs w:val="22"/>
            <w:lang w:val="fr-FR"/>
            <w:rPrChange w:id="718" w:author="Peng Luqi" w:date="2019-10-13T14:04:00Z">
              <w:rPr>
                <w:b w:val="0"/>
                <w:bCs w:val="0"/>
                <w:lang w:val="fr-FR"/>
              </w:rPr>
            </w:rPrChange>
          </w:rPr>
          <w:delText>’</w:delText>
        </w:r>
      </w:del>
      <w:ins w:id="719" w:author="Peng Luqi" w:date="2019-10-13T14:43:00Z">
        <w:r w:rsidR="00EF666F">
          <w:rPr>
            <w:bCs w:val="0"/>
            <w:sz w:val="36"/>
            <w:szCs w:val="22"/>
            <w:lang w:val="fr-FR"/>
          </w:rPr>
          <w:t>’</w:t>
        </w:r>
      </w:ins>
      <w:r w:rsidRPr="00914094">
        <w:rPr>
          <w:bCs w:val="0"/>
          <w:sz w:val="36"/>
          <w:szCs w:val="22"/>
          <w:lang w:val="fr-FR"/>
          <w:rPrChange w:id="720" w:author="Peng Luqi" w:date="2019-10-13T14:04:00Z">
            <w:rPr>
              <w:b w:val="0"/>
              <w:bCs w:val="0"/>
              <w:lang w:val="fr-FR"/>
            </w:rPr>
          </w:rPrChange>
        </w:rPr>
        <w:t>investir est l</w:t>
      </w:r>
      <w:del w:id="721" w:author="Peng Luqi" w:date="2019-10-13T14:43:00Z">
        <w:r w:rsidRPr="00914094" w:rsidDel="00EF666F">
          <w:rPr>
            <w:bCs w:val="0"/>
            <w:sz w:val="36"/>
            <w:szCs w:val="22"/>
            <w:lang w:val="fr-FR"/>
            <w:rPrChange w:id="722" w:author="Peng Luqi" w:date="2019-10-13T14:04:00Z">
              <w:rPr>
                <w:b w:val="0"/>
                <w:bCs w:val="0"/>
                <w:lang w:val="fr-FR"/>
              </w:rPr>
            </w:rPrChange>
          </w:rPr>
          <w:delText>’</w:delText>
        </w:r>
      </w:del>
      <w:ins w:id="723" w:author="Peng Luqi" w:date="2019-10-13T14:43:00Z">
        <w:r w:rsidR="00EF666F">
          <w:rPr>
            <w:bCs w:val="0"/>
            <w:sz w:val="36"/>
            <w:szCs w:val="22"/>
            <w:lang w:val="fr-FR"/>
          </w:rPr>
          <w:t>’</w:t>
        </w:r>
      </w:ins>
      <w:r w:rsidRPr="00914094">
        <w:rPr>
          <w:bCs w:val="0"/>
          <w:sz w:val="36"/>
          <w:szCs w:val="22"/>
          <w:lang w:val="fr-FR"/>
          <w:rPrChange w:id="724" w:author="Peng Luqi" w:date="2019-10-13T14:04:00Z">
            <w:rPr>
              <w:b w:val="0"/>
              <w:bCs w:val="0"/>
              <w:lang w:val="fr-FR"/>
            </w:rPr>
          </w:rPrChange>
        </w:rPr>
        <w:t>investissement</w:t>
      </w:r>
      <w:r w:rsidRPr="00914094">
        <w:rPr>
          <w:bCs w:val="0"/>
          <w:sz w:val="36"/>
          <w:szCs w:val="22"/>
          <w:lang w:val="fr-FR"/>
          <w:rPrChange w:id="725" w:author="Peng Luqi" w:date="2019-10-13T14:04:00Z">
            <w:rPr>
              <w:b w:val="0"/>
              <w:bCs w:val="0"/>
              <w:spacing w:val="-1"/>
              <w:lang w:val="fr-FR"/>
            </w:rPr>
          </w:rPrChange>
        </w:rPr>
        <w:t xml:space="preserve"> </w:t>
      </w:r>
      <w:r w:rsidRPr="00914094">
        <w:rPr>
          <w:bCs w:val="0"/>
          <w:sz w:val="36"/>
          <w:szCs w:val="22"/>
          <w:lang w:val="fr-FR"/>
          <w:rPrChange w:id="726" w:author="Peng Luqi" w:date="2019-10-13T14:04:00Z">
            <w:rPr>
              <w:b w:val="0"/>
              <w:bCs w:val="0"/>
              <w:lang w:val="fr-FR"/>
            </w:rPr>
          </w:rPrChange>
        </w:rPr>
        <w:t>fixe</w:t>
      </w:r>
    </w:p>
    <w:p w:rsidR="002B38DF" w:rsidRPr="00423E76" w:rsidRDefault="002B38DF">
      <w:pPr>
        <w:pStyle w:val="a3"/>
        <w:ind w:left="170" w:right="170"/>
        <w:jc w:val="both"/>
        <w:rPr>
          <w:b/>
          <w:sz w:val="27"/>
          <w:lang w:val="fr-FR"/>
        </w:rPr>
        <w:pPrChange w:id="727" w:author="Peng Luqi" w:date="2019-10-13T14:20:00Z">
          <w:pPr>
            <w:pStyle w:val="a3"/>
            <w:spacing w:before="10"/>
            <w:ind w:left="170" w:right="170"/>
            <w:jc w:val="both"/>
          </w:pPr>
        </w:pPrChange>
      </w:pPr>
    </w:p>
    <w:p w:rsidR="002B38DF" w:rsidRDefault="00716360">
      <w:pPr>
        <w:pStyle w:val="a3"/>
        <w:ind w:left="170" w:right="170"/>
        <w:jc w:val="both"/>
        <w:rPr>
          <w:ins w:id="728" w:author="Peng Luqi" w:date="2019-10-12T18:02:00Z"/>
          <w:lang w:val="fr-FR"/>
        </w:rPr>
        <w:pPrChange w:id="729" w:author="Peng Luqi" w:date="2019-10-13T14:20:00Z">
          <w:pPr>
            <w:pStyle w:val="a3"/>
            <w:spacing w:line="322" w:lineRule="exact"/>
            <w:ind w:left="170" w:right="170"/>
            <w:jc w:val="both"/>
          </w:pPr>
        </w:pPrChange>
      </w:pPr>
      <w:r w:rsidRPr="00423E76">
        <w:rPr>
          <w:lang w:val="fr-FR"/>
        </w:rPr>
        <w:t>Permettez-moi d</w:t>
      </w:r>
      <w:del w:id="730" w:author="Peng Luqi" w:date="2019-10-13T14:43:00Z">
        <w:r w:rsidRPr="00423E76" w:rsidDel="00EF666F">
          <w:rPr>
            <w:lang w:val="fr-FR"/>
          </w:rPr>
          <w:delText>’</w:delText>
        </w:r>
      </w:del>
      <w:ins w:id="731" w:author="Peng Luqi" w:date="2019-10-13T14:43:00Z">
        <w:r w:rsidR="00EF666F">
          <w:rPr>
            <w:lang w:val="fr-FR"/>
          </w:rPr>
          <w:t>’</w:t>
        </w:r>
      </w:ins>
      <w:r w:rsidRPr="00423E76">
        <w:rPr>
          <w:lang w:val="fr-FR"/>
        </w:rPr>
        <w:t>aller directement à la conclusion :</w:t>
      </w:r>
    </w:p>
    <w:p w:rsidR="00423E76" w:rsidRPr="00423E76" w:rsidRDefault="00423E76">
      <w:pPr>
        <w:pStyle w:val="a3"/>
        <w:ind w:left="170" w:right="170"/>
        <w:jc w:val="both"/>
        <w:rPr>
          <w:lang w:val="fr-FR"/>
        </w:rPr>
        <w:pPrChange w:id="732" w:author="Peng Luqi" w:date="2019-10-13T14:20:00Z">
          <w:pPr>
            <w:pStyle w:val="a3"/>
            <w:spacing w:line="322" w:lineRule="exact"/>
            <w:ind w:left="170" w:right="170"/>
            <w:jc w:val="both"/>
          </w:pPr>
        </w:pPrChange>
      </w:pPr>
    </w:p>
    <w:p w:rsidR="00423E76" w:rsidRDefault="00716360">
      <w:pPr>
        <w:pStyle w:val="a3"/>
        <w:ind w:left="720" w:right="720"/>
        <w:jc w:val="both"/>
        <w:rPr>
          <w:ins w:id="733" w:author="Peng Luqi" w:date="2019-10-12T18:03:00Z"/>
          <w:lang w:val="fr-FR"/>
        </w:rPr>
        <w:pPrChange w:id="734" w:author="Peng Luqi" w:date="2019-10-13T14:20:00Z">
          <w:pPr>
            <w:pStyle w:val="a3"/>
            <w:ind w:left="170" w:right="170"/>
            <w:jc w:val="both"/>
          </w:pPr>
        </w:pPrChange>
      </w:pPr>
      <w:r w:rsidRPr="00423E76">
        <w:rPr>
          <w:lang w:val="fr-FR"/>
        </w:rPr>
        <w:t>Dans cet endroit magique que sont les marchés boursiers, le seul moyen fiable pour les gens ordinaires d</w:t>
      </w:r>
      <w:del w:id="735" w:author="Peng Luqi" w:date="2019-10-13T14:43:00Z">
        <w:r w:rsidRPr="00423E76" w:rsidDel="00EF666F">
          <w:rPr>
            <w:lang w:val="fr-FR"/>
          </w:rPr>
          <w:delText>’</w:delText>
        </w:r>
      </w:del>
      <w:ins w:id="736" w:author="Peng Luqi" w:date="2019-10-13T14:43:00Z">
        <w:r w:rsidR="00EF666F">
          <w:rPr>
            <w:lang w:val="fr-FR"/>
          </w:rPr>
          <w:t>’</w:t>
        </w:r>
      </w:ins>
      <w:r w:rsidRPr="00423E76">
        <w:rPr>
          <w:lang w:val="fr-FR"/>
        </w:rPr>
        <w:t>investir est l</w:t>
      </w:r>
      <w:del w:id="737" w:author="Peng Luqi" w:date="2019-10-13T14:43:00Z">
        <w:r w:rsidRPr="00423E76" w:rsidDel="00EF666F">
          <w:rPr>
            <w:lang w:val="fr-FR"/>
          </w:rPr>
          <w:delText>’</w:delText>
        </w:r>
      </w:del>
      <w:ins w:id="738" w:author="Peng Luqi" w:date="2019-10-13T14:43:00Z">
        <w:r w:rsidR="00EF666F">
          <w:rPr>
            <w:lang w:val="fr-FR"/>
          </w:rPr>
          <w:t>’</w:t>
        </w:r>
      </w:ins>
      <w:r w:rsidRPr="00423E76">
        <w:rPr>
          <w:lang w:val="fr-FR"/>
        </w:rPr>
        <w:t xml:space="preserve">investissement fixe. Souvenez-vous-en ! </w:t>
      </w:r>
    </w:p>
    <w:p w:rsidR="00423E76" w:rsidRDefault="00423E76">
      <w:pPr>
        <w:pStyle w:val="a3"/>
        <w:ind w:left="170" w:right="170"/>
        <w:jc w:val="both"/>
        <w:rPr>
          <w:ins w:id="739" w:author="Peng Luqi" w:date="2019-10-12T18:03:00Z"/>
          <w:lang w:val="fr-FR"/>
        </w:rPr>
      </w:pPr>
    </w:p>
    <w:p w:rsidR="002B38DF" w:rsidRPr="00423E76" w:rsidRDefault="00716360">
      <w:pPr>
        <w:pStyle w:val="a3"/>
        <w:ind w:left="170" w:right="170"/>
        <w:jc w:val="both"/>
        <w:rPr>
          <w:lang w:val="fr-FR"/>
        </w:rPr>
      </w:pPr>
      <w:r w:rsidRPr="00423E76">
        <w:rPr>
          <w:lang w:val="fr-FR"/>
        </w:rPr>
        <w:t xml:space="preserve">Parce que </w:t>
      </w:r>
      <w:r w:rsidRPr="00423E76">
        <w:rPr>
          <w:color w:val="4A86E8"/>
          <w:lang w:val="fr-FR"/>
        </w:rPr>
        <w:t>BOX</w:t>
      </w:r>
      <w:r w:rsidRPr="00423E76">
        <w:rPr>
          <w:lang w:val="fr-FR"/>
        </w:rPr>
        <w:t>, le tout premier ETF blockchain, vient d</w:t>
      </w:r>
      <w:del w:id="740" w:author="Peng Luqi" w:date="2019-10-13T14:43:00Z">
        <w:r w:rsidRPr="00423E76" w:rsidDel="00EF666F">
          <w:rPr>
            <w:lang w:val="fr-FR"/>
          </w:rPr>
          <w:delText>’</w:delText>
        </w:r>
      </w:del>
      <w:ins w:id="741" w:author="Peng Luqi" w:date="2019-10-13T14:43:00Z">
        <w:r w:rsidR="00EF666F">
          <w:rPr>
            <w:lang w:val="fr-FR"/>
          </w:rPr>
          <w:t>’</w:t>
        </w:r>
      </w:ins>
      <w:r w:rsidRPr="00423E76">
        <w:rPr>
          <w:lang w:val="fr-FR"/>
        </w:rPr>
        <w:t>être créé (le 3 juillet 2019, au « festival du double onze pour le marché de blockchain »)</w:t>
      </w:r>
      <w:r w:rsidRPr="00423E76">
        <w:rPr>
          <w:rFonts w:ascii="Arial" w:hAnsi="Arial"/>
          <w:sz w:val="22"/>
          <w:lang w:val="fr-FR"/>
        </w:rPr>
        <w:t xml:space="preserve">, </w:t>
      </w:r>
      <w:r w:rsidRPr="00423E76">
        <w:rPr>
          <w:lang w:val="fr-FR"/>
        </w:rPr>
        <w:t>les données ne sont pas assez nombreuses, de sorte qu</w:t>
      </w:r>
      <w:del w:id="742" w:author="Peng Luqi" w:date="2019-10-13T14:43:00Z">
        <w:r w:rsidRPr="00423E76" w:rsidDel="00EF666F">
          <w:rPr>
            <w:lang w:val="fr-FR"/>
          </w:rPr>
          <w:delText>’</w:delText>
        </w:r>
      </w:del>
      <w:ins w:id="743" w:author="Peng Luqi" w:date="2019-10-13T14:43:00Z">
        <w:r w:rsidR="00EF666F">
          <w:rPr>
            <w:lang w:val="fr-FR"/>
          </w:rPr>
          <w:t>’</w:t>
        </w:r>
      </w:ins>
      <w:r w:rsidRPr="00423E76">
        <w:rPr>
          <w:lang w:val="fr-FR"/>
        </w:rPr>
        <w:t xml:space="preserve">il ne peut pas être utilisé comme un </w:t>
      </w:r>
      <w:r w:rsidRPr="00423E76">
        <w:rPr>
          <w:lang w:val="fr-FR"/>
        </w:rPr>
        <w:lastRenderedPageBreak/>
        <w:t>exemple pour expliquer pourquoi l</w:t>
      </w:r>
      <w:del w:id="744" w:author="Peng Luqi" w:date="2019-10-13T14:43:00Z">
        <w:r w:rsidRPr="00423E76" w:rsidDel="00EF666F">
          <w:rPr>
            <w:lang w:val="fr-FR"/>
          </w:rPr>
          <w:delText>’</w:delText>
        </w:r>
      </w:del>
      <w:ins w:id="745" w:author="Peng Luqi" w:date="2019-10-13T14:43:00Z">
        <w:r w:rsidR="00EF666F">
          <w:rPr>
            <w:lang w:val="fr-FR"/>
          </w:rPr>
          <w:t>’</w:t>
        </w:r>
      </w:ins>
      <w:r w:rsidRPr="00423E76">
        <w:rPr>
          <w:lang w:val="fr-FR"/>
        </w:rPr>
        <w:t>investissement fixe est le seul fiable pour les gens ordinaires.</w:t>
      </w:r>
    </w:p>
    <w:p w:rsidR="002B38DF" w:rsidRPr="00423E76" w:rsidRDefault="002B38DF">
      <w:pPr>
        <w:pStyle w:val="a3"/>
        <w:ind w:left="170" w:right="170"/>
        <w:jc w:val="both"/>
        <w:rPr>
          <w:lang w:val="fr-FR"/>
        </w:rPr>
        <w:pPrChange w:id="746" w:author="Peng Luqi" w:date="2019-10-13T14:20:00Z">
          <w:pPr>
            <w:pStyle w:val="a3"/>
            <w:spacing w:before="1"/>
            <w:ind w:left="170" w:right="170"/>
            <w:jc w:val="both"/>
          </w:pPr>
        </w:pPrChange>
      </w:pPr>
    </w:p>
    <w:p w:rsidR="002B38DF" w:rsidRPr="00336030" w:rsidRDefault="00716360">
      <w:pPr>
        <w:pStyle w:val="a3"/>
        <w:ind w:left="170" w:right="170"/>
        <w:jc w:val="both"/>
        <w:rPr>
          <w:lang w:val="fr-FR"/>
        </w:rPr>
        <w:pPrChange w:id="747" w:author="Peng Luqi" w:date="2019-10-13T14:20:00Z">
          <w:pPr>
            <w:pStyle w:val="a3"/>
            <w:spacing w:before="1"/>
            <w:ind w:left="170" w:right="170"/>
            <w:jc w:val="both"/>
          </w:pPr>
        </w:pPrChange>
      </w:pPr>
      <w:r w:rsidRPr="00423E76">
        <w:rPr>
          <w:lang w:val="fr-FR"/>
        </w:rPr>
        <w:t>Le prédécesseur du Longmen Fund (https://longmen.fund) était le B</w:t>
      </w:r>
      <w:r w:rsidRPr="00983763">
        <w:rPr>
          <w:lang w:val="fr-FR"/>
        </w:rPr>
        <w:t>it Fund, fondé par Li Xiaolai en 2013. Il a été liquidé en 2018. Après cinq ans, certains investisseurs ont décidé de poursuivre, créant ainsi le produit ETF Longmen Fund. Le Longmen Fund n</w:t>
      </w:r>
      <w:del w:id="748" w:author="Peng Luqi" w:date="2019-10-13T14:43:00Z">
        <w:r w:rsidRPr="00983763" w:rsidDel="00EF666F">
          <w:rPr>
            <w:lang w:val="fr-FR"/>
          </w:rPr>
          <w:delText>’</w:delText>
        </w:r>
      </w:del>
      <w:ins w:id="749" w:author="Peng Luqi" w:date="2019-10-13T14:43:00Z">
        <w:r w:rsidR="00EF666F">
          <w:rPr>
            <w:lang w:val="fr-FR"/>
          </w:rPr>
          <w:t>’</w:t>
        </w:r>
      </w:ins>
      <w:r w:rsidRPr="00983763">
        <w:rPr>
          <w:lang w:val="fr-FR"/>
        </w:rPr>
        <w:t>est pas ouvert au public, et seul un petit nombre de personnes qua</w:t>
      </w:r>
      <w:r w:rsidRPr="00336030">
        <w:rPr>
          <w:lang w:val="fr-FR"/>
        </w:rPr>
        <w:t>lifiées peuvent y investir. Comme il dispose d</w:t>
      </w:r>
      <w:del w:id="750" w:author="Peng Luqi" w:date="2019-10-13T14:43:00Z">
        <w:r w:rsidRPr="00336030" w:rsidDel="00EF666F">
          <w:rPr>
            <w:lang w:val="fr-FR"/>
          </w:rPr>
          <w:delText>’</w:delText>
        </w:r>
      </w:del>
      <w:ins w:id="751" w:author="Peng Luqi" w:date="2019-10-13T14:43:00Z">
        <w:r w:rsidR="00EF666F">
          <w:rPr>
            <w:lang w:val="fr-FR"/>
          </w:rPr>
          <w:t>’</w:t>
        </w:r>
      </w:ins>
      <w:r w:rsidRPr="00336030">
        <w:rPr>
          <w:lang w:val="fr-FR"/>
        </w:rPr>
        <w:t>un bon nombre de données transparentes, il peut être utilisé ici à titre d</w:t>
      </w:r>
      <w:del w:id="752" w:author="Peng Luqi" w:date="2019-10-13T14:43:00Z">
        <w:r w:rsidRPr="00336030" w:rsidDel="00EF666F">
          <w:rPr>
            <w:lang w:val="fr-FR"/>
          </w:rPr>
          <w:delText>’</w:delText>
        </w:r>
      </w:del>
      <w:ins w:id="753" w:author="Peng Luqi" w:date="2019-10-13T14:43:00Z">
        <w:r w:rsidR="00EF666F">
          <w:rPr>
            <w:lang w:val="fr-FR"/>
          </w:rPr>
          <w:t>’</w:t>
        </w:r>
      </w:ins>
      <w:r w:rsidRPr="00336030">
        <w:rPr>
          <w:lang w:val="fr-FR"/>
        </w:rPr>
        <w:t>exemple.</w:t>
      </w:r>
    </w:p>
    <w:p w:rsidR="002B38DF" w:rsidRPr="00716360" w:rsidRDefault="002B38DF">
      <w:pPr>
        <w:pStyle w:val="a3"/>
        <w:ind w:left="170" w:right="170"/>
        <w:jc w:val="both"/>
        <w:rPr>
          <w:sz w:val="27"/>
          <w:lang w:val="fr-FR"/>
        </w:rPr>
        <w:pPrChange w:id="754" w:author="Peng Luqi" w:date="2019-10-13T14:20:00Z">
          <w:pPr>
            <w:pStyle w:val="a3"/>
            <w:spacing w:before="8"/>
            <w:ind w:left="170" w:right="170"/>
            <w:jc w:val="both"/>
          </w:pPr>
        </w:pPrChange>
      </w:pPr>
    </w:p>
    <w:p w:rsidR="002B38DF" w:rsidRDefault="00716360" w:rsidP="00CB23F4">
      <w:pPr>
        <w:pStyle w:val="a3"/>
        <w:ind w:left="170" w:right="170"/>
        <w:jc w:val="both"/>
        <w:rPr>
          <w:ins w:id="755" w:author="Peng Luqi" w:date="2019-10-13T23:50:00Z"/>
          <w:lang w:val="fr-FR"/>
        </w:rPr>
      </w:pPr>
      <w:r w:rsidRPr="00716360">
        <w:rPr>
          <w:lang w:val="fr-FR"/>
        </w:rPr>
        <w:t>Ce qui suit est une capture d</w:t>
      </w:r>
      <w:del w:id="756" w:author="Peng Luqi" w:date="2019-10-13T14:43:00Z">
        <w:r w:rsidRPr="00716360" w:rsidDel="00EF666F">
          <w:rPr>
            <w:lang w:val="fr-FR"/>
          </w:rPr>
          <w:delText>’</w:delText>
        </w:r>
      </w:del>
      <w:ins w:id="757" w:author="Peng Luqi" w:date="2019-10-13T14:43:00Z">
        <w:r w:rsidR="00EF666F">
          <w:rPr>
            <w:lang w:val="fr-FR"/>
          </w:rPr>
          <w:t>’</w:t>
        </w:r>
      </w:ins>
      <w:r w:rsidRPr="00716360">
        <w:rPr>
          <w:lang w:val="fr-FR"/>
        </w:rPr>
        <w:t>écran du site Web du Longmen Fund datant du début de juillet 2019 :</w:t>
      </w:r>
    </w:p>
    <w:p w:rsidR="000269D5" w:rsidRDefault="000269D5" w:rsidP="00CB23F4">
      <w:pPr>
        <w:pStyle w:val="a3"/>
        <w:ind w:left="170" w:right="170"/>
        <w:jc w:val="both"/>
        <w:rPr>
          <w:ins w:id="758" w:author="Peng Luqi" w:date="2019-10-13T23:50:00Z"/>
          <w:lang w:val="fr-FR"/>
        </w:rPr>
      </w:pPr>
    </w:p>
    <w:p w:rsidR="000269D5" w:rsidRPr="00716360" w:rsidDel="000269D5" w:rsidRDefault="000269D5">
      <w:pPr>
        <w:pStyle w:val="a3"/>
        <w:ind w:left="170" w:right="170"/>
        <w:jc w:val="both"/>
        <w:rPr>
          <w:del w:id="759" w:author="Peng Luqi" w:date="2019-10-13T23:50:00Z"/>
          <w:lang w:val="fr-FR"/>
        </w:rPr>
      </w:pPr>
    </w:p>
    <w:p w:rsidR="002B38DF" w:rsidRPr="00716360" w:rsidDel="000269D5" w:rsidRDefault="002B38DF">
      <w:pPr>
        <w:ind w:left="170" w:right="170"/>
        <w:jc w:val="both"/>
        <w:rPr>
          <w:del w:id="760" w:author="Peng Luqi" w:date="2019-10-13T23:50:00Z"/>
          <w:lang w:val="fr-FR"/>
        </w:rPr>
        <w:sectPr w:rsidR="002B38DF" w:rsidRPr="00716360" w:rsidDel="000269D5">
          <w:pgSz w:w="11910" w:h="16840"/>
          <w:pgMar w:top="1360" w:right="1240" w:bottom="280" w:left="1320" w:header="720" w:footer="720" w:gutter="0"/>
          <w:cols w:space="720"/>
        </w:sectPr>
      </w:pPr>
    </w:p>
    <w:p w:rsidR="002B38DF" w:rsidRPr="00716360" w:rsidRDefault="00716360">
      <w:pPr>
        <w:pStyle w:val="a3"/>
        <w:ind w:left="170" w:right="170"/>
        <w:jc w:val="both"/>
        <w:rPr>
          <w:sz w:val="20"/>
          <w:lang w:val="fr-FR"/>
          <w:rPrChange w:id="761" w:author="Peng Luqi" w:date="2019-10-12T17:46:00Z">
            <w:rPr>
              <w:sz w:val="20"/>
            </w:rPr>
          </w:rPrChange>
        </w:rPr>
      </w:pPr>
      <w:r w:rsidRPr="00716360">
        <w:rPr>
          <w:noProof/>
          <w:sz w:val="20"/>
          <w:lang w:val="fr-FR"/>
          <w:rPrChange w:id="762" w:author="Peng Luqi" w:date="2019-10-12T17:46:00Z">
            <w:rPr>
              <w:noProof/>
              <w:sz w:val="20"/>
            </w:rPr>
          </w:rPrChange>
        </w:rPr>
        <w:drawing>
          <wp:inline distT="0" distB="0" distL="0" distR="0">
            <wp:extent cx="5521399" cy="328574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521399" cy="3285744"/>
                    </a:xfrm>
                    <a:prstGeom prst="rect">
                      <a:avLst/>
                    </a:prstGeom>
                  </pic:spPr>
                </pic:pic>
              </a:graphicData>
            </a:graphic>
          </wp:inline>
        </w:drawing>
      </w:r>
    </w:p>
    <w:p w:rsidR="002B38DF" w:rsidRPr="00716360" w:rsidRDefault="002B38DF">
      <w:pPr>
        <w:pStyle w:val="a3"/>
        <w:ind w:left="170" w:right="170"/>
        <w:jc w:val="both"/>
        <w:rPr>
          <w:sz w:val="17"/>
          <w:lang w:val="fr-FR"/>
          <w:rPrChange w:id="763" w:author="Peng Luqi" w:date="2019-10-12T17:46:00Z">
            <w:rPr>
              <w:sz w:val="17"/>
            </w:rPr>
          </w:rPrChange>
        </w:rPr>
        <w:pPrChange w:id="764" w:author="Peng Luqi" w:date="2019-10-13T14:20:00Z">
          <w:pPr>
            <w:pStyle w:val="a3"/>
            <w:spacing w:before="9"/>
            <w:ind w:left="170" w:right="170"/>
            <w:jc w:val="both"/>
          </w:pPr>
        </w:pPrChange>
      </w:pPr>
    </w:p>
    <w:p w:rsidR="002B38DF" w:rsidRPr="00716360" w:rsidRDefault="00716360">
      <w:pPr>
        <w:pStyle w:val="a3"/>
        <w:ind w:left="170" w:right="170"/>
        <w:jc w:val="both"/>
        <w:rPr>
          <w:lang w:val="fr-FR"/>
        </w:rPr>
        <w:pPrChange w:id="765" w:author="Peng Luqi" w:date="2019-10-13T14:20:00Z">
          <w:pPr>
            <w:pStyle w:val="a3"/>
            <w:spacing w:before="87"/>
            <w:ind w:left="170" w:right="170"/>
            <w:jc w:val="both"/>
          </w:pPr>
        </w:pPrChange>
      </w:pPr>
      <w:r w:rsidRPr="00716360">
        <w:rPr>
          <w:lang w:val="fr-FR"/>
        </w:rPr>
        <w:t>Pour utiliser ces données comme exemple d</w:t>
      </w:r>
      <w:del w:id="766" w:author="Peng Luqi" w:date="2019-10-13T14:43:00Z">
        <w:r w:rsidRPr="00716360" w:rsidDel="00EF666F">
          <w:rPr>
            <w:lang w:val="fr-FR"/>
          </w:rPr>
          <w:delText>’</w:delText>
        </w:r>
      </w:del>
      <w:ins w:id="767" w:author="Peng Luqi" w:date="2019-10-13T14:43:00Z">
        <w:r w:rsidR="00EF666F">
          <w:rPr>
            <w:lang w:val="fr-FR"/>
          </w:rPr>
          <w:t>’</w:t>
        </w:r>
      </w:ins>
      <w:r w:rsidRPr="00716360">
        <w:rPr>
          <w:lang w:val="fr-FR"/>
        </w:rPr>
        <w:t>investissement fixe, nous examinerons uniquement les données de chaque mois :</w:t>
      </w:r>
    </w:p>
    <w:p w:rsidR="002B38DF" w:rsidRPr="006C3CF6" w:rsidRDefault="002B38DF">
      <w:pPr>
        <w:pStyle w:val="a3"/>
        <w:ind w:left="170" w:right="170"/>
        <w:jc w:val="both"/>
        <w:rPr>
          <w:sz w:val="27"/>
          <w:lang w:val="fr-FR"/>
        </w:rPr>
        <w:pPrChange w:id="768" w:author="Peng Luqi" w:date="2019-10-13T14:20:00Z">
          <w:pPr>
            <w:pStyle w:val="a3"/>
            <w:spacing w:before="10"/>
            <w:ind w:left="170" w:right="170"/>
            <w:jc w:val="both"/>
          </w:pPr>
        </w:pPrChange>
      </w:pPr>
    </w:p>
    <w:p w:rsidR="002B38DF" w:rsidRDefault="00716360" w:rsidP="00CB23F4">
      <w:pPr>
        <w:pStyle w:val="a3"/>
        <w:ind w:left="170" w:right="170"/>
        <w:jc w:val="both"/>
        <w:rPr>
          <w:ins w:id="769" w:author="Peng Luqi" w:date="2019-10-13T23:51:00Z"/>
          <w:lang w:val="fr-FR"/>
        </w:rPr>
      </w:pPr>
      <w:r w:rsidRPr="00D748EC">
        <w:rPr>
          <w:lang w:val="fr-FR"/>
        </w:rPr>
        <w:t>Graphique de la courbe du prix du Longmen Fund (du 09/2018 au 07/2019) :</w:t>
      </w:r>
    </w:p>
    <w:p w:rsidR="000269D5" w:rsidRDefault="000269D5" w:rsidP="000269D5">
      <w:pPr>
        <w:pStyle w:val="a3"/>
        <w:ind w:left="170" w:right="170"/>
        <w:jc w:val="both"/>
        <w:rPr>
          <w:ins w:id="770" w:author="Peng Luqi" w:date="2019-10-13T23:51:00Z"/>
          <w:lang w:val="fr-FR"/>
        </w:rPr>
      </w:pPr>
    </w:p>
    <w:p w:rsidR="000269D5" w:rsidRDefault="000269D5" w:rsidP="000269D5">
      <w:pPr>
        <w:pStyle w:val="a3"/>
        <w:ind w:left="170" w:right="170"/>
        <w:jc w:val="both"/>
        <w:rPr>
          <w:ins w:id="771" w:author="Peng Luqi" w:date="2019-10-13T23:51:00Z"/>
          <w:lang w:val="fr-FR"/>
        </w:rPr>
      </w:pPr>
    </w:p>
    <w:p w:rsidR="000269D5" w:rsidRDefault="000269D5" w:rsidP="000269D5">
      <w:pPr>
        <w:pStyle w:val="a3"/>
        <w:ind w:left="170" w:right="170"/>
        <w:jc w:val="both"/>
        <w:rPr>
          <w:ins w:id="772" w:author="Peng Luqi" w:date="2019-10-13T23:52:00Z"/>
          <w:lang w:val="fr-FR"/>
        </w:rPr>
      </w:pPr>
    </w:p>
    <w:p w:rsidR="000269D5" w:rsidRDefault="000269D5" w:rsidP="000269D5">
      <w:pPr>
        <w:pStyle w:val="a3"/>
        <w:ind w:left="170" w:right="170"/>
        <w:jc w:val="both"/>
        <w:rPr>
          <w:ins w:id="773" w:author="Peng Luqi" w:date="2019-10-13T23:52:00Z"/>
          <w:lang w:val="fr-FR"/>
        </w:rPr>
      </w:pPr>
    </w:p>
    <w:p w:rsidR="000269D5" w:rsidRPr="00D748EC" w:rsidDel="000269D5" w:rsidRDefault="000269D5">
      <w:pPr>
        <w:pStyle w:val="a3"/>
        <w:ind w:left="170" w:right="170"/>
        <w:jc w:val="both"/>
        <w:rPr>
          <w:del w:id="774" w:author="Peng Luqi" w:date="2019-10-13T23:51:00Z"/>
          <w:lang w:val="fr-FR"/>
        </w:rPr>
      </w:pPr>
      <w:r w:rsidRPr="00716360">
        <w:rPr>
          <w:noProof/>
          <w:lang w:val="fr-FR"/>
          <w:rPrChange w:id="775" w:author="Peng Luqi" w:date="2019-10-12T17:46:00Z">
            <w:rPr>
              <w:noProof/>
            </w:rPr>
          </w:rPrChange>
        </w:rPr>
        <w:lastRenderedPageBreak/>
        <w:drawing>
          <wp:anchor distT="0" distB="0" distL="0" distR="0" simplePos="0" relativeHeight="251680768" behindDoc="0" locked="0" layoutInCell="1" allowOverlap="1">
            <wp:simplePos x="0" y="0"/>
            <wp:positionH relativeFrom="page">
              <wp:posOffset>988695</wp:posOffset>
            </wp:positionH>
            <wp:positionV relativeFrom="paragraph">
              <wp:posOffset>0</wp:posOffset>
            </wp:positionV>
            <wp:extent cx="5443461" cy="339042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443461" cy="3390423"/>
                    </a:xfrm>
                    <a:prstGeom prst="rect">
                      <a:avLst/>
                    </a:prstGeom>
                  </pic:spPr>
                </pic:pic>
              </a:graphicData>
            </a:graphic>
          </wp:anchor>
        </w:drawing>
      </w:r>
    </w:p>
    <w:p w:rsidR="002B38DF" w:rsidRPr="00716360" w:rsidDel="000269D5" w:rsidRDefault="002B38DF">
      <w:pPr>
        <w:pStyle w:val="a3"/>
        <w:ind w:left="170" w:right="170"/>
        <w:jc w:val="both"/>
        <w:rPr>
          <w:del w:id="776" w:author="Peng Luqi" w:date="2019-10-13T23:51:00Z"/>
          <w:sz w:val="26"/>
          <w:lang w:val="fr-FR"/>
        </w:rPr>
        <w:pPrChange w:id="777" w:author="Peng Luqi" w:date="2019-10-13T14:20:00Z">
          <w:pPr>
            <w:pStyle w:val="a3"/>
            <w:spacing w:before="4"/>
            <w:ind w:left="170" w:right="170"/>
            <w:jc w:val="both"/>
          </w:pPr>
        </w:pPrChange>
      </w:pPr>
    </w:p>
    <w:p w:rsidR="002B38DF" w:rsidRPr="00716360" w:rsidDel="000269D5" w:rsidRDefault="002B38DF">
      <w:pPr>
        <w:ind w:right="170"/>
        <w:jc w:val="both"/>
        <w:rPr>
          <w:del w:id="778" w:author="Peng Luqi" w:date="2019-10-13T23:51:00Z"/>
          <w:sz w:val="26"/>
          <w:lang w:val="fr-FR"/>
        </w:rPr>
        <w:sectPr w:rsidR="002B38DF" w:rsidRPr="00716360" w:rsidDel="000269D5">
          <w:pgSz w:w="11910" w:h="16840"/>
          <w:pgMar w:top="1440" w:right="1240" w:bottom="280" w:left="1320" w:header="720" w:footer="720" w:gutter="0"/>
          <w:cols w:space="720"/>
        </w:sectPr>
        <w:pPrChange w:id="779" w:author="Peng Luqi" w:date="2019-10-13T23:51:00Z">
          <w:pPr>
            <w:ind w:left="170" w:right="170"/>
            <w:jc w:val="both"/>
          </w:pPr>
        </w:pPrChange>
      </w:pPr>
    </w:p>
    <w:p w:rsidR="002B38DF" w:rsidRPr="00716360" w:rsidRDefault="00716360">
      <w:pPr>
        <w:pStyle w:val="a3"/>
        <w:ind w:left="170" w:right="170"/>
        <w:jc w:val="both"/>
        <w:rPr>
          <w:lang w:val="fr-FR"/>
          <w:rPrChange w:id="780" w:author="Peng Luqi" w:date="2019-10-12T17:46:00Z">
            <w:rPr/>
          </w:rPrChange>
        </w:rPr>
        <w:pPrChange w:id="781" w:author="Peng Luqi" w:date="2019-10-13T23:51:00Z">
          <w:pPr>
            <w:pStyle w:val="a3"/>
            <w:spacing w:before="65"/>
            <w:ind w:left="170" w:right="170"/>
            <w:jc w:val="both"/>
          </w:pPr>
        </w:pPrChange>
      </w:pPr>
      <w:r w:rsidRPr="00716360">
        <w:rPr>
          <w:lang w:val="fr-FR"/>
        </w:rPr>
        <w:t xml:space="preserve">Supposons que vous commenciez à partir de septembre 2018 et que vous investissez 1000 dollars par mois dans le Longmen fund, votre investissement devant durer 11 mois. </w:t>
      </w:r>
      <w:r w:rsidRPr="00716360">
        <w:rPr>
          <w:lang w:val="fr-FR"/>
          <w:rPrChange w:id="782" w:author="Peng Luqi" w:date="2019-10-12T17:46:00Z">
            <w:rPr/>
          </w:rPrChange>
        </w:rPr>
        <w:t>Les données sont les suivantes :</w:t>
      </w:r>
    </w:p>
    <w:p w:rsidR="002B38DF" w:rsidRPr="00716360" w:rsidRDefault="002B38DF">
      <w:pPr>
        <w:pStyle w:val="a3"/>
        <w:ind w:left="170" w:right="170"/>
        <w:jc w:val="both"/>
        <w:rPr>
          <w:lang w:val="fr-FR"/>
          <w:rPrChange w:id="783" w:author="Peng Luqi" w:date="2019-10-12T17:46:00Z">
            <w:rPr/>
          </w:rPrChange>
        </w:rPr>
      </w:pPr>
    </w:p>
    <w:tbl>
      <w:tblPr>
        <w:tblStyle w:val="TableNormal"/>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4"/>
        <w:gridCol w:w="1795"/>
        <w:gridCol w:w="1795"/>
        <w:gridCol w:w="1771"/>
        <w:gridCol w:w="1833"/>
      </w:tblGrid>
      <w:tr w:rsidR="002B38DF" w:rsidRPr="00A92058">
        <w:trPr>
          <w:trHeight w:val="762"/>
        </w:trPr>
        <w:tc>
          <w:tcPr>
            <w:tcW w:w="1824" w:type="dxa"/>
            <w:shd w:val="clear" w:color="auto" w:fill="BFBFBF"/>
          </w:tcPr>
          <w:p w:rsidR="002B38DF" w:rsidRPr="00716360" w:rsidRDefault="00716360">
            <w:pPr>
              <w:pStyle w:val="TableParagraph"/>
              <w:spacing w:before="0" w:line="240" w:lineRule="auto"/>
              <w:ind w:left="170" w:right="170"/>
              <w:jc w:val="both"/>
              <w:rPr>
                <w:lang w:val="fr-FR"/>
                <w:rPrChange w:id="784" w:author="Peng Luqi" w:date="2019-10-12T17:46:00Z">
                  <w:rPr/>
                </w:rPrChange>
              </w:rPr>
              <w:pPrChange w:id="785" w:author="Peng Luqi" w:date="2019-10-13T14:20:00Z">
                <w:pPr>
                  <w:pStyle w:val="TableParagraph"/>
                  <w:spacing w:line="240" w:lineRule="auto"/>
                  <w:ind w:left="170" w:right="170"/>
                  <w:jc w:val="both"/>
                </w:pPr>
              </w:pPrChange>
            </w:pPr>
            <w:r w:rsidRPr="00716360">
              <w:rPr>
                <w:lang w:val="fr-FR"/>
                <w:rPrChange w:id="786" w:author="Peng Luqi" w:date="2019-10-12T17:46:00Z">
                  <w:rPr/>
                </w:rPrChange>
              </w:rPr>
              <w:t>Date</w:t>
            </w:r>
          </w:p>
        </w:tc>
        <w:tc>
          <w:tcPr>
            <w:tcW w:w="1795" w:type="dxa"/>
            <w:shd w:val="clear" w:color="auto" w:fill="BFBFBF"/>
          </w:tcPr>
          <w:p w:rsidR="002B38DF" w:rsidRPr="006C3CF6" w:rsidRDefault="00716360">
            <w:pPr>
              <w:pStyle w:val="TableParagraph"/>
              <w:spacing w:before="0" w:line="240" w:lineRule="auto"/>
              <w:ind w:left="170" w:right="170"/>
              <w:jc w:val="both"/>
              <w:rPr>
                <w:lang w:val="fr-FR"/>
              </w:rPr>
              <w:pPrChange w:id="787" w:author="Peng Luqi" w:date="2019-10-13T14:20:00Z">
                <w:pPr>
                  <w:pStyle w:val="TableParagraph"/>
                  <w:spacing w:line="240" w:lineRule="auto"/>
                  <w:ind w:left="170" w:right="170"/>
                  <w:jc w:val="both"/>
                </w:pPr>
              </w:pPrChange>
            </w:pPr>
            <w:r w:rsidRPr="00716360">
              <w:rPr>
                <w:lang w:val="fr-FR"/>
              </w:rPr>
              <w:t>Valeur de</w:t>
            </w:r>
            <w:r w:rsidRPr="00716360">
              <w:rPr>
                <w:spacing w:val="-10"/>
                <w:lang w:val="fr-FR"/>
              </w:rPr>
              <w:t xml:space="preserve"> </w:t>
            </w:r>
            <w:r w:rsidRPr="006C3CF6">
              <w:rPr>
                <w:lang w:val="fr-FR"/>
              </w:rPr>
              <w:t>l</w:t>
            </w:r>
            <w:del w:id="788" w:author="Peng Luqi" w:date="2019-10-13T14:43:00Z">
              <w:r w:rsidRPr="006C3CF6" w:rsidDel="00EF666F">
                <w:rPr>
                  <w:lang w:val="fr-FR"/>
                </w:rPr>
                <w:delText>’</w:delText>
              </w:r>
            </w:del>
            <w:ins w:id="789" w:author="Peng Luqi" w:date="2019-10-13T14:43:00Z">
              <w:r w:rsidR="00EF666F">
                <w:rPr>
                  <w:lang w:val="fr-FR"/>
                </w:rPr>
                <w:t>’</w:t>
              </w:r>
            </w:ins>
            <w:r w:rsidRPr="006C3CF6">
              <w:rPr>
                <w:lang w:val="fr-FR"/>
              </w:rPr>
              <w:t>actif</w:t>
            </w:r>
          </w:p>
          <w:p w:rsidR="002B38DF" w:rsidRPr="00D748EC" w:rsidRDefault="00716360">
            <w:pPr>
              <w:pStyle w:val="TableParagraph"/>
              <w:spacing w:before="0" w:line="240" w:lineRule="auto"/>
              <w:ind w:left="170" w:right="170"/>
              <w:jc w:val="both"/>
              <w:rPr>
                <w:lang w:val="fr-FR"/>
              </w:rPr>
              <w:pPrChange w:id="790" w:author="Peng Luqi" w:date="2019-10-13T14:20:00Z">
                <w:pPr>
                  <w:pStyle w:val="TableParagraph"/>
                  <w:spacing w:line="240" w:lineRule="auto"/>
                  <w:ind w:left="170" w:right="170"/>
                  <w:jc w:val="both"/>
                </w:pPr>
              </w:pPrChange>
            </w:pPr>
            <w:r w:rsidRPr="00D748EC">
              <w:rPr>
                <w:lang w:val="fr-FR"/>
              </w:rPr>
              <w:t>(en</w:t>
            </w:r>
            <w:r w:rsidRPr="00D748EC">
              <w:rPr>
                <w:spacing w:val="-8"/>
                <w:lang w:val="fr-FR"/>
              </w:rPr>
              <w:t xml:space="preserve"> </w:t>
            </w:r>
            <w:r w:rsidRPr="00D748EC">
              <w:rPr>
                <w:lang w:val="fr-FR"/>
              </w:rPr>
              <w:t>dollars)</w:t>
            </w:r>
          </w:p>
        </w:tc>
        <w:tc>
          <w:tcPr>
            <w:tcW w:w="1795" w:type="dxa"/>
            <w:shd w:val="clear" w:color="auto" w:fill="BFBFBF"/>
          </w:tcPr>
          <w:p w:rsidR="002B38DF" w:rsidRPr="00716360" w:rsidRDefault="00716360">
            <w:pPr>
              <w:pStyle w:val="TableParagraph"/>
              <w:spacing w:before="0" w:line="240" w:lineRule="auto"/>
              <w:ind w:left="170" w:right="170" w:hanging="380"/>
              <w:jc w:val="both"/>
              <w:rPr>
                <w:lang w:val="fr-FR"/>
                <w:rPrChange w:id="791" w:author="Peng Luqi" w:date="2019-10-12T17:46:00Z">
                  <w:rPr/>
                </w:rPrChange>
              </w:rPr>
              <w:pPrChange w:id="792" w:author="Peng Luqi" w:date="2019-10-13T14:20:00Z">
                <w:pPr>
                  <w:pStyle w:val="TableParagraph"/>
                  <w:spacing w:line="240" w:lineRule="auto"/>
                  <w:ind w:left="170" w:right="170" w:hanging="380"/>
                  <w:jc w:val="both"/>
                </w:pPr>
              </w:pPrChange>
            </w:pPr>
            <w:r w:rsidRPr="00716360">
              <w:rPr>
                <w:lang w:val="fr-FR"/>
                <w:rPrChange w:id="793" w:author="Peng Luqi" w:date="2019-10-12T17:46:00Z">
                  <w:rPr/>
                </w:rPrChange>
              </w:rPr>
              <w:t>Montant investi (en dollars)</w:t>
            </w:r>
          </w:p>
        </w:tc>
        <w:tc>
          <w:tcPr>
            <w:tcW w:w="1771" w:type="dxa"/>
            <w:shd w:val="clear" w:color="auto" w:fill="BFBFBF"/>
          </w:tcPr>
          <w:p w:rsidR="002B38DF" w:rsidRPr="00716360" w:rsidRDefault="00716360">
            <w:pPr>
              <w:pStyle w:val="TableParagraph"/>
              <w:spacing w:before="0" w:line="240" w:lineRule="auto"/>
              <w:ind w:left="170" w:right="170"/>
              <w:jc w:val="both"/>
              <w:rPr>
                <w:lang w:val="fr-FR"/>
                <w:rPrChange w:id="794" w:author="Peng Luqi" w:date="2019-10-12T17:46:00Z">
                  <w:rPr/>
                </w:rPrChange>
              </w:rPr>
              <w:pPrChange w:id="795" w:author="Peng Luqi" w:date="2019-10-13T14:20:00Z">
                <w:pPr>
                  <w:pStyle w:val="TableParagraph"/>
                  <w:spacing w:line="240" w:lineRule="auto"/>
                  <w:ind w:left="170" w:right="170"/>
                  <w:jc w:val="both"/>
                </w:pPr>
              </w:pPrChange>
            </w:pPr>
            <w:r w:rsidRPr="00716360">
              <w:rPr>
                <w:lang w:val="fr-FR"/>
                <w:rPrChange w:id="796" w:author="Peng Luqi" w:date="2019-10-12T17:46:00Z">
                  <w:rPr/>
                </w:rPrChange>
              </w:rPr>
              <w:t>Lot acheté</w:t>
            </w:r>
          </w:p>
        </w:tc>
        <w:tc>
          <w:tcPr>
            <w:tcW w:w="1833" w:type="dxa"/>
            <w:shd w:val="clear" w:color="auto" w:fill="BFBFBF"/>
          </w:tcPr>
          <w:p w:rsidR="002B38DF" w:rsidRPr="00D748EC" w:rsidRDefault="00716360">
            <w:pPr>
              <w:pStyle w:val="TableParagraph"/>
              <w:spacing w:before="0" w:line="240" w:lineRule="auto"/>
              <w:ind w:left="170" w:right="170" w:firstLine="568"/>
              <w:jc w:val="both"/>
              <w:rPr>
                <w:lang w:val="fr-FR"/>
              </w:rPr>
              <w:pPrChange w:id="797" w:author="Peng Luqi" w:date="2019-10-13T14:20:00Z">
                <w:pPr>
                  <w:pStyle w:val="TableParagraph"/>
                  <w:spacing w:before="3" w:line="254" w:lineRule="exact"/>
                  <w:ind w:left="170" w:right="170" w:firstLine="568"/>
                  <w:jc w:val="both"/>
                </w:pPr>
              </w:pPrChange>
            </w:pPr>
            <w:r w:rsidRPr="00716360">
              <w:rPr>
                <w:lang w:val="fr-FR"/>
              </w:rPr>
              <w:t xml:space="preserve">Valeur de </w:t>
            </w:r>
            <w:r w:rsidRPr="006C3CF6">
              <w:rPr>
                <w:lang w:val="fr-FR"/>
              </w:rPr>
              <w:t>l</w:t>
            </w:r>
            <w:del w:id="798" w:author="Peng Luqi" w:date="2019-10-13T14:43:00Z">
              <w:r w:rsidRPr="006C3CF6" w:rsidDel="00EF666F">
                <w:rPr>
                  <w:lang w:val="fr-FR"/>
                </w:rPr>
                <w:delText>’</w:delText>
              </w:r>
            </w:del>
            <w:ins w:id="799" w:author="Peng Luqi" w:date="2019-10-13T14:43:00Z">
              <w:r w:rsidR="00EF666F">
                <w:rPr>
                  <w:lang w:val="fr-FR"/>
                </w:rPr>
                <w:t>’</w:t>
              </w:r>
            </w:ins>
            <w:r w:rsidRPr="006C3CF6">
              <w:rPr>
                <w:lang w:val="fr-FR"/>
              </w:rPr>
              <w:t>investissement (en dollars)</w:t>
            </w:r>
          </w:p>
        </w:tc>
      </w:tr>
      <w:tr w:rsidR="002B38DF" w:rsidRPr="00716360">
        <w:trPr>
          <w:trHeight w:val="247"/>
        </w:trPr>
        <w:tc>
          <w:tcPr>
            <w:tcW w:w="1824" w:type="dxa"/>
          </w:tcPr>
          <w:p w:rsidR="002B38DF" w:rsidRPr="00716360" w:rsidRDefault="00716360">
            <w:pPr>
              <w:pStyle w:val="TableParagraph"/>
              <w:spacing w:before="0" w:line="240" w:lineRule="auto"/>
              <w:ind w:left="170" w:right="170"/>
              <w:rPr>
                <w:lang w:val="fr-FR"/>
                <w:rPrChange w:id="800" w:author="Peng Luqi" w:date="2019-10-12T17:46:00Z">
                  <w:rPr/>
                </w:rPrChange>
              </w:rPr>
              <w:pPrChange w:id="801" w:author="Peng Luqi" w:date="2019-10-13T14:20:00Z">
                <w:pPr>
                  <w:pStyle w:val="TableParagraph"/>
                  <w:spacing w:before="0" w:line="227" w:lineRule="exact"/>
                  <w:ind w:right="91"/>
                </w:pPr>
              </w:pPrChange>
            </w:pPr>
            <w:r w:rsidRPr="00716360">
              <w:rPr>
                <w:lang w:val="fr-FR"/>
                <w:rPrChange w:id="802" w:author="Peng Luqi" w:date="2019-10-12T17:46:00Z">
                  <w:rPr/>
                </w:rPrChange>
              </w:rPr>
              <w:t>09/2018</w:t>
            </w:r>
          </w:p>
        </w:tc>
        <w:tc>
          <w:tcPr>
            <w:tcW w:w="1795" w:type="dxa"/>
          </w:tcPr>
          <w:p w:rsidR="002B38DF" w:rsidRPr="00716360" w:rsidRDefault="00716360">
            <w:pPr>
              <w:pStyle w:val="TableParagraph"/>
              <w:spacing w:before="0" w:line="240" w:lineRule="auto"/>
              <w:ind w:left="170" w:right="170"/>
              <w:rPr>
                <w:lang w:val="fr-FR"/>
                <w:rPrChange w:id="803" w:author="Peng Luqi" w:date="2019-10-12T17:46:00Z">
                  <w:rPr/>
                </w:rPrChange>
              </w:rPr>
              <w:pPrChange w:id="804" w:author="Peng Luqi" w:date="2019-10-13T14:20:00Z">
                <w:pPr>
                  <w:pStyle w:val="TableParagraph"/>
                  <w:spacing w:before="0" w:line="227" w:lineRule="exact"/>
                </w:pPr>
              </w:pPrChange>
            </w:pPr>
            <w:r w:rsidRPr="00716360">
              <w:rPr>
                <w:lang w:val="fr-FR"/>
                <w:rPrChange w:id="805" w:author="Peng Luqi" w:date="2019-10-12T17:46:00Z">
                  <w:rPr/>
                </w:rPrChange>
              </w:rPr>
              <w:t>74,00</w:t>
            </w:r>
          </w:p>
        </w:tc>
        <w:tc>
          <w:tcPr>
            <w:tcW w:w="1795" w:type="dxa"/>
          </w:tcPr>
          <w:p w:rsidR="002B38DF" w:rsidRPr="00716360" w:rsidRDefault="00716360">
            <w:pPr>
              <w:pStyle w:val="TableParagraph"/>
              <w:spacing w:before="0" w:line="240" w:lineRule="auto"/>
              <w:ind w:left="170" w:right="170"/>
              <w:rPr>
                <w:lang w:val="fr-FR"/>
                <w:rPrChange w:id="806" w:author="Peng Luqi" w:date="2019-10-12T17:46:00Z">
                  <w:rPr/>
                </w:rPrChange>
              </w:rPr>
              <w:pPrChange w:id="807" w:author="Peng Luqi" w:date="2019-10-13T14:20:00Z">
                <w:pPr>
                  <w:pStyle w:val="TableParagraph"/>
                  <w:spacing w:before="0" w:line="227" w:lineRule="exact"/>
                  <w:ind w:right="98"/>
                </w:pPr>
              </w:pPrChange>
            </w:pPr>
            <w:r w:rsidRPr="00716360">
              <w:rPr>
                <w:lang w:val="fr-FR"/>
                <w:rPrChange w:id="808" w:author="Peng Luqi" w:date="2019-10-12T17:46:00Z">
                  <w:rPr/>
                </w:rPrChange>
              </w:rPr>
              <w:t>1 000,00</w:t>
            </w:r>
          </w:p>
        </w:tc>
        <w:tc>
          <w:tcPr>
            <w:tcW w:w="1771" w:type="dxa"/>
          </w:tcPr>
          <w:p w:rsidR="002B38DF" w:rsidRPr="00716360" w:rsidRDefault="00716360">
            <w:pPr>
              <w:pStyle w:val="TableParagraph"/>
              <w:spacing w:before="0" w:line="240" w:lineRule="auto"/>
              <w:ind w:left="170" w:right="170"/>
              <w:rPr>
                <w:lang w:val="fr-FR"/>
                <w:rPrChange w:id="809" w:author="Peng Luqi" w:date="2019-10-12T17:46:00Z">
                  <w:rPr/>
                </w:rPrChange>
              </w:rPr>
              <w:pPrChange w:id="810" w:author="Peng Luqi" w:date="2019-10-13T14:20:00Z">
                <w:pPr>
                  <w:pStyle w:val="TableParagraph"/>
                  <w:spacing w:before="0" w:line="227" w:lineRule="exact"/>
                  <w:ind w:right="97"/>
                </w:pPr>
              </w:pPrChange>
            </w:pPr>
            <w:r w:rsidRPr="00716360">
              <w:rPr>
                <w:lang w:val="fr-FR"/>
                <w:rPrChange w:id="811" w:author="Peng Luqi" w:date="2019-10-12T17:46:00Z">
                  <w:rPr/>
                </w:rPrChange>
              </w:rPr>
              <w:t>13,51</w:t>
            </w:r>
          </w:p>
        </w:tc>
        <w:tc>
          <w:tcPr>
            <w:tcW w:w="1833" w:type="dxa"/>
          </w:tcPr>
          <w:p w:rsidR="002B38DF" w:rsidRPr="00716360" w:rsidRDefault="00716360">
            <w:pPr>
              <w:pStyle w:val="TableParagraph"/>
              <w:spacing w:before="0" w:line="240" w:lineRule="auto"/>
              <w:ind w:left="170" w:right="170"/>
              <w:rPr>
                <w:lang w:val="fr-FR"/>
                <w:rPrChange w:id="812" w:author="Peng Luqi" w:date="2019-10-12T17:46:00Z">
                  <w:rPr/>
                </w:rPrChange>
              </w:rPr>
              <w:pPrChange w:id="813" w:author="Peng Luqi" w:date="2019-10-13T14:20:00Z">
                <w:pPr>
                  <w:pStyle w:val="TableParagraph"/>
                  <w:spacing w:before="0" w:line="227" w:lineRule="exact"/>
                </w:pPr>
              </w:pPrChange>
            </w:pPr>
            <w:r w:rsidRPr="00716360">
              <w:rPr>
                <w:lang w:val="fr-FR"/>
                <w:rPrChange w:id="814" w:author="Peng Luqi" w:date="2019-10-12T17:46:00Z">
                  <w:rPr/>
                </w:rPrChange>
              </w:rPr>
              <w:t>1 000,00</w:t>
            </w:r>
          </w:p>
        </w:tc>
      </w:tr>
      <w:tr w:rsidR="002B38DF" w:rsidRPr="00716360">
        <w:trPr>
          <w:trHeight w:val="254"/>
        </w:trPr>
        <w:tc>
          <w:tcPr>
            <w:tcW w:w="1824" w:type="dxa"/>
          </w:tcPr>
          <w:p w:rsidR="002B38DF" w:rsidRPr="00716360" w:rsidRDefault="00716360">
            <w:pPr>
              <w:pStyle w:val="TableParagraph"/>
              <w:spacing w:before="0" w:line="240" w:lineRule="auto"/>
              <w:ind w:left="170" w:right="170"/>
              <w:rPr>
                <w:lang w:val="fr-FR"/>
                <w:rPrChange w:id="815" w:author="Peng Luqi" w:date="2019-10-12T17:46:00Z">
                  <w:rPr/>
                </w:rPrChange>
              </w:rPr>
              <w:pPrChange w:id="816" w:author="Peng Luqi" w:date="2019-10-13T14:20:00Z">
                <w:pPr>
                  <w:pStyle w:val="TableParagraph"/>
                  <w:ind w:right="91"/>
                </w:pPr>
              </w:pPrChange>
            </w:pPr>
            <w:r w:rsidRPr="00716360">
              <w:rPr>
                <w:lang w:val="fr-FR"/>
                <w:rPrChange w:id="817" w:author="Peng Luqi" w:date="2019-10-12T17:46:00Z">
                  <w:rPr/>
                </w:rPrChange>
              </w:rPr>
              <w:t>01/2018</w:t>
            </w:r>
          </w:p>
        </w:tc>
        <w:tc>
          <w:tcPr>
            <w:tcW w:w="1795" w:type="dxa"/>
          </w:tcPr>
          <w:p w:rsidR="002B38DF" w:rsidRPr="00716360" w:rsidRDefault="00716360">
            <w:pPr>
              <w:pStyle w:val="TableParagraph"/>
              <w:spacing w:before="0" w:line="240" w:lineRule="auto"/>
              <w:ind w:left="170" w:right="170"/>
              <w:rPr>
                <w:lang w:val="fr-FR"/>
                <w:rPrChange w:id="818" w:author="Peng Luqi" w:date="2019-10-12T17:46:00Z">
                  <w:rPr/>
                </w:rPrChange>
              </w:rPr>
              <w:pPrChange w:id="819" w:author="Peng Luqi" w:date="2019-10-13T14:20:00Z">
                <w:pPr>
                  <w:pStyle w:val="TableParagraph"/>
                </w:pPr>
              </w:pPrChange>
            </w:pPr>
            <w:r w:rsidRPr="00716360">
              <w:rPr>
                <w:lang w:val="fr-FR"/>
                <w:rPrChange w:id="820" w:author="Peng Luqi" w:date="2019-10-12T17:46:00Z">
                  <w:rPr/>
                </w:rPrChange>
              </w:rPr>
              <w:t>64,00</w:t>
            </w:r>
          </w:p>
        </w:tc>
        <w:tc>
          <w:tcPr>
            <w:tcW w:w="1795" w:type="dxa"/>
          </w:tcPr>
          <w:p w:rsidR="002B38DF" w:rsidRPr="00716360" w:rsidRDefault="00716360">
            <w:pPr>
              <w:pStyle w:val="TableParagraph"/>
              <w:spacing w:before="0" w:line="240" w:lineRule="auto"/>
              <w:ind w:left="170" w:right="170"/>
              <w:rPr>
                <w:lang w:val="fr-FR"/>
                <w:rPrChange w:id="821" w:author="Peng Luqi" w:date="2019-10-12T17:46:00Z">
                  <w:rPr/>
                </w:rPrChange>
              </w:rPr>
              <w:pPrChange w:id="822" w:author="Peng Luqi" w:date="2019-10-13T14:20:00Z">
                <w:pPr>
                  <w:pStyle w:val="TableParagraph"/>
                  <w:ind w:right="98"/>
                </w:pPr>
              </w:pPrChange>
            </w:pPr>
            <w:r w:rsidRPr="00716360">
              <w:rPr>
                <w:lang w:val="fr-FR"/>
                <w:rPrChange w:id="823" w:author="Peng Luqi" w:date="2019-10-12T17:46:00Z">
                  <w:rPr/>
                </w:rPrChange>
              </w:rPr>
              <w:t>2 000,00</w:t>
            </w:r>
          </w:p>
        </w:tc>
        <w:tc>
          <w:tcPr>
            <w:tcW w:w="1771" w:type="dxa"/>
          </w:tcPr>
          <w:p w:rsidR="002B38DF" w:rsidRPr="00716360" w:rsidRDefault="00716360">
            <w:pPr>
              <w:pStyle w:val="TableParagraph"/>
              <w:spacing w:before="0" w:line="240" w:lineRule="auto"/>
              <w:ind w:left="170" w:right="170"/>
              <w:rPr>
                <w:lang w:val="fr-FR"/>
                <w:rPrChange w:id="824" w:author="Peng Luqi" w:date="2019-10-12T17:46:00Z">
                  <w:rPr/>
                </w:rPrChange>
              </w:rPr>
              <w:pPrChange w:id="825" w:author="Peng Luqi" w:date="2019-10-13T14:20:00Z">
                <w:pPr>
                  <w:pStyle w:val="TableParagraph"/>
                  <w:ind w:right="97"/>
                </w:pPr>
              </w:pPrChange>
            </w:pPr>
            <w:r w:rsidRPr="00716360">
              <w:rPr>
                <w:lang w:val="fr-FR"/>
                <w:rPrChange w:id="826" w:author="Peng Luqi" w:date="2019-10-12T17:46:00Z">
                  <w:rPr/>
                </w:rPrChange>
              </w:rPr>
              <w:t>15,63</w:t>
            </w:r>
          </w:p>
        </w:tc>
        <w:tc>
          <w:tcPr>
            <w:tcW w:w="1833" w:type="dxa"/>
          </w:tcPr>
          <w:p w:rsidR="002B38DF" w:rsidRPr="00716360" w:rsidRDefault="00716360">
            <w:pPr>
              <w:pStyle w:val="TableParagraph"/>
              <w:spacing w:before="0" w:line="240" w:lineRule="auto"/>
              <w:ind w:left="170" w:right="170"/>
              <w:rPr>
                <w:lang w:val="fr-FR"/>
                <w:rPrChange w:id="827" w:author="Peng Luqi" w:date="2019-10-12T17:46:00Z">
                  <w:rPr/>
                </w:rPrChange>
              </w:rPr>
              <w:pPrChange w:id="828" w:author="Peng Luqi" w:date="2019-10-13T14:20:00Z">
                <w:pPr>
                  <w:pStyle w:val="TableParagraph"/>
                </w:pPr>
              </w:pPrChange>
            </w:pPr>
            <w:r w:rsidRPr="00716360">
              <w:rPr>
                <w:lang w:val="fr-FR"/>
                <w:rPrChange w:id="829" w:author="Peng Luqi" w:date="2019-10-12T17:46:00Z">
                  <w:rPr/>
                </w:rPrChange>
              </w:rPr>
              <w:t>1 864,86</w:t>
            </w:r>
          </w:p>
        </w:tc>
      </w:tr>
      <w:tr w:rsidR="002B38DF" w:rsidRPr="00716360">
        <w:trPr>
          <w:trHeight w:val="253"/>
        </w:trPr>
        <w:tc>
          <w:tcPr>
            <w:tcW w:w="1824" w:type="dxa"/>
          </w:tcPr>
          <w:p w:rsidR="002B38DF" w:rsidRPr="00716360" w:rsidRDefault="00716360">
            <w:pPr>
              <w:pStyle w:val="TableParagraph"/>
              <w:spacing w:before="0" w:line="240" w:lineRule="auto"/>
              <w:ind w:left="170" w:right="170"/>
              <w:rPr>
                <w:lang w:val="fr-FR"/>
                <w:rPrChange w:id="830" w:author="Peng Luqi" w:date="2019-10-12T17:46:00Z">
                  <w:rPr/>
                </w:rPrChange>
              </w:rPr>
              <w:pPrChange w:id="831" w:author="Peng Luqi" w:date="2019-10-13T14:20:00Z">
                <w:pPr>
                  <w:pStyle w:val="TableParagraph"/>
                  <w:ind w:right="91"/>
                </w:pPr>
              </w:pPrChange>
            </w:pPr>
            <w:r w:rsidRPr="00716360">
              <w:rPr>
                <w:lang w:val="fr-FR"/>
                <w:rPrChange w:id="832" w:author="Peng Luqi" w:date="2019-10-12T17:46:00Z">
                  <w:rPr/>
                </w:rPrChange>
              </w:rPr>
              <w:t>11/2018</w:t>
            </w:r>
          </w:p>
        </w:tc>
        <w:tc>
          <w:tcPr>
            <w:tcW w:w="1795" w:type="dxa"/>
          </w:tcPr>
          <w:p w:rsidR="002B38DF" w:rsidRPr="00716360" w:rsidRDefault="00716360">
            <w:pPr>
              <w:pStyle w:val="TableParagraph"/>
              <w:spacing w:before="0" w:line="240" w:lineRule="auto"/>
              <w:ind w:left="170" w:right="170"/>
              <w:rPr>
                <w:lang w:val="fr-FR"/>
                <w:rPrChange w:id="833" w:author="Peng Luqi" w:date="2019-10-12T17:46:00Z">
                  <w:rPr/>
                </w:rPrChange>
              </w:rPr>
              <w:pPrChange w:id="834" w:author="Peng Luqi" w:date="2019-10-13T14:20:00Z">
                <w:pPr>
                  <w:pStyle w:val="TableParagraph"/>
                </w:pPr>
              </w:pPrChange>
            </w:pPr>
            <w:r w:rsidRPr="00716360">
              <w:rPr>
                <w:lang w:val="fr-FR"/>
                <w:rPrChange w:id="835" w:author="Peng Luqi" w:date="2019-10-12T17:46:00Z">
                  <w:rPr/>
                </w:rPrChange>
              </w:rPr>
              <w:t>62,00</w:t>
            </w:r>
          </w:p>
        </w:tc>
        <w:tc>
          <w:tcPr>
            <w:tcW w:w="1795" w:type="dxa"/>
          </w:tcPr>
          <w:p w:rsidR="002B38DF" w:rsidRPr="00716360" w:rsidRDefault="00716360">
            <w:pPr>
              <w:pStyle w:val="TableParagraph"/>
              <w:spacing w:before="0" w:line="240" w:lineRule="auto"/>
              <w:ind w:left="170" w:right="170"/>
              <w:rPr>
                <w:lang w:val="fr-FR"/>
                <w:rPrChange w:id="836" w:author="Peng Luqi" w:date="2019-10-12T17:46:00Z">
                  <w:rPr/>
                </w:rPrChange>
              </w:rPr>
              <w:pPrChange w:id="837" w:author="Peng Luqi" w:date="2019-10-13T14:20:00Z">
                <w:pPr>
                  <w:pStyle w:val="TableParagraph"/>
                  <w:ind w:right="98"/>
                </w:pPr>
              </w:pPrChange>
            </w:pPr>
            <w:r w:rsidRPr="00716360">
              <w:rPr>
                <w:lang w:val="fr-FR"/>
                <w:rPrChange w:id="838" w:author="Peng Luqi" w:date="2019-10-12T17:46:00Z">
                  <w:rPr/>
                </w:rPrChange>
              </w:rPr>
              <w:t>3 000,00</w:t>
            </w:r>
          </w:p>
        </w:tc>
        <w:tc>
          <w:tcPr>
            <w:tcW w:w="1771" w:type="dxa"/>
          </w:tcPr>
          <w:p w:rsidR="002B38DF" w:rsidRPr="00716360" w:rsidRDefault="00716360">
            <w:pPr>
              <w:pStyle w:val="TableParagraph"/>
              <w:spacing w:before="0" w:line="240" w:lineRule="auto"/>
              <w:ind w:left="170" w:right="170"/>
              <w:rPr>
                <w:lang w:val="fr-FR"/>
                <w:rPrChange w:id="839" w:author="Peng Luqi" w:date="2019-10-12T17:46:00Z">
                  <w:rPr/>
                </w:rPrChange>
              </w:rPr>
              <w:pPrChange w:id="840" w:author="Peng Luqi" w:date="2019-10-13T14:20:00Z">
                <w:pPr>
                  <w:pStyle w:val="TableParagraph"/>
                  <w:ind w:right="97"/>
                </w:pPr>
              </w:pPrChange>
            </w:pPr>
            <w:r w:rsidRPr="00716360">
              <w:rPr>
                <w:lang w:val="fr-FR"/>
                <w:rPrChange w:id="841" w:author="Peng Luqi" w:date="2019-10-12T17:46:00Z">
                  <w:rPr/>
                </w:rPrChange>
              </w:rPr>
              <w:t>16,13</w:t>
            </w:r>
          </w:p>
        </w:tc>
        <w:tc>
          <w:tcPr>
            <w:tcW w:w="1833" w:type="dxa"/>
          </w:tcPr>
          <w:p w:rsidR="002B38DF" w:rsidRPr="00716360" w:rsidRDefault="00716360">
            <w:pPr>
              <w:pStyle w:val="TableParagraph"/>
              <w:spacing w:before="0" w:line="240" w:lineRule="auto"/>
              <w:ind w:left="170" w:right="170"/>
              <w:rPr>
                <w:lang w:val="fr-FR"/>
                <w:rPrChange w:id="842" w:author="Peng Luqi" w:date="2019-10-12T17:46:00Z">
                  <w:rPr/>
                </w:rPrChange>
              </w:rPr>
              <w:pPrChange w:id="843" w:author="Peng Luqi" w:date="2019-10-13T14:20:00Z">
                <w:pPr>
                  <w:pStyle w:val="TableParagraph"/>
                </w:pPr>
              </w:pPrChange>
            </w:pPr>
            <w:r w:rsidRPr="00716360">
              <w:rPr>
                <w:lang w:val="fr-FR"/>
                <w:rPrChange w:id="844" w:author="Peng Luqi" w:date="2019-10-12T17:46:00Z">
                  <w:rPr/>
                </w:rPrChange>
              </w:rPr>
              <w:t>2 806,59</w:t>
            </w:r>
          </w:p>
        </w:tc>
      </w:tr>
      <w:tr w:rsidR="002B38DF" w:rsidRPr="00716360">
        <w:trPr>
          <w:trHeight w:val="254"/>
        </w:trPr>
        <w:tc>
          <w:tcPr>
            <w:tcW w:w="1824" w:type="dxa"/>
          </w:tcPr>
          <w:p w:rsidR="002B38DF" w:rsidRPr="00716360" w:rsidRDefault="00716360">
            <w:pPr>
              <w:pStyle w:val="TableParagraph"/>
              <w:spacing w:before="0" w:line="240" w:lineRule="auto"/>
              <w:ind w:left="170" w:right="170"/>
              <w:rPr>
                <w:lang w:val="fr-FR"/>
                <w:rPrChange w:id="845" w:author="Peng Luqi" w:date="2019-10-12T17:46:00Z">
                  <w:rPr/>
                </w:rPrChange>
              </w:rPr>
              <w:pPrChange w:id="846" w:author="Peng Luqi" w:date="2019-10-13T14:20:00Z">
                <w:pPr>
                  <w:pStyle w:val="TableParagraph"/>
                  <w:ind w:right="91"/>
                </w:pPr>
              </w:pPrChange>
            </w:pPr>
            <w:r w:rsidRPr="00716360">
              <w:rPr>
                <w:lang w:val="fr-FR"/>
                <w:rPrChange w:id="847" w:author="Peng Luqi" w:date="2019-10-12T17:46:00Z">
                  <w:rPr/>
                </w:rPrChange>
              </w:rPr>
              <w:t>12/2018</w:t>
            </w:r>
          </w:p>
        </w:tc>
        <w:tc>
          <w:tcPr>
            <w:tcW w:w="1795" w:type="dxa"/>
          </w:tcPr>
          <w:p w:rsidR="002B38DF" w:rsidRPr="00716360" w:rsidRDefault="00716360">
            <w:pPr>
              <w:pStyle w:val="TableParagraph"/>
              <w:spacing w:before="0" w:line="240" w:lineRule="auto"/>
              <w:ind w:left="170" w:right="170"/>
              <w:rPr>
                <w:lang w:val="fr-FR"/>
                <w:rPrChange w:id="848" w:author="Peng Luqi" w:date="2019-10-12T17:46:00Z">
                  <w:rPr/>
                </w:rPrChange>
              </w:rPr>
              <w:pPrChange w:id="849" w:author="Peng Luqi" w:date="2019-10-13T14:20:00Z">
                <w:pPr>
                  <w:pStyle w:val="TableParagraph"/>
                </w:pPr>
              </w:pPrChange>
            </w:pPr>
            <w:r w:rsidRPr="00716360">
              <w:rPr>
                <w:lang w:val="fr-FR"/>
                <w:rPrChange w:id="850" w:author="Peng Luqi" w:date="2019-10-12T17:46:00Z">
                  <w:rPr/>
                </w:rPrChange>
              </w:rPr>
              <w:t>34,00</w:t>
            </w:r>
          </w:p>
        </w:tc>
        <w:tc>
          <w:tcPr>
            <w:tcW w:w="1795" w:type="dxa"/>
          </w:tcPr>
          <w:p w:rsidR="002B38DF" w:rsidRPr="00716360" w:rsidRDefault="00716360">
            <w:pPr>
              <w:pStyle w:val="TableParagraph"/>
              <w:spacing w:before="0" w:line="240" w:lineRule="auto"/>
              <w:ind w:left="170" w:right="170"/>
              <w:rPr>
                <w:lang w:val="fr-FR"/>
                <w:rPrChange w:id="851" w:author="Peng Luqi" w:date="2019-10-12T17:46:00Z">
                  <w:rPr/>
                </w:rPrChange>
              </w:rPr>
              <w:pPrChange w:id="852" w:author="Peng Luqi" w:date="2019-10-13T14:20:00Z">
                <w:pPr>
                  <w:pStyle w:val="TableParagraph"/>
                  <w:ind w:right="98"/>
                </w:pPr>
              </w:pPrChange>
            </w:pPr>
            <w:r w:rsidRPr="00716360">
              <w:rPr>
                <w:lang w:val="fr-FR"/>
                <w:rPrChange w:id="853" w:author="Peng Luqi" w:date="2019-10-12T17:46:00Z">
                  <w:rPr/>
                </w:rPrChange>
              </w:rPr>
              <w:t>4 000,00</w:t>
            </w:r>
          </w:p>
        </w:tc>
        <w:tc>
          <w:tcPr>
            <w:tcW w:w="1771" w:type="dxa"/>
          </w:tcPr>
          <w:p w:rsidR="002B38DF" w:rsidRPr="00716360" w:rsidRDefault="00716360">
            <w:pPr>
              <w:pStyle w:val="TableParagraph"/>
              <w:spacing w:before="0" w:line="240" w:lineRule="auto"/>
              <w:ind w:left="170" w:right="170"/>
              <w:rPr>
                <w:lang w:val="fr-FR"/>
                <w:rPrChange w:id="854" w:author="Peng Luqi" w:date="2019-10-12T17:46:00Z">
                  <w:rPr/>
                </w:rPrChange>
              </w:rPr>
              <w:pPrChange w:id="855" w:author="Peng Luqi" w:date="2019-10-13T14:20:00Z">
                <w:pPr>
                  <w:pStyle w:val="TableParagraph"/>
                  <w:ind w:right="97"/>
                </w:pPr>
              </w:pPrChange>
            </w:pPr>
            <w:r w:rsidRPr="00716360">
              <w:rPr>
                <w:lang w:val="fr-FR"/>
                <w:rPrChange w:id="856" w:author="Peng Luqi" w:date="2019-10-12T17:46:00Z">
                  <w:rPr/>
                </w:rPrChange>
              </w:rPr>
              <w:t>29,41</w:t>
            </w:r>
          </w:p>
        </w:tc>
        <w:tc>
          <w:tcPr>
            <w:tcW w:w="1833" w:type="dxa"/>
          </w:tcPr>
          <w:p w:rsidR="002B38DF" w:rsidRPr="00716360" w:rsidRDefault="00716360">
            <w:pPr>
              <w:pStyle w:val="TableParagraph"/>
              <w:spacing w:before="0" w:line="240" w:lineRule="auto"/>
              <w:ind w:left="170" w:right="170"/>
              <w:rPr>
                <w:lang w:val="fr-FR"/>
                <w:rPrChange w:id="857" w:author="Peng Luqi" w:date="2019-10-12T17:46:00Z">
                  <w:rPr/>
                </w:rPrChange>
              </w:rPr>
              <w:pPrChange w:id="858" w:author="Peng Luqi" w:date="2019-10-13T14:20:00Z">
                <w:pPr>
                  <w:pStyle w:val="TableParagraph"/>
                </w:pPr>
              </w:pPrChange>
            </w:pPr>
            <w:r w:rsidRPr="00716360">
              <w:rPr>
                <w:lang w:val="fr-FR"/>
                <w:rPrChange w:id="859" w:author="Peng Luqi" w:date="2019-10-12T17:46:00Z">
                  <w:rPr/>
                </w:rPrChange>
              </w:rPr>
              <w:t>2 539,10</w:t>
            </w:r>
          </w:p>
        </w:tc>
      </w:tr>
      <w:tr w:rsidR="002B38DF" w:rsidRPr="00716360">
        <w:trPr>
          <w:trHeight w:val="249"/>
        </w:trPr>
        <w:tc>
          <w:tcPr>
            <w:tcW w:w="1824" w:type="dxa"/>
          </w:tcPr>
          <w:p w:rsidR="002B38DF" w:rsidRPr="00716360" w:rsidRDefault="00716360">
            <w:pPr>
              <w:pStyle w:val="TableParagraph"/>
              <w:spacing w:before="0" w:line="240" w:lineRule="auto"/>
              <w:ind w:left="170" w:right="170"/>
              <w:rPr>
                <w:lang w:val="fr-FR"/>
                <w:rPrChange w:id="860" w:author="Peng Luqi" w:date="2019-10-12T17:46:00Z">
                  <w:rPr/>
                </w:rPrChange>
              </w:rPr>
              <w:pPrChange w:id="861" w:author="Peng Luqi" w:date="2019-10-13T14:20:00Z">
                <w:pPr>
                  <w:pStyle w:val="TableParagraph"/>
                  <w:spacing w:before="0" w:line="229" w:lineRule="exact"/>
                  <w:ind w:right="91"/>
                </w:pPr>
              </w:pPrChange>
            </w:pPr>
            <w:r w:rsidRPr="00716360">
              <w:rPr>
                <w:lang w:val="fr-FR"/>
                <w:rPrChange w:id="862" w:author="Peng Luqi" w:date="2019-10-12T17:46:00Z">
                  <w:rPr/>
                </w:rPrChange>
              </w:rPr>
              <w:t>01/2019</w:t>
            </w:r>
          </w:p>
        </w:tc>
        <w:tc>
          <w:tcPr>
            <w:tcW w:w="1795" w:type="dxa"/>
          </w:tcPr>
          <w:p w:rsidR="002B38DF" w:rsidRPr="00716360" w:rsidRDefault="00716360">
            <w:pPr>
              <w:pStyle w:val="TableParagraph"/>
              <w:spacing w:before="0" w:line="240" w:lineRule="auto"/>
              <w:ind w:left="170" w:right="170"/>
              <w:rPr>
                <w:lang w:val="fr-FR"/>
                <w:rPrChange w:id="863" w:author="Peng Luqi" w:date="2019-10-12T17:46:00Z">
                  <w:rPr/>
                </w:rPrChange>
              </w:rPr>
              <w:pPrChange w:id="864" w:author="Peng Luqi" w:date="2019-10-13T14:20:00Z">
                <w:pPr>
                  <w:pStyle w:val="TableParagraph"/>
                  <w:spacing w:before="0" w:line="229" w:lineRule="exact"/>
                </w:pPr>
              </w:pPrChange>
            </w:pPr>
            <w:r w:rsidRPr="00716360">
              <w:rPr>
                <w:lang w:val="fr-FR"/>
                <w:rPrChange w:id="865" w:author="Peng Luqi" w:date="2019-10-12T17:46:00Z">
                  <w:rPr/>
                </w:rPrChange>
              </w:rPr>
              <w:t>31,00</w:t>
            </w:r>
          </w:p>
        </w:tc>
        <w:tc>
          <w:tcPr>
            <w:tcW w:w="1795" w:type="dxa"/>
          </w:tcPr>
          <w:p w:rsidR="002B38DF" w:rsidRPr="00716360" w:rsidRDefault="00716360">
            <w:pPr>
              <w:pStyle w:val="TableParagraph"/>
              <w:spacing w:before="0" w:line="240" w:lineRule="auto"/>
              <w:ind w:left="170" w:right="170"/>
              <w:rPr>
                <w:lang w:val="fr-FR"/>
                <w:rPrChange w:id="866" w:author="Peng Luqi" w:date="2019-10-12T17:46:00Z">
                  <w:rPr/>
                </w:rPrChange>
              </w:rPr>
              <w:pPrChange w:id="867" w:author="Peng Luqi" w:date="2019-10-13T14:20:00Z">
                <w:pPr>
                  <w:pStyle w:val="TableParagraph"/>
                  <w:spacing w:before="0" w:line="229" w:lineRule="exact"/>
                  <w:ind w:right="98"/>
                </w:pPr>
              </w:pPrChange>
            </w:pPr>
            <w:r w:rsidRPr="00716360">
              <w:rPr>
                <w:lang w:val="fr-FR"/>
                <w:rPrChange w:id="868" w:author="Peng Luqi" w:date="2019-10-12T17:46:00Z">
                  <w:rPr/>
                </w:rPrChange>
              </w:rPr>
              <w:t>5 000,00</w:t>
            </w:r>
          </w:p>
        </w:tc>
        <w:tc>
          <w:tcPr>
            <w:tcW w:w="1771" w:type="dxa"/>
          </w:tcPr>
          <w:p w:rsidR="002B38DF" w:rsidRPr="00716360" w:rsidRDefault="00716360">
            <w:pPr>
              <w:pStyle w:val="TableParagraph"/>
              <w:spacing w:before="0" w:line="240" w:lineRule="auto"/>
              <w:ind w:left="170" w:right="170"/>
              <w:rPr>
                <w:lang w:val="fr-FR"/>
                <w:rPrChange w:id="869" w:author="Peng Luqi" w:date="2019-10-12T17:46:00Z">
                  <w:rPr/>
                </w:rPrChange>
              </w:rPr>
              <w:pPrChange w:id="870" w:author="Peng Luqi" w:date="2019-10-13T14:20:00Z">
                <w:pPr>
                  <w:pStyle w:val="TableParagraph"/>
                  <w:spacing w:before="0" w:line="229" w:lineRule="exact"/>
                  <w:ind w:right="97"/>
                </w:pPr>
              </w:pPrChange>
            </w:pPr>
            <w:r w:rsidRPr="00716360">
              <w:rPr>
                <w:lang w:val="fr-FR"/>
                <w:rPrChange w:id="871" w:author="Peng Luqi" w:date="2019-10-12T17:46:00Z">
                  <w:rPr/>
                </w:rPrChange>
              </w:rPr>
              <w:t>32,26</w:t>
            </w:r>
          </w:p>
        </w:tc>
        <w:tc>
          <w:tcPr>
            <w:tcW w:w="1833" w:type="dxa"/>
          </w:tcPr>
          <w:p w:rsidR="002B38DF" w:rsidRPr="00716360" w:rsidRDefault="00716360">
            <w:pPr>
              <w:pStyle w:val="TableParagraph"/>
              <w:spacing w:before="0" w:line="240" w:lineRule="auto"/>
              <w:ind w:left="170" w:right="170"/>
              <w:rPr>
                <w:lang w:val="fr-FR"/>
                <w:rPrChange w:id="872" w:author="Peng Luqi" w:date="2019-10-12T17:46:00Z">
                  <w:rPr/>
                </w:rPrChange>
              </w:rPr>
              <w:pPrChange w:id="873" w:author="Peng Luqi" w:date="2019-10-13T14:20:00Z">
                <w:pPr>
                  <w:pStyle w:val="TableParagraph"/>
                  <w:spacing w:before="0" w:line="229" w:lineRule="exact"/>
                </w:pPr>
              </w:pPrChange>
            </w:pPr>
            <w:r w:rsidRPr="00716360">
              <w:rPr>
                <w:lang w:val="fr-FR"/>
                <w:rPrChange w:id="874" w:author="Peng Luqi" w:date="2019-10-12T17:46:00Z">
                  <w:rPr/>
                </w:rPrChange>
              </w:rPr>
              <w:t>3 315,06</w:t>
            </w:r>
          </w:p>
        </w:tc>
      </w:tr>
      <w:tr w:rsidR="002B38DF" w:rsidRPr="00716360">
        <w:trPr>
          <w:trHeight w:val="254"/>
        </w:trPr>
        <w:tc>
          <w:tcPr>
            <w:tcW w:w="1824" w:type="dxa"/>
          </w:tcPr>
          <w:p w:rsidR="002B38DF" w:rsidRPr="00716360" w:rsidRDefault="00716360">
            <w:pPr>
              <w:pStyle w:val="TableParagraph"/>
              <w:spacing w:before="0" w:line="240" w:lineRule="auto"/>
              <w:ind w:left="170" w:right="170"/>
              <w:rPr>
                <w:lang w:val="fr-FR"/>
                <w:rPrChange w:id="875" w:author="Peng Luqi" w:date="2019-10-12T17:46:00Z">
                  <w:rPr/>
                </w:rPrChange>
              </w:rPr>
              <w:pPrChange w:id="876" w:author="Peng Luqi" w:date="2019-10-13T14:20:00Z">
                <w:pPr>
                  <w:pStyle w:val="TableParagraph"/>
                  <w:ind w:right="91"/>
                </w:pPr>
              </w:pPrChange>
            </w:pPr>
            <w:r w:rsidRPr="00716360">
              <w:rPr>
                <w:lang w:val="fr-FR"/>
                <w:rPrChange w:id="877" w:author="Peng Luqi" w:date="2019-10-12T17:46:00Z">
                  <w:rPr/>
                </w:rPrChange>
              </w:rPr>
              <w:t>02/2019</w:t>
            </w:r>
          </w:p>
        </w:tc>
        <w:tc>
          <w:tcPr>
            <w:tcW w:w="1795" w:type="dxa"/>
          </w:tcPr>
          <w:p w:rsidR="002B38DF" w:rsidRPr="00716360" w:rsidRDefault="00716360">
            <w:pPr>
              <w:pStyle w:val="TableParagraph"/>
              <w:spacing w:before="0" w:line="240" w:lineRule="auto"/>
              <w:ind w:left="170" w:right="170"/>
              <w:rPr>
                <w:lang w:val="fr-FR"/>
                <w:rPrChange w:id="878" w:author="Peng Luqi" w:date="2019-10-12T17:46:00Z">
                  <w:rPr/>
                </w:rPrChange>
              </w:rPr>
              <w:pPrChange w:id="879" w:author="Peng Luqi" w:date="2019-10-13T14:20:00Z">
                <w:pPr>
                  <w:pStyle w:val="TableParagraph"/>
                </w:pPr>
              </w:pPrChange>
            </w:pPr>
            <w:r w:rsidRPr="00716360">
              <w:rPr>
                <w:lang w:val="fr-FR"/>
                <w:rPrChange w:id="880" w:author="Peng Luqi" w:date="2019-10-12T17:46:00Z">
                  <w:rPr/>
                </w:rPrChange>
              </w:rPr>
              <w:t>29,00</w:t>
            </w:r>
          </w:p>
        </w:tc>
        <w:tc>
          <w:tcPr>
            <w:tcW w:w="1795" w:type="dxa"/>
          </w:tcPr>
          <w:p w:rsidR="002B38DF" w:rsidRPr="00716360" w:rsidRDefault="00716360">
            <w:pPr>
              <w:pStyle w:val="TableParagraph"/>
              <w:spacing w:before="0" w:line="240" w:lineRule="auto"/>
              <w:ind w:left="170" w:right="170"/>
              <w:rPr>
                <w:lang w:val="fr-FR"/>
                <w:rPrChange w:id="881" w:author="Peng Luqi" w:date="2019-10-12T17:46:00Z">
                  <w:rPr/>
                </w:rPrChange>
              </w:rPr>
              <w:pPrChange w:id="882" w:author="Peng Luqi" w:date="2019-10-13T14:20:00Z">
                <w:pPr>
                  <w:pStyle w:val="TableParagraph"/>
                  <w:ind w:right="98"/>
                </w:pPr>
              </w:pPrChange>
            </w:pPr>
            <w:r w:rsidRPr="00716360">
              <w:rPr>
                <w:lang w:val="fr-FR"/>
                <w:rPrChange w:id="883" w:author="Peng Luqi" w:date="2019-10-12T17:46:00Z">
                  <w:rPr/>
                </w:rPrChange>
              </w:rPr>
              <w:t>6 000,00</w:t>
            </w:r>
          </w:p>
        </w:tc>
        <w:tc>
          <w:tcPr>
            <w:tcW w:w="1771" w:type="dxa"/>
          </w:tcPr>
          <w:p w:rsidR="002B38DF" w:rsidRPr="00716360" w:rsidRDefault="00716360">
            <w:pPr>
              <w:pStyle w:val="TableParagraph"/>
              <w:spacing w:before="0" w:line="240" w:lineRule="auto"/>
              <w:ind w:left="170" w:right="170"/>
              <w:rPr>
                <w:lang w:val="fr-FR"/>
                <w:rPrChange w:id="884" w:author="Peng Luqi" w:date="2019-10-12T17:46:00Z">
                  <w:rPr/>
                </w:rPrChange>
              </w:rPr>
              <w:pPrChange w:id="885" w:author="Peng Luqi" w:date="2019-10-13T14:20:00Z">
                <w:pPr>
                  <w:pStyle w:val="TableParagraph"/>
                  <w:ind w:right="97"/>
                </w:pPr>
              </w:pPrChange>
            </w:pPr>
            <w:r w:rsidRPr="00716360">
              <w:rPr>
                <w:lang w:val="fr-FR"/>
                <w:rPrChange w:id="886" w:author="Peng Luqi" w:date="2019-10-12T17:46:00Z">
                  <w:rPr/>
                </w:rPrChange>
              </w:rPr>
              <w:t>34,48</w:t>
            </w:r>
          </w:p>
        </w:tc>
        <w:tc>
          <w:tcPr>
            <w:tcW w:w="1833" w:type="dxa"/>
          </w:tcPr>
          <w:p w:rsidR="002B38DF" w:rsidRPr="00716360" w:rsidRDefault="00716360">
            <w:pPr>
              <w:pStyle w:val="TableParagraph"/>
              <w:spacing w:before="0" w:line="240" w:lineRule="auto"/>
              <w:ind w:left="170" w:right="170"/>
              <w:rPr>
                <w:lang w:val="fr-FR"/>
                <w:rPrChange w:id="887" w:author="Peng Luqi" w:date="2019-10-12T17:46:00Z">
                  <w:rPr/>
                </w:rPrChange>
              </w:rPr>
              <w:pPrChange w:id="888" w:author="Peng Luqi" w:date="2019-10-13T14:20:00Z">
                <w:pPr>
                  <w:pStyle w:val="TableParagraph"/>
                </w:pPr>
              </w:pPrChange>
            </w:pPr>
            <w:r w:rsidRPr="00716360">
              <w:rPr>
                <w:lang w:val="fr-FR"/>
                <w:rPrChange w:id="889" w:author="Peng Luqi" w:date="2019-10-12T17:46:00Z">
                  <w:rPr/>
                </w:rPrChange>
              </w:rPr>
              <w:t>4 101,18</w:t>
            </w:r>
          </w:p>
        </w:tc>
      </w:tr>
      <w:tr w:rsidR="002B38DF" w:rsidRPr="00716360">
        <w:trPr>
          <w:trHeight w:val="254"/>
        </w:trPr>
        <w:tc>
          <w:tcPr>
            <w:tcW w:w="1824" w:type="dxa"/>
          </w:tcPr>
          <w:p w:rsidR="002B38DF" w:rsidRPr="00716360" w:rsidRDefault="00716360">
            <w:pPr>
              <w:pStyle w:val="TableParagraph"/>
              <w:spacing w:before="0" w:line="240" w:lineRule="auto"/>
              <w:ind w:left="170" w:right="170"/>
              <w:rPr>
                <w:lang w:val="fr-FR"/>
                <w:rPrChange w:id="890" w:author="Peng Luqi" w:date="2019-10-12T17:46:00Z">
                  <w:rPr/>
                </w:rPrChange>
              </w:rPr>
              <w:pPrChange w:id="891" w:author="Peng Luqi" w:date="2019-10-13T14:20:00Z">
                <w:pPr>
                  <w:pStyle w:val="TableParagraph"/>
                  <w:ind w:right="91"/>
                </w:pPr>
              </w:pPrChange>
            </w:pPr>
            <w:r w:rsidRPr="00716360">
              <w:rPr>
                <w:lang w:val="fr-FR"/>
                <w:rPrChange w:id="892" w:author="Peng Luqi" w:date="2019-10-12T17:46:00Z">
                  <w:rPr/>
                </w:rPrChange>
              </w:rPr>
              <w:t>03/2019</w:t>
            </w:r>
          </w:p>
        </w:tc>
        <w:tc>
          <w:tcPr>
            <w:tcW w:w="1795" w:type="dxa"/>
          </w:tcPr>
          <w:p w:rsidR="002B38DF" w:rsidRPr="00716360" w:rsidRDefault="00716360">
            <w:pPr>
              <w:pStyle w:val="TableParagraph"/>
              <w:spacing w:before="0" w:line="240" w:lineRule="auto"/>
              <w:ind w:left="170" w:right="170"/>
              <w:rPr>
                <w:lang w:val="fr-FR"/>
                <w:rPrChange w:id="893" w:author="Peng Luqi" w:date="2019-10-12T17:46:00Z">
                  <w:rPr/>
                </w:rPrChange>
              </w:rPr>
              <w:pPrChange w:id="894" w:author="Peng Luqi" w:date="2019-10-13T14:20:00Z">
                <w:pPr>
                  <w:pStyle w:val="TableParagraph"/>
                </w:pPr>
              </w:pPrChange>
            </w:pPr>
            <w:r w:rsidRPr="00716360">
              <w:rPr>
                <w:lang w:val="fr-FR"/>
                <w:rPrChange w:id="895" w:author="Peng Luqi" w:date="2019-10-12T17:46:00Z">
                  <w:rPr/>
                </w:rPrChange>
              </w:rPr>
              <w:t>38,00</w:t>
            </w:r>
          </w:p>
        </w:tc>
        <w:tc>
          <w:tcPr>
            <w:tcW w:w="1795" w:type="dxa"/>
          </w:tcPr>
          <w:p w:rsidR="002B38DF" w:rsidRPr="00716360" w:rsidRDefault="00716360">
            <w:pPr>
              <w:pStyle w:val="TableParagraph"/>
              <w:spacing w:before="0" w:line="240" w:lineRule="auto"/>
              <w:ind w:left="170" w:right="170"/>
              <w:rPr>
                <w:lang w:val="fr-FR"/>
                <w:rPrChange w:id="896" w:author="Peng Luqi" w:date="2019-10-12T17:46:00Z">
                  <w:rPr/>
                </w:rPrChange>
              </w:rPr>
              <w:pPrChange w:id="897" w:author="Peng Luqi" w:date="2019-10-13T14:20:00Z">
                <w:pPr>
                  <w:pStyle w:val="TableParagraph"/>
                  <w:ind w:right="98"/>
                </w:pPr>
              </w:pPrChange>
            </w:pPr>
            <w:r w:rsidRPr="00716360">
              <w:rPr>
                <w:lang w:val="fr-FR"/>
                <w:rPrChange w:id="898" w:author="Peng Luqi" w:date="2019-10-12T17:46:00Z">
                  <w:rPr/>
                </w:rPrChange>
              </w:rPr>
              <w:t>7 000,00</w:t>
            </w:r>
          </w:p>
        </w:tc>
        <w:tc>
          <w:tcPr>
            <w:tcW w:w="1771" w:type="dxa"/>
          </w:tcPr>
          <w:p w:rsidR="002B38DF" w:rsidRPr="00716360" w:rsidRDefault="00716360">
            <w:pPr>
              <w:pStyle w:val="TableParagraph"/>
              <w:spacing w:before="0" w:line="240" w:lineRule="auto"/>
              <w:ind w:left="170" w:right="170"/>
              <w:rPr>
                <w:lang w:val="fr-FR"/>
                <w:rPrChange w:id="899" w:author="Peng Luqi" w:date="2019-10-12T17:46:00Z">
                  <w:rPr/>
                </w:rPrChange>
              </w:rPr>
              <w:pPrChange w:id="900" w:author="Peng Luqi" w:date="2019-10-13T14:20:00Z">
                <w:pPr>
                  <w:pStyle w:val="TableParagraph"/>
                  <w:ind w:right="97"/>
                </w:pPr>
              </w:pPrChange>
            </w:pPr>
            <w:r w:rsidRPr="00716360">
              <w:rPr>
                <w:lang w:val="fr-FR"/>
                <w:rPrChange w:id="901" w:author="Peng Luqi" w:date="2019-10-12T17:46:00Z">
                  <w:rPr/>
                </w:rPrChange>
              </w:rPr>
              <w:t>26,32</w:t>
            </w:r>
          </w:p>
        </w:tc>
        <w:tc>
          <w:tcPr>
            <w:tcW w:w="1833" w:type="dxa"/>
          </w:tcPr>
          <w:p w:rsidR="002B38DF" w:rsidRPr="00716360" w:rsidRDefault="00716360">
            <w:pPr>
              <w:pStyle w:val="TableParagraph"/>
              <w:spacing w:before="0" w:line="240" w:lineRule="auto"/>
              <w:ind w:left="170" w:right="170"/>
              <w:rPr>
                <w:lang w:val="fr-FR"/>
                <w:rPrChange w:id="902" w:author="Peng Luqi" w:date="2019-10-12T17:46:00Z">
                  <w:rPr/>
                </w:rPrChange>
              </w:rPr>
              <w:pPrChange w:id="903" w:author="Peng Luqi" w:date="2019-10-13T14:20:00Z">
                <w:pPr>
                  <w:pStyle w:val="TableParagraph"/>
                </w:pPr>
              </w:pPrChange>
            </w:pPr>
            <w:r w:rsidRPr="00716360">
              <w:rPr>
                <w:lang w:val="fr-FR"/>
                <w:rPrChange w:id="904" w:author="Peng Luqi" w:date="2019-10-12T17:46:00Z">
                  <w:rPr/>
                </w:rPrChange>
              </w:rPr>
              <w:t>6 373,97</w:t>
            </w:r>
          </w:p>
        </w:tc>
      </w:tr>
      <w:tr w:rsidR="002B38DF" w:rsidRPr="00716360">
        <w:trPr>
          <w:trHeight w:val="253"/>
        </w:trPr>
        <w:tc>
          <w:tcPr>
            <w:tcW w:w="1824" w:type="dxa"/>
          </w:tcPr>
          <w:p w:rsidR="002B38DF" w:rsidRPr="00716360" w:rsidRDefault="00716360">
            <w:pPr>
              <w:pStyle w:val="TableParagraph"/>
              <w:spacing w:before="0" w:line="240" w:lineRule="auto"/>
              <w:ind w:left="170" w:right="170"/>
              <w:rPr>
                <w:lang w:val="fr-FR"/>
                <w:rPrChange w:id="905" w:author="Peng Luqi" w:date="2019-10-12T17:46:00Z">
                  <w:rPr/>
                </w:rPrChange>
              </w:rPr>
              <w:pPrChange w:id="906" w:author="Peng Luqi" w:date="2019-10-13T14:20:00Z">
                <w:pPr>
                  <w:pStyle w:val="TableParagraph"/>
                  <w:ind w:right="91"/>
                </w:pPr>
              </w:pPrChange>
            </w:pPr>
            <w:r w:rsidRPr="00716360">
              <w:rPr>
                <w:lang w:val="fr-FR"/>
                <w:rPrChange w:id="907" w:author="Peng Luqi" w:date="2019-10-12T17:46:00Z">
                  <w:rPr/>
                </w:rPrChange>
              </w:rPr>
              <w:t>04/2019</w:t>
            </w:r>
          </w:p>
        </w:tc>
        <w:tc>
          <w:tcPr>
            <w:tcW w:w="1795" w:type="dxa"/>
          </w:tcPr>
          <w:p w:rsidR="002B38DF" w:rsidRPr="00716360" w:rsidRDefault="00716360">
            <w:pPr>
              <w:pStyle w:val="TableParagraph"/>
              <w:spacing w:before="0" w:line="240" w:lineRule="auto"/>
              <w:ind w:left="170" w:right="170"/>
              <w:rPr>
                <w:lang w:val="fr-FR"/>
                <w:rPrChange w:id="908" w:author="Peng Luqi" w:date="2019-10-12T17:46:00Z">
                  <w:rPr/>
                </w:rPrChange>
              </w:rPr>
              <w:pPrChange w:id="909" w:author="Peng Luqi" w:date="2019-10-13T14:20:00Z">
                <w:pPr>
                  <w:pStyle w:val="TableParagraph"/>
                </w:pPr>
              </w:pPrChange>
            </w:pPr>
            <w:r w:rsidRPr="00716360">
              <w:rPr>
                <w:lang w:val="fr-FR"/>
                <w:rPrChange w:id="910" w:author="Peng Luqi" w:date="2019-10-12T17:46:00Z">
                  <w:rPr/>
                </w:rPrChange>
              </w:rPr>
              <w:t>45,00</w:t>
            </w:r>
          </w:p>
        </w:tc>
        <w:tc>
          <w:tcPr>
            <w:tcW w:w="1795" w:type="dxa"/>
          </w:tcPr>
          <w:p w:rsidR="002B38DF" w:rsidRPr="00716360" w:rsidRDefault="00716360">
            <w:pPr>
              <w:pStyle w:val="TableParagraph"/>
              <w:spacing w:before="0" w:line="240" w:lineRule="auto"/>
              <w:ind w:left="170" w:right="170"/>
              <w:rPr>
                <w:lang w:val="fr-FR"/>
                <w:rPrChange w:id="911" w:author="Peng Luqi" w:date="2019-10-12T17:46:00Z">
                  <w:rPr/>
                </w:rPrChange>
              </w:rPr>
              <w:pPrChange w:id="912" w:author="Peng Luqi" w:date="2019-10-13T14:20:00Z">
                <w:pPr>
                  <w:pStyle w:val="TableParagraph"/>
                  <w:ind w:right="98"/>
                </w:pPr>
              </w:pPrChange>
            </w:pPr>
            <w:r w:rsidRPr="00716360">
              <w:rPr>
                <w:lang w:val="fr-FR"/>
                <w:rPrChange w:id="913" w:author="Peng Luqi" w:date="2019-10-12T17:46:00Z">
                  <w:rPr/>
                </w:rPrChange>
              </w:rPr>
              <w:t>8 000,00</w:t>
            </w:r>
          </w:p>
        </w:tc>
        <w:tc>
          <w:tcPr>
            <w:tcW w:w="1771" w:type="dxa"/>
          </w:tcPr>
          <w:p w:rsidR="002B38DF" w:rsidRPr="00716360" w:rsidRDefault="00716360">
            <w:pPr>
              <w:pStyle w:val="TableParagraph"/>
              <w:spacing w:before="0" w:line="240" w:lineRule="auto"/>
              <w:ind w:left="170" w:right="170"/>
              <w:rPr>
                <w:lang w:val="fr-FR"/>
                <w:rPrChange w:id="914" w:author="Peng Luqi" w:date="2019-10-12T17:46:00Z">
                  <w:rPr/>
                </w:rPrChange>
              </w:rPr>
              <w:pPrChange w:id="915" w:author="Peng Luqi" w:date="2019-10-13T14:20:00Z">
                <w:pPr>
                  <w:pStyle w:val="TableParagraph"/>
                  <w:ind w:right="97"/>
                </w:pPr>
              </w:pPrChange>
            </w:pPr>
            <w:r w:rsidRPr="00716360">
              <w:rPr>
                <w:lang w:val="fr-FR"/>
                <w:rPrChange w:id="916" w:author="Peng Luqi" w:date="2019-10-12T17:46:00Z">
                  <w:rPr/>
                </w:rPrChange>
              </w:rPr>
              <w:t>22,22</w:t>
            </w:r>
          </w:p>
        </w:tc>
        <w:tc>
          <w:tcPr>
            <w:tcW w:w="1833" w:type="dxa"/>
          </w:tcPr>
          <w:p w:rsidR="002B38DF" w:rsidRPr="00716360" w:rsidRDefault="00716360">
            <w:pPr>
              <w:pStyle w:val="TableParagraph"/>
              <w:spacing w:before="0" w:line="240" w:lineRule="auto"/>
              <w:ind w:left="170" w:right="170"/>
              <w:rPr>
                <w:lang w:val="fr-FR"/>
                <w:rPrChange w:id="917" w:author="Peng Luqi" w:date="2019-10-12T17:46:00Z">
                  <w:rPr/>
                </w:rPrChange>
              </w:rPr>
              <w:pPrChange w:id="918" w:author="Peng Luqi" w:date="2019-10-13T14:20:00Z">
                <w:pPr>
                  <w:pStyle w:val="TableParagraph"/>
                </w:pPr>
              </w:pPrChange>
            </w:pPr>
            <w:r w:rsidRPr="00716360">
              <w:rPr>
                <w:lang w:val="fr-FR"/>
                <w:rPrChange w:id="919" w:author="Peng Luqi" w:date="2019-10-12T17:46:00Z">
                  <w:rPr/>
                </w:rPrChange>
              </w:rPr>
              <w:t>8 548,12</w:t>
            </w:r>
          </w:p>
        </w:tc>
      </w:tr>
      <w:tr w:rsidR="002B38DF" w:rsidRPr="00716360">
        <w:trPr>
          <w:trHeight w:val="254"/>
        </w:trPr>
        <w:tc>
          <w:tcPr>
            <w:tcW w:w="1824" w:type="dxa"/>
          </w:tcPr>
          <w:p w:rsidR="002B38DF" w:rsidRPr="00716360" w:rsidRDefault="00716360">
            <w:pPr>
              <w:pStyle w:val="TableParagraph"/>
              <w:spacing w:before="0" w:line="240" w:lineRule="auto"/>
              <w:ind w:left="170" w:right="170"/>
              <w:rPr>
                <w:lang w:val="fr-FR"/>
                <w:rPrChange w:id="920" w:author="Peng Luqi" w:date="2019-10-12T17:46:00Z">
                  <w:rPr/>
                </w:rPrChange>
              </w:rPr>
              <w:pPrChange w:id="921" w:author="Peng Luqi" w:date="2019-10-13T14:20:00Z">
                <w:pPr>
                  <w:pStyle w:val="TableParagraph"/>
                  <w:ind w:right="91"/>
                </w:pPr>
              </w:pPrChange>
            </w:pPr>
            <w:r w:rsidRPr="00716360">
              <w:rPr>
                <w:lang w:val="fr-FR"/>
                <w:rPrChange w:id="922" w:author="Peng Luqi" w:date="2019-10-12T17:46:00Z">
                  <w:rPr/>
                </w:rPrChange>
              </w:rPr>
              <w:t>05/2019</w:t>
            </w:r>
          </w:p>
        </w:tc>
        <w:tc>
          <w:tcPr>
            <w:tcW w:w="1795" w:type="dxa"/>
          </w:tcPr>
          <w:p w:rsidR="002B38DF" w:rsidRPr="00716360" w:rsidRDefault="00716360">
            <w:pPr>
              <w:pStyle w:val="TableParagraph"/>
              <w:spacing w:before="0" w:line="240" w:lineRule="auto"/>
              <w:ind w:left="170" w:right="170"/>
              <w:rPr>
                <w:lang w:val="fr-FR"/>
                <w:rPrChange w:id="923" w:author="Peng Luqi" w:date="2019-10-12T17:46:00Z">
                  <w:rPr/>
                </w:rPrChange>
              </w:rPr>
              <w:pPrChange w:id="924" w:author="Peng Luqi" w:date="2019-10-13T14:20:00Z">
                <w:pPr>
                  <w:pStyle w:val="TableParagraph"/>
                </w:pPr>
              </w:pPrChange>
            </w:pPr>
            <w:r w:rsidRPr="00716360">
              <w:rPr>
                <w:lang w:val="fr-FR"/>
                <w:rPrChange w:id="925" w:author="Peng Luqi" w:date="2019-10-12T17:46:00Z">
                  <w:rPr/>
                </w:rPrChange>
              </w:rPr>
              <w:t>52,00</w:t>
            </w:r>
          </w:p>
        </w:tc>
        <w:tc>
          <w:tcPr>
            <w:tcW w:w="1795" w:type="dxa"/>
          </w:tcPr>
          <w:p w:rsidR="002B38DF" w:rsidRPr="00716360" w:rsidRDefault="00716360">
            <w:pPr>
              <w:pStyle w:val="TableParagraph"/>
              <w:spacing w:before="0" w:line="240" w:lineRule="auto"/>
              <w:ind w:left="170" w:right="170"/>
              <w:rPr>
                <w:lang w:val="fr-FR"/>
                <w:rPrChange w:id="926" w:author="Peng Luqi" w:date="2019-10-12T17:46:00Z">
                  <w:rPr/>
                </w:rPrChange>
              </w:rPr>
              <w:pPrChange w:id="927" w:author="Peng Luqi" w:date="2019-10-13T14:20:00Z">
                <w:pPr>
                  <w:pStyle w:val="TableParagraph"/>
                  <w:ind w:right="98"/>
                </w:pPr>
              </w:pPrChange>
            </w:pPr>
            <w:r w:rsidRPr="00716360">
              <w:rPr>
                <w:lang w:val="fr-FR"/>
                <w:rPrChange w:id="928" w:author="Peng Luqi" w:date="2019-10-12T17:46:00Z">
                  <w:rPr/>
                </w:rPrChange>
              </w:rPr>
              <w:t>9 000,00</w:t>
            </w:r>
          </w:p>
        </w:tc>
        <w:tc>
          <w:tcPr>
            <w:tcW w:w="1771" w:type="dxa"/>
          </w:tcPr>
          <w:p w:rsidR="002B38DF" w:rsidRPr="00716360" w:rsidRDefault="00716360">
            <w:pPr>
              <w:pStyle w:val="TableParagraph"/>
              <w:spacing w:before="0" w:line="240" w:lineRule="auto"/>
              <w:ind w:left="170" w:right="170"/>
              <w:rPr>
                <w:lang w:val="fr-FR"/>
                <w:rPrChange w:id="929" w:author="Peng Luqi" w:date="2019-10-12T17:46:00Z">
                  <w:rPr/>
                </w:rPrChange>
              </w:rPr>
              <w:pPrChange w:id="930" w:author="Peng Luqi" w:date="2019-10-13T14:20:00Z">
                <w:pPr>
                  <w:pStyle w:val="TableParagraph"/>
                  <w:ind w:right="97"/>
                </w:pPr>
              </w:pPrChange>
            </w:pPr>
            <w:r w:rsidRPr="00716360">
              <w:rPr>
                <w:lang w:val="fr-FR"/>
                <w:rPrChange w:id="931" w:author="Peng Luqi" w:date="2019-10-12T17:46:00Z">
                  <w:rPr/>
                </w:rPrChange>
              </w:rPr>
              <w:t>19,23</w:t>
            </w:r>
          </w:p>
        </w:tc>
        <w:tc>
          <w:tcPr>
            <w:tcW w:w="1833" w:type="dxa"/>
          </w:tcPr>
          <w:p w:rsidR="002B38DF" w:rsidRPr="00716360" w:rsidRDefault="00716360">
            <w:pPr>
              <w:pStyle w:val="TableParagraph"/>
              <w:spacing w:before="0" w:line="240" w:lineRule="auto"/>
              <w:ind w:left="170" w:right="170"/>
              <w:rPr>
                <w:lang w:val="fr-FR"/>
                <w:rPrChange w:id="932" w:author="Peng Luqi" w:date="2019-10-12T17:46:00Z">
                  <w:rPr/>
                </w:rPrChange>
              </w:rPr>
              <w:pPrChange w:id="933" w:author="Peng Luqi" w:date="2019-10-13T14:20:00Z">
                <w:pPr>
                  <w:pStyle w:val="TableParagraph"/>
                </w:pPr>
              </w:pPrChange>
            </w:pPr>
            <w:r w:rsidRPr="00716360">
              <w:rPr>
                <w:lang w:val="fr-FR"/>
                <w:rPrChange w:id="934" w:author="Peng Luqi" w:date="2019-10-12T17:46:00Z">
                  <w:rPr/>
                </w:rPrChange>
              </w:rPr>
              <w:t>10 877,82</w:t>
            </w:r>
          </w:p>
        </w:tc>
      </w:tr>
      <w:tr w:rsidR="002B38DF" w:rsidRPr="00716360">
        <w:trPr>
          <w:trHeight w:val="249"/>
        </w:trPr>
        <w:tc>
          <w:tcPr>
            <w:tcW w:w="1824" w:type="dxa"/>
          </w:tcPr>
          <w:p w:rsidR="002B38DF" w:rsidRPr="00716360" w:rsidRDefault="00716360">
            <w:pPr>
              <w:pStyle w:val="TableParagraph"/>
              <w:spacing w:before="0" w:line="240" w:lineRule="auto"/>
              <w:ind w:left="170" w:right="170"/>
              <w:rPr>
                <w:lang w:val="fr-FR"/>
                <w:rPrChange w:id="935" w:author="Peng Luqi" w:date="2019-10-12T17:46:00Z">
                  <w:rPr/>
                </w:rPrChange>
              </w:rPr>
              <w:pPrChange w:id="936" w:author="Peng Luqi" w:date="2019-10-13T14:20:00Z">
                <w:pPr>
                  <w:pStyle w:val="TableParagraph"/>
                  <w:spacing w:before="0" w:line="229" w:lineRule="exact"/>
                  <w:ind w:right="91"/>
                </w:pPr>
              </w:pPrChange>
            </w:pPr>
            <w:r w:rsidRPr="00716360">
              <w:rPr>
                <w:lang w:val="fr-FR"/>
                <w:rPrChange w:id="937" w:author="Peng Luqi" w:date="2019-10-12T17:46:00Z">
                  <w:rPr/>
                </w:rPrChange>
              </w:rPr>
              <w:t>06/2019</w:t>
            </w:r>
          </w:p>
        </w:tc>
        <w:tc>
          <w:tcPr>
            <w:tcW w:w="1795" w:type="dxa"/>
          </w:tcPr>
          <w:p w:rsidR="002B38DF" w:rsidRPr="00716360" w:rsidRDefault="00716360">
            <w:pPr>
              <w:pStyle w:val="TableParagraph"/>
              <w:spacing w:before="0" w:line="240" w:lineRule="auto"/>
              <w:ind w:left="170" w:right="170"/>
              <w:rPr>
                <w:lang w:val="fr-FR"/>
                <w:rPrChange w:id="938" w:author="Peng Luqi" w:date="2019-10-12T17:46:00Z">
                  <w:rPr/>
                </w:rPrChange>
              </w:rPr>
              <w:pPrChange w:id="939" w:author="Peng Luqi" w:date="2019-10-13T14:20:00Z">
                <w:pPr>
                  <w:pStyle w:val="TableParagraph"/>
                  <w:spacing w:before="0" w:line="229" w:lineRule="exact"/>
                </w:pPr>
              </w:pPrChange>
            </w:pPr>
            <w:r w:rsidRPr="00716360">
              <w:rPr>
                <w:lang w:val="fr-FR"/>
                <w:rPrChange w:id="940" w:author="Peng Luqi" w:date="2019-10-12T17:46:00Z">
                  <w:rPr/>
                </w:rPrChange>
              </w:rPr>
              <w:t>83,00</w:t>
            </w:r>
          </w:p>
        </w:tc>
        <w:tc>
          <w:tcPr>
            <w:tcW w:w="1795" w:type="dxa"/>
          </w:tcPr>
          <w:p w:rsidR="002B38DF" w:rsidRPr="00716360" w:rsidRDefault="00716360">
            <w:pPr>
              <w:pStyle w:val="TableParagraph"/>
              <w:spacing w:before="0" w:line="240" w:lineRule="auto"/>
              <w:ind w:left="170" w:right="170"/>
              <w:rPr>
                <w:lang w:val="fr-FR"/>
                <w:rPrChange w:id="941" w:author="Peng Luqi" w:date="2019-10-12T17:46:00Z">
                  <w:rPr/>
                </w:rPrChange>
              </w:rPr>
              <w:pPrChange w:id="942" w:author="Peng Luqi" w:date="2019-10-13T14:20:00Z">
                <w:pPr>
                  <w:pStyle w:val="TableParagraph"/>
                  <w:spacing w:before="0" w:line="229" w:lineRule="exact"/>
                  <w:ind w:right="98"/>
                </w:pPr>
              </w:pPrChange>
            </w:pPr>
            <w:r w:rsidRPr="00716360">
              <w:rPr>
                <w:lang w:val="fr-FR"/>
                <w:rPrChange w:id="943" w:author="Peng Luqi" w:date="2019-10-12T17:46:00Z">
                  <w:rPr/>
                </w:rPrChange>
              </w:rPr>
              <w:t>10 000,00</w:t>
            </w:r>
          </w:p>
        </w:tc>
        <w:tc>
          <w:tcPr>
            <w:tcW w:w="1771" w:type="dxa"/>
          </w:tcPr>
          <w:p w:rsidR="002B38DF" w:rsidRPr="00716360" w:rsidRDefault="00716360">
            <w:pPr>
              <w:pStyle w:val="TableParagraph"/>
              <w:spacing w:before="0" w:line="240" w:lineRule="auto"/>
              <w:ind w:left="170" w:right="170"/>
              <w:rPr>
                <w:lang w:val="fr-FR"/>
                <w:rPrChange w:id="944" w:author="Peng Luqi" w:date="2019-10-12T17:46:00Z">
                  <w:rPr/>
                </w:rPrChange>
              </w:rPr>
              <w:pPrChange w:id="945" w:author="Peng Luqi" w:date="2019-10-13T14:20:00Z">
                <w:pPr>
                  <w:pStyle w:val="TableParagraph"/>
                  <w:spacing w:before="0" w:line="229" w:lineRule="exact"/>
                  <w:ind w:right="97"/>
                </w:pPr>
              </w:pPrChange>
            </w:pPr>
            <w:r w:rsidRPr="00716360">
              <w:rPr>
                <w:lang w:val="fr-FR"/>
                <w:rPrChange w:id="946" w:author="Peng Luqi" w:date="2019-10-12T17:46:00Z">
                  <w:rPr/>
                </w:rPrChange>
              </w:rPr>
              <w:t>12,05</w:t>
            </w:r>
          </w:p>
        </w:tc>
        <w:tc>
          <w:tcPr>
            <w:tcW w:w="1833" w:type="dxa"/>
          </w:tcPr>
          <w:p w:rsidR="002B38DF" w:rsidRPr="00716360" w:rsidRDefault="00716360">
            <w:pPr>
              <w:pStyle w:val="TableParagraph"/>
              <w:spacing w:before="0" w:line="240" w:lineRule="auto"/>
              <w:ind w:left="170" w:right="170"/>
              <w:rPr>
                <w:lang w:val="fr-FR"/>
                <w:rPrChange w:id="947" w:author="Peng Luqi" w:date="2019-10-12T17:46:00Z">
                  <w:rPr/>
                </w:rPrChange>
              </w:rPr>
              <w:pPrChange w:id="948" w:author="Peng Luqi" w:date="2019-10-13T14:20:00Z">
                <w:pPr>
                  <w:pStyle w:val="TableParagraph"/>
                  <w:spacing w:before="0" w:line="229" w:lineRule="exact"/>
                </w:pPr>
              </w:pPrChange>
            </w:pPr>
            <w:r w:rsidRPr="00716360">
              <w:rPr>
                <w:lang w:val="fr-FR"/>
                <w:rPrChange w:id="949" w:author="Peng Luqi" w:date="2019-10-12T17:46:00Z">
                  <w:rPr/>
                </w:rPrChange>
              </w:rPr>
              <w:t>18 362,68</w:t>
            </w:r>
          </w:p>
        </w:tc>
      </w:tr>
      <w:tr w:rsidR="002B38DF" w:rsidRPr="00716360">
        <w:trPr>
          <w:trHeight w:val="254"/>
        </w:trPr>
        <w:tc>
          <w:tcPr>
            <w:tcW w:w="1824" w:type="dxa"/>
          </w:tcPr>
          <w:p w:rsidR="002B38DF" w:rsidRPr="00716360" w:rsidRDefault="00716360">
            <w:pPr>
              <w:pStyle w:val="TableParagraph"/>
              <w:spacing w:before="0" w:line="240" w:lineRule="auto"/>
              <w:ind w:left="170" w:right="170"/>
              <w:rPr>
                <w:lang w:val="fr-FR"/>
                <w:rPrChange w:id="950" w:author="Peng Luqi" w:date="2019-10-12T17:46:00Z">
                  <w:rPr/>
                </w:rPrChange>
              </w:rPr>
              <w:pPrChange w:id="951" w:author="Peng Luqi" w:date="2019-10-13T14:20:00Z">
                <w:pPr>
                  <w:pStyle w:val="TableParagraph"/>
                  <w:ind w:right="91"/>
                </w:pPr>
              </w:pPrChange>
            </w:pPr>
            <w:r w:rsidRPr="00716360">
              <w:rPr>
                <w:lang w:val="fr-FR"/>
                <w:rPrChange w:id="952" w:author="Peng Luqi" w:date="2019-10-12T17:46:00Z">
                  <w:rPr/>
                </w:rPrChange>
              </w:rPr>
              <w:t>07/2019</w:t>
            </w:r>
          </w:p>
        </w:tc>
        <w:tc>
          <w:tcPr>
            <w:tcW w:w="1795" w:type="dxa"/>
          </w:tcPr>
          <w:p w:rsidR="002B38DF" w:rsidRPr="00716360" w:rsidRDefault="00716360">
            <w:pPr>
              <w:pStyle w:val="TableParagraph"/>
              <w:spacing w:before="0" w:line="240" w:lineRule="auto"/>
              <w:ind w:left="170" w:right="170"/>
              <w:rPr>
                <w:lang w:val="fr-FR"/>
                <w:rPrChange w:id="953" w:author="Peng Luqi" w:date="2019-10-12T17:46:00Z">
                  <w:rPr/>
                </w:rPrChange>
              </w:rPr>
              <w:pPrChange w:id="954" w:author="Peng Luqi" w:date="2019-10-13T14:20:00Z">
                <w:pPr>
                  <w:pStyle w:val="TableParagraph"/>
                </w:pPr>
              </w:pPrChange>
            </w:pPr>
            <w:r w:rsidRPr="00716360">
              <w:rPr>
                <w:lang w:val="fr-FR"/>
                <w:rPrChange w:id="955" w:author="Peng Luqi" w:date="2019-10-12T17:46:00Z">
                  <w:rPr/>
                </w:rPrChange>
              </w:rPr>
              <w:t>82,00</w:t>
            </w:r>
          </w:p>
        </w:tc>
        <w:tc>
          <w:tcPr>
            <w:tcW w:w="1795" w:type="dxa"/>
          </w:tcPr>
          <w:p w:rsidR="002B38DF" w:rsidRPr="00716360" w:rsidRDefault="00716360">
            <w:pPr>
              <w:pStyle w:val="TableParagraph"/>
              <w:spacing w:before="0" w:line="240" w:lineRule="auto"/>
              <w:ind w:left="170" w:right="170"/>
              <w:rPr>
                <w:lang w:val="fr-FR"/>
                <w:rPrChange w:id="956" w:author="Peng Luqi" w:date="2019-10-12T17:46:00Z">
                  <w:rPr/>
                </w:rPrChange>
              </w:rPr>
              <w:pPrChange w:id="957" w:author="Peng Luqi" w:date="2019-10-13T14:20:00Z">
                <w:pPr>
                  <w:pStyle w:val="TableParagraph"/>
                  <w:ind w:right="98"/>
                </w:pPr>
              </w:pPrChange>
            </w:pPr>
            <w:r w:rsidRPr="00716360">
              <w:rPr>
                <w:lang w:val="fr-FR"/>
                <w:rPrChange w:id="958" w:author="Peng Luqi" w:date="2019-10-12T17:46:00Z">
                  <w:rPr/>
                </w:rPrChange>
              </w:rPr>
              <w:t>11 000,00</w:t>
            </w:r>
          </w:p>
        </w:tc>
        <w:tc>
          <w:tcPr>
            <w:tcW w:w="1771" w:type="dxa"/>
          </w:tcPr>
          <w:p w:rsidR="002B38DF" w:rsidRPr="00716360" w:rsidRDefault="00716360">
            <w:pPr>
              <w:pStyle w:val="TableParagraph"/>
              <w:spacing w:before="0" w:line="240" w:lineRule="auto"/>
              <w:ind w:left="170" w:right="170"/>
              <w:rPr>
                <w:lang w:val="fr-FR"/>
                <w:rPrChange w:id="959" w:author="Peng Luqi" w:date="2019-10-12T17:46:00Z">
                  <w:rPr/>
                </w:rPrChange>
              </w:rPr>
              <w:pPrChange w:id="960" w:author="Peng Luqi" w:date="2019-10-13T14:20:00Z">
                <w:pPr>
                  <w:pStyle w:val="TableParagraph"/>
                </w:pPr>
              </w:pPrChange>
            </w:pPr>
            <w:r w:rsidRPr="00716360">
              <w:rPr>
                <w:lang w:val="fr-FR"/>
                <w:rPrChange w:id="961" w:author="Peng Luqi" w:date="2019-10-12T17:46:00Z">
                  <w:rPr/>
                </w:rPrChange>
              </w:rPr>
              <w:t>12,2</w:t>
            </w:r>
          </w:p>
        </w:tc>
        <w:tc>
          <w:tcPr>
            <w:tcW w:w="1833" w:type="dxa"/>
          </w:tcPr>
          <w:p w:rsidR="002B38DF" w:rsidRPr="00716360" w:rsidRDefault="00716360">
            <w:pPr>
              <w:pStyle w:val="TableParagraph"/>
              <w:spacing w:before="0" w:line="240" w:lineRule="auto"/>
              <w:ind w:left="170" w:right="170"/>
              <w:rPr>
                <w:lang w:val="fr-FR"/>
                <w:rPrChange w:id="962" w:author="Peng Luqi" w:date="2019-10-12T17:46:00Z">
                  <w:rPr/>
                </w:rPrChange>
              </w:rPr>
              <w:pPrChange w:id="963" w:author="Peng Luqi" w:date="2019-10-13T14:20:00Z">
                <w:pPr>
                  <w:pStyle w:val="TableParagraph"/>
                </w:pPr>
              </w:pPrChange>
            </w:pPr>
            <w:r w:rsidRPr="00716360">
              <w:rPr>
                <w:lang w:val="fr-FR"/>
                <w:rPrChange w:id="964" w:author="Peng Luqi" w:date="2019-10-12T17:46:00Z">
                  <w:rPr/>
                </w:rPrChange>
              </w:rPr>
              <w:t>19 141,44</w:t>
            </w:r>
          </w:p>
        </w:tc>
      </w:tr>
      <w:tr w:rsidR="002B38DF" w:rsidRPr="00716360">
        <w:trPr>
          <w:trHeight w:val="508"/>
        </w:trPr>
        <w:tc>
          <w:tcPr>
            <w:tcW w:w="1824" w:type="dxa"/>
          </w:tcPr>
          <w:p w:rsidR="002B38DF" w:rsidRPr="00716360" w:rsidRDefault="00716360">
            <w:pPr>
              <w:pStyle w:val="TableParagraph"/>
              <w:spacing w:before="0" w:line="240" w:lineRule="auto"/>
              <w:ind w:left="170" w:right="170"/>
              <w:jc w:val="both"/>
              <w:rPr>
                <w:lang w:val="fr-FR"/>
              </w:rPr>
              <w:pPrChange w:id="965" w:author="Peng Luqi" w:date="2019-10-13T14:20:00Z">
                <w:pPr>
                  <w:pStyle w:val="TableParagraph"/>
                  <w:spacing w:before="3" w:line="254" w:lineRule="exact"/>
                  <w:ind w:left="110" w:right="254"/>
                  <w:jc w:val="left"/>
                </w:pPr>
              </w:pPrChange>
            </w:pPr>
            <w:r w:rsidRPr="00716360">
              <w:rPr>
                <w:lang w:val="fr-FR"/>
              </w:rPr>
              <w:t>Plus bas sur la période le 15/12</w:t>
            </w:r>
          </w:p>
        </w:tc>
        <w:tc>
          <w:tcPr>
            <w:tcW w:w="1795" w:type="dxa"/>
          </w:tcPr>
          <w:p w:rsidR="002B38DF" w:rsidRPr="00716360" w:rsidRDefault="00716360">
            <w:pPr>
              <w:pStyle w:val="TableParagraph"/>
              <w:spacing w:before="0" w:line="240" w:lineRule="auto"/>
              <w:ind w:left="170" w:right="170"/>
              <w:rPr>
                <w:lang w:val="fr-FR"/>
                <w:rPrChange w:id="966" w:author="Peng Luqi" w:date="2019-10-12T17:46:00Z">
                  <w:rPr/>
                </w:rPrChange>
              </w:rPr>
              <w:pPrChange w:id="967" w:author="Peng Luqi" w:date="2019-10-13T14:20:00Z">
                <w:pPr>
                  <w:pStyle w:val="TableParagraph"/>
                  <w:spacing w:line="240" w:lineRule="auto"/>
                </w:pPr>
              </w:pPrChange>
            </w:pPr>
            <w:r w:rsidRPr="00716360">
              <w:rPr>
                <w:lang w:val="fr-FR"/>
                <w:rPrChange w:id="968" w:author="Peng Luqi" w:date="2019-10-12T17:46:00Z">
                  <w:rPr/>
                </w:rPrChange>
              </w:rPr>
              <w:t>23,00</w:t>
            </w:r>
          </w:p>
        </w:tc>
        <w:tc>
          <w:tcPr>
            <w:tcW w:w="1795" w:type="dxa"/>
          </w:tcPr>
          <w:p w:rsidR="002B38DF" w:rsidRPr="00716360" w:rsidRDefault="002B38DF">
            <w:pPr>
              <w:pStyle w:val="TableParagraph"/>
              <w:spacing w:before="0" w:line="240" w:lineRule="auto"/>
              <w:ind w:left="170" w:right="170"/>
              <w:jc w:val="both"/>
              <w:rPr>
                <w:sz w:val="24"/>
                <w:lang w:val="fr-FR"/>
                <w:rPrChange w:id="969" w:author="Peng Luqi" w:date="2019-10-12T17:46:00Z">
                  <w:rPr>
                    <w:sz w:val="24"/>
                  </w:rPr>
                </w:rPrChange>
              </w:rPr>
              <w:pPrChange w:id="970" w:author="Peng Luqi" w:date="2019-10-13T14:20:00Z">
                <w:pPr>
                  <w:pStyle w:val="TableParagraph"/>
                  <w:spacing w:before="0" w:line="240" w:lineRule="auto"/>
                  <w:ind w:right="0"/>
                  <w:jc w:val="left"/>
                </w:pPr>
              </w:pPrChange>
            </w:pPr>
          </w:p>
        </w:tc>
        <w:tc>
          <w:tcPr>
            <w:tcW w:w="1771" w:type="dxa"/>
          </w:tcPr>
          <w:p w:rsidR="002B38DF" w:rsidRPr="00716360" w:rsidRDefault="002B38DF">
            <w:pPr>
              <w:pStyle w:val="TableParagraph"/>
              <w:spacing w:before="0" w:line="240" w:lineRule="auto"/>
              <w:ind w:left="170" w:right="170"/>
              <w:jc w:val="both"/>
              <w:rPr>
                <w:sz w:val="24"/>
                <w:lang w:val="fr-FR"/>
                <w:rPrChange w:id="971" w:author="Peng Luqi" w:date="2019-10-12T17:46:00Z">
                  <w:rPr>
                    <w:sz w:val="24"/>
                  </w:rPr>
                </w:rPrChange>
              </w:rPr>
              <w:pPrChange w:id="972" w:author="Peng Luqi" w:date="2019-10-13T14:20:00Z">
                <w:pPr>
                  <w:pStyle w:val="TableParagraph"/>
                  <w:spacing w:before="0" w:line="240" w:lineRule="auto"/>
                  <w:ind w:right="0"/>
                  <w:jc w:val="left"/>
                </w:pPr>
              </w:pPrChange>
            </w:pPr>
          </w:p>
        </w:tc>
        <w:tc>
          <w:tcPr>
            <w:tcW w:w="1833" w:type="dxa"/>
          </w:tcPr>
          <w:p w:rsidR="002B38DF" w:rsidRPr="00716360" w:rsidRDefault="002B38DF">
            <w:pPr>
              <w:pStyle w:val="TableParagraph"/>
              <w:spacing w:before="0" w:line="240" w:lineRule="auto"/>
              <w:ind w:left="170" w:right="170"/>
              <w:jc w:val="both"/>
              <w:rPr>
                <w:sz w:val="24"/>
                <w:lang w:val="fr-FR"/>
                <w:rPrChange w:id="973" w:author="Peng Luqi" w:date="2019-10-12T17:46:00Z">
                  <w:rPr>
                    <w:sz w:val="24"/>
                  </w:rPr>
                </w:rPrChange>
              </w:rPr>
              <w:pPrChange w:id="974" w:author="Peng Luqi" w:date="2019-10-13T14:20:00Z">
                <w:pPr>
                  <w:pStyle w:val="TableParagraph"/>
                  <w:spacing w:before="0" w:line="240" w:lineRule="auto"/>
                  <w:ind w:right="0"/>
                  <w:jc w:val="left"/>
                </w:pPr>
              </w:pPrChange>
            </w:pPr>
          </w:p>
        </w:tc>
      </w:tr>
      <w:tr w:rsidR="002B38DF" w:rsidRPr="00716360">
        <w:trPr>
          <w:trHeight w:val="500"/>
        </w:trPr>
        <w:tc>
          <w:tcPr>
            <w:tcW w:w="1824" w:type="dxa"/>
          </w:tcPr>
          <w:p w:rsidR="002B38DF" w:rsidRPr="00716360" w:rsidRDefault="00716360">
            <w:pPr>
              <w:pStyle w:val="TableParagraph"/>
              <w:spacing w:before="0" w:line="240" w:lineRule="auto"/>
              <w:ind w:left="170" w:right="170"/>
              <w:jc w:val="both"/>
              <w:rPr>
                <w:lang w:val="fr-FR"/>
              </w:rPr>
              <w:pPrChange w:id="975" w:author="Peng Luqi" w:date="2019-10-13T14:20:00Z">
                <w:pPr>
                  <w:pStyle w:val="TableParagraph"/>
                  <w:spacing w:before="0" w:line="246" w:lineRule="exact"/>
                  <w:ind w:left="110" w:right="0"/>
                  <w:jc w:val="left"/>
                </w:pPr>
              </w:pPrChange>
            </w:pPr>
            <w:r w:rsidRPr="00716360">
              <w:rPr>
                <w:lang w:val="fr-FR"/>
              </w:rPr>
              <w:t>Plus haut sur le</w:t>
            </w:r>
          </w:p>
          <w:p w:rsidR="002B38DF" w:rsidRPr="00D748EC" w:rsidRDefault="00716360">
            <w:pPr>
              <w:pStyle w:val="TableParagraph"/>
              <w:spacing w:before="0" w:line="240" w:lineRule="auto"/>
              <w:ind w:left="170" w:right="170"/>
              <w:jc w:val="both"/>
              <w:rPr>
                <w:lang w:val="fr-FR"/>
              </w:rPr>
              <w:pPrChange w:id="976" w:author="Peng Luqi" w:date="2019-10-13T14:20:00Z">
                <w:pPr>
                  <w:pStyle w:val="TableParagraph"/>
                  <w:ind w:left="110" w:right="0"/>
                  <w:jc w:val="left"/>
                </w:pPr>
              </w:pPrChange>
            </w:pPr>
            <w:r w:rsidRPr="006C3CF6">
              <w:rPr>
                <w:lang w:val="fr-FR"/>
              </w:rPr>
              <w:t>période le 25/06</w:t>
            </w:r>
          </w:p>
        </w:tc>
        <w:tc>
          <w:tcPr>
            <w:tcW w:w="1795" w:type="dxa"/>
          </w:tcPr>
          <w:p w:rsidR="002B38DF" w:rsidRPr="00716360" w:rsidRDefault="00716360">
            <w:pPr>
              <w:pStyle w:val="TableParagraph"/>
              <w:spacing w:before="0" w:line="240" w:lineRule="auto"/>
              <w:ind w:left="170" w:right="170"/>
              <w:rPr>
                <w:lang w:val="fr-FR"/>
                <w:rPrChange w:id="977" w:author="Peng Luqi" w:date="2019-10-12T17:46:00Z">
                  <w:rPr/>
                </w:rPrChange>
              </w:rPr>
              <w:pPrChange w:id="978" w:author="Peng Luqi" w:date="2019-10-13T14:20:00Z">
                <w:pPr>
                  <w:pStyle w:val="TableParagraph"/>
                  <w:spacing w:before="0" w:line="246" w:lineRule="exact"/>
                </w:pPr>
              </w:pPrChange>
            </w:pPr>
            <w:r w:rsidRPr="00716360">
              <w:rPr>
                <w:lang w:val="fr-FR"/>
                <w:rPrChange w:id="979" w:author="Peng Luqi" w:date="2019-10-12T17:46:00Z">
                  <w:rPr/>
                </w:rPrChange>
              </w:rPr>
              <w:t>92,00</w:t>
            </w:r>
          </w:p>
        </w:tc>
        <w:tc>
          <w:tcPr>
            <w:tcW w:w="1795" w:type="dxa"/>
          </w:tcPr>
          <w:p w:rsidR="002B38DF" w:rsidRPr="00716360" w:rsidRDefault="002B38DF">
            <w:pPr>
              <w:pStyle w:val="TableParagraph"/>
              <w:spacing w:before="0" w:line="240" w:lineRule="auto"/>
              <w:ind w:left="170" w:right="170"/>
              <w:jc w:val="both"/>
              <w:rPr>
                <w:sz w:val="24"/>
                <w:lang w:val="fr-FR"/>
                <w:rPrChange w:id="980" w:author="Peng Luqi" w:date="2019-10-12T17:46:00Z">
                  <w:rPr>
                    <w:sz w:val="24"/>
                  </w:rPr>
                </w:rPrChange>
              </w:rPr>
              <w:pPrChange w:id="981" w:author="Peng Luqi" w:date="2019-10-13T14:20:00Z">
                <w:pPr>
                  <w:pStyle w:val="TableParagraph"/>
                  <w:spacing w:before="0" w:line="240" w:lineRule="auto"/>
                  <w:ind w:right="0"/>
                  <w:jc w:val="left"/>
                </w:pPr>
              </w:pPrChange>
            </w:pPr>
          </w:p>
        </w:tc>
        <w:tc>
          <w:tcPr>
            <w:tcW w:w="1771" w:type="dxa"/>
          </w:tcPr>
          <w:p w:rsidR="002B38DF" w:rsidRPr="00716360" w:rsidRDefault="002B38DF">
            <w:pPr>
              <w:pStyle w:val="TableParagraph"/>
              <w:spacing w:before="0" w:line="240" w:lineRule="auto"/>
              <w:ind w:left="170" w:right="170"/>
              <w:jc w:val="both"/>
              <w:rPr>
                <w:sz w:val="24"/>
                <w:lang w:val="fr-FR"/>
                <w:rPrChange w:id="982" w:author="Peng Luqi" w:date="2019-10-12T17:46:00Z">
                  <w:rPr>
                    <w:sz w:val="24"/>
                  </w:rPr>
                </w:rPrChange>
              </w:rPr>
              <w:pPrChange w:id="983" w:author="Peng Luqi" w:date="2019-10-13T14:20:00Z">
                <w:pPr>
                  <w:pStyle w:val="TableParagraph"/>
                  <w:spacing w:before="0" w:line="240" w:lineRule="auto"/>
                  <w:ind w:right="0"/>
                  <w:jc w:val="left"/>
                </w:pPr>
              </w:pPrChange>
            </w:pPr>
          </w:p>
        </w:tc>
        <w:tc>
          <w:tcPr>
            <w:tcW w:w="1833" w:type="dxa"/>
          </w:tcPr>
          <w:p w:rsidR="002B38DF" w:rsidRPr="00716360" w:rsidRDefault="002B38DF">
            <w:pPr>
              <w:pStyle w:val="TableParagraph"/>
              <w:spacing w:before="0" w:line="240" w:lineRule="auto"/>
              <w:ind w:left="170" w:right="170"/>
              <w:jc w:val="both"/>
              <w:rPr>
                <w:sz w:val="24"/>
                <w:lang w:val="fr-FR"/>
                <w:rPrChange w:id="984" w:author="Peng Luqi" w:date="2019-10-12T17:46:00Z">
                  <w:rPr>
                    <w:sz w:val="24"/>
                  </w:rPr>
                </w:rPrChange>
              </w:rPr>
              <w:pPrChange w:id="985" w:author="Peng Luqi" w:date="2019-10-13T14:20:00Z">
                <w:pPr>
                  <w:pStyle w:val="TableParagraph"/>
                  <w:spacing w:before="0" w:line="240" w:lineRule="auto"/>
                  <w:ind w:right="0"/>
                  <w:jc w:val="left"/>
                </w:pPr>
              </w:pPrChange>
            </w:pPr>
          </w:p>
        </w:tc>
      </w:tr>
      <w:tr w:rsidR="002B38DF" w:rsidRPr="00716360">
        <w:trPr>
          <w:trHeight w:val="508"/>
        </w:trPr>
        <w:tc>
          <w:tcPr>
            <w:tcW w:w="1824" w:type="dxa"/>
          </w:tcPr>
          <w:p w:rsidR="002B38DF" w:rsidRPr="00716360" w:rsidRDefault="00716360">
            <w:pPr>
              <w:pStyle w:val="TableParagraph"/>
              <w:spacing w:before="0" w:line="240" w:lineRule="auto"/>
              <w:ind w:left="170" w:right="170"/>
              <w:jc w:val="both"/>
              <w:rPr>
                <w:lang w:val="fr-FR"/>
              </w:rPr>
              <w:pPrChange w:id="986" w:author="Peng Luqi" w:date="2019-10-13T14:20:00Z">
                <w:pPr>
                  <w:pStyle w:val="TableParagraph"/>
                  <w:spacing w:before="3" w:line="254" w:lineRule="exact"/>
                  <w:ind w:left="110" w:right="187"/>
                  <w:jc w:val="left"/>
                </w:pPr>
              </w:pPrChange>
            </w:pPr>
            <w:r w:rsidRPr="00716360">
              <w:rPr>
                <w:lang w:val="fr-FR"/>
              </w:rPr>
              <w:t>Prix moyen de la valeur</w:t>
            </w:r>
          </w:p>
        </w:tc>
        <w:tc>
          <w:tcPr>
            <w:tcW w:w="1795" w:type="dxa"/>
          </w:tcPr>
          <w:p w:rsidR="002B38DF" w:rsidRPr="00716360" w:rsidRDefault="00716360">
            <w:pPr>
              <w:pStyle w:val="TableParagraph"/>
              <w:spacing w:before="0" w:line="240" w:lineRule="auto"/>
              <w:ind w:left="170" w:right="170"/>
              <w:rPr>
                <w:lang w:val="fr-FR"/>
                <w:rPrChange w:id="987" w:author="Peng Luqi" w:date="2019-10-12T17:46:00Z">
                  <w:rPr/>
                </w:rPrChange>
              </w:rPr>
              <w:pPrChange w:id="988" w:author="Peng Luqi" w:date="2019-10-13T14:20:00Z">
                <w:pPr>
                  <w:pStyle w:val="TableParagraph"/>
                  <w:spacing w:line="240" w:lineRule="auto"/>
                </w:pPr>
              </w:pPrChange>
            </w:pPr>
            <w:r w:rsidRPr="00716360">
              <w:rPr>
                <w:lang w:val="fr-FR"/>
                <w:rPrChange w:id="989" w:author="Peng Luqi" w:date="2019-10-12T17:46:00Z">
                  <w:rPr/>
                </w:rPrChange>
              </w:rPr>
              <w:t>54,00</w:t>
            </w:r>
          </w:p>
        </w:tc>
        <w:tc>
          <w:tcPr>
            <w:tcW w:w="1795" w:type="dxa"/>
          </w:tcPr>
          <w:p w:rsidR="002B38DF" w:rsidRPr="00716360" w:rsidRDefault="002B38DF">
            <w:pPr>
              <w:pStyle w:val="TableParagraph"/>
              <w:spacing w:before="0" w:line="240" w:lineRule="auto"/>
              <w:ind w:left="170" w:right="170"/>
              <w:jc w:val="both"/>
              <w:rPr>
                <w:sz w:val="24"/>
                <w:lang w:val="fr-FR"/>
                <w:rPrChange w:id="990" w:author="Peng Luqi" w:date="2019-10-12T17:46:00Z">
                  <w:rPr>
                    <w:sz w:val="24"/>
                  </w:rPr>
                </w:rPrChange>
              </w:rPr>
              <w:pPrChange w:id="991" w:author="Peng Luqi" w:date="2019-10-13T14:20:00Z">
                <w:pPr>
                  <w:pStyle w:val="TableParagraph"/>
                  <w:spacing w:before="0" w:line="240" w:lineRule="auto"/>
                  <w:ind w:right="0"/>
                  <w:jc w:val="left"/>
                </w:pPr>
              </w:pPrChange>
            </w:pPr>
          </w:p>
        </w:tc>
        <w:tc>
          <w:tcPr>
            <w:tcW w:w="1771" w:type="dxa"/>
          </w:tcPr>
          <w:p w:rsidR="002B38DF" w:rsidRPr="00716360" w:rsidRDefault="002B38DF">
            <w:pPr>
              <w:pStyle w:val="TableParagraph"/>
              <w:spacing w:before="0" w:line="240" w:lineRule="auto"/>
              <w:ind w:left="170" w:right="170"/>
              <w:jc w:val="both"/>
              <w:rPr>
                <w:sz w:val="24"/>
                <w:lang w:val="fr-FR"/>
                <w:rPrChange w:id="992" w:author="Peng Luqi" w:date="2019-10-12T17:46:00Z">
                  <w:rPr>
                    <w:sz w:val="24"/>
                  </w:rPr>
                </w:rPrChange>
              </w:rPr>
              <w:pPrChange w:id="993" w:author="Peng Luqi" w:date="2019-10-13T14:20:00Z">
                <w:pPr>
                  <w:pStyle w:val="TableParagraph"/>
                  <w:spacing w:before="0" w:line="240" w:lineRule="auto"/>
                  <w:ind w:right="0"/>
                  <w:jc w:val="left"/>
                </w:pPr>
              </w:pPrChange>
            </w:pPr>
          </w:p>
        </w:tc>
        <w:tc>
          <w:tcPr>
            <w:tcW w:w="1833" w:type="dxa"/>
          </w:tcPr>
          <w:p w:rsidR="002B38DF" w:rsidRPr="00716360" w:rsidRDefault="002B38DF">
            <w:pPr>
              <w:pStyle w:val="TableParagraph"/>
              <w:spacing w:before="0" w:line="240" w:lineRule="auto"/>
              <w:ind w:left="170" w:right="170"/>
              <w:jc w:val="both"/>
              <w:rPr>
                <w:sz w:val="24"/>
                <w:lang w:val="fr-FR"/>
                <w:rPrChange w:id="994" w:author="Peng Luqi" w:date="2019-10-12T17:46:00Z">
                  <w:rPr>
                    <w:sz w:val="24"/>
                  </w:rPr>
                </w:rPrChange>
              </w:rPr>
              <w:pPrChange w:id="995" w:author="Peng Luqi" w:date="2019-10-13T14:20:00Z">
                <w:pPr>
                  <w:pStyle w:val="TableParagraph"/>
                  <w:spacing w:before="0" w:line="240" w:lineRule="auto"/>
                  <w:ind w:right="0"/>
                  <w:jc w:val="left"/>
                </w:pPr>
              </w:pPrChange>
            </w:pPr>
          </w:p>
        </w:tc>
      </w:tr>
      <w:tr w:rsidR="002B38DF" w:rsidRPr="00716360">
        <w:trPr>
          <w:trHeight w:val="1009"/>
        </w:trPr>
        <w:tc>
          <w:tcPr>
            <w:tcW w:w="1824" w:type="dxa"/>
          </w:tcPr>
          <w:p w:rsidR="002B38DF" w:rsidRPr="00716360" w:rsidRDefault="00716360">
            <w:pPr>
              <w:pStyle w:val="TableParagraph"/>
              <w:spacing w:before="0" w:line="240" w:lineRule="auto"/>
              <w:ind w:left="170" w:right="170"/>
              <w:jc w:val="both"/>
              <w:rPr>
                <w:lang w:val="fr-FR"/>
              </w:rPr>
              <w:pPrChange w:id="996" w:author="Peng Luqi" w:date="2019-10-13T14:20:00Z">
                <w:pPr>
                  <w:pStyle w:val="TableParagraph"/>
                  <w:spacing w:before="0" w:line="242" w:lineRule="auto"/>
                  <w:ind w:left="110" w:right="223"/>
                  <w:jc w:val="left"/>
                </w:pPr>
              </w:pPrChange>
            </w:pPr>
            <w:r w:rsidRPr="00716360">
              <w:rPr>
                <w:lang w:val="fr-FR"/>
              </w:rPr>
              <w:t>Rendement dans le cadre d</w:t>
            </w:r>
            <w:del w:id="997" w:author="Peng Luqi" w:date="2019-10-13T14:43:00Z">
              <w:r w:rsidRPr="00716360" w:rsidDel="00EF666F">
                <w:rPr>
                  <w:lang w:val="fr-FR"/>
                </w:rPr>
                <w:delText>’</w:delText>
              </w:r>
            </w:del>
            <w:ins w:id="998" w:author="Peng Luqi" w:date="2019-10-13T14:43:00Z">
              <w:r w:rsidR="00EF666F">
                <w:rPr>
                  <w:lang w:val="fr-FR"/>
                </w:rPr>
                <w:t>’</w:t>
              </w:r>
            </w:ins>
            <w:r w:rsidRPr="00716360">
              <w:rPr>
                <w:lang w:val="fr-FR"/>
              </w:rPr>
              <w:t>un investissement</w:t>
            </w:r>
          </w:p>
          <w:p w:rsidR="002B38DF" w:rsidRPr="00716360" w:rsidRDefault="00716360">
            <w:pPr>
              <w:pStyle w:val="TableParagraph"/>
              <w:spacing w:before="0" w:line="240" w:lineRule="auto"/>
              <w:ind w:left="170" w:right="170"/>
              <w:jc w:val="both"/>
              <w:rPr>
                <w:lang w:val="fr-FR"/>
                <w:rPrChange w:id="999" w:author="Peng Luqi" w:date="2019-10-12T17:46:00Z">
                  <w:rPr/>
                </w:rPrChange>
              </w:rPr>
              <w:pPrChange w:id="1000" w:author="Peng Luqi" w:date="2019-10-13T14:20:00Z">
                <w:pPr>
                  <w:pStyle w:val="TableParagraph"/>
                  <w:spacing w:before="0" w:line="230" w:lineRule="exact"/>
                  <w:ind w:left="110" w:right="0"/>
                  <w:jc w:val="left"/>
                </w:pPr>
              </w:pPrChange>
            </w:pPr>
            <w:r w:rsidRPr="00716360">
              <w:rPr>
                <w:lang w:val="fr-FR"/>
                <w:rPrChange w:id="1001" w:author="Peng Luqi" w:date="2019-10-12T17:46:00Z">
                  <w:rPr/>
                </w:rPrChange>
              </w:rPr>
              <w:t>fixe sur 11 mois</w:t>
            </w:r>
          </w:p>
        </w:tc>
        <w:tc>
          <w:tcPr>
            <w:tcW w:w="1795" w:type="dxa"/>
          </w:tcPr>
          <w:p w:rsidR="002B38DF" w:rsidRPr="00716360" w:rsidRDefault="00716360">
            <w:pPr>
              <w:pStyle w:val="TableParagraph"/>
              <w:spacing w:before="0" w:line="240" w:lineRule="auto"/>
              <w:ind w:left="170" w:right="170"/>
              <w:rPr>
                <w:lang w:val="fr-FR"/>
                <w:rPrChange w:id="1002" w:author="Peng Luqi" w:date="2019-10-12T17:46:00Z">
                  <w:rPr/>
                </w:rPrChange>
              </w:rPr>
              <w:pPrChange w:id="1003" w:author="Peng Luqi" w:date="2019-10-13T14:20:00Z">
                <w:pPr>
                  <w:pStyle w:val="TableParagraph"/>
                  <w:spacing w:before="0" w:line="246" w:lineRule="exact"/>
                </w:pPr>
              </w:pPrChange>
            </w:pPr>
            <w:r w:rsidRPr="00716360">
              <w:rPr>
                <w:lang w:val="fr-FR"/>
                <w:rPrChange w:id="1004" w:author="Peng Luqi" w:date="2019-10-12T17:46:00Z">
                  <w:rPr/>
                </w:rPrChange>
              </w:rPr>
              <w:t>174,01 %</w:t>
            </w:r>
          </w:p>
        </w:tc>
        <w:tc>
          <w:tcPr>
            <w:tcW w:w="1795" w:type="dxa"/>
          </w:tcPr>
          <w:p w:rsidR="002B38DF" w:rsidRPr="00716360" w:rsidRDefault="002B38DF">
            <w:pPr>
              <w:pStyle w:val="TableParagraph"/>
              <w:spacing w:before="0" w:line="240" w:lineRule="auto"/>
              <w:ind w:left="170" w:right="170"/>
              <w:jc w:val="both"/>
              <w:rPr>
                <w:sz w:val="24"/>
                <w:lang w:val="fr-FR"/>
                <w:rPrChange w:id="1005" w:author="Peng Luqi" w:date="2019-10-12T17:46:00Z">
                  <w:rPr>
                    <w:sz w:val="24"/>
                  </w:rPr>
                </w:rPrChange>
              </w:rPr>
              <w:pPrChange w:id="1006" w:author="Peng Luqi" w:date="2019-10-13T14:20:00Z">
                <w:pPr>
                  <w:pStyle w:val="TableParagraph"/>
                  <w:spacing w:before="0" w:line="240" w:lineRule="auto"/>
                  <w:ind w:right="0"/>
                  <w:jc w:val="left"/>
                </w:pPr>
              </w:pPrChange>
            </w:pPr>
          </w:p>
        </w:tc>
        <w:tc>
          <w:tcPr>
            <w:tcW w:w="1771" w:type="dxa"/>
          </w:tcPr>
          <w:p w:rsidR="002B38DF" w:rsidRPr="00716360" w:rsidRDefault="002B38DF">
            <w:pPr>
              <w:pStyle w:val="TableParagraph"/>
              <w:spacing w:before="0" w:line="240" w:lineRule="auto"/>
              <w:ind w:left="170" w:right="170"/>
              <w:jc w:val="both"/>
              <w:rPr>
                <w:sz w:val="24"/>
                <w:lang w:val="fr-FR"/>
                <w:rPrChange w:id="1007" w:author="Peng Luqi" w:date="2019-10-12T17:46:00Z">
                  <w:rPr>
                    <w:sz w:val="24"/>
                  </w:rPr>
                </w:rPrChange>
              </w:rPr>
              <w:pPrChange w:id="1008" w:author="Peng Luqi" w:date="2019-10-13T14:20:00Z">
                <w:pPr>
                  <w:pStyle w:val="TableParagraph"/>
                  <w:spacing w:before="0" w:line="240" w:lineRule="auto"/>
                  <w:ind w:right="0"/>
                  <w:jc w:val="left"/>
                </w:pPr>
              </w:pPrChange>
            </w:pPr>
          </w:p>
        </w:tc>
        <w:tc>
          <w:tcPr>
            <w:tcW w:w="1833" w:type="dxa"/>
          </w:tcPr>
          <w:p w:rsidR="002B38DF" w:rsidRPr="00716360" w:rsidRDefault="002B38DF">
            <w:pPr>
              <w:pStyle w:val="TableParagraph"/>
              <w:spacing w:before="0" w:line="240" w:lineRule="auto"/>
              <w:ind w:left="170" w:right="170"/>
              <w:jc w:val="both"/>
              <w:rPr>
                <w:sz w:val="24"/>
                <w:lang w:val="fr-FR"/>
                <w:rPrChange w:id="1009" w:author="Peng Luqi" w:date="2019-10-12T17:46:00Z">
                  <w:rPr>
                    <w:sz w:val="24"/>
                  </w:rPr>
                </w:rPrChange>
              </w:rPr>
              <w:pPrChange w:id="1010" w:author="Peng Luqi" w:date="2019-10-13T14:20:00Z">
                <w:pPr>
                  <w:pStyle w:val="TableParagraph"/>
                  <w:spacing w:before="0" w:line="240" w:lineRule="auto"/>
                  <w:ind w:right="0"/>
                  <w:jc w:val="left"/>
                </w:pPr>
              </w:pPrChange>
            </w:pPr>
          </w:p>
        </w:tc>
      </w:tr>
      <w:tr w:rsidR="002B38DF" w:rsidRPr="00716360">
        <w:trPr>
          <w:trHeight w:val="758"/>
        </w:trPr>
        <w:tc>
          <w:tcPr>
            <w:tcW w:w="1824" w:type="dxa"/>
          </w:tcPr>
          <w:p w:rsidR="002B38DF" w:rsidRPr="00716360" w:rsidRDefault="00716360">
            <w:pPr>
              <w:pStyle w:val="TableParagraph"/>
              <w:spacing w:before="0" w:line="240" w:lineRule="auto"/>
              <w:ind w:left="170" w:right="170"/>
              <w:jc w:val="both"/>
              <w:rPr>
                <w:lang w:val="fr-FR"/>
              </w:rPr>
              <w:pPrChange w:id="1011" w:author="Peng Luqi" w:date="2019-10-13T14:20:00Z">
                <w:pPr>
                  <w:pStyle w:val="TableParagraph"/>
                  <w:spacing w:before="0" w:line="242" w:lineRule="auto"/>
                  <w:ind w:left="110" w:right="352"/>
                  <w:jc w:val="left"/>
                </w:pPr>
              </w:pPrChange>
            </w:pPr>
            <w:r w:rsidRPr="00716360">
              <w:rPr>
                <w:lang w:val="fr-FR"/>
              </w:rPr>
              <w:t>Rendement en achetant sur un</w:t>
            </w:r>
          </w:p>
          <w:p w:rsidR="002B38DF" w:rsidRPr="006C3CF6" w:rsidRDefault="00716360">
            <w:pPr>
              <w:pStyle w:val="TableParagraph"/>
              <w:spacing w:before="0" w:line="240" w:lineRule="auto"/>
              <w:ind w:left="170" w:right="170"/>
              <w:jc w:val="both"/>
              <w:rPr>
                <w:lang w:val="fr-FR"/>
              </w:rPr>
              <w:pPrChange w:id="1012" w:author="Peng Luqi" w:date="2019-10-13T14:20:00Z">
                <w:pPr>
                  <w:pStyle w:val="TableParagraph"/>
                  <w:spacing w:before="0" w:line="231" w:lineRule="exact"/>
                  <w:ind w:left="110" w:right="0"/>
                  <w:jc w:val="left"/>
                </w:pPr>
              </w:pPrChange>
            </w:pPr>
            <w:r w:rsidRPr="006C3CF6">
              <w:rPr>
                <w:lang w:val="fr-FR"/>
              </w:rPr>
              <w:t>mois</w:t>
            </w:r>
          </w:p>
        </w:tc>
        <w:tc>
          <w:tcPr>
            <w:tcW w:w="1795" w:type="dxa"/>
          </w:tcPr>
          <w:p w:rsidR="002B38DF" w:rsidRPr="00716360" w:rsidRDefault="00716360">
            <w:pPr>
              <w:pStyle w:val="TableParagraph"/>
              <w:spacing w:before="0" w:line="240" w:lineRule="auto"/>
              <w:ind w:left="170" w:right="170"/>
              <w:rPr>
                <w:lang w:val="fr-FR"/>
                <w:rPrChange w:id="1013" w:author="Peng Luqi" w:date="2019-10-12T17:46:00Z">
                  <w:rPr/>
                </w:rPrChange>
              </w:rPr>
              <w:pPrChange w:id="1014" w:author="Peng Luqi" w:date="2019-10-13T14:20:00Z">
                <w:pPr>
                  <w:pStyle w:val="TableParagraph"/>
                  <w:spacing w:before="0" w:line="249" w:lineRule="exact"/>
                </w:pPr>
              </w:pPrChange>
            </w:pPr>
            <w:r w:rsidRPr="00716360">
              <w:rPr>
                <w:lang w:val="fr-FR"/>
                <w:rPrChange w:id="1015" w:author="Peng Luqi" w:date="2019-10-12T17:46:00Z">
                  <w:rPr/>
                </w:rPrChange>
              </w:rPr>
              <w:t>110,81 %</w:t>
            </w:r>
          </w:p>
        </w:tc>
        <w:tc>
          <w:tcPr>
            <w:tcW w:w="1795" w:type="dxa"/>
          </w:tcPr>
          <w:p w:rsidR="002B38DF" w:rsidRPr="00716360" w:rsidRDefault="002B38DF">
            <w:pPr>
              <w:pStyle w:val="TableParagraph"/>
              <w:spacing w:before="0" w:line="240" w:lineRule="auto"/>
              <w:ind w:left="170" w:right="170"/>
              <w:jc w:val="both"/>
              <w:rPr>
                <w:sz w:val="24"/>
                <w:lang w:val="fr-FR"/>
                <w:rPrChange w:id="1016" w:author="Peng Luqi" w:date="2019-10-12T17:46:00Z">
                  <w:rPr>
                    <w:sz w:val="24"/>
                  </w:rPr>
                </w:rPrChange>
              </w:rPr>
              <w:pPrChange w:id="1017" w:author="Peng Luqi" w:date="2019-10-13T14:20:00Z">
                <w:pPr>
                  <w:pStyle w:val="TableParagraph"/>
                  <w:spacing w:before="0" w:line="240" w:lineRule="auto"/>
                  <w:ind w:right="0"/>
                  <w:jc w:val="left"/>
                </w:pPr>
              </w:pPrChange>
            </w:pPr>
          </w:p>
        </w:tc>
        <w:tc>
          <w:tcPr>
            <w:tcW w:w="1771" w:type="dxa"/>
          </w:tcPr>
          <w:p w:rsidR="002B38DF" w:rsidRPr="00716360" w:rsidRDefault="002B38DF">
            <w:pPr>
              <w:pStyle w:val="TableParagraph"/>
              <w:spacing w:before="0" w:line="240" w:lineRule="auto"/>
              <w:ind w:left="170" w:right="170"/>
              <w:jc w:val="both"/>
              <w:rPr>
                <w:sz w:val="24"/>
                <w:lang w:val="fr-FR"/>
                <w:rPrChange w:id="1018" w:author="Peng Luqi" w:date="2019-10-12T17:46:00Z">
                  <w:rPr>
                    <w:sz w:val="24"/>
                  </w:rPr>
                </w:rPrChange>
              </w:rPr>
              <w:pPrChange w:id="1019" w:author="Peng Luqi" w:date="2019-10-13T14:20:00Z">
                <w:pPr>
                  <w:pStyle w:val="TableParagraph"/>
                  <w:spacing w:before="0" w:line="240" w:lineRule="auto"/>
                  <w:ind w:right="0"/>
                  <w:jc w:val="left"/>
                </w:pPr>
              </w:pPrChange>
            </w:pPr>
          </w:p>
        </w:tc>
        <w:tc>
          <w:tcPr>
            <w:tcW w:w="1833" w:type="dxa"/>
          </w:tcPr>
          <w:p w:rsidR="002B38DF" w:rsidRPr="00716360" w:rsidRDefault="002B38DF">
            <w:pPr>
              <w:pStyle w:val="TableParagraph"/>
              <w:spacing w:before="0" w:line="240" w:lineRule="auto"/>
              <w:ind w:left="170" w:right="170"/>
              <w:jc w:val="both"/>
              <w:rPr>
                <w:sz w:val="24"/>
                <w:lang w:val="fr-FR"/>
                <w:rPrChange w:id="1020" w:author="Peng Luqi" w:date="2019-10-12T17:46:00Z">
                  <w:rPr>
                    <w:sz w:val="24"/>
                  </w:rPr>
                </w:rPrChange>
              </w:rPr>
              <w:pPrChange w:id="1021" w:author="Peng Luqi" w:date="2019-10-13T14:20:00Z">
                <w:pPr>
                  <w:pStyle w:val="TableParagraph"/>
                  <w:spacing w:before="0" w:line="240" w:lineRule="auto"/>
                  <w:ind w:right="0"/>
                  <w:jc w:val="left"/>
                </w:pPr>
              </w:pPrChange>
            </w:pPr>
          </w:p>
        </w:tc>
      </w:tr>
    </w:tbl>
    <w:p w:rsidR="002B38DF" w:rsidRPr="00716360" w:rsidRDefault="002B38DF">
      <w:pPr>
        <w:pStyle w:val="a3"/>
        <w:ind w:left="170" w:right="170"/>
        <w:jc w:val="both"/>
        <w:rPr>
          <w:sz w:val="27"/>
          <w:lang w:val="fr-FR"/>
          <w:rPrChange w:id="1022" w:author="Peng Luqi" w:date="2019-10-12T17:46:00Z">
            <w:rPr>
              <w:sz w:val="27"/>
            </w:rPr>
          </w:rPrChange>
        </w:rPr>
        <w:pPrChange w:id="1023" w:author="Peng Luqi" w:date="2019-10-13T14:20:00Z">
          <w:pPr>
            <w:pStyle w:val="a3"/>
            <w:spacing w:before="8"/>
          </w:pPr>
        </w:pPrChange>
      </w:pPr>
    </w:p>
    <w:p w:rsidR="002B38DF" w:rsidRPr="006C3CF6" w:rsidRDefault="00716360">
      <w:pPr>
        <w:pStyle w:val="a3"/>
        <w:ind w:left="170" w:right="170"/>
        <w:jc w:val="both"/>
        <w:rPr>
          <w:lang w:val="fr-FR"/>
        </w:rPr>
        <w:pPrChange w:id="1024" w:author="Peng Luqi" w:date="2019-10-13T14:20:00Z">
          <w:pPr>
            <w:pStyle w:val="a3"/>
            <w:spacing w:before="1"/>
            <w:ind w:left="130" w:right="249"/>
          </w:pPr>
        </w:pPrChange>
      </w:pPr>
      <w:r w:rsidRPr="00716360">
        <w:rPr>
          <w:lang w:val="fr-FR"/>
        </w:rPr>
        <w:t>En d</w:t>
      </w:r>
      <w:del w:id="1025" w:author="Peng Luqi" w:date="2019-10-13T14:43:00Z">
        <w:r w:rsidRPr="00716360" w:rsidDel="00EF666F">
          <w:rPr>
            <w:lang w:val="fr-FR"/>
          </w:rPr>
          <w:delText>’</w:delText>
        </w:r>
      </w:del>
      <w:ins w:id="1026" w:author="Peng Luqi" w:date="2019-10-13T14:43:00Z">
        <w:r w:rsidR="00EF666F">
          <w:rPr>
            <w:lang w:val="fr-FR"/>
          </w:rPr>
          <w:t>’</w:t>
        </w:r>
      </w:ins>
      <w:r w:rsidRPr="00716360">
        <w:rPr>
          <w:lang w:val="fr-FR"/>
        </w:rPr>
        <w:t>autres termes, dans le cas d</w:t>
      </w:r>
      <w:del w:id="1027" w:author="Peng Luqi" w:date="2019-10-13T14:43:00Z">
        <w:r w:rsidRPr="00716360" w:rsidDel="00EF666F">
          <w:rPr>
            <w:lang w:val="fr-FR"/>
          </w:rPr>
          <w:delText>’</w:delText>
        </w:r>
      </w:del>
      <w:ins w:id="1028" w:author="Peng Luqi" w:date="2019-10-13T14:43:00Z">
        <w:r w:rsidR="00EF666F">
          <w:rPr>
            <w:lang w:val="fr-FR"/>
          </w:rPr>
          <w:t>’</w:t>
        </w:r>
      </w:ins>
      <w:r w:rsidRPr="00716360">
        <w:rPr>
          <w:lang w:val="fr-FR"/>
        </w:rPr>
        <w:t xml:space="preserve">un investissement mensuel fixe, vous auriez manqué le point le plus élevé, soit 92 dollars le 25 juin 2019, ainsi que le point le plus bas, 23 dollars, le 15 décembre 2018. Mais finalement, votre prix moyen </w:t>
      </w:r>
      <w:r w:rsidRPr="00716360">
        <w:rPr>
          <w:lang w:val="fr-FR"/>
        </w:rPr>
        <w:lastRenderedPageBreak/>
        <w:t>serait de 54 dollars, alors que le cours est actuellement aux alentours des 85 dollars. Après 11 mois, vous auriez investi au total 11 000 dollars pour une valeur comptable actuelle de 19 141,44 dollars, même si lors de votre dernier investissement le cours a perdu un do</w:t>
      </w:r>
      <w:r w:rsidRPr="006C3CF6">
        <w:rPr>
          <w:lang w:val="fr-FR"/>
        </w:rPr>
        <w:t>llar par rapport au mois précédent. Le rendement aurait été de 74,01 % !</w:t>
      </w:r>
    </w:p>
    <w:p w:rsidR="002B38DF" w:rsidRPr="00423E76" w:rsidRDefault="002B38DF">
      <w:pPr>
        <w:pStyle w:val="a3"/>
        <w:ind w:left="170" w:right="170"/>
        <w:jc w:val="both"/>
        <w:rPr>
          <w:lang w:val="fr-FR"/>
        </w:rPr>
        <w:pPrChange w:id="1029" w:author="Peng Luqi" w:date="2019-10-13T14:20:00Z">
          <w:pPr>
            <w:pStyle w:val="a3"/>
            <w:spacing w:before="1"/>
          </w:pPr>
        </w:pPrChange>
      </w:pPr>
    </w:p>
    <w:p w:rsidR="002B38DF" w:rsidRPr="00423E76" w:rsidRDefault="00716360">
      <w:pPr>
        <w:pStyle w:val="a3"/>
        <w:ind w:left="170" w:right="170"/>
        <w:jc w:val="both"/>
        <w:rPr>
          <w:lang w:val="fr-FR"/>
        </w:rPr>
        <w:pPrChange w:id="1030" w:author="Peng Luqi" w:date="2019-10-13T14:20:00Z">
          <w:pPr>
            <w:pStyle w:val="a3"/>
            <w:ind w:left="130" w:right="491"/>
          </w:pPr>
        </w:pPrChange>
      </w:pPr>
      <w:r w:rsidRPr="00423E76">
        <w:rPr>
          <w:lang w:val="fr-FR"/>
        </w:rPr>
        <w:t>En regardant la photo ci-dessous, vous pouvez voir plus clairement la relation entre le capital investi et le rendement actuel :</w:t>
      </w:r>
    </w:p>
    <w:p w:rsidR="002B38DF" w:rsidRPr="00423E76" w:rsidRDefault="002B38DF">
      <w:pPr>
        <w:pStyle w:val="a3"/>
        <w:ind w:left="170" w:right="170"/>
        <w:jc w:val="both"/>
        <w:rPr>
          <w:sz w:val="27"/>
          <w:lang w:val="fr-FR"/>
        </w:rPr>
        <w:pPrChange w:id="1031" w:author="Peng Luqi" w:date="2019-10-13T14:20:00Z">
          <w:pPr>
            <w:pStyle w:val="a3"/>
            <w:spacing w:before="10"/>
          </w:pPr>
        </w:pPrChange>
      </w:pPr>
    </w:p>
    <w:p w:rsidR="002B38DF" w:rsidRPr="00423E76" w:rsidRDefault="00716360">
      <w:pPr>
        <w:pStyle w:val="a3"/>
        <w:ind w:left="170" w:right="170"/>
        <w:jc w:val="both"/>
        <w:rPr>
          <w:lang w:val="fr-FR"/>
        </w:rPr>
        <w:pPrChange w:id="1032" w:author="Peng Luqi" w:date="2019-10-13T14:20:00Z">
          <w:pPr>
            <w:pStyle w:val="a3"/>
            <w:ind w:left="130" w:right="529"/>
          </w:pPr>
        </w:pPrChange>
      </w:pPr>
      <w:r w:rsidRPr="00423E76">
        <w:rPr>
          <w:lang w:val="fr-FR"/>
        </w:rPr>
        <w:t>À supposer que vous ayez investi dans le Longmen Fund à partir d</w:t>
      </w:r>
      <w:del w:id="1033" w:author="Peng Luqi" w:date="2019-10-13T14:43:00Z">
        <w:r w:rsidRPr="00423E76" w:rsidDel="00EF666F">
          <w:rPr>
            <w:lang w:val="fr-FR"/>
          </w:rPr>
          <w:delText>’</w:delText>
        </w:r>
      </w:del>
      <w:ins w:id="1034" w:author="Peng Luqi" w:date="2019-10-13T14:43:00Z">
        <w:r w:rsidR="00EF666F">
          <w:rPr>
            <w:lang w:val="fr-FR"/>
          </w:rPr>
          <w:t>’</w:t>
        </w:r>
      </w:ins>
      <w:r w:rsidRPr="00423E76">
        <w:rPr>
          <w:lang w:val="fr-FR"/>
        </w:rPr>
        <w:t>août 2018 pendant 11 mois</w:t>
      </w:r>
      <w:ins w:id="1035" w:author="Peng Luqi" w:date="2019-10-12T18:04:00Z">
        <w:r w:rsidR="00423E76">
          <w:rPr>
            <w:lang w:val="fr-FR"/>
          </w:rPr>
          <w:t>.</w:t>
        </w:r>
      </w:ins>
    </w:p>
    <w:p w:rsidR="002B38DF" w:rsidRDefault="00716360" w:rsidP="00CB23F4">
      <w:pPr>
        <w:pStyle w:val="a3"/>
        <w:ind w:left="170" w:right="170"/>
        <w:jc w:val="both"/>
        <w:rPr>
          <w:ins w:id="1036" w:author="Peng Luqi" w:date="2019-10-13T23:52:00Z"/>
          <w:lang w:val="fr-FR"/>
        </w:rPr>
      </w:pPr>
      <w:r w:rsidRPr="00423E76">
        <w:rPr>
          <w:lang w:val="fr-FR"/>
        </w:rPr>
        <w:t>En bleu, les montants investi</w:t>
      </w:r>
      <w:ins w:id="1037" w:author="Peng Luqi" w:date="2019-10-12T18:04:00Z">
        <w:r w:rsidR="00423E76">
          <w:rPr>
            <w:lang w:val="fr-FR"/>
          </w:rPr>
          <w:t>s</w:t>
        </w:r>
      </w:ins>
      <w:r w:rsidRPr="00423E76">
        <w:rPr>
          <w:lang w:val="fr-FR"/>
        </w:rPr>
        <w:t xml:space="preserve">. </w:t>
      </w:r>
      <w:r w:rsidRPr="00716360">
        <w:rPr>
          <w:lang w:val="fr-FR"/>
          <w:rPrChange w:id="1038" w:author="Peng Luqi" w:date="2019-10-12T17:46:00Z">
            <w:rPr/>
          </w:rPrChange>
        </w:rPr>
        <w:t>En rouge, le rendement actuel</w:t>
      </w:r>
      <w:ins w:id="1039" w:author="Peng Luqi" w:date="2019-10-12T18:04:00Z">
        <w:r w:rsidR="00423E76">
          <w:rPr>
            <w:lang w:val="fr-FR"/>
          </w:rPr>
          <w:t>.</w:t>
        </w:r>
      </w:ins>
    </w:p>
    <w:p w:rsidR="000269D5" w:rsidRPr="00716360" w:rsidDel="000269D5" w:rsidRDefault="000269D5">
      <w:pPr>
        <w:pStyle w:val="a3"/>
        <w:ind w:left="170" w:right="170"/>
        <w:jc w:val="both"/>
        <w:rPr>
          <w:del w:id="1040" w:author="Peng Luqi" w:date="2019-10-13T23:52:00Z"/>
          <w:lang w:val="fr-FR"/>
          <w:rPrChange w:id="1041" w:author="Peng Luqi" w:date="2019-10-12T17:46:00Z">
            <w:rPr>
              <w:del w:id="1042" w:author="Peng Luqi" w:date="2019-10-13T23:52:00Z"/>
            </w:rPr>
          </w:rPrChange>
        </w:rPr>
        <w:pPrChange w:id="1043" w:author="Peng Luqi" w:date="2019-10-13T14:20:00Z">
          <w:pPr>
            <w:pStyle w:val="a3"/>
            <w:spacing w:line="321" w:lineRule="exact"/>
            <w:ind w:left="130"/>
          </w:pPr>
        </w:pPrChange>
      </w:pPr>
    </w:p>
    <w:p w:rsidR="00000000" w:rsidRDefault="0010589D">
      <w:pPr>
        <w:ind w:left="170" w:right="170"/>
        <w:jc w:val="both"/>
        <w:rPr>
          <w:del w:id="1044" w:author="Peng Luqi" w:date="2019-10-13T23:52:00Z"/>
          <w:lang w:val="fr-FR"/>
          <w:rPrChange w:id="1045" w:author="Peng Luqi" w:date="2019-10-12T17:46:00Z">
            <w:rPr>
              <w:del w:id="1046" w:author="Peng Luqi" w:date="2019-10-13T23:52:00Z"/>
            </w:rPr>
          </w:rPrChange>
        </w:rPr>
        <w:sectPr w:rsidR="00000000">
          <w:pgSz w:w="11910" w:h="16840"/>
          <w:pgMar w:top="1360" w:right="1240" w:bottom="280" w:left="1320" w:header="720" w:footer="720" w:gutter="0"/>
          <w:cols w:space="720"/>
        </w:sectPr>
        <w:pPrChange w:id="1047" w:author="Peng Luqi" w:date="2019-10-13T14:20:00Z">
          <w:pPr>
            <w:spacing w:line="321" w:lineRule="exact"/>
          </w:pPr>
        </w:pPrChange>
      </w:pPr>
    </w:p>
    <w:p w:rsidR="002B38DF" w:rsidRPr="00716360" w:rsidRDefault="00716360">
      <w:pPr>
        <w:pStyle w:val="a3"/>
        <w:ind w:left="170" w:right="170"/>
        <w:jc w:val="both"/>
        <w:rPr>
          <w:sz w:val="20"/>
          <w:lang w:val="fr-FR"/>
          <w:rPrChange w:id="1048" w:author="Peng Luqi" w:date="2019-10-12T17:46:00Z">
            <w:rPr>
              <w:sz w:val="20"/>
            </w:rPr>
          </w:rPrChange>
        </w:rPr>
        <w:pPrChange w:id="1049" w:author="Peng Luqi" w:date="2019-10-13T14:20:00Z">
          <w:pPr>
            <w:pStyle w:val="a3"/>
            <w:ind w:left="132"/>
          </w:pPr>
        </w:pPrChange>
      </w:pPr>
      <w:r w:rsidRPr="00716360">
        <w:rPr>
          <w:noProof/>
          <w:sz w:val="20"/>
          <w:lang w:val="fr-FR"/>
          <w:rPrChange w:id="1050" w:author="Peng Luqi" w:date="2019-10-12T17:46:00Z">
            <w:rPr>
              <w:noProof/>
              <w:sz w:val="20"/>
            </w:rPr>
          </w:rPrChange>
        </w:rPr>
        <w:drawing>
          <wp:inline distT="0" distB="0" distL="0" distR="0">
            <wp:extent cx="5443225" cy="3390423"/>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443225" cy="3390423"/>
                    </a:xfrm>
                    <a:prstGeom prst="rect">
                      <a:avLst/>
                    </a:prstGeom>
                  </pic:spPr>
                </pic:pic>
              </a:graphicData>
            </a:graphic>
          </wp:inline>
        </w:drawing>
      </w:r>
    </w:p>
    <w:p w:rsidR="002B38DF" w:rsidRPr="00716360" w:rsidRDefault="002B38DF">
      <w:pPr>
        <w:pStyle w:val="a3"/>
        <w:ind w:left="170" w:right="170"/>
        <w:jc w:val="both"/>
        <w:rPr>
          <w:sz w:val="24"/>
          <w:lang w:val="fr-FR"/>
          <w:rPrChange w:id="1051" w:author="Peng Luqi" w:date="2019-10-12T17:46:00Z">
            <w:rPr>
              <w:sz w:val="24"/>
            </w:rPr>
          </w:rPrChange>
        </w:rPr>
        <w:pPrChange w:id="1052" w:author="Peng Luqi" w:date="2019-10-13T14:20:00Z">
          <w:pPr>
            <w:pStyle w:val="a3"/>
            <w:spacing w:before="4"/>
          </w:pPr>
        </w:pPrChange>
      </w:pPr>
    </w:p>
    <w:p w:rsidR="002B38DF" w:rsidRDefault="00716360" w:rsidP="00CB23F4">
      <w:pPr>
        <w:pStyle w:val="a3"/>
        <w:ind w:left="170" w:right="170"/>
        <w:jc w:val="both"/>
        <w:rPr>
          <w:ins w:id="1053" w:author="Peng Luqi" w:date="2019-10-13T23:52:00Z"/>
          <w:lang w:val="fr-FR"/>
        </w:rPr>
      </w:pPr>
      <w:r w:rsidRPr="00716360">
        <w:rPr>
          <w:lang w:val="fr-FR"/>
        </w:rPr>
        <w:t>Sur 11 mois la courbe du prix du Longmen fund ci-dessus dessine une fascinante « courbe du sourire ».</w:t>
      </w:r>
    </w:p>
    <w:p w:rsidR="000269D5" w:rsidRDefault="000269D5" w:rsidP="00CB23F4">
      <w:pPr>
        <w:pStyle w:val="a3"/>
        <w:ind w:left="170" w:right="170"/>
        <w:jc w:val="both"/>
        <w:rPr>
          <w:ins w:id="1054" w:author="Peng Luqi" w:date="2019-10-13T23:52:00Z"/>
          <w:lang w:val="fr-FR"/>
        </w:rPr>
      </w:pPr>
    </w:p>
    <w:p w:rsidR="000269D5" w:rsidRPr="00716360" w:rsidDel="000269D5" w:rsidRDefault="000269D5">
      <w:pPr>
        <w:pStyle w:val="a3"/>
        <w:ind w:left="170" w:right="170"/>
        <w:jc w:val="both"/>
        <w:rPr>
          <w:del w:id="1055" w:author="Peng Luqi" w:date="2019-10-13T23:52:00Z"/>
          <w:lang w:val="fr-FR"/>
        </w:rPr>
        <w:pPrChange w:id="1056" w:author="Peng Luqi" w:date="2019-10-13T14:20:00Z">
          <w:pPr>
            <w:pStyle w:val="a3"/>
            <w:spacing w:before="86"/>
            <w:ind w:left="130" w:right="1330"/>
          </w:pPr>
        </w:pPrChange>
      </w:pPr>
    </w:p>
    <w:p w:rsidR="002B38DF" w:rsidRPr="00716360" w:rsidDel="000269D5" w:rsidRDefault="00716360">
      <w:pPr>
        <w:pStyle w:val="a3"/>
        <w:ind w:left="170" w:right="170"/>
        <w:jc w:val="both"/>
        <w:rPr>
          <w:del w:id="1057" w:author="Peng Luqi" w:date="2019-10-13T23:52:00Z"/>
          <w:sz w:val="26"/>
          <w:lang w:val="fr-FR"/>
        </w:rPr>
        <w:pPrChange w:id="1058" w:author="Peng Luqi" w:date="2019-10-13T14:20:00Z">
          <w:pPr>
            <w:pStyle w:val="a3"/>
            <w:spacing w:before="5"/>
          </w:pPr>
        </w:pPrChange>
      </w:pPr>
      <w:r w:rsidRPr="00716360">
        <w:rPr>
          <w:noProof/>
          <w:lang w:val="fr-FR"/>
          <w:rPrChange w:id="1059" w:author="Peng Luqi" w:date="2019-10-12T17:46:00Z">
            <w:rPr>
              <w:noProof/>
            </w:rPr>
          </w:rPrChange>
        </w:rPr>
        <w:drawing>
          <wp:anchor distT="0" distB="0" distL="0" distR="0" simplePos="0" relativeHeight="251634688" behindDoc="0" locked="0" layoutInCell="1" allowOverlap="1">
            <wp:simplePos x="0" y="0"/>
            <wp:positionH relativeFrom="page">
              <wp:posOffset>922500</wp:posOffset>
            </wp:positionH>
            <wp:positionV relativeFrom="paragraph">
              <wp:posOffset>218211</wp:posOffset>
            </wp:positionV>
            <wp:extent cx="5481982" cy="32369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481982" cy="3236976"/>
                    </a:xfrm>
                    <a:prstGeom prst="rect">
                      <a:avLst/>
                    </a:prstGeom>
                  </pic:spPr>
                </pic:pic>
              </a:graphicData>
            </a:graphic>
          </wp:anchor>
        </w:drawing>
      </w:r>
    </w:p>
    <w:p w:rsidR="002B38DF" w:rsidRPr="006C3CF6" w:rsidDel="000269D5" w:rsidRDefault="002B38DF">
      <w:pPr>
        <w:pStyle w:val="a3"/>
        <w:ind w:left="170" w:right="170"/>
        <w:jc w:val="both"/>
        <w:rPr>
          <w:del w:id="1060" w:author="Peng Luqi" w:date="2019-10-13T23:52:00Z"/>
          <w:sz w:val="25"/>
          <w:lang w:val="fr-FR"/>
        </w:rPr>
        <w:pPrChange w:id="1061" w:author="Peng Luqi" w:date="2019-10-13T14:20:00Z">
          <w:pPr>
            <w:pStyle w:val="a3"/>
            <w:spacing w:before="7"/>
          </w:pPr>
        </w:pPrChange>
      </w:pPr>
    </w:p>
    <w:p w:rsidR="0086173D" w:rsidRDefault="0086173D" w:rsidP="00CB23F4">
      <w:pPr>
        <w:pStyle w:val="a3"/>
        <w:ind w:left="170" w:right="170"/>
        <w:jc w:val="both"/>
        <w:rPr>
          <w:ins w:id="1062" w:author="Peng Luqi" w:date="2019-10-13T23:52:00Z"/>
          <w:lang w:val="fr-FR"/>
        </w:rPr>
      </w:pPr>
    </w:p>
    <w:p w:rsidR="0086173D" w:rsidRDefault="0086173D" w:rsidP="00CB23F4">
      <w:pPr>
        <w:pStyle w:val="a3"/>
        <w:ind w:left="170" w:right="170"/>
        <w:jc w:val="both"/>
        <w:rPr>
          <w:ins w:id="1063" w:author="Peng Luqi" w:date="2019-10-13T23:52:00Z"/>
          <w:lang w:val="fr-FR"/>
        </w:rPr>
      </w:pPr>
    </w:p>
    <w:p w:rsidR="002B38DF" w:rsidRPr="00423E76" w:rsidDel="00275925" w:rsidRDefault="0086173D">
      <w:pPr>
        <w:pStyle w:val="a3"/>
        <w:ind w:left="170" w:right="170"/>
        <w:jc w:val="both"/>
        <w:rPr>
          <w:del w:id="1064" w:author="Peng Luqi" w:date="2019-10-13T21:35:00Z"/>
          <w:lang w:val="fr-FR"/>
        </w:rPr>
        <w:sectPr w:rsidR="002B38DF" w:rsidRPr="00423E76" w:rsidDel="00275925">
          <w:pgSz w:w="11910" w:h="16840"/>
          <w:pgMar w:top="1440" w:right="1240" w:bottom="280" w:left="1320" w:header="720" w:footer="720" w:gutter="0"/>
          <w:cols w:space="720"/>
        </w:sectPr>
        <w:pPrChange w:id="1065" w:author="Peng Luqi" w:date="2019-10-13T14:20:00Z">
          <w:pPr/>
        </w:pPrChange>
      </w:pPr>
      <w:r w:rsidRPr="00716360">
        <w:rPr>
          <w:noProof/>
          <w:lang w:val="fr-FR"/>
          <w:rPrChange w:id="1066" w:author="Peng Luqi" w:date="2019-10-12T17:46:00Z">
            <w:rPr>
              <w:noProof/>
            </w:rPr>
          </w:rPrChange>
        </w:rPr>
        <w:drawing>
          <wp:anchor distT="0" distB="0" distL="0" distR="0" simplePos="0" relativeHeight="251637760" behindDoc="0" locked="0" layoutInCell="1" allowOverlap="1">
            <wp:simplePos x="0" y="0"/>
            <wp:positionH relativeFrom="page">
              <wp:posOffset>1009650</wp:posOffset>
            </wp:positionH>
            <wp:positionV relativeFrom="paragraph">
              <wp:posOffset>1335405</wp:posOffset>
            </wp:positionV>
            <wp:extent cx="4133850" cy="41243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133850" cy="4124325"/>
                    </a:xfrm>
                    <a:prstGeom prst="rect">
                      <a:avLst/>
                    </a:prstGeom>
                  </pic:spPr>
                </pic:pic>
              </a:graphicData>
            </a:graphic>
            <wp14:sizeRelH relativeFrom="margin">
              <wp14:pctWidth>0</wp14:pctWidth>
            </wp14:sizeRelH>
            <wp14:sizeRelV relativeFrom="margin">
              <wp14:pctHeight>0</wp14:pctHeight>
            </wp14:sizeRelV>
          </wp:anchor>
        </w:drawing>
      </w:r>
      <w:r w:rsidR="00716360" w:rsidRPr="00423E76">
        <w:rPr>
          <w:lang w:val="fr-FR"/>
        </w:rPr>
        <w:t>Les personnes qui adoptent une stratégie d</w:t>
      </w:r>
      <w:del w:id="1067" w:author="Peng Luqi" w:date="2019-10-13T14:43:00Z">
        <w:r w:rsidR="00716360" w:rsidRPr="00423E76" w:rsidDel="00EF666F">
          <w:rPr>
            <w:lang w:val="fr-FR"/>
          </w:rPr>
          <w:delText>’</w:delText>
        </w:r>
      </w:del>
      <w:ins w:id="1068" w:author="Peng Luqi" w:date="2019-10-13T14:43:00Z">
        <w:r w:rsidR="00EF666F">
          <w:rPr>
            <w:lang w:val="fr-FR"/>
          </w:rPr>
          <w:t>’</w:t>
        </w:r>
      </w:ins>
      <w:r w:rsidR="00716360" w:rsidRPr="00423E76">
        <w:rPr>
          <w:lang w:val="fr-FR"/>
        </w:rPr>
        <w:t>investissement fixe en Bourse sont toujours une minorité, et la « courbe du sourire » ci-dessus sera probablement une « courbe misérable », diamétralement opposée, pour ceux qui n</w:t>
      </w:r>
      <w:del w:id="1069" w:author="Peng Luqi" w:date="2019-10-13T14:43:00Z">
        <w:r w:rsidR="00716360" w:rsidRPr="00423E76" w:rsidDel="00EF666F">
          <w:rPr>
            <w:lang w:val="fr-FR"/>
          </w:rPr>
          <w:delText>’</w:delText>
        </w:r>
      </w:del>
      <w:ins w:id="1070" w:author="Peng Luqi" w:date="2019-10-13T14:43:00Z">
        <w:r w:rsidR="00EF666F">
          <w:rPr>
            <w:lang w:val="fr-FR"/>
          </w:rPr>
          <w:t>’</w:t>
        </w:r>
      </w:ins>
      <w:r w:rsidR="00716360" w:rsidRPr="00423E76">
        <w:rPr>
          <w:lang w:val="fr-FR"/>
        </w:rPr>
        <w:t>ont pas adopté de stratégie d</w:t>
      </w:r>
      <w:del w:id="1071" w:author="Peng Luqi" w:date="2019-10-13T14:43:00Z">
        <w:r w:rsidR="00716360" w:rsidRPr="00423E76" w:rsidDel="00EF666F">
          <w:rPr>
            <w:lang w:val="fr-FR"/>
          </w:rPr>
          <w:delText>’</w:delText>
        </w:r>
      </w:del>
      <w:ins w:id="1072" w:author="Peng Luqi" w:date="2019-10-13T14:43:00Z">
        <w:r w:rsidR="00EF666F">
          <w:rPr>
            <w:lang w:val="fr-FR"/>
          </w:rPr>
          <w:t>’</w:t>
        </w:r>
      </w:ins>
      <w:r w:rsidR="00716360" w:rsidRPr="00423E76">
        <w:rPr>
          <w:lang w:val="fr-FR"/>
        </w:rPr>
        <w:t>investissement fixe. Ce n</w:t>
      </w:r>
      <w:del w:id="1073" w:author="Peng Luqi" w:date="2019-10-13T14:43:00Z">
        <w:r w:rsidR="00716360" w:rsidRPr="00423E76" w:rsidDel="00EF666F">
          <w:rPr>
            <w:lang w:val="fr-FR"/>
          </w:rPr>
          <w:delText>’</w:delText>
        </w:r>
      </w:del>
      <w:ins w:id="1074" w:author="Peng Luqi" w:date="2019-10-13T14:43:00Z">
        <w:r w:rsidR="00EF666F">
          <w:rPr>
            <w:lang w:val="fr-FR"/>
          </w:rPr>
          <w:t>’</w:t>
        </w:r>
      </w:ins>
      <w:r w:rsidR="00716360" w:rsidRPr="00423E76">
        <w:rPr>
          <w:lang w:val="fr-FR"/>
        </w:rPr>
        <w:t>est certainement pas un sourire</w:t>
      </w:r>
      <w:ins w:id="1075" w:author="Peng Luqi" w:date="2019-10-12T18:05:00Z">
        <w:r w:rsidR="00423E76">
          <w:rPr>
            <w:lang w:val="fr-FR"/>
          </w:rPr>
          <w:t xml:space="preserve"> </w:t>
        </w:r>
      </w:ins>
    </w:p>
    <w:p w:rsidR="002B38DF" w:rsidRDefault="00716360" w:rsidP="00CB23F4">
      <w:pPr>
        <w:pStyle w:val="a3"/>
        <w:ind w:left="170" w:right="170"/>
        <w:jc w:val="both"/>
        <w:rPr>
          <w:ins w:id="1076" w:author="Peng Luqi" w:date="2019-10-13T23:52:00Z"/>
          <w:lang w:val="fr-FR"/>
        </w:rPr>
      </w:pPr>
      <w:r w:rsidRPr="00423E76">
        <w:rPr>
          <w:lang w:val="fr-FR"/>
        </w:rPr>
        <w:t>sympathique, mais plutôt celui du diabolique joker dans le comics Batman, où il marmonne : « Why so serious ? »</w:t>
      </w:r>
    </w:p>
    <w:p w:rsidR="0086173D" w:rsidRDefault="0086173D" w:rsidP="00CB23F4">
      <w:pPr>
        <w:pStyle w:val="a3"/>
        <w:ind w:left="170" w:right="170"/>
        <w:jc w:val="both"/>
        <w:rPr>
          <w:ins w:id="1077" w:author="Peng Luqi" w:date="2019-10-13T23:52:00Z"/>
          <w:lang w:val="fr-FR"/>
        </w:rPr>
      </w:pPr>
    </w:p>
    <w:p w:rsidR="0086173D" w:rsidRPr="00423E76" w:rsidDel="0086173D" w:rsidRDefault="0086173D">
      <w:pPr>
        <w:pStyle w:val="a3"/>
        <w:ind w:left="170" w:right="170"/>
        <w:jc w:val="both"/>
        <w:rPr>
          <w:del w:id="1078" w:author="Peng Luqi" w:date="2019-10-13T23:52:00Z"/>
          <w:lang w:val="fr-FR"/>
        </w:rPr>
        <w:pPrChange w:id="1079" w:author="Peng Luqi" w:date="2019-10-13T14:20:00Z">
          <w:pPr>
            <w:pStyle w:val="a3"/>
            <w:spacing w:before="65"/>
            <w:ind w:left="130" w:right="210"/>
          </w:pPr>
        </w:pPrChange>
      </w:pPr>
      <w:ins w:id="1080" w:author="Peng Luqi" w:date="2019-10-13T23:53:00Z">
        <w:r>
          <w:rPr>
            <w:rFonts w:hint="eastAsia"/>
            <w:lang w:val="fr-FR"/>
          </w:rPr>
          <w:t>M</w:t>
        </w:r>
      </w:ins>
    </w:p>
    <w:p w:rsidR="002B38DF" w:rsidRPr="00716360" w:rsidDel="0086173D" w:rsidRDefault="002B38DF">
      <w:pPr>
        <w:pStyle w:val="a3"/>
        <w:ind w:left="170" w:right="170"/>
        <w:jc w:val="both"/>
        <w:rPr>
          <w:del w:id="1081" w:author="Peng Luqi" w:date="2019-10-13T23:52:00Z"/>
          <w:sz w:val="26"/>
          <w:lang w:val="fr-FR"/>
        </w:rPr>
        <w:pPrChange w:id="1082" w:author="Peng Luqi" w:date="2019-10-13T14:20:00Z">
          <w:pPr>
            <w:pStyle w:val="a3"/>
            <w:spacing w:before="4"/>
          </w:pPr>
        </w:pPrChange>
      </w:pPr>
    </w:p>
    <w:p w:rsidR="002B38DF" w:rsidRDefault="00716360">
      <w:pPr>
        <w:pStyle w:val="a3"/>
        <w:ind w:left="170" w:right="170"/>
        <w:jc w:val="both"/>
        <w:rPr>
          <w:ins w:id="1083" w:author="Peng Luqi" w:date="2019-10-12T18:05:00Z"/>
          <w:lang w:val="fr-FR"/>
        </w:rPr>
        <w:pPrChange w:id="1084" w:author="Peng Luqi" w:date="2019-10-13T14:20:00Z">
          <w:pPr>
            <w:pStyle w:val="a3"/>
            <w:spacing w:before="58"/>
            <w:ind w:left="170" w:right="170"/>
            <w:jc w:val="both"/>
          </w:pPr>
        </w:pPrChange>
      </w:pPr>
      <w:del w:id="1085" w:author="Peng Luqi" w:date="2019-10-13T23:52:00Z">
        <w:r w:rsidRPr="006C3CF6" w:rsidDel="0086173D">
          <w:rPr>
            <w:lang w:val="fr-FR"/>
          </w:rPr>
          <w:delText>M</w:delText>
        </w:r>
      </w:del>
      <w:r w:rsidRPr="006C3CF6">
        <w:rPr>
          <w:lang w:val="fr-FR"/>
        </w:rPr>
        <w:t xml:space="preserve">aintenant, observez à nouveau les chiffres, en supposant que votre méthode </w:t>
      </w:r>
      <w:r w:rsidRPr="006C3CF6">
        <w:rPr>
          <w:lang w:val="fr-FR"/>
        </w:rPr>
        <w:lastRenderedPageBreak/>
        <w:t>d</w:t>
      </w:r>
      <w:del w:id="1086" w:author="Peng Luqi" w:date="2019-10-13T14:43:00Z">
        <w:r w:rsidRPr="006C3CF6" w:rsidDel="00EF666F">
          <w:rPr>
            <w:lang w:val="fr-FR"/>
          </w:rPr>
          <w:delText>’</w:delText>
        </w:r>
      </w:del>
      <w:ins w:id="1087" w:author="Peng Luqi" w:date="2019-10-13T14:43:00Z">
        <w:r w:rsidR="00EF666F">
          <w:rPr>
            <w:lang w:val="fr-FR"/>
          </w:rPr>
          <w:t>’</w:t>
        </w:r>
      </w:ins>
      <w:r w:rsidRPr="006C3CF6">
        <w:rPr>
          <w:lang w:val="fr-FR"/>
        </w:rPr>
        <w:t>investissement soit celle que la plupart des gens affectionnent, ladite "navette”. Sur 11 mois à partir de septembre 2018, en investissant directeme</w:t>
      </w:r>
      <w:r w:rsidRPr="00D748EC">
        <w:rPr>
          <w:lang w:val="fr-FR"/>
        </w:rPr>
        <w:t>nt 11 000 dollars, vous n</w:t>
      </w:r>
      <w:del w:id="1088" w:author="Peng Luqi" w:date="2019-10-13T14:43:00Z">
        <w:r w:rsidRPr="00D748EC" w:rsidDel="00EF666F">
          <w:rPr>
            <w:lang w:val="fr-FR"/>
          </w:rPr>
          <w:delText>’</w:delText>
        </w:r>
      </w:del>
      <w:ins w:id="1089" w:author="Peng Luqi" w:date="2019-10-13T14:43:00Z">
        <w:r w:rsidR="00EF666F">
          <w:rPr>
            <w:lang w:val="fr-FR"/>
          </w:rPr>
          <w:t>’</w:t>
        </w:r>
      </w:ins>
      <w:r w:rsidRPr="00D748EC">
        <w:rPr>
          <w:lang w:val="fr-FR"/>
        </w:rPr>
        <w:t>aurez pas perdu d</w:t>
      </w:r>
      <w:del w:id="1090" w:author="Peng Luqi" w:date="2019-10-13T14:43:00Z">
        <w:r w:rsidRPr="00D748EC" w:rsidDel="00EF666F">
          <w:rPr>
            <w:lang w:val="fr-FR"/>
          </w:rPr>
          <w:delText>’</w:delText>
        </w:r>
      </w:del>
      <w:ins w:id="1091" w:author="Peng Luqi" w:date="2019-10-13T14:43:00Z">
        <w:r w:rsidR="00EF666F">
          <w:rPr>
            <w:lang w:val="fr-FR"/>
          </w:rPr>
          <w:t>’</w:t>
        </w:r>
      </w:ins>
      <w:r w:rsidRPr="00D748EC">
        <w:rPr>
          <w:lang w:val="fr-FR"/>
        </w:rPr>
        <w:t>argent car votre rendement aurait été de 10,81 %. Bien loin de 74,01 % mais, après tout, il n</w:t>
      </w:r>
      <w:del w:id="1092" w:author="Peng Luqi" w:date="2019-10-13T14:43:00Z">
        <w:r w:rsidRPr="00D748EC" w:rsidDel="00EF666F">
          <w:rPr>
            <w:lang w:val="fr-FR"/>
          </w:rPr>
          <w:delText>’</w:delText>
        </w:r>
      </w:del>
      <w:ins w:id="1093" w:author="Peng Luqi" w:date="2019-10-13T14:43:00Z">
        <w:r w:rsidR="00EF666F">
          <w:rPr>
            <w:lang w:val="fr-FR"/>
          </w:rPr>
          <w:t>’</w:t>
        </w:r>
      </w:ins>
      <w:r w:rsidRPr="00D748EC">
        <w:rPr>
          <w:lang w:val="fr-FR"/>
        </w:rPr>
        <w:t>y a pas de perte.</w:t>
      </w:r>
    </w:p>
    <w:p w:rsidR="00423E76" w:rsidRPr="00423E76" w:rsidRDefault="00423E76">
      <w:pPr>
        <w:pStyle w:val="a3"/>
        <w:ind w:left="170" w:right="170"/>
        <w:jc w:val="both"/>
        <w:rPr>
          <w:lang w:val="fr-FR"/>
        </w:rPr>
        <w:pPrChange w:id="1094" w:author="Peng Luqi" w:date="2019-10-13T14:20:00Z">
          <w:pPr>
            <w:pStyle w:val="a3"/>
            <w:spacing w:before="58"/>
            <w:ind w:left="130" w:right="431"/>
          </w:pPr>
        </w:pPrChange>
      </w:pPr>
    </w:p>
    <w:p w:rsidR="002B38DF" w:rsidRDefault="00716360">
      <w:pPr>
        <w:pStyle w:val="a3"/>
        <w:ind w:left="170" w:right="170"/>
        <w:jc w:val="both"/>
        <w:rPr>
          <w:ins w:id="1095" w:author="Peng Luqi" w:date="2019-10-12T18:05:00Z"/>
          <w:lang w:val="fr-FR"/>
        </w:rPr>
        <w:pPrChange w:id="1096" w:author="Peng Luqi" w:date="2019-10-13T14:20:00Z">
          <w:pPr>
            <w:pStyle w:val="a3"/>
            <w:spacing w:before="3"/>
            <w:ind w:left="170" w:right="170"/>
            <w:jc w:val="both"/>
          </w:pPr>
        </w:pPrChange>
      </w:pPr>
      <w:r w:rsidRPr="00423E76">
        <w:rPr>
          <w:lang w:val="fr-FR"/>
        </w:rPr>
        <w:t>Toutefois, selon la nature de votre affection pour la navette, les probabilités de s</w:t>
      </w:r>
      <w:del w:id="1097" w:author="Peng Luqi" w:date="2019-10-13T14:43:00Z">
        <w:r w:rsidRPr="00423E76" w:rsidDel="00EF666F">
          <w:rPr>
            <w:lang w:val="fr-FR"/>
          </w:rPr>
          <w:delText>’</w:delText>
        </w:r>
      </w:del>
      <w:ins w:id="1098" w:author="Peng Luqi" w:date="2019-10-13T14:43:00Z">
        <w:r w:rsidR="00EF666F">
          <w:rPr>
            <w:lang w:val="fr-FR"/>
          </w:rPr>
          <w:t>’</w:t>
        </w:r>
      </w:ins>
      <w:r w:rsidRPr="00423E76">
        <w:rPr>
          <w:lang w:val="fr-FR"/>
        </w:rPr>
        <w:t>y tenir pendant 11 mois sont faibles. Pourquoi ? Car faire la navette sur les marchés induit une courbe misérable.</w:t>
      </w:r>
    </w:p>
    <w:p w:rsidR="00423E76" w:rsidRPr="00423E76" w:rsidRDefault="00423E76">
      <w:pPr>
        <w:pStyle w:val="a3"/>
        <w:ind w:left="170" w:right="170"/>
        <w:jc w:val="both"/>
        <w:rPr>
          <w:lang w:val="fr-FR"/>
        </w:rPr>
        <w:pPrChange w:id="1099" w:author="Peng Luqi" w:date="2019-10-13T14:20:00Z">
          <w:pPr>
            <w:pStyle w:val="a3"/>
            <w:spacing w:before="3"/>
            <w:ind w:left="130" w:right="398"/>
          </w:pPr>
        </w:pPrChange>
      </w:pPr>
    </w:p>
    <w:p w:rsidR="002B38DF" w:rsidRDefault="00716360" w:rsidP="00CB23F4">
      <w:pPr>
        <w:pStyle w:val="a3"/>
        <w:ind w:left="170" w:right="170"/>
        <w:jc w:val="both"/>
        <w:rPr>
          <w:ins w:id="1100" w:author="Peng Luqi" w:date="2019-10-13T23:53:00Z"/>
          <w:lang w:val="fr-FR"/>
        </w:rPr>
      </w:pPr>
      <w:r w:rsidRPr="00423E76">
        <w:rPr>
          <w:lang w:val="fr-FR"/>
        </w:rPr>
        <w:t>Oubliez le mois prochain car chaque jour, chaque minute, chaque instant, vous serez extrêmement anxieux. En six mois, votre seule obsession sera de voir vos actifs diminués.</w:t>
      </w:r>
    </w:p>
    <w:p w:rsidR="0086173D" w:rsidRDefault="0086173D" w:rsidP="00CB23F4">
      <w:pPr>
        <w:pStyle w:val="a3"/>
        <w:ind w:left="170" w:right="170"/>
        <w:jc w:val="both"/>
        <w:rPr>
          <w:ins w:id="1101" w:author="Peng Luqi" w:date="2019-10-13T23:53:00Z"/>
          <w:lang w:val="fr-FR"/>
        </w:rPr>
      </w:pPr>
    </w:p>
    <w:p w:rsidR="0086173D" w:rsidRPr="00423E76" w:rsidDel="0086173D" w:rsidRDefault="0086173D">
      <w:pPr>
        <w:pStyle w:val="a3"/>
        <w:ind w:left="170" w:right="170"/>
        <w:jc w:val="both"/>
        <w:rPr>
          <w:del w:id="1102" w:author="Peng Luqi" w:date="2019-10-13T23:53:00Z"/>
          <w:lang w:val="fr-FR"/>
        </w:rPr>
        <w:pPrChange w:id="1103" w:author="Peng Luqi" w:date="2019-10-13T14:20:00Z">
          <w:pPr>
            <w:pStyle w:val="a3"/>
            <w:ind w:left="130" w:right="336"/>
            <w:jc w:val="both"/>
          </w:pPr>
        </w:pPrChange>
      </w:pPr>
    </w:p>
    <w:p w:rsidR="00AF0C0B" w:rsidDel="0086173D" w:rsidRDefault="00AF0C0B">
      <w:pPr>
        <w:ind w:left="170" w:right="170"/>
        <w:jc w:val="both"/>
        <w:rPr>
          <w:del w:id="1104" w:author="Peng Luqi" w:date="2019-10-13T23:53:00Z"/>
          <w:lang w:val="fr-FR"/>
        </w:rPr>
        <w:sectPr w:rsidR="00AF0C0B" w:rsidDel="0086173D">
          <w:pgSz w:w="11910" w:h="16840"/>
          <w:pgMar w:top="1360" w:right="1240" w:bottom="280" w:left="1320" w:header="720" w:footer="720" w:gutter="0"/>
          <w:cols w:space="720"/>
        </w:sectPr>
        <w:pPrChange w:id="1105" w:author="Peng Luqi" w:date="2019-10-13T14:20:00Z">
          <w:pPr>
            <w:jc w:val="both"/>
          </w:pPr>
        </w:pPrChange>
      </w:pPr>
    </w:p>
    <w:p w:rsidR="002B38DF" w:rsidRPr="00423E76" w:rsidRDefault="00716360">
      <w:pPr>
        <w:pStyle w:val="a3"/>
        <w:ind w:left="170" w:right="170"/>
        <w:jc w:val="both"/>
        <w:rPr>
          <w:lang w:val="fr-FR"/>
        </w:rPr>
        <w:pPrChange w:id="1106" w:author="Peng Luqi" w:date="2019-10-13T14:20:00Z">
          <w:pPr>
            <w:pStyle w:val="a3"/>
            <w:spacing w:before="65"/>
            <w:ind w:left="130" w:right="211"/>
          </w:pPr>
        </w:pPrChange>
      </w:pPr>
      <w:r w:rsidRPr="00423E76">
        <w:rPr>
          <w:lang w:val="fr-FR"/>
        </w:rPr>
        <w:t>La douleur et le bonheur ne sont pas symétriques. Nos gènes déterminent ce que nous ressentons. La peine de perdre 10 dollars est bien plus grande que le bonheur d</w:t>
      </w:r>
      <w:del w:id="1107" w:author="Peng Luqi" w:date="2019-10-13T14:43:00Z">
        <w:r w:rsidRPr="00423E76" w:rsidDel="00EF666F">
          <w:rPr>
            <w:lang w:val="fr-FR"/>
          </w:rPr>
          <w:delText>’</w:delText>
        </w:r>
      </w:del>
      <w:ins w:id="1108" w:author="Peng Luqi" w:date="2019-10-13T14:43:00Z">
        <w:r w:rsidR="00EF666F">
          <w:rPr>
            <w:lang w:val="fr-FR"/>
          </w:rPr>
          <w:t>’</w:t>
        </w:r>
      </w:ins>
      <w:r w:rsidRPr="00423E76">
        <w:rPr>
          <w:lang w:val="fr-FR"/>
        </w:rPr>
        <w:t>en gagner 10. Vous avez le sentiment d</w:t>
      </w:r>
      <w:del w:id="1109" w:author="Peng Luqi" w:date="2019-10-13T14:43:00Z">
        <w:r w:rsidRPr="00423E76" w:rsidDel="00EF666F">
          <w:rPr>
            <w:lang w:val="fr-FR"/>
          </w:rPr>
          <w:delText>’</w:delText>
        </w:r>
      </w:del>
      <w:ins w:id="1110" w:author="Peng Luqi" w:date="2019-10-13T14:43:00Z">
        <w:r w:rsidR="00EF666F">
          <w:rPr>
            <w:lang w:val="fr-FR"/>
          </w:rPr>
          <w:t>’</w:t>
        </w:r>
      </w:ins>
      <w:r w:rsidRPr="00423E76">
        <w:rPr>
          <w:lang w:val="fr-FR"/>
        </w:rPr>
        <w:t>être écrasés par un joker diabolique et de le regarder cracher sa langue, d</w:t>
      </w:r>
      <w:del w:id="1111" w:author="Peng Luqi" w:date="2019-10-13T14:43:00Z">
        <w:r w:rsidRPr="00423E76" w:rsidDel="00EF666F">
          <w:rPr>
            <w:lang w:val="fr-FR"/>
          </w:rPr>
          <w:delText>’</w:delText>
        </w:r>
      </w:del>
      <w:ins w:id="1112" w:author="Peng Luqi" w:date="2019-10-13T14:43:00Z">
        <w:r w:rsidR="00EF666F">
          <w:rPr>
            <w:lang w:val="fr-FR"/>
          </w:rPr>
          <w:t>’</w:t>
        </w:r>
      </w:ins>
      <w:r w:rsidRPr="00423E76">
        <w:rPr>
          <w:lang w:val="fr-FR"/>
        </w:rPr>
        <w:t>écouter son murmure lugubre, why so serious ?</w:t>
      </w:r>
    </w:p>
    <w:p w:rsidR="002B38DF" w:rsidRPr="00423E76" w:rsidRDefault="002B38DF">
      <w:pPr>
        <w:pStyle w:val="a3"/>
        <w:ind w:left="170" w:right="170"/>
        <w:jc w:val="both"/>
        <w:rPr>
          <w:sz w:val="27"/>
          <w:lang w:val="fr-FR"/>
        </w:rPr>
        <w:pPrChange w:id="1113" w:author="Peng Luqi" w:date="2019-10-13T14:20:00Z">
          <w:pPr>
            <w:pStyle w:val="a3"/>
            <w:spacing w:before="9"/>
          </w:pPr>
        </w:pPrChange>
      </w:pPr>
    </w:p>
    <w:p w:rsidR="002B38DF" w:rsidRPr="00423E76" w:rsidRDefault="00716360">
      <w:pPr>
        <w:pStyle w:val="a3"/>
        <w:ind w:left="170" w:right="170"/>
        <w:jc w:val="both"/>
        <w:rPr>
          <w:lang w:val="fr-FR"/>
        </w:rPr>
        <w:pPrChange w:id="1114" w:author="Peng Luqi" w:date="2019-10-13T14:20:00Z">
          <w:pPr>
            <w:pStyle w:val="a3"/>
            <w:ind w:left="130" w:right="397"/>
          </w:pPr>
        </w:pPrChange>
      </w:pPr>
      <w:r w:rsidRPr="00423E76">
        <w:rPr>
          <w:lang w:val="fr-FR"/>
        </w:rPr>
        <w:t>Si vous êtes un investisseur ayant une approche d</w:t>
      </w:r>
      <w:del w:id="1115" w:author="Peng Luqi" w:date="2019-10-13T14:43:00Z">
        <w:r w:rsidRPr="00423E76" w:rsidDel="00EF666F">
          <w:rPr>
            <w:lang w:val="fr-FR"/>
          </w:rPr>
          <w:delText>’</w:delText>
        </w:r>
      </w:del>
      <w:ins w:id="1116" w:author="Peng Luqi" w:date="2019-10-13T14:43:00Z">
        <w:r w:rsidR="00EF666F">
          <w:rPr>
            <w:lang w:val="fr-FR"/>
          </w:rPr>
          <w:t>’</w:t>
        </w:r>
      </w:ins>
      <w:r w:rsidRPr="00423E76">
        <w:rPr>
          <w:lang w:val="fr-FR"/>
        </w:rPr>
        <w:t>investissement fixe, vous vous trouvez dans un monde complètement différent. Bien que leur apparence soit identique et que la plupart des gens sauf vous ne peuvent tout simplement pas comprendre comment vous vous sentez, parce que tous les sentiments sont diamétralement opposés.</w:t>
      </w:r>
    </w:p>
    <w:p w:rsidR="002B38DF" w:rsidRPr="00423E76" w:rsidRDefault="002B38DF">
      <w:pPr>
        <w:pStyle w:val="a3"/>
        <w:ind w:left="170" w:right="170"/>
        <w:jc w:val="both"/>
        <w:rPr>
          <w:lang w:val="fr-FR"/>
        </w:rPr>
        <w:pPrChange w:id="1117" w:author="Peng Luqi" w:date="2019-10-13T14:20:00Z">
          <w:pPr>
            <w:pStyle w:val="a3"/>
            <w:spacing w:before="2"/>
          </w:pPr>
        </w:pPrChange>
      </w:pPr>
    </w:p>
    <w:p w:rsidR="002B38DF" w:rsidRPr="00423E76" w:rsidRDefault="00716360">
      <w:pPr>
        <w:pStyle w:val="a3"/>
        <w:ind w:left="170" w:right="170"/>
        <w:jc w:val="both"/>
        <w:rPr>
          <w:lang w:val="fr-FR"/>
        </w:rPr>
        <w:pPrChange w:id="1118" w:author="Peng Luqi" w:date="2019-10-13T14:20:00Z">
          <w:pPr>
            <w:pStyle w:val="a3"/>
            <w:spacing w:before="1"/>
            <w:ind w:left="130" w:right="313"/>
          </w:pPr>
        </w:pPrChange>
      </w:pPr>
      <w:r w:rsidRPr="00423E76">
        <w:rPr>
          <w:lang w:val="fr-FR"/>
        </w:rPr>
        <w:t>L</w:t>
      </w:r>
      <w:del w:id="1119" w:author="Peng Luqi" w:date="2019-10-13T14:43:00Z">
        <w:r w:rsidRPr="00423E76" w:rsidDel="00EF666F">
          <w:rPr>
            <w:lang w:val="fr-FR"/>
          </w:rPr>
          <w:delText>’</w:delText>
        </w:r>
      </w:del>
      <w:ins w:id="1120" w:author="Peng Luqi" w:date="2019-10-13T14:43:00Z">
        <w:r w:rsidR="00EF666F">
          <w:rPr>
            <w:lang w:val="fr-FR"/>
          </w:rPr>
          <w:t>’</w:t>
        </w:r>
      </w:ins>
      <w:r w:rsidRPr="00423E76">
        <w:rPr>
          <w:lang w:val="fr-FR"/>
        </w:rPr>
        <w:t>investissement fixe est l</w:t>
      </w:r>
      <w:del w:id="1121" w:author="Peng Luqi" w:date="2019-10-13T14:43:00Z">
        <w:r w:rsidRPr="00423E76" w:rsidDel="00EF666F">
          <w:rPr>
            <w:lang w:val="fr-FR"/>
          </w:rPr>
          <w:delText>’</w:delText>
        </w:r>
      </w:del>
      <w:ins w:id="1122" w:author="Peng Luqi" w:date="2019-10-13T14:43:00Z">
        <w:r w:rsidR="00EF666F">
          <w:rPr>
            <w:lang w:val="fr-FR"/>
          </w:rPr>
          <w:t>’</w:t>
        </w:r>
      </w:ins>
      <w:r w:rsidRPr="00423E76">
        <w:rPr>
          <w:lang w:val="fr-FR"/>
        </w:rPr>
        <w:t>utilisation de votre propre comportement comme support à long terme. Donc, puisque vous avez misé sur votre propre avenir, vous êtes plus prudent dans vos choix. Par conséquent, le prix fixé après le premier achat diminue et chaque baisse est l</w:t>
      </w:r>
      <w:del w:id="1123" w:author="Peng Luqi" w:date="2019-10-13T14:43:00Z">
        <w:r w:rsidRPr="00423E76" w:rsidDel="00EF666F">
          <w:rPr>
            <w:lang w:val="fr-FR"/>
          </w:rPr>
          <w:delText>’</w:delText>
        </w:r>
      </w:del>
      <w:ins w:id="1124" w:author="Peng Luqi" w:date="2019-10-13T14:43:00Z">
        <w:r w:rsidR="00EF666F">
          <w:rPr>
            <w:lang w:val="fr-FR"/>
          </w:rPr>
          <w:t>’</w:t>
        </w:r>
      </w:ins>
      <w:r w:rsidRPr="00423E76">
        <w:rPr>
          <w:lang w:val="fr-FR"/>
        </w:rPr>
        <w:t>occasion de baisser le prix moyen. Un homme de la navette est là pour vivre l</w:t>
      </w:r>
      <w:del w:id="1125" w:author="Peng Luqi" w:date="2019-10-13T14:43:00Z">
        <w:r w:rsidRPr="00423E76" w:rsidDel="00EF666F">
          <w:rPr>
            <w:lang w:val="fr-FR"/>
          </w:rPr>
          <w:delText>’</w:delText>
        </w:r>
      </w:del>
      <w:ins w:id="1126" w:author="Peng Luqi" w:date="2019-10-13T14:43:00Z">
        <w:r w:rsidR="00EF666F">
          <w:rPr>
            <w:lang w:val="fr-FR"/>
          </w:rPr>
          <w:t>’</w:t>
        </w:r>
      </w:ins>
      <w:r w:rsidRPr="00423E76">
        <w:rPr>
          <w:lang w:val="fr-FR"/>
        </w:rPr>
        <w:t>hiver froid et frissonner, mais vous, au contraire, êtes rafraîchi, car vous ajoutez des jetons à petit prix et vous vous sentez heureux.</w:t>
      </w:r>
    </w:p>
    <w:p w:rsidR="002B38DF" w:rsidRPr="00423E76" w:rsidRDefault="002B38DF">
      <w:pPr>
        <w:pStyle w:val="a3"/>
        <w:ind w:left="170" w:right="170"/>
        <w:jc w:val="both"/>
        <w:rPr>
          <w:lang w:val="fr-FR"/>
        </w:rPr>
        <w:pPrChange w:id="1127" w:author="Peng Luqi" w:date="2019-10-13T14:20:00Z">
          <w:pPr>
            <w:pStyle w:val="a3"/>
            <w:spacing w:before="1"/>
          </w:pPr>
        </w:pPrChange>
      </w:pPr>
    </w:p>
    <w:p w:rsidR="002B38DF" w:rsidRPr="00983763" w:rsidRDefault="00716360">
      <w:pPr>
        <w:pStyle w:val="a3"/>
        <w:ind w:left="170" w:right="170"/>
        <w:jc w:val="both"/>
        <w:rPr>
          <w:lang w:val="fr-FR"/>
        </w:rPr>
        <w:pPrChange w:id="1128" w:author="Peng Luqi" w:date="2019-10-13T14:20:00Z">
          <w:pPr>
            <w:pStyle w:val="a3"/>
            <w:ind w:left="130" w:right="344"/>
          </w:pPr>
        </w:pPrChange>
      </w:pPr>
      <w:r w:rsidRPr="00423E76">
        <w:rPr>
          <w:lang w:val="fr-FR"/>
        </w:rPr>
        <w:t>Un homme de la navette ne peut pas supporter la douleur trop longtemps. De fait, personne ne peut l</w:t>
      </w:r>
      <w:del w:id="1129" w:author="Peng Luqi" w:date="2019-10-13T14:43:00Z">
        <w:r w:rsidRPr="00423E76" w:rsidDel="00EF666F">
          <w:rPr>
            <w:lang w:val="fr-FR"/>
          </w:rPr>
          <w:delText>’</w:delText>
        </w:r>
      </w:del>
      <w:ins w:id="1130" w:author="Peng Luqi" w:date="2019-10-13T14:43:00Z">
        <w:r w:rsidR="00EF666F">
          <w:rPr>
            <w:lang w:val="fr-FR"/>
          </w:rPr>
          <w:t>’</w:t>
        </w:r>
      </w:ins>
      <w:r w:rsidRPr="00423E76">
        <w:rPr>
          <w:lang w:val="fr-FR"/>
        </w:rPr>
        <w:t>endurer pendant longtemps. Cela n</w:t>
      </w:r>
      <w:del w:id="1131" w:author="Peng Luqi" w:date="2019-10-13T14:43:00Z">
        <w:r w:rsidRPr="00423E76" w:rsidDel="00EF666F">
          <w:rPr>
            <w:lang w:val="fr-FR"/>
          </w:rPr>
          <w:delText>’</w:delText>
        </w:r>
      </w:del>
      <w:ins w:id="1132" w:author="Peng Luqi" w:date="2019-10-13T14:43:00Z">
        <w:r w:rsidR="00EF666F">
          <w:rPr>
            <w:lang w:val="fr-FR"/>
          </w:rPr>
          <w:t>’</w:t>
        </w:r>
      </w:ins>
      <w:r w:rsidRPr="00423E76">
        <w:rPr>
          <w:lang w:val="fr-FR"/>
        </w:rPr>
        <w:t>a rien à voir avec le fait d</w:t>
      </w:r>
      <w:del w:id="1133" w:author="Peng Luqi" w:date="2019-10-13T14:43:00Z">
        <w:r w:rsidRPr="00423E76" w:rsidDel="00EF666F">
          <w:rPr>
            <w:lang w:val="fr-FR"/>
          </w:rPr>
          <w:delText>’</w:delText>
        </w:r>
      </w:del>
      <w:ins w:id="1134" w:author="Peng Luqi" w:date="2019-10-13T14:43:00Z">
        <w:r w:rsidR="00EF666F">
          <w:rPr>
            <w:lang w:val="fr-FR"/>
          </w:rPr>
          <w:t>’</w:t>
        </w:r>
      </w:ins>
      <w:r w:rsidRPr="00423E76">
        <w:rPr>
          <w:lang w:val="fr-FR"/>
        </w:rPr>
        <w:t>être « fort ». D</w:t>
      </w:r>
      <w:del w:id="1135" w:author="Peng Luqi" w:date="2019-10-13T14:43:00Z">
        <w:r w:rsidRPr="00423E76" w:rsidDel="00EF666F">
          <w:rPr>
            <w:lang w:val="fr-FR"/>
          </w:rPr>
          <w:delText>’</w:delText>
        </w:r>
      </w:del>
      <w:ins w:id="1136" w:author="Peng Luqi" w:date="2019-10-13T14:43:00Z">
        <w:r w:rsidR="00EF666F">
          <w:rPr>
            <w:lang w:val="fr-FR"/>
          </w:rPr>
          <w:t>’</w:t>
        </w:r>
      </w:ins>
      <w:r w:rsidRPr="00423E76">
        <w:rPr>
          <w:lang w:val="fr-FR"/>
        </w:rPr>
        <w:t>un autre point de vue, ce n</w:t>
      </w:r>
      <w:del w:id="1137" w:author="Peng Luqi" w:date="2019-10-13T14:43:00Z">
        <w:r w:rsidRPr="00423E76" w:rsidDel="00EF666F">
          <w:rPr>
            <w:lang w:val="fr-FR"/>
          </w:rPr>
          <w:delText>’</w:delText>
        </w:r>
      </w:del>
      <w:ins w:id="1138" w:author="Peng Luqi" w:date="2019-10-13T14:43:00Z">
        <w:r w:rsidR="00EF666F">
          <w:rPr>
            <w:lang w:val="fr-FR"/>
          </w:rPr>
          <w:t>’</w:t>
        </w:r>
      </w:ins>
      <w:r w:rsidRPr="00423E76">
        <w:rPr>
          <w:lang w:val="fr-FR"/>
        </w:rPr>
        <w:t>est pas stupide, c</w:t>
      </w:r>
      <w:del w:id="1139" w:author="Peng Luqi" w:date="2019-10-13T14:43:00Z">
        <w:r w:rsidRPr="00423E76" w:rsidDel="00EF666F">
          <w:rPr>
            <w:lang w:val="fr-FR"/>
          </w:rPr>
          <w:delText>’</w:delText>
        </w:r>
      </w:del>
      <w:ins w:id="1140" w:author="Peng Luqi" w:date="2019-10-13T14:43:00Z">
        <w:r w:rsidR="00EF666F">
          <w:rPr>
            <w:lang w:val="fr-FR"/>
          </w:rPr>
          <w:t>’</w:t>
        </w:r>
      </w:ins>
      <w:r w:rsidRPr="00423E76">
        <w:rPr>
          <w:lang w:val="fr-FR"/>
        </w:rPr>
        <w:t>est juste de l</w:t>
      </w:r>
      <w:del w:id="1141" w:author="Peng Luqi" w:date="2019-10-13T14:43:00Z">
        <w:r w:rsidRPr="00423E76" w:rsidDel="00EF666F">
          <w:rPr>
            <w:lang w:val="fr-FR"/>
          </w:rPr>
          <w:delText>’</w:delText>
        </w:r>
      </w:del>
      <w:ins w:id="1142" w:author="Peng Luqi" w:date="2019-10-13T14:43:00Z">
        <w:r w:rsidR="00EF666F">
          <w:rPr>
            <w:lang w:val="fr-FR"/>
          </w:rPr>
          <w:t>’</w:t>
        </w:r>
      </w:ins>
      <w:r w:rsidRPr="00423E76">
        <w:rPr>
          <w:lang w:val="fr-FR"/>
        </w:rPr>
        <w:t>ignorance. Après un mois de douleur, ou deux, trois, voire même au-delà, le marché semble s</w:t>
      </w:r>
      <w:del w:id="1143" w:author="Peng Luqi" w:date="2019-10-13T14:43:00Z">
        <w:r w:rsidRPr="00423E76" w:rsidDel="00EF666F">
          <w:rPr>
            <w:lang w:val="fr-FR"/>
          </w:rPr>
          <w:delText>’</w:delText>
        </w:r>
      </w:del>
      <w:ins w:id="1144" w:author="Peng Luqi" w:date="2019-10-13T14:43:00Z">
        <w:r w:rsidR="00EF666F">
          <w:rPr>
            <w:lang w:val="fr-FR"/>
          </w:rPr>
          <w:t>’</w:t>
        </w:r>
      </w:ins>
      <w:r w:rsidRPr="00423E76">
        <w:rPr>
          <w:lang w:val="fr-FR"/>
        </w:rPr>
        <w:t>apaiser ; au sixième moi</w:t>
      </w:r>
      <w:r w:rsidRPr="00983763">
        <w:rPr>
          <w:lang w:val="fr-FR"/>
        </w:rPr>
        <w:t>s (ou avant), beaucoup de personnes sortirait du marché. Ce genre de comportement s</w:t>
      </w:r>
      <w:del w:id="1145" w:author="Peng Luqi" w:date="2019-10-13T14:43:00Z">
        <w:r w:rsidRPr="00983763" w:rsidDel="00EF666F">
          <w:rPr>
            <w:lang w:val="fr-FR"/>
          </w:rPr>
          <w:delText>’</w:delText>
        </w:r>
      </w:del>
      <w:ins w:id="1146" w:author="Peng Luqi" w:date="2019-10-13T14:43:00Z">
        <w:r w:rsidR="00EF666F">
          <w:rPr>
            <w:lang w:val="fr-FR"/>
          </w:rPr>
          <w:t>’</w:t>
        </w:r>
      </w:ins>
      <w:r w:rsidRPr="00983763">
        <w:rPr>
          <w:lang w:val="fr-FR"/>
        </w:rPr>
        <w:t>appelle « couper ses pertes » sur le marché. Ainsi, le novice se coupe tout seul et les pertes sont lourdes.</w:t>
      </w:r>
    </w:p>
    <w:p w:rsidR="002B38DF" w:rsidRPr="00336030" w:rsidRDefault="002B38DF">
      <w:pPr>
        <w:pStyle w:val="a3"/>
        <w:ind w:left="170" w:right="170"/>
        <w:jc w:val="both"/>
        <w:rPr>
          <w:sz w:val="27"/>
          <w:lang w:val="fr-FR"/>
        </w:rPr>
        <w:pPrChange w:id="1147" w:author="Peng Luqi" w:date="2019-10-13T14:20:00Z">
          <w:pPr>
            <w:pStyle w:val="a3"/>
            <w:spacing w:before="9"/>
          </w:pPr>
        </w:pPrChange>
      </w:pPr>
    </w:p>
    <w:p w:rsidR="002B38DF" w:rsidRPr="00423E76" w:rsidRDefault="00716360">
      <w:pPr>
        <w:pStyle w:val="a3"/>
        <w:ind w:left="170" w:right="170"/>
        <w:jc w:val="both"/>
        <w:rPr>
          <w:lang w:val="fr-FR"/>
        </w:rPr>
        <w:pPrChange w:id="1148" w:author="Peng Luqi" w:date="2019-10-13T14:20:00Z">
          <w:pPr>
            <w:pStyle w:val="a3"/>
            <w:ind w:left="130" w:right="173"/>
          </w:pPr>
        </w:pPrChange>
      </w:pPr>
      <w:r w:rsidRPr="00716360">
        <w:rPr>
          <w:lang w:val="fr-FR"/>
        </w:rPr>
        <w:t>Et vous, investisseurs fixes ? C</w:t>
      </w:r>
      <w:del w:id="1149" w:author="Peng Luqi" w:date="2019-10-13T14:43:00Z">
        <w:r w:rsidRPr="00716360" w:rsidDel="00EF666F">
          <w:rPr>
            <w:lang w:val="fr-FR"/>
          </w:rPr>
          <w:delText>’</w:delText>
        </w:r>
      </w:del>
      <w:ins w:id="1150" w:author="Peng Luqi" w:date="2019-10-13T14:43:00Z">
        <w:r w:rsidR="00EF666F">
          <w:rPr>
            <w:lang w:val="fr-FR"/>
          </w:rPr>
          <w:t>’</w:t>
        </w:r>
      </w:ins>
      <w:r w:rsidRPr="00716360">
        <w:rPr>
          <w:lang w:val="fr-FR"/>
        </w:rPr>
        <w:t>est aussi difficile pour vous ? Non, pas du tout. Si dans le processus, vous regardez le prix baisser mais vous êtes arrêté par des gens, vous ne serez pas content. Qu</w:t>
      </w:r>
      <w:del w:id="1151" w:author="Peng Luqi" w:date="2019-10-13T14:43:00Z">
        <w:r w:rsidRPr="00716360" w:rsidDel="00EF666F">
          <w:rPr>
            <w:lang w:val="fr-FR"/>
          </w:rPr>
          <w:delText>’</w:delText>
        </w:r>
      </w:del>
      <w:ins w:id="1152" w:author="Peng Luqi" w:date="2019-10-13T14:43:00Z">
        <w:r w:rsidR="00EF666F">
          <w:rPr>
            <w:lang w:val="fr-FR"/>
          </w:rPr>
          <w:t>’</w:t>
        </w:r>
      </w:ins>
      <w:r w:rsidRPr="00716360">
        <w:rPr>
          <w:lang w:val="fr-FR"/>
        </w:rPr>
        <w:t>en dites-vous ? Avez-vous peur ?</w:t>
      </w:r>
      <w:ins w:id="1153" w:author="Peng Luqi" w:date="2019-10-12T18:05:00Z">
        <w:r w:rsidR="00423E76">
          <w:rPr>
            <w:lang w:val="fr-FR"/>
          </w:rPr>
          <w:t xml:space="preserve"> </w:t>
        </w:r>
      </w:ins>
      <w:r w:rsidRPr="00423E76">
        <w:rPr>
          <w:lang w:val="fr-FR"/>
        </w:rPr>
        <w:t>Frissonnez-vous ? Non, vous ne sentez rien ! Au contraire, vous êtes très enthousiaste car, à chaque fois que vous entrez sur le marché, le prix moyen est réduit. Vous ne serez pas aussi ennuyé que ces amateurs : « Si j</w:t>
      </w:r>
      <w:del w:id="1154" w:author="Peng Luqi" w:date="2019-10-13T14:43:00Z">
        <w:r w:rsidRPr="00423E76" w:rsidDel="00EF666F">
          <w:rPr>
            <w:lang w:val="fr-FR"/>
          </w:rPr>
          <w:delText>’</w:delText>
        </w:r>
      </w:del>
      <w:ins w:id="1155" w:author="Peng Luqi" w:date="2019-10-13T14:43:00Z">
        <w:r w:rsidR="00EF666F">
          <w:rPr>
            <w:lang w:val="fr-FR"/>
          </w:rPr>
          <w:t>’</w:t>
        </w:r>
      </w:ins>
      <w:r w:rsidRPr="00423E76">
        <w:rPr>
          <w:lang w:val="fr-FR"/>
        </w:rPr>
        <w:t>avais su ! » Ou</w:t>
      </w:r>
      <w:ins w:id="1156" w:author="Peng Luqi" w:date="2019-10-12T18:06:00Z">
        <w:r w:rsidR="00423E76">
          <w:rPr>
            <w:lang w:val="fr-FR"/>
          </w:rPr>
          <w:t xml:space="preserve"> </w:t>
        </w:r>
      </w:ins>
      <w:r w:rsidRPr="00423E76">
        <w:rPr>
          <w:lang w:val="fr-FR"/>
        </w:rPr>
        <w:t>« Comment ai-je pu en prendre conscience si tard ? » De toute façon ils estiment qu</w:t>
      </w:r>
      <w:del w:id="1157" w:author="Peng Luqi" w:date="2019-10-13T14:43:00Z">
        <w:r w:rsidRPr="00423E76" w:rsidDel="00EF666F">
          <w:rPr>
            <w:lang w:val="fr-FR"/>
          </w:rPr>
          <w:delText>’</w:delText>
        </w:r>
      </w:del>
      <w:ins w:id="1158" w:author="Peng Luqi" w:date="2019-10-13T14:43:00Z">
        <w:r w:rsidR="00EF666F">
          <w:rPr>
            <w:lang w:val="fr-FR"/>
          </w:rPr>
          <w:t>’</w:t>
        </w:r>
      </w:ins>
      <w:r w:rsidRPr="00423E76">
        <w:rPr>
          <w:lang w:val="fr-FR"/>
        </w:rPr>
        <w:t xml:space="preserve">ils auraient dû entrer </w:t>
      </w:r>
      <w:r w:rsidRPr="00423E76">
        <w:rPr>
          <w:lang w:val="fr-FR"/>
        </w:rPr>
        <w:lastRenderedPageBreak/>
        <w:t>sur le marché plus tôt. Vous, vous êtes différent. Vous savez que votre comportement est constamment en avance sur votre</w:t>
      </w:r>
      <w:r w:rsidRPr="00423E76">
        <w:rPr>
          <w:spacing w:val="-21"/>
          <w:lang w:val="fr-FR"/>
        </w:rPr>
        <w:t xml:space="preserve"> </w:t>
      </w:r>
      <w:r w:rsidRPr="00423E76">
        <w:rPr>
          <w:lang w:val="fr-FR"/>
        </w:rPr>
        <w:t>temps.</w:t>
      </w:r>
    </w:p>
    <w:p w:rsidR="002B38DF" w:rsidRPr="00423E76" w:rsidRDefault="002B38DF">
      <w:pPr>
        <w:pStyle w:val="a3"/>
        <w:ind w:left="170" w:right="170"/>
        <w:jc w:val="both"/>
        <w:rPr>
          <w:sz w:val="27"/>
          <w:lang w:val="fr-FR"/>
        </w:rPr>
        <w:pPrChange w:id="1159" w:author="Peng Luqi" w:date="2019-10-13T14:20:00Z">
          <w:pPr>
            <w:pStyle w:val="a3"/>
            <w:spacing w:before="3"/>
          </w:pPr>
        </w:pPrChange>
      </w:pPr>
    </w:p>
    <w:p w:rsidR="002B38DF" w:rsidRPr="00423E76" w:rsidDel="0086173D" w:rsidRDefault="00716360">
      <w:pPr>
        <w:pStyle w:val="a3"/>
        <w:ind w:left="170" w:right="170"/>
        <w:jc w:val="both"/>
        <w:rPr>
          <w:del w:id="1160" w:author="Peng Luqi" w:date="2019-10-13T23:53:00Z"/>
          <w:lang w:val="fr-FR"/>
        </w:rPr>
        <w:sectPr w:rsidR="002B38DF" w:rsidRPr="00423E76" w:rsidDel="0086173D">
          <w:pgSz w:w="11910" w:h="16840"/>
          <w:pgMar w:top="1360" w:right="1240" w:bottom="280" w:left="1320" w:header="720" w:footer="720" w:gutter="0"/>
          <w:cols w:space="720"/>
        </w:sectPr>
        <w:pPrChange w:id="1161" w:author="Peng Luqi" w:date="2019-10-13T14:20:00Z">
          <w:pPr/>
        </w:pPrChange>
      </w:pPr>
      <w:r w:rsidRPr="00423E76">
        <w:rPr>
          <w:lang w:val="fr-FR"/>
        </w:rPr>
        <w:t xml:space="preserve">Au bout de six mois, le prix remonte lentement. Pensez-vous que la personne qui a quitté le marché se précipitera pour racheter sur ces niveaux </w:t>
      </w:r>
      <w:r w:rsidRPr="00423E76">
        <w:rPr>
          <w:spacing w:val="3"/>
          <w:lang w:val="fr-FR"/>
        </w:rPr>
        <w:t xml:space="preserve">de </w:t>
      </w:r>
      <w:r w:rsidRPr="00423E76">
        <w:rPr>
          <w:lang w:val="fr-FR"/>
        </w:rPr>
        <w:t>prix</w:t>
      </w:r>
      <w:r w:rsidRPr="00423E76">
        <w:rPr>
          <w:spacing w:val="-35"/>
          <w:lang w:val="fr-FR"/>
        </w:rPr>
        <w:t xml:space="preserve"> </w:t>
      </w:r>
      <w:r w:rsidRPr="00423E76">
        <w:rPr>
          <w:lang w:val="fr-FR"/>
        </w:rPr>
        <w:t>?</w:t>
      </w:r>
      <w:ins w:id="1162" w:author="Peng Luqi" w:date="2019-10-12T18:06:00Z">
        <w:r w:rsidR="00423E76">
          <w:rPr>
            <w:lang w:val="fr-FR"/>
          </w:rPr>
          <w:t xml:space="preserve"> </w:t>
        </w:r>
      </w:ins>
      <w:r w:rsidRPr="00423E76">
        <w:rPr>
          <w:lang w:val="fr-FR"/>
        </w:rPr>
        <w:t>Non, car il a peur de la mort. L</w:t>
      </w:r>
      <w:del w:id="1163" w:author="Peng Luqi" w:date="2019-10-13T14:43:00Z">
        <w:r w:rsidRPr="00423E76" w:rsidDel="00EF666F">
          <w:rPr>
            <w:lang w:val="fr-FR"/>
          </w:rPr>
          <w:delText>’</w:delText>
        </w:r>
      </w:del>
      <w:ins w:id="1164" w:author="Peng Luqi" w:date="2019-10-13T14:43:00Z">
        <w:r w:rsidR="00EF666F">
          <w:rPr>
            <w:lang w:val="fr-FR"/>
          </w:rPr>
          <w:t>’</w:t>
        </w:r>
      </w:ins>
      <w:r w:rsidRPr="00423E76">
        <w:rPr>
          <w:lang w:val="fr-FR"/>
        </w:rPr>
        <w:t>expérience d</w:t>
      </w:r>
      <w:del w:id="1165" w:author="Peng Luqi" w:date="2019-10-13T14:43:00Z">
        <w:r w:rsidRPr="00423E76" w:rsidDel="00EF666F">
          <w:rPr>
            <w:lang w:val="fr-FR"/>
          </w:rPr>
          <w:delText>’</w:delText>
        </w:r>
      </w:del>
      <w:ins w:id="1166" w:author="Peng Luqi" w:date="2019-10-13T14:43:00Z">
        <w:r w:rsidR="00EF666F">
          <w:rPr>
            <w:lang w:val="fr-FR"/>
          </w:rPr>
          <w:t>’</w:t>
        </w:r>
      </w:ins>
      <w:r w:rsidRPr="00423E76">
        <w:rPr>
          <w:lang w:val="fr-FR"/>
        </w:rPr>
        <w:t>être né avant de mourir renforce ce sentiment. Dans presque la totalité des scénarios, l</w:t>
      </w:r>
      <w:del w:id="1167" w:author="Peng Luqi" w:date="2019-10-13T14:43:00Z">
        <w:r w:rsidRPr="00423E76" w:rsidDel="00EF666F">
          <w:rPr>
            <w:lang w:val="fr-FR"/>
          </w:rPr>
          <w:delText>’</w:delText>
        </w:r>
      </w:del>
      <w:ins w:id="1168" w:author="Peng Luqi" w:date="2019-10-13T14:43:00Z">
        <w:r w:rsidR="00EF666F">
          <w:rPr>
            <w:lang w:val="fr-FR"/>
          </w:rPr>
          <w:t>’</w:t>
        </w:r>
      </w:ins>
      <w:r w:rsidRPr="00423E76">
        <w:rPr>
          <w:lang w:val="fr-FR"/>
        </w:rPr>
        <w:t>hésitation perdure, et, sans billes en mains, il ne fait que regarder la hausse des prix. Quand il court, il</w:t>
      </w:r>
      <w:ins w:id="1169" w:author="Peng Luqi" w:date="2019-10-12T18:06:00Z">
        <w:r w:rsidR="00423E76">
          <w:rPr>
            <w:lang w:val="fr-FR"/>
          </w:rPr>
          <w:t xml:space="preserve"> </w:t>
        </w:r>
      </w:ins>
    </w:p>
    <w:p w:rsidR="002B38DF" w:rsidRPr="00423E76" w:rsidRDefault="00716360">
      <w:pPr>
        <w:pStyle w:val="a3"/>
        <w:ind w:left="170" w:right="170"/>
        <w:jc w:val="both"/>
        <w:rPr>
          <w:lang w:val="fr-FR"/>
        </w:rPr>
        <w:pPrChange w:id="1170" w:author="Peng Luqi" w:date="2019-10-13T14:20:00Z">
          <w:pPr>
            <w:pStyle w:val="a3"/>
            <w:spacing w:before="65"/>
            <w:ind w:left="130" w:right="173"/>
          </w:pPr>
        </w:pPrChange>
      </w:pPr>
      <w:r w:rsidRPr="00423E76">
        <w:rPr>
          <w:lang w:val="fr-FR"/>
        </w:rPr>
        <w:t>tombe, parce qu</w:t>
      </w:r>
      <w:del w:id="1171" w:author="Peng Luqi" w:date="2019-10-13T14:43:00Z">
        <w:r w:rsidRPr="00423E76" w:rsidDel="00EF666F">
          <w:rPr>
            <w:lang w:val="fr-FR"/>
          </w:rPr>
          <w:delText>’</w:delText>
        </w:r>
      </w:del>
      <w:ins w:id="1172" w:author="Peng Luqi" w:date="2019-10-13T14:43:00Z">
        <w:r w:rsidR="00EF666F">
          <w:rPr>
            <w:lang w:val="fr-FR"/>
          </w:rPr>
          <w:t>’</w:t>
        </w:r>
      </w:ins>
      <w:r w:rsidRPr="00423E76">
        <w:rPr>
          <w:lang w:val="fr-FR"/>
        </w:rPr>
        <w:t>il a peur de la mort. Après cela, il a d</w:t>
      </w:r>
      <w:del w:id="1173" w:author="Peng Luqi" w:date="2019-10-13T14:43:00Z">
        <w:r w:rsidRPr="00423E76" w:rsidDel="00EF666F">
          <w:rPr>
            <w:lang w:val="fr-FR"/>
          </w:rPr>
          <w:delText>’</w:delText>
        </w:r>
      </w:del>
      <w:ins w:id="1174" w:author="Peng Luqi" w:date="2019-10-13T14:43:00Z">
        <w:r w:rsidR="00EF666F">
          <w:rPr>
            <w:lang w:val="fr-FR"/>
          </w:rPr>
          <w:t>’</w:t>
        </w:r>
      </w:ins>
      <w:r w:rsidRPr="00423E76">
        <w:rPr>
          <w:lang w:val="fr-FR"/>
        </w:rPr>
        <w:t>autant plus peur quand il se relève. Lorsqu</w:t>
      </w:r>
      <w:del w:id="1175" w:author="Peng Luqi" w:date="2019-10-13T14:43:00Z">
        <w:r w:rsidRPr="00423E76" w:rsidDel="00EF666F">
          <w:rPr>
            <w:lang w:val="fr-FR"/>
          </w:rPr>
          <w:delText>’</w:delText>
        </w:r>
      </w:del>
      <w:ins w:id="1176" w:author="Peng Luqi" w:date="2019-10-13T14:43:00Z">
        <w:r w:rsidR="00EF666F">
          <w:rPr>
            <w:lang w:val="fr-FR"/>
          </w:rPr>
          <w:t>’</w:t>
        </w:r>
      </w:ins>
      <w:r w:rsidRPr="00423E76">
        <w:rPr>
          <w:lang w:val="fr-FR"/>
        </w:rPr>
        <w:t>il s</w:t>
      </w:r>
      <w:del w:id="1177" w:author="Peng Luqi" w:date="2019-10-13T14:43:00Z">
        <w:r w:rsidRPr="00423E76" w:rsidDel="00EF666F">
          <w:rPr>
            <w:lang w:val="fr-FR"/>
          </w:rPr>
          <w:delText>’</w:delText>
        </w:r>
      </w:del>
      <w:ins w:id="1178" w:author="Peng Luqi" w:date="2019-10-13T14:43:00Z">
        <w:r w:rsidR="00EF666F">
          <w:rPr>
            <w:lang w:val="fr-FR"/>
          </w:rPr>
          <w:t>’</w:t>
        </w:r>
      </w:ins>
      <w:r w:rsidRPr="00423E76">
        <w:rPr>
          <w:lang w:val="fr-FR"/>
        </w:rPr>
        <w:t>en remet, il est déjà trop tard, le prix est trop élevé, entame sa prochaine courbe sinistre et lui entre sur le marché.</w:t>
      </w:r>
    </w:p>
    <w:p w:rsidR="002B38DF" w:rsidRPr="00423E76" w:rsidRDefault="002B38DF">
      <w:pPr>
        <w:pStyle w:val="a3"/>
        <w:ind w:left="170" w:right="170"/>
        <w:jc w:val="both"/>
        <w:rPr>
          <w:sz w:val="27"/>
          <w:lang w:val="fr-FR"/>
        </w:rPr>
        <w:pPrChange w:id="1179" w:author="Peng Luqi" w:date="2019-10-13T14:20:00Z">
          <w:pPr>
            <w:pStyle w:val="a3"/>
            <w:spacing w:before="10"/>
          </w:pPr>
        </w:pPrChange>
      </w:pPr>
    </w:p>
    <w:p w:rsidR="002B38DF" w:rsidRPr="00423E76" w:rsidRDefault="00716360">
      <w:pPr>
        <w:pStyle w:val="a3"/>
        <w:ind w:left="170" w:right="170"/>
        <w:jc w:val="both"/>
        <w:rPr>
          <w:lang w:val="fr-FR"/>
        </w:rPr>
        <w:pPrChange w:id="1180" w:author="Peng Luqi" w:date="2019-10-13T14:20:00Z">
          <w:pPr>
            <w:pStyle w:val="a3"/>
            <w:ind w:left="130" w:right="468"/>
          </w:pPr>
        </w:pPrChange>
      </w:pPr>
      <w:r w:rsidRPr="00423E76">
        <w:rPr>
          <w:lang w:val="fr-FR"/>
        </w:rPr>
        <w:t>Pour eux, la réincarnation est terrible, car peu importe comment, ils se sentent dans un monde malveillant. Avec cet exemple il est maintenant très simple de comprendre que pour eux, la courbe des prix de tout actif est composée d</w:t>
      </w:r>
      <w:del w:id="1181" w:author="Peng Luqi" w:date="2019-10-13T14:43:00Z">
        <w:r w:rsidRPr="00423E76" w:rsidDel="00EF666F">
          <w:rPr>
            <w:lang w:val="fr-FR"/>
          </w:rPr>
          <w:delText>’</w:delText>
        </w:r>
      </w:del>
      <w:ins w:id="1182" w:author="Peng Luqi" w:date="2019-10-13T14:43:00Z">
        <w:r w:rsidR="00EF666F">
          <w:rPr>
            <w:lang w:val="fr-FR"/>
          </w:rPr>
          <w:t>’</w:t>
        </w:r>
      </w:ins>
      <w:r w:rsidRPr="00423E76">
        <w:rPr>
          <w:lang w:val="fr-FR"/>
        </w:rPr>
        <w:t>innombrables courbes misérables. Que dire d</w:t>
      </w:r>
      <w:del w:id="1183" w:author="Peng Luqi" w:date="2019-10-13T14:43:00Z">
        <w:r w:rsidRPr="00423E76" w:rsidDel="00EF666F">
          <w:rPr>
            <w:lang w:val="fr-FR"/>
          </w:rPr>
          <w:delText>’</w:delText>
        </w:r>
      </w:del>
      <w:ins w:id="1184" w:author="Peng Luqi" w:date="2019-10-13T14:43:00Z">
        <w:r w:rsidR="00EF666F">
          <w:rPr>
            <w:lang w:val="fr-FR"/>
          </w:rPr>
          <w:t>’</w:t>
        </w:r>
      </w:ins>
      <w:r w:rsidRPr="00423E76">
        <w:rPr>
          <w:lang w:val="fr-FR"/>
        </w:rPr>
        <w:t>un tel destin ?</w:t>
      </w:r>
    </w:p>
    <w:p w:rsidR="002B38DF" w:rsidRPr="00423E76" w:rsidRDefault="002B38DF">
      <w:pPr>
        <w:pStyle w:val="a3"/>
        <w:ind w:left="170" w:right="170"/>
        <w:jc w:val="both"/>
        <w:rPr>
          <w:lang w:val="fr-FR"/>
        </w:rPr>
        <w:pPrChange w:id="1185" w:author="Peng Luqi" w:date="2019-10-13T14:20:00Z">
          <w:pPr>
            <w:pStyle w:val="a3"/>
            <w:spacing w:before="3"/>
          </w:pPr>
        </w:pPrChange>
      </w:pPr>
    </w:p>
    <w:p w:rsidR="002B38DF" w:rsidRPr="00423E76" w:rsidRDefault="00716360">
      <w:pPr>
        <w:pStyle w:val="a3"/>
        <w:ind w:left="170" w:right="170"/>
        <w:jc w:val="both"/>
        <w:rPr>
          <w:lang w:val="fr-FR"/>
        </w:rPr>
        <w:pPrChange w:id="1186" w:author="Peng Luqi" w:date="2019-10-13T14:20:00Z">
          <w:pPr>
            <w:pStyle w:val="a3"/>
            <w:ind w:left="130" w:right="186"/>
          </w:pPr>
        </w:pPrChange>
      </w:pPr>
      <w:r w:rsidRPr="00423E76">
        <w:rPr>
          <w:lang w:val="fr-FR"/>
        </w:rPr>
        <w:t>Dans un même monde, les gens peuvent ressentir l</w:t>
      </w:r>
      <w:del w:id="1187" w:author="Peng Luqi" w:date="2019-10-13T14:43:00Z">
        <w:r w:rsidRPr="00423E76" w:rsidDel="00EF666F">
          <w:rPr>
            <w:lang w:val="fr-FR"/>
          </w:rPr>
          <w:delText>’</w:delText>
        </w:r>
      </w:del>
      <w:ins w:id="1188" w:author="Peng Luqi" w:date="2019-10-13T14:43:00Z">
        <w:r w:rsidR="00EF666F">
          <w:rPr>
            <w:lang w:val="fr-FR"/>
          </w:rPr>
          <w:t>’</w:t>
        </w:r>
      </w:ins>
      <w:r w:rsidRPr="00423E76">
        <w:rPr>
          <w:lang w:val="fr-FR"/>
        </w:rPr>
        <w:t>opposé, n</w:t>
      </w:r>
      <w:del w:id="1189" w:author="Peng Luqi" w:date="2019-10-13T14:43:00Z">
        <w:r w:rsidRPr="00423E76" w:rsidDel="00EF666F">
          <w:rPr>
            <w:lang w:val="fr-FR"/>
          </w:rPr>
          <w:delText>’</w:delText>
        </w:r>
      </w:del>
      <w:ins w:id="1190" w:author="Peng Luqi" w:date="2019-10-13T14:43:00Z">
        <w:r w:rsidR="00EF666F">
          <w:rPr>
            <w:lang w:val="fr-FR"/>
          </w:rPr>
          <w:t>’</w:t>
        </w:r>
      </w:ins>
      <w:r w:rsidRPr="00423E76">
        <w:rPr>
          <w:lang w:val="fr-FR"/>
        </w:rPr>
        <w:t>est-ce pas étonnant ? Si vous êtes une personne ayant une stratégie d</w:t>
      </w:r>
      <w:del w:id="1191" w:author="Peng Luqi" w:date="2019-10-13T14:43:00Z">
        <w:r w:rsidRPr="00423E76" w:rsidDel="00EF666F">
          <w:rPr>
            <w:lang w:val="fr-FR"/>
          </w:rPr>
          <w:delText>’</w:delText>
        </w:r>
      </w:del>
      <w:ins w:id="1192" w:author="Peng Luqi" w:date="2019-10-13T14:43:00Z">
        <w:r w:rsidR="00EF666F">
          <w:rPr>
            <w:lang w:val="fr-FR"/>
          </w:rPr>
          <w:t>’</w:t>
        </w:r>
      </w:ins>
      <w:r w:rsidRPr="00423E76">
        <w:rPr>
          <w:lang w:val="fr-FR"/>
        </w:rPr>
        <w:t>investissement fixe, le même monde est tout autre pour vous, car la courbe des prix que vous affrontez est composée d</w:t>
      </w:r>
      <w:del w:id="1193" w:author="Peng Luqi" w:date="2019-10-13T14:43:00Z">
        <w:r w:rsidRPr="00423E76" w:rsidDel="00EF666F">
          <w:rPr>
            <w:lang w:val="fr-FR"/>
          </w:rPr>
          <w:delText>’</w:delText>
        </w:r>
      </w:del>
      <w:ins w:id="1194" w:author="Peng Luqi" w:date="2019-10-13T14:43:00Z">
        <w:r w:rsidR="00EF666F">
          <w:rPr>
            <w:lang w:val="fr-FR"/>
          </w:rPr>
          <w:t>’</w:t>
        </w:r>
      </w:ins>
      <w:r w:rsidRPr="00423E76">
        <w:rPr>
          <w:lang w:val="fr-FR"/>
        </w:rPr>
        <w:t>innombrables courbes du sourire ! Dans ce monde, le bonheur est intrinsèquement rare. Je vais vous demander, ce bonheur tacite est-il plus rare et plus précieux ?</w:t>
      </w:r>
    </w:p>
    <w:p w:rsidR="002B38DF" w:rsidRPr="00983763" w:rsidRDefault="002B38DF">
      <w:pPr>
        <w:pStyle w:val="a3"/>
        <w:ind w:left="170" w:right="170"/>
        <w:jc w:val="both"/>
        <w:rPr>
          <w:sz w:val="27"/>
          <w:lang w:val="fr-FR"/>
        </w:rPr>
        <w:pPrChange w:id="1195" w:author="Peng Luqi" w:date="2019-10-13T14:20:00Z">
          <w:pPr>
            <w:pStyle w:val="a3"/>
            <w:spacing w:before="8"/>
          </w:pPr>
        </w:pPrChange>
      </w:pPr>
    </w:p>
    <w:p w:rsidR="002B38DF" w:rsidRPr="00983763" w:rsidRDefault="00716360">
      <w:pPr>
        <w:pStyle w:val="1"/>
        <w:numPr>
          <w:ilvl w:val="0"/>
          <w:numId w:val="24"/>
        </w:numPr>
        <w:ind w:right="170"/>
        <w:jc w:val="both"/>
        <w:rPr>
          <w:sz w:val="36"/>
          <w:lang w:val="fr-FR"/>
          <w:rPrChange w:id="1196" w:author="Peng Luqi" w:date="2019-10-12T18:09:00Z">
            <w:rPr>
              <w:lang w:val="fr-FR"/>
            </w:rPr>
          </w:rPrChange>
        </w:rPr>
        <w:pPrChange w:id="1197" w:author="Peng Luqi" w:date="2019-10-13T14:20:00Z">
          <w:pPr>
            <w:pStyle w:val="1"/>
            <w:numPr>
              <w:numId w:val="18"/>
            </w:numPr>
            <w:tabs>
              <w:tab w:val="left" w:pos="411"/>
            </w:tabs>
            <w:spacing w:before="1"/>
            <w:ind w:left="410" w:hanging="280"/>
          </w:pPr>
        </w:pPrChange>
      </w:pPr>
      <w:r w:rsidRPr="00914094">
        <w:rPr>
          <w:bCs w:val="0"/>
          <w:sz w:val="36"/>
          <w:szCs w:val="22"/>
          <w:lang w:val="fr-FR"/>
          <w:rPrChange w:id="1198" w:author="Peng Luqi" w:date="2019-10-13T14:04:00Z">
            <w:rPr>
              <w:b w:val="0"/>
              <w:bCs w:val="0"/>
              <w:lang w:val="fr-FR"/>
            </w:rPr>
          </w:rPrChange>
        </w:rPr>
        <w:t>Existe-t-il un actif qui ne fait que monter ou</w:t>
      </w:r>
      <w:r w:rsidRPr="00914094">
        <w:rPr>
          <w:bCs w:val="0"/>
          <w:sz w:val="36"/>
          <w:szCs w:val="22"/>
          <w:lang w:val="fr-FR"/>
          <w:rPrChange w:id="1199" w:author="Peng Luqi" w:date="2019-10-13T14:04:00Z">
            <w:rPr>
              <w:b w:val="0"/>
              <w:bCs w:val="0"/>
              <w:spacing w:val="-6"/>
              <w:lang w:val="fr-FR"/>
            </w:rPr>
          </w:rPrChange>
        </w:rPr>
        <w:t xml:space="preserve"> </w:t>
      </w:r>
      <w:r w:rsidRPr="00914094">
        <w:rPr>
          <w:bCs w:val="0"/>
          <w:sz w:val="36"/>
          <w:szCs w:val="22"/>
          <w:lang w:val="fr-FR"/>
          <w:rPrChange w:id="1200" w:author="Peng Luqi" w:date="2019-10-13T14:04:00Z">
            <w:rPr>
              <w:b w:val="0"/>
              <w:bCs w:val="0"/>
              <w:lang w:val="fr-FR"/>
            </w:rPr>
          </w:rPrChange>
        </w:rPr>
        <w:t>baisser</w:t>
      </w:r>
      <w:ins w:id="1201" w:author="Peng Luqi" w:date="2019-10-12T18:07:00Z">
        <w:r w:rsidR="00423E76" w:rsidRPr="00914094">
          <w:rPr>
            <w:bCs w:val="0"/>
            <w:sz w:val="36"/>
            <w:szCs w:val="22"/>
            <w:lang w:val="fr-FR"/>
            <w:rPrChange w:id="1202" w:author="Peng Luqi" w:date="2019-10-13T14:04:00Z">
              <w:rPr>
                <w:b w:val="0"/>
                <w:bCs w:val="0"/>
                <w:lang w:val="fr-FR"/>
              </w:rPr>
            </w:rPrChange>
          </w:rPr>
          <w:t xml:space="preserve"> </w:t>
        </w:r>
      </w:ins>
      <w:r w:rsidRPr="00914094">
        <w:rPr>
          <w:bCs w:val="0"/>
          <w:sz w:val="36"/>
          <w:szCs w:val="22"/>
          <w:lang w:val="fr-FR"/>
          <w:rPrChange w:id="1203" w:author="Peng Luqi" w:date="2019-10-13T14:04:00Z">
            <w:rPr>
              <w:b w:val="0"/>
              <w:bCs w:val="0"/>
              <w:lang w:val="fr-FR"/>
            </w:rPr>
          </w:rPrChange>
        </w:rPr>
        <w:t>?</w:t>
      </w:r>
    </w:p>
    <w:p w:rsidR="002B38DF" w:rsidRPr="00423E76" w:rsidRDefault="002B38DF">
      <w:pPr>
        <w:pStyle w:val="a3"/>
        <w:ind w:left="170" w:right="170"/>
        <w:jc w:val="both"/>
        <w:rPr>
          <w:b/>
          <w:sz w:val="27"/>
          <w:lang w:val="fr-FR"/>
        </w:rPr>
        <w:pPrChange w:id="1204" w:author="Peng Luqi" w:date="2019-10-13T14:20:00Z">
          <w:pPr>
            <w:pStyle w:val="a3"/>
            <w:spacing w:before="10"/>
          </w:pPr>
        </w:pPrChange>
      </w:pPr>
    </w:p>
    <w:p w:rsidR="002B38DF" w:rsidRPr="00423E76" w:rsidRDefault="00716360">
      <w:pPr>
        <w:pStyle w:val="a3"/>
        <w:ind w:left="170" w:right="170"/>
        <w:jc w:val="both"/>
        <w:rPr>
          <w:lang w:val="fr-FR"/>
        </w:rPr>
        <w:pPrChange w:id="1205" w:author="Peng Luqi" w:date="2019-10-13T14:20:00Z">
          <w:pPr>
            <w:pStyle w:val="a3"/>
            <w:ind w:left="130" w:right="304"/>
          </w:pPr>
        </w:pPrChange>
      </w:pPr>
      <w:r w:rsidRPr="00423E76">
        <w:rPr>
          <w:lang w:val="fr-FR"/>
        </w:rPr>
        <w:t>En tant que personne ordinaire, rendez-vous compte de la magie des marchés boursiers et découvrez que rien ne peut vous empêcher de laisser les gens les plus intelligents du monde travailler pour votre argent, en les laissant choisir gratuitement le meilleur investissement. Ainsi, il n</w:t>
      </w:r>
      <w:del w:id="1206" w:author="Peng Luqi" w:date="2019-10-13T14:43:00Z">
        <w:r w:rsidRPr="00423E76" w:rsidDel="00EF666F">
          <w:rPr>
            <w:lang w:val="fr-FR"/>
          </w:rPr>
          <w:delText>’</w:delText>
        </w:r>
      </w:del>
      <w:ins w:id="1207" w:author="Peng Luqi" w:date="2019-10-13T14:43:00Z">
        <w:r w:rsidR="00EF666F">
          <w:rPr>
            <w:lang w:val="fr-FR"/>
          </w:rPr>
          <w:t>’</w:t>
        </w:r>
      </w:ins>
      <w:r w:rsidRPr="00423E76">
        <w:rPr>
          <w:lang w:val="fr-FR"/>
        </w:rPr>
        <w:t>est pas nécessaire d</w:t>
      </w:r>
      <w:del w:id="1208" w:author="Peng Luqi" w:date="2019-10-13T14:43:00Z">
        <w:r w:rsidRPr="00423E76" w:rsidDel="00EF666F">
          <w:rPr>
            <w:lang w:val="fr-FR"/>
          </w:rPr>
          <w:delText>’</w:delText>
        </w:r>
      </w:del>
      <w:ins w:id="1209" w:author="Peng Luqi" w:date="2019-10-13T14:43:00Z">
        <w:r w:rsidR="00EF666F">
          <w:rPr>
            <w:lang w:val="fr-FR"/>
          </w:rPr>
          <w:t>’</w:t>
        </w:r>
      </w:ins>
      <w:r w:rsidRPr="00423E76">
        <w:rPr>
          <w:lang w:val="fr-FR"/>
        </w:rPr>
        <w:t>être obsédé par l</w:t>
      </w:r>
      <w:del w:id="1210" w:author="Peng Luqi" w:date="2019-10-13T14:43:00Z">
        <w:r w:rsidRPr="00423E76" w:rsidDel="00EF666F">
          <w:rPr>
            <w:lang w:val="fr-FR"/>
          </w:rPr>
          <w:delText>’</w:delText>
        </w:r>
      </w:del>
      <w:ins w:id="1211" w:author="Peng Luqi" w:date="2019-10-13T14:43:00Z">
        <w:r w:rsidR="00EF666F">
          <w:rPr>
            <w:lang w:val="fr-FR"/>
          </w:rPr>
          <w:t>’</w:t>
        </w:r>
      </w:ins>
      <w:r w:rsidRPr="00423E76">
        <w:rPr>
          <w:lang w:val="fr-FR"/>
        </w:rPr>
        <w:t>actif, ou d</w:t>
      </w:r>
      <w:del w:id="1212" w:author="Peng Luqi" w:date="2019-10-13T14:43:00Z">
        <w:r w:rsidRPr="00423E76" w:rsidDel="00EF666F">
          <w:rPr>
            <w:lang w:val="fr-FR"/>
          </w:rPr>
          <w:delText>’</w:delText>
        </w:r>
      </w:del>
      <w:ins w:id="1213" w:author="Peng Luqi" w:date="2019-10-13T14:43:00Z">
        <w:r w:rsidR="00EF666F">
          <w:rPr>
            <w:lang w:val="fr-FR"/>
          </w:rPr>
          <w:t>’</w:t>
        </w:r>
      </w:ins>
      <w:r w:rsidRPr="00423E76">
        <w:rPr>
          <w:lang w:val="fr-FR"/>
        </w:rPr>
        <w:t>avoir un sentiment d</w:t>
      </w:r>
      <w:del w:id="1214" w:author="Peng Luqi" w:date="2019-10-13T14:43:00Z">
        <w:r w:rsidRPr="00423E76" w:rsidDel="00EF666F">
          <w:rPr>
            <w:lang w:val="fr-FR"/>
          </w:rPr>
          <w:delText>’</w:delText>
        </w:r>
      </w:del>
      <w:ins w:id="1215" w:author="Peng Luqi" w:date="2019-10-13T14:43:00Z">
        <w:r w:rsidR="00EF666F">
          <w:rPr>
            <w:lang w:val="fr-FR"/>
          </w:rPr>
          <w:t>’</w:t>
        </w:r>
      </w:ins>
      <w:r w:rsidRPr="00423E76">
        <w:rPr>
          <w:lang w:val="fr-FR"/>
        </w:rPr>
        <w:t>infériorité par rapport aux investisseurs. Parce que la grande majorité des prétendus investisseurs sur le marché boursier sont des amateurs. Tout comme la plupart des gestionnaires de portefeuille en costume d</w:t>
      </w:r>
      <w:del w:id="1216" w:author="Peng Luqi" w:date="2019-10-13T14:43:00Z">
        <w:r w:rsidRPr="00423E76" w:rsidDel="00EF666F">
          <w:rPr>
            <w:lang w:val="fr-FR"/>
          </w:rPr>
          <w:delText>’</w:delText>
        </w:r>
      </w:del>
      <w:ins w:id="1217" w:author="Peng Luqi" w:date="2019-10-13T14:43:00Z">
        <w:r w:rsidR="00EF666F">
          <w:rPr>
            <w:lang w:val="fr-FR"/>
          </w:rPr>
          <w:t>’</w:t>
        </w:r>
      </w:ins>
      <w:r w:rsidRPr="00423E76">
        <w:rPr>
          <w:lang w:val="fr-FR"/>
        </w:rPr>
        <w:t>ailleurs.</w:t>
      </w:r>
    </w:p>
    <w:p w:rsidR="002B38DF" w:rsidRPr="00423E76" w:rsidRDefault="002B38DF">
      <w:pPr>
        <w:pStyle w:val="a3"/>
        <w:ind w:left="170" w:right="170"/>
        <w:jc w:val="both"/>
        <w:rPr>
          <w:lang w:val="fr-FR"/>
        </w:rPr>
        <w:pPrChange w:id="1218" w:author="Peng Luqi" w:date="2019-10-13T14:20:00Z">
          <w:pPr>
            <w:pStyle w:val="a3"/>
            <w:spacing w:before="2"/>
          </w:pPr>
        </w:pPrChange>
      </w:pPr>
    </w:p>
    <w:p w:rsidR="002B38DF" w:rsidRPr="00423E76" w:rsidRDefault="00716360">
      <w:pPr>
        <w:pStyle w:val="a3"/>
        <w:ind w:left="170" w:right="170"/>
        <w:jc w:val="both"/>
        <w:rPr>
          <w:lang w:val="fr-FR"/>
        </w:rPr>
        <w:pPrChange w:id="1219" w:author="Peng Luqi" w:date="2019-10-13T14:20:00Z">
          <w:pPr>
            <w:pStyle w:val="a3"/>
            <w:ind w:left="130" w:right="367"/>
          </w:pPr>
        </w:pPrChange>
      </w:pPr>
      <w:r w:rsidRPr="00423E76">
        <w:rPr>
          <w:lang w:val="fr-FR"/>
        </w:rPr>
        <w:t>Si vous ne le croyez pas, je peux rapidement vous enseigner une technique très efficace.</w:t>
      </w:r>
    </w:p>
    <w:p w:rsidR="002B38DF" w:rsidRPr="00983763" w:rsidRDefault="002B38DF">
      <w:pPr>
        <w:pStyle w:val="a3"/>
        <w:ind w:left="170" w:right="170"/>
        <w:jc w:val="both"/>
        <w:rPr>
          <w:sz w:val="27"/>
          <w:lang w:val="fr-FR"/>
        </w:rPr>
        <w:pPrChange w:id="1220" w:author="Peng Luqi" w:date="2019-10-13T14:20:00Z">
          <w:pPr>
            <w:pStyle w:val="a3"/>
            <w:spacing w:before="10"/>
          </w:pPr>
        </w:pPrChange>
      </w:pPr>
    </w:p>
    <w:p w:rsidR="002B38DF" w:rsidRPr="00983763" w:rsidRDefault="00716360">
      <w:pPr>
        <w:pStyle w:val="a3"/>
        <w:ind w:left="170" w:right="170"/>
        <w:jc w:val="both"/>
        <w:rPr>
          <w:lang w:val="fr-FR"/>
        </w:rPr>
        <w:pPrChange w:id="1221" w:author="Peng Luqi" w:date="2019-10-13T14:20:00Z">
          <w:pPr>
            <w:pStyle w:val="a3"/>
            <w:ind w:left="130" w:right="491"/>
          </w:pPr>
        </w:pPrChange>
      </w:pPr>
      <w:r w:rsidRPr="00336030">
        <w:rPr>
          <w:lang w:val="fr-FR"/>
        </w:rPr>
        <w:t>Lorsque vous rencontrez quelqu</w:t>
      </w:r>
      <w:del w:id="1222" w:author="Peng Luqi" w:date="2019-10-13T14:43:00Z">
        <w:r w:rsidRPr="00336030" w:rsidDel="00EF666F">
          <w:rPr>
            <w:lang w:val="fr-FR"/>
          </w:rPr>
          <w:delText>’</w:delText>
        </w:r>
      </w:del>
      <w:ins w:id="1223" w:author="Peng Luqi" w:date="2019-10-13T14:43:00Z">
        <w:r w:rsidR="00EF666F">
          <w:rPr>
            <w:lang w:val="fr-FR"/>
          </w:rPr>
          <w:t>’</w:t>
        </w:r>
      </w:ins>
      <w:r w:rsidRPr="00336030">
        <w:rPr>
          <w:lang w:val="fr-FR"/>
        </w:rPr>
        <w:t>un qui joue aux experts devant vous, faite un euphémisme :</w:t>
      </w:r>
    </w:p>
    <w:p w:rsidR="002B38DF" w:rsidRPr="00983763" w:rsidRDefault="002B38DF">
      <w:pPr>
        <w:pStyle w:val="a3"/>
        <w:ind w:left="170" w:right="170"/>
        <w:jc w:val="both"/>
        <w:rPr>
          <w:lang w:val="fr-FR"/>
        </w:rPr>
        <w:pPrChange w:id="1224" w:author="Peng Luqi" w:date="2019-10-13T14:20:00Z">
          <w:pPr>
            <w:pStyle w:val="a3"/>
            <w:spacing w:before="4"/>
          </w:pPr>
        </w:pPrChange>
      </w:pPr>
    </w:p>
    <w:p w:rsidR="002B38DF" w:rsidRPr="00336030" w:rsidRDefault="00716360">
      <w:pPr>
        <w:pStyle w:val="a3"/>
        <w:ind w:left="170" w:right="170" w:firstLine="550"/>
        <w:jc w:val="both"/>
        <w:rPr>
          <w:lang w:val="fr-FR"/>
        </w:rPr>
        <w:pPrChange w:id="1225" w:author="Peng Luqi" w:date="2019-10-13T14:20:00Z">
          <w:pPr>
            <w:pStyle w:val="a3"/>
            <w:ind w:left="130"/>
          </w:pPr>
        </w:pPrChange>
      </w:pPr>
      <w:r w:rsidRPr="00336030">
        <w:rPr>
          <w:lang w:val="fr-FR"/>
        </w:rPr>
        <w:t>« Comment diluez-vous le coût d</w:t>
      </w:r>
      <w:del w:id="1226" w:author="Peng Luqi" w:date="2019-10-13T14:43:00Z">
        <w:r w:rsidRPr="00336030" w:rsidDel="00EF666F">
          <w:rPr>
            <w:lang w:val="fr-FR"/>
          </w:rPr>
          <w:delText>’</w:delText>
        </w:r>
      </w:del>
      <w:ins w:id="1227" w:author="Peng Luqi" w:date="2019-10-13T14:43:00Z">
        <w:r w:rsidR="00EF666F">
          <w:rPr>
            <w:lang w:val="fr-FR"/>
          </w:rPr>
          <w:t>’</w:t>
        </w:r>
      </w:ins>
      <w:r w:rsidRPr="00336030">
        <w:rPr>
          <w:lang w:val="fr-FR"/>
        </w:rPr>
        <w:t>opportunité ? »</w:t>
      </w:r>
    </w:p>
    <w:p w:rsidR="002B38DF" w:rsidRPr="00336030" w:rsidRDefault="002B38DF">
      <w:pPr>
        <w:pStyle w:val="a3"/>
        <w:ind w:left="170" w:right="170"/>
        <w:jc w:val="both"/>
        <w:rPr>
          <w:sz w:val="27"/>
          <w:lang w:val="fr-FR"/>
        </w:rPr>
        <w:pPrChange w:id="1228" w:author="Peng Luqi" w:date="2019-10-13T14:20:00Z">
          <w:pPr>
            <w:pStyle w:val="a3"/>
            <w:spacing w:before="10"/>
          </w:pPr>
        </w:pPrChange>
      </w:pPr>
    </w:p>
    <w:p w:rsidR="002B38DF" w:rsidRPr="00336030" w:rsidRDefault="00716360">
      <w:pPr>
        <w:pStyle w:val="a3"/>
        <w:ind w:left="170" w:right="170"/>
        <w:jc w:val="both"/>
        <w:rPr>
          <w:lang w:val="fr-FR"/>
        </w:rPr>
        <w:pPrChange w:id="1229" w:author="Peng Luqi" w:date="2019-10-13T14:20:00Z">
          <w:pPr>
            <w:pStyle w:val="a3"/>
            <w:spacing w:before="1"/>
            <w:ind w:left="130" w:right="1012"/>
          </w:pPr>
        </w:pPrChange>
      </w:pPr>
      <w:r w:rsidRPr="00336030">
        <w:rPr>
          <w:lang w:val="fr-FR"/>
        </w:rPr>
        <w:t>Le plus souvent, vous verrez les yeux de votre interlocuteur diverger et il répondra en bafouillant. Essayez et vous verrez !</w:t>
      </w:r>
    </w:p>
    <w:p w:rsidR="002B38DF" w:rsidRPr="00336030" w:rsidRDefault="002B38DF">
      <w:pPr>
        <w:pStyle w:val="a3"/>
        <w:ind w:left="170" w:right="170"/>
        <w:jc w:val="both"/>
        <w:rPr>
          <w:sz w:val="27"/>
          <w:lang w:val="fr-FR"/>
        </w:rPr>
        <w:pPrChange w:id="1230" w:author="Peng Luqi" w:date="2019-10-13T14:20:00Z">
          <w:pPr>
            <w:pStyle w:val="a3"/>
            <w:spacing w:before="10"/>
          </w:pPr>
        </w:pPrChange>
      </w:pPr>
    </w:p>
    <w:p w:rsidR="002B38DF" w:rsidRDefault="00716360" w:rsidP="00CB23F4">
      <w:pPr>
        <w:pStyle w:val="a3"/>
        <w:ind w:left="170" w:right="170"/>
        <w:jc w:val="both"/>
        <w:rPr>
          <w:ins w:id="1231" w:author="Peng Luqi" w:date="2019-10-13T23:53:00Z"/>
          <w:lang w:val="fr-FR"/>
        </w:rPr>
      </w:pPr>
      <w:r w:rsidRPr="00336030">
        <w:rPr>
          <w:lang w:val="fr-FR"/>
        </w:rPr>
        <w:t xml:space="preserve">Lorsque nous adopterons les meilleurs conseils gratuits fournis par toutes les </w:t>
      </w:r>
      <w:r w:rsidRPr="00336030">
        <w:rPr>
          <w:lang w:val="fr-FR"/>
        </w:rPr>
        <w:lastRenderedPageBreak/>
        <w:t>personnes intelligentes du marché, nous ferons face</w:t>
      </w:r>
      <w:r w:rsidRPr="00716360">
        <w:rPr>
          <w:lang w:val="fr-FR"/>
        </w:rPr>
        <w:t xml:space="preserve"> à un autre embarras : nous n</w:t>
      </w:r>
      <w:del w:id="1232" w:author="Peng Luqi" w:date="2019-10-13T14:43:00Z">
        <w:r w:rsidRPr="00716360" w:rsidDel="00EF666F">
          <w:rPr>
            <w:lang w:val="fr-FR"/>
          </w:rPr>
          <w:delText>’</w:delText>
        </w:r>
      </w:del>
      <w:ins w:id="1233" w:author="Peng Luqi" w:date="2019-10-13T14:43:00Z">
        <w:r w:rsidR="00EF666F">
          <w:rPr>
            <w:lang w:val="fr-FR"/>
          </w:rPr>
          <w:t>’</w:t>
        </w:r>
      </w:ins>
      <w:r w:rsidRPr="00716360">
        <w:rPr>
          <w:lang w:val="fr-FR"/>
        </w:rPr>
        <w:t>achèterons que du Vanke, ou du Kweichow Moutai, de l</w:t>
      </w:r>
      <w:del w:id="1234" w:author="Peng Luqi" w:date="2019-10-13T14:43:00Z">
        <w:r w:rsidRPr="00716360" w:rsidDel="00EF666F">
          <w:rPr>
            <w:lang w:val="fr-FR"/>
          </w:rPr>
          <w:delText>’</w:delText>
        </w:r>
      </w:del>
      <w:ins w:id="1235" w:author="Peng Luqi" w:date="2019-10-13T14:43:00Z">
        <w:r w:rsidR="00EF666F">
          <w:rPr>
            <w:lang w:val="fr-FR"/>
          </w:rPr>
          <w:t>’</w:t>
        </w:r>
      </w:ins>
      <w:r w:rsidRPr="00716360">
        <w:rPr>
          <w:lang w:val="fr-FR"/>
        </w:rPr>
        <w:t>Apple, du Coca-Cola et même du Chinese Tobacco.</w:t>
      </w:r>
      <w:ins w:id="1236" w:author="Peng Luqi" w:date="2019-10-12T18:10:00Z">
        <w:r w:rsidR="00336030">
          <w:rPr>
            <w:lang w:val="fr-FR"/>
          </w:rPr>
          <w:t xml:space="preserve"> </w:t>
        </w:r>
      </w:ins>
      <w:r w:rsidRPr="00336030">
        <w:rPr>
          <w:lang w:val="fr-FR"/>
        </w:rPr>
        <w:t>En faisant cela nous serons confrontés à un problème grave :</w:t>
      </w:r>
    </w:p>
    <w:p w:rsidR="0086173D" w:rsidRDefault="0086173D" w:rsidP="00CB23F4">
      <w:pPr>
        <w:pStyle w:val="a3"/>
        <w:ind w:left="170" w:right="170"/>
        <w:jc w:val="both"/>
        <w:rPr>
          <w:ins w:id="1237" w:author="Peng Luqi" w:date="2019-10-13T23:53:00Z"/>
          <w:lang w:val="fr-FR"/>
        </w:rPr>
      </w:pPr>
    </w:p>
    <w:p w:rsidR="0086173D" w:rsidRPr="00336030" w:rsidDel="0086173D" w:rsidRDefault="0086173D">
      <w:pPr>
        <w:pStyle w:val="a3"/>
        <w:ind w:left="170" w:right="170"/>
        <w:jc w:val="both"/>
        <w:rPr>
          <w:del w:id="1238" w:author="Peng Luqi" w:date="2019-10-13T23:53:00Z"/>
          <w:lang w:val="fr-FR"/>
        </w:rPr>
        <w:pPrChange w:id="1239" w:author="Peng Luqi" w:date="2019-10-13T14:20:00Z">
          <w:pPr>
            <w:pStyle w:val="a3"/>
            <w:spacing w:line="320" w:lineRule="exact"/>
            <w:ind w:left="130"/>
          </w:pPr>
        </w:pPrChange>
      </w:pPr>
    </w:p>
    <w:p w:rsidR="00AF0C0B" w:rsidDel="0086173D" w:rsidRDefault="00AF0C0B">
      <w:pPr>
        <w:ind w:left="170" w:right="170"/>
        <w:jc w:val="both"/>
        <w:rPr>
          <w:del w:id="1240" w:author="Peng Luqi" w:date="2019-10-13T23:53:00Z"/>
          <w:lang w:val="fr-FR"/>
        </w:rPr>
        <w:sectPr w:rsidR="00AF0C0B" w:rsidDel="0086173D">
          <w:pgSz w:w="11910" w:h="16840"/>
          <w:pgMar w:top="1360" w:right="1240" w:bottom="280" w:left="1320" w:header="720" w:footer="720" w:gutter="0"/>
          <w:cols w:space="720"/>
        </w:sectPr>
        <w:pPrChange w:id="1241" w:author="Peng Luqi" w:date="2019-10-13T14:20:00Z">
          <w:pPr>
            <w:spacing w:line="320" w:lineRule="exact"/>
          </w:pPr>
        </w:pPrChange>
      </w:pPr>
    </w:p>
    <w:p w:rsidR="002B38DF" w:rsidRDefault="00716360">
      <w:pPr>
        <w:pStyle w:val="a3"/>
        <w:ind w:left="170" w:right="170" w:firstLine="550"/>
        <w:jc w:val="both"/>
        <w:rPr>
          <w:ins w:id="1242" w:author="Peng Luqi" w:date="2019-10-12T18:10:00Z"/>
          <w:lang w:val="fr-FR"/>
        </w:rPr>
        <w:pPrChange w:id="1243" w:author="Peng Luqi" w:date="2019-10-13T14:20:00Z">
          <w:pPr>
            <w:pStyle w:val="a3"/>
            <w:spacing w:before="65" w:line="322" w:lineRule="exact"/>
            <w:ind w:left="170" w:right="170"/>
            <w:jc w:val="both"/>
          </w:pPr>
        </w:pPrChange>
      </w:pPr>
      <w:r w:rsidRPr="00716360">
        <w:rPr>
          <w:lang w:val="fr-FR"/>
        </w:rPr>
        <w:t>Le coût d</w:t>
      </w:r>
      <w:del w:id="1244" w:author="Peng Luqi" w:date="2019-10-13T14:43:00Z">
        <w:r w:rsidRPr="00716360" w:rsidDel="00EF666F">
          <w:rPr>
            <w:lang w:val="fr-FR"/>
          </w:rPr>
          <w:delText>’</w:delText>
        </w:r>
      </w:del>
      <w:ins w:id="1245" w:author="Peng Luqi" w:date="2019-10-13T14:43:00Z">
        <w:r w:rsidR="00EF666F">
          <w:rPr>
            <w:lang w:val="fr-FR"/>
          </w:rPr>
          <w:t>’</w:t>
        </w:r>
      </w:ins>
      <w:r w:rsidRPr="00716360">
        <w:rPr>
          <w:lang w:val="fr-FR"/>
        </w:rPr>
        <w:t>opportunité d</w:t>
      </w:r>
      <w:del w:id="1246" w:author="Peng Luqi" w:date="2019-10-13T14:43:00Z">
        <w:r w:rsidRPr="00716360" w:rsidDel="00EF666F">
          <w:rPr>
            <w:lang w:val="fr-FR"/>
          </w:rPr>
          <w:delText>’</w:delText>
        </w:r>
      </w:del>
      <w:ins w:id="1247" w:author="Peng Luqi" w:date="2019-10-13T14:43:00Z">
        <w:r w:rsidR="00EF666F">
          <w:rPr>
            <w:lang w:val="fr-FR"/>
          </w:rPr>
          <w:t>’</w:t>
        </w:r>
      </w:ins>
      <w:r w:rsidRPr="00716360">
        <w:rPr>
          <w:lang w:val="fr-FR"/>
        </w:rPr>
        <w:t>une seule valeur est illimité !</w:t>
      </w:r>
    </w:p>
    <w:p w:rsidR="00336030" w:rsidRPr="00336030" w:rsidRDefault="00336030">
      <w:pPr>
        <w:pStyle w:val="a3"/>
        <w:ind w:left="170" w:right="170"/>
        <w:jc w:val="both"/>
        <w:rPr>
          <w:lang w:val="fr-FR"/>
        </w:rPr>
        <w:pPrChange w:id="1248" w:author="Peng Luqi" w:date="2019-10-13T14:20:00Z">
          <w:pPr>
            <w:pStyle w:val="a3"/>
            <w:spacing w:before="65" w:line="322" w:lineRule="exact"/>
            <w:ind w:left="130"/>
          </w:pPr>
        </w:pPrChange>
      </w:pPr>
    </w:p>
    <w:p w:rsidR="002B38DF" w:rsidRPr="00336030" w:rsidRDefault="00716360">
      <w:pPr>
        <w:pStyle w:val="a3"/>
        <w:ind w:left="170" w:right="170"/>
        <w:jc w:val="both"/>
        <w:rPr>
          <w:lang w:val="fr-FR"/>
        </w:rPr>
        <w:pPrChange w:id="1249" w:author="Peng Luqi" w:date="2019-10-13T14:20:00Z">
          <w:pPr>
            <w:pStyle w:val="a3"/>
            <w:ind w:left="130"/>
          </w:pPr>
        </w:pPrChange>
      </w:pPr>
      <w:r w:rsidRPr="00336030">
        <w:rPr>
          <w:lang w:val="fr-FR"/>
        </w:rPr>
        <w:t>C</w:t>
      </w:r>
      <w:del w:id="1250" w:author="Peng Luqi" w:date="2019-10-13T14:43:00Z">
        <w:r w:rsidRPr="00336030" w:rsidDel="00EF666F">
          <w:rPr>
            <w:lang w:val="fr-FR"/>
          </w:rPr>
          <w:delText>’</w:delText>
        </w:r>
      </w:del>
      <w:ins w:id="1251" w:author="Peng Luqi" w:date="2019-10-13T14:43:00Z">
        <w:r w:rsidR="00EF666F">
          <w:rPr>
            <w:lang w:val="fr-FR"/>
          </w:rPr>
          <w:t>’</w:t>
        </w:r>
      </w:ins>
      <w:r w:rsidRPr="00336030">
        <w:rPr>
          <w:lang w:val="fr-FR"/>
        </w:rPr>
        <w:t>est un concept que toute personne ordinaire peut comprendre !</w:t>
      </w:r>
    </w:p>
    <w:p w:rsidR="002B38DF" w:rsidRPr="00716360" w:rsidRDefault="002B38DF">
      <w:pPr>
        <w:pStyle w:val="a3"/>
        <w:ind w:left="170" w:right="170"/>
        <w:jc w:val="both"/>
        <w:rPr>
          <w:sz w:val="27"/>
          <w:lang w:val="fr-FR"/>
        </w:rPr>
        <w:pPrChange w:id="1252" w:author="Peng Luqi" w:date="2019-10-13T14:20:00Z">
          <w:pPr>
            <w:pStyle w:val="a3"/>
            <w:spacing w:before="10"/>
          </w:pPr>
        </w:pPrChange>
      </w:pPr>
    </w:p>
    <w:p w:rsidR="002B38DF" w:rsidRPr="00716360" w:rsidRDefault="00716360">
      <w:pPr>
        <w:pStyle w:val="a3"/>
        <w:ind w:left="170" w:right="170"/>
        <w:jc w:val="both"/>
        <w:rPr>
          <w:lang w:val="fr-FR"/>
        </w:rPr>
        <w:pPrChange w:id="1253" w:author="Peng Luqi" w:date="2019-10-13T14:20:00Z">
          <w:pPr>
            <w:pStyle w:val="a3"/>
            <w:ind w:left="130" w:right="204"/>
          </w:pPr>
        </w:pPrChange>
      </w:pPr>
      <w:r w:rsidRPr="00716360">
        <w:rPr>
          <w:lang w:val="fr-FR"/>
        </w:rPr>
        <w:t>Le susnommé coût d</w:t>
      </w:r>
      <w:del w:id="1254" w:author="Peng Luqi" w:date="2019-10-13T14:43:00Z">
        <w:r w:rsidRPr="00716360" w:rsidDel="00EF666F">
          <w:rPr>
            <w:lang w:val="fr-FR"/>
          </w:rPr>
          <w:delText>’</w:delText>
        </w:r>
      </w:del>
      <w:ins w:id="1255" w:author="Peng Luqi" w:date="2019-10-13T14:43:00Z">
        <w:r w:rsidR="00EF666F">
          <w:rPr>
            <w:lang w:val="fr-FR"/>
          </w:rPr>
          <w:t>’</w:t>
        </w:r>
      </w:ins>
      <w:r w:rsidRPr="00716360">
        <w:rPr>
          <w:lang w:val="fr-FR"/>
        </w:rPr>
        <w:t>opportunité signifie que si votre argent est utilisé pour investir sur une certaine valeur, l</w:t>
      </w:r>
      <w:del w:id="1256" w:author="Peng Luqi" w:date="2019-10-13T14:43:00Z">
        <w:r w:rsidRPr="00716360" w:rsidDel="00EF666F">
          <w:rPr>
            <w:lang w:val="fr-FR"/>
          </w:rPr>
          <w:delText>’</w:delText>
        </w:r>
      </w:del>
      <w:ins w:id="1257" w:author="Peng Luqi" w:date="2019-10-13T14:43:00Z">
        <w:r w:rsidR="00EF666F">
          <w:rPr>
            <w:lang w:val="fr-FR"/>
          </w:rPr>
          <w:t>’</w:t>
        </w:r>
      </w:ins>
      <w:r w:rsidRPr="00716360">
        <w:rPr>
          <w:lang w:val="fr-FR"/>
        </w:rPr>
        <w:t>argent ne peut pas être utilisé pour investir sur une autre en même temps. Si vous investissez dans A avec un peu d</w:t>
      </w:r>
      <w:del w:id="1258" w:author="Peng Luqi" w:date="2019-10-13T14:43:00Z">
        <w:r w:rsidRPr="00716360" w:rsidDel="00EF666F">
          <w:rPr>
            <w:lang w:val="fr-FR"/>
          </w:rPr>
          <w:delText>’</w:delText>
        </w:r>
      </w:del>
      <w:ins w:id="1259" w:author="Peng Luqi" w:date="2019-10-13T14:43:00Z">
        <w:r w:rsidR="00EF666F">
          <w:rPr>
            <w:lang w:val="fr-FR"/>
          </w:rPr>
          <w:t>’</w:t>
        </w:r>
      </w:ins>
      <w:r w:rsidRPr="00716360">
        <w:rPr>
          <w:lang w:val="fr-FR"/>
        </w:rPr>
        <w:t>argent, alors cet argent ne peut pas être utilisé pour investir dans B en même temps, et l</w:t>
      </w:r>
      <w:del w:id="1260" w:author="Peng Luqi" w:date="2019-10-13T14:43:00Z">
        <w:r w:rsidRPr="00716360" w:rsidDel="00EF666F">
          <w:rPr>
            <w:lang w:val="fr-FR"/>
          </w:rPr>
          <w:delText>’</w:delText>
        </w:r>
      </w:del>
      <w:ins w:id="1261" w:author="Peng Luqi" w:date="2019-10-13T14:43:00Z">
        <w:r w:rsidR="00EF666F">
          <w:rPr>
            <w:lang w:val="fr-FR"/>
          </w:rPr>
          <w:t>’</w:t>
        </w:r>
      </w:ins>
      <w:r w:rsidRPr="00716360">
        <w:rPr>
          <w:lang w:val="fr-FR"/>
        </w:rPr>
        <w:t>augmentation future de B devient le coût d</w:t>
      </w:r>
      <w:del w:id="1262" w:author="Peng Luqi" w:date="2019-10-13T14:43:00Z">
        <w:r w:rsidRPr="00716360" w:rsidDel="00EF666F">
          <w:rPr>
            <w:lang w:val="fr-FR"/>
          </w:rPr>
          <w:delText>’</w:delText>
        </w:r>
      </w:del>
      <w:ins w:id="1263" w:author="Peng Luqi" w:date="2019-10-13T14:43:00Z">
        <w:r w:rsidR="00EF666F">
          <w:rPr>
            <w:lang w:val="fr-FR"/>
          </w:rPr>
          <w:t>’</w:t>
        </w:r>
      </w:ins>
      <w:r w:rsidRPr="00716360">
        <w:rPr>
          <w:lang w:val="fr-FR"/>
        </w:rPr>
        <w:t>opportunité des avantages futurs de ces fonds que vous investissez dans</w:t>
      </w:r>
      <w:r w:rsidRPr="00716360">
        <w:rPr>
          <w:spacing w:val="-2"/>
          <w:lang w:val="fr-FR"/>
        </w:rPr>
        <w:t xml:space="preserve"> </w:t>
      </w:r>
      <w:r w:rsidRPr="00716360">
        <w:rPr>
          <w:lang w:val="fr-FR"/>
        </w:rPr>
        <w:t>A.</w:t>
      </w:r>
    </w:p>
    <w:p w:rsidR="002B38DF" w:rsidRPr="00716360" w:rsidRDefault="002B38DF">
      <w:pPr>
        <w:pStyle w:val="a3"/>
        <w:ind w:left="170" w:right="170"/>
        <w:jc w:val="both"/>
        <w:rPr>
          <w:lang w:val="fr-FR"/>
        </w:rPr>
        <w:pPrChange w:id="1264" w:author="Peng Luqi" w:date="2019-10-13T14:20:00Z">
          <w:pPr>
            <w:pStyle w:val="a3"/>
            <w:spacing w:before="2"/>
          </w:pPr>
        </w:pPrChange>
      </w:pPr>
    </w:p>
    <w:p w:rsidR="002B38DF" w:rsidRPr="00716360" w:rsidRDefault="00716360">
      <w:pPr>
        <w:pStyle w:val="a3"/>
        <w:ind w:left="170" w:right="170"/>
        <w:jc w:val="both"/>
        <w:rPr>
          <w:lang w:val="fr-FR"/>
        </w:rPr>
        <w:pPrChange w:id="1265" w:author="Peng Luqi" w:date="2019-10-13T14:20:00Z">
          <w:pPr>
            <w:pStyle w:val="a3"/>
            <w:spacing w:before="1"/>
            <w:ind w:left="130" w:right="258"/>
          </w:pPr>
        </w:pPrChange>
      </w:pPr>
      <w:r w:rsidRPr="00716360">
        <w:rPr>
          <w:lang w:val="fr-FR"/>
        </w:rPr>
        <w:t>Si vous n</w:t>
      </w:r>
      <w:del w:id="1266" w:author="Peng Luqi" w:date="2019-10-13T14:43:00Z">
        <w:r w:rsidRPr="00716360" w:rsidDel="00EF666F">
          <w:rPr>
            <w:lang w:val="fr-FR"/>
          </w:rPr>
          <w:delText>’</w:delText>
        </w:r>
      </w:del>
      <w:ins w:id="1267" w:author="Peng Luqi" w:date="2019-10-13T14:43:00Z">
        <w:r w:rsidR="00EF666F">
          <w:rPr>
            <w:lang w:val="fr-FR"/>
          </w:rPr>
          <w:t>’</w:t>
        </w:r>
      </w:ins>
      <w:r w:rsidRPr="00716360">
        <w:rPr>
          <w:lang w:val="fr-FR"/>
        </w:rPr>
        <w:t>investissez que dans un seul actif, alors le coût d</w:t>
      </w:r>
      <w:del w:id="1268" w:author="Peng Luqi" w:date="2019-10-13T14:43:00Z">
        <w:r w:rsidRPr="00716360" w:rsidDel="00EF666F">
          <w:rPr>
            <w:lang w:val="fr-FR"/>
          </w:rPr>
          <w:delText>’</w:delText>
        </w:r>
      </w:del>
      <w:ins w:id="1269" w:author="Peng Luqi" w:date="2019-10-13T14:43:00Z">
        <w:r w:rsidR="00EF666F">
          <w:rPr>
            <w:lang w:val="fr-FR"/>
          </w:rPr>
          <w:t>’</w:t>
        </w:r>
      </w:ins>
      <w:r w:rsidRPr="00716360">
        <w:rPr>
          <w:lang w:val="fr-FR"/>
        </w:rPr>
        <w:t>opportunité est illimité ! Par conséquent, même si vous êtes totalement ignorante, vous pouvez immédiatement comprendre pourquoi vous devez trouver un moyen de diluer le coût d</w:t>
      </w:r>
      <w:del w:id="1270" w:author="Peng Luqi" w:date="2019-10-13T14:43:00Z">
        <w:r w:rsidRPr="00716360" w:rsidDel="00EF666F">
          <w:rPr>
            <w:lang w:val="fr-FR"/>
          </w:rPr>
          <w:delText>’</w:delText>
        </w:r>
      </w:del>
      <w:ins w:id="1271" w:author="Peng Luqi" w:date="2019-10-13T14:43:00Z">
        <w:r w:rsidR="00EF666F">
          <w:rPr>
            <w:lang w:val="fr-FR"/>
          </w:rPr>
          <w:t>’</w:t>
        </w:r>
      </w:ins>
      <w:r w:rsidRPr="00716360">
        <w:rPr>
          <w:lang w:val="fr-FR"/>
        </w:rPr>
        <w:t>opportunité ! L</w:t>
      </w:r>
      <w:del w:id="1272" w:author="Peng Luqi" w:date="2019-10-13T14:43:00Z">
        <w:r w:rsidRPr="00716360" w:rsidDel="00EF666F">
          <w:rPr>
            <w:lang w:val="fr-FR"/>
          </w:rPr>
          <w:delText>’</w:delText>
        </w:r>
      </w:del>
      <w:ins w:id="1273" w:author="Peng Luqi" w:date="2019-10-13T14:43:00Z">
        <w:r w:rsidR="00EF666F">
          <w:rPr>
            <w:lang w:val="fr-FR"/>
          </w:rPr>
          <w:t>’</w:t>
        </w:r>
      </w:ins>
      <w:r w:rsidRPr="00716360">
        <w:rPr>
          <w:lang w:val="fr-FR"/>
        </w:rPr>
        <w:t>investissement est une technologie de réflexion globale. Vous ne pouvez pas simplement considérer le taux de rendement possible, mais vous devez également prendre en compte le risque. Et « comment diluer le coût d</w:t>
      </w:r>
      <w:del w:id="1274" w:author="Peng Luqi" w:date="2019-10-13T14:43:00Z">
        <w:r w:rsidRPr="00716360" w:rsidDel="00EF666F">
          <w:rPr>
            <w:lang w:val="fr-FR"/>
          </w:rPr>
          <w:delText>’</w:delText>
        </w:r>
      </w:del>
      <w:ins w:id="1275" w:author="Peng Luqi" w:date="2019-10-13T14:43:00Z">
        <w:r w:rsidR="00EF666F">
          <w:rPr>
            <w:lang w:val="fr-FR"/>
          </w:rPr>
          <w:t>’</w:t>
        </w:r>
      </w:ins>
      <w:r w:rsidRPr="00716360">
        <w:rPr>
          <w:lang w:val="fr-FR"/>
        </w:rPr>
        <w:t>opportunité » est un facteur important à prendre en compte</w:t>
      </w:r>
      <w:ins w:id="1276" w:author="Peng Luqi" w:date="2019-10-12T18:11:00Z">
        <w:r w:rsidR="00336030">
          <w:rPr>
            <w:lang w:val="fr-FR"/>
          </w:rPr>
          <w:t xml:space="preserve"> </w:t>
        </w:r>
      </w:ins>
      <w:r w:rsidRPr="00336030">
        <w:rPr>
          <w:lang w:val="fr-FR"/>
        </w:rPr>
        <w:t>!</w:t>
      </w:r>
    </w:p>
    <w:p w:rsidR="002B38DF" w:rsidRPr="00716360" w:rsidRDefault="002B38DF">
      <w:pPr>
        <w:pStyle w:val="a3"/>
        <w:ind w:left="170" w:right="170"/>
        <w:jc w:val="both"/>
        <w:rPr>
          <w:sz w:val="27"/>
          <w:lang w:val="fr-FR"/>
        </w:rPr>
        <w:pPrChange w:id="1277" w:author="Peng Luqi" w:date="2019-10-13T14:20:00Z">
          <w:pPr>
            <w:pStyle w:val="a3"/>
            <w:spacing w:before="8"/>
          </w:pPr>
        </w:pPrChange>
      </w:pPr>
    </w:p>
    <w:p w:rsidR="002B38DF" w:rsidRPr="00716360" w:rsidRDefault="00716360">
      <w:pPr>
        <w:pStyle w:val="a3"/>
        <w:ind w:left="170" w:right="170"/>
        <w:jc w:val="both"/>
        <w:rPr>
          <w:lang w:val="fr-FR"/>
        </w:rPr>
        <w:pPrChange w:id="1278" w:author="Peng Luqi" w:date="2019-10-13T14:20:00Z">
          <w:pPr>
            <w:pStyle w:val="a3"/>
            <w:ind w:left="130" w:right="320"/>
          </w:pPr>
        </w:pPrChange>
      </w:pPr>
      <w:r w:rsidRPr="00716360">
        <w:rPr>
          <w:lang w:val="fr-FR"/>
        </w:rPr>
        <w:t>Est-ce possible ? Définitivement ! Un moyen facile consiste à investir dans une gamme d</w:t>
      </w:r>
      <w:del w:id="1279" w:author="Peng Luqi" w:date="2019-10-13T14:43:00Z">
        <w:r w:rsidRPr="00716360" w:rsidDel="00EF666F">
          <w:rPr>
            <w:lang w:val="fr-FR"/>
          </w:rPr>
          <w:delText>’</w:delText>
        </w:r>
      </w:del>
      <w:ins w:id="1280" w:author="Peng Luqi" w:date="2019-10-13T14:43:00Z">
        <w:r w:rsidR="00EF666F">
          <w:rPr>
            <w:lang w:val="fr-FR"/>
          </w:rPr>
          <w:t>’</w:t>
        </w:r>
      </w:ins>
      <w:r w:rsidRPr="00716360">
        <w:rPr>
          <w:lang w:val="fr-FR"/>
        </w:rPr>
        <w:t>actifs de qualité. Lorsque vous achetez un fonds indiciel ou un ETF, votre actif d</w:t>
      </w:r>
      <w:del w:id="1281" w:author="Peng Luqi" w:date="2019-10-13T14:43:00Z">
        <w:r w:rsidRPr="00716360" w:rsidDel="00EF666F">
          <w:rPr>
            <w:lang w:val="fr-FR"/>
          </w:rPr>
          <w:delText>’</w:delText>
        </w:r>
      </w:del>
      <w:ins w:id="1282" w:author="Peng Luqi" w:date="2019-10-13T14:43:00Z">
        <w:r w:rsidR="00EF666F">
          <w:rPr>
            <w:lang w:val="fr-FR"/>
          </w:rPr>
          <w:t>’</w:t>
        </w:r>
      </w:ins>
      <w:r w:rsidRPr="00716360">
        <w:rPr>
          <w:lang w:val="fr-FR"/>
        </w:rPr>
        <w:t>investissement n</w:t>
      </w:r>
      <w:del w:id="1283" w:author="Peng Luqi" w:date="2019-10-13T14:43:00Z">
        <w:r w:rsidRPr="00716360" w:rsidDel="00EF666F">
          <w:rPr>
            <w:lang w:val="fr-FR"/>
          </w:rPr>
          <w:delText>’</w:delText>
        </w:r>
      </w:del>
      <w:ins w:id="1284" w:author="Peng Luqi" w:date="2019-10-13T14:43:00Z">
        <w:r w:rsidR="00EF666F">
          <w:rPr>
            <w:lang w:val="fr-FR"/>
          </w:rPr>
          <w:t>’</w:t>
        </w:r>
      </w:ins>
      <w:r w:rsidRPr="00716360">
        <w:rPr>
          <w:lang w:val="fr-FR"/>
        </w:rPr>
        <w:t>est plus une entreprise ou un projet de qualité, mais une série d</w:t>
      </w:r>
      <w:del w:id="1285" w:author="Peng Luqi" w:date="2019-10-13T14:43:00Z">
        <w:r w:rsidRPr="00716360" w:rsidDel="00EF666F">
          <w:rPr>
            <w:lang w:val="fr-FR"/>
          </w:rPr>
          <w:delText>’</w:delText>
        </w:r>
      </w:del>
      <w:ins w:id="1286" w:author="Peng Luqi" w:date="2019-10-13T14:43:00Z">
        <w:r w:rsidR="00EF666F">
          <w:rPr>
            <w:lang w:val="fr-FR"/>
          </w:rPr>
          <w:t>’</w:t>
        </w:r>
      </w:ins>
      <w:r w:rsidRPr="00716360">
        <w:rPr>
          <w:lang w:val="fr-FR"/>
        </w:rPr>
        <w:t>entreprises ou de projets de qualité !</w:t>
      </w:r>
    </w:p>
    <w:p w:rsidR="002B38DF" w:rsidRPr="00716360" w:rsidRDefault="002B38DF">
      <w:pPr>
        <w:pStyle w:val="a3"/>
        <w:ind w:left="170" w:right="170"/>
        <w:jc w:val="both"/>
        <w:rPr>
          <w:lang w:val="fr-FR"/>
        </w:rPr>
        <w:pPrChange w:id="1287" w:author="Peng Luqi" w:date="2019-10-13T14:20:00Z">
          <w:pPr>
            <w:pStyle w:val="a3"/>
            <w:spacing w:before="3"/>
          </w:pPr>
        </w:pPrChange>
      </w:pPr>
    </w:p>
    <w:p w:rsidR="002B38DF" w:rsidRPr="00716360" w:rsidRDefault="00716360">
      <w:pPr>
        <w:pStyle w:val="a3"/>
        <w:ind w:left="170" w:right="170"/>
        <w:jc w:val="both"/>
        <w:rPr>
          <w:lang w:val="fr-FR"/>
        </w:rPr>
        <w:pPrChange w:id="1288" w:author="Peng Luqi" w:date="2019-10-13T14:20:00Z">
          <w:pPr>
            <w:pStyle w:val="a3"/>
            <w:ind w:left="130" w:right="484"/>
          </w:pPr>
        </w:pPrChange>
      </w:pPr>
      <w:r w:rsidRPr="00716360">
        <w:rPr>
          <w:lang w:val="fr-FR"/>
        </w:rPr>
        <w:t>Voici un point subtil que beaucoup de gens ignorent. En achetant une série de valeurs de haute qualité, vous diluez efficacement le coût d</w:t>
      </w:r>
      <w:del w:id="1289" w:author="Peng Luqi" w:date="2019-10-13T14:43:00Z">
        <w:r w:rsidRPr="00716360" w:rsidDel="00EF666F">
          <w:rPr>
            <w:lang w:val="fr-FR"/>
          </w:rPr>
          <w:delText>’</w:delText>
        </w:r>
      </w:del>
      <w:ins w:id="1290" w:author="Peng Luqi" w:date="2019-10-13T14:43:00Z">
        <w:r w:rsidR="00EF666F">
          <w:rPr>
            <w:lang w:val="fr-FR"/>
          </w:rPr>
          <w:t>’</w:t>
        </w:r>
      </w:ins>
      <w:r w:rsidRPr="00716360">
        <w:rPr>
          <w:lang w:val="fr-FR"/>
        </w:rPr>
        <w:t>opportunité d</w:t>
      </w:r>
      <w:del w:id="1291" w:author="Peng Luqi" w:date="2019-10-13T14:43:00Z">
        <w:r w:rsidRPr="00716360" w:rsidDel="00EF666F">
          <w:rPr>
            <w:lang w:val="fr-FR"/>
          </w:rPr>
          <w:delText>’</w:delText>
        </w:r>
      </w:del>
      <w:ins w:id="1292" w:author="Peng Luqi" w:date="2019-10-13T14:43:00Z">
        <w:r w:rsidR="00EF666F">
          <w:rPr>
            <w:lang w:val="fr-FR"/>
          </w:rPr>
          <w:t>’</w:t>
        </w:r>
      </w:ins>
      <w:r w:rsidRPr="00716360">
        <w:rPr>
          <w:lang w:val="fr-FR"/>
        </w:rPr>
        <w:t>une part, et, plus important encore, les attributs et la qualité de votre actif de placement ont changé ! Votre placement s</w:t>
      </w:r>
      <w:del w:id="1293" w:author="Peng Luqi" w:date="2019-10-13T14:43:00Z">
        <w:r w:rsidRPr="00716360" w:rsidDel="00EF666F">
          <w:rPr>
            <w:lang w:val="fr-FR"/>
          </w:rPr>
          <w:delText>’</w:delText>
        </w:r>
      </w:del>
      <w:ins w:id="1294" w:author="Peng Luqi" w:date="2019-10-13T14:43:00Z">
        <w:r w:rsidR="00EF666F">
          <w:rPr>
            <w:lang w:val="fr-FR"/>
          </w:rPr>
          <w:t>’</w:t>
        </w:r>
      </w:ins>
      <w:r w:rsidRPr="00716360">
        <w:rPr>
          <w:lang w:val="fr-FR"/>
        </w:rPr>
        <w:t>inscrit sur le long terme et ne vise plus les plus hauts ou plus bas de la valeur.</w:t>
      </w:r>
    </w:p>
    <w:p w:rsidR="002B38DF" w:rsidRPr="00716360" w:rsidRDefault="002B38DF">
      <w:pPr>
        <w:pStyle w:val="a3"/>
        <w:ind w:left="170" w:right="170"/>
        <w:jc w:val="both"/>
        <w:rPr>
          <w:sz w:val="27"/>
          <w:lang w:val="fr-FR"/>
        </w:rPr>
        <w:pPrChange w:id="1295" w:author="Peng Luqi" w:date="2019-10-13T14:20:00Z">
          <w:pPr>
            <w:pStyle w:val="a3"/>
            <w:spacing w:before="9"/>
          </w:pPr>
        </w:pPrChange>
      </w:pPr>
    </w:p>
    <w:p w:rsidR="002B38DF" w:rsidRPr="00716360" w:rsidRDefault="00716360">
      <w:pPr>
        <w:pStyle w:val="a3"/>
        <w:ind w:left="170" w:right="170"/>
        <w:jc w:val="both"/>
        <w:rPr>
          <w:lang w:val="fr-FR"/>
        </w:rPr>
        <w:pPrChange w:id="1296" w:author="Peng Luqi" w:date="2019-10-13T14:20:00Z">
          <w:pPr>
            <w:pStyle w:val="a3"/>
            <w:ind w:left="130"/>
          </w:pPr>
        </w:pPrChange>
      </w:pPr>
      <w:r w:rsidRPr="00716360">
        <w:rPr>
          <w:lang w:val="fr-FR"/>
        </w:rPr>
        <w:t>Est-ce si incroyable ? Oui, absolument !</w:t>
      </w:r>
    </w:p>
    <w:p w:rsidR="002B38DF" w:rsidRPr="00716360" w:rsidRDefault="002B38DF">
      <w:pPr>
        <w:pStyle w:val="a3"/>
        <w:ind w:left="170" w:right="170"/>
        <w:jc w:val="both"/>
        <w:rPr>
          <w:sz w:val="27"/>
          <w:lang w:val="fr-FR"/>
        </w:rPr>
        <w:pPrChange w:id="1297" w:author="Peng Luqi" w:date="2019-10-13T14:20:00Z">
          <w:pPr>
            <w:pStyle w:val="a3"/>
            <w:spacing w:before="11"/>
          </w:pPr>
        </w:pPrChange>
      </w:pPr>
    </w:p>
    <w:p w:rsidR="002B38DF" w:rsidRPr="00716360" w:rsidRDefault="00716360">
      <w:pPr>
        <w:pStyle w:val="a3"/>
        <w:ind w:left="170" w:right="170"/>
        <w:jc w:val="both"/>
        <w:rPr>
          <w:lang w:val="fr-FR"/>
        </w:rPr>
        <w:pPrChange w:id="1298" w:author="Peng Luqi" w:date="2019-10-13T14:20:00Z">
          <w:pPr>
            <w:pStyle w:val="a3"/>
            <w:ind w:left="130" w:right="296"/>
          </w:pPr>
        </w:pPrChange>
      </w:pPr>
      <w:r w:rsidRPr="00716360">
        <w:rPr>
          <w:lang w:val="fr-FR"/>
        </w:rPr>
        <w:t>Il est très difficile pour les entreprises de haute qualité de réussir à long terme. Même les bonnes entreprises sont susceptibles de décliner. Vous connaissez les cas de Kodak ou de Nokia. Des sociétés telles que Coca-Cola et Kweichow Moutai sont extrêmement rares et ne sont pas à l</w:t>
      </w:r>
      <w:del w:id="1299" w:author="Peng Luqi" w:date="2019-10-13T14:43:00Z">
        <w:r w:rsidRPr="00716360" w:rsidDel="00EF666F">
          <w:rPr>
            <w:lang w:val="fr-FR"/>
          </w:rPr>
          <w:delText>’</w:delText>
        </w:r>
      </w:del>
      <w:ins w:id="1300" w:author="Peng Luqi" w:date="2019-10-13T14:43:00Z">
        <w:r w:rsidR="00EF666F">
          <w:rPr>
            <w:lang w:val="fr-FR"/>
          </w:rPr>
          <w:t>’</w:t>
        </w:r>
      </w:ins>
      <w:r w:rsidRPr="00716360">
        <w:rPr>
          <w:lang w:val="fr-FR"/>
        </w:rPr>
        <w:t>abri d</w:t>
      </w:r>
      <w:del w:id="1301" w:author="Peng Luqi" w:date="2019-10-13T14:43:00Z">
        <w:r w:rsidRPr="00716360" w:rsidDel="00EF666F">
          <w:rPr>
            <w:lang w:val="fr-FR"/>
          </w:rPr>
          <w:delText>’</w:delText>
        </w:r>
      </w:del>
      <w:ins w:id="1302" w:author="Peng Luqi" w:date="2019-10-13T14:43:00Z">
        <w:r w:rsidR="00EF666F">
          <w:rPr>
            <w:lang w:val="fr-FR"/>
          </w:rPr>
          <w:t>’</w:t>
        </w:r>
      </w:ins>
      <w:r w:rsidRPr="00716360">
        <w:rPr>
          <w:lang w:val="fr-FR"/>
        </w:rPr>
        <w:t>un cygne noir ou d</w:t>
      </w:r>
      <w:del w:id="1303" w:author="Peng Luqi" w:date="2019-10-13T14:43:00Z">
        <w:r w:rsidRPr="00716360" w:rsidDel="00EF666F">
          <w:rPr>
            <w:lang w:val="fr-FR"/>
          </w:rPr>
          <w:delText>’</w:delText>
        </w:r>
      </w:del>
      <w:ins w:id="1304" w:author="Peng Luqi" w:date="2019-10-13T14:43:00Z">
        <w:r w:rsidR="00EF666F">
          <w:rPr>
            <w:lang w:val="fr-FR"/>
          </w:rPr>
          <w:t>’</w:t>
        </w:r>
      </w:ins>
      <w:r w:rsidRPr="00716360">
        <w:rPr>
          <w:lang w:val="fr-FR"/>
        </w:rPr>
        <w:t>une catastrophe. Par conséquent, investir dans l</w:t>
      </w:r>
      <w:del w:id="1305" w:author="Peng Luqi" w:date="2019-10-13T14:43:00Z">
        <w:r w:rsidRPr="00716360" w:rsidDel="00EF666F">
          <w:rPr>
            <w:lang w:val="fr-FR"/>
          </w:rPr>
          <w:delText>’</w:delText>
        </w:r>
      </w:del>
      <w:ins w:id="1306" w:author="Peng Luqi" w:date="2019-10-13T14:43:00Z">
        <w:r w:rsidR="00EF666F">
          <w:rPr>
            <w:lang w:val="fr-FR"/>
          </w:rPr>
          <w:t>’</w:t>
        </w:r>
      </w:ins>
      <w:r w:rsidRPr="00716360">
        <w:rPr>
          <w:lang w:val="fr-FR"/>
        </w:rPr>
        <w:t>une des meilleures entreprises permet un coût d</w:t>
      </w:r>
      <w:del w:id="1307" w:author="Peng Luqi" w:date="2019-10-13T14:43:00Z">
        <w:r w:rsidRPr="00716360" w:rsidDel="00EF666F">
          <w:rPr>
            <w:lang w:val="fr-FR"/>
          </w:rPr>
          <w:delText>’</w:delText>
        </w:r>
      </w:del>
      <w:ins w:id="1308" w:author="Peng Luqi" w:date="2019-10-13T14:43:00Z">
        <w:r w:rsidR="00EF666F">
          <w:rPr>
            <w:lang w:val="fr-FR"/>
          </w:rPr>
          <w:t>’</w:t>
        </w:r>
      </w:ins>
      <w:r w:rsidRPr="00716360">
        <w:rPr>
          <w:lang w:val="fr-FR"/>
        </w:rPr>
        <w:t>opportunité infiniment élevé, mais un accident peut toujours arriver.</w:t>
      </w:r>
    </w:p>
    <w:p w:rsidR="002B38DF" w:rsidRPr="00716360" w:rsidRDefault="002B38DF">
      <w:pPr>
        <w:pStyle w:val="a3"/>
        <w:ind w:left="170" w:right="170"/>
        <w:jc w:val="both"/>
        <w:rPr>
          <w:lang w:val="fr-FR"/>
        </w:rPr>
        <w:pPrChange w:id="1309" w:author="Peng Luqi" w:date="2019-10-13T14:20:00Z">
          <w:pPr>
            <w:pStyle w:val="a3"/>
            <w:spacing w:before="2"/>
          </w:pPr>
        </w:pPrChange>
      </w:pPr>
    </w:p>
    <w:p w:rsidR="002B38DF" w:rsidRDefault="00716360" w:rsidP="00CB23F4">
      <w:pPr>
        <w:pStyle w:val="a3"/>
        <w:ind w:left="170" w:right="170"/>
        <w:jc w:val="both"/>
        <w:rPr>
          <w:ins w:id="1310" w:author="Peng Luqi" w:date="2019-10-13T23:54:00Z"/>
          <w:lang w:val="fr-FR"/>
        </w:rPr>
      </w:pPr>
      <w:r w:rsidRPr="00716360">
        <w:rPr>
          <w:lang w:val="fr-FR"/>
        </w:rPr>
        <w:t>Ceci dit, le monde a-t-il pour objectif sur le long terme de croître ou de chuter ? Le développement économique de l</w:t>
      </w:r>
      <w:del w:id="1311" w:author="Peng Luqi" w:date="2019-10-13T14:43:00Z">
        <w:r w:rsidRPr="00716360" w:rsidDel="00EF666F">
          <w:rPr>
            <w:lang w:val="fr-FR"/>
          </w:rPr>
          <w:delText>’</w:delText>
        </w:r>
      </w:del>
      <w:ins w:id="1312" w:author="Peng Luqi" w:date="2019-10-13T14:43:00Z">
        <w:r w:rsidR="00EF666F">
          <w:rPr>
            <w:lang w:val="fr-FR"/>
          </w:rPr>
          <w:t>’</w:t>
        </w:r>
      </w:ins>
      <w:r w:rsidRPr="00716360">
        <w:rPr>
          <w:lang w:val="fr-FR"/>
        </w:rPr>
        <w:t>humanité est ainsi fait.</w:t>
      </w:r>
    </w:p>
    <w:p w:rsidR="0086173D" w:rsidRDefault="0086173D" w:rsidP="00CB23F4">
      <w:pPr>
        <w:pStyle w:val="a3"/>
        <w:ind w:left="170" w:right="170"/>
        <w:jc w:val="both"/>
        <w:rPr>
          <w:ins w:id="1313" w:author="Peng Luqi" w:date="2019-10-13T23:54:00Z"/>
          <w:lang w:val="fr-FR"/>
        </w:rPr>
      </w:pPr>
    </w:p>
    <w:p w:rsidR="0086173D" w:rsidRPr="00716360" w:rsidDel="0086173D" w:rsidRDefault="0086173D">
      <w:pPr>
        <w:pStyle w:val="a3"/>
        <w:ind w:left="170" w:right="170"/>
        <w:jc w:val="both"/>
        <w:rPr>
          <w:del w:id="1314" w:author="Peng Luqi" w:date="2019-10-13T23:54:00Z"/>
          <w:lang w:val="fr-FR"/>
        </w:rPr>
        <w:pPrChange w:id="1315" w:author="Peng Luqi" w:date="2019-10-13T14:20:00Z">
          <w:pPr>
            <w:pStyle w:val="a3"/>
            <w:ind w:left="130" w:right="282"/>
          </w:pPr>
        </w:pPrChange>
      </w:pPr>
      <w:ins w:id="1316" w:author="Peng Luqi" w:date="2019-10-13T23:54:00Z">
        <w:r>
          <w:rPr>
            <w:rFonts w:hint="eastAsia"/>
            <w:lang w:val="fr-FR"/>
          </w:rPr>
          <w:lastRenderedPageBreak/>
          <w:t>C</w:t>
        </w:r>
      </w:ins>
    </w:p>
    <w:p w:rsidR="00AF0C0B" w:rsidDel="0086173D" w:rsidRDefault="00AF0C0B">
      <w:pPr>
        <w:ind w:left="170" w:right="170"/>
        <w:jc w:val="both"/>
        <w:rPr>
          <w:del w:id="1317" w:author="Peng Luqi" w:date="2019-10-13T23:54:00Z"/>
          <w:lang w:val="fr-FR"/>
        </w:rPr>
        <w:sectPr w:rsidR="00AF0C0B" w:rsidDel="0086173D">
          <w:pgSz w:w="11910" w:h="16840"/>
          <w:pgMar w:top="1360" w:right="1240" w:bottom="280" w:left="1320" w:header="720" w:footer="720" w:gutter="0"/>
          <w:cols w:space="720"/>
        </w:sectPr>
        <w:pPrChange w:id="1318" w:author="Peng Luqi" w:date="2019-10-13T14:20:00Z">
          <w:pPr/>
        </w:pPrChange>
      </w:pPr>
    </w:p>
    <w:p w:rsidR="002B38DF" w:rsidRPr="00716360" w:rsidRDefault="00716360">
      <w:pPr>
        <w:pStyle w:val="a3"/>
        <w:ind w:left="170" w:right="170"/>
        <w:jc w:val="both"/>
        <w:rPr>
          <w:lang w:val="fr-FR"/>
        </w:rPr>
        <w:pPrChange w:id="1319" w:author="Peng Luqi" w:date="2019-10-13T14:20:00Z">
          <w:pPr>
            <w:pStyle w:val="a3"/>
            <w:spacing w:before="65"/>
            <w:ind w:left="130" w:right="359"/>
          </w:pPr>
        </w:pPrChange>
      </w:pPr>
      <w:del w:id="1320" w:author="Peng Luqi" w:date="2019-10-13T23:54:00Z">
        <w:r w:rsidRPr="00716360" w:rsidDel="0086173D">
          <w:rPr>
            <w:lang w:val="fr-FR"/>
          </w:rPr>
          <w:delText>C</w:delText>
        </w:r>
      </w:del>
      <w:del w:id="1321" w:author="Peng Luqi" w:date="2019-10-13T14:43:00Z">
        <w:r w:rsidRPr="00716360" w:rsidDel="00EF666F">
          <w:rPr>
            <w:lang w:val="fr-FR"/>
          </w:rPr>
          <w:delText>’</w:delText>
        </w:r>
      </w:del>
      <w:ins w:id="1322" w:author="Peng Luqi" w:date="2019-10-13T14:43:00Z">
        <w:r w:rsidR="00EF666F">
          <w:rPr>
            <w:lang w:val="fr-FR"/>
          </w:rPr>
          <w:t>’</w:t>
        </w:r>
      </w:ins>
      <w:r w:rsidRPr="00716360">
        <w:rPr>
          <w:lang w:val="fr-FR"/>
        </w:rPr>
        <w:t>est pourquoi, à long terme, les indices boursiers n</w:t>
      </w:r>
      <w:del w:id="1323" w:author="Peng Luqi" w:date="2019-10-13T14:43:00Z">
        <w:r w:rsidRPr="00716360" w:rsidDel="00EF666F">
          <w:rPr>
            <w:lang w:val="fr-FR"/>
          </w:rPr>
          <w:delText>’</w:delText>
        </w:r>
      </w:del>
      <w:ins w:id="1324" w:author="Peng Luqi" w:date="2019-10-13T14:43:00Z">
        <w:r w:rsidR="00EF666F">
          <w:rPr>
            <w:lang w:val="fr-FR"/>
          </w:rPr>
          <w:t>’</w:t>
        </w:r>
      </w:ins>
      <w:r w:rsidRPr="00716360">
        <w:rPr>
          <w:lang w:val="fr-FR"/>
        </w:rPr>
        <w:t>ont qu</w:t>
      </w:r>
      <w:del w:id="1325" w:author="Peng Luqi" w:date="2019-10-13T14:43:00Z">
        <w:r w:rsidRPr="00716360" w:rsidDel="00EF666F">
          <w:rPr>
            <w:lang w:val="fr-FR"/>
          </w:rPr>
          <w:delText>’</w:delText>
        </w:r>
      </w:del>
      <w:ins w:id="1326" w:author="Peng Luqi" w:date="2019-10-13T14:43:00Z">
        <w:r w:rsidR="00EF666F">
          <w:rPr>
            <w:lang w:val="fr-FR"/>
          </w:rPr>
          <w:t>’</w:t>
        </w:r>
      </w:ins>
      <w:r w:rsidRPr="00716360">
        <w:rPr>
          <w:lang w:val="fr-FR"/>
        </w:rPr>
        <w:t>une tendance, la hausse. Les hauts et les bas à court terme constituent une courbe du sourire (ou courbe misérable). Si tous les points sont assemblés, il n</w:t>
      </w:r>
      <w:del w:id="1327" w:author="Peng Luqi" w:date="2019-10-13T14:43:00Z">
        <w:r w:rsidRPr="00716360" w:rsidDel="00EF666F">
          <w:rPr>
            <w:lang w:val="fr-FR"/>
          </w:rPr>
          <w:delText>’</w:delText>
        </w:r>
      </w:del>
      <w:ins w:id="1328" w:author="Peng Luqi" w:date="2019-10-13T14:43:00Z">
        <w:r w:rsidR="00EF666F">
          <w:rPr>
            <w:lang w:val="fr-FR"/>
          </w:rPr>
          <w:t>’</w:t>
        </w:r>
      </w:ins>
      <w:r w:rsidRPr="00716360">
        <w:rPr>
          <w:lang w:val="fr-FR"/>
        </w:rPr>
        <w:t>y a qu</w:t>
      </w:r>
      <w:del w:id="1329" w:author="Peng Luqi" w:date="2019-10-13T14:43:00Z">
        <w:r w:rsidRPr="00716360" w:rsidDel="00EF666F">
          <w:rPr>
            <w:lang w:val="fr-FR"/>
          </w:rPr>
          <w:delText>’</w:delText>
        </w:r>
      </w:del>
      <w:ins w:id="1330" w:author="Peng Luqi" w:date="2019-10-13T14:43:00Z">
        <w:r w:rsidR="00EF666F">
          <w:rPr>
            <w:lang w:val="fr-FR"/>
          </w:rPr>
          <w:t>’</w:t>
        </w:r>
      </w:ins>
      <w:r w:rsidRPr="00716360">
        <w:rPr>
          <w:lang w:val="fr-FR"/>
        </w:rPr>
        <w:t>une tendance, qui croit, quand bien même cette courbe aurait des hauts et des bas au milieu.</w:t>
      </w:r>
    </w:p>
    <w:p w:rsidR="002B38DF" w:rsidRPr="00716360" w:rsidRDefault="002B38DF">
      <w:pPr>
        <w:pStyle w:val="a3"/>
        <w:ind w:left="170" w:right="170"/>
        <w:jc w:val="both"/>
        <w:rPr>
          <w:sz w:val="27"/>
          <w:lang w:val="fr-FR"/>
        </w:rPr>
        <w:pPrChange w:id="1331" w:author="Peng Luqi" w:date="2019-10-13T14:20:00Z">
          <w:pPr>
            <w:pStyle w:val="a3"/>
            <w:spacing w:before="9"/>
          </w:pPr>
        </w:pPrChange>
      </w:pPr>
    </w:p>
    <w:p w:rsidR="002B38DF" w:rsidRPr="00716360" w:rsidRDefault="00716360">
      <w:pPr>
        <w:pStyle w:val="a3"/>
        <w:ind w:left="170" w:right="170"/>
        <w:jc w:val="both"/>
        <w:rPr>
          <w:lang w:val="fr-FR"/>
        </w:rPr>
        <w:pPrChange w:id="1332" w:author="Peng Luqi" w:date="2019-10-13T14:20:00Z">
          <w:pPr>
            <w:pStyle w:val="a3"/>
            <w:ind w:left="130" w:right="767"/>
          </w:pPr>
        </w:pPrChange>
      </w:pPr>
      <w:r w:rsidRPr="00716360">
        <w:rPr>
          <w:lang w:val="fr-FR"/>
        </w:rPr>
        <w:t>Vous trouverez ci-dessous le graphique sur les 40 dernières années (1979 ~ 2019) de l</w:t>
      </w:r>
      <w:del w:id="1333" w:author="Peng Luqi" w:date="2019-10-13T14:43:00Z">
        <w:r w:rsidRPr="00716360" w:rsidDel="00EF666F">
          <w:rPr>
            <w:lang w:val="fr-FR"/>
          </w:rPr>
          <w:delText>’</w:delText>
        </w:r>
      </w:del>
      <w:ins w:id="1334" w:author="Peng Luqi" w:date="2019-10-13T14:43:00Z">
        <w:r w:rsidR="00EF666F">
          <w:rPr>
            <w:lang w:val="fr-FR"/>
          </w:rPr>
          <w:t>’</w:t>
        </w:r>
      </w:ins>
      <w:r w:rsidRPr="00716360">
        <w:rPr>
          <w:lang w:val="fr-FR"/>
        </w:rPr>
        <w:t>indice S&amp;P</w:t>
      </w:r>
      <w:r w:rsidRPr="00716360">
        <w:rPr>
          <w:spacing w:val="-1"/>
          <w:lang w:val="fr-FR"/>
        </w:rPr>
        <w:t xml:space="preserve"> </w:t>
      </w:r>
      <w:r w:rsidRPr="00716360">
        <w:rPr>
          <w:lang w:val="fr-FR"/>
        </w:rPr>
        <w:t>500</w:t>
      </w:r>
      <w:ins w:id="1335" w:author="Peng Luqi" w:date="2019-10-12T18:11:00Z">
        <w:r w:rsidR="00336030">
          <w:rPr>
            <w:lang w:val="fr-FR"/>
          </w:rPr>
          <w:t xml:space="preserve"> </w:t>
        </w:r>
      </w:ins>
      <w:r w:rsidRPr="00336030">
        <w:rPr>
          <w:lang w:val="fr-FR"/>
        </w:rPr>
        <w:t>:</w:t>
      </w:r>
    </w:p>
    <w:p w:rsidR="002B38DF" w:rsidRPr="00716360" w:rsidRDefault="00716360">
      <w:pPr>
        <w:pStyle w:val="a3"/>
        <w:ind w:left="170" w:right="170"/>
        <w:jc w:val="both"/>
        <w:rPr>
          <w:sz w:val="26"/>
          <w:lang w:val="fr-FR"/>
        </w:rPr>
        <w:pPrChange w:id="1336" w:author="Peng Luqi" w:date="2019-10-13T14:20:00Z">
          <w:pPr>
            <w:pStyle w:val="a3"/>
            <w:spacing w:before="7"/>
          </w:pPr>
        </w:pPrChange>
      </w:pPr>
      <w:r w:rsidRPr="00716360">
        <w:rPr>
          <w:noProof/>
          <w:lang w:val="fr-FR"/>
          <w:rPrChange w:id="1337" w:author="Peng Luqi" w:date="2019-10-12T17:46:00Z">
            <w:rPr>
              <w:noProof/>
            </w:rPr>
          </w:rPrChange>
        </w:rPr>
        <w:drawing>
          <wp:anchor distT="0" distB="0" distL="0" distR="0" simplePos="0" relativeHeight="251641856" behindDoc="0" locked="0" layoutInCell="1" allowOverlap="1">
            <wp:simplePos x="0" y="0"/>
            <wp:positionH relativeFrom="page">
              <wp:posOffset>922500</wp:posOffset>
            </wp:positionH>
            <wp:positionV relativeFrom="paragraph">
              <wp:posOffset>219165</wp:posOffset>
            </wp:positionV>
            <wp:extent cx="5483329" cy="194824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483329" cy="1948243"/>
                    </a:xfrm>
                    <a:prstGeom prst="rect">
                      <a:avLst/>
                    </a:prstGeom>
                  </pic:spPr>
                </pic:pic>
              </a:graphicData>
            </a:graphic>
          </wp:anchor>
        </w:drawing>
      </w:r>
    </w:p>
    <w:p w:rsidR="002B38DF" w:rsidRPr="006C3CF6" w:rsidRDefault="002B38DF">
      <w:pPr>
        <w:pStyle w:val="a3"/>
        <w:ind w:left="170" w:right="170"/>
        <w:jc w:val="both"/>
        <w:rPr>
          <w:sz w:val="25"/>
          <w:lang w:val="fr-FR"/>
        </w:rPr>
        <w:pPrChange w:id="1338" w:author="Peng Luqi" w:date="2019-10-13T14:20:00Z">
          <w:pPr>
            <w:pStyle w:val="a3"/>
            <w:spacing w:before="10"/>
          </w:pPr>
        </w:pPrChange>
      </w:pPr>
    </w:p>
    <w:p w:rsidR="002B38DF" w:rsidRPr="00716360" w:rsidDel="00AF0C0B" w:rsidRDefault="00716360">
      <w:pPr>
        <w:pStyle w:val="a3"/>
        <w:tabs>
          <w:tab w:val="left" w:pos="1109"/>
        </w:tabs>
        <w:ind w:left="170" w:right="170"/>
        <w:jc w:val="both"/>
        <w:rPr>
          <w:del w:id="1339" w:author="Peng Luqi" w:date="2019-10-13T13:47:00Z"/>
          <w:rFonts w:ascii="宋体" w:eastAsia="宋体"/>
          <w:lang w:val="fr-FR" w:eastAsia="zh-CN"/>
          <w:rPrChange w:id="1340" w:author="Peng Luqi" w:date="2019-10-12T17:46:00Z">
            <w:rPr>
              <w:del w:id="1341" w:author="Peng Luqi" w:date="2019-10-13T13:47:00Z"/>
              <w:rFonts w:ascii="宋体" w:eastAsia="宋体"/>
            </w:rPr>
          </w:rPrChange>
        </w:rPr>
        <w:pPrChange w:id="1342" w:author="Peng Luqi" w:date="2019-10-13T14:20:00Z">
          <w:pPr>
            <w:pStyle w:val="a3"/>
            <w:tabs>
              <w:tab w:val="left" w:pos="1109"/>
            </w:tabs>
            <w:ind w:left="130"/>
          </w:pPr>
        </w:pPrChange>
      </w:pPr>
      <w:r w:rsidRPr="00716360">
        <w:rPr>
          <w:color w:val="FF0000"/>
          <w:lang w:val="fr-FR"/>
          <w:rPrChange w:id="1343" w:author="Peng Luqi" w:date="2019-10-12T17:46:00Z">
            <w:rPr>
              <w:color w:val="FF0000"/>
            </w:rPr>
          </w:rPrChange>
        </w:rPr>
        <w:t>102.32</w:t>
      </w:r>
      <w:r w:rsidRPr="00716360">
        <w:rPr>
          <w:color w:val="FF0000"/>
          <w:lang w:val="fr-FR"/>
          <w:rPrChange w:id="1344" w:author="Peng Luqi" w:date="2019-10-12T17:46:00Z">
            <w:rPr>
              <w:color w:val="FF0000"/>
            </w:rPr>
          </w:rPrChange>
        </w:rPr>
        <w:tab/>
        <w:t>1979</w:t>
      </w:r>
      <w:r w:rsidRPr="00716360">
        <w:rPr>
          <w:color w:val="FF0000"/>
          <w:spacing w:val="-15"/>
          <w:lang w:val="fr-FR"/>
          <w:rPrChange w:id="1345" w:author="Peng Luqi" w:date="2019-10-12T17:46:00Z">
            <w:rPr>
              <w:color w:val="FF0000"/>
              <w:spacing w:val="-15"/>
            </w:rPr>
          </w:rPrChange>
        </w:rPr>
        <w:t xml:space="preserve"> </w:t>
      </w:r>
      <w:r w:rsidRPr="00716360">
        <w:rPr>
          <w:rFonts w:ascii="宋体" w:eastAsia="宋体" w:hint="eastAsia"/>
          <w:color w:val="FF0000"/>
          <w:spacing w:val="-36"/>
          <w:lang w:val="fr-FR"/>
          <w:rPrChange w:id="1346" w:author="Peng Luqi" w:date="2019-10-12T17:46:00Z">
            <w:rPr>
              <w:rFonts w:ascii="宋体" w:eastAsia="宋体" w:hint="eastAsia"/>
              <w:color w:val="FF0000"/>
              <w:spacing w:val="-36"/>
            </w:rPr>
          </w:rPrChange>
        </w:rPr>
        <w:t xml:space="preserve">年 </w:t>
      </w:r>
      <w:r w:rsidRPr="00716360">
        <w:rPr>
          <w:color w:val="FF0000"/>
          <w:lang w:val="fr-FR"/>
          <w:rPrChange w:id="1347" w:author="Peng Luqi" w:date="2019-10-12T17:46:00Z">
            <w:rPr>
              <w:color w:val="FF0000"/>
            </w:rPr>
          </w:rPrChange>
        </w:rPr>
        <w:t>7</w:t>
      </w:r>
      <w:r w:rsidRPr="00716360">
        <w:rPr>
          <w:color w:val="FF0000"/>
          <w:spacing w:val="-16"/>
          <w:lang w:val="fr-FR"/>
          <w:rPrChange w:id="1348" w:author="Peng Luqi" w:date="2019-10-12T17:46:00Z">
            <w:rPr>
              <w:color w:val="FF0000"/>
              <w:spacing w:val="-16"/>
            </w:rPr>
          </w:rPrChange>
        </w:rPr>
        <w:t xml:space="preserve"> </w:t>
      </w:r>
      <w:r w:rsidRPr="00716360">
        <w:rPr>
          <w:rFonts w:ascii="宋体" w:eastAsia="宋体" w:hint="eastAsia"/>
          <w:color w:val="FF0000"/>
          <w:spacing w:val="-36"/>
          <w:lang w:val="fr-FR"/>
          <w:rPrChange w:id="1349" w:author="Peng Luqi" w:date="2019-10-12T17:46:00Z">
            <w:rPr>
              <w:rFonts w:ascii="宋体" w:eastAsia="宋体" w:hint="eastAsia"/>
              <w:color w:val="FF0000"/>
              <w:spacing w:val="-36"/>
            </w:rPr>
          </w:rPrChange>
        </w:rPr>
        <w:t xml:space="preserve">月 </w:t>
      </w:r>
      <w:r w:rsidRPr="00716360">
        <w:rPr>
          <w:color w:val="FF0000"/>
          <w:lang w:val="fr-FR"/>
          <w:rPrChange w:id="1350" w:author="Peng Luqi" w:date="2019-10-12T17:46:00Z">
            <w:rPr>
              <w:color w:val="FF0000"/>
            </w:rPr>
          </w:rPrChange>
        </w:rPr>
        <w:t>13</w:t>
      </w:r>
      <w:r w:rsidRPr="00716360">
        <w:rPr>
          <w:color w:val="FF0000"/>
          <w:spacing w:val="-16"/>
          <w:lang w:val="fr-FR"/>
          <w:rPrChange w:id="1351" w:author="Peng Luqi" w:date="2019-10-12T17:46:00Z">
            <w:rPr>
              <w:color w:val="FF0000"/>
              <w:spacing w:val="-16"/>
            </w:rPr>
          </w:rPrChange>
        </w:rPr>
        <w:t xml:space="preserve"> </w:t>
      </w:r>
      <w:r w:rsidRPr="00716360">
        <w:rPr>
          <w:rFonts w:ascii="宋体" w:eastAsia="宋体" w:hint="eastAsia"/>
          <w:color w:val="FF0000"/>
          <w:lang w:val="fr-FR"/>
          <w:rPrChange w:id="1352" w:author="Peng Luqi" w:date="2019-10-12T17:46:00Z">
            <w:rPr>
              <w:rFonts w:ascii="宋体" w:eastAsia="宋体" w:hint="eastAsia"/>
              <w:color w:val="FF0000"/>
            </w:rPr>
          </w:rPrChange>
        </w:rPr>
        <w:t>日</w:t>
      </w:r>
      <w:ins w:id="1353" w:author="Peng Luqi" w:date="2019-10-13T13:47:00Z">
        <w:r w:rsidR="00AF0C0B">
          <w:rPr>
            <w:rFonts w:ascii="宋体" w:eastAsia="宋体" w:hint="eastAsia"/>
            <w:color w:val="FF0000"/>
            <w:lang w:val="fr-FR" w:eastAsia="zh-CN"/>
          </w:rPr>
          <w:t xml:space="preserve"> </w:t>
        </w:r>
      </w:ins>
    </w:p>
    <w:p w:rsidR="002B38DF" w:rsidRPr="00AF0C0B" w:rsidRDefault="00716360">
      <w:pPr>
        <w:pStyle w:val="a3"/>
        <w:tabs>
          <w:tab w:val="left" w:pos="1109"/>
        </w:tabs>
        <w:ind w:left="170" w:right="170"/>
        <w:jc w:val="both"/>
        <w:rPr>
          <w:lang w:val="fr-FR"/>
          <w:rPrChange w:id="1354" w:author="Peng Luqi" w:date="2019-10-13T13:47:00Z">
            <w:rPr>
              <w:sz w:val="28"/>
            </w:rPr>
          </w:rPrChange>
        </w:rPr>
        <w:pPrChange w:id="1355" w:author="Peng Luqi" w:date="2019-10-13T14:20:00Z">
          <w:pPr>
            <w:pStyle w:val="a4"/>
            <w:numPr>
              <w:ilvl w:val="1"/>
              <w:numId w:val="17"/>
            </w:numPr>
            <w:tabs>
              <w:tab w:val="left" w:pos="1109"/>
              <w:tab w:val="left" w:pos="1110"/>
            </w:tabs>
            <w:spacing w:before="53"/>
            <w:ind w:left="1109" w:hanging="979"/>
          </w:pPr>
        </w:pPrChange>
      </w:pPr>
      <w:r w:rsidRPr="00AF0C0B">
        <w:rPr>
          <w:lang w:val="fr-FR"/>
          <w:rPrChange w:id="1356" w:author="Peng Luqi" w:date="2019-10-13T13:47:00Z">
            <w:rPr>
              <w:color w:val="FF0000"/>
            </w:rPr>
          </w:rPrChange>
        </w:rPr>
        <w:t>13 juillet</w:t>
      </w:r>
      <w:r w:rsidRPr="00AF0C0B">
        <w:rPr>
          <w:spacing w:val="-1"/>
          <w:lang w:val="fr-FR"/>
          <w:rPrChange w:id="1357" w:author="Peng Luqi" w:date="2019-10-13T13:47:00Z">
            <w:rPr>
              <w:color w:val="FF0000"/>
              <w:spacing w:val="-1"/>
            </w:rPr>
          </w:rPrChange>
        </w:rPr>
        <w:t xml:space="preserve"> </w:t>
      </w:r>
      <w:r w:rsidRPr="00AF0C0B">
        <w:rPr>
          <w:lang w:val="fr-FR"/>
          <w:rPrChange w:id="1358" w:author="Peng Luqi" w:date="2019-10-13T13:47:00Z">
            <w:rPr>
              <w:color w:val="FF0000"/>
            </w:rPr>
          </w:rPrChange>
        </w:rPr>
        <w:t>1979</w:t>
      </w:r>
    </w:p>
    <w:p w:rsidR="002B38DF" w:rsidRPr="00716360" w:rsidRDefault="00716360">
      <w:pPr>
        <w:pStyle w:val="a3"/>
        <w:ind w:left="170" w:right="170"/>
        <w:jc w:val="both"/>
        <w:rPr>
          <w:lang w:val="fr-FR"/>
          <w:rPrChange w:id="1359" w:author="Peng Luqi" w:date="2019-10-12T17:46:00Z">
            <w:rPr/>
          </w:rPrChange>
        </w:rPr>
        <w:pPrChange w:id="1360" w:author="Peng Luqi" w:date="2019-10-13T14:20:00Z">
          <w:pPr>
            <w:pStyle w:val="a3"/>
            <w:spacing w:before="53"/>
            <w:ind w:left="130"/>
          </w:pPr>
        </w:pPrChange>
      </w:pPr>
      <w:r w:rsidRPr="00716360">
        <w:rPr>
          <w:color w:val="FF0000"/>
          <w:lang w:val="fr-FR"/>
          <w:rPrChange w:id="1361" w:author="Peng Luqi" w:date="2019-10-12T17:46:00Z">
            <w:rPr>
              <w:color w:val="FF0000"/>
            </w:rPr>
          </w:rPrChange>
        </w:rPr>
        <w:t xml:space="preserve">1989 </w:t>
      </w:r>
      <w:r w:rsidRPr="00716360">
        <w:rPr>
          <w:rFonts w:ascii="宋体" w:eastAsia="宋体" w:hint="eastAsia"/>
          <w:color w:val="FF0000"/>
          <w:spacing w:val="-31"/>
          <w:lang w:val="fr-FR"/>
          <w:rPrChange w:id="1362" w:author="Peng Luqi" w:date="2019-10-12T17:46:00Z">
            <w:rPr>
              <w:rFonts w:ascii="宋体" w:eastAsia="宋体" w:hint="eastAsia"/>
              <w:color w:val="FF0000"/>
              <w:spacing w:val="-31"/>
            </w:rPr>
          </w:rPrChange>
        </w:rPr>
        <w:t>年</w:t>
      </w:r>
      <w:r w:rsidRPr="00716360">
        <w:rPr>
          <w:rFonts w:ascii="宋体" w:eastAsia="宋体"/>
          <w:color w:val="FF0000"/>
          <w:spacing w:val="-31"/>
          <w:lang w:val="fr-FR"/>
          <w:rPrChange w:id="1363" w:author="Peng Luqi" w:date="2019-10-12T17:46:00Z">
            <w:rPr>
              <w:rFonts w:ascii="宋体" w:eastAsia="宋体"/>
              <w:color w:val="FF0000"/>
              <w:spacing w:val="-31"/>
            </w:rPr>
          </w:rPrChange>
        </w:rPr>
        <w:t xml:space="preserve"> </w:t>
      </w:r>
      <w:r w:rsidRPr="00716360">
        <w:rPr>
          <w:rFonts w:ascii="宋体" w:eastAsia="宋体" w:hint="eastAsia"/>
          <w:color w:val="FF0000"/>
          <w:spacing w:val="-31"/>
          <w:lang w:val="fr-FR"/>
          <w:rPrChange w:id="1364" w:author="Peng Luqi" w:date="2019-10-12T17:46:00Z">
            <w:rPr>
              <w:rFonts w:ascii="宋体" w:eastAsia="宋体" w:hint="eastAsia"/>
              <w:color w:val="FF0000"/>
              <w:spacing w:val="-31"/>
            </w:rPr>
          </w:rPrChange>
        </w:rPr>
        <w:t>：</w:t>
      </w:r>
      <w:r w:rsidRPr="00716360">
        <w:rPr>
          <w:color w:val="FF0000"/>
          <w:lang w:val="fr-FR"/>
          <w:rPrChange w:id="1365" w:author="Peng Luqi" w:date="2019-10-12T17:46:00Z">
            <w:rPr>
              <w:color w:val="FF0000"/>
            </w:rPr>
          </w:rPrChange>
        </w:rPr>
        <w:t>1989</w:t>
      </w:r>
    </w:p>
    <w:p w:rsidR="002B38DF" w:rsidRPr="00716360" w:rsidRDefault="00716360">
      <w:pPr>
        <w:pStyle w:val="a3"/>
        <w:ind w:left="170" w:right="170"/>
        <w:jc w:val="both"/>
        <w:rPr>
          <w:lang w:val="fr-FR"/>
          <w:rPrChange w:id="1366" w:author="Peng Luqi" w:date="2019-10-12T17:46:00Z">
            <w:rPr/>
          </w:rPrChange>
        </w:rPr>
        <w:pPrChange w:id="1367" w:author="Peng Luqi" w:date="2019-10-13T14:20:00Z">
          <w:pPr>
            <w:pStyle w:val="a3"/>
            <w:spacing w:before="59"/>
            <w:ind w:left="130"/>
          </w:pPr>
        </w:pPrChange>
      </w:pPr>
      <w:r w:rsidRPr="00716360">
        <w:rPr>
          <w:color w:val="FF0000"/>
          <w:lang w:val="fr-FR"/>
          <w:rPrChange w:id="1368" w:author="Peng Luqi" w:date="2019-10-12T17:46:00Z">
            <w:rPr>
              <w:color w:val="FF0000"/>
            </w:rPr>
          </w:rPrChange>
        </w:rPr>
        <w:t xml:space="preserve">1999 </w:t>
      </w:r>
      <w:r w:rsidRPr="00716360">
        <w:rPr>
          <w:rFonts w:ascii="宋体" w:eastAsia="宋体" w:hint="eastAsia"/>
          <w:color w:val="FF0000"/>
          <w:spacing w:val="-31"/>
          <w:lang w:val="fr-FR"/>
          <w:rPrChange w:id="1369" w:author="Peng Luqi" w:date="2019-10-12T17:46:00Z">
            <w:rPr>
              <w:rFonts w:ascii="宋体" w:eastAsia="宋体" w:hint="eastAsia"/>
              <w:color w:val="FF0000"/>
              <w:spacing w:val="-31"/>
            </w:rPr>
          </w:rPrChange>
        </w:rPr>
        <w:t>年</w:t>
      </w:r>
      <w:r w:rsidRPr="00716360">
        <w:rPr>
          <w:rFonts w:ascii="宋体" w:eastAsia="宋体"/>
          <w:color w:val="FF0000"/>
          <w:spacing w:val="-31"/>
          <w:lang w:val="fr-FR"/>
          <w:rPrChange w:id="1370" w:author="Peng Luqi" w:date="2019-10-12T17:46:00Z">
            <w:rPr>
              <w:rFonts w:ascii="宋体" w:eastAsia="宋体"/>
              <w:color w:val="FF0000"/>
              <w:spacing w:val="-31"/>
            </w:rPr>
          </w:rPrChange>
        </w:rPr>
        <w:t xml:space="preserve"> </w:t>
      </w:r>
      <w:r w:rsidRPr="00716360">
        <w:rPr>
          <w:rFonts w:ascii="宋体" w:eastAsia="宋体" w:hint="eastAsia"/>
          <w:color w:val="FF0000"/>
          <w:spacing w:val="-31"/>
          <w:lang w:val="fr-FR"/>
          <w:rPrChange w:id="1371" w:author="Peng Luqi" w:date="2019-10-12T17:46:00Z">
            <w:rPr>
              <w:rFonts w:ascii="宋体" w:eastAsia="宋体" w:hint="eastAsia"/>
              <w:color w:val="FF0000"/>
              <w:spacing w:val="-31"/>
            </w:rPr>
          </w:rPrChange>
        </w:rPr>
        <w:t>：</w:t>
      </w:r>
      <w:r w:rsidRPr="00716360">
        <w:rPr>
          <w:color w:val="FF0000"/>
          <w:lang w:val="fr-FR"/>
          <w:rPrChange w:id="1372" w:author="Peng Luqi" w:date="2019-10-12T17:46:00Z">
            <w:rPr>
              <w:color w:val="FF0000"/>
            </w:rPr>
          </w:rPrChange>
        </w:rPr>
        <w:t>1999</w:t>
      </w:r>
    </w:p>
    <w:p w:rsidR="002B38DF" w:rsidRPr="00716360" w:rsidRDefault="00716360">
      <w:pPr>
        <w:pStyle w:val="a3"/>
        <w:ind w:left="170" w:right="170"/>
        <w:jc w:val="both"/>
        <w:rPr>
          <w:lang w:val="fr-FR"/>
          <w:rPrChange w:id="1373" w:author="Peng Luqi" w:date="2019-10-12T17:46:00Z">
            <w:rPr/>
          </w:rPrChange>
        </w:rPr>
        <w:pPrChange w:id="1374" w:author="Peng Luqi" w:date="2019-10-13T14:20:00Z">
          <w:pPr>
            <w:pStyle w:val="a3"/>
            <w:spacing w:before="59"/>
            <w:ind w:left="130"/>
          </w:pPr>
        </w:pPrChange>
      </w:pPr>
      <w:r w:rsidRPr="00716360">
        <w:rPr>
          <w:color w:val="FF0000"/>
          <w:lang w:val="fr-FR"/>
          <w:rPrChange w:id="1375" w:author="Peng Luqi" w:date="2019-10-12T17:46:00Z">
            <w:rPr>
              <w:color w:val="FF0000"/>
            </w:rPr>
          </w:rPrChange>
        </w:rPr>
        <w:t>2009</w:t>
      </w:r>
      <w:r w:rsidRPr="00716360">
        <w:rPr>
          <w:color w:val="FF0000"/>
          <w:spacing w:val="-18"/>
          <w:lang w:val="fr-FR"/>
          <w:rPrChange w:id="1376" w:author="Peng Luqi" w:date="2019-10-12T17:46:00Z">
            <w:rPr>
              <w:color w:val="FF0000"/>
              <w:spacing w:val="-18"/>
            </w:rPr>
          </w:rPrChange>
        </w:rPr>
        <w:t xml:space="preserve"> </w:t>
      </w:r>
      <w:r w:rsidRPr="00716360">
        <w:rPr>
          <w:rFonts w:ascii="宋体" w:eastAsia="宋体" w:hint="eastAsia"/>
          <w:color w:val="FF0000"/>
          <w:spacing w:val="-25"/>
          <w:lang w:val="fr-FR"/>
          <w:rPrChange w:id="1377" w:author="Peng Luqi" w:date="2019-10-12T17:46:00Z">
            <w:rPr>
              <w:rFonts w:ascii="宋体" w:eastAsia="宋体" w:hint="eastAsia"/>
              <w:color w:val="FF0000"/>
              <w:spacing w:val="-25"/>
            </w:rPr>
          </w:rPrChange>
        </w:rPr>
        <w:t xml:space="preserve">年： </w:t>
      </w:r>
      <w:r w:rsidRPr="00716360">
        <w:rPr>
          <w:color w:val="FF0000"/>
          <w:lang w:val="fr-FR"/>
          <w:rPrChange w:id="1378" w:author="Peng Luqi" w:date="2019-10-12T17:46:00Z">
            <w:rPr>
              <w:color w:val="FF0000"/>
            </w:rPr>
          </w:rPrChange>
        </w:rPr>
        <w:t>2009</w:t>
      </w:r>
    </w:p>
    <w:p w:rsidR="002B38DF" w:rsidRPr="00716360" w:rsidRDefault="00716360">
      <w:pPr>
        <w:pStyle w:val="a3"/>
        <w:ind w:left="170" w:right="170"/>
        <w:jc w:val="both"/>
        <w:rPr>
          <w:lang w:val="fr-FR"/>
          <w:rPrChange w:id="1379" w:author="Peng Luqi" w:date="2019-10-12T17:46:00Z">
            <w:rPr/>
          </w:rPrChange>
        </w:rPr>
        <w:pPrChange w:id="1380" w:author="Peng Luqi" w:date="2019-10-13T14:20:00Z">
          <w:pPr>
            <w:pStyle w:val="a3"/>
            <w:spacing w:before="59"/>
            <w:ind w:left="130"/>
          </w:pPr>
        </w:pPrChange>
      </w:pPr>
      <w:r w:rsidRPr="00716360">
        <w:rPr>
          <w:color w:val="FF0000"/>
          <w:lang w:val="fr-FR"/>
          <w:rPrChange w:id="1381" w:author="Peng Luqi" w:date="2019-10-12T17:46:00Z">
            <w:rPr>
              <w:color w:val="FF0000"/>
            </w:rPr>
          </w:rPrChange>
        </w:rPr>
        <w:t>2019</w:t>
      </w:r>
      <w:r w:rsidRPr="00716360">
        <w:rPr>
          <w:color w:val="FF0000"/>
          <w:spacing w:val="-18"/>
          <w:lang w:val="fr-FR"/>
          <w:rPrChange w:id="1382" w:author="Peng Luqi" w:date="2019-10-12T17:46:00Z">
            <w:rPr>
              <w:color w:val="FF0000"/>
              <w:spacing w:val="-18"/>
            </w:rPr>
          </w:rPrChange>
        </w:rPr>
        <w:t xml:space="preserve"> </w:t>
      </w:r>
      <w:r w:rsidRPr="00716360">
        <w:rPr>
          <w:rFonts w:ascii="宋体" w:eastAsia="宋体" w:hint="eastAsia"/>
          <w:color w:val="FF0000"/>
          <w:spacing w:val="-25"/>
          <w:lang w:val="fr-FR"/>
          <w:rPrChange w:id="1383" w:author="Peng Luqi" w:date="2019-10-12T17:46:00Z">
            <w:rPr>
              <w:rFonts w:ascii="宋体" w:eastAsia="宋体" w:hint="eastAsia"/>
              <w:color w:val="FF0000"/>
              <w:spacing w:val="-25"/>
            </w:rPr>
          </w:rPrChange>
        </w:rPr>
        <w:t xml:space="preserve">年： </w:t>
      </w:r>
      <w:r w:rsidRPr="00716360">
        <w:rPr>
          <w:color w:val="FF0000"/>
          <w:lang w:val="fr-FR"/>
          <w:rPrChange w:id="1384" w:author="Peng Luqi" w:date="2019-10-12T17:46:00Z">
            <w:rPr>
              <w:color w:val="FF0000"/>
            </w:rPr>
          </w:rPrChange>
        </w:rPr>
        <w:t>2019</w:t>
      </w:r>
    </w:p>
    <w:p w:rsidR="002B38DF" w:rsidRPr="00716360" w:rsidRDefault="002B38DF">
      <w:pPr>
        <w:pStyle w:val="a3"/>
        <w:ind w:left="170" w:right="170"/>
        <w:jc w:val="both"/>
        <w:rPr>
          <w:sz w:val="32"/>
          <w:lang w:val="fr-FR"/>
          <w:rPrChange w:id="1385" w:author="Peng Luqi" w:date="2019-10-12T17:46:00Z">
            <w:rPr>
              <w:sz w:val="32"/>
            </w:rPr>
          </w:rPrChange>
        </w:rPr>
        <w:pPrChange w:id="1386" w:author="Peng Luqi" w:date="2019-10-13T14:20:00Z">
          <w:pPr>
            <w:pStyle w:val="a3"/>
            <w:spacing w:before="7"/>
          </w:pPr>
        </w:pPrChange>
      </w:pPr>
    </w:p>
    <w:p w:rsidR="002B38DF" w:rsidRPr="00423E76" w:rsidRDefault="00716360">
      <w:pPr>
        <w:pStyle w:val="a3"/>
        <w:ind w:left="170" w:right="170"/>
        <w:jc w:val="both"/>
        <w:rPr>
          <w:lang w:val="fr-FR"/>
        </w:rPr>
        <w:pPrChange w:id="1387" w:author="Peng Luqi" w:date="2019-10-13T14:20:00Z">
          <w:pPr>
            <w:pStyle w:val="a3"/>
            <w:ind w:left="130" w:right="185"/>
          </w:pPr>
        </w:pPrChange>
      </w:pPr>
      <w:r w:rsidRPr="00716360">
        <w:rPr>
          <w:lang w:val="fr-FR"/>
        </w:rPr>
        <w:t>Par conséquent, lorsque vous investissez dans une série d</w:t>
      </w:r>
      <w:del w:id="1388" w:author="Peng Luqi" w:date="2019-10-13T14:43:00Z">
        <w:r w:rsidRPr="00716360" w:rsidDel="00EF666F">
          <w:rPr>
            <w:lang w:val="fr-FR"/>
          </w:rPr>
          <w:delText>’</w:delText>
        </w:r>
      </w:del>
      <w:ins w:id="1389" w:author="Peng Luqi" w:date="2019-10-13T14:43:00Z">
        <w:r w:rsidR="00EF666F">
          <w:rPr>
            <w:lang w:val="fr-FR"/>
          </w:rPr>
          <w:t>’</w:t>
        </w:r>
      </w:ins>
      <w:r w:rsidRPr="00716360">
        <w:rPr>
          <w:lang w:val="fr-FR"/>
        </w:rPr>
        <w:t>actifs de grande qualité, vous ne pariez plus sur une entreprise : la valeur de votre « pari » devient en réalité le développement économique dans son ensemble. Si vous achetez un ensemble de valeurs très qualitatif sur le marché boursier chinois, alors vous pariez sur le développement économique global de la Chine</w:t>
      </w:r>
      <w:ins w:id="1390" w:author="Peng Luqi" w:date="2019-10-13T13:47:00Z">
        <w:r w:rsidR="00AF0C0B">
          <w:rPr>
            <w:lang w:val="fr-FR"/>
          </w:rPr>
          <w:t xml:space="preserve"> </w:t>
        </w:r>
      </w:ins>
      <w:r w:rsidRPr="00716360">
        <w:rPr>
          <w:lang w:val="fr-FR"/>
        </w:rPr>
        <w:t>! Si vous faites la même chose sur le marché boursier américain, alors vous pariez sur le développement économique global du mond</w:t>
      </w:r>
      <w:r w:rsidRPr="006C3CF6">
        <w:rPr>
          <w:lang w:val="fr-FR"/>
        </w:rPr>
        <w:t>e, car d</w:t>
      </w:r>
      <w:del w:id="1391" w:author="Peng Luqi" w:date="2019-10-13T14:43:00Z">
        <w:r w:rsidRPr="006C3CF6" w:rsidDel="00EF666F">
          <w:rPr>
            <w:lang w:val="fr-FR"/>
          </w:rPr>
          <w:delText>’</w:delText>
        </w:r>
      </w:del>
      <w:ins w:id="1392" w:author="Peng Luqi" w:date="2019-10-13T14:43:00Z">
        <w:r w:rsidR="00EF666F">
          <w:rPr>
            <w:lang w:val="fr-FR"/>
          </w:rPr>
          <w:t>’</w:t>
        </w:r>
      </w:ins>
      <w:r w:rsidRPr="006C3CF6">
        <w:rPr>
          <w:lang w:val="fr-FR"/>
        </w:rPr>
        <w:t xml:space="preserve">excellentes entreprises du monde entier entreront en Bourse aux États-Unis ! Si vous achetez des </w:t>
      </w:r>
      <w:r w:rsidRPr="006C3CF6">
        <w:rPr>
          <w:color w:val="4A86E8"/>
          <w:lang w:val="fr-FR"/>
        </w:rPr>
        <w:t xml:space="preserve">BOX </w:t>
      </w:r>
      <w:r w:rsidRPr="00D748EC">
        <w:rPr>
          <w:lang w:val="fr-FR"/>
        </w:rPr>
        <w:t>(il existe trois actifs de haute qualité dans le monde de la blockchain, BT</w:t>
      </w:r>
      <w:r w:rsidRPr="00423E76">
        <w:rPr>
          <w:lang w:val="fr-FR"/>
        </w:rPr>
        <w:t>C, EOS, XIN), vous ne pariez plus uniquement sur le Bitcoin, ou tout autre projet reposant sur la blockchain. Ce que vous jouez, en réalité, c</w:t>
      </w:r>
      <w:del w:id="1393" w:author="Peng Luqi" w:date="2019-10-13T14:43:00Z">
        <w:r w:rsidRPr="00423E76" w:rsidDel="00EF666F">
          <w:rPr>
            <w:lang w:val="fr-FR"/>
          </w:rPr>
          <w:delText>’</w:delText>
        </w:r>
      </w:del>
      <w:ins w:id="1394" w:author="Peng Luqi" w:date="2019-10-13T14:43:00Z">
        <w:r w:rsidR="00EF666F">
          <w:rPr>
            <w:lang w:val="fr-FR"/>
          </w:rPr>
          <w:t>’</w:t>
        </w:r>
      </w:ins>
      <w:r w:rsidRPr="00423E76">
        <w:rPr>
          <w:lang w:val="fr-FR"/>
        </w:rPr>
        <w:t>est le développement de l</w:t>
      </w:r>
      <w:del w:id="1395" w:author="Peng Luqi" w:date="2019-10-13T14:43:00Z">
        <w:r w:rsidRPr="00423E76" w:rsidDel="00EF666F">
          <w:rPr>
            <w:lang w:val="fr-FR"/>
          </w:rPr>
          <w:delText>’</w:delText>
        </w:r>
      </w:del>
      <w:ins w:id="1396" w:author="Peng Luqi" w:date="2019-10-13T14:43:00Z">
        <w:r w:rsidR="00EF666F">
          <w:rPr>
            <w:lang w:val="fr-FR"/>
          </w:rPr>
          <w:t>’</w:t>
        </w:r>
      </w:ins>
      <w:r w:rsidRPr="00423E76">
        <w:rPr>
          <w:lang w:val="fr-FR"/>
        </w:rPr>
        <w:t>ensemble de l</w:t>
      </w:r>
      <w:del w:id="1397" w:author="Peng Luqi" w:date="2019-10-13T14:43:00Z">
        <w:r w:rsidRPr="00423E76" w:rsidDel="00EF666F">
          <w:rPr>
            <w:lang w:val="fr-FR"/>
          </w:rPr>
          <w:delText>’</w:delText>
        </w:r>
      </w:del>
      <w:ins w:id="1398" w:author="Peng Luqi" w:date="2019-10-13T14:43:00Z">
        <w:r w:rsidR="00EF666F">
          <w:rPr>
            <w:lang w:val="fr-FR"/>
          </w:rPr>
          <w:t>’</w:t>
        </w:r>
      </w:ins>
      <w:r w:rsidRPr="00423E76">
        <w:rPr>
          <w:lang w:val="fr-FR"/>
        </w:rPr>
        <w:t>industrie de la</w:t>
      </w:r>
      <w:r w:rsidRPr="00423E76">
        <w:rPr>
          <w:spacing w:val="-3"/>
          <w:lang w:val="fr-FR"/>
        </w:rPr>
        <w:t xml:space="preserve"> </w:t>
      </w:r>
      <w:r w:rsidRPr="00423E76">
        <w:rPr>
          <w:lang w:val="fr-FR"/>
        </w:rPr>
        <w:t>blockchain.</w:t>
      </w:r>
    </w:p>
    <w:p w:rsidR="002B38DF" w:rsidRPr="00423E76" w:rsidRDefault="002B38DF">
      <w:pPr>
        <w:pStyle w:val="a3"/>
        <w:ind w:left="170" w:right="170"/>
        <w:jc w:val="both"/>
        <w:rPr>
          <w:lang w:val="fr-FR"/>
        </w:rPr>
        <w:pPrChange w:id="1399" w:author="Peng Luqi" w:date="2019-10-13T14:20:00Z">
          <w:pPr>
            <w:pStyle w:val="a3"/>
          </w:pPr>
        </w:pPrChange>
      </w:pPr>
    </w:p>
    <w:p w:rsidR="002B38DF" w:rsidRDefault="00716360" w:rsidP="00CB23F4">
      <w:pPr>
        <w:pStyle w:val="a3"/>
        <w:ind w:left="170" w:right="170"/>
        <w:jc w:val="both"/>
        <w:rPr>
          <w:ins w:id="1400" w:author="Peng Luqi" w:date="2019-10-13T23:55:00Z"/>
          <w:lang w:val="fr-FR"/>
        </w:rPr>
      </w:pPr>
      <w:r w:rsidRPr="00983763">
        <w:rPr>
          <w:lang w:val="fr-FR"/>
        </w:rPr>
        <w:t xml:space="preserve">Par conséquent, alors que je concevais le </w:t>
      </w:r>
      <w:r w:rsidRPr="00983763">
        <w:rPr>
          <w:color w:val="4A86E8"/>
          <w:lang w:val="fr-FR"/>
        </w:rPr>
        <w:t>BO</w:t>
      </w:r>
      <w:r w:rsidRPr="00336030">
        <w:rPr>
          <w:color w:val="4A86E8"/>
          <w:lang w:val="fr-FR"/>
        </w:rPr>
        <w:t>X</w:t>
      </w:r>
      <w:r w:rsidRPr="00336030">
        <w:rPr>
          <w:lang w:val="fr-FR"/>
        </w:rPr>
        <w:t>, la considération la plus importante à mes yeux était le développemen</w:t>
      </w:r>
      <w:r w:rsidRPr="00716360">
        <w:rPr>
          <w:lang w:val="fr-FR"/>
        </w:rPr>
        <w:t>t de la technologie de la blockchain :</w:t>
      </w:r>
    </w:p>
    <w:p w:rsidR="0086173D" w:rsidRDefault="0086173D" w:rsidP="00CB23F4">
      <w:pPr>
        <w:pStyle w:val="a3"/>
        <w:ind w:left="170" w:right="170"/>
        <w:jc w:val="both"/>
        <w:rPr>
          <w:ins w:id="1401" w:author="Peng Luqi" w:date="2019-10-13T23:55:00Z"/>
          <w:lang w:val="fr-FR"/>
        </w:rPr>
      </w:pPr>
    </w:p>
    <w:p w:rsidR="0086173D" w:rsidRPr="00716360" w:rsidDel="0086173D" w:rsidRDefault="0086173D">
      <w:pPr>
        <w:pStyle w:val="a3"/>
        <w:ind w:left="170" w:right="170"/>
        <w:jc w:val="both"/>
        <w:rPr>
          <w:del w:id="1402" w:author="Peng Luqi" w:date="2019-10-13T23:55:00Z"/>
          <w:lang w:val="fr-FR"/>
        </w:rPr>
        <w:pPrChange w:id="1403" w:author="Peng Luqi" w:date="2019-10-13T14:20:00Z">
          <w:pPr>
            <w:pStyle w:val="a3"/>
            <w:spacing w:line="242" w:lineRule="auto"/>
            <w:ind w:left="130" w:right="1230"/>
          </w:pPr>
        </w:pPrChange>
      </w:pPr>
    </w:p>
    <w:p w:rsidR="00AF0C0B" w:rsidDel="0086173D" w:rsidRDefault="00AF0C0B">
      <w:pPr>
        <w:ind w:left="170" w:right="170"/>
        <w:jc w:val="both"/>
        <w:rPr>
          <w:del w:id="1404" w:author="Peng Luqi" w:date="2019-10-13T23:55:00Z"/>
          <w:lang w:val="fr-FR"/>
        </w:rPr>
        <w:sectPr w:rsidR="00AF0C0B" w:rsidDel="0086173D">
          <w:pgSz w:w="11910" w:h="16840"/>
          <w:pgMar w:top="1360" w:right="1240" w:bottom="280" w:left="1320" w:header="720" w:footer="720" w:gutter="0"/>
          <w:cols w:space="720"/>
        </w:sectPr>
        <w:pPrChange w:id="1405" w:author="Peng Luqi" w:date="2019-10-13T14:20:00Z">
          <w:pPr>
            <w:spacing w:line="242" w:lineRule="auto"/>
          </w:pPr>
        </w:pPrChange>
      </w:pPr>
    </w:p>
    <w:p w:rsidR="002B38DF" w:rsidRPr="00716360" w:rsidRDefault="00716360">
      <w:pPr>
        <w:pStyle w:val="a3"/>
        <w:ind w:left="720" w:right="720"/>
        <w:jc w:val="both"/>
        <w:rPr>
          <w:lang w:val="fr-FR"/>
        </w:rPr>
        <w:pPrChange w:id="1406" w:author="Peng Luqi" w:date="2019-10-13T14:20:00Z">
          <w:pPr>
            <w:pStyle w:val="a3"/>
            <w:spacing w:before="65"/>
            <w:ind w:left="130" w:right="405"/>
          </w:pPr>
        </w:pPrChange>
      </w:pPr>
      <w:r w:rsidRPr="00716360">
        <w:rPr>
          <w:lang w:val="fr-FR"/>
        </w:rPr>
        <w:t xml:space="preserve">Livres de comptes approuvés </w:t>
      </w:r>
      <w:r w:rsidRPr="00716360">
        <w:rPr>
          <w:rFonts w:hint="eastAsia"/>
          <w:lang w:val="fr-FR"/>
        </w:rPr>
        <w:t>→</w:t>
      </w:r>
      <w:r w:rsidRPr="00716360">
        <w:rPr>
          <w:lang w:val="fr-FR"/>
        </w:rPr>
        <w:t xml:space="preserve"> Code sécurisé </w:t>
      </w:r>
      <w:r w:rsidRPr="00716360">
        <w:rPr>
          <w:rFonts w:hint="eastAsia"/>
          <w:lang w:val="fr-FR"/>
        </w:rPr>
        <w:t>→</w:t>
      </w:r>
      <w:r w:rsidRPr="00716360">
        <w:rPr>
          <w:lang w:val="fr-FR"/>
        </w:rPr>
        <w:t xml:space="preserve"> Environnement d</w:t>
      </w:r>
      <w:del w:id="1407" w:author="Peng Luqi" w:date="2019-10-13T14:43:00Z">
        <w:r w:rsidRPr="00716360" w:rsidDel="00EF666F">
          <w:rPr>
            <w:lang w:val="fr-FR"/>
          </w:rPr>
          <w:delText>’</w:delText>
        </w:r>
      </w:del>
      <w:ins w:id="1408" w:author="Peng Luqi" w:date="2019-10-13T14:43:00Z">
        <w:r w:rsidR="00EF666F">
          <w:rPr>
            <w:lang w:val="fr-FR"/>
          </w:rPr>
          <w:t>’</w:t>
        </w:r>
      </w:ins>
      <w:r w:rsidRPr="00716360">
        <w:rPr>
          <w:lang w:val="fr-FR"/>
        </w:rPr>
        <w:t xml:space="preserve">exécution approuvé </w:t>
      </w:r>
      <w:r w:rsidRPr="00716360">
        <w:rPr>
          <w:rFonts w:hint="eastAsia"/>
          <w:lang w:val="fr-FR"/>
        </w:rPr>
        <w:t>→</w:t>
      </w:r>
      <w:r w:rsidRPr="00716360">
        <w:rPr>
          <w:lang w:val="fr-FR"/>
        </w:rPr>
        <w:t xml:space="preserve"> Périphérique approuvé.</w:t>
      </w:r>
    </w:p>
    <w:p w:rsidR="002B38DF" w:rsidRPr="00716360" w:rsidRDefault="002B38DF">
      <w:pPr>
        <w:pStyle w:val="a3"/>
        <w:ind w:left="170" w:right="170"/>
        <w:jc w:val="both"/>
        <w:rPr>
          <w:sz w:val="27"/>
          <w:lang w:val="fr-FR"/>
        </w:rPr>
        <w:pPrChange w:id="1409" w:author="Peng Luqi" w:date="2019-10-13T14:20:00Z">
          <w:pPr>
            <w:pStyle w:val="a3"/>
            <w:spacing w:before="10"/>
          </w:pPr>
        </w:pPrChange>
      </w:pPr>
    </w:p>
    <w:p w:rsidR="002B38DF" w:rsidRPr="00716360" w:rsidRDefault="00716360">
      <w:pPr>
        <w:pStyle w:val="a3"/>
        <w:ind w:left="170" w:right="170"/>
        <w:jc w:val="both"/>
        <w:rPr>
          <w:lang w:val="fr-FR"/>
        </w:rPr>
        <w:pPrChange w:id="1410" w:author="Peng Luqi" w:date="2019-10-13T14:20:00Z">
          <w:pPr>
            <w:pStyle w:val="a3"/>
            <w:ind w:left="130" w:right="193"/>
          </w:pPr>
        </w:pPrChange>
      </w:pPr>
      <w:r w:rsidRPr="00716360">
        <w:rPr>
          <w:lang w:val="fr-FR"/>
        </w:rPr>
        <w:t>Historiquement, je n</w:t>
      </w:r>
      <w:del w:id="1411" w:author="Peng Luqi" w:date="2019-10-13T14:43:00Z">
        <w:r w:rsidRPr="00716360" w:rsidDel="00EF666F">
          <w:rPr>
            <w:lang w:val="fr-FR"/>
          </w:rPr>
          <w:delText>’</w:delText>
        </w:r>
      </w:del>
      <w:ins w:id="1412" w:author="Peng Luqi" w:date="2019-10-13T14:43:00Z">
        <w:r w:rsidR="00EF666F">
          <w:rPr>
            <w:lang w:val="fr-FR"/>
          </w:rPr>
          <w:t>’</w:t>
        </w:r>
      </w:ins>
      <w:r w:rsidRPr="00716360">
        <w:rPr>
          <w:lang w:val="fr-FR"/>
        </w:rPr>
        <w:t>ai certainement pas manqué le Bitcoin en 2011, l</w:t>
      </w:r>
      <w:del w:id="1413" w:author="Peng Luqi" w:date="2019-10-13T14:43:00Z">
        <w:r w:rsidRPr="00716360" w:rsidDel="00EF666F">
          <w:rPr>
            <w:lang w:val="fr-FR"/>
          </w:rPr>
          <w:delText>’</w:delText>
        </w:r>
      </w:del>
      <w:ins w:id="1414" w:author="Peng Luqi" w:date="2019-10-13T14:43:00Z">
        <w:r w:rsidR="00EF666F">
          <w:rPr>
            <w:lang w:val="fr-FR"/>
          </w:rPr>
          <w:t>’</w:t>
        </w:r>
      </w:ins>
      <w:r w:rsidRPr="00716360">
        <w:rPr>
          <w:lang w:val="fr-FR"/>
        </w:rPr>
        <w:t>Ethereum en 2016 et j</w:t>
      </w:r>
      <w:del w:id="1415" w:author="Peng Luqi" w:date="2019-10-13T14:43:00Z">
        <w:r w:rsidRPr="00716360" w:rsidDel="00EF666F">
          <w:rPr>
            <w:lang w:val="fr-FR"/>
          </w:rPr>
          <w:delText>’</w:delText>
        </w:r>
      </w:del>
      <w:ins w:id="1416" w:author="Peng Luqi" w:date="2019-10-13T14:43:00Z">
        <w:r w:rsidR="00EF666F">
          <w:rPr>
            <w:lang w:val="fr-FR"/>
          </w:rPr>
          <w:t>’</w:t>
        </w:r>
      </w:ins>
      <w:r w:rsidRPr="00716360">
        <w:rPr>
          <w:lang w:val="fr-FR"/>
        </w:rPr>
        <w:t>ai même été l</w:t>
      </w:r>
      <w:del w:id="1417" w:author="Peng Luqi" w:date="2019-10-13T14:43:00Z">
        <w:r w:rsidRPr="00716360" w:rsidDel="00EF666F">
          <w:rPr>
            <w:lang w:val="fr-FR"/>
          </w:rPr>
          <w:delText>’</w:delText>
        </w:r>
      </w:del>
      <w:ins w:id="1418" w:author="Peng Luqi" w:date="2019-10-13T14:43:00Z">
        <w:r w:rsidR="00EF666F">
          <w:rPr>
            <w:lang w:val="fr-FR"/>
          </w:rPr>
          <w:t>’</w:t>
        </w:r>
      </w:ins>
      <w:r w:rsidRPr="00716360">
        <w:rPr>
          <w:lang w:val="fr-FR"/>
        </w:rPr>
        <w:t>investisseur providentiel de l</w:t>
      </w:r>
      <w:del w:id="1419" w:author="Peng Luqi" w:date="2019-10-13T14:43:00Z">
        <w:r w:rsidRPr="00716360" w:rsidDel="00EF666F">
          <w:rPr>
            <w:lang w:val="fr-FR"/>
          </w:rPr>
          <w:delText>’</w:delText>
        </w:r>
      </w:del>
      <w:ins w:id="1420" w:author="Peng Luqi" w:date="2019-10-13T14:43:00Z">
        <w:r w:rsidR="00EF666F">
          <w:rPr>
            <w:lang w:val="fr-FR"/>
          </w:rPr>
          <w:t>’</w:t>
        </w:r>
      </w:ins>
      <w:r w:rsidRPr="00716360">
        <w:rPr>
          <w:lang w:val="fr-FR"/>
        </w:rPr>
        <w:t xml:space="preserve">EOS, le projet de blockchain le plus populaire, avec une valeur marchande de plus de 5 milliards </w:t>
      </w:r>
      <w:r w:rsidRPr="00716360">
        <w:rPr>
          <w:lang w:val="fr-FR"/>
        </w:rPr>
        <w:lastRenderedPageBreak/>
        <w:t>de dollars en 2019.</w:t>
      </w:r>
      <w:ins w:id="1421" w:author="Peng Luqi" w:date="2019-10-13T13:48:00Z">
        <w:r w:rsidR="00AF0C0B">
          <w:rPr>
            <w:lang w:val="fr-FR"/>
          </w:rPr>
          <w:t xml:space="preserve"> </w:t>
        </w:r>
      </w:ins>
      <w:r w:rsidRPr="00716360">
        <w:rPr>
          <w:i/>
          <w:lang w:val="fr-FR"/>
        </w:rPr>
        <w:t xml:space="preserve">MIXIN network </w:t>
      </w:r>
      <w:r w:rsidRPr="00716360">
        <w:rPr>
          <w:lang w:val="fr-FR"/>
        </w:rPr>
        <w:t>est aussi mon gros projet. Si on arrive ² accomplir quelque chose une ou deux fois, ça peut-être de la chance. Mais si on le répète maintes et maintes fois, encore et encore, ce n</w:t>
      </w:r>
      <w:del w:id="1422" w:author="Peng Luqi" w:date="2019-10-13T14:43:00Z">
        <w:r w:rsidRPr="00716360" w:rsidDel="00EF666F">
          <w:rPr>
            <w:lang w:val="fr-FR"/>
          </w:rPr>
          <w:delText>’</w:delText>
        </w:r>
      </w:del>
      <w:ins w:id="1423" w:author="Peng Luqi" w:date="2019-10-13T14:43:00Z">
        <w:r w:rsidR="00EF666F">
          <w:rPr>
            <w:lang w:val="fr-FR"/>
          </w:rPr>
          <w:t>’</w:t>
        </w:r>
      </w:ins>
      <w:r w:rsidRPr="00716360">
        <w:rPr>
          <w:lang w:val="fr-FR"/>
        </w:rPr>
        <w:t>est plus seulement de la chance, n</w:t>
      </w:r>
      <w:del w:id="1424" w:author="Peng Luqi" w:date="2019-10-13T14:43:00Z">
        <w:r w:rsidRPr="00716360" w:rsidDel="00EF666F">
          <w:rPr>
            <w:lang w:val="fr-FR"/>
          </w:rPr>
          <w:delText>’</w:delText>
        </w:r>
      </w:del>
      <w:ins w:id="1425" w:author="Peng Luqi" w:date="2019-10-13T14:43:00Z">
        <w:r w:rsidR="00EF666F">
          <w:rPr>
            <w:lang w:val="fr-FR"/>
          </w:rPr>
          <w:t>’</w:t>
        </w:r>
      </w:ins>
      <w:r w:rsidRPr="00716360">
        <w:rPr>
          <w:lang w:val="fr-FR"/>
        </w:rPr>
        <w:t>est-pas ? La logique est le seul outil disponible pour l</w:t>
      </w:r>
      <w:del w:id="1426" w:author="Peng Luqi" w:date="2019-10-13T14:43:00Z">
        <w:r w:rsidRPr="00716360" w:rsidDel="00EF666F">
          <w:rPr>
            <w:lang w:val="fr-FR"/>
          </w:rPr>
          <w:delText>’</w:delText>
        </w:r>
      </w:del>
      <w:ins w:id="1427" w:author="Peng Luqi" w:date="2019-10-13T14:43:00Z">
        <w:r w:rsidR="00EF666F">
          <w:rPr>
            <w:lang w:val="fr-FR"/>
          </w:rPr>
          <w:t>’</w:t>
        </w:r>
      </w:ins>
      <w:r w:rsidRPr="00716360">
        <w:rPr>
          <w:lang w:val="fr-FR"/>
        </w:rPr>
        <w:t>homme face au futur. Il n</w:t>
      </w:r>
      <w:del w:id="1428" w:author="Peng Luqi" w:date="2019-10-13T14:43:00Z">
        <w:r w:rsidRPr="00716360" w:rsidDel="00EF666F">
          <w:rPr>
            <w:lang w:val="fr-FR"/>
          </w:rPr>
          <w:delText>’</w:delText>
        </w:r>
      </w:del>
      <w:ins w:id="1429" w:author="Peng Luqi" w:date="2019-10-13T14:43:00Z">
        <w:r w:rsidR="00EF666F">
          <w:rPr>
            <w:lang w:val="fr-FR"/>
          </w:rPr>
          <w:t>’</w:t>
        </w:r>
      </w:ins>
      <w:r w:rsidRPr="00716360">
        <w:rPr>
          <w:lang w:val="fr-FR"/>
        </w:rPr>
        <w:t>y a pas d</w:t>
      </w:r>
      <w:del w:id="1430" w:author="Peng Luqi" w:date="2019-10-13T14:43:00Z">
        <w:r w:rsidRPr="00716360" w:rsidDel="00EF666F">
          <w:rPr>
            <w:lang w:val="fr-FR"/>
          </w:rPr>
          <w:delText>’</w:delText>
        </w:r>
      </w:del>
      <w:ins w:id="1431" w:author="Peng Luqi" w:date="2019-10-13T14:43:00Z">
        <w:r w:rsidR="00EF666F">
          <w:rPr>
            <w:lang w:val="fr-FR"/>
          </w:rPr>
          <w:t>’</w:t>
        </w:r>
      </w:ins>
      <w:r w:rsidRPr="00716360">
        <w:rPr>
          <w:lang w:val="fr-FR"/>
        </w:rPr>
        <w:t xml:space="preserve">égoïsme séculaire dans cette conception, car le concepteur du </w:t>
      </w:r>
      <w:r w:rsidRPr="00716360">
        <w:rPr>
          <w:color w:val="4A86E8"/>
          <w:lang w:val="fr-FR"/>
        </w:rPr>
        <w:t>BOX</w:t>
      </w:r>
      <w:r w:rsidRPr="00716360">
        <w:rPr>
          <w:lang w:val="fr-FR"/>
        </w:rPr>
        <w:t>, Li Xiaolai, ne facture pas de frais de gestion (il s</w:t>
      </w:r>
      <w:del w:id="1432" w:author="Peng Luqi" w:date="2019-10-13T14:43:00Z">
        <w:r w:rsidRPr="00716360" w:rsidDel="00EF666F">
          <w:rPr>
            <w:lang w:val="fr-FR"/>
          </w:rPr>
          <w:delText>’</w:delText>
        </w:r>
      </w:del>
      <w:ins w:id="1433" w:author="Peng Luqi" w:date="2019-10-13T14:43:00Z">
        <w:r w:rsidR="00EF666F">
          <w:rPr>
            <w:lang w:val="fr-FR"/>
          </w:rPr>
          <w:t>’</w:t>
        </w:r>
      </w:ins>
      <w:r w:rsidRPr="00716360">
        <w:rPr>
          <w:lang w:val="fr-FR"/>
        </w:rPr>
        <w:t>agit peut-être du premier ETF blockchain au monde à ne pas facturer de frais de gestion), et plus important encore : Li Xiaolai ne peut gagner de l</w:t>
      </w:r>
      <w:del w:id="1434" w:author="Peng Luqi" w:date="2019-10-13T14:43:00Z">
        <w:r w:rsidRPr="00716360" w:rsidDel="00EF666F">
          <w:rPr>
            <w:lang w:val="fr-FR"/>
          </w:rPr>
          <w:delText>’</w:delText>
        </w:r>
      </w:del>
      <w:ins w:id="1435" w:author="Peng Luqi" w:date="2019-10-13T14:43:00Z">
        <w:r w:rsidR="00EF666F">
          <w:rPr>
            <w:lang w:val="fr-FR"/>
          </w:rPr>
          <w:t>’</w:t>
        </w:r>
      </w:ins>
      <w:r w:rsidRPr="00716360">
        <w:rPr>
          <w:lang w:val="fr-FR"/>
        </w:rPr>
        <w:t>argent qu</w:t>
      </w:r>
      <w:del w:id="1436" w:author="Peng Luqi" w:date="2019-10-13T14:43:00Z">
        <w:r w:rsidRPr="00716360" w:rsidDel="00EF666F">
          <w:rPr>
            <w:lang w:val="fr-FR"/>
          </w:rPr>
          <w:delText>’</w:delText>
        </w:r>
      </w:del>
      <w:ins w:id="1437" w:author="Peng Luqi" w:date="2019-10-13T14:43:00Z">
        <w:r w:rsidR="00EF666F">
          <w:rPr>
            <w:lang w:val="fr-FR"/>
          </w:rPr>
          <w:t>’</w:t>
        </w:r>
      </w:ins>
      <w:r w:rsidRPr="00716360">
        <w:rPr>
          <w:lang w:val="fr-FR"/>
        </w:rPr>
        <w:t xml:space="preserve">en investissant dans le </w:t>
      </w:r>
      <w:r w:rsidRPr="00716360">
        <w:rPr>
          <w:color w:val="4A86E8"/>
          <w:lang w:val="fr-FR"/>
        </w:rPr>
        <w:t xml:space="preserve">BOX </w:t>
      </w:r>
      <w:r w:rsidRPr="00716360">
        <w:rPr>
          <w:lang w:val="fr-FR"/>
        </w:rPr>
        <w:t>dans les mêmes conditions que tout le</w:t>
      </w:r>
      <w:r w:rsidRPr="00716360">
        <w:rPr>
          <w:spacing w:val="-3"/>
          <w:lang w:val="fr-FR"/>
        </w:rPr>
        <w:t xml:space="preserve"> </w:t>
      </w:r>
      <w:r w:rsidRPr="00716360">
        <w:rPr>
          <w:lang w:val="fr-FR"/>
        </w:rPr>
        <w:t>monde.</w:t>
      </w:r>
    </w:p>
    <w:p w:rsidR="002B38DF" w:rsidRPr="00716360" w:rsidRDefault="002B38DF">
      <w:pPr>
        <w:pStyle w:val="a3"/>
        <w:ind w:left="170" w:right="170"/>
        <w:jc w:val="both"/>
        <w:rPr>
          <w:sz w:val="27"/>
          <w:lang w:val="fr-FR"/>
        </w:rPr>
        <w:pPrChange w:id="1438" w:author="Peng Luqi" w:date="2019-10-13T14:20:00Z">
          <w:pPr>
            <w:pStyle w:val="a3"/>
            <w:spacing w:before="8"/>
          </w:pPr>
        </w:pPrChange>
      </w:pPr>
    </w:p>
    <w:p w:rsidR="002B38DF" w:rsidRPr="00716360" w:rsidRDefault="00716360">
      <w:pPr>
        <w:pStyle w:val="a3"/>
        <w:ind w:left="170" w:right="170"/>
        <w:jc w:val="both"/>
        <w:rPr>
          <w:lang w:val="fr-FR"/>
        </w:rPr>
        <w:pPrChange w:id="1439" w:author="Peng Luqi" w:date="2019-10-13T14:20:00Z">
          <w:pPr>
            <w:pStyle w:val="a3"/>
            <w:ind w:left="130" w:right="172"/>
          </w:pPr>
        </w:pPrChange>
      </w:pPr>
      <w:r w:rsidRPr="00716360">
        <w:rPr>
          <w:lang w:val="fr-FR"/>
        </w:rPr>
        <w:t>C</w:t>
      </w:r>
      <w:del w:id="1440" w:author="Peng Luqi" w:date="2019-10-13T14:43:00Z">
        <w:r w:rsidRPr="00716360" w:rsidDel="00EF666F">
          <w:rPr>
            <w:lang w:val="fr-FR"/>
          </w:rPr>
          <w:delText>’</w:delText>
        </w:r>
      </w:del>
      <w:ins w:id="1441" w:author="Peng Luqi" w:date="2019-10-13T14:43:00Z">
        <w:r w:rsidR="00EF666F">
          <w:rPr>
            <w:lang w:val="fr-FR"/>
          </w:rPr>
          <w:t>’</w:t>
        </w:r>
      </w:ins>
      <w:r w:rsidRPr="00716360">
        <w:rPr>
          <w:lang w:val="fr-FR"/>
        </w:rPr>
        <w:t>est là que se situe la vraie magie des marchés boursiers ! N</w:t>
      </w:r>
      <w:del w:id="1442" w:author="Peng Luqi" w:date="2019-10-13T14:43:00Z">
        <w:r w:rsidRPr="00716360" w:rsidDel="00EF666F">
          <w:rPr>
            <w:lang w:val="fr-FR"/>
          </w:rPr>
          <w:delText>’</w:delText>
        </w:r>
      </w:del>
      <w:ins w:id="1443" w:author="Peng Luqi" w:date="2019-10-13T14:43:00Z">
        <w:r w:rsidR="00EF666F">
          <w:rPr>
            <w:lang w:val="fr-FR"/>
          </w:rPr>
          <w:t>’</w:t>
        </w:r>
      </w:ins>
      <w:r w:rsidRPr="00716360">
        <w:rPr>
          <w:lang w:val="fr-FR"/>
        </w:rPr>
        <w:t>importe qui peut suivre le développement économique de l</w:t>
      </w:r>
      <w:del w:id="1444" w:author="Peng Luqi" w:date="2019-10-13T14:43:00Z">
        <w:r w:rsidRPr="00716360" w:rsidDel="00EF666F">
          <w:rPr>
            <w:lang w:val="fr-FR"/>
          </w:rPr>
          <w:delText>’</w:delText>
        </w:r>
      </w:del>
      <w:ins w:id="1445" w:author="Peng Luqi" w:date="2019-10-13T14:43:00Z">
        <w:r w:rsidR="00EF666F">
          <w:rPr>
            <w:lang w:val="fr-FR"/>
          </w:rPr>
          <w:t>’</w:t>
        </w:r>
      </w:ins>
      <w:r w:rsidRPr="00716360">
        <w:rPr>
          <w:lang w:val="fr-FR"/>
        </w:rPr>
        <w:t>espèce humaine ou de la société dans son ensemble. La beauté de la mondialisation réside dans le fait que les citoyens japonais ordinaires peuvent acheter des actions américaines pour suivre le développement économique américain alors que leur propre pays est en récession. De même, les Américains ordinaires peuvent acheter des actions chinoises tandis que leur économie entre en période de stagflation pour suivre le développement économique de la Chine : les Chinois ordinaires sont peu enclins à acheter des actions japonaises et il n</w:t>
      </w:r>
      <w:del w:id="1446" w:author="Peng Luqi" w:date="2019-10-13T14:43:00Z">
        <w:r w:rsidRPr="00716360" w:rsidDel="00EF666F">
          <w:rPr>
            <w:lang w:val="fr-FR"/>
          </w:rPr>
          <w:delText>’</w:delText>
        </w:r>
      </w:del>
      <w:ins w:id="1447" w:author="Peng Luqi" w:date="2019-10-13T14:43:00Z">
        <w:r w:rsidR="00EF666F">
          <w:rPr>
            <w:lang w:val="fr-FR"/>
          </w:rPr>
          <w:t>’</w:t>
        </w:r>
      </w:ins>
      <w:r w:rsidRPr="00716360">
        <w:rPr>
          <w:lang w:val="fr-FR"/>
        </w:rPr>
        <w:t>est pas pratique pour eux d</w:t>
      </w:r>
      <w:del w:id="1448" w:author="Peng Luqi" w:date="2019-10-13T14:43:00Z">
        <w:r w:rsidRPr="00716360" w:rsidDel="00EF666F">
          <w:rPr>
            <w:lang w:val="fr-FR"/>
          </w:rPr>
          <w:delText>’</w:delText>
        </w:r>
      </w:del>
      <w:ins w:id="1449" w:author="Peng Luqi" w:date="2019-10-13T14:43:00Z">
        <w:r w:rsidR="00EF666F">
          <w:rPr>
            <w:lang w:val="fr-FR"/>
          </w:rPr>
          <w:t>’</w:t>
        </w:r>
      </w:ins>
      <w:r w:rsidRPr="00716360">
        <w:rPr>
          <w:lang w:val="fr-FR"/>
        </w:rPr>
        <w:t>acheter des actions américaines ou Hongkongaises. Mais ils pourraient suivre l</w:t>
      </w:r>
      <w:del w:id="1450" w:author="Peng Luqi" w:date="2019-10-13T14:43:00Z">
        <w:r w:rsidRPr="00716360" w:rsidDel="00EF666F">
          <w:rPr>
            <w:lang w:val="fr-FR"/>
          </w:rPr>
          <w:delText>’</w:delText>
        </w:r>
      </w:del>
      <w:ins w:id="1451" w:author="Peng Luqi" w:date="2019-10-13T14:43:00Z">
        <w:r w:rsidR="00EF666F">
          <w:rPr>
            <w:lang w:val="fr-FR"/>
          </w:rPr>
          <w:t>’</w:t>
        </w:r>
      </w:ins>
      <w:r w:rsidRPr="00716360">
        <w:rPr>
          <w:lang w:val="fr-FR"/>
        </w:rPr>
        <w:t>essor de l</w:t>
      </w:r>
      <w:del w:id="1452" w:author="Peng Luqi" w:date="2019-10-13T14:43:00Z">
        <w:r w:rsidRPr="00716360" w:rsidDel="00EF666F">
          <w:rPr>
            <w:lang w:val="fr-FR"/>
          </w:rPr>
          <w:delText>’</w:delText>
        </w:r>
      </w:del>
      <w:ins w:id="1453" w:author="Peng Luqi" w:date="2019-10-13T14:43:00Z">
        <w:r w:rsidR="00EF666F">
          <w:rPr>
            <w:lang w:val="fr-FR"/>
          </w:rPr>
          <w:t>’</w:t>
        </w:r>
      </w:ins>
      <w:r w:rsidRPr="00716360">
        <w:rPr>
          <w:lang w:val="fr-FR"/>
        </w:rPr>
        <w:t>internet financier sur le marché mondial du commerce de la blockchain, presque omniprésent, comme c</w:t>
      </w:r>
      <w:del w:id="1454" w:author="Peng Luqi" w:date="2019-10-13T14:43:00Z">
        <w:r w:rsidRPr="00716360" w:rsidDel="00EF666F">
          <w:rPr>
            <w:lang w:val="fr-FR"/>
          </w:rPr>
          <w:delText>’</w:delText>
        </w:r>
      </w:del>
      <w:ins w:id="1455" w:author="Peng Luqi" w:date="2019-10-13T14:43:00Z">
        <w:r w:rsidR="00EF666F">
          <w:rPr>
            <w:lang w:val="fr-FR"/>
          </w:rPr>
          <w:t>’</w:t>
        </w:r>
      </w:ins>
      <w:r w:rsidRPr="00716360">
        <w:rPr>
          <w:lang w:val="fr-FR"/>
        </w:rPr>
        <w:t>est le cas pour tous les gens ordinaires à travers le monde.</w:t>
      </w:r>
    </w:p>
    <w:p w:rsidR="002B38DF" w:rsidRPr="00716360" w:rsidRDefault="002B38DF">
      <w:pPr>
        <w:pStyle w:val="a3"/>
        <w:ind w:left="170" w:right="170"/>
        <w:jc w:val="both"/>
        <w:rPr>
          <w:sz w:val="27"/>
          <w:lang w:val="fr-FR"/>
        </w:rPr>
        <w:pPrChange w:id="1456" w:author="Peng Luqi" w:date="2019-10-13T14:20:00Z">
          <w:pPr>
            <w:pStyle w:val="a3"/>
            <w:spacing w:before="11"/>
          </w:pPr>
        </w:pPrChange>
      </w:pPr>
    </w:p>
    <w:p w:rsidR="002B38DF" w:rsidRPr="00716360" w:rsidRDefault="00716360">
      <w:pPr>
        <w:pStyle w:val="a3"/>
        <w:ind w:left="170" w:right="170"/>
        <w:jc w:val="both"/>
        <w:rPr>
          <w:lang w:val="fr-FR"/>
        </w:rPr>
        <w:pPrChange w:id="1457" w:author="Peng Luqi" w:date="2019-10-13T14:20:00Z">
          <w:pPr>
            <w:pStyle w:val="a3"/>
            <w:ind w:left="130"/>
          </w:pPr>
        </w:pPrChange>
      </w:pPr>
      <w:r w:rsidRPr="00716360">
        <w:rPr>
          <w:lang w:val="fr-FR"/>
        </w:rPr>
        <w:t>Voici un petit secret :</w:t>
      </w:r>
    </w:p>
    <w:p w:rsidR="00AF0C0B" w:rsidRDefault="00AF0C0B">
      <w:pPr>
        <w:pStyle w:val="a3"/>
        <w:ind w:left="170" w:right="170"/>
        <w:jc w:val="both"/>
        <w:rPr>
          <w:ins w:id="1458" w:author="Peng Luqi" w:date="2019-10-13T13:49:00Z"/>
          <w:lang w:val="fr-FR"/>
        </w:rPr>
      </w:pPr>
    </w:p>
    <w:p w:rsidR="002B38DF" w:rsidRPr="00716360" w:rsidRDefault="00716360">
      <w:pPr>
        <w:pStyle w:val="a3"/>
        <w:ind w:left="720" w:right="720"/>
        <w:jc w:val="both"/>
        <w:rPr>
          <w:lang w:val="fr-FR"/>
        </w:rPr>
        <w:pPrChange w:id="1459" w:author="Peng Luqi" w:date="2019-10-13T14:20:00Z">
          <w:pPr>
            <w:pStyle w:val="a3"/>
            <w:spacing w:before="4"/>
            <w:ind w:left="130" w:right="476"/>
          </w:pPr>
        </w:pPrChange>
      </w:pPr>
      <w:r w:rsidRPr="00716360">
        <w:rPr>
          <w:lang w:val="fr-FR"/>
        </w:rPr>
        <w:t>Il n</w:t>
      </w:r>
      <w:del w:id="1460" w:author="Peng Luqi" w:date="2019-10-13T14:43:00Z">
        <w:r w:rsidRPr="00716360" w:rsidDel="00EF666F">
          <w:rPr>
            <w:lang w:val="fr-FR"/>
          </w:rPr>
          <w:delText>’</w:delText>
        </w:r>
      </w:del>
      <w:ins w:id="1461" w:author="Peng Luqi" w:date="2019-10-13T14:43:00Z">
        <w:r w:rsidR="00EF666F">
          <w:rPr>
            <w:lang w:val="fr-FR"/>
          </w:rPr>
          <w:t>’</w:t>
        </w:r>
      </w:ins>
      <w:r w:rsidRPr="00716360">
        <w:rPr>
          <w:lang w:val="fr-FR"/>
        </w:rPr>
        <w:t>existe pas d</w:t>
      </w:r>
      <w:del w:id="1462" w:author="Peng Luqi" w:date="2019-10-13T14:43:00Z">
        <w:r w:rsidRPr="00716360" w:rsidDel="00EF666F">
          <w:rPr>
            <w:lang w:val="fr-FR"/>
          </w:rPr>
          <w:delText>’</w:delText>
        </w:r>
      </w:del>
      <w:ins w:id="1463" w:author="Peng Luqi" w:date="2019-10-13T14:43:00Z">
        <w:r w:rsidR="00EF666F">
          <w:rPr>
            <w:lang w:val="fr-FR"/>
          </w:rPr>
          <w:t>’</w:t>
        </w:r>
      </w:ins>
      <w:r w:rsidRPr="00716360">
        <w:rPr>
          <w:lang w:val="fr-FR"/>
        </w:rPr>
        <w:t>actif qui ne fait que monter ou descendre. Il n</w:t>
      </w:r>
      <w:del w:id="1464" w:author="Peng Luqi" w:date="2019-10-13T14:43:00Z">
        <w:r w:rsidRPr="00716360" w:rsidDel="00EF666F">
          <w:rPr>
            <w:lang w:val="fr-FR"/>
          </w:rPr>
          <w:delText>’</w:delText>
        </w:r>
      </w:del>
      <w:ins w:id="1465" w:author="Peng Luqi" w:date="2019-10-13T14:43:00Z">
        <w:r w:rsidR="00EF666F">
          <w:rPr>
            <w:lang w:val="fr-FR"/>
          </w:rPr>
          <w:t>’</w:t>
        </w:r>
      </w:ins>
      <w:r w:rsidRPr="00716360">
        <w:rPr>
          <w:lang w:val="fr-FR"/>
        </w:rPr>
        <w:t>y a, sur le long terme, que la chute ou la hausse.</w:t>
      </w:r>
    </w:p>
    <w:p w:rsidR="002B38DF" w:rsidRPr="00716360" w:rsidRDefault="002B38DF">
      <w:pPr>
        <w:pStyle w:val="a3"/>
        <w:ind w:left="170" w:right="170"/>
        <w:jc w:val="both"/>
        <w:rPr>
          <w:sz w:val="27"/>
          <w:lang w:val="fr-FR"/>
        </w:rPr>
        <w:pPrChange w:id="1466" w:author="Peng Luqi" w:date="2019-10-13T14:20:00Z">
          <w:pPr>
            <w:pStyle w:val="a3"/>
            <w:spacing w:before="11"/>
          </w:pPr>
        </w:pPrChange>
      </w:pPr>
    </w:p>
    <w:p w:rsidR="002B38DF" w:rsidRPr="00716360" w:rsidRDefault="00716360">
      <w:pPr>
        <w:ind w:left="170" w:right="170"/>
        <w:jc w:val="both"/>
        <w:rPr>
          <w:sz w:val="28"/>
          <w:lang w:val="fr-FR"/>
        </w:rPr>
        <w:pPrChange w:id="1467" w:author="Peng Luqi" w:date="2019-10-13T14:20:00Z">
          <w:pPr>
            <w:ind w:left="130" w:right="212"/>
          </w:pPr>
        </w:pPrChange>
      </w:pPr>
      <w:r w:rsidRPr="00716360">
        <w:rPr>
          <w:sz w:val="28"/>
          <w:lang w:val="fr-FR"/>
        </w:rPr>
        <w:t xml:space="preserve">Dans le livre </w:t>
      </w:r>
      <w:r w:rsidRPr="00716360">
        <w:rPr>
          <w:i/>
          <w:sz w:val="28"/>
          <w:lang w:val="fr-FR"/>
        </w:rPr>
        <w:t>l</w:t>
      </w:r>
      <w:del w:id="1468" w:author="Peng Luqi" w:date="2019-10-13T14:43:00Z">
        <w:r w:rsidRPr="00716360" w:rsidDel="00EF666F">
          <w:rPr>
            <w:i/>
            <w:sz w:val="28"/>
            <w:lang w:val="fr-FR"/>
          </w:rPr>
          <w:delText>’</w:delText>
        </w:r>
      </w:del>
      <w:ins w:id="1469" w:author="Peng Luqi" w:date="2019-10-13T14:43:00Z">
        <w:r w:rsidR="00EF666F">
          <w:rPr>
            <w:i/>
            <w:sz w:val="28"/>
            <w:lang w:val="fr-FR"/>
          </w:rPr>
          <w:t>’</w:t>
        </w:r>
      </w:ins>
      <w:del w:id="1470" w:author="Peng Luqi" w:date="2019-10-13T13:49:00Z">
        <w:r w:rsidRPr="00716360" w:rsidDel="00AF0C0B">
          <w:rPr>
            <w:i/>
            <w:sz w:val="28"/>
            <w:lang w:val="fr-FR"/>
          </w:rPr>
          <w:delText>a</w:delText>
        </w:r>
      </w:del>
      <w:ins w:id="1471" w:author="Peng Luqi" w:date="2019-10-13T13:49:00Z">
        <w:r w:rsidR="00AF0C0B">
          <w:rPr>
            <w:i/>
            <w:sz w:val="28"/>
            <w:lang w:val="fr-FR"/>
          </w:rPr>
          <w:t>A</w:t>
        </w:r>
      </w:ins>
      <w:r w:rsidRPr="00716360">
        <w:rPr>
          <w:i/>
          <w:sz w:val="28"/>
          <w:lang w:val="fr-FR"/>
        </w:rPr>
        <w:t>utodidactie d</w:t>
      </w:r>
      <w:del w:id="1472" w:author="Peng Luqi" w:date="2019-10-13T14:43:00Z">
        <w:r w:rsidRPr="00716360" w:rsidDel="00EF666F">
          <w:rPr>
            <w:i/>
            <w:sz w:val="28"/>
            <w:lang w:val="fr-FR"/>
          </w:rPr>
          <w:delText>’</w:delText>
        </w:r>
      </w:del>
      <w:ins w:id="1473" w:author="Peng Luqi" w:date="2019-10-13T14:43:00Z">
        <w:r w:rsidR="00EF666F">
          <w:rPr>
            <w:i/>
            <w:sz w:val="28"/>
            <w:lang w:val="fr-FR"/>
          </w:rPr>
          <w:t>’</w:t>
        </w:r>
      </w:ins>
      <w:r w:rsidRPr="00716360">
        <w:rPr>
          <w:i/>
          <w:sz w:val="28"/>
          <w:lang w:val="fr-FR"/>
        </w:rPr>
        <w:t>un novice</w:t>
      </w:r>
      <w:r w:rsidRPr="00716360">
        <w:rPr>
          <w:sz w:val="28"/>
          <w:lang w:val="fr-FR"/>
        </w:rPr>
        <w:t>, j</w:t>
      </w:r>
      <w:del w:id="1474" w:author="Peng Luqi" w:date="2019-10-13T14:43:00Z">
        <w:r w:rsidRPr="00716360" w:rsidDel="00EF666F">
          <w:rPr>
            <w:sz w:val="28"/>
            <w:lang w:val="fr-FR"/>
          </w:rPr>
          <w:delText>’</w:delText>
        </w:r>
      </w:del>
      <w:ins w:id="1475" w:author="Peng Luqi" w:date="2019-10-13T14:43:00Z">
        <w:r w:rsidR="00EF666F">
          <w:rPr>
            <w:sz w:val="28"/>
            <w:lang w:val="fr-FR"/>
          </w:rPr>
          <w:t>’</w:t>
        </w:r>
      </w:ins>
      <w:r w:rsidRPr="00716360">
        <w:rPr>
          <w:sz w:val="28"/>
          <w:lang w:val="fr-FR"/>
        </w:rPr>
        <w:t>ai essayé de corriger une vérité que la plupart des gens ordinaires comprennent mal :</w:t>
      </w:r>
    </w:p>
    <w:p w:rsidR="002B38DF" w:rsidRPr="00716360" w:rsidRDefault="002B38DF">
      <w:pPr>
        <w:pStyle w:val="a3"/>
        <w:ind w:left="170" w:right="170"/>
        <w:jc w:val="both"/>
        <w:rPr>
          <w:sz w:val="27"/>
          <w:lang w:val="fr-FR"/>
        </w:rPr>
        <w:pPrChange w:id="1476" w:author="Peng Luqi" w:date="2019-10-13T14:20:00Z">
          <w:pPr>
            <w:pStyle w:val="a3"/>
            <w:spacing w:before="10"/>
          </w:pPr>
        </w:pPrChange>
      </w:pPr>
    </w:p>
    <w:p w:rsidR="002B38DF" w:rsidRDefault="00914094" w:rsidP="00CB23F4">
      <w:pPr>
        <w:pStyle w:val="a4"/>
        <w:numPr>
          <w:ilvl w:val="2"/>
          <w:numId w:val="23"/>
        </w:numPr>
        <w:tabs>
          <w:tab w:val="left" w:pos="851"/>
        </w:tabs>
        <w:ind w:left="1077" w:right="720" w:hanging="357"/>
        <w:jc w:val="both"/>
        <w:rPr>
          <w:ins w:id="1477" w:author="Peng Luqi" w:date="2019-10-13T23:55:00Z"/>
          <w:sz w:val="28"/>
          <w:lang w:val="fr-FR"/>
        </w:rPr>
      </w:pPr>
      <w:ins w:id="1478" w:author="Peng Luqi" w:date="2019-10-13T14:08:00Z">
        <w:r>
          <w:rPr>
            <w:sz w:val="28"/>
            <w:lang w:val="fr-FR"/>
          </w:rPr>
          <w:t xml:space="preserve">   </w:t>
        </w:r>
      </w:ins>
      <w:r w:rsidR="00716360" w:rsidRPr="00716360">
        <w:rPr>
          <w:sz w:val="28"/>
          <w:lang w:val="fr-FR"/>
        </w:rPr>
        <w:t>Le marché est en effet un jeu à somme nulle dans le processus de négociation instantanée. Il semble que les bénéfices de l</w:t>
      </w:r>
      <w:del w:id="1479" w:author="Peng Luqi" w:date="2019-10-13T14:43:00Z">
        <w:r w:rsidR="00716360" w:rsidRPr="00716360" w:rsidDel="00EF666F">
          <w:rPr>
            <w:sz w:val="28"/>
            <w:lang w:val="fr-FR"/>
          </w:rPr>
          <w:delText>’</w:delText>
        </w:r>
      </w:del>
      <w:ins w:id="1480" w:author="Peng Luqi" w:date="2019-10-13T14:43:00Z">
        <w:r w:rsidR="00EF666F">
          <w:rPr>
            <w:sz w:val="28"/>
            <w:lang w:val="fr-FR"/>
          </w:rPr>
          <w:t>’</w:t>
        </w:r>
      </w:ins>
      <w:r w:rsidR="00716360" w:rsidRPr="00716360">
        <w:rPr>
          <w:sz w:val="28"/>
          <w:lang w:val="fr-FR"/>
        </w:rPr>
        <w:t>adversaire proviennent et sont exactement égaux à vos</w:t>
      </w:r>
      <w:r w:rsidR="00716360" w:rsidRPr="00AF0C0B">
        <w:rPr>
          <w:sz w:val="28"/>
          <w:lang w:val="fr-FR"/>
          <w:rPrChange w:id="1481" w:author="Peng Luqi" w:date="2019-10-13T13:52:00Z">
            <w:rPr>
              <w:spacing w:val="-5"/>
              <w:sz w:val="28"/>
              <w:lang w:val="fr-FR"/>
            </w:rPr>
          </w:rPrChange>
        </w:rPr>
        <w:t xml:space="preserve"> </w:t>
      </w:r>
      <w:r w:rsidR="00716360" w:rsidRPr="00716360">
        <w:rPr>
          <w:sz w:val="28"/>
          <w:lang w:val="fr-FR"/>
        </w:rPr>
        <w:t>pertes.</w:t>
      </w:r>
    </w:p>
    <w:p w:rsidR="0086173D" w:rsidRDefault="0086173D">
      <w:pPr>
        <w:pStyle w:val="a4"/>
        <w:tabs>
          <w:tab w:val="left" w:pos="851"/>
        </w:tabs>
        <w:ind w:left="1077" w:right="720" w:firstLine="0"/>
        <w:jc w:val="both"/>
        <w:rPr>
          <w:ins w:id="1482" w:author="Peng Luqi" w:date="2019-10-13T23:54:00Z"/>
          <w:sz w:val="28"/>
          <w:lang w:val="fr-FR"/>
        </w:rPr>
        <w:pPrChange w:id="1483" w:author="Peng Luqi" w:date="2019-10-13T23:55:00Z">
          <w:pPr>
            <w:pStyle w:val="a4"/>
            <w:numPr>
              <w:ilvl w:val="2"/>
              <w:numId w:val="23"/>
            </w:numPr>
            <w:tabs>
              <w:tab w:val="left" w:pos="851"/>
            </w:tabs>
            <w:ind w:left="1077" w:right="720" w:hanging="357"/>
            <w:jc w:val="both"/>
          </w:pPr>
        </w:pPrChange>
      </w:pPr>
    </w:p>
    <w:p w:rsidR="0086173D" w:rsidRPr="00716360" w:rsidDel="0086173D" w:rsidRDefault="0086173D">
      <w:pPr>
        <w:pStyle w:val="a4"/>
        <w:tabs>
          <w:tab w:val="left" w:pos="851"/>
        </w:tabs>
        <w:ind w:left="1077" w:right="720" w:firstLine="0"/>
        <w:jc w:val="both"/>
        <w:rPr>
          <w:del w:id="1484" w:author="Peng Luqi" w:date="2019-10-13T23:54:00Z"/>
          <w:sz w:val="28"/>
          <w:lang w:val="fr-FR"/>
        </w:rPr>
        <w:pPrChange w:id="1485" w:author="Peng Luqi" w:date="2019-10-13T23:54:00Z">
          <w:pPr>
            <w:pStyle w:val="a4"/>
            <w:numPr>
              <w:ilvl w:val="2"/>
              <w:numId w:val="17"/>
            </w:numPr>
            <w:tabs>
              <w:tab w:val="left" w:pos="851"/>
            </w:tabs>
            <w:ind w:right="976"/>
          </w:pPr>
        </w:pPrChange>
      </w:pPr>
    </w:p>
    <w:p w:rsidR="00AF0C0B" w:rsidDel="0086173D" w:rsidRDefault="00AF0C0B">
      <w:pPr>
        <w:pStyle w:val="a4"/>
        <w:tabs>
          <w:tab w:val="left" w:pos="851"/>
        </w:tabs>
        <w:ind w:left="1077" w:right="720" w:firstLine="0"/>
        <w:jc w:val="both"/>
        <w:rPr>
          <w:del w:id="1486" w:author="Peng Luqi" w:date="2019-10-13T23:54:00Z"/>
          <w:sz w:val="28"/>
          <w:lang w:val="fr-FR"/>
        </w:rPr>
        <w:sectPr w:rsidR="00AF0C0B" w:rsidDel="0086173D">
          <w:pgSz w:w="11910" w:h="16840"/>
          <w:pgMar w:top="1360" w:right="1240" w:bottom="280" w:left="1320" w:header="720" w:footer="720" w:gutter="0"/>
          <w:cols w:space="720"/>
        </w:sectPr>
        <w:pPrChange w:id="1487" w:author="Peng Luqi" w:date="2019-10-13T23:54:00Z">
          <w:pPr/>
        </w:pPrChange>
      </w:pPr>
    </w:p>
    <w:p w:rsidR="002B38DF" w:rsidRPr="00716360" w:rsidRDefault="00914094">
      <w:pPr>
        <w:pStyle w:val="a4"/>
        <w:numPr>
          <w:ilvl w:val="2"/>
          <w:numId w:val="23"/>
        </w:numPr>
        <w:tabs>
          <w:tab w:val="left" w:pos="851"/>
        </w:tabs>
        <w:ind w:left="1077" w:right="720" w:hanging="357"/>
        <w:jc w:val="both"/>
        <w:rPr>
          <w:sz w:val="28"/>
          <w:lang w:val="fr-FR"/>
        </w:rPr>
        <w:pPrChange w:id="1488" w:author="Peng Luqi" w:date="2019-10-13T14:20:00Z">
          <w:pPr>
            <w:pStyle w:val="a4"/>
            <w:numPr>
              <w:ilvl w:val="2"/>
              <w:numId w:val="17"/>
            </w:numPr>
            <w:tabs>
              <w:tab w:val="left" w:pos="851"/>
            </w:tabs>
            <w:spacing w:before="65"/>
            <w:ind w:right="257"/>
          </w:pPr>
        </w:pPrChange>
      </w:pPr>
      <w:ins w:id="1489" w:author="Peng Luqi" w:date="2019-10-13T14:08:00Z">
        <w:r>
          <w:rPr>
            <w:sz w:val="28"/>
            <w:lang w:val="fr-FR"/>
          </w:rPr>
          <w:t xml:space="preserve">   </w:t>
        </w:r>
      </w:ins>
      <w:r w:rsidR="00716360" w:rsidRPr="00716360">
        <w:rPr>
          <w:sz w:val="28"/>
          <w:lang w:val="fr-FR"/>
        </w:rPr>
        <w:t>Le marché n</w:t>
      </w:r>
      <w:del w:id="1490" w:author="Peng Luqi" w:date="2019-10-13T14:43:00Z">
        <w:r w:rsidR="00716360" w:rsidRPr="00716360" w:rsidDel="00EF666F">
          <w:rPr>
            <w:sz w:val="28"/>
            <w:lang w:val="fr-FR"/>
          </w:rPr>
          <w:delText>’</w:delText>
        </w:r>
      </w:del>
      <w:ins w:id="1491" w:author="Peng Luqi" w:date="2019-10-13T14:43:00Z">
        <w:r w:rsidR="00EF666F">
          <w:rPr>
            <w:sz w:val="28"/>
            <w:lang w:val="fr-FR"/>
          </w:rPr>
          <w:t>’</w:t>
        </w:r>
      </w:ins>
      <w:r w:rsidR="00716360" w:rsidRPr="00716360">
        <w:rPr>
          <w:sz w:val="28"/>
          <w:lang w:val="fr-FR"/>
        </w:rPr>
        <w:t>est en aucun cas un jeu à somme nulle pour les investisseurs à long terme, car leur bénéfice est en grande partie dû à la croissance économique, pas des pertes sur le court</w:t>
      </w:r>
      <w:r w:rsidR="00716360" w:rsidRPr="00AF0C0B">
        <w:rPr>
          <w:sz w:val="28"/>
          <w:lang w:val="fr-FR"/>
          <w:rPrChange w:id="1492" w:author="Peng Luqi" w:date="2019-10-13T13:52:00Z">
            <w:rPr>
              <w:spacing w:val="-4"/>
              <w:sz w:val="28"/>
              <w:lang w:val="fr-FR"/>
            </w:rPr>
          </w:rPrChange>
        </w:rPr>
        <w:t xml:space="preserve"> </w:t>
      </w:r>
      <w:r w:rsidR="00716360" w:rsidRPr="00716360">
        <w:rPr>
          <w:sz w:val="28"/>
          <w:lang w:val="fr-FR"/>
        </w:rPr>
        <w:t>terme.</w:t>
      </w:r>
    </w:p>
    <w:p w:rsidR="002B38DF" w:rsidRPr="00716360" w:rsidRDefault="002B38DF">
      <w:pPr>
        <w:pStyle w:val="a3"/>
        <w:ind w:left="170" w:right="170"/>
        <w:jc w:val="both"/>
        <w:rPr>
          <w:sz w:val="27"/>
          <w:lang w:val="fr-FR"/>
        </w:rPr>
        <w:pPrChange w:id="1493" w:author="Peng Luqi" w:date="2019-10-13T14:20:00Z">
          <w:pPr>
            <w:pStyle w:val="a3"/>
            <w:spacing w:before="10"/>
          </w:pPr>
        </w:pPrChange>
      </w:pPr>
    </w:p>
    <w:p w:rsidR="002B38DF" w:rsidRPr="00716360" w:rsidRDefault="00716360">
      <w:pPr>
        <w:pStyle w:val="a3"/>
        <w:ind w:left="170" w:right="170"/>
        <w:jc w:val="both"/>
        <w:rPr>
          <w:lang w:val="fr-FR"/>
        </w:rPr>
        <w:pPrChange w:id="1494" w:author="Peng Luqi" w:date="2019-10-13T14:20:00Z">
          <w:pPr>
            <w:pStyle w:val="a3"/>
            <w:ind w:left="130" w:right="188"/>
          </w:pPr>
        </w:pPrChange>
      </w:pPr>
      <w:r w:rsidRPr="00716360">
        <w:rPr>
          <w:lang w:val="fr-FR"/>
        </w:rPr>
        <w:t>C</w:t>
      </w:r>
      <w:del w:id="1495" w:author="Peng Luqi" w:date="2019-10-13T14:43:00Z">
        <w:r w:rsidRPr="00716360" w:rsidDel="00EF666F">
          <w:rPr>
            <w:lang w:val="fr-FR"/>
          </w:rPr>
          <w:delText>’</w:delText>
        </w:r>
      </w:del>
      <w:ins w:id="1496" w:author="Peng Luqi" w:date="2019-10-13T14:43:00Z">
        <w:r w:rsidR="00EF666F">
          <w:rPr>
            <w:lang w:val="fr-FR"/>
          </w:rPr>
          <w:t>’</w:t>
        </w:r>
      </w:ins>
      <w:r w:rsidRPr="00716360">
        <w:rPr>
          <w:lang w:val="fr-FR"/>
        </w:rPr>
        <w:t>est pourquoi la seule façon fiable pour les gens ordinaires d</w:t>
      </w:r>
      <w:del w:id="1497" w:author="Peng Luqi" w:date="2019-10-13T14:43:00Z">
        <w:r w:rsidRPr="00716360" w:rsidDel="00EF666F">
          <w:rPr>
            <w:lang w:val="fr-FR"/>
          </w:rPr>
          <w:delText>’</w:delText>
        </w:r>
      </w:del>
      <w:ins w:id="1498" w:author="Peng Luqi" w:date="2019-10-13T14:43:00Z">
        <w:r w:rsidR="00EF666F">
          <w:rPr>
            <w:lang w:val="fr-FR"/>
          </w:rPr>
          <w:t>’</w:t>
        </w:r>
      </w:ins>
      <w:r w:rsidRPr="00716360">
        <w:rPr>
          <w:lang w:val="fr-FR"/>
        </w:rPr>
        <w:t>investir sur le marché est la raison d</w:t>
      </w:r>
      <w:del w:id="1499" w:author="Peng Luqi" w:date="2019-10-13T14:43:00Z">
        <w:r w:rsidRPr="00716360" w:rsidDel="00EF666F">
          <w:rPr>
            <w:lang w:val="fr-FR"/>
          </w:rPr>
          <w:delText>’</w:delText>
        </w:r>
      </w:del>
      <w:ins w:id="1500" w:author="Peng Luqi" w:date="2019-10-13T14:43:00Z">
        <w:r w:rsidR="00EF666F">
          <w:rPr>
            <w:lang w:val="fr-FR"/>
          </w:rPr>
          <w:t>’</w:t>
        </w:r>
      </w:ins>
      <w:r w:rsidRPr="00716360">
        <w:rPr>
          <w:lang w:val="fr-FR"/>
        </w:rPr>
        <w:t>être de l</w:t>
      </w:r>
      <w:del w:id="1501" w:author="Peng Luqi" w:date="2019-10-13T14:43:00Z">
        <w:r w:rsidRPr="00716360" w:rsidDel="00EF666F">
          <w:rPr>
            <w:lang w:val="fr-FR"/>
          </w:rPr>
          <w:delText>’</w:delText>
        </w:r>
      </w:del>
      <w:ins w:id="1502" w:author="Peng Luqi" w:date="2019-10-13T14:43:00Z">
        <w:r w:rsidR="00EF666F">
          <w:rPr>
            <w:lang w:val="fr-FR"/>
          </w:rPr>
          <w:t>’</w:t>
        </w:r>
      </w:ins>
      <w:r w:rsidRPr="00716360">
        <w:rPr>
          <w:lang w:val="fr-FR"/>
        </w:rPr>
        <w:t>investissement fixe. D</w:t>
      </w:r>
      <w:del w:id="1503" w:author="Peng Luqi" w:date="2019-10-13T14:43:00Z">
        <w:r w:rsidRPr="00716360" w:rsidDel="00EF666F">
          <w:rPr>
            <w:lang w:val="fr-FR"/>
          </w:rPr>
          <w:delText>’</w:delText>
        </w:r>
      </w:del>
      <w:ins w:id="1504" w:author="Peng Luqi" w:date="2019-10-13T14:43:00Z">
        <w:r w:rsidR="00EF666F">
          <w:rPr>
            <w:lang w:val="fr-FR"/>
          </w:rPr>
          <w:t>’</w:t>
        </w:r>
      </w:ins>
      <w:r w:rsidRPr="00716360">
        <w:rPr>
          <w:lang w:val="fr-FR"/>
        </w:rPr>
        <w:t>autre part, en tant que personne ordinaire, vous n</w:t>
      </w:r>
      <w:del w:id="1505" w:author="Peng Luqi" w:date="2019-10-13T14:43:00Z">
        <w:r w:rsidRPr="00716360" w:rsidDel="00EF666F">
          <w:rPr>
            <w:lang w:val="fr-FR"/>
          </w:rPr>
          <w:delText>’</w:delText>
        </w:r>
      </w:del>
      <w:ins w:id="1506" w:author="Peng Luqi" w:date="2019-10-13T14:43:00Z">
        <w:r w:rsidR="00EF666F">
          <w:rPr>
            <w:lang w:val="fr-FR"/>
          </w:rPr>
          <w:t>’</w:t>
        </w:r>
      </w:ins>
      <w:r w:rsidRPr="00716360">
        <w:rPr>
          <w:lang w:val="fr-FR"/>
        </w:rPr>
        <w:t>avez que l</w:t>
      </w:r>
      <w:del w:id="1507" w:author="Peng Luqi" w:date="2019-10-13T14:43:00Z">
        <w:r w:rsidRPr="00716360" w:rsidDel="00EF666F">
          <w:rPr>
            <w:lang w:val="fr-FR"/>
          </w:rPr>
          <w:delText>’</w:delText>
        </w:r>
      </w:del>
      <w:ins w:id="1508" w:author="Peng Luqi" w:date="2019-10-13T14:43:00Z">
        <w:r w:rsidR="00EF666F">
          <w:rPr>
            <w:lang w:val="fr-FR"/>
          </w:rPr>
          <w:t>’</w:t>
        </w:r>
      </w:ins>
      <w:r w:rsidRPr="00716360">
        <w:rPr>
          <w:lang w:val="fr-FR"/>
        </w:rPr>
        <w:t>investissement à long terme, détenir sur le long terme étant est infaillible.</w:t>
      </w:r>
    </w:p>
    <w:p w:rsidR="002B38DF" w:rsidRPr="00716360" w:rsidRDefault="002B38DF">
      <w:pPr>
        <w:pStyle w:val="a3"/>
        <w:ind w:left="170" w:right="170"/>
        <w:jc w:val="both"/>
        <w:rPr>
          <w:lang w:val="fr-FR"/>
        </w:rPr>
        <w:pPrChange w:id="1509" w:author="Peng Luqi" w:date="2019-10-13T14:20:00Z">
          <w:pPr>
            <w:pStyle w:val="a3"/>
            <w:spacing w:before="3"/>
          </w:pPr>
        </w:pPrChange>
      </w:pPr>
    </w:p>
    <w:p w:rsidR="002B38DF" w:rsidRPr="00716360" w:rsidRDefault="00716360">
      <w:pPr>
        <w:pStyle w:val="a3"/>
        <w:ind w:left="170" w:right="170"/>
        <w:jc w:val="both"/>
        <w:rPr>
          <w:lang w:val="fr-FR"/>
        </w:rPr>
        <w:pPrChange w:id="1510" w:author="Peng Luqi" w:date="2019-10-13T14:20:00Z">
          <w:pPr>
            <w:pStyle w:val="a3"/>
            <w:ind w:left="130" w:right="226"/>
          </w:pPr>
        </w:pPrChange>
      </w:pPr>
      <w:r w:rsidRPr="00716360">
        <w:rPr>
          <w:lang w:val="fr-FR"/>
        </w:rPr>
        <w:t>Il est impossible pour les citoyens ordinaires d</w:t>
      </w:r>
      <w:del w:id="1511" w:author="Peng Luqi" w:date="2019-10-13T14:43:00Z">
        <w:r w:rsidRPr="00716360" w:rsidDel="00EF666F">
          <w:rPr>
            <w:lang w:val="fr-FR"/>
          </w:rPr>
          <w:delText>’</w:delText>
        </w:r>
      </w:del>
      <w:ins w:id="1512" w:author="Peng Luqi" w:date="2019-10-13T14:43:00Z">
        <w:r w:rsidR="00EF666F">
          <w:rPr>
            <w:lang w:val="fr-FR"/>
          </w:rPr>
          <w:t>’</w:t>
        </w:r>
      </w:ins>
      <w:r w:rsidRPr="00716360">
        <w:rPr>
          <w:lang w:val="fr-FR"/>
        </w:rPr>
        <w:t>avoir beaucoup d</w:t>
      </w:r>
      <w:del w:id="1513" w:author="Peng Luqi" w:date="2019-10-13T14:43:00Z">
        <w:r w:rsidRPr="00716360" w:rsidDel="00EF666F">
          <w:rPr>
            <w:lang w:val="fr-FR"/>
          </w:rPr>
          <w:delText>’</w:delText>
        </w:r>
      </w:del>
      <w:ins w:id="1514" w:author="Peng Luqi" w:date="2019-10-13T14:43:00Z">
        <w:r w:rsidR="00EF666F">
          <w:rPr>
            <w:lang w:val="fr-FR"/>
          </w:rPr>
          <w:t>’</w:t>
        </w:r>
      </w:ins>
      <w:r w:rsidRPr="00716360">
        <w:rPr>
          <w:lang w:val="fr-FR"/>
        </w:rPr>
        <w:t>argent à leurs débuts, mais au moyen d</w:t>
      </w:r>
      <w:del w:id="1515" w:author="Peng Luqi" w:date="2019-10-13T14:43:00Z">
        <w:r w:rsidRPr="00716360" w:rsidDel="00EF666F">
          <w:rPr>
            <w:lang w:val="fr-FR"/>
          </w:rPr>
          <w:delText>’</w:delText>
        </w:r>
      </w:del>
      <w:ins w:id="1516" w:author="Peng Luqi" w:date="2019-10-13T14:43:00Z">
        <w:r w:rsidR="00EF666F">
          <w:rPr>
            <w:lang w:val="fr-FR"/>
          </w:rPr>
          <w:t>’</w:t>
        </w:r>
      </w:ins>
      <w:r w:rsidRPr="00716360">
        <w:rPr>
          <w:lang w:val="fr-FR"/>
        </w:rPr>
        <w:t>investissements fixes, ils jouent leurs propres capacités à gagner de l</w:t>
      </w:r>
      <w:del w:id="1517" w:author="Peng Luqi" w:date="2019-10-13T14:43:00Z">
        <w:r w:rsidRPr="00716360" w:rsidDel="00EF666F">
          <w:rPr>
            <w:lang w:val="fr-FR"/>
          </w:rPr>
          <w:delText>’</w:delText>
        </w:r>
      </w:del>
      <w:ins w:id="1518" w:author="Peng Luqi" w:date="2019-10-13T14:43:00Z">
        <w:r w:rsidR="00EF666F">
          <w:rPr>
            <w:lang w:val="fr-FR"/>
          </w:rPr>
          <w:t>’</w:t>
        </w:r>
      </w:ins>
      <w:r w:rsidRPr="00716360">
        <w:rPr>
          <w:lang w:val="fr-FR"/>
        </w:rPr>
        <w:t xml:space="preserve">argent avec une discipline à long terme ! Parce que votre temps est </w:t>
      </w:r>
      <w:r w:rsidRPr="00716360">
        <w:rPr>
          <w:lang w:val="fr-FR"/>
        </w:rPr>
        <w:lastRenderedPageBreak/>
        <w:t>un atout absolument exclusif, il ne peut s</w:t>
      </w:r>
      <w:del w:id="1519" w:author="Peng Luqi" w:date="2019-10-13T14:43:00Z">
        <w:r w:rsidRPr="00716360" w:rsidDel="00EF666F">
          <w:rPr>
            <w:lang w:val="fr-FR"/>
          </w:rPr>
          <w:delText>’</w:delText>
        </w:r>
      </w:del>
      <w:ins w:id="1520" w:author="Peng Luqi" w:date="2019-10-13T14:43:00Z">
        <w:r w:rsidR="00EF666F">
          <w:rPr>
            <w:lang w:val="fr-FR"/>
          </w:rPr>
          <w:t>’</w:t>
        </w:r>
      </w:ins>
      <w:r w:rsidRPr="00716360">
        <w:rPr>
          <w:lang w:val="fr-FR"/>
        </w:rPr>
        <w:t>agir que d</w:t>
      </w:r>
      <w:del w:id="1521" w:author="Peng Luqi" w:date="2019-10-13T14:43:00Z">
        <w:r w:rsidRPr="00716360" w:rsidDel="00EF666F">
          <w:rPr>
            <w:lang w:val="fr-FR"/>
          </w:rPr>
          <w:delText>’</w:delText>
        </w:r>
      </w:del>
      <w:ins w:id="1522" w:author="Peng Luqi" w:date="2019-10-13T14:43:00Z">
        <w:r w:rsidR="00EF666F">
          <w:rPr>
            <w:lang w:val="fr-FR"/>
          </w:rPr>
          <w:t>’</w:t>
        </w:r>
      </w:ins>
      <w:r w:rsidRPr="00716360">
        <w:rPr>
          <w:lang w:val="fr-FR"/>
        </w:rPr>
        <w:t>un atout avec un coût d</w:t>
      </w:r>
      <w:del w:id="1523" w:author="Peng Luqi" w:date="2019-10-13T14:43:00Z">
        <w:r w:rsidRPr="00716360" w:rsidDel="00EF666F">
          <w:rPr>
            <w:lang w:val="fr-FR"/>
          </w:rPr>
          <w:delText>’</w:delText>
        </w:r>
      </w:del>
      <w:ins w:id="1524" w:author="Peng Luqi" w:date="2019-10-13T14:43:00Z">
        <w:r w:rsidR="00EF666F">
          <w:rPr>
            <w:lang w:val="fr-FR"/>
          </w:rPr>
          <w:t>’</w:t>
        </w:r>
      </w:ins>
      <w:r w:rsidRPr="00716360">
        <w:rPr>
          <w:lang w:val="fr-FR"/>
        </w:rPr>
        <w:t>opportunité infini. Ainsi, lorsque vous investissez dans votre actif le plus précieux et de haute qualité avec des coûts d</w:t>
      </w:r>
      <w:del w:id="1525" w:author="Peng Luqi" w:date="2019-10-13T14:43:00Z">
        <w:r w:rsidRPr="00716360" w:rsidDel="00EF666F">
          <w:rPr>
            <w:lang w:val="fr-FR"/>
          </w:rPr>
          <w:delText>’</w:delText>
        </w:r>
      </w:del>
      <w:ins w:id="1526" w:author="Peng Luqi" w:date="2019-10-13T14:43:00Z">
        <w:r w:rsidR="00EF666F">
          <w:rPr>
            <w:lang w:val="fr-FR"/>
          </w:rPr>
          <w:t>’</w:t>
        </w:r>
      </w:ins>
      <w:r w:rsidRPr="00716360">
        <w:rPr>
          <w:lang w:val="fr-FR"/>
        </w:rPr>
        <w:t>opportunité illimités, vous ne pouvez choisir qu</w:t>
      </w:r>
      <w:del w:id="1527" w:author="Peng Luqi" w:date="2019-10-13T14:43:00Z">
        <w:r w:rsidRPr="00716360" w:rsidDel="00EF666F">
          <w:rPr>
            <w:lang w:val="fr-FR"/>
          </w:rPr>
          <w:delText>’</w:delText>
        </w:r>
      </w:del>
      <w:ins w:id="1528" w:author="Peng Luqi" w:date="2019-10-13T14:43:00Z">
        <w:r w:rsidR="00EF666F">
          <w:rPr>
            <w:lang w:val="fr-FR"/>
          </w:rPr>
          <w:t>’</w:t>
        </w:r>
      </w:ins>
      <w:r w:rsidRPr="00716360">
        <w:rPr>
          <w:lang w:val="fr-FR"/>
        </w:rPr>
        <w:t>une cible infaillible car il dépend du développement de toute l</w:t>
      </w:r>
      <w:del w:id="1529" w:author="Peng Luqi" w:date="2019-10-13T14:43:00Z">
        <w:r w:rsidRPr="00716360" w:rsidDel="00EF666F">
          <w:rPr>
            <w:lang w:val="fr-FR"/>
          </w:rPr>
          <w:delText>’</w:delText>
        </w:r>
      </w:del>
      <w:ins w:id="1530" w:author="Peng Luqi" w:date="2019-10-13T14:43:00Z">
        <w:r w:rsidR="00EF666F">
          <w:rPr>
            <w:lang w:val="fr-FR"/>
          </w:rPr>
          <w:t>’</w:t>
        </w:r>
      </w:ins>
      <w:r w:rsidRPr="00716360">
        <w:rPr>
          <w:lang w:val="fr-FR"/>
        </w:rPr>
        <w:t>humanité, et, à part cela, il n</w:t>
      </w:r>
      <w:del w:id="1531" w:author="Peng Luqi" w:date="2019-10-13T14:43:00Z">
        <w:r w:rsidRPr="00716360" w:rsidDel="00EF666F">
          <w:rPr>
            <w:lang w:val="fr-FR"/>
          </w:rPr>
          <w:delText>’</w:delText>
        </w:r>
      </w:del>
      <w:ins w:id="1532" w:author="Peng Luqi" w:date="2019-10-13T14:43:00Z">
        <w:r w:rsidR="00EF666F">
          <w:rPr>
            <w:lang w:val="fr-FR"/>
          </w:rPr>
          <w:t>’</w:t>
        </w:r>
      </w:ins>
      <w:r w:rsidRPr="00716360">
        <w:rPr>
          <w:lang w:val="fr-FR"/>
        </w:rPr>
        <w:t>y a pas</w:t>
      </w:r>
      <w:r w:rsidRPr="00716360">
        <w:rPr>
          <w:spacing w:val="-4"/>
          <w:lang w:val="fr-FR"/>
        </w:rPr>
        <w:t xml:space="preserve"> </w:t>
      </w:r>
      <w:r w:rsidRPr="00716360">
        <w:rPr>
          <w:lang w:val="fr-FR"/>
        </w:rPr>
        <w:t>d</w:t>
      </w:r>
      <w:del w:id="1533" w:author="Peng Luqi" w:date="2019-10-13T14:43:00Z">
        <w:r w:rsidRPr="00716360" w:rsidDel="00EF666F">
          <w:rPr>
            <w:lang w:val="fr-FR"/>
          </w:rPr>
          <w:delText>’</w:delText>
        </w:r>
      </w:del>
      <w:ins w:id="1534" w:author="Peng Luqi" w:date="2019-10-13T14:43:00Z">
        <w:r w:rsidR="00EF666F">
          <w:rPr>
            <w:lang w:val="fr-FR"/>
          </w:rPr>
          <w:t>’</w:t>
        </w:r>
      </w:ins>
      <w:r w:rsidRPr="00716360">
        <w:rPr>
          <w:lang w:val="fr-FR"/>
        </w:rPr>
        <w:t>alternative.</w:t>
      </w:r>
    </w:p>
    <w:p w:rsidR="002B38DF" w:rsidRPr="00716360" w:rsidRDefault="002B38DF">
      <w:pPr>
        <w:pStyle w:val="a3"/>
        <w:ind w:left="170" w:right="170"/>
        <w:jc w:val="both"/>
        <w:rPr>
          <w:sz w:val="27"/>
          <w:lang w:val="fr-FR"/>
        </w:rPr>
        <w:pPrChange w:id="1535" w:author="Peng Luqi" w:date="2019-10-13T14:20:00Z">
          <w:pPr>
            <w:pStyle w:val="a3"/>
            <w:spacing w:before="8"/>
          </w:pPr>
        </w:pPrChange>
      </w:pPr>
    </w:p>
    <w:p w:rsidR="002B38DF" w:rsidRPr="00716360" w:rsidRDefault="00716360">
      <w:pPr>
        <w:pStyle w:val="a3"/>
        <w:ind w:left="170" w:right="170"/>
        <w:jc w:val="both"/>
        <w:rPr>
          <w:lang w:val="fr-FR"/>
        </w:rPr>
        <w:pPrChange w:id="1536" w:author="Peng Luqi" w:date="2019-10-13T14:20:00Z">
          <w:pPr>
            <w:pStyle w:val="a3"/>
            <w:ind w:left="130" w:right="218"/>
          </w:pPr>
        </w:pPrChange>
      </w:pPr>
      <w:r w:rsidRPr="00716360">
        <w:rPr>
          <w:lang w:val="fr-FR"/>
        </w:rPr>
        <w:t>À l</w:t>
      </w:r>
      <w:del w:id="1537" w:author="Peng Luqi" w:date="2019-10-13T14:43:00Z">
        <w:r w:rsidRPr="00716360" w:rsidDel="00EF666F">
          <w:rPr>
            <w:lang w:val="fr-FR"/>
          </w:rPr>
          <w:delText>’</w:delText>
        </w:r>
      </w:del>
      <w:ins w:id="1538" w:author="Peng Luqi" w:date="2019-10-13T14:43:00Z">
        <w:r w:rsidR="00EF666F">
          <w:rPr>
            <w:lang w:val="fr-FR"/>
          </w:rPr>
          <w:t>’</w:t>
        </w:r>
      </w:ins>
      <w:r w:rsidRPr="00716360">
        <w:rPr>
          <w:lang w:val="fr-FR"/>
        </w:rPr>
        <w:t>heure actuelle, le marché de la blockchain est meilleur que les marchés boursiers traditionnels, qui sont meilleurs que le marché de l</w:t>
      </w:r>
      <w:del w:id="1539" w:author="Peng Luqi" w:date="2019-10-13T14:43:00Z">
        <w:r w:rsidRPr="00716360" w:rsidDel="00EF666F">
          <w:rPr>
            <w:lang w:val="fr-FR"/>
          </w:rPr>
          <w:delText>’</w:delText>
        </w:r>
      </w:del>
      <w:ins w:id="1540" w:author="Peng Luqi" w:date="2019-10-13T14:43:00Z">
        <w:r w:rsidR="00EF666F">
          <w:rPr>
            <w:lang w:val="fr-FR"/>
          </w:rPr>
          <w:t>’</w:t>
        </w:r>
      </w:ins>
      <w:r w:rsidRPr="00716360">
        <w:rPr>
          <w:lang w:val="fr-FR"/>
        </w:rPr>
        <w:t>immobilier, qui est meilleur que les marchés obligataires, qui sont meilleurs que les dépôts bancaires. Quel que soit l</w:t>
      </w:r>
      <w:del w:id="1541" w:author="Peng Luqi" w:date="2019-10-13T14:43:00Z">
        <w:r w:rsidRPr="00716360" w:rsidDel="00EF666F">
          <w:rPr>
            <w:lang w:val="fr-FR"/>
          </w:rPr>
          <w:delText>’</w:delText>
        </w:r>
      </w:del>
      <w:ins w:id="1542" w:author="Peng Luqi" w:date="2019-10-13T14:43:00Z">
        <w:r w:rsidR="00EF666F">
          <w:rPr>
            <w:lang w:val="fr-FR"/>
          </w:rPr>
          <w:t>’</w:t>
        </w:r>
      </w:ins>
      <w:r w:rsidRPr="00716360">
        <w:rPr>
          <w:lang w:val="fr-FR"/>
        </w:rPr>
        <w:t>investissement, les gens ordinaires n</w:t>
      </w:r>
      <w:del w:id="1543" w:author="Peng Luqi" w:date="2019-10-13T14:43:00Z">
        <w:r w:rsidRPr="00716360" w:rsidDel="00EF666F">
          <w:rPr>
            <w:lang w:val="fr-FR"/>
          </w:rPr>
          <w:delText>’</w:delText>
        </w:r>
      </w:del>
      <w:ins w:id="1544" w:author="Peng Luqi" w:date="2019-10-13T14:43:00Z">
        <w:r w:rsidR="00EF666F">
          <w:rPr>
            <w:lang w:val="fr-FR"/>
          </w:rPr>
          <w:t>’</w:t>
        </w:r>
      </w:ins>
      <w:r w:rsidRPr="00716360">
        <w:rPr>
          <w:lang w:val="fr-FR"/>
        </w:rPr>
        <w:t>ont que peu de moyen au début, de sorte que dans leur stratégie d</w:t>
      </w:r>
      <w:del w:id="1545" w:author="Peng Luqi" w:date="2019-10-13T14:43:00Z">
        <w:r w:rsidRPr="00716360" w:rsidDel="00EF666F">
          <w:rPr>
            <w:lang w:val="fr-FR"/>
          </w:rPr>
          <w:delText>’</w:delText>
        </w:r>
      </w:del>
      <w:ins w:id="1546" w:author="Peng Luqi" w:date="2019-10-13T14:43:00Z">
        <w:r w:rsidR="00EF666F">
          <w:rPr>
            <w:lang w:val="fr-FR"/>
          </w:rPr>
          <w:t>’</w:t>
        </w:r>
      </w:ins>
      <w:r w:rsidRPr="00716360">
        <w:rPr>
          <w:lang w:val="fr-FR"/>
        </w:rPr>
        <w:t>investissement future, et du choix d</w:t>
      </w:r>
      <w:del w:id="1547" w:author="Peng Luqi" w:date="2019-10-13T14:43:00Z">
        <w:r w:rsidRPr="00716360" w:rsidDel="00EF666F">
          <w:rPr>
            <w:lang w:val="fr-FR"/>
          </w:rPr>
          <w:delText>’</w:delText>
        </w:r>
      </w:del>
      <w:ins w:id="1548" w:author="Peng Luqi" w:date="2019-10-13T14:43:00Z">
        <w:r w:rsidR="00EF666F">
          <w:rPr>
            <w:lang w:val="fr-FR"/>
          </w:rPr>
          <w:t>’</w:t>
        </w:r>
      </w:ins>
      <w:r w:rsidRPr="00716360">
        <w:rPr>
          <w:lang w:val="fr-FR"/>
        </w:rPr>
        <w:t>actifs d</w:t>
      </w:r>
      <w:del w:id="1549" w:author="Peng Luqi" w:date="2019-10-13T14:43:00Z">
        <w:r w:rsidRPr="00716360" w:rsidDel="00EF666F">
          <w:rPr>
            <w:lang w:val="fr-FR"/>
          </w:rPr>
          <w:delText>’</w:delText>
        </w:r>
      </w:del>
      <w:ins w:id="1550" w:author="Peng Luqi" w:date="2019-10-13T14:43:00Z">
        <w:r w:rsidR="00EF666F">
          <w:rPr>
            <w:lang w:val="fr-FR"/>
          </w:rPr>
          <w:t>’</w:t>
        </w:r>
      </w:ins>
      <w:r w:rsidRPr="00716360">
        <w:rPr>
          <w:lang w:val="fr-FR"/>
        </w:rPr>
        <w:t>investissement, ils se doivent de choisir les meilleurs possibles. Si, à un moment donné, l</w:t>
      </w:r>
      <w:del w:id="1551" w:author="Peng Luqi" w:date="2019-10-13T14:43:00Z">
        <w:r w:rsidRPr="00716360" w:rsidDel="00EF666F">
          <w:rPr>
            <w:lang w:val="fr-FR"/>
          </w:rPr>
          <w:delText>’</w:delText>
        </w:r>
      </w:del>
      <w:ins w:id="1552" w:author="Peng Luqi" w:date="2019-10-13T14:43:00Z">
        <w:r w:rsidR="00EF666F">
          <w:rPr>
            <w:lang w:val="fr-FR"/>
          </w:rPr>
          <w:t>’</w:t>
        </w:r>
      </w:ins>
      <w:r w:rsidRPr="00716360">
        <w:rPr>
          <w:lang w:val="fr-FR"/>
        </w:rPr>
        <w:t>actif optimal n</w:t>
      </w:r>
      <w:del w:id="1553" w:author="Peng Luqi" w:date="2019-10-13T14:43:00Z">
        <w:r w:rsidRPr="00716360" w:rsidDel="00EF666F">
          <w:rPr>
            <w:lang w:val="fr-FR"/>
          </w:rPr>
          <w:delText>’</w:delText>
        </w:r>
      </w:del>
      <w:ins w:id="1554" w:author="Peng Luqi" w:date="2019-10-13T14:43:00Z">
        <w:r w:rsidR="00EF666F">
          <w:rPr>
            <w:lang w:val="fr-FR"/>
          </w:rPr>
          <w:t>’</w:t>
        </w:r>
      </w:ins>
      <w:r w:rsidRPr="00716360">
        <w:rPr>
          <w:lang w:val="fr-FR"/>
        </w:rPr>
        <w:t>est plus le marché de la blockchain, vous devriez passer à un autre marché à succès. Il n</w:t>
      </w:r>
      <w:del w:id="1555" w:author="Peng Luqi" w:date="2019-10-13T14:43:00Z">
        <w:r w:rsidRPr="00716360" w:rsidDel="00EF666F">
          <w:rPr>
            <w:lang w:val="fr-FR"/>
          </w:rPr>
          <w:delText>’</w:delText>
        </w:r>
      </w:del>
      <w:ins w:id="1556" w:author="Peng Luqi" w:date="2019-10-13T14:43:00Z">
        <w:r w:rsidR="00EF666F">
          <w:rPr>
            <w:lang w:val="fr-FR"/>
          </w:rPr>
          <w:t>’</w:t>
        </w:r>
      </w:ins>
      <w:r w:rsidRPr="00716360">
        <w:rPr>
          <w:lang w:val="fr-FR"/>
        </w:rPr>
        <w:t>est pas déterminé du tout par la foi dont les gens parlent tout le temps, mais par des valeurs pragmatiques.</w:t>
      </w:r>
    </w:p>
    <w:p w:rsidR="002B38DF" w:rsidRPr="00716360" w:rsidRDefault="002B38DF">
      <w:pPr>
        <w:pStyle w:val="a3"/>
        <w:ind w:left="170" w:right="170"/>
        <w:jc w:val="both"/>
        <w:rPr>
          <w:sz w:val="31"/>
          <w:lang w:val="fr-FR"/>
        </w:rPr>
        <w:pPrChange w:id="1557" w:author="Peng Luqi" w:date="2019-10-13T14:20:00Z">
          <w:pPr>
            <w:pStyle w:val="a3"/>
            <w:spacing w:before="9"/>
          </w:pPr>
        </w:pPrChange>
      </w:pPr>
    </w:p>
    <w:p w:rsidR="002B38DF" w:rsidRPr="00716360" w:rsidDel="00914094" w:rsidRDefault="00716360">
      <w:pPr>
        <w:pStyle w:val="a3"/>
        <w:ind w:left="170" w:right="170"/>
        <w:jc w:val="both"/>
        <w:rPr>
          <w:del w:id="1558" w:author="Peng Luqi" w:date="2019-10-13T13:59:00Z"/>
          <w:lang w:val="fr-FR"/>
        </w:rPr>
        <w:pPrChange w:id="1559" w:author="Peng Luqi" w:date="2019-10-13T14:20:00Z">
          <w:pPr>
            <w:pStyle w:val="a3"/>
            <w:spacing w:before="1" w:line="322" w:lineRule="exact"/>
            <w:ind w:left="130"/>
          </w:pPr>
        </w:pPrChange>
      </w:pPr>
      <w:r w:rsidRPr="00716360">
        <w:rPr>
          <w:lang w:val="fr-FR"/>
        </w:rPr>
        <w:t>Le résultat de ce choix subtil vous donnera un sentiment magique.</w:t>
      </w:r>
      <w:ins w:id="1560" w:author="Peng Luqi" w:date="2019-10-13T13:59:00Z">
        <w:r w:rsidR="00914094">
          <w:rPr>
            <w:lang w:val="fr-FR"/>
          </w:rPr>
          <w:t xml:space="preserve"> </w:t>
        </w:r>
      </w:ins>
    </w:p>
    <w:p w:rsidR="002B38DF" w:rsidRPr="00716360" w:rsidRDefault="00716360">
      <w:pPr>
        <w:pStyle w:val="a3"/>
        <w:ind w:left="170" w:right="170"/>
        <w:jc w:val="both"/>
        <w:rPr>
          <w:lang w:val="fr-FR"/>
        </w:rPr>
        <w:pPrChange w:id="1561" w:author="Peng Luqi" w:date="2019-10-13T14:20:00Z">
          <w:pPr>
            <w:pStyle w:val="a3"/>
            <w:ind w:left="130" w:right="647"/>
          </w:pPr>
        </w:pPrChange>
      </w:pPr>
      <w:r w:rsidRPr="00716360">
        <w:rPr>
          <w:lang w:val="fr-FR"/>
        </w:rPr>
        <w:t>Vous serez étonné de voir et comprendre des faits que la plupart des gens ne peuvent se figurer :</w:t>
      </w:r>
    </w:p>
    <w:p w:rsidR="00914094" w:rsidRDefault="00914094">
      <w:pPr>
        <w:pStyle w:val="a3"/>
        <w:ind w:left="170" w:right="170"/>
        <w:jc w:val="both"/>
        <w:rPr>
          <w:ins w:id="1562" w:author="Peng Luqi" w:date="2019-10-13T13:59:00Z"/>
          <w:lang w:val="fr-FR"/>
        </w:rPr>
      </w:pPr>
    </w:p>
    <w:p w:rsidR="002B38DF" w:rsidRPr="00716360" w:rsidRDefault="00716360">
      <w:pPr>
        <w:pStyle w:val="a3"/>
        <w:ind w:left="720" w:right="720"/>
        <w:jc w:val="both"/>
        <w:rPr>
          <w:lang w:val="fr-FR"/>
        </w:rPr>
        <w:pPrChange w:id="1563" w:author="Peng Luqi" w:date="2019-10-13T14:20:00Z">
          <w:pPr>
            <w:pStyle w:val="a3"/>
            <w:ind w:left="130" w:right="468"/>
          </w:pPr>
        </w:pPrChange>
      </w:pPr>
      <w:r w:rsidRPr="00716360">
        <w:rPr>
          <w:lang w:val="fr-FR"/>
        </w:rPr>
        <w:t>Les limites que forment les nuages dans le ciel n</w:t>
      </w:r>
      <w:del w:id="1564" w:author="Peng Luqi" w:date="2019-10-13T14:43:00Z">
        <w:r w:rsidRPr="00716360" w:rsidDel="00EF666F">
          <w:rPr>
            <w:lang w:val="fr-FR"/>
          </w:rPr>
          <w:delText>’</w:delText>
        </w:r>
      </w:del>
      <w:ins w:id="1565" w:author="Peng Luqi" w:date="2019-10-13T14:43:00Z">
        <w:r w:rsidR="00EF666F">
          <w:rPr>
            <w:lang w:val="fr-FR"/>
          </w:rPr>
          <w:t>’</w:t>
        </w:r>
      </w:ins>
      <w:r w:rsidRPr="00716360">
        <w:rPr>
          <w:lang w:val="fr-FR"/>
        </w:rPr>
        <w:t>ont rien à voir avec celles de nos villes terrestres.</w:t>
      </w:r>
    </w:p>
    <w:p w:rsidR="002B38DF" w:rsidRPr="00716360" w:rsidRDefault="002B38DF">
      <w:pPr>
        <w:pStyle w:val="a3"/>
        <w:ind w:left="170" w:right="170"/>
        <w:jc w:val="both"/>
        <w:rPr>
          <w:sz w:val="27"/>
          <w:lang w:val="fr-FR"/>
        </w:rPr>
        <w:pPrChange w:id="1566" w:author="Peng Luqi" w:date="2019-10-13T14:20:00Z">
          <w:pPr>
            <w:pStyle w:val="a3"/>
            <w:spacing w:before="9"/>
          </w:pPr>
        </w:pPrChange>
      </w:pPr>
    </w:p>
    <w:p w:rsidR="002B38DF" w:rsidRPr="00716360" w:rsidRDefault="00716360">
      <w:pPr>
        <w:pStyle w:val="a3"/>
        <w:ind w:left="170" w:right="170"/>
        <w:jc w:val="both"/>
        <w:rPr>
          <w:lang w:val="fr-FR"/>
        </w:rPr>
        <w:pPrChange w:id="1567" w:author="Peng Luqi" w:date="2019-10-13T14:20:00Z">
          <w:pPr>
            <w:pStyle w:val="a3"/>
            <w:ind w:left="130" w:right="211"/>
          </w:pPr>
        </w:pPrChange>
      </w:pPr>
      <w:r w:rsidRPr="00716360">
        <w:rPr>
          <w:lang w:val="fr-FR"/>
        </w:rPr>
        <w:t>Alors que d</w:t>
      </w:r>
      <w:del w:id="1568" w:author="Peng Luqi" w:date="2019-10-13T14:43:00Z">
        <w:r w:rsidRPr="00716360" w:rsidDel="00EF666F">
          <w:rPr>
            <w:lang w:val="fr-FR"/>
          </w:rPr>
          <w:delText>’</w:delText>
        </w:r>
      </w:del>
      <w:ins w:id="1569" w:author="Peng Luqi" w:date="2019-10-13T14:43:00Z">
        <w:r w:rsidR="00EF666F">
          <w:rPr>
            <w:lang w:val="fr-FR"/>
          </w:rPr>
          <w:t>’</w:t>
        </w:r>
      </w:ins>
      <w:r w:rsidRPr="00716360">
        <w:rPr>
          <w:lang w:val="fr-FR"/>
        </w:rPr>
        <w:t>autres écoutent encore les prévisions météorologiques pour juger de la météo locale d</w:t>
      </w:r>
      <w:del w:id="1570" w:author="Peng Luqi" w:date="2019-10-13T14:43:00Z">
        <w:r w:rsidRPr="00716360" w:rsidDel="00EF666F">
          <w:rPr>
            <w:lang w:val="fr-FR"/>
          </w:rPr>
          <w:delText>’</w:delText>
        </w:r>
      </w:del>
      <w:ins w:id="1571" w:author="Peng Luqi" w:date="2019-10-13T14:43:00Z">
        <w:r w:rsidR="00EF666F">
          <w:rPr>
            <w:lang w:val="fr-FR"/>
          </w:rPr>
          <w:t>’</w:t>
        </w:r>
      </w:ins>
      <w:r w:rsidRPr="00716360">
        <w:rPr>
          <w:lang w:val="fr-FR"/>
        </w:rPr>
        <w:t>aujourd</w:t>
      </w:r>
      <w:del w:id="1572" w:author="Peng Luqi" w:date="2019-10-13T14:43:00Z">
        <w:r w:rsidRPr="00716360" w:rsidDel="00EF666F">
          <w:rPr>
            <w:lang w:val="fr-FR"/>
          </w:rPr>
          <w:delText>’</w:delText>
        </w:r>
      </w:del>
      <w:ins w:id="1573" w:author="Peng Luqi" w:date="2019-10-13T14:43:00Z">
        <w:r w:rsidR="00EF666F">
          <w:rPr>
            <w:lang w:val="fr-FR"/>
          </w:rPr>
          <w:t>’</w:t>
        </w:r>
      </w:ins>
      <w:r w:rsidRPr="00716360">
        <w:rPr>
          <w:lang w:val="fr-FR"/>
        </w:rPr>
        <w:t>hui, vous avez déjà les yeux rivés sur le ciel et trouvez le moyen de savoir à l</w:t>
      </w:r>
      <w:del w:id="1574" w:author="Peng Luqi" w:date="2019-10-13T14:43:00Z">
        <w:r w:rsidRPr="00716360" w:rsidDel="00EF666F">
          <w:rPr>
            <w:lang w:val="fr-FR"/>
          </w:rPr>
          <w:delText>’</w:delText>
        </w:r>
      </w:del>
      <w:ins w:id="1575" w:author="Peng Luqi" w:date="2019-10-13T14:43:00Z">
        <w:r w:rsidR="00EF666F">
          <w:rPr>
            <w:lang w:val="fr-FR"/>
          </w:rPr>
          <w:t>’</w:t>
        </w:r>
      </w:ins>
      <w:r w:rsidRPr="00716360">
        <w:rPr>
          <w:lang w:val="fr-FR"/>
        </w:rPr>
        <w:t>avance quel nuage fera tomber la pluie. Le royaume est évidemment différent ! Même dans cette analogie, le vocabulaire n</w:t>
      </w:r>
      <w:del w:id="1576" w:author="Peng Luqi" w:date="2019-10-13T14:43:00Z">
        <w:r w:rsidRPr="00716360" w:rsidDel="00EF666F">
          <w:rPr>
            <w:lang w:val="fr-FR"/>
          </w:rPr>
          <w:delText>’</w:delText>
        </w:r>
      </w:del>
      <w:ins w:id="1577" w:author="Peng Luqi" w:date="2019-10-13T14:43:00Z">
        <w:r w:rsidR="00EF666F">
          <w:rPr>
            <w:lang w:val="fr-FR"/>
          </w:rPr>
          <w:t>’</w:t>
        </w:r>
      </w:ins>
      <w:r w:rsidRPr="00716360">
        <w:rPr>
          <w:lang w:val="fr-FR"/>
        </w:rPr>
        <w:t>est pas</w:t>
      </w:r>
      <w:r w:rsidRPr="00716360">
        <w:rPr>
          <w:spacing w:val="-1"/>
          <w:lang w:val="fr-FR"/>
        </w:rPr>
        <w:t xml:space="preserve"> </w:t>
      </w:r>
      <w:r w:rsidRPr="00716360">
        <w:rPr>
          <w:lang w:val="fr-FR"/>
        </w:rPr>
        <w:t>excessif.</w:t>
      </w:r>
    </w:p>
    <w:p w:rsidR="002B38DF" w:rsidRPr="00716360" w:rsidRDefault="002B38DF">
      <w:pPr>
        <w:pStyle w:val="a3"/>
        <w:ind w:left="170" w:right="170"/>
        <w:jc w:val="both"/>
        <w:rPr>
          <w:lang w:val="fr-FR"/>
        </w:rPr>
        <w:pPrChange w:id="1578" w:author="Peng Luqi" w:date="2019-10-13T14:20:00Z">
          <w:pPr>
            <w:pStyle w:val="a3"/>
            <w:spacing w:before="2"/>
          </w:pPr>
        </w:pPrChange>
      </w:pPr>
    </w:p>
    <w:p w:rsidR="002B38DF" w:rsidRDefault="00716360" w:rsidP="00CB23F4">
      <w:pPr>
        <w:pStyle w:val="a3"/>
        <w:ind w:left="170" w:right="170"/>
        <w:jc w:val="both"/>
        <w:rPr>
          <w:ins w:id="1579" w:author="Peng Luqi" w:date="2019-10-13T23:54:00Z"/>
          <w:lang w:val="fr-FR"/>
        </w:rPr>
      </w:pPr>
      <w:r w:rsidRPr="00716360">
        <w:rPr>
          <w:lang w:val="fr-FR"/>
        </w:rPr>
        <w:t>Il y a un point clé plus important à ajouter :</w:t>
      </w:r>
    </w:p>
    <w:p w:rsidR="0086173D" w:rsidRPr="00716360" w:rsidDel="0086173D" w:rsidRDefault="0086173D">
      <w:pPr>
        <w:pStyle w:val="a3"/>
        <w:ind w:left="170" w:right="170"/>
        <w:jc w:val="both"/>
        <w:rPr>
          <w:del w:id="1580" w:author="Peng Luqi" w:date="2019-10-13T23:54:00Z"/>
          <w:lang w:val="fr-FR"/>
        </w:rPr>
        <w:pPrChange w:id="1581" w:author="Peng Luqi" w:date="2019-10-13T14:20:00Z">
          <w:pPr>
            <w:pStyle w:val="a3"/>
            <w:spacing w:before="1"/>
            <w:ind w:left="130"/>
          </w:pPr>
        </w:pPrChange>
      </w:pPr>
    </w:p>
    <w:p w:rsidR="00AF0C0B" w:rsidDel="0086173D" w:rsidRDefault="00AF0C0B">
      <w:pPr>
        <w:ind w:left="170" w:right="170"/>
        <w:jc w:val="both"/>
        <w:rPr>
          <w:del w:id="1582" w:author="Peng Luqi" w:date="2019-10-13T23:54:00Z"/>
          <w:lang w:val="fr-FR"/>
        </w:rPr>
        <w:sectPr w:rsidR="00AF0C0B" w:rsidDel="0086173D">
          <w:pgSz w:w="11910" w:h="16840"/>
          <w:pgMar w:top="1360" w:right="1240" w:bottom="280" w:left="1320" w:header="720" w:footer="720" w:gutter="0"/>
          <w:cols w:space="720"/>
        </w:sectPr>
        <w:pPrChange w:id="1583" w:author="Peng Luqi" w:date="2019-10-13T14:20:00Z">
          <w:pPr/>
        </w:pPrChange>
      </w:pPr>
    </w:p>
    <w:p w:rsidR="00914094" w:rsidRDefault="00914094">
      <w:pPr>
        <w:pStyle w:val="a3"/>
        <w:ind w:left="170" w:right="170"/>
        <w:jc w:val="both"/>
        <w:rPr>
          <w:ins w:id="1584" w:author="Peng Luqi" w:date="2019-10-13T14:00:00Z"/>
          <w:lang w:val="fr-FR"/>
        </w:rPr>
      </w:pPr>
    </w:p>
    <w:p w:rsidR="002B38DF" w:rsidRPr="00716360" w:rsidRDefault="00716360">
      <w:pPr>
        <w:pStyle w:val="a3"/>
        <w:ind w:left="720" w:right="720"/>
        <w:jc w:val="both"/>
        <w:rPr>
          <w:lang w:val="fr-FR"/>
        </w:rPr>
        <w:pPrChange w:id="1585" w:author="Peng Luqi" w:date="2019-10-13T14:20:00Z">
          <w:pPr>
            <w:pStyle w:val="a3"/>
            <w:spacing w:before="65"/>
            <w:ind w:left="130" w:right="739"/>
          </w:pPr>
        </w:pPrChange>
      </w:pPr>
      <w:r w:rsidRPr="00716360">
        <w:rPr>
          <w:lang w:val="fr-FR"/>
        </w:rPr>
        <w:t>L</w:t>
      </w:r>
      <w:del w:id="1586" w:author="Peng Luqi" w:date="2019-10-13T14:43:00Z">
        <w:r w:rsidRPr="00716360" w:rsidDel="00EF666F">
          <w:rPr>
            <w:lang w:val="fr-FR"/>
          </w:rPr>
          <w:delText>’</w:delText>
        </w:r>
      </w:del>
      <w:ins w:id="1587" w:author="Peng Luqi" w:date="2019-10-13T14:43:00Z">
        <w:r w:rsidR="00EF666F">
          <w:rPr>
            <w:lang w:val="fr-FR"/>
          </w:rPr>
          <w:t>’</w:t>
        </w:r>
      </w:ins>
      <w:r w:rsidRPr="00716360">
        <w:rPr>
          <w:lang w:val="fr-FR"/>
        </w:rPr>
        <w:t>investissement fixe est un comportement d</w:t>
      </w:r>
      <w:del w:id="1588" w:author="Peng Luqi" w:date="2019-10-13T14:43:00Z">
        <w:r w:rsidRPr="00716360" w:rsidDel="00EF666F">
          <w:rPr>
            <w:lang w:val="fr-FR"/>
          </w:rPr>
          <w:delText>’</w:delText>
        </w:r>
      </w:del>
      <w:ins w:id="1589" w:author="Peng Luqi" w:date="2019-10-13T14:43:00Z">
        <w:r w:rsidR="00EF666F">
          <w:rPr>
            <w:lang w:val="fr-FR"/>
          </w:rPr>
          <w:t>’</w:t>
        </w:r>
      </w:ins>
      <w:r w:rsidRPr="00716360">
        <w:rPr>
          <w:lang w:val="fr-FR"/>
        </w:rPr>
        <w:t>investissement continu à long terme, de sorte que l</w:t>
      </w:r>
      <w:del w:id="1590" w:author="Peng Luqi" w:date="2019-10-13T14:43:00Z">
        <w:r w:rsidRPr="00716360" w:rsidDel="00EF666F">
          <w:rPr>
            <w:lang w:val="fr-FR"/>
          </w:rPr>
          <w:delText>’</w:delText>
        </w:r>
      </w:del>
      <w:ins w:id="1591" w:author="Peng Luqi" w:date="2019-10-13T14:43:00Z">
        <w:r w:rsidR="00EF666F">
          <w:rPr>
            <w:lang w:val="fr-FR"/>
          </w:rPr>
          <w:t>’</w:t>
        </w:r>
      </w:ins>
      <w:r w:rsidRPr="00716360">
        <w:rPr>
          <w:lang w:val="fr-FR"/>
        </w:rPr>
        <w:t>actif choisi doit posséder l</w:t>
      </w:r>
      <w:del w:id="1592" w:author="Peng Luqi" w:date="2019-10-13T14:43:00Z">
        <w:r w:rsidRPr="00716360" w:rsidDel="00EF666F">
          <w:rPr>
            <w:lang w:val="fr-FR"/>
          </w:rPr>
          <w:delText>’</w:delText>
        </w:r>
      </w:del>
      <w:ins w:id="1593" w:author="Peng Luqi" w:date="2019-10-13T14:43:00Z">
        <w:r w:rsidR="00EF666F">
          <w:rPr>
            <w:lang w:val="fr-FR"/>
          </w:rPr>
          <w:t>’</w:t>
        </w:r>
      </w:ins>
      <w:r w:rsidRPr="00716360">
        <w:rPr>
          <w:lang w:val="fr-FR"/>
        </w:rPr>
        <w:t>attribut « haussier à long terme ».</w:t>
      </w:r>
    </w:p>
    <w:p w:rsidR="002B38DF" w:rsidRPr="00716360" w:rsidRDefault="002B38DF">
      <w:pPr>
        <w:pStyle w:val="a3"/>
        <w:ind w:left="170" w:right="170"/>
        <w:jc w:val="both"/>
        <w:rPr>
          <w:sz w:val="27"/>
          <w:lang w:val="fr-FR"/>
        </w:rPr>
        <w:pPrChange w:id="1594" w:author="Peng Luqi" w:date="2019-10-13T14:20:00Z">
          <w:pPr>
            <w:pStyle w:val="a3"/>
            <w:spacing w:before="10"/>
          </w:pPr>
        </w:pPrChange>
      </w:pPr>
    </w:p>
    <w:p w:rsidR="002B38DF" w:rsidRPr="00716360" w:rsidRDefault="00716360">
      <w:pPr>
        <w:pStyle w:val="a3"/>
        <w:ind w:left="170" w:right="170"/>
        <w:jc w:val="both"/>
        <w:rPr>
          <w:lang w:val="fr-FR"/>
        </w:rPr>
        <w:pPrChange w:id="1595" w:author="Peng Luqi" w:date="2019-10-13T14:20:00Z">
          <w:pPr>
            <w:pStyle w:val="a3"/>
            <w:ind w:left="130" w:right="187"/>
          </w:pPr>
        </w:pPrChange>
      </w:pPr>
      <w:r w:rsidRPr="00716360">
        <w:rPr>
          <w:lang w:val="fr-FR"/>
        </w:rPr>
        <w:t>Par conséquent, si cet attribut est extrêmement strict, la conclusion est très évidente. Les obligations, l</w:t>
      </w:r>
      <w:del w:id="1596" w:author="Peng Luqi" w:date="2019-10-13T14:43:00Z">
        <w:r w:rsidRPr="00716360" w:rsidDel="00EF666F">
          <w:rPr>
            <w:lang w:val="fr-FR"/>
          </w:rPr>
          <w:delText>’</w:delText>
        </w:r>
      </w:del>
      <w:ins w:id="1597" w:author="Peng Luqi" w:date="2019-10-13T14:43:00Z">
        <w:r w:rsidR="00EF666F">
          <w:rPr>
            <w:lang w:val="fr-FR"/>
          </w:rPr>
          <w:t>’</w:t>
        </w:r>
      </w:ins>
      <w:r w:rsidRPr="00716360">
        <w:rPr>
          <w:lang w:val="fr-FR"/>
        </w:rPr>
        <w:t>or et l</w:t>
      </w:r>
      <w:del w:id="1598" w:author="Peng Luqi" w:date="2019-10-13T14:43:00Z">
        <w:r w:rsidRPr="00716360" w:rsidDel="00EF666F">
          <w:rPr>
            <w:lang w:val="fr-FR"/>
          </w:rPr>
          <w:delText>’</w:delText>
        </w:r>
      </w:del>
      <w:ins w:id="1599" w:author="Peng Luqi" w:date="2019-10-13T14:43:00Z">
        <w:r w:rsidR="00EF666F">
          <w:rPr>
            <w:lang w:val="fr-FR"/>
          </w:rPr>
          <w:t>’</w:t>
        </w:r>
      </w:ins>
      <w:r w:rsidRPr="00716360">
        <w:rPr>
          <w:lang w:val="fr-FR"/>
        </w:rPr>
        <w:t>immobilier, sans parler des baskets de la marque Tide, ne constituent pas des opportunités, car ils ne peuvent tout simplement pas satisfaire l</w:t>
      </w:r>
      <w:del w:id="1600" w:author="Peng Luqi" w:date="2019-10-13T14:43:00Z">
        <w:r w:rsidRPr="00716360" w:rsidDel="00EF666F">
          <w:rPr>
            <w:lang w:val="fr-FR"/>
          </w:rPr>
          <w:delText>’</w:delText>
        </w:r>
      </w:del>
      <w:ins w:id="1601" w:author="Peng Luqi" w:date="2019-10-13T14:43:00Z">
        <w:r w:rsidR="00EF666F">
          <w:rPr>
            <w:lang w:val="fr-FR"/>
          </w:rPr>
          <w:t>’</w:t>
        </w:r>
      </w:ins>
      <w:r w:rsidRPr="00716360">
        <w:rPr>
          <w:lang w:val="fr-FR"/>
        </w:rPr>
        <w:t>attribut qui doit être rempli. De ce point de vue, vous pouvez immédiatement comprendre pourquoi Buffett est très prudent sur les valeurs technologiques, mais plutôt confiant sur Coca-Cola.</w:t>
      </w:r>
    </w:p>
    <w:p w:rsidR="002B38DF" w:rsidRPr="00716360" w:rsidRDefault="002B38DF">
      <w:pPr>
        <w:pStyle w:val="a3"/>
        <w:ind w:left="170" w:right="170"/>
        <w:jc w:val="both"/>
        <w:rPr>
          <w:lang w:val="fr-FR"/>
        </w:rPr>
        <w:pPrChange w:id="1602" w:author="Peng Luqi" w:date="2019-10-13T14:20:00Z">
          <w:pPr>
            <w:pStyle w:val="a3"/>
            <w:spacing w:before="2"/>
          </w:pPr>
        </w:pPrChange>
      </w:pPr>
    </w:p>
    <w:p w:rsidR="002B38DF" w:rsidRPr="00914094" w:rsidRDefault="00716360">
      <w:pPr>
        <w:pStyle w:val="1"/>
        <w:numPr>
          <w:ilvl w:val="0"/>
          <w:numId w:val="24"/>
        </w:numPr>
        <w:ind w:right="170"/>
        <w:jc w:val="both"/>
        <w:rPr>
          <w:bCs w:val="0"/>
          <w:sz w:val="36"/>
          <w:szCs w:val="22"/>
          <w:lang w:val="fr-FR"/>
          <w:rPrChange w:id="1603" w:author="Peng Luqi" w:date="2019-10-13T14:04:00Z">
            <w:rPr>
              <w:lang w:val="fr-FR"/>
            </w:rPr>
          </w:rPrChange>
        </w:rPr>
        <w:pPrChange w:id="1604" w:author="Peng Luqi" w:date="2019-10-13T14:20:00Z">
          <w:pPr>
            <w:pStyle w:val="1"/>
            <w:numPr>
              <w:numId w:val="18"/>
            </w:numPr>
            <w:tabs>
              <w:tab w:val="left" w:pos="411"/>
            </w:tabs>
            <w:ind w:right="1404" w:hanging="360"/>
          </w:pPr>
        </w:pPrChange>
      </w:pPr>
      <w:r w:rsidRPr="00914094">
        <w:rPr>
          <w:bCs w:val="0"/>
          <w:sz w:val="36"/>
          <w:szCs w:val="22"/>
          <w:lang w:val="fr-FR"/>
          <w:rPrChange w:id="1605" w:author="Peng Luqi" w:date="2019-10-13T14:04:00Z">
            <w:rPr>
              <w:lang w:val="fr-FR"/>
            </w:rPr>
          </w:rPrChange>
        </w:rPr>
        <w:t>Pourquoi seulement si peu de personnes utilisent cette stratégie magique</w:t>
      </w:r>
      <w:r w:rsidRPr="00914094">
        <w:rPr>
          <w:bCs w:val="0"/>
          <w:sz w:val="36"/>
          <w:szCs w:val="22"/>
          <w:lang w:val="fr-FR"/>
          <w:rPrChange w:id="1606" w:author="Peng Luqi" w:date="2019-10-13T14:04:00Z">
            <w:rPr>
              <w:spacing w:val="-1"/>
              <w:lang w:val="fr-FR"/>
            </w:rPr>
          </w:rPrChange>
        </w:rPr>
        <w:t xml:space="preserve"> </w:t>
      </w:r>
      <w:r w:rsidRPr="00914094">
        <w:rPr>
          <w:bCs w:val="0"/>
          <w:sz w:val="36"/>
          <w:szCs w:val="22"/>
          <w:lang w:val="fr-FR"/>
          <w:rPrChange w:id="1607" w:author="Peng Luqi" w:date="2019-10-13T14:04:00Z">
            <w:rPr>
              <w:lang w:val="fr-FR"/>
            </w:rPr>
          </w:rPrChange>
        </w:rPr>
        <w:t>?</w:t>
      </w:r>
    </w:p>
    <w:p w:rsidR="002B38DF" w:rsidRPr="00716360" w:rsidRDefault="002B38DF">
      <w:pPr>
        <w:pStyle w:val="a3"/>
        <w:ind w:left="170" w:right="170"/>
        <w:jc w:val="both"/>
        <w:rPr>
          <w:b/>
          <w:sz w:val="27"/>
          <w:lang w:val="fr-FR"/>
        </w:rPr>
        <w:pPrChange w:id="1608" w:author="Peng Luqi" w:date="2019-10-13T14:20:00Z">
          <w:pPr>
            <w:pStyle w:val="a3"/>
            <w:spacing w:before="10"/>
          </w:pPr>
        </w:pPrChange>
      </w:pPr>
    </w:p>
    <w:p w:rsidR="002B38DF" w:rsidRDefault="00716360">
      <w:pPr>
        <w:pStyle w:val="a3"/>
        <w:ind w:left="170" w:right="170"/>
        <w:jc w:val="both"/>
        <w:rPr>
          <w:ins w:id="1609" w:author="Peng Luqi" w:date="2019-10-13T14:10:00Z"/>
          <w:lang w:val="fr-FR"/>
        </w:rPr>
      </w:pPr>
      <w:r w:rsidRPr="00716360">
        <w:rPr>
          <w:lang w:val="fr-FR"/>
        </w:rPr>
        <w:t xml:space="preserve">En lisant ceci, vous deviendrez inévitablement de plus en plus curieux, voire </w:t>
      </w:r>
      <w:r w:rsidRPr="00716360">
        <w:rPr>
          <w:lang w:val="fr-FR"/>
        </w:rPr>
        <w:lastRenderedPageBreak/>
        <w:t>suspicieux :</w:t>
      </w:r>
    </w:p>
    <w:p w:rsidR="00CB23F4" w:rsidRPr="00716360" w:rsidRDefault="00CB23F4">
      <w:pPr>
        <w:pStyle w:val="a3"/>
        <w:ind w:left="170" w:right="170"/>
        <w:jc w:val="both"/>
        <w:rPr>
          <w:lang w:val="fr-FR"/>
        </w:rPr>
        <w:pPrChange w:id="1610" w:author="Peng Luqi" w:date="2019-10-13T14:20:00Z">
          <w:pPr>
            <w:pStyle w:val="a3"/>
            <w:ind w:left="130" w:right="623"/>
          </w:pPr>
        </w:pPrChange>
      </w:pPr>
    </w:p>
    <w:p w:rsidR="002B38DF" w:rsidRPr="00716360" w:rsidRDefault="00716360">
      <w:pPr>
        <w:pStyle w:val="a3"/>
        <w:ind w:left="720" w:right="720"/>
        <w:jc w:val="both"/>
        <w:rPr>
          <w:lang w:val="fr-FR"/>
        </w:rPr>
        <w:pPrChange w:id="1611" w:author="Peng Luqi" w:date="2019-10-13T14:20:00Z">
          <w:pPr>
            <w:pStyle w:val="a3"/>
            <w:ind w:left="130" w:right="234"/>
          </w:pPr>
        </w:pPrChange>
      </w:pPr>
      <w:r w:rsidRPr="00716360">
        <w:rPr>
          <w:lang w:val="fr-FR"/>
        </w:rPr>
        <w:t>Puisque la stratégie de prise de décision est si magique qu</w:t>
      </w:r>
      <w:del w:id="1612" w:author="Peng Luqi" w:date="2019-10-13T14:43:00Z">
        <w:r w:rsidRPr="00716360" w:rsidDel="00EF666F">
          <w:rPr>
            <w:lang w:val="fr-FR"/>
          </w:rPr>
          <w:delText>’</w:delText>
        </w:r>
      </w:del>
      <w:ins w:id="1613" w:author="Peng Luqi" w:date="2019-10-13T14:43:00Z">
        <w:r w:rsidR="00EF666F">
          <w:rPr>
            <w:lang w:val="fr-FR"/>
          </w:rPr>
          <w:t>’</w:t>
        </w:r>
      </w:ins>
      <w:r w:rsidRPr="00716360">
        <w:rPr>
          <w:lang w:val="fr-FR"/>
        </w:rPr>
        <w:t>elle en devient même le seul canal fiable par lequel les gens ordinaires peuvent se débarrasser de l</w:t>
      </w:r>
      <w:del w:id="1614" w:author="Peng Luqi" w:date="2019-10-13T14:43:00Z">
        <w:r w:rsidRPr="00716360" w:rsidDel="00EF666F">
          <w:rPr>
            <w:lang w:val="fr-FR"/>
          </w:rPr>
          <w:delText>’</w:delText>
        </w:r>
      </w:del>
      <w:ins w:id="1615" w:author="Peng Luqi" w:date="2019-10-13T14:43:00Z">
        <w:r w:rsidR="00EF666F">
          <w:rPr>
            <w:lang w:val="fr-FR"/>
          </w:rPr>
          <w:t>’</w:t>
        </w:r>
      </w:ins>
      <w:r w:rsidRPr="00716360">
        <w:rPr>
          <w:lang w:val="fr-FR"/>
        </w:rPr>
        <w:t>immobilité sociale, combien de personnes l</w:t>
      </w:r>
      <w:del w:id="1616" w:author="Peng Luqi" w:date="2019-10-13T14:43:00Z">
        <w:r w:rsidRPr="00716360" w:rsidDel="00EF666F">
          <w:rPr>
            <w:lang w:val="fr-FR"/>
          </w:rPr>
          <w:delText>’</w:delText>
        </w:r>
      </w:del>
      <w:ins w:id="1617" w:author="Peng Luqi" w:date="2019-10-13T14:43:00Z">
        <w:r w:rsidR="00EF666F">
          <w:rPr>
            <w:lang w:val="fr-FR"/>
          </w:rPr>
          <w:t>’</w:t>
        </w:r>
      </w:ins>
      <w:r w:rsidRPr="00716360">
        <w:rPr>
          <w:lang w:val="fr-FR"/>
        </w:rPr>
        <w:t>ont finalement adopté</w:t>
      </w:r>
      <w:del w:id="1618" w:author="Peng Luqi" w:date="2019-10-13T14:10:00Z">
        <w:r w:rsidRPr="00716360" w:rsidDel="00CB23F4">
          <w:rPr>
            <w:lang w:val="fr-FR"/>
          </w:rPr>
          <w:delText xml:space="preserve"> </w:delText>
        </w:r>
      </w:del>
      <w:ins w:id="1619" w:author="Peng Luqi" w:date="2019-10-13T14:10:00Z">
        <w:r w:rsidR="00CB23F4">
          <w:rPr>
            <w:lang w:val="fr-FR"/>
          </w:rPr>
          <w:t> </w:t>
        </w:r>
      </w:ins>
      <w:r w:rsidRPr="00716360">
        <w:rPr>
          <w:lang w:val="fr-FR"/>
        </w:rPr>
        <w:t>?</w:t>
      </w:r>
      <w:del w:id="1620" w:author="Peng Luqi" w:date="2019-10-13T14:10:00Z">
        <w:r w:rsidRPr="00716360" w:rsidDel="00CB23F4">
          <w:rPr>
            <w:lang w:val="fr-FR"/>
          </w:rPr>
          <w:delText xml:space="preserve"> </w:delText>
        </w:r>
      </w:del>
      <w:ins w:id="1621" w:author="Peng Luqi" w:date="2019-10-13T14:10:00Z">
        <w:r w:rsidR="00CB23F4">
          <w:rPr>
            <w:lang w:val="fr-FR"/>
          </w:rPr>
          <w:t> </w:t>
        </w:r>
      </w:ins>
      <w:r w:rsidRPr="00716360">
        <w:rPr>
          <w:lang w:val="fr-FR"/>
        </w:rPr>
        <w:t>!</w:t>
      </w:r>
    </w:p>
    <w:p w:rsidR="00CB23F4" w:rsidRDefault="00CB23F4">
      <w:pPr>
        <w:pStyle w:val="a3"/>
        <w:ind w:left="170" w:right="170"/>
        <w:jc w:val="both"/>
        <w:rPr>
          <w:ins w:id="1622" w:author="Peng Luqi" w:date="2019-10-13T14:10:00Z"/>
          <w:lang w:val="fr-FR"/>
        </w:rPr>
        <w:pPrChange w:id="1623" w:author="Peng Luqi" w:date="2019-10-13T14:20:00Z">
          <w:pPr>
            <w:pStyle w:val="a3"/>
            <w:spacing w:line="321" w:lineRule="exact"/>
            <w:ind w:left="170" w:right="170"/>
            <w:jc w:val="both"/>
          </w:pPr>
        </w:pPrChange>
      </w:pPr>
    </w:p>
    <w:p w:rsidR="002B38DF" w:rsidRDefault="00716360">
      <w:pPr>
        <w:pStyle w:val="a3"/>
        <w:ind w:left="170" w:right="170"/>
        <w:jc w:val="both"/>
        <w:rPr>
          <w:ins w:id="1624" w:author="Peng Luqi" w:date="2019-10-13T14:11:00Z"/>
          <w:lang w:val="fr-FR"/>
        </w:rPr>
        <w:pPrChange w:id="1625" w:author="Peng Luqi" w:date="2019-10-13T14:20:00Z">
          <w:pPr>
            <w:pStyle w:val="a3"/>
            <w:spacing w:line="321" w:lineRule="exact"/>
            <w:ind w:left="170" w:right="170"/>
            <w:jc w:val="both"/>
          </w:pPr>
        </w:pPrChange>
      </w:pPr>
      <w:r w:rsidRPr="00716360">
        <w:rPr>
          <w:lang w:val="fr-FR"/>
        </w:rPr>
        <w:t>Voyons d</w:t>
      </w:r>
      <w:del w:id="1626" w:author="Peng Luqi" w:date="2019-10-13T14:43:00Z">
        <w:r w:rsidRPr="00716360" w:rsidDel="00EF666F">
          <w:rPr>
            <w:lang w:val="fr-FR"/>
          </w:rPr>
          <w:delText>’</w:delText>
        </w:r>
      </w:del>
      <w:ins w:id="1627" w:author="Peng Luqi" w:date="2019-10-13T14:43:00Z">
        <w:r w:rsidR="00EF666F">
          <w:rPr>
            <w:lang w:val="fr-FR"/>
          </w:rPr>
          <w:t>’</w:t>
        </w:r>
      </w:ins>
      <w:r w:rsidRPr="00716360">
        <w:rPr>
          <w:lang w:val="fr-FR"/>
        </w:rPr>
        <w:t>abord un fait évident :</w:t>
      </w:r>
    </w:p>
    <w:p w:rsidR="00CB23F4" w:rsidRPr="00716360" w:rsidRDefault="00CB23F4">
      <w:pPr>
        <w:pStyle w:val="a3"/>
        <w:ind w:left="170" w:right="170"/>
        <w:jc w:val="both"/>
        <w:rPr>
          <w:lang w:val="fr-FR"/>
        </w:rPr>
        <w:pPrChange w:id="1628" w:author="Peng Luqi" w:date="2019-10-13T14:20:00Z">
          <w:pPr>
            <w:pStyle w:val="a3"/>
            <w:spacing w:line="321" w:lineRule="exact"/>
            <w:ind w:left="130"/>
          </w:pPr>
        </w:pPrChange>
      </w:pPr>
    </w:p>
    <w:p w:rsidR="002B38DF" w:rsidRPr="00716360" w:rsidRDefault="00716360">
      <w:pPr>
        <w:pStyle w:val="a3"/>
        <w:ind w:left="720" w:right="720"/>
        <w:jc w:val="both"/>
        <w:rPr>
          <w:lang w:val="fr-FR"/>
        </w:rPr>
        <w:pPrChange w:id="1629" w:author="Peng Luqi" w:date="2019-10-13T14:20:00Z">
          <w:pPr>
            <w:pStyle w:val="a3"/>
            <w:spacing w:before="4"/>
            <w:ind w:left="130" w:right="1012"/>
          </w:pPr>
        </w:pPrChange>
      </w:pPr>
      <w:r w:rsidRPr="00716360">
        <w:rPr>
          <w:lang w:val="fr-FR"/>
        </w:rPr>
        <w:t>En Chine, la grande majorité des familles sont désespérément destinées à investir !</w:t>
      </w:r>
    </w:p>
    <w:p w:rsidR="00CB23F4" w:rsidRDefault="00CB23F4">
      <w:pPr>
        <w:pStyle w:val="a3"/>
        <w:ind w:left="170" w:right="170"/>
        <w:jc w:val="both"/>
        <w:rPr>
          <w:ins w:id="1630" w:author="Peng Luqi" w:date="2019-10-13T14:11:00Z"/>
          <w:lang w:val="fr-FR"/>
        </w:rPr>
      </w:pPr>
    </w:p>
    <w:p w:rsidR="002B38DF" w:rsidRPr="00716360" w:rsidRDefault="00716360">
      <w:pPr>
        <w:pStyle w:val="a3"/>
        <w:ind w:left="170" w:right="170"/>
        <w:jc w:val="both"/>
        <w:rPr>
          <w:lang w:val="fr-FR"/>
        </w:rPr>
        <w:pPrChange w:id="1631" w:author="Peng Luqi" w:date="2019-10-13T14:20:00Z">
          <w:pPr>
            <w:pStyle w:val="a3"/>
            <w:ind w:left="130" w:right="476"/>
          </w:pPr>
        </w:pPrChange>
      </w:pPr>
      <w:r w:rsidRPr="00716360">
        <w:rPr>
          <w:lang w:val="fr-FR"/>
        </w:rPr>
        <w:t>En fait, si l</w:t>
      </w:r>
      <w:del w:id="1632" w:author="Peng Luqi" w:date="2019-10-13T14:43:00Z">
        <w:r w:rsidRPr="00716360" w:rsidDel="00EF666F">
          <w:rPr>
            <w:lang w:val="fr-FR"/>
          </w:rPr>
          <w:delText>’</w:delText>
        </w:r>
      </w:del>
      <w:ins w:id="1633" w:author="Peng Luqi" w:date="2019-10-13T14:43:00Z">
        <w:r w:rsidR="00EF666F">
          <w:rPr>
            <w:lang w:val="fr-FR"/>
          </w:rPr>
          <w:t>’</w:t>
        </w:r>
      </w:ins>
      <w:r w:rsidRPr="00716360">
        <w:rPr>
          <w:lang w:val="fr-FR"/>
        </w:rPr>
        <w:t>on regarde le monde, c</w:t>
      </w:r>
      <w:del w:id="1634" w:author="Peng Luqi" w:date="2019-10-13T14:43:00Z">
        <w:r w:rsidRPr="00716360" w:rsidDel="00EF666F">
          <w:rPr>
            <w:lang w:val="fr-FR"/>
          </w:rPr>
          <w:delText>’</w:delText>
        </w:r>
      </w:del>
      <w:ins w:id="1635" w:author="Peng Luqi" w:date="2019-10-13T14:43:00Z">
        <w:r w:rsidR="00EF666F">
          <w:rPr>
            <w:lang w:val="fr-FR"/>
          </w:rPr>
          <w:t>’</w:t>
        </w:r>
      </w:ins>
      <w:r w:rsidRPr="00716360">
        <w:rPr>
          <w:lang w:val="fr-FR"/>
        </w:rPr>
        <w:t>est peut-être à peu près la même chose partout. Cependant, pour la grande majorité des gens, l</w:t>
      </w:r>
      <w:del w:id="1636" w:author="Peng Luqi" w:date="2019-10-13T14:43:00Z">
        <w:r w:rsidRPr="00716360" w:rsidDel="00EF666F">
          <w:rPr>
            <w:lang w:val="fr-FR"/>
          </w:rPr>
          <w:delText>’</w:delText>
        </w:r>
      </w:del>
      <w:ins w:id="1637" w:author="Peng Luqi" w:date="2019-10-13T14:43:00Z">
        <w:r w:rsidR="00EF666F">
          <w:rPr>
            <w:lang w:val="fr-FR"/>
          </w:rPr>
          <w:t>’</w:t>
        </w:r>
      </w:ins>
      <w:r w:rsidRPr="00716360">
        <w:rPr>
          <w:lang w:val="fr-FR"/>
        </w:rPr>
        <w:t>actif le plus plébiscité est la propriété. Qu</w:t>
      </w:r>
      <w:del w:id="1638" w:author="Peng Luqi" w:date="2019-10-13T14:43:00Z">
        <w:r w:rsidRPr="00716360" w:rsidDel="00EF666F">
          <w:rPr>
            <w:lang w:val="fr-FR"/>
          </w:rPr>
          <w:delText>’</w:delText>
        </w:r>
      </w:del>
      <w:ins w:id="1639" w:author="Peng Luqi" w:date="2019-10-13T14:43:00Z">
        <w:r w:rsidR="00EF666F">
          <w:rPr>
            <w:lang w:val="fr-FR"/>
          </w:rPr>
          <w:t>’</w:t>
        </w:r>
      </w:ins>
      <w:r w:rsidRPr="00716360">
        <w:rPr>
          <w:lang w:val="fr-FR"/>
        </w:rPr>
        <w:t>est-ce que cela signifie ? Cela démontre que pratiquement tout le monde a la capacité d</w:t>
      </w:r>
      <w:del w:id="1640" w:author="Peng Luqi" w:date="2019-10-13T14:43:00Z">
        <w:r w:rsidRPr="00716360" w:rsidDel="00EF666F">
          <w:rPr>
            <w:lang w:val="fr-FR"/>
          </w:rPr>
          <w:delText>’</w:delText>
        </w:r>
      </w:del>
      <w:ins w:id="1641" w:author="Peng Luqi" w:date="2019-10-13T14:43:00Z">
        <w:r w:rsidR="00EF666F">
          <w:rPr>
            <w:lang w:val="fr-FR"/>
          </w:rPr>
          <w:t>’</w:t>
        </w:r>
      </w:ins>
      <w:r w:rsidRPr="00716360">
        <w:rPr>
          <w:lang w:val="fr-FR"/>
        </w:rPr>
        <w:t>investir.</w:t>
      </w:r>
    </w:p>
    <w:p w:rsidR="002B38DF" w:rsidRPr="00716360" w:rsidRDefault="002B38DF">
      <w:pPr>
        <w:pStyle w:val="a3"/>
        <w:ind w:left="170" w:right="170"/>
        <w:jc w:val="both"/>
        <w:rPr>
          <w:sz w:val="27"/>
          <w:lang w:val="fr-FR"/>
        </w:rPr>
        <w:pPrChange w:id="1642" w:author="Peng Luqi" w:date="2019-10-13T14:20:00Z">
          <w:pPr>
            <w:pStyle w:val="a3"/>
            <w:spacing w:before="9"/>
          </w:pPr>
        </w:pPrChange>
      </w:pPr>
    </w:p>
    <w:p w:rsidR="002B38DF" w:rsidRPr="00716360" w:rsidRDefault="00716360">
      <w:pPr>
        <w:pStyle w:val="a3"/>
        <w:ind w:left="170" w:right="170"/>
        <w:jc w:val="both"/>
        <w:rPr>
          <w:lang w:val="fr-FR"/>
        </w:rPr>
        <w:pPrChange w:id="1643" w:author="Peng Luqi" w:date="2019-10-13T14:20:00Z">
          <w:pPr>
            <w:pStyle w:val="a3"/>
            <w:ind w:left="130" w:right="234"/>
          </w:pPr>
        </w:pPrChange>
      </w:pPr>
      <w:r w:rsidRPr="00716360">
        <w:rPr>
          <w:lang w:val="fr-FR"/>
        </w:rPr>
        <w:t>Il est dommage que les banques du monde entier aient dupé la population ; en investissant dans l</w:t>
      </w:r>
      <w:del w:id="1644" w:author="Peng Luqi" w:date="2019-10-13T14:43:00Z">
        <w:r w:rsidRPr="00716360" w:rsidDel="00EF666F">
          <w:rPr>
            <w:lang w:val="fr-FR"/>
          </w:rPr>
          <w:delText>’</w:delText>
        </w:r>
      </w:del>
      <w:ins w:id="1645" w:author="Peng Luqi" w:date="2019-10-13T14:43:00Z">
        <w:r w:rsidR="00EF666F">
          <w:rPr>
            <w:lang w:val="fr-FR"/>
          </w:rPr>
          <w:t>’</w:t>
        </w:r>
      </w:ins>
      <w:r w:rsidRPr="00716360">
        <w:rPr>
          <w:lang w:val="fr-FR"/>
        </w:rPr>
        <w:t>immobilier, cette dernière passe la période la plus productive de sa vie, à savoir, pendant vingt ou trente ans, à payer des intérêts énormes sur leurs emprunts bancaires et vit donc comme un escargot.</w:t>
      </w:r>
    </w:p>
    <w:p w:rsidR="002B38DF" w:rsidRPr="00716360" w:rsidRDefault="002B38DF">
      <w:pPr>
        <w:pStyle w:val="a3"/>
        <w:ind w:left="170" w:right="170"/>
        <w:jc w:val="both"/>
        <w:rPr>
          <w:sz w:val="27"/>
          <w:lang w:val="fr-FR"/>
        </w:rPr>
        <w:pPrChange w:id="1646" w:author="Peng Luqi" w:date="2019-10-13T14:20:00Z">
          <w:pPr>
            <w:pStyle w:val="a3"/>
            <w:spacing w:before="9"/>
          </w:pPr>
        </w:pPrChange>
      </w:pPr>
    </w:p>
    <w:p w:rsidR="002B38DF" w:rsidRPr="00716360" w:rsidDel="00CB23F4" w:rsidRDefault="00716360">
      <w:pPr>
        <w:pStyle w:val="a3"/>
        <w:ind w:left="170" w:right="170"/>
        <w:jc w:val="both"/>
        <w:rPr>
          <w:del w:id="1647" w:author="Peng Luqi" w:date="2019-10-13T14:11:00Z"/>
          <w:lang w:val="fr-FR"/>
        </w:rPr>
        <w:pPrChange w:id="1648" w:author="Peng Luqi" w:date="2019-10-13T14:20:00Z">
          <w:pPr>
            <w:pStyle w:val="a3"/>
            <w:spacing w:before="1"/>
            <w:ind w:left="130"/>
          </w:pPr>
        </w:pPrChange>
      </w:pPr>
      <w:r w:rsidRPr="00716360">
        <w:rPr>
          <w:lang w:val="fr-FR"/>
        </w:rPr>
        <w:t>La grande majorité de ces personnes se disent être ou sont appelées des</w:t>
      </w:r>
      <w:ins w:id="1649" w:author="Peng Luqi" w:date="2019-10-13T21:34:00Z">
        <w:r w:rsidR="00275925">
          <w:rPr>
            <w:lang w:val="fr-FR"/>
          </w:rPr>
          <w:br/>
        </w:r>
      </w:ins>
    </w:p>
    <w:p w:rsidR="002B38DF" w:rsidRDefault="00716360">
      <w:pPr>
        <w:pStyle w:val="a3"/>
        <w:ind w:left="170" w:right="170"/>
        <w:jc w:val="both"/>
        <w:rPr>
          <w:ins w:id="1650" w:author="Peng Luqi" w:date="2019-10-13T14:11:00Z"/>
          <w:lang w:val="fr-FR"/>
        </w:rPr>
      </w:pPr>
      <w:r w:rsidRPr="00716360">
        <w:rPr>
          <w:lang w:val="fr-FR"/>
        </w:rPr>
        <w:t>« esclaves de leur maison ». Même en période de bonnes conditions économiques, un prêt pour acheter une maison n</w:t>
      </w:r>
      <w:del w:id="1651" w:author="Peng Luqi" w:date="2019-10-13T14:43:00Z">
        <w:r w:rsidRPr="00716360" w:rsidDel="00EF666F">
          <w:rPr>
            <w:lang w:val="fr-FR"/>
          </w:rPr>
          <w:delText>’</w:delText>
        </w:r>
      </w:del>
      <w:ins w:id="1652" w:author="Peng Luqi" w:date="2019-10-13T14:43:00Z">
        <w:r w:rsidR="00EF666F">
          <w:rPr>
            <w:lang w:val="fr-FR"/>
          </w:rPr>
          <w:t>’</w:t>
        </w:r>
      </w:ins>
      <w:r w:rsidRPr="00716360">
        <w:rPr>
          <w:lang w:val="fr-FR"/>
        </w:rPr>
        <w:t>est pas une bonne expérience. En substance, ils ne sont pas esclaves de leur maison, ils sont esclaves de la banque. C</w:t>
      </w:r>
      <w:del w:id="1653" w:author="Peng Luqi" w:date="2019-10-13T14:43:00Z">
        <w:r w:rsidRPr="00716360" w:rsidDel="00EF666F">
          <w:rPr>
            <w:lang w:val="fr-FR"/>
          </w:rPr>
          <w:delText>’</w:delText>
        </w:r>
      </w:del>
      <w:ins w:id="1654" w:author="Peng Luqi" w:date="2019-10-13T14:43:00Z">
        <w:r w:rsidR="00EF666F">
          <w:rPr>
            <w:lang w:val="fr-FR"/>
          </w:rPr>
          <w:t>’</w:t>
        </w:r>
      </w:ins>
      <w:r w:rsidRPr="00716360">
        <w:rPr>
          <w:lang w:val="fr-FR"/>
        </w:rPr>
        <w:t>est terrible à dire mais : ces esclaves n</w:t>
      </w:r>
      <w:del w:id="1655" w:author="Peng Luqi" w:date="2019-10-13T14:43:00Z">
        <w:r w:rsidRPr="00716360" w:rsidDel="00EF666F">
          <w:rPr>
            <w:lang w:val="fr-FR"/>
          </w:rPr>
          <w:delText>’</w:delText>
        </w:r>
      </w:del>
      <w:ins w:id="1656" w:author="Peng Luqi" w:date="2019-10-13T14:43:00Z">
        <w:r w:rsidR="00EF666F">
          <w:rPr>
            <w:lang w:val="fr-FR"/>
          </w:rPr>
          <w:t>’</w:t>
        </w:r>
      </w:ins>
      <w:r w:rsidRPr="00716360">
        <w:rPr>
          <w:lang w:val="fr-FR"/>
        </w:rPr>
        <w:t>ont jamais vu la vérité en face :</w:t>
      </w:r>
    </w:p>
    <w:p w:rsidR="00CB23F4" w:rsidRPr="00716360" w:rsidRDefault="00CB23F4">
      <w:pPr>
        <w:pStyle w:val="a3"/>
        <w:ind w:left="170" w:right="170"/>
        <w:jc w:val="both"/>
        <w:rPr>
          <w:lang w:val="fr-FR"/>
        </w:rPr>
        <w:pPrChange w:id="1657" w:author="Peng Luqi" w:date="2019-10-13T14:20:00Z">
          <w:pPr>
            <w:pStyle w:val="a3"/>
            <w:spacing w:before="4"/>
            <w:ind w:left="130" w:right="344"/>
          </w:pPr>
        </w:pPrChange>
      </w:pPr>
    </w:p>
    <w:p w:rsidR="002B38DF" w:rsidRDefault="00716360" w:rsidP="00CB23F4">
      <w:pPr>
        <w:pStyle w:val="a3"/>
        <w:ind w:left="720" w:right="720"/>
        <w:jc w:val="both"/>
        <w:rPr>
          <w:ins w:id="1658" w:author="Peng Luqi" w:date="2019-10-13T23:55:00Z"/>
          <w:lang w:val="fr-FR"/>
        </w:rPr>
      </w:pPr>
      <w:r w:rsidRPr="00716360">
        <w:rPr>
          <w:lang w:val="fr-FR"/>
        </w:rPr>
        <w:t>En réalité, ils ont acheté un bien immobilier au cours de la période la plus productive de leur vie, en utilisant l</w:t>
      </w:r>
      <w:del w:id="1659" w:author="Peng Luqi" w:date="2019-10-13T14:43:00Z">
        <w:r w:rsidRPr="00716360" w:rsidDel="00EF666F">
          <w:rPr>
            <w:lang w:val="fr-FR"/>
          </w:rPr>
          <w:delText>’</w:delText>
        </w:r>
      </w:del>
      <w:ins w:id="1660" w:author="Peng Luqi" w:date="2019-10-13T14:43:00Z">
        <w:r w:rsidR="00EF666F">
          <w:rPr>
            <w:lang w:val="fr-FR"/>
          </w:rPr>
          <w:t>’</w:t>
        </w:r>
      </w:ins>
      <w:r w:rsidRPr="00716360">
        <w:rPr>
          <w:lang w:val="fr-FR"/>
        </w:rPr>
        <w:t>argent de deux maisons. La somme des intérêts sur l</w:t>
      </w:r>
      <w:del w:id="1661" w:author="Peng Luqi" w:date="2019-10-13T14:43:00Z">
        <w:r w:rsidRPr="00716360" w:rsidDel="00EF666F">
          <w:rPr>
            <w:lang w:val="fr-FR"/>
          </w:rPr>
          <w:delText>’</w:delText>
        </w:r>
      </w:del>
      <w:ins w:id="1662" w:author="Peng Luqi" w:date="2019-10-13T14:43:00Z">
        <w:r w:rsidR="00EF666F">
          <w:rPr>
            <w:lang w:val="fr-FR"/>
          </w:rPr>
          <w:t>’</w:t>
        </w:r>
      </w:ins>
      <w:r w:rsidRPr="00716360">
        <w:rPr>
          <w:lang w:val="fr-FR"/>
        </w:rPr>
        <w:t>hypothèque sur une période de deux ou trois décennies correspond toujours à la valeur de la propriété. Ceci est le résultat des efforts déployés à l</w:t>
      </w:r>
      <w:del w:id="1663" w:author="Peng Luqi" w:date="2019-10-13T14:43:00Z">
        <w:r w:rsidRPr="00716360" w:rsidDel="00EF666F">
          <w:rPr>
            <w:lang w:val="fr-FR"/>
          </w:rPr>
          <w:delText>’</w:delText>
        </w:r>
      </w:del>
      <w:ins w:id="1664" w:author="Peng Luqi" w:date="2019-10-13T14:43:00Z">
        <w:r w:rsidR="00EF666F">
          <w:rPr>
            <w:lang w:val="fr-FR"/>
          </w:rPr>
          <w:t>’</w:t>
        </w:r>
      </w:ins>
      <w:r w:rsidRPr="00716360">
        <w:rPr>
          <w:lang w:val="fr-FR"/>
        </w:rPr>
        <w:t>avance par les actuaires de la banque.</w:t>
      </w:r>
    </w:p>
    <w:p w:rsidR="0086173D" w:rsidRPr="00716360" w:rsidDel="0086173D" w:rsidRDefault="0086173D">
      <w:pPr>
        <w:pStyle w:val="a3"/>
        <w:ind w:right="720"/>
        <w:jc w:val="both"/>
        <w:rPr>
          <w:del w:id="1665" w:author="Peng Luqi" w:date="2019-10-13T23:55:00Z"/>
          <w:lang w:val="fr-FR"/>
        </w:rPr>
        <w:pPrChange w:id="1666" w:author="Peng Luqi" w:date="2019-10-13T23:55:00Z">
          <w:pPr>
            <w:pStyle w:val="a3"/>
            <w:ind w:left="130" w:right="265"/>
          </w:pPr>
        </w:pPrChange>
      </w:pPr>
    </w:p>
    <w:p w:rsidR="00AF0C0B" w:rsidDel="0086173D" w:rsidRDefault="00AF0C0B">
      <w:pPr>
        <w:ind w:left="170" w:right="170"/>
        <w:jc w:val="both"/>
        <w:rPr>
          <w:del w:id="1667" w:author="Peng Luqi" w:date="2019-10-13T23:55:00Z"/>
          <w:lang w:val="fr-FR"/>
        </w:rPr>
        <w:sectPr w:rsidR="00AF0C0B" w:rsidDel="0086173D">
          <w:pgSz w:w="11910" w:h="16840"/>
          <w:pgMar w:top="1360" w:right="1240" w:bottom="280" w:left="1320" w:header="720" w:footer="720" w:gutter="0"/>
          <w:cols w:space="720"/>
        </w:sectPr>
        <w:pPrChange w:id="1668" w:author="Peng Luqi" w:date="2019-10-13T14:20:00Z">
          <w:pPr/>
        </w:pPrChange>
      </w:pPr>
    </w:p>
    <w:p w:rsidR="00CB23F4" w:rsidRDefault="00CB23F4">
      <w:pPr>
        <w:pStyle w:val="a3"/>
        <w:ind w:left="170" w:right="170"/>
        <w:jc w:val="both"/>
        <w:rPr>
          <w:ins w:id="1669" w:author="Peng Luqi" w:date="2019-10-13T14:11:00Z"/>
          <w:lang w:val="fr-FR"/>
        </w:rPr>
      </w:pPr>
    </w:p>
    <w:p w:rsidR="002B38DF" w:rsidRPr="00716360" w:rsidRDefault="00716360">
      <w:pPr>
        <w:pStyle w:val="a3"/>
        <w:ind w:left="170" w:right="170"/>
        <w:jc w:val="both"/>
        <w:rPr>
          <w:lang w:val="fr-FR"/>
        </w:rPr>
        <w:pPrChange w:id="1670" w:author="Peng Luqi" w:date="2019-10-13T14:20:00Z">
          <w:pPr>
            <w:pStyle w:val="a3"/>
            <w:spacing w:before="65"/>
            <w:ind w:left="130"/>
          </w:pPr>
        </w:pPrChange>
      </w:pPr>
      <w:r w:rsidRPr="00716360">
        <w:rPr>
          <w:lang w:val="fr-FR"/>
        </w:rPr>
        <w:t>Rien n</w:t>
      </w:r>
      <w:del w:id="1671" w:author="Peng Luqi" w:date="2019-10-13T14:43:00Z">
        <w:r w:rsidRPr="00716360" w:rsidDel="00EF666F">
          <w:rPr>
            <w:lang w:val="fr-FR"/>
          </w:rPr>
          <w:delText>’</w:delText>
        </w:r>
      </w:del>
      <w:ins w:id="1672" w:author="Peng Luqi" w:date="2019-10-13T14:43:00Z">
        <w:r w:rsidR="00EF666F">
          <w:rPr>
            <w:lang w:val="fr-FR"/>
          </w:rPr>
          <w:t>’</w:t>
        </w:r>
      </w:ins>
      <w:r w:rsidRPr="00716360">
        <w:rPr>
          <w:lang w:val="fr-FR"/>
        </w:rPr>
        <w:t>est plus irritant.</w:t>
      </w:r>
    </w:p>
    <w:p w:rsidR="002B38DF" w:rsidRPr="00716360" w:rsidRDefault="002B38DF">
      <w:pPr>
        <w:pStyle w:val="a3"/>
        <w:ind w:left="170" w:right="170"/>
        <w:jc w:val="both"/>
        <w:rPr>
          <w:sz w:val="27"/>
          <w:lang w:val="fr-FR"/>
        </w:rPr>
        <w:pPrChange w:id="1673" w:author="Peng Luqi" w:date="2019-10-13T14:20:00Z">
          <w:pPr>
            <w:pStyle w:val="a3"/>
            <w:spacing w:before="10"/>
          </w:pPr>
        </w:pPrChange>
      </w:pPr>
    </w:p>
    <w:p w:rsidR="002B38DF" w:rsidRPr="00716360" w:rsidRDefault="00716360">
      <w:pPr>
        <w:pStyle w:val="a3"/>
        <w:ind w:left="170" w:right="170"/>
        <w:jc w:val="both"/>
        <w:rPr>
          <w:lang w:val="fr-FR"/>
        </w:rPr>
        <w:pPrChange w:id="1674" w:author="Peng Luqi" w:date="2019-10-13T14:20:00Z">
          <w:pPr>
            <w:pStyle w:val="a3"/>
            <w:spacing w:before="1"/>
            <w:ind w:left="130" w:right="398"/>
          </w:pPr>
        </w:pPrChange>
      </w:pPr>
      <w:r w:rsidRPr="00716360">
        <w:rPr>
          <w:lang w:val="fr-FR"/>
        </w:rPr>
        <w:t>Admettons que vous et l</w:t>
      </w:r>
      <w:del w:id="1675" w:author="Peng Luqi" w:date="2019-10-13T14:43:00Z">
        <w:r w:rsidRPr="00716360" w:rsidDel="00EF666F">
          <w:rPr>
            <w:lang w:val="fr-FR"/>
          </w:rPr>
          <w:delText>’</w:delText>
        </w:r>
      </w:del>
      <w:ins w:id="1676" w:author="Peng Luqi" w:date="2019-10-13T14:43:00Z">
        <w:r w:rsidR="00EF666F">
          <w:rPr>
            <w:lang w:val="fr-FR"/>
          </w:rPr>
          <w:t>’</w:t>
        </w:r>
      </w:ins>
      <w:r w:rsidRPr="00716360">
        <w:rPr>
          <w:lang w:val="fr-FR"/>
        </w:rPr>
        <w:t>un de vos camarades de classe ayez fait un choix différent il y a 18 ans de cela. Vous avez choisi de contracter un prêt pour acheter une maison, une propriété d</w:t>
      </w:r>
      <w:del w:id="1677" w:author="Peng Luqi" w:date="2019-10-13T14:43:00Z">
        <w:r w:rsidRPr="00716360" w:rsidDel="00EF666F">
          <w:rPr>
            <w:lang w:val="fr-FR"/>
          </w:rPr>
          <w:delText>’</w:delText>
        </w:r>
      </w:del>
      <w:ins w:id="1678" w:author="Peng Luqi" w:date="2019-10-13T14:43:00Z">
        <w:r w:rsidR="00EF666F">
          <w:rPr>
            <w:lang w:val="fr-FR"/>
          </w:rPr>
          <w:t>’</w:t>
        </w:r>
      </w:ins>
      <w:r w:rsidRPr="00716360">
        <w:rPr>
          <w:lang w:val="fr-FR"/>
        </w:rPr>
        <w:t>investissement fixe. Quant à votre camarade, lui a fait le choix d</w:t>
      </w:r>
      <w:del w:id="1679" w:author="Peng Luqi" w:date="2019-10-13T14:43:00Z">
        <w:r w:rsidRPr="00716360" w:rsidDel="00EF666F">
          <w:rPr>
            <w:lang w:val="fr-FR"/>
          </w:rPr>
          <w:delText>’</w:delText>
        </w:r>
      </w:del>
      <w:ins w:id="1680" w:author="Peng Luqi" w:date="2019-10-13T14:43:00Z">
        <w:r w:rsidR="00EF666F">
          <w:rPr>
            <w:lang w:val="fr-FR"/>
          </w:rPr>
          <w:t>’</w:t>
        </w:r>
      </w:ins>
      <w:r w:rsidRPr="00716360">
        <w:rPr>
          <w:lang w:val="fr-FR"/>
        </w:rPr>
        <w:t>acheter des actions Moutai. Parce qu</w:t>
      </w:r>
      <w:del w:id="1681" w:author="Peng Luqi" w:date="2019-10-13T14:43:00Z">
        <w:r w:rsidRPr="00716360" w:rsidDel="00EF666F">
          <w:rPr>
            <w:lang w:val="fr-FR"/>
          </w:rPr>
          <w:delText>’</w:delText>
        </w:r>
      </w:del>
      <w:ins w:id="1682" w:author="Peng Luqi" w:date="2019-10-13T14:43:00Z">
        <w:r w:rsidR="00EF666F">
          <w:rPr>
            <w:lang w:val="fr-FR"/>
          </w:rPr>
          <w:t>’</w:t>
        </w:r>
      </w:ins>
      <w:r w:rsidRPr="00716360">
        <w:rPr>
          <w:lang w:val="fr-FR"/>
        </w:rPr>
        <w:t>il est idiot, seule valait pour lui l</w:t>
      </w:r>
      <w:del w:id="1683" w:author="Peng Luqi" w:date="2019-10-13T14:43:00Z">
        <w:r w:rsidRPr="00716360" w:rsidDel="00EF666F">
          <w:rPr>
            <w:lang w:val="fr-FR"/>
          </w:rPr>
          <w:delText>’</w:delText>
        </w:r>
      </w:del>
      <w:ins w:id="1684" w:author="Peng Luqi" w:date="2019-10-13T14:43:00Z">
        <w:r w:rsidR="00EF666F">
          <w:rPr>
            <w:lang w:val="fr-FR"/>
          </w:rPr>
          <w:t>’</w:t>
        </w:r>
      </w:ins>
      <w:r w:rsidRPr="00716360">
        <w:rPr>
          <w:lang w:val="fr-FR"/>
        </w:rPr>
        <w:t>utilisation des conseils gratuits des experts des marchés. Et si nous comparions les deux 18 ans plus tard ?</w:t>
      </w:r>
    </w:p>
    <w:p w:rsidR="002B38DF" w:rsidRPr="00716360" w:rsidRDefault="002B38DF">
      <w:pPr>
        <w:pStyle w:val="a3"/>
        <w:ind w:left="170" w:right="170"/>
        <w:jc w:val="both"/>
        <w:rPr>
          <w:lang w:val="fr-FR"/>
        </w:rPr>
        <w:pPrChange w:id="1685" w:author="Peng Luqi" w:date="2019-10-13T14:20:00Z">
          <w:pPr>
            <w:pStyle w:val="a3"/>
            <w:spacing w:before="2"/>
          </w:pPr>
        </w:pPrChange>
      </w:pPr>
    </w:p>
    <w:p w:rsidR="002B38DF" w:rsidRPr="00716360" w:rsidRDefault="00716360">
      <w:pPr>
        <w:pStyle w:val="a3"/>
        <w:ind w:left="170" w:right="170"/>
        <w:jc w:val="both"/>
        <w:rPr>
          <w:lang w:val="fr-FR"/>
        </w:rPr>
        <w:pPrChange w:id="1686" w:author="Peng Luqi" w:date="2019-10-13T14:20:00Z">
          <w:pPr>
            <w:pStyle w:val="a3"/>
            <w:ind w:left="130" w:right="312"/>
          </w:pPr>
        </w:pPrChange>
      </w:pPr>
      <w:r w:rsidRPr="00716360">
        <w:rPr>
          <w:lang w:val="fr-FR"/>
        </w:rPr>
        <w:t>Supposons que vous avez acheté une propriété à Beijing. La hausse des prix à Beijing est la plus forte du pays depuis des années. La croissance annuelle composée est d</w:t>
      </w:r>
      <w:del w:id="1687" w:author="Peng Luqi" w:date="2019-10-13T14:43:00Z">
        <w:r w:rsidRPr="00716360" w:rsidDel="00EF666F">
          <w:rPr>
            <w:lang w:val="fr-FR"/>
          </w:rPr>
          <w:delText>’</w:delText>
        </w:r>
      </w:del>
      <w:ins w:id="1688" w:author="Peng Luqi" w:date="2019-10-13T14:43:00Z">
        <w:r w:rsidR="00EF666F">
          <w:rPr>
            <w:lang w:val="fr-FR"/>
          </w:rPr>
          <w:t>’</w:t>
        </w:r>
      </w:ins>
      <w:r w:rsidRPr="00716360">
        <w:rPr>
          <w:lang w:val="fr-FR"/>
        </w:rPr>
        <w:t>environ 18 %. En l</w:t>
      </w:r>
      <w:del w:id="1689" w:author="Peng Luqi" w:date="2019-10-13T14:43:00Z">
        <w:r w:rsidRPr="00716360" w:rsidDel="00EF666F">
          <w:rPr>
            <w:lang w:val="fr-FR"/>
          </w:rPr>
          <w:delText>’</w:delText>
        </w:r>
      </w:del>
      <w:ins w:id="1690" w:author="Peng Luqi" w:date="2019-10-13T14:43:00Z">
        <w:r w:rsidR="00EF666F">
          <w:rPr>
            <w:lang w:val="fr-FR"/>
          </w:rPr>
          <w:t>’</w:t>
        </w:r>
      </w:ins>
      <w:r w:rsidRPr="00716360">
        <w:rPr>
          <w:lang w:val="fr-FR"/>
        </w:rPr>
        <w:t>arrondissent au plus haut, la valeur de votre propriété a augmenté au cours des 18 dernières années de 20 fois ! Ceci a l</w:t>
      </w:r>
      <w:del w:id="1691" w:author="Peng Luqi" w:date="2019-10-13T14:43:00Z">
        <w:r w:rsidRPr="00716360" w:rsidDel="00EF666F">
          <w:rPr>
            <w:lang w:val="fr-FR"/>
          </w:rPr>
          <w:delText>’</w:delText>
        </w:r>
      </w:del>
      <w:ins w:id="1692" w:author="Peng Luqi" w:date="2019-10-13T14:43:00Z">
        <w:r w:rsidR="00EF666F">
          <w:rPr>
            <w:lang w:val="fr-FR"/>
          </w:rPr>
          <w:t>’</w:t>
        </w:r>
      </w:ins>
      <w:r w:rsidRPr="00716360">
        <w:rPr>
          <w:lang w:val="fr-FR"/>
        </w:rPr>
        <w:t xml:space="preserve">air </w:t>
      </w:r>
      <w:r w:rsidRPr="00716360">
        <w:rPr>
          <w:lang w:val="fr-FR"/>
        </w:rPr>
        <w:lastRenderedPageBreak/>
        <w:t>incroyable mais en réalité ça ne l</w:t>
      </w:r>
      <w:del w:id="1693" w:author="Peng Luqi" w:date="2019-10-13T14:43:00Z">
        <w:r w:rsidRPr="00716360" w:rsidDel="00EF666F">
          <w:rPr>
            <w:lang w:val="fr-FR"/>
          </w:rPr>
          <w:delText>’</w:delText>
        </w:r>
      </w:del>
      <w:ins w:id="1694" w:author="Peng Luqi" w:date="2019-10-13T14:43:00Z">
        <w:r w:rsidR="00EF666F">
          <w:rPr>
            <w:lang w:val="fr-FR"/>
          </w:rPr>
          <w:t>’</w:t>
        </w:r>
      </w:ins>
      <w:r w:rsidRPr="00716360">
        <w:rPr>
          <w:lang w:val="fr-FR"/>
        </w:rPr>
        <w:t>est pas tant ça ! Parce que vous devez payer des intérêts, cela équivaut à acheter une propriété à deux fois son prix et, en conséquence, la valeur de votre bien a augmenté de 10 fois au lieu de 20. En outre, en 18 ans, avec prêt sur 30 ans, vous avez pu rembourser le capital, mais au moins la moitié des intérêts restent à rembourser. Autrement dit, au bout de 18 ans, la valeur de votre propriété n</w:t>
      </w:r>
      <w:del w:id="1695" w:author="Peng Luqi" w:date="2019-10-13T14:43:00Z">
        <w:r w:rsidRPr="00716360" w:rsidDel="00EF666F">
          <w:rPr>
            <w:lang w:val="fr-FR"/>
          </w:rPr>
          <w:delText>’</w:delText>
        </w:r>
      </w:del>
      <w:ins w:id="1696" w:author="Peng Luqi" w:date="2019-10-13T14:43:00Z">
        <w:r w:rsidR="00EF666F">
          <w:rPr>
            <w:lang w:val="fr-FR"/>
          </w:rPr>
          <w:t>’</w:t>
        </w:r>
      </w:ins>
      <w:r w:rsidRPr="00716360">
        <w:rPr>
          <w:lang w:val="fr-FR"/>
        </w:rPr>
        <w:t>a augmenté que de ¾ sur les 10, soit 7,5 fois. Il en est ainsi à chaque fois que vous entrez sur le marché de l</w:t>
      </w:r>
      <w:del w:id="1697" w:author="Peng Luqi" w:date="2019-10-13T14:43:00Z">
        <w:r w:rsidRPr="00716360" w:rsidDel="00EF666F">
          <w:rPr>
            <w:lang w:val="fr-FR"/>
          </w:rPr>
          <w:delText>’</w:delText>
        </w:r>
      </w:del>
      <w:ins w:id="1698" w:author="Peng Luqi" w:date="2019-10-13T14:43:00Z">
        <w:r w:rsidR="00EF666F">
          <w:rPr>
            <w:lang w:val="fr-FR"/>
          </w:rPr>
          <w:t>’</w:t>
        </w:r>
      </w:ins>
      <w:r w:rsidRPr="00716360">
        <w:rPr>
          <w:lang w:val="fr-FR"/>
        </w:rPr>
        <w:t>immobilier avant que les prix ne décollent. Ceux qui ont investi dans l</w:t>
      </w:r>
      <w:del w:id="1699" w:author="Peng Luqi" w:date="2019-10-13T14:43:00Z">
        <w:r w:rsidRPr="00716360" w:rsidDel="00EF666F">
          <w:rPr>
            <w:lang w:val="fr-FR"/>
          </w:rPr>
          <w:delText>’</w:delText>
        </w:r>
      </w:del>
      <w:ins w:id="1700" w:author="Peng Luqi" w:date="2019-10-13T14:43:00Z">
        <w:r w:rsidR="00EF666F">
          <w:rPr>
            <w:lang w:val="fr-FR"/>
          </w:rPr>
          <w:t>’</w:t>
        </w:r>
      </w:ins>
      <w:r w:rsidRPr="00716360">
        <w:rPr>
          <w:lang w:val="fr-FR"/>
        </w:rPr>
        <w:t>immobilier en 2018 voient à l</w:t>
      </w:r>
      <w:del w:id="1701" w:author="Peng Luqi" w:date="2019-10-13T14:43:00Z">
        <w:r w:rsidRPr="00716360" w:rsidDel="00EF666F">
          <w:rPr>
            <w:lang w:val="fr-FR"/>
          </w:rPr>
          <w:delText>’</w:delText>
        </w:r>
      </w:del>
      <w:ins w:id="1702" w:author="Peng Luqi" w:date="2019-10-13T14:43:00Z">
        <w:r w:rsidR="00EF666F">
          <w:rPr>
            <w:lang w:val="fr-FR"/>
          </w:rPr>
          <w:t>’</w:t>
        </w:r>
      </w:ins>
      <w:r w:rsidRPr="00716360">
        <w:rPr>
          <w:lang w:val="fr-FR"/>
        </w:rPr>
        <w:t>horizon 2036, mais qui peut garantir que les rendements seront aussi élevés ?</w:t>
      </w:r>
    </w:p>
    <w:p w:rsidR="002B38DF" w:rsidRPr="00716360" w:rsidRDefault="002B38DF">
      <w:pPr>
        <w:pStyle w:val="a3"/>
        <w:ind w:left="170" w:right="170"/>
        <w:jc w:val="both"/>
        <w:rPr>
          <w:sz w:val="27"/>
          <w:lang w:val="fr-FR"/>
        </w:rPr>
        <w:pPrChange w:id="1703" w:author="Peng Luqi" w:date="2019-10-13T14:20:00Z">
          <w:pPr>
            <w:pStyle w:val="a3"/>
            <w:spacing w:before="10"/>
          </w:pPr>
        </w:pPrChange>
      </w:pPr>
    </w:p>
    <w:p w:rsidR="002B38DF" w:rsidRPr="00716360" w:rsidRDefault="00716360">
      <w:pPr>
        <w:pStyle w:val="a3"/>
        <w:ind w:left="170" w:right="170"/>
        <w:jc w:val="both"/>
        <w:rPr>
          <w:lang w:val="fr-FR"/>
        </w:rPr>
        <w:pPrChange w:id="1704" w:author="Peng Luqi" w:date="2019-10-13T14:20:00Z">
          <w:pPr>
            <w:pStyle w:val="a3"/>
            <w:ind w:left="130" w:right="172"/>
          </w:pPr>
        </w:pPrChange>
      </w:pPr>
      <w:r w:rsidRPr="00716360">
        <w:rPr>
          <w:lang w:val="fr-FR"/>
        </w:rPr>
        <w:t>Qu</w:t>
      </w:r>
      <w:del w:id="1705" w:author="Peng Luqi" w:date="2019-10-13T14:43:00Z">
        <w:r w:rsidRPr="00716360" w:rsidDel="00EF666F">
          <w:rPr>
            <w:lang w:val="fr-FR"/>
          </w:rPr>
          <w:delText>’</w:delText>
        </w:r>
      </w:del>
      <w:ins w:id="1706" w:author="Peng Luqi" w:date="2019-10-13T14:43:00Z">
        <w:r w:rsidR="00EF666F">
          <w:rPr>
            <w:lang w:val="fr-FR"/>
          </w:rPr>
          <w:t>’</w:t>
        </w:r>
      </w:ins>
      <w:r w:rsidRPr="00716360">
        <w:rPr>
          <w:lang w:val="fr-FR"/>
        </w:rPr>
        <w:t>en est-il de votre camarade de classe ? Les actions Moutai qu</w:t>
      </w:r>
      <w:del w:id="1707" w:author="Peng Luqi" w:date="2019-10-13T14:43:00Z">
        <w:r w:rsidRPr="00716360" w:rsidDel="00EF666F">
          <w:rPr>
            <w:lang w:val="fr-FR"/>
          </w:rPr>
          <w:delText>’</w:delText>
        </w:r>
      </w:del>
      <w:ins w:id="1708" w:author="Peng Luqi" w:date="2019-10-13T14:43:00Z">
        <w:r w:rsidR="00EF666F">
          <w:rPr>
            <w:lang w:val="fr-FR"/>
          </w:rPr>
          <w:t>’</w:t>
        </w:r>
      </w:ins>
      <w:r w:rsidRPr="00716360">
        <w:rPr>
          <w:lang w:val="fr-FR"/>
        </w:rPr>
        <w:t>il détient ont été multipliées par 180 au cours des 18 dernières années ! Cela équivaut à une croissance annuelle composée de 33,45 % ! Et votre stupide camarade de classe n</w:t>
      </w:r>
      <w:del w:id="1709" w:author="Peng Luqi" w:date="2019-10-13T14:43:00Z">
        <w:r w:rsidRPr="00716360" w:rsidDel="00EF666F">
          <w:rPr>
            <w:lang w:val="fr-FR"/>
          </w:rPr>
          <w:delText>’</w:delText>
        </w:r>
      </w:del>
      <w:ins w:id="1710" w:author="Peng Luqi" w:date="2019-10-13T14:43:00Z">
        <w:r w:rsidR="00EF666F">
          <w:rPr>
            <w:lang w:val="fr-FR"/>
          </w:rPr>
          <w:t>’</w:t>
        </w:r>
      </w:ins>
      <w:r w:rsidRPr="00716360">
        <w:rPr>
          <w:lang w:val="fr-FR"/>
        </w:rPr>
        <w:t>a pas acheté au plus bas, il s</w:t>
      </w:r>
      <w:del w:id="1711" w:author="Peng Luqi" w:date="2019-10-13T14:43:00Z">
        <w:r w:rsidRPr="00716360" w:rsidDel="00EF666F">
          <w:rPr>
            <w:lang w:val="fr-FR"/>
          </w:rPr>
          <w:delText>’</w:delText>
        </w:r>
      </w:del>
      <w:ins w:id="1712" w:author="Peng Luqi" w:date="2019-10-13T14:43:00Z">
        <w:r w:rsidR="00EF666F">
          <w:rPr>
            <w:lang w:val="fr-FR"/>
          </w:rPr>
          <w:t>’</w:t>
        </w:r>
      </w:ins>
      <w:r w:rsidRPr="00716360">
        <w:rPr>
          <w:lang w:val="fr-FR"/>
        </w:rPr>
        <w:t>est juste décidé à investir au cours de ces années. Ses rendements ne seront certainement pas de 180 fois supérieur</w:t>
      </w:r>
      <w:ins w:id="1713" w:author="Peng Luqi" w:date="2019-10-13T14:11:00Z">
        <w:r w:rsidR="00CB23F4">
          <w:rPr>
            <w:lang w:val="fr-FR"/>
          </w:rPr>
          <w:t>s</w:t>
        </w:r>
      </w:ins>
      <w:r w:rsidRPr="00716360">
        <w:rPr>
          <w:lang w:val="fr-FR"/>
        </w:rPr>
        <w:t>, mais certainement d</w:t>
      </w:r>
      <w:del w:id="1714" w:author="Peng Luqi" w:date="2019-10-13T14:43:00Z">
        <w:r w:rsidRPr="00716360" w:rsidDel="00EF666F">
          <w:rPr>
            <w:lang w:val="fr-FR"/>
          </w:rPr>
          <w:delText>’</w:delText>
        </w:r>
      </w:del>
      <w:ins w:id="1715" w:author="Peng Luqi" w:date="2019-10-13T14:43:00Z">
        <w:r w:rsidR="00EF666F">
          <w:rPr>
            <w:lang w:val="fr-FR"/>
          </w:rPr>
          <w:t>’</w:t>
        </w:r>
      </w:ins>
      <w:r w:rsidRPr="00716360">
        <w:rPr>
          <w:lang w:val="fr-FR"/>
        </w:rPr>
        <w:t>au moins 40 fois.</w:t>
      </w:r>
    </w:p>
    <w:p w:rsidR="002B38DF" w:rsidRPr="00716360" w:rsidRDefault="002B38DF">
      <w:pPr>
        <w:pStyle w:val="a3"/>
        <w:ind w:left="170" w:right="170"/>
        <w:jc w:val="both"/>
        <w:rPr>
          <w:sz w:val="27"/>
          <w:lang w:val="fr-FR"/>
        </w:rPr>
        <w:pPrChange w:id="1716" w:author="Peng Luqi" w:date="2019-10-13T14:20:00Z">
          <w:pPr>
            <w:pStyle w:val="a3"/>
            <w:spacing w:before="9"/>
          </w:pPr>
        </w:pPrChange>
      </w:pPr>
    </w:p>
    <w:p w:rsidR="002B38DF" w:rsidRPr="00716360" w:rsidRDefault="00716360">
      <w:pPr>
        <w:pStyle w:val="a3"/>
        <w:ind w:left="170" w:right="170"/>
        <w:jc w:val="both"/>
        <w:rPr>
          <w:lang w:val="fr-FR"/>
        </w:rPr>
        <w:pPrChange w:id="1717" w:author="Peng Luqi" w:date="2019-10-13T14:20:00Z">
          <w:pPr>
            <w:pStyle w:val="a3"/>
            <w:ind w:left="130" w:right="259"/>
          </w:pPr>
        </w:pPrChange>
      </w:pPr>
      <w:r w:rsidRPr="00716360">
        <w:rPr>
          <w:lang w:val="fr-FR"/>
        </w:rPr>
        <w:t>Cette comparaison semble un peu exagérée, n</w:t>
      </w:r>
      <w:del w:id="1718" w:author="Peng Luqi" w:date="2019-10-13T14:43:00Z">
        <w:r w:rsidRPr="00716360" w:rsidDel="00EF666F">
          <w:rPr>
            <w:lang w:val="fr-FR"/>
          </w:rPr>
          <w:delText>’</w:delText>
        </w:r>
      </w:del>
      <w:ins w:id="1719" w:author="Peng Luqi" w:date="2019-10-13T14:43:00Z">
        <w:r w:rsidR="00EF666F">
          <w:rPr>
            <w:lang w:val="fr-FR"/>
          </w:rPr>
          <w:t>’</w:t>
        </w:r>
      </w:ins>
      <w:r w:rsidRPr="00716360">
        <w:rPr>
          <w:lang w:val="fr-FR"/>
        </w:rPr>
        <w:t>est-ce pas ? En fait, il y a pire, au point où vous risqueriez de vous étouffer en l</w:t>
      </w:r>
      <w:del w:id="1720" w:author="Peng Luqi" w:date="2019-10-13T14:43:00Z">
        <w:r w:rsidRPr="00716360" w:rsidDel="00EF666F">
          <w:rPr>
            <w:lang w:val="fr-FR"/>
          </w:rPr>
          <w:delText>’</w:delText>
        </w:r>
      </w:del>
      <w:ins w:id="1721" w:author="Peng Luqi" w:date="2019-10-13T14:43:00Z">
        <w:r w:rsidR="00EF666F">
          <w:rPr>
            <w:lang w:val="fr-FR"/>
          </w:rPr>
          <w:t>’</w:t>
        </w:r>
      </w:ins>
      <w:r w:rsidRPr="00716360">
        <w:rPr>
          <w:lang w:val="fr-FR"/>
        </w:rPr>
        <w:t>apprenant :</w:t>
      </w:r>
    </w:p>
    <w:p w:rsidR="002B38DF" w:rsidRPr="00716360" w:rsidRDefault="002B38DF">
      <w:pPr>
        <w:pStyle w:val="a3"/>
        <w:ind w:left="170" w:right="170"/>
        <w:jc w:val="both"/>
        <w:rPr>
          <w:lang w:val="fr-FR"/>
        </w:rPr>
        <w:pPrChange w:id="1722" w:author="Peng Luqi" w:date="2019-10-13T14:20:00Z">
          <w:pPr>
            <w:pStyle w:val="a3"/>
            <w:spacing w:before="4"/>
          </w:pPr>
        </w:pPrChange>
      </w:pPr>
    </w:p>
    <w:p w:rsidR="002B38DF" w:rsidRPr="00716360" w:rsidRDefault="00CB23F4">
      <w:pPr>
        <w:pStyle w:val="a4"/>
        <w:numPr>
          <w:ilvl w:val="2"/>
          <w:numId w:val="23"/>
        </w:numPr>
        <w:tabs>
          <w:tab w:val="left" w:pos="851"/>
        </w:tabs>
        <w:ind w:left="1077" w:right="720" w:hanging="357"/>
        <w:jc w:val="both"/>
        <w:rPr>
          <w:sz w:val="28"/>
          <w:lang w:val="fr-FR"/>
        </w:rPr>
        <w:pPrChange w:id="1723" w:author="Peng Luqi" w:date="2019-10-13T14:20:00Z">
          <w:pPr>
            <w:pStyle w:val="a4"/>
            <w:numPr>
              <w:ilvl w:val="1"/>
              <w:numId w:val="18"/>
            </w:numPr>
            <w:tabs>
              <w:tab w:val="left" w:pos="851"/>
            </w:tabs>
            <w:ind w:right="865"/>
          </w:pPr>
        </w:pPrChange>
      </w:pPr>
      <w:ins w:id="1724" w:author="Peng Luqi" w:date="2019-10-13T14:12:00Z">
        <w:r>
          <w:rPr>
            <w:sz w:val="28"/>
            <w:lang w:val="fr-FR"/>
          </w:rPr>
          <w:t xml:space="preserve">   </w:t>
        </w:r>
      </w:ins>
      <w:r w:rsidR="00716360" w:rsidRPr="00716360">
        <w:rPr>
          <w:sz w:val="28"/>
          <w:lang w:val="fr-FR"/>
        </w:rPr>
        <w:t>Votre propriété est certes un atout, mais elle ne vous apporte rien en liquidité.</w:t>
      </w:r>
    </w:p>
    <w:p w:rsidR="002B38DF" w:rsidRPr="00716360" w:rsidRDefault="00CB23F4">
      <w:pPr>
        <w:pStyle w:val="a4"/>
        <w:numPr>
          <w:ilvl w:val="2"/>
          <w:numId w:val="23"/>
        </w:numPr>
        <w:tabs>
          <w:tab w:val="left" w:pos="851"/>
        </w:tabs>
        <w:ind w:left="1077" w:right="720" w:hanging="357"/>
        <w:jc w:val="both"/>
        <w:rPr>
          <w:sz w:val="28"/>
          <w:lang w:val="fr-FR"/>
        </w:rPr>
        <w:pPrChange w:id="1725" w:author="Peng Luqi" w:date="2019-10-13T14:20:00Z">
          <w:pPr>
            <w:pStyle w:val="a4"/>
            <w:numPr>
              <w:ilvl w:val="1"/>
              <w:numId w:val="18"/>
            </w:numPr>
            <w:tabs>
              <w:tab w:val="left" w:pos="851"/>
            </w:tabs>
            <w:ind w:right="244"/>
          </w:pPr>
        </w:pPrChange>
      </w:pPr>
      <w:ins w:id="1726" w:author="Peng Luqi" w:date="2019-10-13T14:12:00Z">
        <w:r>
          <w:rPr>
            <w:sz w:val="28"/>
            <w:lang w:val="fr-FR"/>
          </w:rPr>
          <w:t xml:space="preserve">   </w:t>
        </w:r>
      </w:ins>
      <w:r w:rsidR="00716360" w:rsidRPr="00716360">
        <w:rPr>
          <w:sz w:val="28"/>
          <w:lang w:val="fr-FR"/>
        </w:rPr>
        <w:t>L</w:t>
      </w:r>
      <w:del w:id="1727" w:author="Peng Luqi" w:date="2019-10-13T14:43:00Z">
        <w:r w:rsidR="00716360" w:rsidRPr="00716360" w:rsidDel="00EF666F">
          <w:rPr>
            <w:sz w:val="28"/>
            <w:lang w:val="fr-FR"/>
          </w:rPr>
          <w:delText>’</w:delText>
        </w:r>
      </w:del>
      <w:ins w:id="1728" w:author="Peng Luqi" w:date="2019-10-13T14:43:00Z">
        <w:r w:rsidR="00EF666F">
          <w:rPr>
            <w:sz w:val="28"/>
            <w:lang w:val="fr-FR"/>
          </w:rPr>
          <w:t>’</w:t>
        </w:r>
      </w:ins>
      <w:r w:rsidR="00716360" w:rsidRPr="00716360">
        <w:rPr>
          <w:sz w:val="28"/>
          <w:lang w:val="fr-FR"/>
        </w:rPr>
        <w:t>action de votre camarade de classe est également un atout, mais elle est liquide dans presque sa</w:t>
      </w:r>
      <w:r w:rsidR="00716360" w:rsidRPr="00CB23F4">
        <w:rPr>
          <w:sz w:val="28"/>
          <w:lang w:val="fr-FR"/>
          <w:rPrChange w:id="1729" w:author="Peng Luqi" w:date="2019-10-13T14:12:00Z">
            <w:rPr>
              <w:spacing w:val="-1"/>
              <w:sz w:val="28"/>
              <w:lang w:val="fr-FR"/>
            </w:rPr>
          </w:rPrChange>
        </w:rPr>
        <w:t xml:space="preserve"> </w:t>
      </w:r>
      <w:r w:rsidR="00716360" w:rsidRPr="00716360">
        <w:rPr>
          <w:sz w:val="28"/>
          <w:lang w:val="fr-FR"/>
        </w:rPr>
        <w:t>totalité.</w:t>
      </w:r>
    </w:p>
    <w:p w:rsidR="002B38DF" w:rsidRPr="00716360" w:rsidRDefault="002B38DF">
      <w:pPr>
        <w:pStyle w:val="a3"/>
        <w:ind w:left="170" w:right="170"/>
        <w:jc w:val="both"/>
        <w:rPr>
          <w:sz w:val="27"/>
          <w:lang w:val="fr-FR"/>
        </w:rPr>
        <w:pPrChange w:id="1730" w:author="Peng Luqi" w:date="2019-10-13T14:20:00Z">
          <w:pPr>
            <w:pStyle w:val="a3"/>
            <w:spacing w:before="9"/>
          </w:pPr>
        </w:pPrChange>
      </w:pPr>
    </w:p>
    <w:p w:rsidR="002B38DF" w:rsidRPr="00716360" w:rsidDel="00CB23F4" w:rsidRDefault="00716360">
      <w:pPr>
        <w:pStyle w:val="a3"/>
        <w:ind w:left="170" w:right="170"/>
        <w:jc w:val="both"/>
        <w:rPr>
          <w:del w:id="1731" w:author="Peng Luqi" w:date="2019-10-13T14:12:00Z"/>
          <w:lang w:val="fr-FR"/>
        </w:rPr>
        <w:pPrChange w:id="1732" w:author="Peng Luqi" w:date="2019-10-13T14:20:00Z">
          <w:pPr>
            <w:pStyle w:val="a3"/>
            <w:spacing w:before="1"/>
            <w:ind w:left="130" w:right="298"/>
          </w:pPr>
        </w:pPrChange>
      </w:pPr>
      <w:r w:rsidRPr="00716360">
        <w:rPr>
          <w:lang w:val="fr-FR"/>
        </w:rPr>
        <w:t>La liquidité est un facteur décisif pour les actifs. Que vos avoirs ne vous apportent pas de liquidité revient à se retrouver face à l</w:t>
      </w:r>
      <w:del w:id="1733" w:author="Peng Luqi" w:date="2019-10-13T14:43:00Z">
        <w:r w:rsidRPr="00716360" w:rsidDel="00EF666F">
          <w:rPr>
            <w:lang w:val="fr-FR"/>
          </w:rPr>
          <w:delText>’</w:delText>
        </w:r>
      </w:del>
      <w:ins w:id="1734" w:author="Peng Luqi" w:date="2019-10-13T14:43:00Z">
        <w:r w:rsidR="00EF666F">
          <w:rPr>
            <w:lang w:val="fr-FR"/>
          </w:rPr>
          <w:t>’</w:t>
        </w:r>
      </w:ins>
      <w:r w:rsidRPr="00716360">
        <w:rPr>
          <w:lang w:val="fr-FR"/>
        </w:rPr>
        <w:t>ennemi avec un pistolet chargé mais dont les balles restent coincées dans le chargeur. C</w:t>
      </w:r>
      <w:del w:id="1735" w:author="Peng Luqi" w:date="2019-10-13T14:43:00Z">
        <w:r w:rsidRPr="00716360" w:rsidDel="00EF666F">
          <w:rPr>
            <w:lang w:val="fr-FR"/>
          </w:rPr>
          <w:delText>’</w:delText>
        </w:r>
      </w:del>
      <w:ins w:id="1736" w:author="Peng Luqi" w:date="2019-10-13T14:43:00Z">
        <w:r w:rsidR="00EF666F">
          <w:rPr>
            <w:lang w:val="fr-FR"/>
          </w:rPr>
          <w:t>’</w:t>
        </w:r>
      </w:ins>
      <w:r w:rsidRPr="00716360">
        <w:rPr>
          <w:lang w:val="fr-FR"/>
        </w:rPr>
        <w:t>est pourquoi je</w:t>
      </w:r>
      <w:ins w:id="1737" w:author="Peng Luqi" w:date="2019-10-13T14:13:00Z">
        <w:r w:rsidR="00CB23F4">
          <w:rPr>
            <w:lang w:val="fr-FR"/>
          </w:rPr>
          <w:t xml:space="preserve"> </w:t>
        </w:r>
      </w:ins>
    </w:p>
    <w:p w:rsidR="00AF0C0B" w:rsidDel="00CB23F4" w:rsidRDefault="00AF0C0B">
      <w:pPr>
        <w:pStyle w:val="a3"/>
        <w:ind w:left="170" w:right="170"/>
        <w:jc w:val="both"/>
        <w:rPr>
          <w:del w:id="1738" w:author="Peng Luqi" w:date="2019-10-13T14:12:00Z"/>
          <w:lang w:val="fr-FR"/>
        </w:rPr>
        <w:sectPr w:rsidR="00AF0C0B" w:rsidDel="00CB23F4">
          <w:pgSz w:w="11910" w:h="16840"/>
          <w:pgMar w:top="1360" w:right="1240" w:bottom="280" w:left="1320" w:header="720" w:footer="720" w:gutter="0"/>
          <w:cols w:space="720"/>
        </w:sectPr>
        <w:pPrChange w:id="1739" w:author="Peng Luqi" w:date="2019-10-13T14:20:00Z">
          <w:pPr/>
        </w:pPrChange>
      </w:pPr>
    </w:p>
    <w:p w:rsidR="002B38DF" w:rsidRPr="00716360" w:rsidRDefault="00716360">
      <w:pPr>
        <w:pStyle w:val="a3"/>
        <w:ind w:left="170" w:right="170"/>
        <w:jc w:val="both"/>
        <w:rPr>
          <w:lang w:val="fr-FR"/>
        </w:rPr>
        <w:pPrChange w:id="1740" w:author="Peng Luqi" w:date="2019-10-13T14:20:00Z">
          <w:pPr>
            <w:pStyle w:val="a3"/>
            <w:spacing w:before="65"/>
            <w:ind w:left="130" w:right="421"/>
          </w:pPr>
        </w:pPrChange>
      </w:pPr>
      <w:r w:rsidRPr="00716360">
        <w:rPr>
          <w:lang w:val="fr-FR"/>
        </w:rPr>
        <w:t>dis que les revenus de votre stupide camarade de classe sont 40 fois plus réels, car ses liquidités sont excellentes !</w:t>
      </w:r>
    </w:p>
    <w:p w:rsidR="002B38DF" w:rsidRPr="00716360" w:rsidRDefault="002B38DF">
      <w:pPr>
        <w:pStyle w:val="a3"/>
        <w:ind w:left="170" w:right="170"/>
        <w:jc w:val="both"/>
        <w:rPr>
          <w:sz w:val="27"/>
          <w:lang w:val="fr-FR"/>
        </w:rPr>
        <w:pPrChange w:id="1741" w:author="Peng Luqi" w:date="2019-10-13T14:20:00Z">
          <w:pPr>
            <w:pStyle w:val="a3"/>
            <w:spacing w:before="10"/>
          </w:pPr>
        </w:pPrChange>
      </w:pPr>
    </w:p>
    <w:p w:rsidR="002B38DF" w:rsidRPr="00716360" w:rsidRDefault="00716360">
      <w:pPr>
        <w:pStyle w:val="a3"/>
        <w:ind w:left="170" w:right="170"/>
        <w:jc w:val="both"/>
        <w:rPr>
          <w:lang w:val="fr-FR"/>
        </w:rPr>
        <w:pPrChange w:id="1742" w:author="Peng Luqi" w:date="2019-10-13T14:20:00Z">
          <w:pPr>
            <w:pStyle w:val="a3"/>
            <w:ind w:left="130" w:right="204"/>
          </w:pPr>
        </w:pPrChange>
      </w:pPr>
      <w:r w:rsidRPr="00716360">
        <w:rPr>
          <w:lang w:val="fr-FR"/>
        </w:rPr>
        <w:t>Bien que cette comparaison soit exaspérante, elle ne fait pourtant pas sens, car il est peu probable que votre stupide camarade de classe ait été en mesure d</w:t>
      </w:r>
      <w:del w:id="1743" w:author="Peng Luqi" w:date="2019-10-13T14:43:00Z">
        <w:r w:rsidRPr="00716360" w:rsidDel="00EF666F">
          <w:rPr>
            <w:lang w:val="fr-FR"/>
          </w:rPr>
          <w:delText>’</w:delText>
        </w:r>
      </w:del>
      <w:ins w:id="1744" w:author="Peng Luqi" w:date="2019-10-13T14:43:00Z">
        <w:r w:rsidR="00EF666F">
          <w:rPr>
            <w:lang w:val="fr-FR"/>
          </w:rPr>
          <w:t>’</w:t>
        </w:r>
      </w:ins>
      <w:r w:rsidRPr="00716360">
        <w:rPr>
          <w:lang w:val="fr-FR"/>
        </w:rPr>
        <w:t>investir dans les actions Moutai il y a de ça 18 ans. Seule une poignée de personnes en ont acheté, et c</w:t>
      </w:r>
      <w:del w:id="1745" w:author="Peng Luqi" w:date="2019-10-13T14:43:00Z">
        <w:r w:rsidRPr="00716360" w:rsidDel="00EF666F">
          <w:rPr>
            <w:lang w:val="fr-FR"/>
          </w:rPr>
          <w:delText>’</w:delText>
        </w:r>
      </w:del>
      <w:ins w:id="1746" w:author="Peng Luqi" w:date="2019-10-13T14:43:00Z">
        <w:r w:rsidR="00EF666F">
          <w:rPr>
            <w:lang w:val="fr-FR"/>
          </w:rPr>
          <w:t>’</w:t>
        </w:r>
      </w:ins>
      <w:r w:rsidRPr="00716360">
        <w:rPr>
          <w:lang w:val="fr-FR"/>
        </w:rPr>
        <w:t>est une tragédie.</w:t>
      </w:r>
    </w:p>
    <w:p w:rsidR="002B38DF" w:rsidRPr="00716360" w:rsidRDefault="002B38DF">
      <w:pPr>
        <w:pStyle w:val="a3"/>
        <w:ind w:left="170" w:right="170"/>
        <w:jc w:val="both"/>
        <w:rPr>
          <w:lang w:val="fr-FR"/>
        </w:rPr>
        <w:pPrChange w:id="1747" w:author="Peng Luqi" w:date="2019-10-13T14:20:00Z">
          <w:pPr>
            <w:pStyle w:val="a3"/>
            <w:spacing w:before="3"/>
          </w:pPr>
        </w:pPrChange>
      </w:pPr>
    </w:p>
    <w:p w:rsidR="002B38DF" w:rsidRPr="00716360" w:rsidRDefault="00716360">
      <w:pPr>
        <w:pStyle w:val="a3"/>
        <w:ind w:left="170" w:right="170"/>
        <w:jc w:val="both"/>
        <w:rPr>
          <w:lang w:val="fr-FR"/>
        </w:rPr>
        <w:pPrChange w:id="1748" w:author="Peng Luqi" w:date="2019-10-13T14:20:00Z">
          <w:pPr>
            <w:pStyle w:val="a3"/>
            <w:ind w:left="130" w:right="1774"/>
          </w:pPr>
        </w:pPrChange>
      </w:pPr>
      <w:r w:rsidRPr="00716360">
        <w:rPr>
          <w:lang w:val="fr-FR"/>
        </w:rPr>
        <w:t>Pourquoi ? Parce que l</w:t>
      </w:r>
      <w:del w:id="1749" w:author="Peng Luqi" w:date="2019-10-13T14:43:00Z">
        <w:r w:rsidRPr="00716360" w:rsidDel="00EF666F">
          <w:rPr>
            <w:lang w:val="fr-FR"/>
          </w:rPr>
          <w:delText>’</w:delText>
        </w:r>
      </w:del>
      <w:ins w:id="1750" w:author="Peng Luqi" w:date="2019-10-13T14:43:00Z">
        <w:r w:rsidR="00EF666F">
          <w:rPr>
            <w:lang w:val="fr-FR"/>
          </w:rPr>
          <w:t>’</w:t>
        </w:r>
      </w:ins>
      <w:r w:rsidRPr="00716360">
        <w:rPr>
          <w:lang w:val="fr-FR"/>
        </w:rPr>
        <w:t>investissement est un acte social, même un comportement social.</w:t>
      </w:r>
    </w:p>
    <w:p w:rsidR="002B38DF" w:rsidRPr="00716360" w:rsidRDefault="002B38DF">
      <w:pPr>
        <w:pStyle w:val="a3"/>
        <w:ind w:left="170" w:right="170"/>
        <w:jc w:val="both"/>
        <w:rPr>
          <w:sz w:val="27"/>
          <w:lang w:val="fr-FR"/>
        </w:rPr>
        <w:pPrChange w:id="1751" w:author="Peng Luqi" w:date="2019-10-13T14:20:00Z">
          <w:pPr>
            <w:pStyle w:val="a3"/>
            <w:spacing w:before="10"/>
          </w:pPr>
        </w:pPrChange>
      </w:pPr>
    </w:p>
    <w:p w:rsidR="002B38DF" w:rsidRPr="00716360" w:rsidRDefault="00716360">
      <w:pPr>
        <w:pStyle w:val="a3"/>
        <w:ind w:left="170" w:right="170"/>
        <w:jc w:val="both"/>
        <w:rPr>
          <w:lang w:val="fr-FR"/>
        </w:rPr>
        <w:pPrChange w:id="1752" w:author="Peng Luqi" w:date="2019-10-13T14:20:00Z">
          <w:pPr>
            <w:pStyle w:val="a3"/>
            <w:ind w:left="130" w:right="359"/>
          </w:pPr>
        </w:pPrChange>
      </w:pPr>
      <w:r w:rsidRPr="00716360">
        <w:rPr>
          <w:lang w:val="fr-FR"/>
        </w:rPr>
        <w:t>Vous n</w:t>
      </w:r>
      <w:del w:id="1753" w:author="Peng Luqi" w:date="2019-10-13T14:43:00Z">
        <w:r w:rsidRPr="00716360" w:rsidDel="00EF666F">
          <w:rPr>
            <w:lang w:val="fr-FR"/>
          </w:rPr>
          <w:delText>’</w:delText>
        </w:r>
      </w:del>
      <w:ins w:id="1754" w:author="Peng Luqi" w:date="2019-10-13T14:43:00Z">
        <w:r w:rsidR="00EF666F">
          <w:rPr>
            <w:lang w:val="fr-FR"/>
          </w:rPr>
          <w:t>’</w:t>
        </w:r>
      </w:ins>
      <w:r w:rsidRPr="00716360">
        <w:rPr>
          <w:lang w:val="fr-FR"/>
        </w:rPr>
        <w:t>aurez pas à jalouser votre stupide camarade, car vous partager le même avenir. Vous êtes tous deux des animaux sociaux, vous vivez dans la même société et, pour y survivre, vous devez vous socialiser. Prenons en exemple, le mariage. Voulez-vous vous marier ou devez-vous vous marier ? Pourquoi achetez-vous une maison ? Est-ce votre idée ou l</w:t>
      </w:r>
      <w:del w:id="1755" w:author="Peng Luqi" w:date="2019-10-13T14:43:00Z">
        <w:r w:rsidRPr="00716360" w:rsidDel="00EF666F">
          <w:rPr>
            <w:lang w:val="fr-FR"/>
          </w:rPr>
          <w:delText>’</w:delText>
        </w:r>
      </w:del>
      <w:ins w:id="1756" w:author="Peng Luqi" w:date="2019-10-13T14:43:00Z">
        <w:r w:rsidR="00EF666F">
          <w:rPr>
            <w:lang w:val="fr-FR"/>
          </w:rPr>
          <w:t>’</w:t>
        </w:r>
      </w:ins>
      <w:r w:rsidRPr="00716360">
        <w:rPr>
          <w:lang w:val="fr-FR"/>
        </w:rPr>
        <w:t>idée de votre épouse ?</w:t>
      </w:r>
    </w:p>
    <w:p w:rsidR="002B38DF" w:rsidRPr="00716360" w:rsidRDefault="00716360">
      <w:pPr>
        <w:pStyle w:val="a3"/>
        <w:ind w:left="170" w:right="170"/>
        <w:jc w:val="both"/>
        <w:rPr>
          <w:lang w:val="fr-FR"/>
        </w:rPr>
        <w:pPrChange w:id="1757" w:author="Peng Luqi" w:date="2019-10-13T14:20:00Z">
          <w:pPr>
            <w:pStyle w:val="a3"/>
            <w:ind w:left="130" w:right="172"/>
          </w:pPr>
        </w:pPrChange>
      </w:pPr>
      <w:r w:rsidRPr="00716360">
        <w:rPr>
          <w:lang w:val="fr-FR"/>
        </w:rPr>
        <w:t>Pourquoi votre belle-mère vous laisserait épouser sa fille si vous n</w:t>
      </w:r>
      <w:del w:id="1758" w:author="Peng Luqi" w:date="2019-10-13T14:43:00Z">
        <w:r w:rsidRPr="00716360" w:rsidDel="00EF666F">
          <w:rPr>
            <w:lang w:val="fr-FR"/>
          </w:rPr>
          <w:delText>’</w:delText>
        </w:r>
      </w:del>
      <w:ins w:id="1759" w:author="Peng Luqi" w:date="2019-10-13T14:43:00Z">
        <w:r w:rsidR="00EF666F">
          <w:rPr>
            <w:lang w:val="fr-FR"/>
          </w:rPr>
          <w:t>’</w:t>
        </w:r>
      </w:ins>
      <w:r w:rsidRPr="00716360">
        <w:rPr>
          <w:lang w:val="fr-FR"/>
        </w:rPr>
        <w:t xml:space="preserve">achetez pas une maison ? Pensez-vous que la belle-mère de votre camarade de classe est différente ? Il y a neuf chances sur dix pour que ce soit la même chose pour lui. </w:t>
      </w:r>
      <w:r w:rsidRPr="00716360">
        <w:rPr>
          <w:lang w:val="fr-FR"/>
        </w:rPr>
        <w:lastRenderedPageBreak/>
        <w:t>La plupart des mères de cette société ne laisseront pas leur fille épouser un homme qui ne lui apporte pas un minimum de sécurité en achetant une maison. Je ne le leur reproche pas, tout le monde agit de la même manière.</w:t>
      </w:r>
    </w:p>
    <w:p w:rsidR="002B38DF" w:rsidRPr="00716360" w:rsidRDefault="002B38DF">
      <w:pPr>
        <w:pStyle w:val="a3"/>
        <w:ind w:left="170" w:right="170"/>
        <w:jc w:val="both"/>
        <w:rPr>
          <w:lang w:val="fr-FR"/>
        </w:rPr>
        <w:pPrChange w:id="1760" w:author="Peng Luqi" w:date="2019-10-13T14:20:00Z">
          <w:pPr>
            <w:pStyle w:val="a3"/>
            <w:spacing w:before="1"/>
          </w:pPr>
        </w:pPrChange>
      </w:pPr>
    </w:p>
    <w:p w:rsidR="002B38DF" w:rsidRPr="00716360" w:rsidRDefault="00716360">
      <w:pPr>
        <w:pStyle w:val="a3"/>
        <w:ind w:left="170" w:right="170"/>
        <w:jc w:val="both"/>
        <w:rPr>
          <w:lang w:val="fr-FR"/>
        </w:rPr>
        <w:pPrChange w:id="1761" w:author="Peng Luqi" w:date="2019-10-13T14:20:00Z">
          <w:pPr>
            <w:pStyle w:val="a3"/>
            <w:ind w:left="130" w:right="202"/>
          </w:pPr>
        </w:pPrChange>
      </w:pPr>
      <w:r w:rsidRPr="00716360">
        <w:rPr>
          <w:lang w:val="fr-FR"/>
        </w:rPr>
        <w:t>Par conséquent, dans les grandes villes telles que Beijing et Guangzhou, le type le plus courant de multimillionnaire comptent dans leurs actifs leurs biens immobiliers, si bien que leurs poches sont aussi propre</w:t>
      </w:r>
      <w:ins w:id="1762" w:author="Peng Luqi" w:date="2019-10-13T14:13:00Z">
        <w:r w:rsidR="00CB23F4">
          <w:rPr>
            <w:lang w:val="fr-FR"/>
          </w:rPr>
          <w:t>s</w:t>
        </w:r>
      </w:ins>
      <w:r w:rsidRPr="00716360">
        <w:rPr>
          <w:lang w:val="fr-FR"/>
        </w:rPr>
        <w:t xml:space="preserve"> que leur visage car ils ont peu de liquidités à dépenser mais un grand nombre d</w:t>
      </w:r>
      <w:del w:id="1763" w:author="Peng Luqi" w:date="2019-10-13T14:43:00Z">
        <w:r w:rsidRPr="00716360" w:rsidDel="00EF666F">
          <w:rPr>
            <w:lang w:val="fr-FR"/>
          </w:rPr>
          <w:delText>’</w:delText>
        </w:r>
      </w:del>
      <w:ins w:id="1764" w:author="Peng Luqi" w:date="2019-10-13T14:43:00Z">
        <w:r w:rsidR="00EF666F">
          <w:rPr>
            <w:lang w:val="fr-FR"/>
          </w:rPr>
          <w:t>’</w:t>
        </w:r>
      </w:ins>
      <w:r w:rsidRPr="00716360">
        <w:rPr>
          <w:lang w:val="fr-FR"/>
        </w:rPr>
        <w:t>intérêts bancaires à rembourser tous les mois. S</w:t>
      </w:r>
      <w:del w:id="1765" w:author="Peng Luqi" w:date="2019-10-13T14:43:00Z">
        <w:r w:rsidRPr="00716360" w:rsidDel="00EF666F">
          <w:rPr>
            <w:lang w:val="fr-FR"/>
          </w:rPr>
          <w:delText>’</w:delText>
        </w:r>
      </w:del>
      <w:ins w:id="1766" w:author="Peng Luqi" w:date="2019-10-13T14:43:00Z">
        <w:r w:rsidR="00EF666F">
          <w:rPr>
            <w:lang w:val="fr-FR"/>
          </w:rPr>
          <w:t>’</w:t>
        </w:r>
      </w:ins>
      <w:r w:rsidRPr="00716360">
        <w:rPr>
          <w:lang w:val="fr-FR"/>
        </w:rPr>
        <w:t>ils ont des enfants et que leur propriété se trouve dans un district scolaire délibérément choisi la situation devient désolante : bien qu</w:t>
      </w:r>
      <w:del w:id="1767" w:author="Peng Luqi" w:date="2019-10-13T14:43:00Z">
        <w:r w:rsidRPr="00716360" w:rsidDel="00EF666F">
          <w:rPr>
            <w:lang w:val="fr-FR"/>
          </w:rPr>
          <w:delText>’</w:delText>
        </w:r>
      </w:del>
      <w:ins w:id="1768" w:author="Peng Luqi" w:date="2019-10-13T14:43:00Z">
        <w:r w:rsidR="00EF666F">
          <w:rPr>
            <w:lang w:val="fr-FR"/>
          </w:rPr>
          <w:t>’</w:t>
        </w:r>
      </w:ins>
      <w:r w:rsidRPr="00716360">
        <w:rPr>
          <w:lang w:val="fr-FR"/>
        </w:rPr>
        <w:t>on ne puisse parler de personnes pauvres en matière d</w:t>
      </w:r>
      <w:del w:id="1769" w:author="Peng Luqi" w:date="2019-10-13T14:43:00Z">
        <w:r w:rsidRPr="00716360" w:rsidDel="00EF666F">
          <w:rPr>
            <w:lang w:val="fr-FR"/>
          </w:rPr>
          <w:delText>’</w:delText>
        </w:r>
      </w:del>
      <w:ins w:id="1770" w:author="Peng Luqi" w:date="2019-10-13T14:43:00Z">
        <w:r w:rsidR="00EF666F">
          <w:rPr>
            <w:lang w:val="fr-FR"/>
          </w:rPr>
          <w:t>’</w:t>
        </w:r>
      </w:ins>
      <w:r w:rsidRPr="00716360">
        <w:rPr>
          <w:lang w:val="fr-FR"/>
        </w:rPr>
        <w:t>actifs, cette famille est censée vivre heureuse dans un logement exigu de douze à vingt mètres</w:t>
      </w:r>
      <w:r w:rsidRPr="00716360">
        <w:rPr>
          <w:spacing w:val="-31"/>
          <w:lang w:val="fr-FR"/>
        </w:rPr>
        <w:t xml:space="preserve"> </w:t>
      </w:r>
      <w:r w:rsidRPr="00716360">
        <w:rPr>
          <w:lang w:val="fr-FR"/>
        </w:rPr>
        <w:t>carrés.</w:t>
      </w:r>
    </w:p>
    <w:p w:rsidR="002B38DF" w:rsidRPr="00716360" w:rsidRDefault="002B38DF">
      <w:pPr>
        <w:pStyle w:val="a3"/>
        <w:ind w:left="170" w:right="170"/>
        <w:jc w:val="both"/>
        <w:rPr>
          <w:sz w:val="27"/>
          <w:lang w:val="fr-FR"/>
        </w:rPr>
        <w:pPrChange w:id="1771" w:author="Peng Luqi" w:date="2019-10-13T14:20:00Z">
          <w:pPr>
            <w:pStyle w:val="a3"/>
            <w:spacing w:before="8"/>
          </w:pPr>
        </w:pPrChange>
      </w:pPr>
    </w:p>
    <w:p w:rsidR="002B38DF" w:rsidRPr="00716360" w:rsidRDefault="00716360">
      <w:pPr>
        <w:pStyle w:val="a3"/>
        <w:ind w:left="170" w:right="170"/>
        <w:jc w:val="both"/>
        <w:rPr>
          <w:lang w:val="fr-FR"/>
        </w:rPr>
        <w:pPrChange w:id="1772" w:author="Peng Luqi" w:date="2019-10-13T14:20:00Z">
          <w:pPr>
            <w:pStyle w:val="a3"/>
            <w:ind w:left="130"/>
          </w:pPr>
        </w:pPrChange>
      </w:pPr>
      <w:r w:rsidRPr="00716360">
        <w:rPr>
          <w:lang w:val="fr-FR"/>
        </w:rPr>
        <w:t>Une stratégie d</w:t>
      </w:r>
      <w:del w:id="1773" w:author="Peng Luqi" w:date="2019-10-13T14:43:00Z">
        <w:r w:rsidRPr="00716360" w:rsidDel="00EF666F">
          <w:rPr>
            <w:lang w:val="fr-FR"/>
          </w:rPr>
          <w:delText>’</w:delText>
        </w:r>
      </w:del>
      <w:ins w:id="1774" w:author="Peng Luqi" w:date="2019-10-13T14:43:00Z">
        <w:r w:rsidR="00EF666F">
          <w:rPr>
            <w:lang w:val="fr-FR"/>
          </w:rPr>
          <w:t>’</w:t>
        </w:r>
      </w:ins>
      <w:r w:rsidRPr="00716360">
        <w:rPr>
          <w:lang w:val="fr-FR"/>
        </w:rPr>
        <w:t>investissement se décompose comme suit :</w:t>
      </w:r>
    </w:p>
    <w:p w:rsidR="002B38DF" w:rsidRPr="00716360" w:rsidRDefault="002B38DF">
      <w:pPr>
        <w:pStyle w:val="a3"/>
        <w:ind w:left="170" w:right="170"/>
        <w:jc w:val="both"/>
        <w:rPr>
          <w:lang w:val="fr-FR"/>
        </w:rPr>
        <w:pPrChange w:id="1775" w:author="Peng Luqi" w:date="2019-10-13T14:20:00Z">
          <w:pPr>
            <w:pStyle w:val="a3"/>
            <w:spacing w:before="4"/>
          </w:pPr>
        </w:pPrChange>
      </w:pPr>
    </w:p>
    <w:p w:rsidR="002B38DF" w:rsidRPr="00716360" w:rsidRDefault="00CB23F4">
      <w:pPr>
        <w:pStyle w:val="a4"/>
        <w:numPr>
          <w:ilvl w:val="2"/>
          <w:numId w:val="23"/>
        </w:numPr>
        <w:tabs>
          <w:tab w:val="left" w:pos="851"/>
        </w:tabs>
        <w:ind w:left="1077" w:right="720" w:hanging="357"/>
        <w:jc w:val="both"/>
        <w:rPr>
          <w:sz w:val="28"/>
          <w:lang w:val="fr-FR"/>
          <w:rPrChange w:id="1776" w:author="Peng Luqi" w:date="2019-10-12T17:46:00Z">
            <w:rPr>
              <w:sz w:val="28"/>
            </w:rPr>
          </w:rPrChange>
        </w:rPr>
        <w:pPrChange w:id="1777" w:author="Peng Luqi" w:date="2019-10-13T14:20:00Z">
          <w:pPr>
            <w:pStyle w:val="a4"/>
            <w:numPr>
              <w:ilvl w:val="1"/>
              <w:numId w:val="18"/>
            </w:numPr>
            <w:tabs>
              <w:tab w:val="left" w:pos="851"/>
            </w:tabs>
            <w:spacing w:line="322" w:lineRule="exact"/>
          </w:pPr>
        </w:pPrChange>
      </w:pPr>
      <w:ins w:id="1778" w:author="Peng Luqi" w:date="2019-10-13T14:13:00Z">
        <w:r>
          <w:rPr>
            <w:sz w:val="28"/>
            <w:lang w:val="fr-FR"/>
          </w:rPr>
          <w:t xml:space="preserve">   </w:t>
        </w:r>
      </w:ins>
      <w:r w:rsidR="00716360" w:rsidRPr="00716360">
        <w:rPr>
          <w:sz w:val="28"/>
          <w:lang w:val="fr-FR"/>
          <w:rPrChange w:id="1779" w:author="Peng Luqi" w:date="2019-10-12T17:46:00Z">
            <w:rPr>
              <w:sz w:val="28"/>
            </w:rPr>
          </w:rPrChange>
        </w:rPr>
        <w:t>Quel est l</w:t>
      </w:r>
      <w:del w:id="1780" w:author="Peng Luqi" w:date="2019-10-13T14:43:00Z">
        <w:r w:rsidR="00716360" w:rsidRPr="00716360" w:rsidDel="00EF666F">
          <w:rPr>
            <w:sz w:val="28"/>
            <w:lang w:val="fr-FR"/>
            <w:rPrChange w:id="1781" w:author="Peng Luqi" w:date="2019-10-12T17:46:00Z">
              <w:rPr>
                <w:sz w:val="28"/>
              </w:rPr>
            </w:rPrChange>
          </w:rPr>
          <w:delText>’</w:delText>
        </w:r>
      </w:del>
      <w:ins w:id="1782" w:author="Peng Luqi" w:date="2019-10-13T14:43:00Z">
        <w:r w:rsidR="00EF666F">
          <w:rPr>
            <w:sz w:val="28"/>
            <w:lang w:val="fr-FR"/>
          </w:rPr>
          <w:t>’</w:t>
        </w:r>
      </w:ins>
      <w:r w:rsidR="00716360" w:rsidRPr="00716360">
        <w:rPr>
          <w:sz w:val="28"/>
          <w:lang w:val="fr-FR"/>
          <w:rPrChange w:id="1783" w:author="Peng Luqi" w:date="2019-10-12T17:46:00Z">
            <w:rPr>
              <w:sz w:val="28"/>
            </w:rPr>
          </w:rPrChange>
        </w:rPr>
        <w:t>actif</w:t>
      </w:r>
      <w:r w:rsidR="00716360" w:rsidRPr="00CB23F4">
        <w:rPr>
          <w:sz w:val="28"/>
          <w:lang w:val="fr-FR"/>
          <w:rPrChange w:id="1784" w:author="Peng Luqi" w:date="2019-10-13T14:13:00Z">
            <w:rPr>
              <w:spacing w:val="-1"/>
              <w:sz w:val="28"/>
            </w:rPr>
          </w:rPrChange>
        </w:rPr>
        <w:t xml:space="preserve"> </w:t>
      </w:r>
      <w:r w:rsidR="00716360" w:rsidRPr="00716360">
        <w:rPr>
          <w:sz w:val="28"/>
          <w:lang w:val="fr-FR"/>
          <w:rPrChange w:id="1785" w:author="Peng Luqi" w:date="2019-10-12T17:46:00Z">
            <w:rPr>
              <w:sz w:val="28"/>
            </w:rPr>
          </w:rPrChange>
        </w:rPr>
        <w:t>?</w:t>
      </w:r>
    </w:p>
    <w:p w:rsidR="002B38DF" w:rsidRPr="00D748EC" w:rsidRDefault="00CB23F4">
      <w:pPr>
        <w:pStyle w:val="a4"/>
        <w:numPr>
          <w:ilvl w:val="2"/>
          <w:numId w:val="23"/>
        </w:numPr>
        <w:tabs>
          <w:tab w:val="left" w:pos="851"/>
        </w:tabs>
        <w:ind w:left="1077" w:right="720" w:hanging="357"/>
        <w:jc w:val="both"/>
        <w:rPr>
          <w:sz w:val="28"/>
          <w:lang w:val="fr-FR"/>
        </w:rPr>
        <w:pPrChange w:id="1786" w:author="Peng Luqi" w:date="2019-10-13T14:20:00Z">
          <w:pPr>
            <w:pStyle w:val="a4"/>
            <w:numPr>
              <w:ilvl w:val="1"/>
              <w:numId w:val="18"/>
            </w:numPr>
            <w:tabs>
              <w:tab w:val="left" w:pos="851"/>
            </w:tabs>
            <w:spacing w:line="322" w:lineRule="exact"/>
          </w:pPr>
        </w:pPrChange>
      </w:pPr>
      <w:ins w:id="1787" w:author="Peng Luqi" w:date="2019-10-13T14:13:00Z">
        <w:r>
          <w:rPr>
            <w:sz w:val="28"/>
            <w:lang w:val="fr-FR"/>
          </w:rPr>
          <w:t xml:space="preserve">   </w:t>
        </w:r>
      </w:ins>
      <w:r w:rsidR="00716360" w:rsidRPr="00716360">
        <w:rPr>
          <w:sz w:val="28"/>
          <w:lang w:val="fr-FR"/>
        </w:rPr>
        <w:t>Sur quelle durée</w:t>
      </w:r>
      <w:r w:rsidR="00716360" w:rsidRPr="00CB23F4">
        <w:rPr>
          <w:sz w:val="28"/>
          <w:lang w:val="fr-FR"/>
          <w:rPrChange w:id="1788" w:author="Peng Luqi" w:date="2019-10-13T14:13:00Z">
            <w:rPr>
              <w:spacing w:val="-1"/>
              <w:sz w:val="28"/>
              <w:lang w:val="fr-FR"/>
            </w:rPr>
          </w:rPrChange>
        </w:rPr>
        <w:t xml:space="preserve"> </w:t>
      </w:r>
      <w:r w:rsidR="00716360" w:rsidRPr="00D748EC">
        <w:rPr>
          <w:sz w:val="28"/>
          <w:lang w:val="fr-FR"/>
        </w:rPr>
        <w:t>?</w:t>
      </w:r>
    </w:p>
    <w:p w:rsidR="002B38DF" w:rsidRPr="00423E76" w:rsidRDefault="00CB23F4">
      <w:pPr>
        <w:pStyle w:val="a4"/>
        <w:numPr>
          <w:ilvl w:val="2"/>
          <w:numId w:val="23"/>
        </w:numPr>
        <w:tabs>
          <w:tab w:val="left" w:pos="851"/>
        </w:tabs>
        <w:ind w:left="1077" w:right="720" w:hanging="357"/>
        <w:jc w:val="both"/>
        <w:rPr>
          <w:sz w:val="28"/>
          <w:lang w:val="fr-FR"/>
        </w:rPr>
        <w:pPrChange w:id="1789" w:author="Peng Luqi" w:date="2019-10-13T14:20:00Z">
          <w:pPr>
            <w:pStyle w:val="a4"/>
            <w:numPr>
              <w:ilvl w:val="1"/>
              <w:numId w:val="18"/>
            </w:numPr>
            <w:tabs>
              <w:tab w:val="left" w:pos="851"/>
            </w:tabs>
            <w:spacing w:line="322" w:lineRule="exact"/>
          </w:pPr>
        </w:pPrChange>
      </w:pPr>
      <w:ins w:id="1790" w:author="Peng Luqi" w:date="2019-10-13T14:13:00Z">
        <w:r>
          <w:rPr>
            <w:sz w:val="28"/>
            <w:lang w:val="fr-FR"/>
          </w:rPr>
          <w:t xml:space="preserve">   </w:t>
        </w:r>
      </w:ins>
      <w:r w:rsidR="00716360" w:rsidRPr="00423E76">
        <w:rPr>
          <w:sz w:val="28"/>
          <w:lang w:val="fr-FR"/>
        </w:rPr>
        <w:t>Combien de temps entre chaque intervalle d</w:t>
      </w:r>
      <w:del w:id="1791" w:author="Peng Luqi" w:date="2019-10-13T14:43:00Z">
        <w:r w:rsidR="00716360" w:rsidRPr="00423E76" w:rsidDel="00EF666F">
          <w:rPr>
            <w:sz w:val="28"/>
            <w:lang w:val="fr-FR"/>
          </w:rPr>
          <w:delText>’</w:delText>
        </w:r>
      </w:del>
      <w:ins w:id="1792" w:author="Peng Luqi" w:date="2019-10-13T14:43:00Z">
        <w:r w:rsidR="00EF666F">
          <w:rPr>
            <w:sz w:val="28"/>
            <w:lang w:val="fr-FR"/>
          </w:rPr>
          <w:t>’</w:t>
        </w:r>
      </w:ins>
      <w:r w:rsidR="00716360" w:rsidRPr="00423E76">
        <w:rPr>
          <w:sz w:val="28"/>
          <w:lang w:val="fr-FR"/>
        </w:rPr>
        <w:t>investissement</w:t>
      </w:r>
      <w:r w:rsidR="00716360" w:rsidRPr="00CB23F4">
        <w:rPr>
          <w:sz w:val="28"/>
          <w:lang w:val="fr-FR"/>
          <w:rPrChange w:id="1793" w:author="Peng Luqi" w:date="2019-10-13T14:13:00Z">
            <w:rPr>
              <w:spacing w:val="-9"/>
              <w:sz w:val="28"/>
              <w:lang w:val="fr-FR"/>
            </w:rPr>
          </w:rPrChange>
        </w:rPr>
        <w:t xml:space="preserve"> </w:t>
      </w:r>
      <w:r w:rsidR="00716360" w:rsidRPr="00423E76">
        <w:rPr>
          <w:sz w:val="28"/>
          <w:lang w:val="fr-FR"/>
        </w:rPr>
        <w:t>?</w:t>
      </w:r>
    </w:p>
    <w:p w:rsidR="002B38DF" w:rsidRPr="00423E76" w:rsidRDefault="00CB23F4">
      <w:pPr>
        <w:pStyle w:val="a4"/>
        <w:numPr>
          <w:ilvl w:val="2"/>
          <w:numId w:val="23"/>
        </w:numPr>
        <w:tabs>
          <w:tab w:val="left" w:pos="851"/>
        </w:tabs>
        <w:ind w:left="1077" w:right="720" w:hanging="357"/>
        <w:jc w:val="both"/>
        <w:rPr>
          <w:sz w:val="28"/>
          <w:lang w:val="fr-FR"/>
        </w:rPr>
        <w:pPrChange w:id="1794" w:author="Peng Luqi" w:date="2019-10-13T14:20:00Z">
          <w:pPr>
            <w:pStyle w:val="a4"/>
            <w:numPr>
              <w:ilvl w:val="1"/>
              <w:numId w:val="18"/>
            </w:numPr>
            <w:tabs>
              <w:tab w:val="left" w:pos="851"/>
            </w:tabs>
            <w:spacing w:line="322" w:lineRule="exact"/>
          </w:pPr>
        </w:pPrChange>
      </w:pPr>
      <w:ins w:id="1795" w:author="Peng Luqi" w:date="2019-10-13T14:13:00Z">
        <w:r>
          <w:rPr>
            <w:sz w:val="28"/>
            <w:lang w:val="fr-FR"/>
          </w:rPr>
          <w:t xml:space="preserve">   </w:t>
        </w:r>
      </w:ins>
      <w:r w:rsidR="00716360" w:rsidRPr="00423E76">
        <w:rPr>
          <w:sz w:val="28"/>
          <w:lang w:val="fr-FR"/>
        </w:rPr>
        <w:t>Combien sont investis à chaque fois</w:t>
      </w:r>
      <w:r w:rsidR="00716360" w:rsidRPr="00CB23F4">
        <w:rPr>
          <w:sz w:val="28"/>
          <w:lang w:val="fr-FR"/>
          <w:rPrChange w:id="1796" w:author="Peng Luqi" w:date="2019-10-13T14:13:00Z">
            <w:rPr>
              <w:spacing w:val="-2"/>
              <w:sz w:val="28"/>
              <w:lang w:val="fr-FR"/>
            </w:rPr>
          </w:rPrChange>
        </w:rPr>
        <w:t xml:space="preserve"> </w:t>
      </w:r>
      <w:r w:rsidR="00716360" w:rsidRPr="00423E76">
        <w:rPr>
          <w:sz w:val="28"/>
          <w:lang w:val="fr-FR"/>
        </w:rPr>
        <w:t>?</w:t>
      </w:r>
    </w:p>
    <w:p w:rsidR="002B38DF" w:rsidRPr="00336030" w:rsidRDefault="00CB23F4">
      <w:pPr>
        <w:pStyle w:val="a4"/>
        <w:numPr>
          <w:ilvl w:val="2"/>
          <w:numId w:val="23"/>
        </w:numPr>
        <w:tabs>
          <w:tab w:val="left" w:pos="851"/>
        </w:tabs>
        <w:ind w:left="1077" w:right="720" w:hanging="357"/>
        <w:jc w:val="both"/>
        <w:rPr>
          <w:sz w:val="28"/>
          <w:lang w:val="fr-FR"/>
        </w:rPr>
        <w:pPrChange w:id="1797" w:author="Peng Luqi" w:date="2019-10-13T14:20:00Z">
          <w:pPr>
            <w:pStyle w:val="a4"/>
            <w:numPr>
              <w:ilvl w:val="1"/>
              <w:numId w:val="18"/>
            </w:numPr>
            <w:tabs>
              <w:tab w:val="left" w:pos="851"/>
            </w:tabs>
          </w:pPr>
        </w:pPrChange>
      </w:pPr>
      <w:ins w:id="1798" w:author="Peng Luqi" w:date="2019-10-13T14:13:00Z">
        <w:r>
          <w:rPr>
            <w:sz w:val="28"/>
            <w:lang w:val="fr-FR"/>
          </w:rPr>
          <w:t xml:space="preserve">   </w:t>
        </w:r>
      </w:ins>
      <w:r w:rsidR="00716360" w:rsidRPr="00423E76">
        <w:rPr>
          <w:sz w:val="28"/>
          <w:lang w:val="fr-FR"/>
        </w:rPr>
        <w:t>Que dois-je faire en cas d</w:t>
      </w:r>
      <w:del w:id="1799" w:author="Peng Luqi" w:date="2019-10-13T14:43:00Z">
        <w:r w:rsidR="00716360" w:rsidRPr="00423E76" w:rsidDel="00EF666F">
          <w:rPr>
            <w:sz w:val="28"/>
            <w:lang w:val="fr-FR"/>
          </w:rPr>
          <w:delText>’</w:delText>
        </w:r>
      </w:del>
      <w:ins w:id="1800" w:author="Peng Luqi" w:date="2019-10-13T14:43:00Z">
        <w:r w:rsidR="00EF666F">
          <w:rPr>
            <w:sz w:val="28"/>
            <w:lang w:val="fr-FR"/>
          </w:rPr>
          <w:t>’</w:t>
        </w:r>
      </w:ins>
      <w:r w:rsidR="00716360" w:rsidRPr="00423E76">
        <w:rPr>
          <w:sz w:val="28"/>
          <w:lang w:val="fr-FR"/>
        </w:rPr>
        <w:t>accident</w:t>
      </w:r>
      <w:r w:rsidR="00716360" w:rsidRPr="00CB23F4">
        <w:rPr>
          <w:sz w:val="28"/>
          <w:lang w:val="fr-FR"/>
          <w:rPrChange w:id="1801" w:author="Peng Luqi" w:date="2019-10-13T14:13:00Z">
            <w:rPr>
              <w:spacing w:val="-2"/>
              <w:sz w:val="28"/>
              <w:lang w:val="fr-FR"/>
            </w:rPr>
          </w:rPrChange>
        </w:rPr>
        <w:t xml:space="preserve"> </w:t>
      </w:r>
      <w:r w:rsidR="00716360" w:rsidRPr="00983763">
        <w:rPr>
          <w:sz w:val="28"/>
          <w:lang w:val="fr-FR"/>
        </w:rPr>
        <w:t>?</w:t>
      </w:r>
    </w:p>
    <w:p w:rsidR="002B38DF" w:rsidRPr="00716360" w:rsidRDefault="002B38DF">
      <w:pPr>
        <w:pStyle w:val="a3"/>
        <w:ind w:left="170" w:right="170"/>
        <w:jc w:val="both"/>
        <w:rPr>
          <w:sz w:val="27"/>
          <w:lang w:val="fr-FR"/>
        </w:rPr>
        <w:pPrChange w:id="1802" w:author="Peng Luqi" w:date="2019-10-13T14:20:00Z">
          <w:pPr>
            <w:pStyle w:val="a3"/>
            <w:spacing w:before="10"/>
          </w:pPr>
        </w:pPrChange>
      </w:pPr>
    </w:p>
    <w:p w:rsidR="002B38DF" w:rsidRPr="00716360" w:rsidDel="00CB23F4" w:rsidRDefault="00716360">
      <w:pPr>
        <w:pStyle w:val="a3"/>
        <w:ind w:left="170" w:right="170"/>
        <w:jc w:val="both"/>
        <w:rPr>
          <w:del w:id="1803" w:author="Peng Luqi" w:date="2019-10-13T14:13:00Z"/>
          <w:lang w:val="fr-FR"/>
        </w:rPr>
        <w:pPrChange w:id="1804" w:author="Peng Luqi" w:date="2019-10-13T14:20:00Z">
          <w:pPr>
            <w:pStyle w:val="a3"/>
            <w:spacing w:before="1" w:line="322" w:lineRule="exact"/>
            <w:ind w:left="130"/>
          </w:pPr>
        </w:pPrChange>
      </w:pPr>
      <w:r w:rsidRPr="00716360">
        <w:rPr>
          <w:lang w:val="fr-FR"/>
        </w:rPr>
        <w:t>Les fortes pressions sociales définissent pour vous l</w:t>
      </w:r>
      <w:del w:id="1805" w:author="Peng Luqi" w:date="2019-10-13T14:43:00Z">
        <w:r w:rsidRPr="00716360" w:rsidDel="00EF666F">
          <w:rPr>
            <w:lang w:val="fr-FR"/>
          </w:rPr>
          <w:delText>’</w:delText>
        </w:r>
      </w:del>
      <w:ins w:id="1806" w:author="Peng Luqi" w:date="2019-10-13T14:43:00Z">
        <w:r w:rsidR="00EF666F">
          <w:rPr>
            <w:lang w:val="fr-FR"/>
          </w:rPr>
          <w:t>’</w:t>
        </w:r>
      </w:ins>
      <w:r w:rsidRPr="00716360">
        <w:rPr>
          <w:lang w:val="fr-FR"/>
        </w:rPr>
        <w:t>actif : l</w:t>
      </w:r>
      <w:del w:id="1807" w:author="Peng Luqi" w:date="2019-10-13T14:43:00Z">
        <w:r w:rsidRPr="00716360" w:rsidDel="00EF666F">
          <w:rPr>
            <w:lang w:val="fr-FR"/>
          </w:rPr>
          <w:delText>’</w:delText>
        </w:r>
      </w:del>
      <w:ins w:id="1808" w:author="Peng Luqi" w:date="2019-10-13T14:43:00Z">
        <w:r w:rsidR="00EF666F">
          <w:rPr>
            <w:lang w:val="fr-FR"/>
          </w:rPr>
          <w:t>’</w:t>
        </w:r>
      </w:ins>
      <w:r w:rsidRPr="00716360">
        <w:rPr>
          <w:lang w:val="fr-FR"/>
        </w:rPr>
        <w:t>immobilier.</w:t>
      </w:r>
      <w:ins w:id="1809" w:author="Peng Luqi" w:date="2019-10-13T14:13:00Z">
        <w:r w:rsidR="00CB23F4">
          <w:rPr>
            <w:lang w:val="fr-FR"/>
          </w:rPr>
          <w:t xml:space="preserve"> </w:t>
        </w:r>
      </w:ins>
    </w:p>
    <w:p w:rsidR="002B38DF" w:rsidRPr="00716360" w:rsidDel="00CB23F4" w:rsidRDefault="00716360">
      <w:pPr>
        <w:pStyle w:val="a3"/>
        <w:ind w:left="170" w:right="170"/>
        <w:jc w:val="both"/>
        <w:rPr>
          <w:del w:id="1810" w:author="Peng Luqi" w:date="2019-10-13T14:13:00Z"/>
          <w:lang w:val="fr-FR"/>
        </w:rPr>
        <w:pPrChange w:id="1811" w:author="Peng Luqi" w:date="2019-10-13T14:20:00Z">
          <w:pPr>
            <w:pStyle w:val="a3"/>
            <w:ind w:left="130" w:right="531"/>
          </w:pPr>
        </w:pPrChange>
      </w:pPr>
      <w:r w:rsidRPr="00716360">
        <w:rPr>
          <w:lang w:val="fr-FR"/>
        </w:rPr>
        <w:t>Les actuaires de la banque ont moulé les gens pour l</w:t>
      </w:r>
      <w:del w:id="1812" w:author="Peng Luqi" w:date="2019-10-13T14:43:00Z">
        <w:r w:rsidRPr="00716360" w:rsidDel="00EF666F">
          <w:rPr>
            <w:lang w:val="fr-FR"/>
          </w:rPr>
          <w:delText>’</w:delText>
        </w:r>
      </w:del>
      <w:ins w:id="1813" w:author="Peng Luqi" w:date="2019-10-13T14:43:00Z">
        <w:r w:rsidR="00EF666F">
          <w:rPr>
            <w:lang w:val="fr-FR"/>
          </w:rPr>
          <w:t>’</w:t>
        </w:r>
      </w:ins>
      <w:r w:rsidRPr="00716360">
        <w:rPr>
          <w:lang w:val="fr-FR"/>
        </w:rPr>
        <w:t>investissement à long terme, ces derniers ne se souciant pas de la question de la durée car, de toutes</w:t>
      </w:r>
      <w:ins w:id="1814" w:author="Peng Luqi" w:date="2019-10-13T23:55:00Z">
        <w:r w:rsidR="0086173D">
          <w:rPr>
            <w:lang w:val="fr-FR"/>
          </w:rPr>
          <w:t xml:space="preserve"> </w:t>
        </w:r>
      </w:ins>
    </w:p>
    <w:p w:rsidR="00AF0C0B" w:rsidDel="0086173D" w:rsidRDefault="00AF0C0B">
      <w:pPr>
        <w:pStyle w:val="a3"/>
        <w:ind w:left="170" w:right="170"/>
        <w:jc w:val="both"/>
        <w:rPr>
          <w:del w:id="1815" w:author="Peng Luqi" w:date="2019-10-13T23:55:00Z"/>
          <w:lang w:val="fr-FR"/>
        </w:rPr>
        <w:sectPr w:rsidR="00AF0C0B" w:rsidDel="0086173D">
          <w:pgSz w:w="11910" w:h="16840"/>
          <w:pgMar w:top="1360" w:right="1240" w:bottom="280" w:left="1320" w:header="720" w:footer="720" w:gutter="0"/>
          <w:cols w:space="720"/>
        </w:sectPr>
        <w:pPrChange w:id="1816" w:author="Peng Luqi" w:date="2019-10-13T14:20:00Z">
          <w:pPr/>
        </w:pPrChange>
      </w:pPr>
    </w:p>
    <w:p w:rsidR="002B38DF" w:rsidRPr="00716360" w:rsidDel="00CB23F4" w:rsidRDefault="00716360">
      <w:pPr>
        <w:pStyle w:val="a3"/>
        <w:ind w:left="170" w:right="170"/>
        <w:jc w:val="both"/>
        <w:rPr>
          <w:del w:id="1817" w:author="Peng Luqi" w:date="2019-10-13T14:14:00Z"/>
          <w:lang w:val="fr-FR"/>
        </w:rPr>
        <w:pPrChange w:id="1818" w:author="Peng Luqi" w:date="2019-10-13T14:20:00Z">
          <w:pPr>
            <w:pStyle w:val="a3"/>
            <w:spacing w:before="65"/>
            <w:ind w:left="130" w:right="421"/>
          </w:pPr>
        </w:pPrChange>
      </w:pPr>
      <w:r w:rsidRPr="00716360">
        <w:rPr>
          <w:lang w:val="fr-FR"/>
        </w:rPr>
        <w:t>façons, ils pensent que tout le monde emprunte à la banque pour généralement 30 ans.</w:t>
      </w:r>
      <w:ins w:id="1819" w:author="Peng Luqi" w:date="2019-10-13T14:14:00Z">
        <w:r w:rsidR="00CB23F4">
          <w:rPr>
            <w:lang w:val="fr-FR"/>
          </w:rPr>
          <w:t xml:space="preserve"> </w:t>
        </w:r>
      </w:ins>
    </w:p>
    <w:p w:rsidR="002B38DF" w:rsidRPr="00716360" w:rsidDel="00CB23F4" w:rsidRDefault="00716360">
      <w:pPr>
        <w:pStyle w:val="a3"/>
        <w:ind w:left="170" w:right="170"/>
        <w:jc w:val="both"/>
        <w:rPr>
          <w:del w:id="1820" w:author="Peng Luqi" w:date="2019-10-13T14:14:00Z"/>
          <w:lang w:val="fr-FR"/>
        </w:rPr>
        <w:pPrChange w:id="1821" w:author="Peng Luqi" w:date="2019-10-13T14:20:00Z">
          <w:pPr>
            <w:pStyle w:val="a3"/>
            <w:ind w:left="130" w:right="1668"/>
            <w:jc w:val="both"/>
          </w:pPr>
        </w:pPrChange>
      </w:pPr>
      <w:r w:rsidRPr="00716360">
        <w:rPr>
          <w:lang w:val="fr-FR"/>
        </w:rPr>
        <w:t>L</w:t>
      </w:r>
      <w:del w:id="1822" w:author="Peng Luqi" w:date="2019-10-13T14:43:00Z">
        <w:r w:rsidRPr="00716360" w:rsidDel="00EF666F">
          <w:rPr>
            <w:lang w:val="fr-FR"/>
          </w:rPr>
          <w:delText>’</w:delText>
        </w:r>
      </w:del>
      <w:ins w:id="1823" w:author="Peng Luqi" w:date="2019-10-13T14:43:00Z">
        <w:r w:rsidR="00EF666F">
          <w:rPr>
            <w:lang w:val="fr-FR"/>
          </w:rPr>
          <w:t>’</w:t>
        </w:r>
      </w:ins>
      <w:r w:rsidRPr="00716360">
        <w:rPr>
          <w:lang w:val="fr-FR"/>
        </w:rPr>
        <w:t>intervalle, correspondant aux mensualités, est fixé par la banque. Pour le montant de l</w:t>
      </w:r>
      <w:del w:id="1824" w:author="Peng Luqi" w:date="2019-10-13T14:43:00Z">
        <w:r w:rsidRPr="00716360" w:rsidDel="00EF666F">
          <w:rPr>
            <w:lang w:val="fr-FR"/>
          </w:rPr>
          <w:delText>’</w:delText>
        </w:r>
      </w:del>
      <w:ins w:id="1825" w:author="Peng Luqi" w:date="2019-10-13T14:43:00Z">
        <w:r w:rsidR="00EF666F">
          <w:rPr>
            <w:lang w:val="fr-FR"/>
          </w:rPr>
          <w:t>’</w:t>
        </w:r>
      </w:ins>
      <w:r w:rsidRPr="00716360">
        <w:rPr>
          <w:lang w:val="fr-FR"/>
        </w:rPr>
        <w:t>investissement, plus la maison de qualité, plus l</w:t>
      </w:r>
      <w:del w:id="1826" w:author="Peng Luqi" w:date="2019-10-13T14:43:00Z">
        <w:r w:rsidRPr="00716360" w:rsidDel="00EF666F">
          <w:rPr>
            <w:lang w:val="fr-FR"/>
          </w:rPr>
          <w:delText>’</w:delText>
        </w:r>
      </w:del>
      <w:ins w:id="1827" w:author="Peng Luqi" w:date="2019-10-13T14:43:00Z">
        <w:r w:rsidR="00EF666F">
          <w:rPr>
            <w:lang w:val="fr-FR"/>
          </w:rPr>
          <w:t>’</w:t>
        </w:r>
      </w:ins>
      <w:r w:rsidRPr="00716360">
        <w:rPr>
          <w:lang w:val="fr-FR"/>
        </w:rPr>
        <w:t>investissement sera élevé. Et inversement.</w:t>
      </w:r>
      <w:ins w:id="1828" w:author="Peng Luqi" w:date="2019-10-13T14:14:00Z">
        <w:r w:rsidR="00CB23F4">
          <w:rPr>
            <w:lang w:val="fr-FR"/>
          </w:rPr>
          <w:t xml:space="preserve"> </w:t>
        </w:r>
      </w:ins>
    </w:p>
    <w:p w:rsidR="002B38DF" w:rsidRPr="00716360" w:rsidRDefault="00716360">
      <w:pPr>
        <w:pStyle w:val="a3"/>
        <w:ind w:left="170" w:right="170"/>
        <w:jc w:val="both"/>
        <w:rPr>
          <w:lang w:val="fr-FR"/>
        </w:rPr>
        <w:pPrChange w:id="1829" w:author="Peng Luqi" w:date="2019-10-13T14:20:00Z">
          <w:pPr>
            <w:pStyle w:val="a3"/>
            <w:spacing w:line="242" w:lineRule="auto"/>
            <w:ind w:left="130" w:right="631"/>
          </w:pPr>
        </w:pPrChange>
      </w:pPr>
      <w:r w:rsidRPr="00716360">
        <w:rPr>
          <w:lang w:val="fr-FR"/>
        </w:rPr>
        <w:t>En cas d</w:t>
      </w:r>
      <w:del w:id="1830" w:author="Peng Luqi" w:date="2019-10-13T14:43:00Z">
        <w:r w:rsidRPr="00716360" w:rsidDel="00EF666F">
          <w:rPr>
            <w:lang w:val="fr-FR"/>
          </w:rPr>
          <w:delText>’</w:delText>
        </w:r>
      </w:del>
      <w:ins w:id="1831" w:author="Peng Luqi" w:date="2019-10-13T14:43:00Z">
        <w:r w:rsidR="00EF666F">
          <w:rPr>
            <w:lang w:val="fr-FR"/>
          </w:rPr>
          <w:t>’</w:t>
        </w:r>
      </w:ins>
      <w:r w:rsidRPr="00716360">
        <w:rPr>
          <w:lang w:val="fr-FR"/>
        </w:rPr>
        <w:t>accident, que se passera-t-il ? Hélas, la vie est toujours pleine de surprises. Mais même en cas d</w:t>
      </w:r>
      <w:del w:id="1832" w:author="Peng Luqi" w:date="2019-10-13T14:43:00Z">
        <w:r w:rsidRPr="00716360" w:rsidDel="00EF666F">
          <w:rPr>
            <w:lang w:val="fr-FR"/>
          </w:rPr>
          <w:delText>’</w:delText>
        </w:r>
      </w:del>
      <w:ins w:id="1833" w:author="Peng Luqi" w:date="2019-10-13T14:43:00Z">
        <w:r w:rsidR="00EF666F">
          <w:rPr>
            <w:lang w:val="fr-FR"/>
          </w:rPr>
          <w:t>’</w:t>
        </w:r>
      </w:ins>
      <w:r w:rsidRPr="00716360">
        <w:rPr>
          <w:lang w:val="fr-FR"/>
        </w:rPr>
        <w:t>accident, si vous empruntez de l</w:t>
      </w:r>
      <w:del w:id="1834" w:author="Peng Luqi" w:date="2019-10-13T14:43:00Z">
        <w:r w:rsidRPr="00716360" w:rsidDel="00EF666F">
          <w:rPr>
            <w:lang w:val="fr-FR"/>
          </w:rPr>
          <w:delText>’</w:delText>
        </w:r>
      </w:del>
      <w:ins w:id="1835" w:author="Peng Luqi" w:date="2019-10-13T14:43:00Z">
        <w:r w:rsidR="00EF666F">
          <w:rPr>
            <w:lang w:val="fr-FR"/>
          </w:rPr>
          <w:t>’</w:t>
        </w:r>
      </w:ins>
      <w:r w:rsidRPr="00716360">
        <w:rPr>
          <w:lang w:val="fr-FR"/>
        </w:rPr>
        <w:t>argent, vous devez rembourser l</w:t>
      </w:r>
      <w:del w:id="1836" w:author="Peng Luqi" w:date="2019-10-13T14:43:00Z">
        <w:r w:rsidRPr="00716360" w:rsidDel="00EF666F">
          <w:rPr>
            <w:lang w:val="fr-FR"/>
          </w:rPr>
          <w:delText>’</w:delText>
        </w:r>
      </w:del>
      <w:ins w:id="1837" w:author="Peng Luqi" w:date="2019-10-13T14:43:00Z">
        <w:r w:rsidR="00EF666F">
          <w:rPr>
            <w:lang w:val="fr-FR"/>
          </w:rPr>
          <w:t>’</w:t>
        </w:r>
      </w:ins>
      <w:r w:rsidRPr="00716360">
        <w:rPr>
          <w:lang w:val="fr-FR"/>
        </w:rPr>
        <w:t>hypothèque.</w:t>
      </w:r>
    </w:p>
    <w:p w:rsidR="002B38DF" w:rsidRPr="00716360" w:rsidRDefault="002B38DF">
      <w:pPr>
        <w:pStyle w:val="a3"/>
        <w:ind w:left="170" w:right="170"/>
        <w:jc w:val="both"/>
        <w:rPr>
          <w:sz w:val="27"/>
          <w:lang w:val="fr-FR"/>
        </w:rPr>
        <w:pPrChange w:id="1838" w:author="Peng Luqi" w:date="2019-10-13T14:20:00Z">
          <w:pPr>
            <w:pStyle w:val="a3"/>
            <w:spacing w:before="3"/>
          </w:pPr>
        </w:pPrChange>
      </w:pPr>
    </w:p>
    <w:p w:rsidR="002B38DF" w:rsidRPr="00716360" w:rsidRDefault="00716360">
      <w:pPr>
        <w:pStyle w:val="a3"/>
        <w:ind w:left="170" w:right="170"/>
        <w:jc w:val="both"/>
        <w:rPr>
          <w:lang w:val="fr-FR"/>
          <w:rPrChange w:id="1839" w:author="Peng Luqi" w:date="2019-10-12T17:46:00Z">
            <w:rPr/>
          </w:rPrChange>
        </w:rPr>
        <w:pPrChange w:id="1840" w:author="Peng Luqi" w:date="2019-10-13T14:20:00Z">
          <w:pPr>
            <w:pStyle w:val="a3"/>
            <w:ind w:left="130" w:right="498"/>
          </w:pPr>
        </w:pPrChange>
      </w:pPr>
      <w:r w:rsidRPr="00716360">
        <w:rPr>
          <w:lang w:val="fr-FR"/>
        </w:rPr>
        <w:t>Les propos sur les actifs d</w:t>
      </w:r>
      <w:del w:id="1841" w:author="Peng Luqi" w:date="2019-10-13T14:43:00Z">
        <w:r w:rsidRPr="00716360" w:rsidDel="00EF666F">
          <w:rPr>
            <w:lang w:val="fr-FR"/>
          </w:rPr>
          <w:delText>’</w:delText>
        </w:r>
      </w:del>
      <w:ins w:id="1842" w:author="Peng Luqi" w:date="2019-10-13T14:43:00Z">
        <w:r w:rsidR="00EF666F">
          <w:rPr>
            <w:lang w:val="fr-FR"/>
          </w:rPr>
          <w:t>’</w:t>
        </w:r>
      </w:ins>
      <w:r w:rsidRPr="00716360">
        <w:rPr>
          <w:lang w:val="fr-FR"/>
        </w:rPr>
        <w:t xml:space="preserve">investissements fixes sont différents. </w:t>
      </w:r>
      <w:r w:rsidRPr="00716360">
        <w:rPr>
          <w:lang w:val="fr-FR"/>
          <w:rPrChange w:id="1843" w:author="Peng Luqi" w:date="2019-10-12T17:46:00Z">
            <w:rPr/>
          </w:rPrChange>
        </w:rPr>
        <w:t>Le consensus social est essentiellement :</w:t>
      </w:r>
    </w:p>
    <w:p w:rsidR="002B38DF" w:rsidRPr="00716360" w:rsidRDefault="002B38DF">
      <w:pPr>
        <w:pStyle w:val="a3"/>
        <w:ind w:left="170" w:right="170"/>
        <w:jc w:val="both"/>
        <w:rPr>
          <w:sz w:val="27"/>
          <w:lang w:val="fr-FR"/>
          <w:rPrChange w:id="1844" w:author="Peng Luqi" w:date="2019-10-12T17:46:00Z">
            <w:rPr>
              <w:sz w:val="27"/>
            </w:rPr>
          </w:rPrChange>
        </w:rPr>
        <w:pPrChange w:id="1845" w:author="Peng Luqi" w:date="2019-10-13T14:20:00Z">
          <w:pPr>
            <w:pStyle w:val="a3"/>
            <w:spacing w:before="10"/>
          </w:pPr>
        </w:pPrChange>
      </w:pPr>
    </w:p>
    <w:p w:rsidR="002B38DF" w:rsidRPr="00716360" w:rsidRDefault="00CB23F4">
      <w:pPr>
        <w:pStyle w:val="a4"/>
        <w:numPr>
          <w:ilvl w:val="2"/>
          <w:numId w:val="23"/>
        </w:numPr>
        <w:tabs>
          <w:tab w:val="left" w:pos="851"/>
        </w:tabs>
        <w:ind w:left="1077" w:right="720" w:hanging="357"/>
        <w:jc w:val="both"/>
        <w:rPr>
          <w:sz w:val="28"/>
          <w:lang w:val="fr-FR"/>
          <w:rPrChange w:id="1846" w:author="Peng Luqi" w:date="2019-10-12T17:46:00Z">
            <w:rPr>
              <w:sz w:val="28"/>
            </w:rPr>
          </w:rPrChange>
        </w:rPr>
        <w:pPrChange w:id="1847" w:author="Peng Luqi" w:date="2019-10-13T14:20:00Z">
          <w:pPr>
            <w:pStyle w:val="a4"/>
            <w:numPr>
              <w:ilvl w:val="1"/>
              <w:numId w:val="18"/>
            </w:numPr>
            <w:tabs>
              <w:tab w:val="left" w:pos="851"/>
            </w:tabs>
            <w:spacing w:line="322" w:lineRule="exact"/>
          </w:pPr>
        </w:pPrChange>
      </w:pPr>
      <w:ins w:id="1848" w:author="Peng Luqi" w:date="2019-10-13T14:15:00Z">
        <w:r>
          <w:rPr>
            <w:sz w:val="28"/>
            <w:lang w:val="fr-FR"/>
          </w:rPr>
          <w:t xml:space="preserve">   </w:t>
        </w:r>
      </w:ins>
      <w:r w:rsidR="00716360" w:rsidRPr="00716360">
        <w:rPr>
          <w:sz w:val="28"/>
          <w:lang w:val="fr-FR"/>
          <w:rPrChange w:id="1849" w:author="Peng Luqi" w:date="2019-10-12T17:46:00Z">
            <w:rPr>
              <w:sz w:val="28"/>
            </w:rPr>
          </w:rPrChange>
        </w:rPr>
        <w:t>« Est-ce fiable ?</w:t>
      </w:r>
      <w:r w:rsidR="00716360" w:rsidRPr="00CB23F4">
        <w:rPr>
          <w:sz w:val="28"/>
          <w:lang w:val="fr-FR"/>
          <w:rPrChange w:id="1850" w:author="Peng Luqi" w:date="2019-10-13T14:15:00Z">
            <w:rPr>
              <w:spacing w:val="-1"/>
              <w:sz w:val="28"/>
            </w:rPr>
          </w:rPrChange>
        </w:rPr>
        <w:t xml:space="preserve"> </w:t>
      </w:r>
      <w:r w:rsidR="00716360" w:rsidRPr="00716360">
        <w:rPr>
          <w:sz w:val="28"/>
          <w:lang w:val="fr-FR"/>
          <w:rPrChange w:id="1851" w:author="Peng Luqi" w:date="2019-10-12T17:46:00Z">
            <w:rPr>
              <w:sz w:val="28"/>
            </w:rPr>
          </w:rPrChange>
        </w:rPr>
        <w:t>»</w:t>
      </w:r>
    </w:p>
    <w:p w:rsidR="002B38DF" w:rsidRPr="00716360" w:rsidRDefault="00CB23F4">
      <w:pPr>
        <w:pStyle w:val="a4"/>
        <w:numPr>
          <w:ilvl w:val="2"/>
          <w:numId w:val="23"/>
        </w:numPr>
        <w:tabs>
          <w:tab w:val="left" w:pos="851"/>
        </w:tabs>
        <w:ind w:left="1077" w:right="720" w:hanging="357"/>
        <w:jc w:val="both"/>
        <w:rPr>
          <w:sz w:val="28"/>
          <w:lang w:val="fr-FR"/>
          <w:rPrChange w:id="1852" w:author="Peng Luqi" w:date="2019-10-12T17:46:00Z">
            <w:rPr>
              <w:sz w:val="28"/>
            </w:rPr>
          </w:rPrChange>
        </w:rPr>
        <w:pPrChange w:id="1853" w:author="Peng Luqi" w:date="2019-10-13T14:20:00Z">
          <w:pPr>
            <w:pStyle w:val="a4"/>
            <w:numPr>
              <w:ilvl w:val="1"/>
              <w:numId w:val="18"/>
            </w:numPr>
            <w:tabs>
              <w:tab w:val="left" w:pos="851"/>
            </w:tabs>
            <w:spacing w:line="322" w:lineRule="exact"/>
          </w:pPr>
        </w:pPrChange>
      </w:pPr>
      <w:ins w:id="1854" w:author="Peng Luqi" w:date="2019-10-13T14:15:00Z">
        <w:r>
          <w:rPr>
            <w:sz w:val="28"/>
            <w:lang w:val="fr-FR"/>
          </w:rPr>
          <w:t xml:space="preserve">   </w:t>
        </w:r>
      </w:ins>
      <w:r w:rsidR="00716360" w:rsidRPr="00716360">
        <w:rPr>
          <w:sz w:val="28"/>
          <w:lang w:val="fr-FR"/>
          <w:rPrChange w:id="1855" w:author="Peng Luqi" w:date="2019-10-12T17:46:00Z">
            <w:rPr>
              <w:sz w:val="28"/>
            </w:rPr>
          </w:rPrChange>
        </w:rPr>
        <w:t>« Quel est le risque ?</w:t>
      </w:r>
      <w:r w:rsidR="00716360" w:rsidRPr="00CB23F4">
        <w:rPr>
          <w:sz w:val="28"/>
          <w:lang w:val="fr-FR"/>
          <w:rPrChange w:id="1856" w:author="Peng Luqi" w:date="2019-10-13T14:15:00Z">
            <w:rPr>
              <w:spacing w:val="-1"/>
              <w:sz w:val="28"/>
            </w:rPr>
          </w:rPrChange>
        </w:rPr>
        <w:t xml:space="preserve"> </w:t>
      </w:r>
      <w:r w:rsidR="00716360" w:rsidRPr="00716360">
        <w:rPr>
          <w:sz w:val="28"/>
          <w:lang w:val="fr-FR"/>
          <w:rPrChange w:id="1857" w:author="Peng Luqi" w:date="2019-10-12T17:46:00Z">
            <w:rPr>
              <w:sz w:val="28"/>
            </w:rPr>
          </w:rPrChange>
        </w:rPr>
        <w:t>»</w:t>
      </w:r>
    </w:p>
    <w:p w:rsidR="002B38DF" w:rsidRPr="00423E76" w:rsidRDefault="00CB23F4">
      <w:pPr>
        <w:pStyle w:val="a4"/>
        <w:numPr>
          <w:ilvl w:val="2"/>
          <w:numId w:val="23"/>
        </w:numPr>
        <w:tabs>
          <w:tab w:val="left" w:pos="851"/>
        </w:tabs>
        <w:ind w:left="1077" w:right="720" w:hanging="357"/>
        <w:jc w:val="both"/>
        <w:rPr>
          <w:sz w:val="28"/>
          <w:lang w:val="fr-FR"/>
        </w:rPr>
        <w:pPrChange w:id="1858" w:author="Peng Luqi" w:date="2019-10-13T14:20:00Z">
          <w:pPr>
            <w:pStyle w:val="a4"/>
            <w:numPr>
              <w:ilvl w:val="1"/>
              <w:numId w:val="18"/>
            </w:numPr>
            <w:tabs>
              <w:tab w:val="left" w:pos="851"/>
            </w:tabs>
            <w:spacing w:line="322" w:lineRule="exact"/>
          </w:pPr>
        </w:pPrChange>
      </w:pPr>
      <w:ins w:id="1859" w:author="Peng Luqi" w:date="2019-10-13T14:15:00Z">
        <w:r>
          <w:rPr>
            <w:sz w:val="28"/>
            <w:lang w:val="fr-FR"/>
          </w:rPr>
          <w:t xml:space="preserve">   </w:t>
        </w:r>
      </w:ins>
      <w:r w:rsidR="00716360" w:rsidRPr="00716360">
        <w:rPr>
          <w:sz w:val="28"/>
          <w:lang w:val="fr-FR"/>
        </w:rPr>
        <w:t>« Cela semble</w:t>
      </w:r>
      <w:r w:rsidR="00716360" w:rsidRPr="006C3CF6">
        <w:rPr>
          <w:sz w:val="28"/>
          <w:lang w:val="fr-FR"/>
        </w:rPr>
        <w:t xml:space="preserve"> trop irréel !</w:t>
      </w:r>
      <w:r w:rsidR="00716360" w:rsidRPr="00CB23F4">
        <w:rPr>
          <w:sz w:val="28"/>
          <w:lang w:val="fr-FR"/>
          <w:rPrChange w:id="1860" w:author="Peng Luqi" w:date="2019-10-13T14:15:00Z">
            <w:rPr>
              <w:spacing w:val="-2"/>
              <w:sz w:val="28"/>
              <w:lang w:val="fr-FR"/>
            </w:rPr>
          </w:rPrChange>
        </w:rPr>
        <w:t xml:space="preserve"> </w:t>
      </w:r>
      <w:r w:rsidR="00716360" w:rsidRPr="00D748EC">
        <w:rPr>
          <w:sz w:val="28"/>
          <w:lang w:val="fr-FR"/>
        </w:rPr>
        <w:t>»</w:t>
      </w:r>
    </w:p>
    <w:p w:rsidR="00CB23F4" w:rsidRDefault="00CB23F4">
      <w:pPr>
        <w:pStyle w:val="a4"/>
        <w:numPr>
          <w:ilvl w:val="2"/>
          <w:numId w:val="23"/>
        </w:numPr>
        <w:tabs>
          <w:tab w:val="left" w:pos="851"/>
        </w:tabs>
        <w:ind w:left="1077" w:right="720" w:hanging="357"/>
        <w:jc w:val="both"/>
        <w:rPr>
          <w:ins w:id="1861" w:author="Peng Luqi" w:date="2019-10-13T14:15:00Z"/>
          <w:sz w:val="28"/>
          <w:lang w:val="fr-FR"/>
        </w:rPr>
        <w:pPrChange w:id="1862" w:author="Peng Luqi" w:date="2019-10-13T14:20:00Z">
          <w:pPr>
            <w:pStyle w:val="a4"/>
            <w:numPr>
              <w:ilvl w:val="2"/>
              <w:numId w:val="23"/>
            </w:numPr>
            <w:tabs>
              <w:tab w:val="left" w:pos="851"/>
            </w:tabs>
            <w:spacing w:line="322" w:lineRule="exact"/>
            <w:ind w:left="1077" w:right="720" w:hanging="357"/>
            <w:jc w:val="both"/>
          </w:pPr>
        </w:pPrChange>
      </w:pPr>
      <w:ins w:id="1863" w:author="Peng Luqi" w:date="2019-10-13T14:15:00Z">
        <w:r>
          <w:rPr>
            <w:sz w:val="28"/>
            <w:lang w:val="fr-FR"/>
          </w:rPr>
          <w:t xml:space="preserve">   </w:t>
        </w:r>
      </w:ins>
      <w:r w:rsidR="00716360" w:rsidRPr="00423E76">
        <w:rPr>
          <w:sz w:val="28"/>
          <w:lang w:val="fr-FR"/>
        </w:rPr>
        <w:t xml:space="preserve">« Hé, je ne peux pas comprendre ! » </w:t>
      </w:r>
    </w:p>
    <w:p w:rsidR="00CB23F4" w:rsidRDefault="00CB23F4">
      <w:pPr>
        <w:tabs>
          <w:tab w:val="left" w:pos="851"/>
        </w:tabs>
        <w:ind w:right="720"/>
        <w:jc w:val="both"/>
        <w:rPr>
          <w:ins w:id="1864" w:author="Peng Luqi" w:date="2019-10-13T14:15:00Z"/>
          <w:sz w:val="28"/>
          <w:lang w:val="fr-FR"/>
        </w:rPr>
        <w:pPrChange w:id="1865" w:author="Peng Luqi" w:date="2019-10-13T14:20:00Z">
          <w:pPr>
            <w:tabs>
              <w:tab w:val="left" w:pos="851"/>
            </w:tabs>
            <w:spacing w:line="322" w:lineRule="exact"/>
            <w:ind w:right="720"/>
            <w:jc w:val="both"/>
          </w:pPr>
        </w:pPrChange>
      </w:pPr>
    </w:p>
    <w:p w:rsidR="002B38DF" w:rsidRDefault="00716360">
      <w:pPr>
        <w:pStyle w:val="a3"/>
        <w:ind w:left="170" w:right="170"/>
        <w:jc w:val="both"/>
        <w:rPr>
          <w:ins w:id="1866" w:author="Peng Luqi" w:date="2019-10-13T14:15:00Z"/>
          <w:lang w:val="fr-FR"/>
        </w:rPr>
      </w:pPr>
      <w:r w:rsidRPr="00CB23F4">
        <w:rPr>
          <w:lang w:val="fr-FR"/>
          <w:rPrChange w:id="1867" w:author="Peng Luqi" w:date="2019-10-13T14:15:00Z">
            <w:rPr/>
          </w:rPrChange>
        </w:rPr>
        <w:t>Encore plus choquant</w:t>
      </w:r>
      <w:r w:rsidRPr="00CB23F4">
        <w:rPr>
          <w:lang w:val="fr-FR"/>
          <w:rPrChange w:id="1868" w:author="Peng Luqi" w:date="2019-10-13T14:15:00Z">
            <w:rPr>
              <w:spacing w:val="-1"/>
            </w:rPr>
          </w:rPrChange>
        </w:rPr>
        <w:t xml:space="preserve"> </w:t>
      </w:r>
      <w:r w:rsidRPr="00CB23F4">
        <w:rPr>
          <w:lang w:val="fr-FR"/>
          <w:rPrChange w:id="1869" w:author="Peng Luqi" w:date="2019-10-13T14:15:00Z">
            <w:rPr/>
          </w:rPrChange>
        </w:rPr>
        <w:t>:</w:t>
      </w:r>
    </w:p>
    <w:p w:rsidR="00CB23F4" w:rsidRPr="00CB23F4" w:rsidRDefault="00CB23F4">
      <w:pPr>
        <w:pStyle w:val="a3"/>
        <w:ind w:left="170" w:right="170"/>
        <w:jc w:val="both"/>
        <w:rPr>
          <w:lang w:val="fr-FR"/>
          <w:rPrChange w:id="1870" w:author="Peng Luqi" w:date="2019-10-13T14:15:00Z">
            <w:rPr>
              <w:sz w:val="28"/>
            </w:rPr>
          </w:rPrChange>
        </w:rPr>
        <w:pPrChange w:id="1871" w:author="Peng Luqi" w:date="2019-10-13T14:20:00Z">
          <w:pPr>
            <w:pStyle w:val="a4"/>
            <w:numPr>
              <w:ilvl w:val="1"/>
              <w:numId w:val="18"/>
            </w:numPr>
            <w:tabs>
              <w:tab w:val="left" w:pos="851"/>
            </w:tabs>
            <w:spacing w:line="480" w:lineRule="auto"/>
            <w:ind w:left="130" w:right="4443" w:firstLine="360"/>
          </w:pPr>
        </w:pPrChange>
      </w:pPr>
    </w:p>
    <w:p w:rsidR="002B38DF" w:rsidRPr="00D748EC" w:rsidRDefault="00CB23F4">
      <w:pPr>
        <w:pStyle w:val="a4"/>
        <w:numPr>
          <w:ilvl w:val="2"/>
          <w:numId w:val="23"/>
        </w:numPr>
        <w:tabs>
          <w:tab w:val="left" w:pos="851"/>
        </w:tabs>
        <w:ind w:left="1077" w:right="720" w:hanging="357"/>
        <w:jc w:val="both"/>
        <w:rPr>
          <w:sz w:val="28"/>
          <w:lang w:val="fr-FR"/>
        </w:rPr>
        <w:pPrChange w:id="1872" w:author="Peng Luqi" w:date="2019-10-13T14:20:00Z">
          <w:pPr>
            <w:pStyle w:val="a4"/>
            <w:numPr>
              <w:ilvl w:val="1"/>
              <w:numId w:val="18"/>
            </w:numPr>
            <w:tabs>
              <w:tab w:val="left" w:pos="851"/>
            </w:tabs>
            <w:spacing w:line="320" w:lineRule="exact"/>
          </w:pPr>
        </w:pPrChange>
      </w:pPr>
      <w:ins w:id="1873" w:author="Peng Luqi" w:date="2019-10-13T14:15:00Z">
        <w:r>
          <w:rPr>
            <w:sz w:val="28"/>
            <w:lang w:val="fr-FR"/>
          </w:rPr>
          <w:t xml:space="preserve">   </w:t>
        </w:r>
      </w:ins>
      <w:r w:rsidR="00716360" w:rsidRPr="00716360">
        <w:rPr>
          <w:sz w:val="28"/>
          <w:lang w:val="fr-FR"/>
        </w:rPr>
        <w:t>« Tu ne sais pas ? Qui perd en Bourse ? Tout le monde a sauté !</w:t>
      </w:r>
      <w:r w:rsidR="00716360" w:rsidRPr="00CB23F4">
        <w:rPr>
          <w:sz w:val="28"/>
          <w:lang w:val="fr-FR"/>
          <w:rPrChange w:id="1874" w:author="Peng Luqi" w:date="2019-10-13T14:15:00Z">
            <w:rPr>
              <w:spacing w:val="-14"/>
              <w:sz w:val="28"/>
              <w:lang w:val="fr-FR"/>
            </w:rPr>
          </w:rPrChange>
        </w:rPr>
        <w:t xml:space="preserve"> </w:t>
      </w:r>
      <w:r w:rsidR="00716360" w:rsidRPr="00D748EC">
        <w:rPr>
          <w:sz w:val="28"/>
          <w:lang w:val="fr-FR"/>
        </w:rPr>
        <w:t>»</w:t>
      </w:r>
    </w:p>
    <w:p w:rsidR="002B38DF" w:rsidRPr="00423E76" w:rsidRDefault="002B38DF">
      <w:pPr>
        <w:pStyle w:val="a3"/>
        <w:ind w:left="170" w:right="170"/>
        <w:jc w:val="both"/>
        <w:rPr>
          <w:lang w:val="fr-FR"/>
        </w:rPr>
        <w:pPrChange w:id="1875" w:author="Peng Luqi" w:date="2019-10-13T14:20:00Z">
          <w:pPr>
            <w:pStyle w:val="a3"/>
            <w:spacing w:before="4"/>
          </w:pPr>
        </w:pPrChange>
      </w:pPr>
    </w:p>
    <w:p w:rsidR="002B38DF" w:rsidRPr="00423E76" w:rsidDel="00CB23F4" w:rsidRDefault="00716360">
      <w:pPr>
        <w:pStyle w:val="a3"/>
        <w:ind w:left="170" w:right="170"/>
        <w:jc w:val="both"/>
        <w:rPr>
          <w:del w:id="1876" w:author="Peng Luqi" w:date="2019-10-13T14:15:00Z"/>
          <w:lang w:val="fr-FR"/>
        </w:rPr>
        <w:pPrChange w:id="1877" w:author="Peng Luqi" w:date="2019-10-13T14:20:00Z">
          <w:pPr>
            <w:pStyle w:val="a3"/>
            <w:ind w:left="130" w:right="250"/>
          </w:pPr>
        </w:pPrChange>
      </w:pPr>
      <w:r w:rsidRPr="00423E76">
        <w:rPr>
          <w:lang w:val="fr-FR"/>
        </w:rPr>
        <w:t>Pour la grande majorité des gens, investir sur les marchés boursiers est forcément spéculatif : j</w:t>
      </w:r>
      <w:del w:id="1878" w:author="Peng Luqi" w:date="2019-10-13T14:43:00Z">
        <w:r w:rsidRPr="00423E76" w:rsidDel="00EF666F">
          <w:rPr>
            <w:lang w:val="fr-FR"/>
          </w:rPr>
          <w:delText>’</w:delText>
        </w:r>
      </w:del>
      <w:ins w:id="1879" w:author="Peng Luqi" w:date="2019-10-13T14:43:00Z">
        <w:r w:rsidR="00EF666F">
          <w:rPr>
            <w:lang w:val="fr-FR"/>
          </w:rPr>
          <w:t>’</w:t>
        </w:r>
      </w:ins>
      <w:r w:rsidRPr="00423E76">
        <w:rPr>
          <w:lang w:val="fr-FR"/>
        </w:rPr>
        <w:t>ai entendu dire qu</w:t>
      </w:r>
      <w:del w:id="1880" w:author="Peng Luqi" w:date="2019-10-13T14:43:00Z">
        <w:r w:rsidRPr="00423E76" w:rsidDel="00EF666F">
          <w:rPr>
            <w:lang w:val="fr-FR"/>
          </w:rPr>
          <w:delText>’</w:delText>
        </w:r>
      </w:del>
      <w:ins w:id="1881" w:author="Peng Luqi" w:date="2019-10-13T14:43:00Z">
        <w:r w:rsidR="00EF666F">
          <w:rPr>
            <w:lang w:val="fr-FR"/>
          </w:rPr>
          <w:t>’</w:t>
        </w:r>
      </w:ins>
      <w:r w:rsidRPr="00423E76">
        <w:rPr>
          <w:lang w:val="fr-FR"/>
        </w:rPr>
        <w:t>il n</w:t>
      </w:r>
      <w:del w:id="1882" w:author="Peng Luqi" w:date="2019-10-13T14:43:00Z">
        <w:r w:rsidRPr="00423E76" w:rsidDel="00EF666F">
          <w:rPr>
            <w:lang w:val="fr-FR"/>
          </w:rPr>
          <w:delText>’</w:delText>
        </w:r>
      </w:del>
      <w:ins w:id="1883" w:author="Peng Luqi" w:date="2019-10-13T14:43:00Z">
        <w:r w:rsidR="00EF666F">
          <w:rPr>
            <w:lang w:val="fr-FR"/>
          </w:rPr>
          <w:t>’</w:t>
        </w:r>
      </w:ins>
      <w:r w:rsidRPr="00423E76">
        <w:rPr>
          <w:lang w:val="fr-FR"/>
        </w:rPr>
        <w:t>y avait pas de bonne spéculation, que cela finissait toujours mal, c</w:t>
      </w:r>
      <w:del w:id="1884" w:author="Peng Luqi" w:date="2019-10-13T14:43:00Z">
        <w:r w:rsidRPr="00423E76" w:rsidDel="00EF666F">
          <w:rPr>
            <w:lang w:val="fr-FR"/>
          </w:rPr>
          <w:delText>’</w:delText>
        </w:r>
      </w:del>
      <w:ins w:id="1885" w:author="Peng Luqi" w:date="2019-10-13T14:43:00Z">
        <w:r w:rsidR="00EF666F">
          <w:rPr>
            <w:lang w:val="fr-FR"/>
          </w:rPr>
          <w:t>’</w:t>
        </w:r>
      </w:ins>
      <w:r w:rsidRPr="00423E76">
        <w:rPr>
          <w:lang w:val="fr-FR"/>
        </w:rPr>
        <w:t>est juste comme ça ! Quant à ce qu</w:t>
      </w:r>
      <w:del w:id="1886" w:author="Peng Luqi" w:date="2019-10-13T14:43:00Z">
        <w:r w:rsidRPr="00423E76" w:rsidDel="00EF666F">
          <w:rPr>
            <w:lang w:val="fr-FR"/>
          </w:rPr>
          <w:delText>’</w:delText>
        </w:r>
      </w:del>
      <w:ins w:id="1887" w:author="Peng Luqi" w:date="2019-10-13T14:43:00Z">
        <w:r w:rsidR="00EF666F">
          <w:rPr>
            <w:lang w:val="fr-FR"/>
          </w:rPr>
          <w:t>’</w:t>
        </w:r>
      </w:ins>
      <w:r w:rsidRPr="00423E76">
        <w:rPr>
          <w:lang w:val="fr-FR"/>
        </w:rPr>
        <w:t>est l</w:t>
      </w:r>
      <w:del w:id="1888" w:author="Peng Luqi" w:date="2019-10-13T14:43:00Z">
        <w:r w:rsidRPr="00423E76" w:rsidDel="00EF666F">
          <w:rPr>
            <w:lang w:val="fr-FR"/>
          </w:rPr>
          <w:delText>’</w:delText>
        </w:r>
      </w:del>
      <w:ins w:id="1889" w:author="Peng Luqi" w:date="2019-10-13T14:43:00Z">
        <w:r w:rsidR="00EF666F">
          <w:rPr>
            <w:lang w:val="fr-FR"/>
          </w:rPr>
          <w:t>’</w:t>
        </w:r>
      </w:ins>
      <w:r w:rsidRPr="00423E76">
        <w:rPr>
          <w:lang w:val="fr-FR"/>
        </w:rPr>
        <w:t>investissement fixe, les gens ne se demandent pas « pourquoi » ou</w:t>
      </w:r>
      <w:ins w:id="1890" w:author="Peng Luqi" w:date="2019-10-13T14:15:00Z">
        <w:r w:rsidR="00CB23F4">
          <w:rPr>
            <w:lang w:val="fr-FR"/>
          </w:rPr>
          <w:t xml:space="preserve"> </w:t>
        </w:r>
      </w:ins>
    </w:p>
    <w:p w:rsidR="002B38DF" w:rsidRPr="00983763" w:rsidRDefault="00716360">
      <w:pPr>
        <w:pStyle w:val="a3"/>
        <w:ind w:left="170" w:right="170"/>
        <w:jc w:val="both"/>
        <w:rPr>
          <w:lang w:val="fr-FR"/>
        </w:rPr>
        <w:pPrChange w:id="1891" w:author="Peng Luqi" w:date="2019-10-13T14:20:00Z">
          <w:pPr>
            <w:pStyle w:val="a3"/>
            <w:ind w:left="130" w:right="623"/>
          </w:pPr>
        </w:pPrChange>
      </w:pPr>
      <w:r w:rsidRPr="00423E76">
        <w:rPr>
          <w:lang w:val="fr-FR"/>
        </w:rPr>
        <w:t xml:space="preserve">« comment ». La plupart des </w:t>
      </w:r>
      <w:r w:rsidRPr="00423E76">
        <w:rPr>
          <w:lang w:val="fr-FR"/>
        </w:rPr>
        <w:lastRenderedPageBreak/>
        <w:t>gens ne savent tout simplement pas, car il n</w:t>
      </w:r>
      <w:del w:id="1892" w:author="Peng Luqi" w:date="2019-10-13T14:43:00Z">
        <w:r w:rsidRPr="00423E76" w:rsidDel="00EF666F">
          <w:rPr>
            <w:lang w:val="fr-FR"/>
          </w:rPr>
          <w:delText>’</w:delText>
        </w:r>
      </w:del>
      <w:ins w:id="1893" w:author="Peng Luqi" w:date="2019-10-13T14:43:00Z">
        <w:r w:rsidR="00EF666F">
          <w:rPr>
            <w:lang w:val="fr-FR"/>
          </w:rPr>
          <w:t>’</w:t>
        </w:r>
      </w:ins>
      <w:r w:rsidRPr="00423E76">
        <w:rPr>
          <w:lang w:val="fr-FR"/>
        </w:rPr>
        <w:t>y a aucun cas de réussite qui puisse les convaincre.</w:t>
      </w:r>
    </w:p>
    <w:p w:rsidR="002B38DF" w:rsidRPr="00336030" w:rsidRDefault="002B38DF">
      <w:pPr>
        <w:pStyle w:val="a3"/>
        <w:ind w:left="170" w:right="170"/>
        <w:jc w:val="both"/>
        <w:rPr>
          <w:sz w:val="27"/>
          <w:lang w:val="fr-FR"/>
        </w:rPr>
        <w:pPrChange w:id="1894" w:author="Peng Luqi" w:date="2019-10-13T14:20:00Z">
          <w:pPr>
            <w:pStyle w:val="a3"/>
            <w:spacing w:before="9"/>
          </w:pPr>
        </w:pPrChange>
      </w:pPr>
    </w:p>
    <w:p w:rsidR="002B38DF" w:rsidRPr="00716360" w:rsidRDefault="00716360">
      <w:pPr>
        <w:pStyle w:val="a3"/>
        <w:ind w:left="170" w:right="170"/>
        <w:jc w:val="both"/>
        <w:rPr>
          <w:lang w:val="fr-FR"/>
        </w:rPr>
        <w:pPrChange w:id="1895" w:author="Peng Luqi" w:date="2019-10-13T14:20:00Z">
          <w:pPr>
            <w:pStyle w:val="a3"/>
            <w:ind w:left="130" w:right="234"/>
          </w:pPr>
        </w:pPrChange>
      </w:pPr>
      <w:r w:rsidRPr="00716360">
        <w:rPr>
          <w:lang w:val="fr-FR"/>
        </w:rPr>
        <w:t>Sous l</w:t>
      </w:r>
      <w:del w:id="1896" w:author="Peng Luqi" w:date="2019-10-13T14:43:00Z">
        <w:r w:rsidRPr="00716360" w:rsidDel="00EF666F">
          <w:rPr>
            <w:lang w:val="fr-FR"/>
          </w:rPr>
          <w:delText>’</w:delText>
        </w:r>
      </w:del>
      <w:ins w:id="1897" w:author="Peng Luqi" w:date="2019-10-13T14:43:00Z">
        <w:r w:rsidR="00EF666F">
          <w:rPr>
            <w:lang w:val="fr-FR"/>
          </w:rPr>
          <w:t>’</w:t>
        </w:r>
      </w:ins>
      <w:r w:rsidRPr="00716360">
        <w:rPr>
          <w:lang w:val="fr-FR"/>
        </w:rPr>
        <w:t>influence d</w:t>
      </w:r>
      <w:del w:id="1898" w:author="Peng Luqi" w:date="2019-10-13T14:43:00Z">
        <w:r w:rsidRPr="00716360" w:rsidDel="00EF666F">
          <w:rPr>
            <w:lang w:val="fr-FR"/>
          </w:rPr>
          <w:delText>’</w:delText>
        </w:r>
      </w:del>
      <w:ins w:id="1899" w:author="Peng Luqi" w:date="2019-10-13T14:43:00Z">
        <w:r w:rsidR="00EF666F">
          <w:rPr>
            <w:lang w:val="fr-FR"/>
          </w:rPr>
          <w:t>’</w:t>
        </w:r>
      </w:ins>
      <w:r w:rsidRPr="00716360">
        <w:rPr>
          <w:lang w:val="fr-FR"/>
        </w:rPr>
        <w:t>une socialisation aussi puissante, le nombre de personnes qui choisissent d</w:t>
      </w:r>
      <w:del w:id="1900" w:author="Peng Luqi" w:date="2019-10-13T14:43:00Z">
        <w:r w:rsidRPr="00716360" w:rsidDel="00EF666F">
          <w:rPr>
            <w:lang w:val="fr-FR"/>
          </w:rPr>
          <w:delText>’</w:delText>
        </w:r>
      </w:del>
      <w:ins w:id="1901" w:author="Peng Luqi" w:date="2019-10-13T14:43:00Z">
        <w:r w:rsidR="00EF666F">
          <w:rPr>
            <w:lang w:val="fr-FR"/>
          </w:rPr>
          <w:t>’</w:t>
        </w:r>
      </w:ins>
      <w:r w:rsidRPr="00716360">
        <w:rPr>
          <w:lang w:val="fr-FR"/>
        </w:rPr>
        <w:t>investir dans des actions ou des titres ne peut être que très peu élevé.</w:t>
      </w:r>
    </w:p>
    <w:p w:rsidR="002B38DF" w:rsidRPr="00716360" w:rsidRDefault="002B38DF">
      <w:pPr>
        <w:pStyle w:val="a3"/>
        <w:ind w:left="170" w:right="170"/>
        <w:jc w:val="both"/>
        <w:rPr>
          <w:sz w:val="27"/>
          <w:lang w:val="fr-FR"/>
        </w:rPr>
        <w:pPrChange w:id="1902" w:author="Peng Luqi" w:date="2019-10-13T14:20:00Z">
          <w:pPr>
            <w:pStyle w:val="a3"/>
            <w:spacing w:before="10"/>
          </w:pPr>
        </w:pPrChange>
      </w:pPr>
    </w:p>
    <w:p w:rsidR="002B38DF" w:rsidRPr="00716360" w:rsidRDefault="00716360">
      <w:pPr>
        <w:pStyle w:val="a3"/>
        <w:ind w:left="170" w:right="170"/>
        <w:jc w:val="both"/>
        <w:rPr>
          <w:lang w:val="fr-FR"/>
        </w:rPr>
        <w:pPrChange w:id="1903" w:author="Peng Luqi" w:date="2019-10-13T14:20:00Z">
          <w:pPr>
            <w:pStyle w:val="a3"/>
            <w:ind w:left="130" w:right="312"/>
          </w:pPr>
        </w:pPrChange>
      </w:pPr>
      <w:r w:rsidRPr="00716360">
        <w:rPr>
          <w:lang w:val="fr-FR"/>
        </w:rPr>
        <w:t>Dans le processus de changement constant du monde de l</w:t>
      </w:r>
      <w:del w:id="1904" w:author="Peng Luqi" w:date="2019-10-13T14:43:00Z">
        <w:r w:rsidRPr="00716360" w:rsidDel="00EF666F">
          <w:rPr>
            <w:lang w:val="fr-FR"/>
          </w:rPr>
          <w:delText>’</w:delText>
        </w:r>
      </w:del>
      <w:ins w:id="1905" w:author="Peng Luqi" w:date="2019-10-13T14:43:00Z">
        <w:r w:rsidR="00EF666F">
          <w:rPr>
            <w:lang w:val="fr-FR"/>
          </w:rPr>
          <w:t>’</w:t>
        </w:r>
      </w:ins>
      <w:r w:rsidRPr="00716360">
        <w:rPr>
          <w:lang w:val="fr-FR"/>
        </w:rPr>
        <w:t>Internet, la solitude à laquelle nous pourrions être destinés n</w:t>
      </w:r>
      <w:del w:id="1906" w:author="Peng Luqi" w:date="2019-10-13T14:43:00Z">
        <w:r w:rsidRPr="00716360" w:rsidDel="00EF666F">
          <w:rPr>
            <w:lang w:val="fr-FR"/>
          </w:rPr>
          <w:delText>’</w:delText>
        </w:r>
      </w:del>
      <w:ins w:id="1907" w:author="Peng Luqi" w:date="2019-10-13T14:43:00Z">
        <w:r w:rsidR="00EF666F">
          <w:rPr>
            <w:lang w:val="fr-FR"/>
          </w:rPr>
          <w:t>’</w:t>
        </w:r>
      </w:ins>
      <w:r w:rsidRPr="00716360">
        <w:rPr>
          <w:lang w:val="fr-FR"/>
        </w:rPr>
        <w:t>est plus. L</w:t>
      </w:r>
      <w:del w:id="1908" w:author="Peng Luqi" w:date="2019-10-13T14:43:00Z">
        <w:r w:rsidRPr="00716360" w:rsidDel="00EF666F">
          <w:rPr>
            <w:lang w:val="fr-FR"/>
          </w:rPr>
          <w:delText>’</w:delText>
        </w:r>
      </w:del>
      <w:ins w:id="1909" w:author="Peng Luqi" w:date="2019-10-13T14:43:00Z">
        <w:r w:rsidR="00EF666F">
          <w:rPr>
            <w:lang w:val="fr-FR"/>
          </w:rPr>
          <w:t>’</w:t>
        </w:r>
      </w:ins>
      <w:r w:rsidRPr="00716360">
        <w:rPr>
          <w:lang w:val="fr-FR"/>
        </w:rPr>
        <w:t>émergence et le développement de la communauté des investissements fixes ont résolu ce problème.</w:t>
      </w:r>
    </w:p>
    <w:p w:rsidR="002B38DF" w:rsidRPr="00716360" w:rsidRDefault="002B38DF">
      <w:pPr>
        <w:pStyle w:val="a3"/>
        <w:ind w:left="170" w:right="170"/>
        <w:jc w:val="both"/>
        <w:rPr>
          <w:lang w:val="fr-FR"/>
        </w:rPr>
        <w:pPrChange w:id="1910" w:author="Peng Luqi" w:date="2019-10-13T14:20:00Z">
          <w:pPr>
            <w:pStyle w:val="a3"/>
            <w:spacing w:before="3"/>
          </w:pPr>
        </w:pPrChange>
      </w:pPr>
    </w:p>
    <w:p w:rsidR="002B38DF" w:rsidRPr="00716360" w:rsidDel="00CB23F4" w:rsidRDefault="00716360">
      <w:pPr>
        <w:pStyle w:val="a3"/>
        <w:ind w:left="170" w:right="170"/>
        <w:jc w:val="both"/>
        <w:rPr>
          <w:del w:id="1911" w:author="Peng Luqi" w:date="2019-10-13T14:16:00Z"/>
          <w:lang w:val="fr-FR"/>
        </w:rPr>
        <w:pPrChange w:id="1912" w:author="Peng Luqi" w:date="2019-10-13T14:20:00Z">
          <w:pPr>
            <w:pStyle w:val="a3"/>
            <w:ind w:left="130" w:right="242"/>
          </w:pPr>
        </w:pPrChange>
      </w:pPr>
      <w:r w:rsidRPr="00716360">
        <w:rPr>
          <w:lang w:val="fr-FR"/>
        </w:rPr>
        <w:t>Le comportement moutonnier n</w:t>
      </w:r>
      <w:del w:id="1913" w:author="Peng Luqi" w:date="2019-10-13T14:43:00Z">
        <w:r w:rsidRPr="00716360" w:rsidDel="00EF666F">
          <w:rPr>
            <w:lang w:val="fr-FR"/>
          </w:rPr>
          <w:delText>’</w:delText>
        </w:r>
      </w:del>
      <w:ins w:id="1914" w:author="Peng Luqi" w:date="2019-10-13T14:43:00Z">
        <w:r w:rsidR="00EF666F">
          <w:rPr>
            <w:lang w:val="fr-FR"/>
          </w:rPr>
          <w:t>’</w:t>
        </w:r>
      </w:ins>
      <w:r w:rsidRPr="00716360">
        <w:rPr>
          <w:lang w:val="fr-FR"/>
        </w:rPr>
        <w:t>est pas considéré comme une bonne chose dans la grande majorité des cas, mais dans d</w:t>
      </w:r>
      <w:del w:id="1915" w:author="Peng Luqi" w:date="2019-10-13T14:43:00Z">
        <w:r w:rsidRPr="00716360" w:rsidDel="00EF666F">
          <w:rPr>
            <w:lang w:val="fr-FR"/>
          </w:rPr>
          <w:delText>’</w:delText>
        </w:r>
      </w:del>
      <w:ins w:id="1916" w:author="Peng Luqi" w:date="2019-10-13T14:43:00Z">
        <w:r w:rsidR="00EF666F">
          <w:rPr>
            <w:lang w:val="fr-FR"/>
          </w:rPr>
          <w:t>’</w:t>
        </w:r>
      </w:ins>
      <w:r w:rsidRPr="00716360">
        <w:rPr>
          <w:lang w:val="fr-FR"/>
        </w:rPr>
        <w:t>autres, cette mentalité présente de grands avantages. Il est plus difficile de faire de l</w:t>
      </w:r>
      <w:del w:id="1917" w:author="Peng Luqi" w:date="2019-10-13T14:43:00Z">
        <w:r w:rsidRPr="00716360" w:rsidDel="00EF666F">
          <w:rPr>
            <w:lang w:val="fr-FR"/>
          </w:rPr>
          <w:delText>’</w:delText>
        </w:r>
      </w:del>
      <w:ins w:id="1918" w:author="Peng Luqi" w:date="2019-10-13T14:43:00Z">
        <w:r w:rsidR="00EF666F">
          <w:rPr>
            <w:lang w:val="fr-FR"/>
          </w:rPr>
          <w:t>’</w:t>
        </w:r>
      </w:ins>
      <w:r w:rsidRPr="00716360">
        <w:rPr>
          <w:lang w:val="fr-FR"/>
        </w:rPr>
        <w:t>exercice seul à la maison. La plupart d</w:t>
      </w:r>
      <w:del w:id="1919" w:author="Peng Luqi" w:date="2019-10-13T14:43:00Z">
        <w:r w:rsidRPr="00716360" w:rsidDel="00EF666F">
          <w:rPr>
            <w:lang w:val="fr-FR"/>
          </w:rPr>
          <w:delText>’</w:delText>
        </w:r>
      </w:del>
      <w:ins w:id="1920" w:author="Peng Luqi" w:date="2019-10-13T14:43:00Z">
        <w:r w:rsidR="00EF666F">
          <w:rPr>
            <w:lang w:val="fr-FR"/>
          </w:rPr>
          <w:t>’</w:t>
        </w:r>
      </w:ins>
      <w:r w:rsidRPr="00716360">
        <w:rPr>
          <w:lang w:val="fr-FR"/>
        </w:rPr>
        <w:t>entre nous préfèrent donc payer un coach ou des frais annuels dans une salle de sport, quand bien même celle-ci serait éloignée. C</w:t>
      </w:r>
      <w:del w:id="1921" w:author="Peng Luqi" w:date="2019-10-13T14:43:00Z">
        <w:r w:rsidRPr="00716360" w:rsidDel="00EF666F">
          <w:rPr>
            <w:lang w:val="fr-FR"/>
          </w:rPr>
          <w:delText>’</w:delText>
        </w:r>
      </w:del>
      <w:ins w:id="1922" w:author="Peng Luqi" w:date="2019-10-13T14:43:00Z">
        <w:r w:rsidR="00EF666F">
          <w:rPr>
            <w:lang w:val="fr-FR"/>
          </w:rPr>
          <w:t>’</w:t>
        </w:r>
      </w:ins>
      <w:r w:rsidRPr="00716360">
        <w:rPr>
          <w:lang w:val="fr-FR"/>
        </w:rPr>
        <w:t>est comme si l</w:t>
      </w:r>
      <w:del w:id="1923" w:author="Peng Luqi" w:date="2019-10-13T14:43:00Z">
        <w:r w:rsidRPr="00716360" w:rsidDel="00EF666F">
          <w:rPr>
            <w:lang w:val="fr-FR"/>
          </w:rPr>
          <w:delText>’</w:delText>
        </w:r>
      </w:del>
      <w:ins w:id="1924" w:author="Peng Luqi" w:date="2019-10-13T14:43:00Z">
        <w:r w:rsidR="00EF666F">
          <w:rPr>
            <w:lang w:val="fr-FR"/>
          </w:rPr>
          <w:t>’</w:t>
        </w:r>
      </w:ins>
      <w:r w:rsidRPr="00716360">
        <w:rPr>
          <w:lang w:val="fr-FR"/>
        </w:rPr>
        <w:t>apprentissage pouvait se faire seul, mais face à des camarades de classe ou de</w:t>
      </w:r>
      <w:ins w:id="1925" w:author="Peng Luqi" w:date="2019-10-13T23:56:00Z">
        <w:r w:rsidR="0086173D">
          <w:rPr>
            <w:lang w:val="fr-FR"/>
          </w:rPr>
          <w:t xml:space="preserve"> </w:t>
        </w:r>
      </w:ins>
    </w:p>
    <w:p w:rsidR="00AF0C0B" w:rsidDel="0086173D" w:rsidRDefault="00AF0C0B">
      <w:pPr>
        <w:pStyle w:val="a3"/>
        <w:ind w:left="170" w:right="170"/>
        <w:jc w:val="both"/>
        <w:rPr>
          <w:del w:id="1926" w:author="Peng Luqi" w:date="2019-10-13T23:56:00Z"/>
          <w:lang w:val="fr-FR"/>
        </w:rPr>
        <w:sectPr w:rsidR="00AF0C0B" w:rsidDel="0086173D">
          <w:pgSz w:w="11910" w:h="16840"/>
          <w:pgMar w:top="1360" w:right="1240" w:bottom="280" w:left="1320" w:header="720" w:footer="720" w:gutter="0"/>
          <w:cols w:space="720"/>
        </w:sectPr>
        <w:pPrChange w:id="1927" w:author="Peng Luqi" w:date="2019-10-13T14:20:00Z">
          <w:pPr/>
        </w:pPrChange>
      </w:pPr>
    </w:p>
    <w:p w:rsidR="002B38DF" w:rsidRDefault="00716360">
      <w:pPr>
        <w:pStyle w:val="a3"/>
        <w:ind w:left="170" w:right="170"/>
        <w:jc w:val="both"/>
        <w:rPr>
          <w:ins w:id="1928" w:author="Peng Luqi" w:date="2019-10-13T14:16:00Z"/>
          <w:lang w:val="fr-FR"/>
        </w:rPr>
      </w:pPr>
      <w:r w:rsidRPr="00716360">
        <w:rPr>
          <w:lang w:val="fr-FR"/>
        </w:rPr>
        <w:t>chambre éminents, nous serions plus diligents et travailleurs, et deviendrions naturellement meilleurs.</w:t>
      </w:r>
    </w:p>
    <w:p w:rsidR="00CB23F4" w:rsidRPr="00716360" w:rsidRDefault="00CB23F4">
      <w:pPr>
        <w:pStyle w:val="a3"/>
        <w:ind w:left="170" w:right="170"/>
        <w:jc w:val="both"/>
        <w:rPr>
          <w:lang w:val="fr-FR"/>
        </w:rPr>
        <w:pPrChange w:id="1929" w:author="Peng Luqi" w:date="2019-10-13T14:20:00Z">
          <w:pPr>
            <w:pStyle w:val="a3"/>
            <w:spacing w:before="65"/>
            <w:ind w:left="130" w:right="591"/>
          </w:pPr>
        </w:pPrChange>
      </w:pPr>
    </w:p>
    <w:p w:rsidR="002B38DF" w:rsidRPr="00716360" w:rsidDel="00CB23F4" w:rsidRDefault="00716360">
      <w:pPr>
        <w:pStyle w:val="a3"/>
        <w:ind w:left="170" w:right="170"/>
        <w:jc w:val="both"/>
        <w:rPr>
          <w:del w:id="1930" w:author="Peng Luqi" w:date="2019-10-13T14:16:00Z"/>
          <w:lang w:val="fr-FR"/>
        </w:rPr>
        <w:pPrChange w:id="1931" w:author="Peng Luqi" w:date="2019-10-13T14:20:00Z">
          <w:pPr>
            <w:pStyle w:val="a3"/>
            <w:ind w:left="130" w:right="398"/>
          </w:pPr>
        </w:pPrChange>
      </w:pPr>
      <w:r w:rsidRPr="00716360">
        <w:rPr>
          <w:lang w:val="fr-FR"/>
        </w:rPr>
        <w:t>L</w:t>
      </w:r>
      <w:del w:id="1932" w:author="Peng Luqi" w:date="2019-10-13T14:43:00Z">
        <w:r w:rsidRPr="00716360" w:rsidDel="00EF666F">
          <w:rPr>
            <w:lang w:val="fr-FR"/>
          </w:rPr>
          <w:delText>’</w:delText>
        </w:r>
      </w:del>
      <w:ins w:id="1933" w:author="Peng Luqi" w:date="2019-10-13T14:43:00Z">
        <w:r w:rsidR="00EF666F">
          <w:rPr>
            <w:lang w:val="fr-FR"/>
          </w:rPr>
          <w:t>’</w:t>
        </w:r>
      </w:ins>
      <w:r w:rsidRPr="00716360">
        <w:rPr>
          <w:lang w:val="fr-FR"/>
        </w:rPr>
        <w:t>adhésion à une communauté d</w:t>
      </w:r>
      <w:del w:id="1934" w:author="Peng Luqi" w:date="2019-10-13T14:43:00Z">
        <w:r w:rsidRPr="00716360" w:rsidDel="00EF666F">
          <w:rPr>
            <w:lang w:val="fr-FR"/>
          </w:rPr>
          <w:delText>’</w:delText>
        </w:r>
      </w:del>
      <w:ins w:id="1935" w:author="Peng Luqi" w:date="2019-10-13T14:43:00Z">
        <w:r w:rsidR="00EF666F">
          <w:rPr>
            <w:lang w:val="fr-FR"/>
          </w:rPr>
          <w:t>’</w:t>
        </w:r>
      </w:ins>
      <w:r w:rsidRPr="00716360">
        <w:rPr>
          <w:lang w:val="fr-FR"/>
        </w:rPr>
        <w:t xml:space="preserve">investissement doit être la stratégie optimale. Si vous souhaitez investir dans le </w:t>
      </w:r>
      <w:r w:rsidRPr="00716360">
        <w:rPr>
          <w:color w:val="4A86E8"/>
          <w:lang w:val="fr-FR"/>
        </w:rPr>
        <w:t>BOX</w:t>
      </w:r>
      <w:r w:rsidRPr="00716360">
        <w:rPr>
          <w:lang w:val="fr-FR"/>
        </w:rPr>
        <w:t xml:space="preserve">, vous devez intégrer la communauté </w:t>
      </w:r>
      <w:r w:rsidRPr="00716360">
        <w:rPr>
          <w:color w:val="4A86E8"/>
          <w:lang w:val="fr-FR"/>
        </w:rPr>
        <w:t>b.watch</w:t>
      </w:r>
      <w:r w:rsidRPr="00716360">
        <w:rPr>
          <w:lang w:val="fr-FR"/>
        </w:rPr>
        <w:t>. Si vous souhaitez investir dans des actions américaines ou dans des actions de Hong Kong, essayez de trouver une communauté verticale de haute qualité en ligne.</w:t>
      </w:r>
      <w:ins w:id="1936" w:author="Peng Luqi" w:date="2019-10-13T14:16:00Z">
        <w:r w:rsidR="00CB23F4">
          <w:rPr>
            <w:lang w:val="fr-FR"/>
          </w:rPr>
          <w:t xml:space="preserve"> </w:t>
        </w:r>
      </w:ins>
    </w:p>
    <w:p w:rsidR="002B38DF" w:rsidRDefault="00716360">
      <w:pPr>
        <w:pStyle w:val="a3"/>
        <w:ind w:left="170" w:right="170"/>
        <w:jc w:val="both"/>
        <w:rPr>
          <w:ins w:id="1937" w:author="Peng Luqi" w:date="2019-10-13T14:16:00Z"/>
          <w:lang w:val="fr-FR"/>
        </w:rPr>
      </w:pPr>
      <w:r w:rsidRPr="00716360">
        <w:rPr>
          <w:lang w:val="fr-FR"/>
        </w:rPr>
        <w:t>Pourquoi ? Parce que si vous ne faites pas parti d</w:t>
      </w:r>
      <w:del w:id="1938" w:author="Peng Luqi" w:date="2019-10-13T14:43:00Z">
        <w:r w:rsidRPr="00716360" w:rsidDel="00EF666F">
          <w:rPr>
            <w:lang w:val="fr-FR"/>
          </w:rPr>
          <w:delText>’</w:delText>
        </w:r>
      </w:del>
      <w:ins w:id="1939" w:author="Peng Luqi" w:date="2019-10-13T14:43:00Z">
        <w:r w:rsidR="00EF666F">
          <w:rPr>
            <w:lang w:val="fr-FR"/>
          </w:rPr>
          <w:t>’</w:t>
        </w:r>
      </w:ins>
      <w:r w:rsidRPr="00716360">
        <w:rPr>
          <w:lang w:val="fr-FR"/>
        </w:rPr>
        <w:t>une communauté, il sera difficile pour vous de vous faire comprendre. Même dans la même situation, quelqu</w:t>
      </w:r>
      <w:del w:id="1940" w:author="Peng Luqi" w:date="2019-10-13T14:43:00Z">
        <w:r w:rsidRPr="00716360" w:rsidDel="00EF666F">
          <w:rPr>
            <w:lang w:val="fr-FR"/>
          </w:rPr>
          <w:delText>’</w:delText>
        </w:r>
      </w:del>
      <w:ins w:id="1941" w:author="Peng Luqi" w:date="2019-10-13T14:43:00Z">
        <w:r w:rsidR="00EF666F">
          <w:rPr>
            <w:lang w:val="fr-FR"/>
          </w:rPr>
          <w:t>’</w:t>
        </w:r>
      </w:ins>
      <w:r w:rsidRPr="00716360">
        <w:rPr>
          <w:lang w:val="fr-FR"/>
        </w:rPr>
        <w:t>un d</w:t>
      </w:r>
      <w:del w:id="1942" w:author="Peng Luqi" w:date="2019-10-13T14:43:00Z">
        <w:r w:rsidRPr="00716360" w:rsidDel="00EF666F">
          <w:rPr>
            <w:lang w:val="fr-FR"/>
          </w:rPr>
          <w:delText>’</w:delText>
        </w:r>
      </w:del>
      <w:ins w:id="1943" w:author="Peng Luqi" w:date="2019-10-13T14:43:00Z">
        <w:r w:rsidR="00EF666F">
          <w:rPr>
            <w:lang w:val="fr-FR"/>
          </w:rPr>
          <w:t>’</w:t>
        </w:r>
      </w:ins>
      <w:r w:rsidRPr="00716360">
        <w:rPr>
          <w:lang w:val="fr-FR"/>
        </w:rPr>
        <w:t>autre pourrait avoir une opinion ou un sentiment diamétralement opposé. L</w:t>
      </w:r>
      <w:del w:id="1944" w:author="Peng Luqi" w:date="2019-10-13T14:43:00Z">
        <w:r w:rsidRPr="00716360" w:rsidDel="00EF666F">
          <w:rPr>
            <w:lang w:val="fr-FR"/>
          </w:rPr>
          <w:delText>’</w:delText>
        </w:r>
      </w:del>
      <w:ins w:id="1945" w:author="Peng Luqi" w:date="2019-10-13T14:43:00Z">
        <w:r w:rsidR="00EF666F">
          <w:rPr>
            <w:lang w:val="fr-FR"/>
          </w:rPr>
          <w:t>’</w:t>
        </w:r>
      </w:ins>
      <w:r w:rsidRPr="00716360">
        <w:rPr>
          <w:lang w:val="fr-FR"/>
        </w:rPr>
        <w:t>incompréhension mise à côté, vous risquez même d</w:t>
      </w:r>
      <w:del w:id="1946" w:author="Peng Luqi" w:date="2019-10-13T14:43:00Z">
        <w:r w:rsidRPr="00716360" w:rsidDel="00EF666F">
          <w:rPr>
            <w:lang w:val="fr-FR"/>
          </w:rPr>
          <w:delText>’</w:delText>
        </w:r>
      </w:del>
      <w:ins w:id="1947" w:author="Peng Luqi" w:date="2019-10-13T14:43:00Z">
        <w:r w:rsidR="00EF666F">
          <w:rPr>
            <w:lang w:val="fr-FR"/>
          </w:rPr>
          <w:t>’</w:t>
        </w:r>
      </w:ins>
      <w:r w:rsidRPr="00716360">
        <w:rPr>
          <w:lang w:val="fr-FR"/>
        </w:rPr>
        <w:t>être méprisé. À quoi bon essuyer des insultes pour une telle raison ? C</w:t>
      </w:r>
      <w:del w:id="1948" w:author="Peng Luqi" w:date="2019-10-13T14:43:00Z">
        <w:r w:rsidRPr="00716360" w:rsidDel="00EF666F">
          <w:rPr>
            <w:lang w:val="fr-FR"/>
          </w:rPr>
          <w:delText>’</w:delText>
        </w:r>
      </w:del>
      <w:ins w:id="1949" w:author="Peng Luqi" w:date="2019-10-13T14:43:00Z">
        <w:r w:rsidR="00EF666F">
          <w:rPr>
            <w:lang w:val="fr-FR"/>
          </w:rPr>
          <w:t>’</w:t>
        </w:r>
      </w:ins>
      <w:r w:rsidRPr="00716360">
        <w:rPr>
          <w:lang w:val="fr-FR"/>
        </w:rPr>
        <w:t>est comme si vous étiez pris pour un idiot par un idiot.</w:t>
      </w:r>
    </w:p>
    <w:p w:rsidR="00CB23F4" w:rsidRPr="00716360" w:rsidRDefault="00CB23F4">
      <w:pPr>
        <w:pStyle w:val="a3"/>
        <w:ind w:left="170" w:right="170"/>
        <w:jc w:val="both"/>
        <w:rPr>
          <w:lang w:val="fr-FR"/>
        </w:rPr>
        <w:pPrChange w:id="1950" w:author="Peng Luqi" w:date="2019-10-13T14:20:00Z">
          <w:pPr>
            <w:pStyle w:val="a3"/>
            <w:spacing w:before="2"/>
            <w:ind w:left="130" w:right="366"/>
          </w:pPr>
        </w:pPrChange>
      </w:pPr>
    </w:p>
    <w:p w:rsidR="002B38DF" w:rsidRPr="00716360" w:rsidDel="00CB23F4" w:rsidRDefault="00716360">
      <w:pPr>
        <w:pStyle w:val="a3"/>
        <w:ind w:left="170" w:right="170"/>
        <w:jc w:val="both"/>
        <w:rPr>
          <w:del w:id="1951" w:author="Peng Luqi" w:date="2019-10-13T14:16:00Z"/>
          <w:lang w:val="fr-FR"/>
        </w:rPr>
        <w:pPrChange w:id="1952" w:author="Peng Luqi" w:date="2019-10-13T14:20:00Z">
          <w:pPr>
            <w:pStyle w:val="a3"/>
            <w:ind w:left="130" w:right="195"/>
          </w:pPr>
        </w:pPrChange>
      </w:pPr>
      <w:r w:rsidRPr="00716360">
        <w:rPr>
          <w:lang w:val="fr-FR"/>
        </w:rPr>
        <w:t>Ce ne serait pas pareil si vous vous intégrez dans la communauté d</w:t>
      </w:r>
      <w:del w:id="1953" w:author="Peng Luqi" w:date="2019-10-13T14:43:00Z">
        <w:r w:rsidRPr="00716360" w:rsidDel="00EF666F">
          <w:rPr>
            <w:lang w:val="fr-FR"/>
          </w:rPr>
          <w:delText>’</w:delText>
        </w:r>
      </w:del>
      <w:ins w:id="1954" w:author="Peng Luqi" w:date="2019-10-13T14:43:00Z">
        <w:r w:rsidR="00EF666F">
          <w:rPr>
            <w:lang w:val="fr-FR"/>
          </w:rPr>
          <w:t>’</w:t>
        </w:r>
      </w:ins>
      <w:r w:rsidRPr="00716360">
        <w:rPr>
          <w:lang w:val="fr-FR"/>
        </w:rPr>
        <w:t>investisseurs fixes, où vous serez considéré comme hétérogène si vous n</w:t>
      </w:r>
      <w:del w:id="1955" w:author="Peng Luqi" w:date="2019-10-13T14:43:00Z">
        <w:r w:rsidRPr="00716360" w:rsidDel="00EF666F">
          <w:rPr>
            <w:lang w:val="fr-FR"/>
          </w:rPr>
          <w:delText>’</w:delText>
        </w:r>
      </w:del>
      <w:ins w:id="1956" w:author="Peng Luqi" w:date="2019-10-13T14:43:00Z">
        <w:r w:rsidR="00EF666F">
          <w:rPr>
            <w:lang w:val="fr-FR"/>
          </w:rPr>
          <w:t>’</w:t>
        </w:r>
      </w:ins>
      <w:r w:rsidRPr="00716360">
        <w:rPr>
          <w:lang w:val="fr-FR"/>
        </w:rPr>
        <w:t>investissez</w:t>
      </w:r>
      <w:r w:rsidRPr="00716360">
        <w:rPr>
          <w:spacing w:val="-22"/>
          <w:lang w:val="fr-FR"/>
        </w:rPr>
        <w:t xml:space="preserve"> </w:t>
      </w:r>
      <w:r w:rsidRPr="00716360">
        <w:rPr>
          <w:lang w:val="fr-FR"/>
        </w:rPr>
        <w:t>pas.</w:t>
      </w:r>
      <w:ins w:id="1957" w:author="Peng Luqi" w:date="2019-10-13T14:16:00Z">
        <w:r w:rsidR="00CB23F4">
          <w:rPr>
            <w:lang w:val="fr-FR"/>
          </w:rPr>
          <w:t xml:space="preserve"> </w:t>
        </w:r>
      </w:ins>
    </w:p>
    <w:p w:rsidR="002B38DF" w:rsidRPr="00716360" w:rsidRDefault="00716360">
      <w:pPr>
        <w:pStyle w:val="a3"/>
        <w:ind w:left="170" w:right="170"/>
        <w:jc w:val="both"/>
        <w:rPr>
          <w:lang w:val="fr-FR"/>
        </w:rPr>
        <w:pPrChange w:id="1958" w:author="Peng Luqi" w:date="2019-10-13T14:20:00Z">
          <w:pPr>
            <w:pStyle w:val="a3"/>
            <w:ind w:left="130" w:right="296"/>
          </w:pPr>
        </w:pPrChange>
      </w:pPr>
      <w:r w:rsidRPr="00716360">
        <w:rPr>
          <w:lang w:val="fr-FR"/>
        </w:rPr>
        <w:t>C</w:t>
      </w:r>
      <w:del w:id="1959" w:author="Peng Luqi" w:date="2019-10-13T14:43:00Z">
        <w:r w:rsidRPr="00716360" w:rsidDel="00EF666F">
          <w:rPr>
            <w:lang w:val="fr-FR"/>
          </w:rPr>
          <w:delText>’</w:delText>
        </w:r>
      </w:del>
      <w:ins w:id="1960" w:author="Peng Luqi" w:date="2019-10-13T14:43:00Z">
        <w:r w:rsidR="00EF666F">
          <w:rPr>
            <w:lang w:val="fr-FR"/>
          </w:rPr>
          <w:t>’</w:t>
        </w:r>
      </w:ins>
      <w:r w:rsidRPr="00716360">
        <w:rPr>
          <w:lang w:val="fr-FR"/>
        </w:rPr>
        <w:t>est pourquoi de nombreuses communautés de haute qualité ne font pas de bruit. De fait, ce qui est important, c</w:t>
      </w:r>
      <w:del w:id="1961" w:author="Peng Luqi" w:date="2019-10-13T14:43:00Z">
        <w:r w:rsidRPr="00716360" w:rsidDel="00EF666F">
          <w:rPr>
            <w:lang w:val="fr-FR"/>
          </w:rPr>
          <w:delText>’</w:delText>
        </w:r>
      </w:del>
      <w:ins w:id="1962" w:author="Peng Luqi" w:date="2019-10-13T14:43:00Z">
        <w:r w:rsidR="00EF666F">
          <w:rPr>
            <w:lang w:val="fr-FR"/>
          </w:rPr>
          <w:t>’</w:t>
        </w:r>
      </w:ins>
      <w:r w:rsidRPr="00716360">
        <w:rPr>
          <w:lang w:val="fr-FR"/>
        </w:rPr>
        <w:t>est de savoir que vous n</w:t>
      </w:r>
      <w:del w:id="1963" w:author="Peng Luqi" w:date="2019-10-13T14:43:00Z">
        <w:r w:rsidRPr="00716360" w:rsidDel="00EF666F">
          <w:rPr>
            <w:lang w:val="fr-FR"/>
          </w:rPr>
          <w:delText>’</w:delText>
        </w:r>
      </w:del>
      <w:ins w:id="1964" w:author="Peng Luqi" w:date="2019-10-13T14:43:00Z">
        <w:r w:rsidR="00EF666F">
          <w:rPr>
            <w:lang w:val="fr-FR"/>
          </w:rPr>
          <w:t>’</w:t>
        </w:r>
      </w:ins>
      <w:r w:rsidRPr="00716360">
        <w:rPr>
          <w:lang w:val="fr-FR"/>
        </w:rPr>
        <w:t>êtes pas tout seul, et que vous êtes en compagnie des personnes qui partagent la même</w:t>
      </w:r>
      <w:r w:rsidRPr="00716360">
        <w:rPr>
          <w:spacing w:val="-27"/>
          <w:lang w:val="fr-FR"/>
        </w:rPr>
        <w:t xml:space="preserve"> </w:t>
      </w:r>
      <w:r w:rsidRPr="00716360">
        <w:rPr>
          <w:lang w:val="fr-FR"/>
        </w:rPr>
        <w:t>vision.</w:t>
      </w:r>
    </w:p>
    <w:p w:rsidR="002B38DF" w:rsidRPr="00716360" w:rsidRDefault="002B38DF">
      <w:pPr>
        <w:pStyle w:val="a3"/>
        <w:ind w:left="170" w:right="170"/>
        <w:jc w:val="both"/>
        <w:rPr>
          <w:sz w:val="27"/>
          <w:lang w:val="fr-FR"/>
        </w:rPr>
        <w:pPrChange w:id="1965" w:author="Peng Luqi" w:date="2019-10-13T14:20:00Z">
          <w:pPr>
            <w:pStyle w:val="a3"/>
            <w:spacing w:before="7"/>
          </w:pPr>
        </w:pPrChange>
      </w:pPr>
    </w:p>
    <w:p w:rsidR="002B38DF" w:rsidRPr="00914094" w:rsidRDefault="00716360">
      <w:pPr>
        <w:pStyle w:val="1"/>
        <w:numPr>
          <w:ilvl w:val="0"/>
          <w:numId w:val="24"/>
        </w:numPr>
        <w:ind w:right="170"/>
        <w:jc w:val="both"/>
        <w:rPr>
          <w:bCs w:val="0"/>
          <w:sz w:val="36"/>
          <w:szCs w:val="22"/>
          <w:lang w:val="fr-FR"/>
          <w:rPrChange w:id="1966" w:author="Peng Luqi" w:date="2019-10-13T14:04:00Z">
            <w:rPr>
              <w:lang w:val="fr-FR"/>
            </w:rPr>
          </w:rPrChange>
        </w:rPr>
        <w:pPrChange w:id="1967" w:author="Peng Luqi" w:date="2019-10-13T14:20:00Z">
          <w:pPr>
            <w:pStyle w:val="1"/>
            <w:numPr>
              <w:numId w:val="18"/>
            </w:numPr>
            <w:tabs>
              <w:tab w:val="left" w:pos="411"/>
            </w:tabs>
            <w:spacing w:line="242" w:lineRule="auto"/>
            <w:ind w:right="455" w:hanging="360"/>
          </w:pPr>
        </w:pPrChange>
      </w:pPr>
      <w:r w:rsidRPr="00914094">
        <w:rPr>
          <w:bCs w:val="0"/>
          <w:sz w:val="36"/>
          <w:szCs w:val="22"/>
          <w:lang w:val="fr-FR"/>
          <w:rPrChange w:id="1968" w:author="Peng Luqi" w:date="2019-10-13T14:04:00Z">
            <w:rPr>
              <w:lang w:val="fr-FR"/>
            </w:rPr>
          </w:rPrChange>
        </w:rPr>
        <w:t>Pourquoi sont-ils si intelligents, mais prennent-ils systématiquement de mauvaises décisions</w:t>
      </w:r>
      <w:r w:rsidRPr="00914094">
        <w:rPr>
          <w:bCs w:val="0"/>
          <w:sz w:val="36"/>
          <w:szCs w:val="22"/>
          <w:lang w:val="fr-FR"/>
          <w:rPrChange w:id="1969" w:author="Peng Luqi" w:date="2019-10-13T14:04:00Z">
            <w:rPr>
              <w:spacing w:val="-1"/>
              <w:lang w:val="fr-FR"/>
            </w:rPr>
          </w:rPrChange>
        </w:rPr>
        <w:t xml:space="preserve"> </w:t>
      </w:r>
      <w:r w:rsidRPr="00914094">
        <w:rPr>
          <w:bCs w:val="0"/>
          <w:sz w:val="36"/>
          <w:szCs w:val="22"/>
          <w:lang w:val="fr-FR"/>
          <w:rPrChange w:id="1970" w:author="Peng Luqi" w:date="2019-10-13T14:04:00Z">
            <w:rPr>
              <w:lang w:val="fr-FR"/>
            </w:rPr>
          </w:rPrChange>
        </w:rPr>
        <w:t>?</w:t>
      </w:r>
    </w:p>
    <w:p w:rsidR="002B38DF" w:rsidRPr="00716360" w:rsidRDefault="002B38DF">
      <w:pPr>
        <w:pStyle w:val="a3"/>
        <w:ind w:left="170" w:right="170"/>
        <w:jc w:val="both"/>
        <w:rPr>
          <w:b/>
          <w:sz w:val="27"/>
          <w:lang w:val="fr-FR"/>
        </w:rPr>
        <w:pPrChange w:id="1971" w:author="Peng Luqi" w:date="2019-10-13T14:20:00Z">
          <w:pPr>
            <w:pStyle w:val="a3"/>
            <w:spacing w:before="9"/>
          </w:pPr>
        </w:pPrChange>
      </w:pPr>
    </w:p>
    <w:p w:rsidR="002B38DF" w:rsidRPr="00716360" w:rsidRDefault="00716360">
      <w:pPr>
        <w:pStyle w:val="a3"/>
        <w:ind w:left="170" w:right="170"/>
        <w:jc w:val="both"/>
        <w:rPr>
          <w:lang w:val="fr-FR"/>
        </w:rPr>
        <w:pPrChange w:id="1972" w:author="Peng Luqi" w:date="2019-10-13T14:20:00Z">
          <w:pPr>
            <w:pStyle w:val="a3"/>
            <w:ind w:left="130"/>
          </w:pPr>
        </w:pPrChange>
      </w:pPr>
      <w:r w:rsidRPr="00716360">
        <w:rPr>
          <w:lang w:val="fr-FR"/>
        </w:rPr>
        <w:t>Avant de commencer à investir en Bourse, tout le monde se sent normal.</w:t>
      </w:r>
    </w:p>
    <w:p w:rsidR="002B38DF" w:rsidRPr="00716360" w:rsidRDefault="002B38DF">
      <w:pPr>
        <w:pStyle w:val="a3"/>
        <w:ind w:left="170" w:right="170"/>
        <w:jc w:val="both"/>
        <w:rPr>
          <w:sz w:val="27"/>
          <w:lang w:val="fr-FR"/>
        </w:rPr>
        <w:pPrChange w:id="1973" w:author="Peng Luqi" w:date="2019-10-13T14:20:00Z">
          <w:pPr>
            <w:pStyle w:val="a3"/>
            <w:spacing w:before="10"/>
          </w:pPr>
        </w:pPrChange>
      </w:pPr>
    </w:p>
    <w:p w:rsidR="002B38DF" w:rsidRPr="00716360" w:rsidRDefault="00716360">
      <w:pPr>
        <w:pStyle w:val="a3"/>
        <w:ind w:left="170" w:right="170"/>
        <w:jc w:val="both"/>
        <w:rPr>
          <w:lang w:val="fr-FR"/>
        </w:rPr>
        <w:pPrChange w:id="1974" w:author="Peng Luqi" w:date="2019-10-13T14:20:00Z">
          <w:pPr>
            <w:pStyle w:val="a3"/>
            <w:ind w:left="130" w:right="227"/>
          </w:pPr>
        </w:pPrChange>
      </w:pPr>
      <w:r w:rsidRPr="00716360">
        <w:rPr>
          <w:lang w:val="fr-FR"/>
        </w:rPr>
        <w:t>Après leurs premiers pas sur les marchés, la plupart des gens se sentiront abattus, déprimés et anxieux sur le plan émotionnel. Pourquoi ? La plupart des gens seront désespérés de constater que tout ce qui a été entrepris ne produit pas les résultats escomptés. Une ou deux erreurs seulement et ils se demanderont comment toutes les opérations peuvent-elles être négatives ? Face à de tels résultats, personne ne peut être calme.</w:t>
      </w:r>
    </w:p>
    <w:p w:rsidR="002B38DF" w:rsidRPr="00716360" w:rsidRDefault="002B38DF">
      <w:pPr>
        <w:pStyle w:val="a3"/>
        <w:ind w:left="170" w:right="170"/>
        <w:jc w:val="both"/>
        <w:rPr>
          <w:sz w:val="27"/>
          <w:lang w:val="fr-FR"/>
        </w:rPr>
        <w:pPrChange w:id="1975" w:author="Peng Luqi" w:date="2019-10-13T14:20:00Z">
          <w:pPr>
            <w:pStyle w:val="a3"/>
            <w:spacing w:before="9"/>
          </w:pPr>
        </w:pPrChange>
      </w:pPr>
    </w:p>
    <w:p w:rsidR="002B38DF" w:rsidRPr="00716360" w:rsidRDefault="00716360">
      <w:pPr>
        <w:pStyle w:val="a3"/>
        <w:ind w:left="170" w:right="170"/>
        <w:jc w:val="both"/>
        <w:rPr>
          <w:lang w:val="fr-FR"/>
        </w:rPr>
        <w:pPrChange w:id="1976" w:author="Peng Luqi" w:date="2019-10-13T14:20:00Z">
          <w:pPr>
            <w:pStyle w:val="a3"/>
            <w:ind w:left="130" w:right="220"/>
          </w:pPr>
        </w:pPrChange>
      </w:pPr>
      <w:r w:rsidRPr="00716360">
        <w:rPr>
          <w:lang w:val="fr-FR"/>
        </w:rPr>
        <w:t>Après une forte hausse, l</w:t>
      </w:r>
      <w:del w:id="1977" w:author="Peng Luqi" w:date="2019-10-13T14:43:00Z">
        <w:r w:rsidRPr="00716360" w:rsidDel="00EF666F">
          <w:rPr>
            <w:lang w:val="fr-FR"/>
          </w:rPr>
          <w:delText>’</w:delText>
        </w:r>
      </w:del>
      <w:ins w:id="1978" w:author="Peng Luqi" w:date="2019-10-13T14:43:00Z">
        <w:r w:rsidR="00EF666F">
          <w:rPr>
            <w:lang w:val="fr-FR"/>
          </w:rPr>
          <w:t>’</w:t>
        </w:r>
      </w:ins>
      <w:r w:rsidRPr="00716360">
        <w:rPr>
          <w:lang w:val="fr-FR"/>
        </w:rPr>
        <w:t>investisseur constate qu</w:t>
      </w:r>
      <w:del w:id="1979" w:author="Peng Luqi" w:date="2019-10-13T14:43:00Z">
        <w:r w:rsidRPr="00716360" w:rsidDel="00EF666F">
          <w:rPr>
            <w:lang w:val="fr-FR"/>
          </w:rPr>
          <w:delText>’</w:delText>
        </w:r>
      </w:del>
      <w:ins w:id="1980" w:author="Peng Luqi" w:date="2019-10-13T14:43:00Z">
        <w:r w:rsidR="00EF666F">
          <w:rPr>
            <w:lang w:val="fr-FR"/>
          </w:rPr>
          <w:t>’</w:t>
        </w:r>
      </w:ins>
      <w:r w:rsidRPr="00716360">
        <w:rPr>
          <w:lang w:val="fr-FR"/>
        </w:rPr>
        <w:t>il a déjà revendu depuis longtemps. Et lorsque le marché redescend, il a acheté trop tôt. Un jour, il sort de sa position sur le sommet de la veille, mais après quelques jours, il découvre qu</w:t>
      </w:r>
      <w:del w:id="1981" w:author="Peng Luqi" w:date="2019-10-13T14:43:00Z">
        <w:r w:rsidRPr="00716360" w:rsidDel="00EF666F">
          <w:rPr>
            <w:lang w:val="fr-FR"/>
          </w:rPr>
          <w:delText>’</w:delText>
        </w:r>
      </w:del>
      <w:ins w:id="1982" w:author="Peng Luqi" w:date="2019-10-13T14:43:00Z">
        <w:r w:rsidR="00EF666F">
          <w:rPr>
            <w:lang w:val="fr-FR"/>
          </w:rPr>
          <w:t>’</w:t>
        </w:r>
      </w:ins>
      <w:r w:rsidRPr="00716360">
        <w:rPr>
          <w:lang w:val="fr-FR"/>
        </w:rPr>
        <w:t>il était seulement sous le choc. Une autre fois, l</w:t>
      </w:r>
      <w:del w:id="1983" w:author="Peng Luqi" w:date="2019-10-13T14:43:00Z">
        <w:r w:rsidRPr="00716360" w:rsidDel="00EF666F">
          <w:rPr>
            <w:lang w:val="fr-FR"/>
          </w:rPr>
          <w:delText>’</w:delText>
        </w:r>
      </w:del>
      <w:ins w:id="1984" w:author="Peng Luqi" w:date="2019-10-13T14:43:00Z">
        <w:r w:rsidR="00EF666F">
          <w:rPr>
            <w:lang w:val="fr-FR"/>
          </w:rPr>
          <w:t>’</w:t>
        </w:r>
      </w:ins>
      <w:r w:rsidRPr="00716360">
        <w:rPr>
          <w:lang w:val="fr-FR"/>
        </w:rPr>
        <w:t>opérateur sent que le marché a touché le fond, mais il s</w:t>
      </w:r>
      <w:del w:id="1985" w:author="Peng Luqi" w:date="2019-10-13T14:43:00Z">
        <w:r w:rsidRPr="00716360" w:rsidDel="00EF666F">
          <w:rPr>
            <w:lang w:val="fr-FR"/>
          </w:rPr>
          <w:delText>’</w:delText>
        </w:r>
      </w:del>
      <w:ins w:id="1986" w:author="Peng Luqi" w:date="2019-10-13T14:43:00Z">
        <w:r w:rsidR="00EF666F">
          <w:rPr>
            <w:lang w:val="fr-FR"/>
          </w:rPr>
          <w:t>’</w:t>
        </w:r>
      </w:ins>
      <w:r w:rsidRPr="00716360">
        <w:rPr>
          <w:lang w:val="fr-FR"/>
        </w:rPr>
        <w:t>avère que le trader essayait juste de rattraper un couteau qui tombe. L</w:t>
      </w:r>
      <w:del w:id="1987" w:author="Peng Luqi" w:date="2019-10-13T14:43:00Z">
        <w:r w:rsidRPr="00716360" w:rsidDel="00EF666F">
          <w:rPr>
            <w:lang w:val="fr-FR"/>
          </w:rPr>
          <w:delText>’</w:delText>
        </w:r>
      </w:del>
      <w:ins w:id="1988" w:author="Peng Luqi" w:date="2019-10-13T14:43:00Z">
        <w:r w:rsidR="00EF666F">
          <w:rPr>
            <w:lang w:val="fr-FR"/>
          </w:rPr>
          <w:t>’</w:t>
        </w:r>
      </w:ins>
      <w:r w:rsidRPr="00716360">
        <w:rPr>
          <w:lang w:val="fr-FR"/>
        </w:rPr>
        <w:t>investisseur sent que l</w:t>
      </w:r>
      <w:del w:id="1989" w:author="Peng Luqi" w:date="2019-10-13T14:43:00Z">
        <w:r w:rsidRPr="00716360" w:rsidDel="00EF666F">
          <w:rPr>
            <w:lang w:val="fr-FR"/>
          </w:rPr>
          <w:delText>’</w:delText>
        </w:r>
      </w:del>
      <w:ins w:id="1990" w:author="Peng Luqi" w:date="2019-10-13T14:43:00Z">
        <w:r w:rsidR="00EF666F">
          <w:rPr>
            <w:lang w:val="fr-FR"/>
          </w:rPr>
          <w:t>’</w:t>
        </w:r>
      </w:ins>
      <w:r w:rsidRPr="00716360">
        <w:rPr>
          <w:lang w:val="fr-FR"/>
        </w:rPr>
        <w:t>actif est trop lent par rapport à ses anticipations et donc en change pour un autre avec plus de volatilité. Mais rien n</w:t>
      </w:r>
      <w:del w:id="1991" w:author="Peng Luqi" w:date="2019-10-13T14:43:00Z">
        <w:r w:rsidRPr="00716360" w:rsidDel="00EF666F">
          <w:rPr>
            <w:lang w:val="fr-FR"/>
          </w:rPr>
          <w:delText>’</w:delText>
        </w:r>
      </w:del>
      <w:ins w:id="1992" w:author="Peng Luqi" w:date="2019-10-13T14:43:00Z">
        <w:r w:rsidR="00EF666F">
          <w:rPr>
            <w:lang w:val="fr-FR"/>
          </w:rPr>
          <w:t>’</w:t>
        </w:r>
      </w:ins>
      <w:r w:rsidRPr="00716360">
        <w:rPr>
          <w:lang w:val="fr-FR"/>
        </w:rPr>
        <w:t>y fait. Quelle que soit la valeur, il est toujours en décalage.</w:t>
      </w:r>
    </w:p>
    <w:p w:rsidR="002B38DF" w:rsidRPr="00716360" w:rsidRDefault="002B38DF">
      <w:pPr>
        <w:pStyle w:val="a3"/>
        <w:ind w:left="170" w:right="170"/>
        <w:jc w:val="both"/>
        <w:rPr>
          <w:lang w:val="fr-FR"/>
        </w:rPr>
        <w:pPrChange w:id="1993" w:author="Peng Luqi" w:date="2019-10-13T14:20:00Z">
          <w:pPr>
            <w:pStyle w:val="a3"/>
            <w:spacing w:before="2"/>
          </w:pPr>
        </w:pPrChange>
      </w:pPr>
    </w:p>
    <w:p w:rsidR="002B38DF" w:rsidRDefault="00716360" w:rsidP="00CB23F4">
      <w:pPr>
        <w:pStyle w:val="a3"/>
        <w:ind w:left="170" w:right="170"/>
        <w:jc w:val="both"/>
        <w:rPr>
          <w:ins w:id="1994" w:author="Peng Luqi" w:date="2019-10-13T23:56:00Z"/>
          <w:lang w:val="fr-FR"/>
        </w:rPr>
      </w:pPr>
      <w:r w:rsidRPr="00716360">
        <w:rPr>
          <w:lang w:val="fr-FR"/>
        </w:rPr>
        <w:t>Il y a plusieurs expressions qui décrivent clairement comment les novices se sentent :</w:t>
      </w:r>
    </w:p>
    <w:p w:rsidR="0086173D" w:rsidRDefault="0086173D" w:rsidP="00CB23F4">
      <w:pPr>
        <w:pStyle w:val="a3"/>
        <w:ind w:left="170" w:right="170"/>
        <w:jc w:val="both"/>
        <w:rPr>
          <w:ins w:id="1995" w:author="Peng Luqi" w:date="2019-10-13T23:56:00Z"/>
          <w:lang w:val="fr-FR"/>
        </w:rPr>
      </w:pPr>
    </w:p>
    <w:p w:rsidR="0086173D" w:rsidRPr="00716360" w:rsidDel="0086173D" w:rsidRDefault="0086173D">
      <w:pPr>
        <w:pStyle w:val="a3"/>
        <w:ind w:left="170" w:right="170"/>
        <w:jc w:val="both"/>
        <w:rPr>
          <w:del w:id="1996" w:author="Peng Luqi" w:date="2019-10-13T23:56:00Z"/>
          <w:lang w:val="fr-FR"/>
        </w:rPr>
        <w:pPrChange w:id="1997" w:author="Peng Luqi" w:date="2019-10-13T14:20:00Z">
          <w:pPr>
            <w:pStyle w:val="a3"/>
            <w:ind w:left="130" w:right="654"/>
          </w:pPr>
        </w:pPrChange>
      </w:pPr>
    </w:p>
    <w:p w:rsidR="00AF0C0B" w:rsidDel="0086173D" w:rsidRDefault="00AF0C0B">
      <w:pPr>
        <w:ind w:left="170" w:right="170"/>
        <w:jc w:val="both"/>
        <w:rPr>
          <w:del w:id="1998" w:author="Peng Luqi" w:date="2019-10-13T23:56:00Z"/>
          <w:lang w:val="fr-FR"/>
        </w:rPr>
        <w:sectPr w:rsidR="00AF0C0B" w:rsidDel="0086173D">
          <w:pgSz w:w="11910" w:h="16840"/>
          <w:pgMar w:top="1360" w:right="1240" w:bottom="280" w:left="1320" w:header="720" w:footer="720" w:gutter="0"/>
          <w:cols w:space="720"/>
        </w:sectPr>
        <w:pPrChange w:id="1999" w:author="Peng Luqi" w:date="2019-10-13T14:20:00Z">
          <w:pPr/>
        </w:pPrChange>
      </w:pPr>
    </w:p>
    <w:p w:rsidR="002B38DF" w:rsidRPr="00716360" w:rsidRDefault="00716360">
      <w:pPr>
        <w:pStyle w:val="a3"/>
        <w:ind w:left="720" w:right="720"/>
        <w:jc w:val="both"/>
        <w:rPr>
          <w:lang w:val="fr-FR"/>
        </w:rPr>
        <w:pPrChange w:id="2000" w:author="Peng Luqi" w:date="2019-10-13T14:20:00Z">
          <w:pPr>
            <w:pStyle w:val="a3"/>
            <w:spacing w:before="65"/>
            <w:ind w:left="130" w:right="205"/>
          </w:pPr>
        </w:pPrChange>
      </w:pPr>
      <w:r w:rsidRPr="00716360">
        <w:rPr>
          <w:lang w:val="fr-FR"/>
        </w:rPr>
        <w:t>« Je me suis toujours demandé : comment un petit investisseur pourrait-il contrôler l</w:t>
      </w:r>
      <w:del w:id="2001" w:author="Peng Luqi" w:date="2019-10-13T14:43:00Z">
        <w:r w:rsidRPr="00716360" w:rsidDel="00EF666F">
          <w:rPr>
            <w:lang w:val="fr-FR"/>
          </w:rPr>
          <w:delText>’</w:delText>
        </w:r>
      </w:del>
      <w:ins w:id="2002" w:author="Peng Luqi" w:date="2019-10-13T14:43:00Z">
        <w:r w:rsidR="00EF666F">
          <w:rPr>
            <w:lang w:val="fr-FR"/>
          </w:rPr>
          <w:t>’</w:t>
        </w:r>
      </w:ins>
      <w:r w:rsidRPr="00716360">
        <w:rPr>
          <w:lang w:val="fr-FR"/>
        </w:rPr>
        <w:t>ensemble du marché ? Peu importe la folie du rallye précédent, j</w:t>
      </w:r>
      <w:del w:id="2003" w:author="Peng Luqi" w:date="2019-10-13T14:43:00Z">
        <w:r w:rsidRPr="00716360" w:rsidDel="00EF666F">
          <w:rPr>
            <w:lang w:val="fr-FR"/>
          </w:rPr>
          <w:delText>’</w:delText>
        </w:r>
      </w:del>
      <w:ins w:id="2004" w:author="Peng Luqi" w:date="2019-10-13T14:43:00Z">
        <w:r w:rsidR="00EF666F">
          <w:rPr>
            <w:lang w:val="fr-FR"/>
          </w:rPr>
          <w:t>’</w:t>
        </w:r>
      </w:ins>
      <w:r w:rsidRPr="00716360">
        <w:rPr>
          <w:lang w:val="fr-FR"/>
        </w:rPr>
        <w:t>achète systématiquement quand le marché retombe ! Même si la ligne de résistance de 30 jours a été cassée, je continue d</w:t>
      </w:r>
      <w:del w:id="2005" w:author="Peng Luqi" w:date="2019-10-13T14:43:00Z">
        <w:r w:rsidRPr="00716360" w:rsidDel="00EF666F">
          <w:rPr>
            <w:lang w:val="fr-FR"/>
          </w:rPr>
          <w:delText>’</w:delText>
        </w:r>
      </w:del>
      <w:ins w:id="2006" w:author="Peng Luqi" w:date="2019-10-13T14:43:00Z">
        <w:r w:rsidR="00EF666F">
          <w:rPr>
            <w:lang w:val="fr-FR"/>
          </w:rPr>
          <w:t>’</w:t>
        </w:r>
      </w:ins>
      <w:r w:rsidRPr="00716360">
        <w:rPr>
          <w:lang w:val="fr-FR"/>
        </w:rPr>
        <w:t>acheter. Dès que je passe court, le marché monte en flèche. Les courtiers détiennent des milliards de dollars et me prennent tout pour quelques dizaines de milliers de dollars. C</w:t>
      </w:r>
      <w:del w:id="2007" w:author="Peng Luqi" w:date="2019-10-13T14:43:00Z">
        <w:r w:rsidRPr="00716360" w:rsidDel="00EF666F">
          <w:rPr>
            <w:lang w:val="fr-FR"/>
          </w:rPr>
          <w:delText>’</w:delText>
        </w:r>
      </w:del>
      <w:ins w:id="2008" w:author="Peng Luqi" w:date="2019-10-13T14:43:00Z">
        <w:r w:rsidR="00EF666F">
          <w:rPr>
            <w:lang w:val="fr-FR"/>
          </w:rPr>
          <w:t>’</w:t>
        </w:r>
      </w:ins>
      <w:r w:rsidRPr="00716360">
        <w:rPr>
          <w:lang w:val="fr-FR"/>
        </w:rPr>
        <w:t>est quoi ce bordel ? ! »</w:t>
      </w:r>
    </w:p>
    <w:p w:rsidR="002B38DF" w:rsidRPr="00716360" w:rsidRDefault="002B38DF">
      <w:pPr>
        <w:pStyle w:val="a3"/>
        <w:ind w:left="170" w:right="170"/>
        <w:jc w:val="both"/>
        <w:rPr>
          <w:lang w:val="fr-FR"/>
        </w:rPr>
        <w:pPrChange w:id="2009" w:author="Peng Luqi" w:date="2019-10-13T14:20:00Z">
          <w:pPr>
            <w:pStyle w:val="a3"/>
            <w:spacing w:before="1"/>
          </w:pPr>
        </w:pPrChange>
      </w:pPr>
    </w:p>
    <w:p w:rsidR="00CB23F4" w:rsidRDefault="00716360">
      <w:pPr>
        <w:pStyle w:val="a3"/>
        <w:ind w:left="170" w:right="170"/>
        <w:jc w:val="both"/>
        <w:rPr>
          <w:ins w:id="2010" w:author="Peng Luqi" w:date="2019-10-13T14:16:00Z"/>
          <w:lang w:val="fr-FR"/>
        </w:rPr>
      </w:pPr>
      <w:r w:rsidRPr="00716360">
        <w:rPr>
          <w:lang w:val="fr-FR"/>
        </w:rPr>
        <w:t>Ainsi, après avoir soi-disant investi pendant un certain temps, les gens commencent à se demander s</w:t>
      </w:r>
      <w:del w:id="2011" w:author="Peng Luqi" w:date="2019-10-13T14:43:00Z">
        <w:r w:rsidRPr="00716360" w:rsidDel="00EF666F">
          <w:rPr>
            <w:lang w:val="fr-FR"/>
          </w:rPr>
          <w:delText>’</w:delText>
        </w:r>
      </w:del>
      <w:ins w:id="2012" w:author="Peng Luqi" w:date="2019-10-13T14:43:00Z">
        <w:r w:rsidR="00EF666F">
          <w:rPr>
            <w:lang w:val="fr-FR"/>
          </w:rPr>
          <w:t>’</w:t>
        </w:r>
      </w:ins>
      <w:r w:rsidRPr="00716360">
        <w:rPr>
          <w:lang w:val="fr-FR"/>
        </w:rPr>
        <w:t xml:space="preserve">ils ne sont pas tout simplement stupides. </w:t>
      </w:r>
    </w:p>
    <w:p w:rsidR="00CB23F4" w:rsidRDefault="00CB23F4">
      <w:pPr>
        <w:pStyle w:val="a3"/>
        <w:ind w:left="170" w:right="170"/>
        <w:jc w:val="both"/>
        <w:rPr>
          <w:ins w:id="2013" w:author="Peng Luqi" w:date="2019-10-13T14:16:00Z"/>
          <w:lang w:val="fr-FR"/>
        </w:rPr>
      </w:pPr>
    </w:p>
    <w:p w:rsidR="002B38DF" w:rsidRDefault="00716360">
      <w:pPr>
        <w:pStyle w:val="a3"/>
        <w:ind w:left="170" w:right="170"/>
        <w:jc w:val="both"/>
        <w:rPr>
          <w:ins w:id="2014" w:author="Peng Luqi" w:date="2019-10-13T14:17:00Z"/>
          <w:lang w:val="fr-FR"/>
        </w:rPr>
      </w:pPr>
      <w:r w:rsidRPr="00716360">
        <w:rPr>
          <w:lang w:val="fr-FR"/>
        </w:rPr>
        <w:t>En réalité, le seul véritable problème est l</w:t>
      </w:r>
      <w:del w:id="2015" w:author="Peng Luqi" w:date="2019-10-13T14:43:00Z">
        <w:r w:rsidRPr="00716360" w:rsidDel="00EF666F">
          <w:rPr>
            <w:lang w:val="fr-FR"/>
          </w:rPr>
          <w:delText>’</w:delText>
        </w:r>
      </w:del>
      <w:ins w:id="2016" w:author="Peng Luqi" w:date="2019-10-13T14:43:00Z">
        <w:r w:rsidR="00EF666F">
          <w:rPr>
            <w:lang w:val="fr-FR"/>
          </w:rPr>
          <w:t>’</w:t>
        </w:r>
      </w:ins>
      <w:r w:rsidRPr="00716360">
        <w:rPr>
          <w:lang w:val="fr-FR"/>
        </w:rPr>
        <w:t>ignorance.</w:t>
      </w:r>
    </w:p>
    <w:p w:rsidR="00CB23F4" w:rsidRPr="00716360" w:rsidRDefault="00CB23F4">
      <w:pPr>
        <w:pStyle w:val="a3"/>
        <w:ind w:left="170" w:right="170"/>
        <w:jc w:val="both"/>
        <w:rPr>
          <w:lang w:val="fr-FR"/>
        </w:rPr>
        <w:pPrChange w:id="2017" w:author="Peng Luqi" w:date="2019-10-13T14:20:00Z">
          <w:pPr>
            <w:pStyle w:val="a3"/>
            <w:spacing w:before="1"/>
            <w:ind w:left="130" w:right="1320"/>
            <w:jc w:val="both"/>
          </w:pPr>
        </w:pPrChange>
      </w:pPr>
    </w:p>
    <w:p w:rsidR="002B38DF" w:rsidRPr="00716360" w:rsidRDefault="00716360">
      <w:pPr>
        <w:pStyle w:val="a3"/>
        <w:ind w:left="170" w:right="170"/>
        <w:jc w:val="both"/>
        <w:rPr>
          <w:lang w:val="fr-FR"/>
        </w:rPr>
        <w:pPrChange w:id="2018" w:author="Peng Luqi" w:date="2019-10-13T14:20:00Z">
          <w:pPr>
            <w:pStyle w:val="a3"/>
            <w:spacing w:line="321" w:lineRule="exact"/>
            <w:ind w:left="130"/>
          </w:pPr>
        </w:pPrChange>
      </w:pPr>
      <w:r w:rsidRPr="00716360">
        <w:rPr>
          <w:lang w:val="fr-FR"/>
        </w:rPr>
        <w:t>Il ne faut pas confondre stupidité et ignorance.</w:t>
      </w:r>
    </w:p>
    <w:p w:rsidR="002B38DF" w:rsidRPr="00716360" w:rsidRDefault="002B38DF">
      <w:pPr>
        <w:pStyle w:val="a3"/>
        <w:ind w:left="170" w:right="170"/>
        <w:jc w:val="both"/>
        <w:rPr>
          <w:sz w:val="27"/>
          <w:lang w:val="fr-FR"/>
        </w:rPr>
        <w:pPrChange w:id="2019" w:author="Peng Luqi" w:date="2019-10-13T14:20:00Z">
          <w:pPr>
            <w:pStyle w:val="a3"/>
            <w:spacing w:before="10"/>
          </w:pPr>
        </w:pPrChange>
      </w:pPr>
    </w:p>
    <w:p w:rsidR="002B38DF" w:rsidRPr="00716360" w:rsidRDefault="00716360">
      <w:pPr>
        <w:pStyle w:val="a3"/>
        <w:ind w:left="170" w:right="170"/>
        <w:jc w:val="both"/>
        <w:rPr>
          <w:lang w:val="fr-FR"/>
        </w:rPr>
        <w:pPrChange w:id="2020" w:author="Peng Luqi" w:date="2019-10-13T14:20:00Z">
          <w:pPr>
            <w:pStyle w:val="a3"/>
            <w:ind w:left="130" w:right="391"/>
          </w:pPr>
        </w:pPrChange>
      </w:pPr>
      <w:r w:rsidRPr="00716360">
        <w:rPr>
          <w:lang w:val="fr-FR"/>
        </w:rPr>
        <w:t>Être stupide signifie avoir un QI faible et l</w:t>
      </w:r>
      <w:del w:id="2021" w:author="Peng Luqi" w:date="2019-10-13T14:43:00Z">
        <w:r w:rsidRPr="00716360" w:rsidDel="00EF666F">
          <w:rPr>
            <w:lang w:val="fr-FR"/>
          </w:rPr>
          <w:delText>’</w:delText>
        </w:r>
      </w:del>
      <w:ins w:id="2022" w:author="Peng Luqi" w:date="2019-10-13T14:43:00Z">
        <w:r w:rsidR="00EF666F">
          <w:rPr>
            <w:lang w:val="fr-FR"/>
          </w:rPr>
          <w:t>’</w:t>
        </w:r>
      </w:ins>
      <w:r w:rsidRPr="00716360">
        <w:rPr>
          <w:lang w:val="fr-FR"/>
        </w:rPr>
        <w:t>ignorance est le fait de ne pas avoir d</w:t>
      </w:r>
      <w:del w:id="2023" w:author="Peng Luqi" w:date="2019-10-13T14:43:00Z">
        <w:r w:rsidRPr="00716360" w:rsidDel="00EF666F">
          <w:rPr>
            <w:lang w:val="fr-FR"/>
          </w:rPr>
          <w:delText>’</w:delText>
        </w:r>
      </w:del>
      <w:ins w:id="2024" w:author="Peng Luqi" w:date="2019-10-13T14:43:00Z">
        <w:r w:rsidR="00EF666F">
          <w:rPr>
            <w:lang w:val="fr-FR"/>
          </w:rPr>
          <w:t>’</w:t>
        </w:r>
      </w:ins>
      <w:r w:rsidRPr="00716360">
        <w:rPr>
          <w:lang w:val="fr-FR"/>
        </w:rPr>
        <w:t>éducation appropriée. Le QI des hominidés n</w:t>
      </w:r>
      <w:del w:id="2025" w:author="Peng Luqi" w:date="2019-10-13T14:43:00Z">
        <w:r w:rsidRPr="00716360" w:rsidDel="00EF666F">
          <w:rPr>
            <w:lang w:val="fr-FR"/>
          </w:rPr>
          <w:delText>’</w:delText>
        </w:r>
      </w:del>
      <w:ins w:id="2026" w:author="Peng Luqi" w:date="2019-10-13T14:43:00Z">
        <w:r w:rsidR="00EF666F">
          <w:rPr>
            <w:lang w:val="fr-FR"/>
          </w:rPr>
          <w:t>’</w:t>
        </w:r>
      </w:ins>
      <w:r w:rsidRPr="00716360">
        <w:rPr>
          <w:lang w:val="fr-FR"/>
        </w:rPr>
        <w:t>est pas mauvais, tout comme celui de Liang Qichao. Mais qu</w:t>
      </w:r>
      <w:del w:id="2027" w:author="Peng Luqi" w:date="2019-10-13T14:43:00Z">
        <w:r w:rsidRPr="00716360" w:rsidDel="00EF666F">
          <w:rPr>
            <w:lang w:val="fr-FR"/>
          </w:rPr>
          <w:delText>’</w:delText>
        </w:r>
      </w:del>
      <w:ins w:id="2028" w:author="Peng Luqi" w:date="2019-10-13T14:43:00Z">
        <w:r w:rsidR="00EF666F">
          <w:rPr>
            <w:lang w:val="fr-FR"/>
          </w:rPr>
          <w:t>’</w:t>
        </w:r>
      </w:ins>
      <w:r w:rsidRPr="00716360">
        <w:rPr>
          <w:lang w:val="fr-FR"/>
        </w:rPr>
        <w:t>il s</w:t>
      </w:r>
      <w:del w:id="2029" w:author="Peng Luqi" w:date="2019-10-13T14:43:00Z">
        <w:r w:rsidRPr="00716360" w:rsidDel="00EF666F">
          <w:rPr>
            <w:lang w:val="fr-FR"/>
          </w:rPr>
          <w:delText>’</w:delText>
        </w:r>
      </w:del>
      <w:ins w:id="2030" w:author="Peng Luqi" w:date="2019-10-13T14:43:00Z">
        <w:r w:rsidR="00EF666F">
          <w:rPr>
            <w:lang w:val="fr-FR"/>
          </w:rPr>
          <w:t>’</w:t>
        </w:r>
      </w:ins>
      <w:r w:rsidRPr="00716360">
        <w:rPr>
          <w:lang w:val="fr-FR"/>
        </w:rPr>
        <w:t>agisse des primitifs ou de Liang Qichao, voire même d</w:t>
      </w:r>
      <w:del w:id="2031" w:author="Peng Luqi" w:date="2019-10-13T14:43:00Z">
        <w:r w:rsidRPr="00716360" w:rsidDel="00EF666F">
          <w:rPr>
            <w:lang w:val="fr-FR"/>
          </w:rPr>
          <w:delText>’</w:delText>
        </w:r>
      </w:del>
      <w:ins w:id="2032" w:author="Peng Luqi" w:date="2019-10-13T14:43:00Z">
        <w:r w:rsidR="00EF666F">
          <w:rPr>
            <w:lang w:val="fr-FR"/>
          </w:rPr>
          <w:t>’</w:t>
        </w:r>
      </w:ins>
      <w:r w:rsidRPr="00716360">
        <w:rPr>
          <w:lang w:val="fr-FR"/>
        </w:rPr>
        <w:t>Einstein, si une machine à traverser le temps leur permettait de voir ce qu</w:t>
      </w:r>
      <w:del w:id="2033" w:author="Peng Luqi" w:date="2019-10-13T14:43:00Z">
        <w:r w:rsidRPr="00716360" w:rsidDel="00EF666F">
          <w:rPr>
            <w:lang w:val="fr-FR"/>
          </w:rPr>
          <w:delText>’</w:delText>
        </w:r>
      </w:del>
      <w:ins w:id="2034" w:author="Peng Luqi" w:date="2019-10-13T14:43:00Z">
        <w:r w:rsidR="00EF666F">
          <w:rPr>
            <w:lang w:val="fr-FR"/>
          </w:rPr>
          <w:t>’</w:t>
        </w:r>
      </w:ins>
      <w:r w:rsidRPr="00716360">
        <w:rPr>
          <w:lang w:val="fr-FR"/>
        </w:rPr>
        <w:t>est le Bitcoin, ils ne le comprendraient pas. C</w:t>
      </w:r>
      <w:del w:id="2035" w:author="Peng Luqi" w:date="2019-10-13T14:43:00Z">
        <w:r w:rsidRPr="00716360" w:rsidDel="00EF666F">
          <w:rPr>
            <w:lang w:val="fr-FR"/>
          </w:rPr>
          <w:delText>’</w:delText>
        </w:r>
      </w:del>
      <w:ins w:id="2036" w:author="Peng Luqi" w:date="2019-10-13T14:43:00Z">
        <w:r w:rsidR="00EF666F">
          <w:rPr>
            <w:lang w:val="fr-FR"/>
          </w:rPr>
          <w:t>’</w:t>
        </w:r>
      </w:ins>
      <w:r w:rsidRPr="00716360">
        <w:rPr>
          <w:lang w:val="fr-FR"/>
        </w:rPr>
        <w:t>est la différence entre la stupidité et l</w:t>
      </w:r>
      <w:del w:id="2037" w:author="Peng Luqi" w:date="2019-10-13T14:43:00Z">
        <w:r w:rsidRPr="00716360" w:rsidDel="00EF666F">
          <w:rPr>
            <w:lang w:val="fr-FR"/>
          </w:rPr>
          <w:delText>’</w:delText>
        </w:r>
      </w:del>
      <w:ins w:id="2038" w:author="Peng Luqi" w:date="2019-10-13T14:43:00Z">
        <w:r w:rsidR="00EF666F">
          <w:rPr>
            <w:lang w:val="fr-FR"/>
          </w:rPr>
          <w:t>’</w:t>
        </w:r>
      </w:ins>
      <w:r w:rsidRPr="00716360">
        <w:rPr>
          <w:lang w:val="fr-FR"/>
        </w:rPr>
        <w:t>ignorance.</w:t>
      </w:r>
    </w:p>
    <w:p w:rsidR="002B38DF" w:rsidRPr="00716360" w:rsidRDefault="002B38DF">
      <w:pPr>
        <w:pStyle w:val="a3"/>
        <w:ind w:left="170" w:right="170"/>
        <w:jc w:val="both"/>
        <w:rPr>
          <w:lang w:val="fr-FR"/>
        </w:rPr>
        <w:pPrChange w:id="2039" w:author="Peng Luqi" w:date="2019-10-13T14:20:00Z">
          <w:pPr>
            <w:pStyle w:val="a3"/>
            <w:spacing w:before="2"/>
          </w:pPr>
        </w:pPrChange>
      </w:pPr>
    </w:p>
    <w:p w:rsidR="002B38DF" w:rsidRPr="00716360" w:rsidDel="00CB23F4" w:rsidRDefault="00716360">
      <w:pPr>
        <w:pStyle w:val="a3"/>
        <w:ind w:left="170" w:right="170"/>
        <w:jc w:val="both"/>
        <w:rPr>
          <w:del w:id="2040" w:author="Peng Luqi" w:date="2019-10-13T14:17:00Z"/>
          <w:lang w:val="fr-FR"/>
        </w:rPr>
        <w:pPrChange w:id="2041" w:author="Peng Luqi" w:date="2019-10-13T14:20:00Z">
          <w:pPr>
            <w:pStyle w:val="a3"/>
            <w:spacing w:before="1"/>
            <w:ind w:left="130" w:right="375"/>
          </w:pPr>
        </w:pPrChange>
      </w:pPr>
      <w:r w:rsidRPr="00716360">
        <w:rPr>
          <w:lang w:val="fr-FR"/>
        </w:rPr>
        <w:t>L</w:t>
      </w:r>
      <w:del w:id="2042" w:author="Peng Luqi" w:date="2019-10-13T14:43:00Z">
        <w:r w:rsidRPr="00716360" w:rsidDel="00EF666F">
          <w:rPr>
            <w:lang w:val="fr-FR"/>
          </w:rPr>
          <w:delText>’</w:delText>
        </w:r>
      </w:del>
      <w:ins w:id="2043" w:author="Peng Luqi" w:date="2019-10-13T14:43:00Z">
        <w:r w:rsidR="00EF666F">
          <w:rPr>
            <w:lang w:val="fr-FR"/>
          </w:rPr>
          <w:t>’</w:t>
        </w:r>
      </w:ins>
      <w:r w:rsidRPr="00716360">
        <w:rPr>
          <w:lang w:val="fr-FR"/>
        </w:rPr>
        <w:t>ignorance n</w:t>
      </w:r>
      <w:del w:id="2044" w:author="Peng Luqi" w:date="2019-10-13T14:43:00Z">
        <w:r w:rsidRPr="00716360" w:rsidDel="00EF666F">
          <w:rPr>
            <w:lang w:val="fr-FR"/>
          </w:rPr>
          <w:delText>’</w:delText>
        </w:r>
      </w:del>
      <w:ins w:id="2045" w:author="Peng Luqi" w:date="2019-10-13T14:43:00Z">
        <w:r w:rsidR="00EF666F">
          <w:rPr>
            <w:lang w:val="fr-FR"/>
          </w:rPr>
          <w:t>’</w:t>
        </w:r>
      </w:ins>
      <w:r w:rsidRPr="00716360">
        <w:rPr>
          <w:lang w:val="fr-FR"/>
        </w:rPr>
        <w:t>est pas la cause de la stupidité, mais plutôt le résultat d</w:t>
      </w:r>
      <w:del w:id="2046" w:author="Peng Luqi" w:date="2019-10-13T14:43:00Z">
        <w:r w:rsidRPr="00716360" w:rsidDel="00EF666F">
          <w:rPr>
            <w:lang w:val="fr-FR"/>
          </w:rPr>
          <w:delText>’</w:delText>
        </w:r>
      </w:del>
      <w:ins w:id="2047" w:author="Peng Luqi" w:date="2019-10-13T14:43:00Z">
        <w:r w:rsidR="00EF666F">
          <w:rPr>
            <w:lang w:val="fr-FR"/>
          </w:rPr>
          <w:t>’</w:t>
        </w:r>
      </w:ins>
      <w:r w:rsidRPr="00716360">
        <w:rPr>
          <w:lang w:val="fr-FR"/>
        </w:rPr>
        <w:t>un manque d</w:t>
      </w:r>
      <w:del w:id="2048" w:author="Peng Luqi" w:date="2019-10-13T14:43:00Z">
        <w:r w:rsidRPr="00716360" w:rsidDel="00EF666F">
          <w:rPr>
            <w:lang w:val="fr-FR"/>
          </w:rPr>
          <w:delText>’</w:delText>
        </w:r>
      </w:del>
      <w:ins w:id="2049" w:author="Peng Luqi" w:date="2019-10-13T14:43:00Z">
        <w:r w:rsidR="00EF666F">
          <w:rPr>
            <w:lang w:val="fr-FR"/>
          </w:rPr>
          <w:t>’</w:t>
        </w:r>
      </w:ins>
      <w:r w:rsidRPr="00716360">
        <w:rPr>
          <w:lang w:val="fr-FR"/>
        </w:rPr>
        <w:t>éducation. Ce n</w:t>
      </w:r>
      <w:del w:id="2050" w:author="Peng Luqi" w:date="2019-10-13T14:43:00Z">
        <w:r w:rsidRPr="00716360" w:rsidDel="00EF666F">
          <w:rPr>
            <w:lang w:val="fr-FR"/>
          </w:rPr>
          <w:delText>’</w:delText>
        </w:r>
      </w:del>
      <w:ins w:id="2051" w:author="Peng Luqi" w:date="2019-10-13T14:43:00Z">
        <w:r w:rsidR="00EF666F">
          <w:rPr>
            <w:lang w:val="fr-FR"/>
          </w:rPr>
          <w:t>’</w:t>
        </w:r>
      </w:ins>
      <w:r w:rsidRPr="00716360">
        <w:rPr>
          <w:lang w:val="fr-FR"/>
        </w:rPr>
        <w:t>est pas inné, c</w:t>
      </w:r>
      <w:del w:id="2052" w:author="Peng Luqi" w:date="2019-10-13T14:43:00Z">
        <w:r w:rsidRPr="00716360" w:rsidDel="00EF666F">
          <w:rPr>
            <w:lang w:val="fr-FR"/>
          </w:rPr>
          <w:delText>’</w:delText>
        </w:r>
      </w:del>
      <w:ins w:id="2053" w:author="Peng Luqi" w:date="2019-10-13T14:43:00Z">
        <w:r w:rsidR="00EF666F">
          <w:rPr>
            <w:lang w:val="fr-FR"/>
          </w:rPr>
          <w:t>’</w:t>
        </w:r>
      </w:ins>
      <w:r w:rsidRPr="00716360">
        <w:rPr>
          <w:lang w:val="fr-FR"/>
        </w:rPr>
        <w:t>est juste qu</w:t>
      </w:r>
      <w:del w:id="2054" w:author="Peng Luqi" w:date="2019-10-13T14:43:00Z">
        <w:r w:rsidRPr="00716360" w:rsidDel="00EF666F">
          <w:rPr>
            <w:lang w:val="fr-FR"/>
          </w:rPr>
          <w:delText>’</w:delText>
        </w:r>
      </w:del>
      <w:ins w:id="2055" w:author="Peng Luqi" w:date="2019-10-13T14:43:00Z">
        <w:r w:rsidR="00EF666F">
          <w:rPr>
            <w:lang w:val="fr-FR"/>
          </w:rPr>
          <w:t>’</w:t>
        </w:r>
      </w:ins>
      <w:r w:rsidRPr="00716360">
        <w:rPr>
          <w:lang w:val="fr-FR"/>
        </w:rPr>
        <w:t>il n</w:t>
      </w:r>
      <w:del w:id="2056" w:author="Peng Luqi" w:date="2019-10-13T14:43:00Z">
        <w:r w:rsidRPr="00716360" w:rsidDel="00EF666F">
          <w:rPr>
            <w:lang w:val="fr-FR"/>
          </w:rPr>
          <w:delText>’</w:delText>
        </w:r>
      </w:del>
      <w:ins w:id="2057" w:author="Peng Luqi" w:date="2019-10-13T14:43:00Z">
        <w:r w:rsidR="00EF666F">
          <w:rPr>
            <w:lang w:val="fr-FR"/>
          </w:rPr>
          <w:t>’</w:t>
        </w:r>
      </w:ins>
      <w:r w:rsidRPr="00716360">
        <w:rPr>
          <w:lang w:val="fr-FR"/>
        </w:rPr>
        <w:t>y a pas de différence dans une éducation efficace. Un homme primitif de 8 ans, s</w:t>
      </w:r>
      <w:del w:id="2058" w:author="Peng Luqi" w:date="2019-10-13T14:43:00Z">
        <w:r w:rsidRPr="00716360" w:rsidDel="00EF666F">
          <w:rPr>
            <w:lang w:val="fr-FR"/>
          </w:rPr>
          <w:delText>’</w:delText>
        </w:r>
      </w:del>
      <w:ins w:id="2059" w:author="Peng Luqi" w:date="2019-10-13T14:43:00Z">
        <w:r w:rsidR="00EF666F">
          <w:rPr>
            <w:lang w:val="fr-FR"/>
          </w:rPr>
          <w:t>’</w:t>
        </w:r>
      </w:ins>
      <w:r w:rsidRPr="00716360">
        <w:rPr>
          <w:lang w:val="fr-FR"/>
        </w:rPr>
        <w:t>il traversait la frontière du temps, tant qu</w:t>
      </w:r>
      <w:del w:id="2060" w:author="Peng Luqi" w:date="2019-10-13T14:43:00Z">
        <w:r w:rsidRPr="00716360" w:rsidDel="00EF666F">
          <w:rPr>
            <w:lang w:val="fr-FR"/>
          </w:rPr>
          <w:delText>’</w:delText>
        </w:r>
      </w:del>
      <w:ins w:id="2061" w:author="Peng Luqi" w:date="2019-10-13T14:43:00Z">
        <w:r w:rsidR="00EF666F">
          <w:rPr>
            <w:lang w:val="fr-FR"/>
          </w:rPr>
          <w:t>’</w:t>
        </w:r>
      </w:ins>
      <w:r w:rsidRPr="00716360">
        <w:rPr>
          <w:lang w:val="fr-FR"/>
        </w:rPr>
        <w:t>il ne serait pas à l</w:t>
      </w:r>
      <w:del w:id="2062" w:author="Peng Luqi" w:date="2019-10-13T14:43:00Z">
        <w:r w:rsidRPr="00716360" w:rsidDel="00EF666F">
          <w:rPr>
            <w:lang w:val="fr-FR"/>
          </w:rPr>
          <w:delText>’</w:delText>
        </w:r>
      </w:del>
      <w:ins w:id="2063" w:author="Peng Luqi" w:date="2019-10-13T14:43:00Z">
        <w:r w:rsidR="00EF666F">
          <w:rPr>
            <w:lang w:val="fr-FR"/>
          </w:rPr>
          <w:t>’</w:t>
        </w:r>
      </w:ins>
      <w:r w:rsidRPr="00716360">
        <w:rPr>
          <w:lang w:val="fr-FR"/>
        </w:rPr>
        <w:t>école, est stupide et ignorant.</w:t>
      </w:r>
      <w:ins w:id="2064" w:author="Peng Luqi" w:date="2019-10-13T14:17:00Z">
        <w:r w:rsidR="00CB23F4">
          <w:rPr>
            <w:lang w:val="fr-FR"/>
          </w:rPr>
          <w:t xml:space="preserve"> </w:t>
        </w:r>
      </w:ins>
    </w:p>
    <w:p w:rsidR="002B38DF" w:rsidRPr="00716360" w:rsidRDefault="00716360">
      <w:pPr>
        <w:pStyle w:val="a3"/>
        <w:ind w:left="170" w:right="170"/>
        <w:jc w:val="both"/>
        <w:rPr>
          <w:lang w:val="fr-FR"/>
        </w:rPr>
        <w:pPrChange w:id="2065" w:author="Peng Luqi" w:date="2019-10-13T14:20:00Z">
          <w:pPr>
            <w:pStyle w:val="a3"/>
            <w:ind w:left="130" w:right="274"/>
          </w:pPr>
        </w:pPrChange>
      </w:pPr>
      <w:r w:rsidRPr="00716360">
        <w:rPr>
          <w:lang w:val="fr-FR"/>
        </w:rPr>
        <w:t>Arrivé au lycée, il peut être stupide et comprendre que la loi de la gravité est fondamentale. Cependant, il peut être trop stupide pour comprendre pourquoi, lors d</w:t>
      </w:r>
      <w:del w:id="2066" w:author="Peng Luqi" w:date="2019-10-13T14:43:00Z">
        <w:r w:rsidRPr="00716360" w:rsidDel="00EF666F">
          <w:rPr>
            <w:lang w:val="fr-FR"/>
          </w:rPr>
          <w:delText>’</w:delText>
        </w:r>
      </w:del>
      <w:ins w:id="2067" w:author="Peng Luqi" w:date="2019-10-13T14:43:00Z">
        <w:r w:rsidR="00EF666F">
          <w:rPr>
            <w:lang w:val="fr-FR"/>
          </w:rPr>
          <w:t>’</w:t>
        </w:r>
      </w:ins>
      <w:r w:rsidRPr="00716360">
        <w:rPr>
          <w:lang w:val="fr-FR"/>
        </w:rPr>
        <w:t>un lancer de pièces, les probabilités qu</w:t>
      </w:r>
      <w:del w:id="2068" w:author="Peng Luqi" w:date="2019-10-13T14:43:00Z">
        <w:r w:rsidRPr="00716360" w:rsidDel="00EF666F">
          <w:rPr>
            <w:lang w:val="fr-FR"/>
          </w:rPr>
          <w:delText>’</w:delText>
        </w:r>
      </w:del>
      <w:ins w:id="2069" w:author="Peng Luqi" w:date="2019-10-13T14:43:00Z">
        <w:r w:rsidR="00EF666F">
          <w:rPr>
            <w:lang w:val="fr-FR"/>
          </w:rPr>
          <w:t>’</w:t>
        </w:r>
      </w:ins>
      <w:r w:rsidRPr="00716360">
        <w:rPr>
          <w:lang w:val="fr-FR"/>
        </w:rPr>
        <w:t>elle tombe d</w:t>
      </w:r>
      <w:del w:id="2070" w:author="Peng Luqi" w:date="2019-10-13T14:43:00Z">
        <w:r w:rsidRPr="00716360" w:rsidDel="00EF666F">
          <w:rPr>
            <w:lang w:val="fr-FR"/>
          </w:rPr>
          <w:delText>’</w:delText>
        </w:r>
      </w:del>
      <w:ins w:id="2071" w:author="Peng Luqi" w:date="2019-10-13T14:43:00Z">
        <w:r w:rsidR="00EF666F">
          <w:rPr>
            <w:lang w:val="fr-FR"/>
          </w:rPr>
          <w:t>’</w:t>
        </w:r>
      </w:ins>
      <w:r w:rsidRPr="00716360">
        <w:rPr>
          <w:lang w:val="fr-FR"/>
        </w:rPr>
        <w:t>un côté ou de l</w:t>
      </w:r>
      <w:del w:id="2072" w:author="Peng Luqi" w:date="2019-10-13T14:43:00Z">
        <w:r w:rsidRPr="00716360" w:rsidDel="00EF666F">
          <w:rPr>
            <w:lang w:val="fr-FR"/>
          </w:rPr>
          <w:delText>’</w:delText>
        </w:r>
      </w:del>
      <w:ins w:id="2073" w:author="Peng Luqi" w:date="2019-10-13T14:43:00Z">
        <w:r w:rsidR="00EF666F">
          <w:rPr>
            <w:lang w:val="fr-FR"/>
          </w:rPr>
          <w:t>’</w:t>
        </w:r>
      </w:ins>
      <w:r w:rsidRPr="00716360">
        <w:rPr>
          <w:lang w:val="fr-FR"/>
        </w:rPr>
        <w:t>autre</w:t>
      </w:r>
      <w:del w:id="2074" w:author="Peng Luqi" w:date="2019-10-13T21:33:00Z">
        <w:r w:rsidRPr="00716360" w:rsidDel="00AE450C">
          <w:rPr>
            <w:lang w:val="fr-FR"/>
          </w:rPr>
          <w:delText xml:space="preserve"> </w:delText>
        </w:r>
      </w:del>
      <w:ins w:id="2075" w:author="Peng Luqi" w:date="2019-10-13T21:33:00Z">
        <w:r w:rsidR="00AE450C">
          <w:rPr>
            <w:lang w:val="fr-FR"/>
          </w:rPr>
          <w:t xml:space="preserve"> </w:t>
        </w:r>
      </w:ins>
      <w:r w:rsidRPr="00716360">
        <w:rPr>
          <w:lang w:val="fr-FR"/>
        </w:rPr>
        <w:t>sont exactement les mêmes. Il peut tout aussi bien paraître plus intelligent que Copernic ou Zu Chong !</w:t>
      </w:r>
    </w:p>
    <w:p w:rsidR="002B38DF" w:rsidRPr="00716360" w:rsidRDefault="002B38DF">
      <w:pPr>
        <w:pStyle w:val="a3"/>
        <w:ind w:left="170" w:right="170"/>
        <w:jc w:val="both"/>
        <w:rPr>
          <w:sz w:val="27"/>
          <w:lang w:val="fr-FR"/>
        </w:rPr>
        <w:pPrChange w:id="2076" w:author="Peng Luqi" w:date="2019-10-13T14:20:00Z">
          <w:pPr>
            <w:pStyle w:val="a3"/>
            <w:spacing w:before="7"/>
          </w:pPr>
        </w:pPrChange>
      </w:pPr>
    </w:p>
    <w:p w:rsidR="002B38DF" w:rsidRPr="00716360" w:rsidRDefault="00716360">
      <w:pPr>
        <w:pStyle w:val="a3"/>
        <w:ind w:left="170" w:right="170"/>
        <w:jc w:val="both"/>
        <w:rPr>
          <w:lang w:val="fr-FR"/>
        </w:rPr>
        <w:pPrChange w:id="2077" w:author="Peng Luqi" w:date="2019-10-13T14:20:00Z">
          <w:pPr>
            <w:pStyle w:val="a3"/>
            <w:ind w:left="130" w:right="350"/>
          </w:pPr>
        </w:pPrChange>
      </w:pPr>
      <w:r w:rsidRPr="00716360">
        <w:rPr>
          <w:lang w:val="fr-FR"/>
        </w:rPr>
        <w:t>Par conséquent, l</w:t>
      </w:r>
      <w:del w:id="2078" w:author="Peng Luqi" w:date="2019-10-13T14:43:00Z">
        <w:r w:rsidRPr="00716360" w:rsidDel="00EF666F">
          <w:rPr>
            <w:lang w:val="fr-FR"/>
          </w:rPr>
          <w:delText>’</w:delText>
        </w:r>
      </w:del>
      <w:ins w:id="2079" w:author="Peng Luqi" w:date="2019-10-13T14:43:00Z">
        <w:r w:rsidR="00EF666F">
          <w:rPr>
            <w:lang w:val="fr-FR"/>
          </w:rPr>
          <w:t>’</w:t>
        </w:r>
      </w:ins>
      <w:r w:rsidRPr="00716360">
        <w:rPr>
          <w:lang w:val="fr-FR"/>
        </w:rPr>
        <w:t>investisseur qui se rue sur les marchés est théoriquement comme l</w:t>
      </w:r>
      <w:del w:id="2080" w:author="Peng Luqi" w:date="2019-10-13T14:43:00Z">
        <w:r w:rsidRPr="00716360" w:rsidDel="00EF666F">
          <w:rPr>
            <w:lang w:val="fr-FR"/>
          </w:rPr>
          <w:delText>’</w:delText>
        </w:r>
      </w:del>
      <w:ins w:id="2081" w:author="Peng Luqi" w:date="2019-10-13T14:43:00Z">
        <w:r w:rsidR="00EF666F">
          <w:rPr>
            <w:lang w:val="fr-FR"/>
          </w:rPr>
          <w:t>’</w:t>
        </w:r>
      </w:ins>
      <w:r w:rsidRPr="00716360">
        <w:rPr>
          <w:lang w:val="fr-FR"/>
        </w:rPr>
        <w:t>homme primitif : il n</w:t>
      </w:r>
      <w:del w:id="2082" w:author="Peng Luqi" w:date="2019-10-13T14:43:00Z">
        <w:r w:rsidRPr="00716360" w:rsidDel="00EF666F">
          <w:rPr>
            <w:lang w:val="fr-FR"/>
          </w:rPr>
          <w:delText>’</w:delText>
        </w:r>
      </w:del>
      <w:ins w:id="2083" w:author="Peng Luqi" w:date="2019-10-13T14:43:00Z">
        <w:r w:rsidR="00EF666F">
          <w:rPr>
            <w:lang w:val="fr-FR"/>
          </w:rPr>
          <w:t>’</w:t>
        </w:r>
      </w:ins>
      <w:r w:rsidRPr="00716360">
        <w:rPr>
          <w:lang w:val="fr-FR"/>
        </w:rPr>
        <w:t>est pas stupide, mais manque d</w:t>
      </w:r>
      <w:del w:id="2084" w:author="Peng Luqi" w:date="2019-10-13T14:43:00Z">
        <w:r w:rsidRPr="00716360" w:rsidDel="00EF666F">
          <w:rPr>
            <w:lang w:val="fr-FR"/>
          </w:rPr>
          <w:delText>’</w:delText>
        </w:r>
      </w:del>
      <w:ins w:id="2085" w:author="Peng Luqi" w:date="2019-10-13T14:43:00Z">
        <w:r w:rsidR="00EF666F">
          <w:rPr>
            <w:lang w:val="fr-FR"/>
          </w:rPr>
          <w:t>’</w:t>
        </w:r>
      </w:ins>
      <w:r w:rsidRPr="00716360">
        <w:rPr>
          <w:lang w:val="fr-FR"/>
        </w:rPr>
        <w:t xml:space="preserve">éducation. Il est </w:t>
      </w:r>
      <w:r w:rsidRPr="00716360">
        <w:rPr>
          <w:lang w:val="fr-FR"/>
        </w:rPr>
        <w:lastRenderedPageBreak/>
        <w:t>ignorant. Il est donc très hésitant. Vous pouvez vous le permettre à d</w:t>
      </w:r>
      <w:del w:id="2086" w:author="Peng Luqi" w:date="2019-10-13T14:43:00Z">
        <w:r w:rsidRPr="00716360" w:rsidDel="00EF666F">
          <w:rPr>
            <w:lang w:val="fr-FR"/>
          </w:rPr>
          <w:delText>’</w:delText>
        </w:r>
      </w:del>
      <w:ins w:id="2087" w:author="Peng Luqi" w:date="2019-10-13T14:43:00Z">
        <w:r w:rsidR="00EF666F">
          <w:rPr>
            <w:lang w:val="fr-FR"/>
          </w:rPr>
          <w:t>’</w:t>
        </w:r>
      </w:ins>
      <w:r w:rsidRPr="00716360">
        <w:rPr>
          <w:lang w:val="fr-FR"/>
        </w:rPr>
        <w:t>autres moments, ce n</w:t>
      </w:r>
      <w:del w:id="2088" w:author="Peng Luqi" w:date="2019-10-13T14:43:00Z">
        <w:r w:rsidRPr="00716360" w:rsidDel="00EF666F">
          <w:rPr>
            <w:lang w:val="fr-FR"/>
          </w:rPr>
          <w:delText>’</w:delText>
        </w:r>
      </w:del>
      <w:ins w:id="2089" w:author="Peng Luqi" w:date="2019-10-13T14:43:00Z">
        <w:r w:rsidR="00EF666F">
          <w:rPr>
            <w:lang w:val="fr-FR"/>
          </w:rPr>
          <w:t>’</w:t>
        </w:r>
      </w:ins>
      <w:r w:rsidRPr="00716360">
        <w:rPr>
          <w:lang w:val="fr-FR"/>
        </w:rPr>
        <w:t>est pas bien grave. Mais sur les marchés c</w:t>
      </w:r>
      <w:del w:id="2090" w:author="Peng Luqi" w:date="2019-10-13T14:43:00Z">
        <w:r w:rsidRPr="00716360" w:rsidDel="00EF666F">
          <w:rPr>
            <w:lang w:val="fr-FR"/>
          </w:rPr>
          <w:delText>’</w:delText>
        </w:r>
      </w:del>
      <w:ins w:id="2091" w:author="Peng Luqi" w:date="2019-10-13T14:43:00Z">
        <w:r w:rsidR="00EF666F">
          <w:rPr>
            <w:lang w:val="fr-FR"/>
          </w:rPr>
          <w:t>’</w:t>
        </w:r>
      </w:ins>
      <w:r w:rsidRPr="00716360">
        <w:rPr>
          <w:lang w:val="fr-FR"/>
        </w:rPr>
        <w:t>est différent. Chaque fois que vous prenez une mauvaise décision c</w:t>
      </w:r>
      <w:del w:id="2092" w:author="Peng Luqi" w:date="2019-10-13T14:43:00Z">
        <w:r w:rsidRPr="00716360" w:rsidDel="00EF666F">
          <w:rPr>
            <w:lang w:val="fr-FR"/>
          </w:rPr>
          <w:delText>’</w:delText>
        </w:r>
      </w:del>
      <w:ins w:id="2093" w:author="Peng Luqi" w:date="2019-10-13T14:43:00Z">
        <w:r w:rsidR="00EF666F">
          <w:rPr>
            <w:lang w:val="fr-FR"/>
          </w:rPr>
          <w:t>’</w:t>
        </w:r>
      </w:ins>
      <w:r w:rsidRPr="00716360">
        <w:rPr>
          <w:lang w:val="fr-FR"/>
        </w:rPr>
        <w:t>est la sanction : une perte d</w:t>
      </w:r>
      <w:del w:id="2094" w:author="Peng Luqi" w:date="2019-10-13T14:43:00Z">
        <w:r w:rsidRPr="00716360" w:rsidDel="00EF666F">
          <w:rPr>
            <w:lang w:val="fr-FR"/>
          </w:rPr>
          <w:delText>’</w:delText>
        </w:r>
      </w:del>
      <w:ins w:id="2095" w:author="Peng Luqi" w:date="2019-10-13T14:43:00Z">
        <w:r w:rsidR="00EF666F">
          <w:rPr>
            <w:lang w:val="fr-FR"/>
          </w:rPr>
          <w:t>’</w:t>
        </w:r>
      </w:ins>
      <w:r w:rsidRPr="00716360">
        <w:rPr>
          <w:lang w:val="fr-FR"/>
        </w:rPr>
        <w:t>argent réel. Sans états d</w:t>
      </w:r>
      <w:del w:id="2096" w:author="Peng Luqi" w:date="2019-10-13T14:43:00Z">
        <w:r w:rsidRPr="00716360" w:rsidDel="00EF666F">
          <w:rPr>
            <w:lang w:val="fr-FR"/>
          </w:rPr>
          <w:delText>’</w:delText>
        </w:r>
      </w:del>
      <w:ins w:id="2097" w:author="Peng Luqi" w:date="2019-10-13T14:43:00Z">
        <w:r w:rsidR="00EF666F">
          <w:rPr>
            <w:lang w:val="fr-FR"/>
          </w:rPr>
          <w:t>’</w:t>
        </w:r>
      </w:ins>
      <w:r w:rsidRPr="00716360">
        <w:rPr>
          <w:lang w:val="fr-FR"/>
        </w:rPr>
        <w:t>âme.</w:t>
      </w:r>
    </w:p>
    <w:p w:rsidR="002B38DF" w:rsidRPr="00716360" w:rsidRDefault="002B38DF">
      <w:pPr>
        <w:pStyle w:val="a3"/>
        <w:ind w:left="170" w:right="170"/>
        <w:jc w:val="both"/>
        <w:rPr>
          <w:lang w:val="fr-FR"/>
        </w:rPr>
        <w:pPrChange w:id="2098" w:author="Peng Luqi" w:date="2019-10-13T14:20:00Z">
          <w:pPr>
            <w:pStyle w:val="a3"/>
            <w:spacing w:before="2"/>
          </w:pPr>
        </w:pPrChange>
      </w:pPr>
    </w:p>
    <w:p w:rsidR="002B38DF" w:rsidRDefault="00716360">
      <w:pPr>
        <w:pStyle w:val="a3"/>
        <w:ind w:left="170" w:right="170"/>
        <w:jc w:val="both"/>
        <w:rPr>
          <w:ins w:id="2099" w:author="Peng Luqi" w:date="2019-10-13T14:17:00Z"/>
          <w:lang w:val="fr-FR"/>
        </w:rPr>
      </w:pPr>
      <w:r w:rsidRPr="00716360">
        <w:rPr>
          <w:lang w:val="fr-FR"/>
        </w:rPr>
        <w:t>Dans ce genre de situation, la très grande majorité des gens se montreront superficiels. Ils diront, « Je ne suis pas fait pour ça ! », « Je n</w:t>
      </w:r>
      <w:del w:id="2100" w:author="Peng Luqi" w:date="2019-10-13T14:43:00Z">
        <w:r w:rsidRPr="00716360" w:rsidDel="00EF666F">
          <w:rPr>
            <w:lang w:val="fr-FR"/>
          </w:rPr>
          <w:delText>’</w:delText>
        </w:r>
      </w:del>
      <w:ins w:id="2101" w:author="Peng Luqi" w:date="2019-10-13T14:43:00Z">
        <w:r w:rsidR="00EF666F">
          <w:rPr>
            <w:lang w:val="fr-FR"/>
          </w:rPr>
          <w:t>’</w:t>
        </w:r>
      </w:ins>
      <w:r w:rsidRPr="00716360">
        <w:rPr>
          <w:lang w:val="fr-FR"/>
        </w:rPr>
        <w:t xml:space="preserve">ai pas </w:t>
      </w:r>
      <w:del w:id="2102" w:author="Peng Luqi" w:date="2019-10-13T14:17:00Z">
        <w:r w:rsidRPr="00716360" w:rsidDel="00CB23F4">
          <w:rPr>
            <w:lang w:val="fr-FR"/>
          </w:rPr>
          <w:delText>de  chance</w:delText>
        </w:r>
      </w:del>
      <w:ins w:id="2103" w:author="Peng Luqi" w:date="2019-10-13T14:17:00Z">
        <w:r w:rsidR="00CB23F4" w:rsidRPr="00716360">
          <w:rPr>
            <w:lang w:val="fr-FR"/>
          </w:rPr>
          <w:t>de chance</w:t>
        </w:r>
      </w:ins>
      <w:r w:rsidRPr="00716360">
        <w:rPr>
          <w:lang w:val="fr-FR"/>
        </w:rPr>
        <w:t xml:space="preserve"> ! », « Je n</w:t>
      </w:r>
      <w:del w:id="2104" w:author="Peng Luqi" w:date="2019-10-13T14:43:00Z">
        <w:r w:rsidRPr="00716360" w:rsidDel="00EF666F">
          <w:rPr>
            <w:lang w:val="fr-FR"/>
          </w:rPr>
          <w:delText>’</w:delText>
        </w:r>
      </w:del>
      <w:ins w:id="2105" w:author="Peng Luqi" w:date="2019-10-13T14:43:00Z">
        <w:r w:rsidR="00EF666F">
          <w:rPr>
            <w:lang w:val="fr-FR"/>
          </w:rPr>
          <w:t>’</w:t>
        </w:r>
      </w:ins>
      <w:r w:rsidRPr="00716360">
        <w:rPr>
          <w:lang w:val="fr-FR"/>
        </w:rPr>
        <w:t>ai pas besoin de ça dans ma vie ! », « Il semble que les gens comme moi ne sont pas aptes à réaliser de grandes choses.</w:t>
      </w:r>
      <w:r w:rsidRPr="00716360">
        <w:rPr>
          <w:spacing w:val="-10"/>
          <w:lang w:val="fr-FR"/>
        </w:rPr>
        <w:t xml:space="preserve"> </w:t>
      </w:r>
      <w:r w:rsidRPr="00716360">
        <w:rPr>
          <w:lang w:val="fr-FR"/>
        </w:rPr>
        <w:t>»</w:t>
      </w:r>
    </w:p>
    <w:p w:rsidR="00CB23F4" w:rsidRDefault="00CB23F4">
      <w:pPr>
        <w:pStyle w:val="a3"/>
        <w:ind w:left="170" w:right="170"/>
        <w:jc w:val="both"/>
        <w:rPr>
          <w:ins w:id="2106" w:author="Peng Luqi" w:date="2019-10-13T14:18:00Z"/>
          <w:lang w:val="fr-FR"/>
        </w:rPr>
      </w:pPr>
    </w:p>
    <w:p w:rsidR="00CB23F4" w:rsidRDefault="00CB23F4" w:rsidP="00CB23F4">
      <w:pPr>
        <w:pStyle w:val="a3"/>
        <w:ind w:left="170" w:right="170"/>
        <w:jc w:val="both"/>
        <w:rPr>
          <w:ins w:id="2107" w:author="Peng Luqi" w:date="2019-10-13T23:56:00Z"/>
          <w:rFonts w:eastAsiaTheme="minorEastAsia"/>
          <w:lang w:val="fr-FR" w:eastAsia="zh-CN"/>
        </w:rPr>
      </w:pPr>
      <w:ins w:id="2108" w:author="Peng Luqi" w:date="2019-10-13T14:18:00Z">
        <w:r>
          <w:rPr>
            <w:rFonts w:eastAsiaTheme="minorEastAsia" w:hint="eastAsia"/>
            <w:lang w:val="fr-FR" w:eastAsia="zh-CN"/>
          </w:rPr>
          <w:t>最后那句，绝对是为了自己的愚昧找借口。就好像一个</w:t>
        </w:r>
      </w:ins>
      <w:ins w:id="2109" w:author="Peng Luqi" w:date="2019-10-13T14:19:00Z">
        <w:r>
          <w:rPr>
            <w:rFonts w:eastAsiaTheme="minorEastAsia" w:hint="eastAsia"/>
            <w:lang w:val="fr-FR" w:eastAsia="zh-CN"/>
          </w:rPr>
          <w:t>丑姑娘从来没有收到过情书，但对于她自己从来没收到过的情书的解释却是“咱不是那种人！”——说得好像受到情书的那些漂亮姑娘就怎样了似的……</w:t>
        </w:r>
      </w:ins>
    </w:p>
    <w:p w:rsidR="0086173D" w:rsidRPr="00CB23F4" w:rsidDel="0086173D" w:rsidRDefault="0086173D">
      <w:pPr>
        <w:pStyle w:val="a3"/>
        <w:ind w:left="170" w:right="170"/>
        <w:jc w:val="both"/>
        <w:rPr>
          <w:del w:id="2110" w:author="Peng Luqi" w:date="2019-10-13T23:56:00Z"/>
          <w:rFonts w:eastAsiaTheme="minorEastAsia"/>
          <w:lang w:eastAsia="zh-CN"/>
          <w:rPrChange w:id="2111" w:author="Peng Luqi" w:date="2019-10-13T14:19:00Z">
            <w:rPr>
              <w:del w:id="2112" w:author="Peng Luqi" w:date="2019-10-13T23:56:00Z"/>
              <w:lang w:val="fr-FR"/>
            </w:rPr>
          </w:rPrChange>
        </w:rPr>
        <w:pPrChange w:id="2113" w:author="Peng Luqi" w:date="2019-10-13T14:20:00Z">
          <w:pPr>
            <w:pStyle w:val="a3"/>
            <w:ind w:left="130" w:right="474"/>
          </w:pPr>
        </w:pPrChange>
      </w:pPr>
    </w:p>
    <w:p w:rsidR="00AF0C0B" w:rsidDel="0086173D" w:rsidRDefault="00AF0C0B">
      <w:pPr>
        <w:ind w:left="170" w:right="170"/>
        <w:jc w:val="both"/>
        <w:rPr>
          <w:del w:id="2114" w:author="Peng Luqi" w:date="2019-10-13T23:56:00Z"/>
          <w:lang w:val="fr-FR" w:eastAsia="zh-CN"/>
        </w:rPr>
        <w:sectPr w:rsidR="00AF0C0B" w:rsidDel="0086173D">
          <w:pgSz w:w="11910" w:h="16840"/>
          <w:pgMar w:top="1360" w:right="1240" w:bottom="280" w:left="1320" w:header="720" w:footer="720" w:gutter="0"/>
          <w:cols w:space="720"/>
        </w:sectPr>
        <w:pPrChange w:id="2115" w:author="Peng Luqi" w:date="2019-10-13T14:20:00Z">
          <w:pPr/>
        </w:pPrChange>
      </w:pPr>
    </w:p>
    <w:p w:rsidR="00CB23F4" w:rsidRPr="0086173D" w:rsidRDefault="00CB23F4">
      <w:pPr>
        <w:pStyle w:val="a3"/>
        <w:ind w:right="170"/>
        <w:jc w:val="both"/>
        <w:rPr>
          <w:ins w:id="2116" w:author="Peng Luqi" w:date="2019-10-13T14:19:00Z"/>
          <w:rFonts w:eastAsiaTheme="minorEastAsia"/>
          <w:lang w:val="fr-FR" w:eastAsia="zh-CN"/>
          <w:rPrChange w:id="2117" w:author="Peng Luqi" w:date="2019-10-13T23:56:00Z">
            <w:rPr>
              <w:ins w:id="2118" w:author="Peng Luqi" w:date="2019-10-13T14:19:00Z"/>
              <w:lang w:val="fr-FR" w:eastAsia="zh-CN"/>
            </w:rPr>
          </w:rPrChange>
        </w:rPr>
        <w:pPrChange w:id="2119" w:author="Peng Luqi" w:date="2019-10-13T23:56:00Z">
          <w:pPr>
            <w:pStyle w:val="a3"/>
            <w:ind w:left="170" w:right="170"/>
            <w:jc w:val="both"/>
          </w:pPr>
        </w:pPrChange>
      </w:pPr>
    </w:p>
    <w:p w:rsidR="002B38DF" w:rsidRDefault="00716360">
      <w:pPr>
        <w:pStyle w:val="a3"/>
        <w:ind w:left="170" w:right="170"/>
        <w:jc w:val="both"/>
        <w:rPr>
          <w:ins w:id="2120" w:author="Peng Luqi" w:date="2019-10-13T14:19:00Z"/>
          <w:lang w:val="fr-FR"/>
        </w:rPr>
      </w:pPr>
      <w:r w:rsidRPr="00716360">
        <w:rPr>
          <w:lang w:val="fr-FR"/>
        </w:rPr>
        <w:t>Nous connaissons donc les symptômes et la source de la maladie. Comment la guérir et résoudre le problème ?</w:t>
      </w:r>
    </w:p>
    <w:p w:rsidR="00CB23F4" w:rsidRPr="00716360" w:rsidRDefault="00CB23F4">
      <w:pPr>
        <w:pStyle w:val="a3"/>
        <w:ind w:left="170" w:right="170"/>
        <w:jc w:val="both"/>
        <w:rPr>
          <w:lang w:val="fr-FR"/>
        </w:rPr>
        <w:pPrChange w:id="2121" w:author="Peng Luqi" w:date="2019-10-13T14:20:00Z">
          <w:pPr>
            <w:pStyle w:val="a3"/>
            <w:spacing w:before="65"/>
            <w:ind w:left="130" w:right="420"/>
          </w:pPr>
        </w:pPrChange>
      </w:pPr>
    </w:p>
    <w:p w:rsidR="002B38DF" w:rsidRPr="00716360" w:rsidRDefault="00716360">
      <w:pPr>
        <w:pStyle w:val="a3"/>
        <w:ind w:left="720" w:right="720"/>
        <w:jc w:val="both"/>
        <w:rPr>
          <w:lang w:val="fr-FR"/>
        </w:rPr>
        <w:pPrChange w:id="2122" w:author="Peng Luqi" w:date="2019-10-13T14:20:00Z">
          <w:pPr>
            <w:pStyle w:val="a3"/>
            <w:spacing w:line="321" w:lineRule="exact"/>
            <w:ind w:left="130"/>
          </w:pPr>
        </w:pPrChange>
      </w:pPr>
      <w:r w:rsidRPr="00716360">
        <w:rPr>
          <w:lang w:val="fr-FR"/>
        </w:rPr>
        <w:t>Uniquement via l</w:t>
      </w:r>
      <w:del w:id="2123" w:author="Peng Luqi" w:date="2019-10-13T14:43:00Z">
        <w:r w:rsidRPr="00716360" w:rsidDel="00EF666F">
          <w:rPr>
            <w:lang w:val="fr-FR"/>
          </w:rPr>
          <w:delText>’</w:delText>
        </w:r>
      </w:del>
      <w:ins w:id="2124" w:author="Peng Luqi" w:date="2019-10-13T14:43:00Z">
        <w:r w:rsidR="00EF666F">
          <w:rPr>
            <w:lang w:val="fr-FR"/>
          </w:rPr>
          <w:t>’</w:t>
        </w:r>
      </w:ins>
      <w:r w:rsidRPr="00716360">
        <w:rPr>
          <w:lang w:val="fr-FR"/>
        </w:rPr>
        <w:t>investissement fixe !</w:t>
      </w:r>
    </w:p>
    <w:p w:rsidR="002B38DF" w:rsidRPr="00716360" w:rsidRDefault="002B38DF">
      <w:pPr>
        <w:pStyle w:val="a3"/>
        <w:ind w:left="170" w:right="170"/>
        <w:jc w:val="both"/>
        <w:rPr>
          <w:sz w:val="27"/>
          <w:lang w:val="fr-FR"/>
        </w:rPr>
        <w:pPrChange w:id="2125" w:author="Peng Luqi" w:date="2019-10-13T14:20:00Z">
          <w:pPr>
            <w:pStyle w:val="a3"/>
            <w:spacing w:before="10"/>
          </w:pPr>
        </w:pPrChange>
      </w:pPr>
    </w:p>
    <w:p w:rsidR="002B38DF" w:rsidRPr="00716360" w:rsidRDefault="00716360">
      <w:pPr>
        <w:pStyle w:val="a3"/>
        <w:ind w:left="170" w:right="170"/>
        <w:jc w:val="both"/>
        <w:rPr>
          <w:lang w:val="fr-FR"/>
        </w:rPr>
        <w:pPrChange w:id="2126" w:author="Peng Luqi" w:date="2019-10-13T14:20:00Z">
          <w:pPr>
            <w:pStyle w:val="a3"/>
            <w:spacing w:before="1"/>
            <w:ind w:left="130" w:right="230"/>
          </w:pPr>
        </w:pPrChange>
      </w:pPr>
      <w:r w:rsidRPr="00716360">
        <w:rPr>
          <w:lang w:val="fr-FR"/>
        </w:rPr>
        <w:t>Les marchés boursiers ne manquent pas de personnes intelligentes mais, quand bien même elles le sont, elles ont pu être ignorantes et ont donc souvent souffert. L</w:t>
      </w:r>
      <w:del w:id="2127" w:author="Peng Luqi" w:date="2019-10-13T14:43:00Z">
        <w:r w:rsidRPr="00716360" w:rsidDel="00EF666F">
          <w:rPr>
            <w:lang w:val="fr-FR"/>
          </w:rPr>
          <w:delText>’</w:delText>
        </w:r>
      </w:del>
      <w:ins w:id="2128" w:author="Peng Luqi" w:date="2019-10-13T14:43:00Z">
        <w:r w:rsidR="00EF666F">
          <w:rPr>
            <w:lang w:val="fr-FR"/>
          </w:rPr>
          <w:t>’</w:t>
        </w:r>
      </w:ins>
      <w:r w:rsidRPr="00716360">
        <w:rPr>
          <w:lang w:val="fr-FR"/>
        </w:rPr>
        <w:t>investissement fixe n</w:t>
      </w:r>
      <w:del w:id="2129" w:author="Peng Luqi" w:date="2019-10-13T14:43:00Z">
        <w:r w:rsidRPr="00716360" w:rsidDel="00EF666F">
          <w:rPr>
            <w:lang w:val="fr-FR"/>
          </w:rPr>
          <w:delText>’</w:delText>
        </w:r>
      </w:del>
      <w:ins w:id="2130" w:author="Peng Luqi" w:date="2019-10-13T14:43:00Z">
        <w:r w:rsidR="00EF666F">
          <w:rPr>
            <w:lang w:val="fr-FR"/>
          </w:rPr>
          <w:t>’</w:t>
        </w:r>
      </w:ins>
      <w:r w:rsidRPr="00716360">
        <w:rPr>
          <w:lang w:val="fr-FR"/>
        </w:rPr>
        <w:t>est pas simplement une stratégie d</w:t>
      </w:r>
      <w:del w:id="2131" w:author="Peng Luqi" w:date="2019-10-13T14:43:00Z">
        <w:r w:rsidRPr="00716360" w:rsidDel="00EF666F">
          <w:rPr>
            <w:lang w:val="fr-FR"/>
          </w:rPr>
          <w:delText>’</w:delText>
        </w:r>
      </w:del>
      <w:ins w:id="2132" w:author="Peng Luqi" w:date="2019-10-13T14:43:00Z">
        <w:r w:rsidR="00EF666F">
          <w:rPr>
            <w:lang w:val="fr-FR"/>
          </w:rPr>
          <w:t>’</w:t>
        </w:r>
      </w:ins>
      <w:r w:rsidRPr="00716360">
        <w:rPr>
          <w:lang w:val="fr-FR"/>
        </w:rPr>
        <w:t>investissement mais également une stratégie comportementale, ce qui, en théorie, en fait la meilleure formation en investissement et la meilleure méthode en matière d</w:t>
      </w:r>
      <w:del w:id="2133" w:author="Peng Luqi" w:date="2019-10-13T14:43:00Z">
        <w:r w:rsidRPr="00716360" w:rsidDel="00EF666F">
          <w:rPr>
            <w:lang w:val="fr-FR"/>
          </w:rPr>
          <w:delText>’</w:delText>
        </w:r>
      </w:del>
      <w:ins w:id="2134" w:author="Peng Luqi" w:date="2019-10-13T14:43:00Z">
        <w:r w:rsidR="00EF666F">
          <w:rPr>
            <w:lang w:val="fr-FR"/>
          </w:rPr>
          <w:t>’</w:t>
        </w:r>
      </w:ins>
      <w:r w:rsidRPr="00716360">
        <w:rPr>
          <w:lang w:val="fr-FR"/>
        </w:rPr>
        <w:t>investissement. Qu</w:t>
      </w:r>
      <w:del w:id="2135" w:author="Peng Luqi" w:date="2019-10-13T14:43:00Z">
        <w:r w:rsidRPr="00716360" w:rsidDel="00EF666F">
          <w:rPr>
            <w:lang w:val="fr-FR"/>
          </w:rPr>
          <w:delText>’</w:delText>
        </w:r>
      </w:del>
      <w:ins w:id="2136" w:author="Peng Luqi" w:date="2019-10-13T14:43:00Z">
        <w:r w:rsidR="00EF666F">
          <w:rPr>
            <w:lang w:val="fr-FR"/>
          </w:rPr>
          <w:t>’</w:t>
        </w:r>
      </w:ins>
      <w:r w:rsidRPr="00716360">
        <w:rPr>
          <w:lang w:val="fr-FR"/>
        </w:rPr>
        <w:t>une personne soit intelligente ou non n</w:t>
      </w:r>
      <w:del w:id="2137" w:author="Peng Luqi" w:date="2019-10-13T14:43:00Z">
        <w:r w:rsidRPr="00716360" w:rsidDel="00EF666F">
          <w:rPr>
            <w:lang w:val="fr-FR"/>
          </w:rPr>
          <w:delText>’</w:delText>
        </w:r>
      </w:del>
      <w:ins w:id="2138" w:author="Peng Luqi" w:date="2019-10-13T14:43:00Z">
        <w:r w:rsidR="00EF666F">
          <w:rPr>
            <w:lang w:val="fr-FR"/>
          </w:rPr>
          <w:t>’</w:t>
        </w:r>
      </w:ins>
      <w:r w:rsidRPr="00716360">
        <w:rPr>
          <w:lang w:val="fr-FR"/>
        </w:rPr>
        <w:t>a pas d</w:t>
      </w:r>
      <w:del w:id="2139" w:author="Peng Luqi" w:date="2019-10-13T14:43:00Z">
        <w:r w:rsidRPr="00716360" w:rsidDel="00EF666F">
          <w:rPr>
            <w:lang w:val="fr-FR"/>
          </w:rPr>
          <w:delText>’</w:delText>
        </w:r>
      </w:del>
      <w:ins w:id="2140" w:author="Peng Luqi" w:date="2019-10-13T14:43:00Z">
        <w:r w:rsidR="00EF666F">
          <w:rPr>
            <w:lang w:val="fr-FR"/>
          </w:rPr>
          <w:t>’</w:t>
        </w:r>
      </w:ins>
      <w:r w:rsidRPr="00716360">
        <w:rPr>
          <w:lang w:val="fr-FR"/>
        </w:rPr>
        <w:t>importance du tout. L</w:t>
      </w:r>
      <w:del w:id="2141" w:author="Peng Luqi" w:date="2019-10-13T14:43:00Z">
        <w:r w:rsidRPr="00716360" w:rsidDel="00EF666F">
          <w:rPr>
            <w:lang w:val="fr-FR"/>
          </w:rPr>
          <w:delText>’</w:delText>
        </w:r>
      </w:del>
      <w:ins w:id="2142" w:author="Peng Luqi" w:date="2019-10-13T14:43:00Z">
        <w:r w:rsidR="00EF666F">
          <w:rPr>
            <w:lang w:val="fr-FR"/>
          </w:rPr>
          <w:t>’</w:t>
        </w:r>
      </w:ins>
      <w:r w:rsidRPr="00716360">
        <w:rPr>
          <w:lang w:val="fr-FR"/>
        </w:rPr>
        <w:t>important est que, dans le processus de pratique continue de l</w:t>
      </w:r>
      <w:del w:id="2143" w:author="Peng Luqi" w:date="2019-10-13T14:43:00Z">
        <w:r w:rsidRPr="00716360" w:rsidDel="00EF666F">
          <w:rPr>
            <w:lang w:val="fr-FR"/>
          </w:rPr>
          <w:delText>’</w:delText>
        </w:r>
      </w:del>
      <w:ins w:id="2144" w:author="Peng Luqi" w:date="2019-10-13T14:43:00Z">
        <w:r w:rsidR="00EF666F">
          <w:rPr>
            <w:lang w:val="fr-FR"/>
          </w:rPr>
          <w:t>’</w:t>
        </w:r>
      </w:ins>
      <w:r w:rsidRPr="00716360">
        <w:rPr>
          <w:lang w:val="fr-FR"/>
        </w:rPr>
        <w:t>investissement fixe, la formation en investissement soit achevée et que les investisseurs passent progressivement d</w:t>
      </w:r>
      <w:del w:id="2145" w:author="Peng Luqi" w:date="2019-10-13T14:43:00Z">
        <w:r w:rsidRPr="00716360" w:rsidDel="00EF666F">
          <w:rPr>
            <w:lang w:val="fr-FR"/>
          </w:rPr>
          <w:delText>’</w:delText>
        </w:r>
      </w:del>
      <w:ins w:id="2146" w:author="Peng Luqi" w:date="2019-10-13T14:43:00Z">
        <w:r w:rsidR="00EF666F">
          <w:rPr>
            <w:lang w:val="fr-FR"/>
          </w:rPr>
          <w:t>’</w:t>
        </w:r>
      </w:ins>
      <w:r w:rsidRPr="00716360">
        <w:rPr>
          <w:lang w:val="fr-FR"/>
        </w:rPr>
        <w:t>un être primitif à une personne éduquée.</w:t>
      </w:r>
    </w:p>
    <w:p w:rsidR="002B38DF" w:rsidRPr="00716360" w:rsidRDefault="002B38DF">
      <w:pPr>
        <w:pStyle w:val="a3"/>
        <w:ind w:left="170" w:right="170"/>
        <w:jc w:val="both"/>
        <w:rPr>
          <w:lang w:val="fr-FR"/>
        </w:rPr>
        <w:pPrChange w:id="2147" w:author="Peng Luqi" w:date="2019-10-13T14:20:00Z">
          <w:pPr>
            <w:pStyle w:val="a3"/>
          </w:pPr>
        </w:pPrChange>
      </w:pPr>
    </w:p>
    <w:p w:rsidR="002B38DF" w:rsidRPr="00716360" w:rsidRDefault="00716360">
      <w:pPr>
        <w:pStyle w:val="a3"/>
        <w:ind w:left="170" w:right="170"/>
        <w:jc w:val="both"/>
        <w:rPr>
          <w:lang w:val="fr-FR"/>
        </w:rPr>
        <w:pPrChange w:id="2148" w:author="Peng Luqi" w:date="2019-10-13T14:20:00Z">
          <w:pPr>
            <w:pStyle w:val="a3"/>
            <w:ind w:left="130" w:right="289"/>
          </w:pPr>
        </w:pPrChange>
      </w:pPr>
      <w:r w:rsidRPr="00716360">
        <w:rPr>
          <w:lang w:val="fr-FR"/>
        </w:rPr>
        <w:t>Vous voyez, quand les gens constatent une maladie mais ne font rien pour la guérir, ils ont tendance à se trouver de nombreuses excuses. Si un trade échoue, leur résumé est étonnamment cohérent : « Hélas, j</w:t>
      </w:r>
      <w:del w:id="2149" w:author="Peng Luqi" w:date="2019-10-13T14:43:00Z">
        <w:r w:rsidRPr="00716360" w:rsidDel="00EF666F">
          <w:rPr>
            <w:lang w:val="fr-FR"/>
          </w:rPr>
          <w:delText>’</w:delText>
        </w:r>
      </w:del>
      <w:ins w:id="2150" w:author="Peng Luqi" w:date="2019-10-13T14:43:00Z">
        <w:r w:rsidR="00EF666F">
          <w:rPr>
            <w:lang w:val="fr-FR"/>
          </w:rPr>
          <w:t>’</w:t>
        </w:r>
      </w:ins>
      <w:r w:rsidRPr="00716360">
        <w:rPr>
          <w:lang w:val="fr-FR"/>
        </w:rPr>
        <w:t>ai été trop gourmand. » Il semble que le mot « gourmand » puisse tout expliquer. En est-il véritablement ainsi ?</w:t>
      </w:r>
    </w:p>
    <w:p w:rsidR="002B38DF" w:rsidRPr="00716360" w:rsidRDefault="002B38DF">
      <w:pPr>
        <w:pStyle w:val="a3"/>
        <w:ind w:left="170" w:right="170"/>
        <w:jc w:val="both"/>
        <w:rPr>
          <w:lang w:val="fr-FR"/>
        </w:rPr>
        <w:pPrChange w:id="2151" w:author="Peng Luqi" w:date="2019-10-13T14:20:00Z">
          <w:pPr>
            <w:pStyle w:val="a3"/>
            <w:spacing w:before="3"/>
          </w:pPr>
        </w:pPrChange>
      </w:pPr>
    </w:p>
    <w:p w:rsidR="002B38DF" w:rsidRPr="00716360" w:rsidRDefault="00716360">
      <w:pPr>
        <w:pStyle w:val="a3"/>
        <w:ind w:left="170" w:right="170"/>
        <w:jc w:val="both"/>
        <w:rPr>
          <w:lang w:val="fr-FR"/>
        </w:rPr>
        <w:pPrChange w:id="2152" w:author="Peng Luqi" w:date="2019-10-13T14:20:00Z">
          <w:pPr>
            <w:pStyle w:val="a3"/>
            <w:ind w:left="130" w:right="430"/>
          </w:pPr>
        </w:pPrChange>
      </w:pPr>
      <w:r w:rsidRPr="00716360">
        <w:rPr>
          <w:lang w:val="fr-FR"/>
        </w:rPr>
        <w:t>Si une personne acheté une valeur, par exemple, à 10 dollars et qu</w:t>
      </w:r>
      <w:del w:id="2153" w:author="Peng Luqi" w:date="2019-10-13T14:43:00Z">
        <w:r w:rsidRPr="00716360" w:rsidDel="00EF666F">
          <w:rPr>
            <w:lang w:val="fr-FR"/>
          </w:rPr>
          <w:delText>’</w:delText>
        </w:r>
      </w:del>
      <w:ins w:id="2154" w:author="Peng Luqi" w:date="2019-10-13T14:43:00Z">
        <w:r w:rsidR="00EF666F">
          <w:rPr>
            <w:lang w:val="fr-FR"/>
          </w:rPr>
          <w:t>’</w:t>
        </w:r>
      </w:ins>
      <w:r w:rsidRPr="00716360">
        <w:rPr>
          <w:lang w:val="fr-FR"/>
        </w:rPr>
        <w:t>elle passe à 20 dollars sans que l</w:t>
      </w:r>
      <w:del w:id="2155" w:author="Peng Luqi" w:date="2019-10-13T14:43:00Z">
        <w:r w:rsidRPr="00716360" w:rsidDel="00EF666F">
          <w:rPr>
            <w:lang w:val="fr-FR"/>
          </w:rPr>
          <w:delText>’</w:delText>
        </w:r>
      </w:del>
      <w:ins w:id="2156" w:author="Peng Luqi" w:date="2019-10-13T14:43:00Z">
        <w:r w:rsidR="00EF666F">
          <w:rPr>
            <w:lang w:val="fr-FR"/>
          </w:rPr>
          <w:t>’</w:t>
        </w:r>
      </w:ins>
      <w:r w:rsidRPr="00716360">
        <w:rPr>
          <w:lang w:val="fr-FR"/>
        </w:rPr>
        <w:t>investisseur n</w:t>
      </w:r>
      <w:del w:id="2157" w:author="Peng Luqi" w:date="2019-10-13T14:43:00Z">
        <w:r w:rsidRPr="00716360" w:rsidDel="00EF666F">
          <w:rPr>
            <w:lang w:val="fr-FR"/>
          </w:rPr>
          <w:delText>’</w:delText>
        </w:r>
      </w:del>
      <w:ins w:id="2158" w:author="Peng Luqi" w:date="2019-10-13T14:43:00Z">
        <w:r w:rsidR="00EF666F">
          <w:rPr>
            <w:lang w:val="fr-FR"/>
          </w:rPr>
          <w:t>’</w:t>
        </w:r>
      </w:ins>
      <w:r w:rsidRPr="00716360">
        <w:rPr>
          <w:lang w:val="fr-FR"/>
        </w:rPr>
        <w:t>ai revendu, et qu</w:t>
      </w:r>
      <w:del w:id="2159" w:author="Peng Luqi" w:date="2019-10-13T14:43:00Z">
        <w:r w:rsidRPr="00716360" w:rsidDel="00EF666F">
          <w:rPr>
            <w:lang w:val="fr-FR"/>
          </w:rPr>
          <w:delText>’</w:delText>
        </w:r>
      </w:del>
      <w:ins w:id="2160" w:author="Peng Luqi" w:date="2019-10-13T14:43:00Z">
        <w:r w:rsidR="00EF666F">
          <w:rPr>
            <w:lang w:val="fr-FR"/>
          </w:rPr>
          <w:t>’</w:t>
        </w:r>
      </w:ins>
      <w:r w:rsidRPr="00716360">
        <w:rPr>
          <w:lang w:val="fr-FR"/>
        </w:rPr>
        <w:t>après un certain temps la valeur retombe à 12 dollars, voire pire, à 2 dollars, alors l</w:t>
      </w:r>
      <w:del w:id="2161" w:author="Peng Luqi" w:date="2019-10-13T14:43:00Z">
        <w:r w:rsidRPr="00716360" w:rsidDel="00EF666F">
          <w:rPr>
            <w:lang w:val="fr-FR"/>
          </w:rPr>
          <w:delText>’</w:delText>
        </w:r>
      </w:del>
      <w:ins w:id="2162" w:author="Peng Luqi" w:date="2019-10-13T14:43:00Z">
        <w:r w:rsidR="00EF666F">
          <w:rPr>
            <w:lang w:val="fr-FR"/>
          </w:rPr>
          <w:t>’</w:t>
        </w:r>
      </w:ins>
      <w:r w:rsidRPr="00716360">
        <w:rPr>
          <w:lang w:val="fr-FR"/>
        </w:rPr>
        <w:t>investisseur le regrettera. Il se dira : « J</w:t>
      </w:r>
      <w:del w:id="2163" w:author="Peng Luqi" w:date="2019-10-13T14:43:00Z">
        <w:r w:rsidRPr="00716360" w:rsidDel="00EF666F">
          <w:rPr>
            <w:lang w:val="fr-FR"/>
          </w:rPr>
          <w:delText>’</w:delText>
        </w:r>
      </w:del>
      <w:ins w:id="2164" w:author="Peng Luqi" w:date="2019-10-13T14:43:00Z">
        <w:r w:rsidR="00EF666F">
          <w:rPr>
            <w:lang w:val="fr-FR"/>
          </w:rPr>
          <w:t>’</w:t>
        </w:r>
      </w:ins>
      <w:r w:rsidRPr="00716360">
        <w:rPr>
          <w:lang w:val="fr-FR"/>
        </w:rPr>
        <w:t>ai été trop gourmand, j</w:t>
      </w:r>
      <w:del w:id="2165" w:author="Peng Luqi" w:date="2019-10-13T14:43:00Z">
        <w:r w:rsidRPr="00716360" w:rsidDel="00EF666F">
          <w:rPr>
            <w:lang w:val="fr-FR"/>
          </w:rPr>
          <w:delText>’</w:delText>
        </w:r>
      </w:del>
      <w:ins w:id="2166" w:author="Peng Luqi" w:date="2019-10-13T14:43:00Z">
        <w:r w:rsidR="00EF666F">
          <w:rPr>
            <w:lang w:val="fr-FR"/>
          </w:rPr>
          <w:t>’</w:t>
        </w:r>
      </w:ins>
      <w:r w:rsidRPr="00716360">
        <w:rPr>
          <w:lang w:val="fr-FR"/>
        </w:rPr>
        <w:t>aurais dû revendre à 20 dollars. »</w:t>
      </w:r>
    </w:p>
    <w:p w:rsidR="002B38DF" w:rsidRPr="00716360" w:rsidRDefault="002B38DF">
      <w:pPr>
        <w:pStyle w:val="a3"/>
        <w:ind w:left="170" w:right="170"/>
        <w:jc w:val="both"/>
        <w:rPr>
          <w:sz w:val="27"/>
          <w:lang w:val="fr-FR"/>
        </w:rPr>
        <w:pPrChange w:id="2167" w:author="Peng Luqi" w:date="2019-10-13T14:20:00Z">
          <w:pPr>
            <w:pStyle w:val="a3"/>
            <w:spacing w:before="9"/>
          </w:pPr>
        </w:pPrChange>
      </w:pPr>
    </w:p>
    <w:p w:rsidR="002B38DF" w:rsidRPr="00716360" w:rsidDel="00E7090E" w:rsidRDefault="00716360">
      <w:pPr>
        <w:pStyle w:val="a3"/>
        <w:ind w:left="170" w:right="170"/>
        <w:jc w:val="both"/>
        <w:rPr>
          <w:del w:id="2168" w:author="Peng Luqi" w:date="2019-10-13T14:20:00Z"/>
          <w:lang w:val="fr-FR"/>
        </w:rPr>
        <w:pPrChange w:id="2169" w:author="Peng Luqi" w:date="2019-10-13T14:20:00Z">
          <w:pPr>
            <w:pStyle w:val="a3"/>
            <w:ind w:left="130" w:right="1199"/>
          </w:pPr>
        </w:pPrChange>
      </w:pPr>
      <w:r w:rsidRPr="00716360">
        <w:rPr>
          <w:lang w:val="fr-FR"/>
        </w:rPr>
        <w:t>Sur le marché commercial, la cupidité est universelle, tout le monde est gourmand, sinon pourquoi y serions-nous ? Mais est-ce un défaut ?</w:t>
      </w:r>
      <w:ins w:id="2170" w:author="Peng Luqi" w:date="2019-10-13T14:20:00Z">
        <w:r w:rsidR="00E7090E">
          <w:rPr>
            <w:lang w:val="fr-FR"/>
          </w:rPr>
          <w:t xml:space="preserve"> </w:t>
        </w:r>
      </w:ins>
    </w:p>
    <w:p w:rsidR="002B38DF" w:rsidRPr="00716360" w:rsidRDefault="00716360">
      <w:pPr>
        <w:pStyle w:val="a3"/>
        <w:ind w:left="170" w:right="170"/>
        <w:jc w:val="both"/>
        <w:rPr>
          <w:lang w:val="fr-FR"/>
        </w:rPr>
        <w:pPrChange w:id="2171" w:author="Peng Luqi" w:date="2019-10-13T14:20:00Z">
          <w:pPr>
            <w:pStyle w:val="a3"/>
            <w:ind w:left="130" w:right="374"/>
          </w:pPr>
        </w:pPrChange>
      </w:pPr>
      <w:r w:rsidRPr="00716360">
        <w:rPr>
          <w:lang w:val="fr-FR"/>
        </w:rPr>
        <w:t>Certainement pas. La capacité des gens à confondre les concepts est étonnamment grande, en particulier celle de confondre deux concepts diamétralement opposés. Lorsque l</w:t>
      </w:r>
      <w:del w:id="2172" w:author="Peng Luqi" w:date="2019-10-13T14:43:00Z">
        <w:r w:rsidRPr="00716360" w:rsidDel="00EF666F">
          <w:rPr>
            <w:lang w:val="fr-FR"/>
          </w:rPr>
          <w:delText>’</w:delText>
        </w:r>
      </w:del>
      <w:ins w:id="2173" w:author="Peng Luqi" w:date="2019-10-13T14:43:00Z">
        <w:r w:rsidR="00EF666F">
          <w:rPr>
            <w:lang w:val="fr-FR"/>
          </w:rPr>
          <w:t>’</w:t>
        </w:r>
      </w:ins>
      <w:r w:rsidRPr="00716360">
        <w:rPr>
          <w:lang w:val="fr-FR"/>
        </w:rPr>
        <w:t>on gagne beaucoup d</w:t>
      </w:r>
      <w:del w:id="2174" w:author="Peng Luqi" w:date="2019-10-13T14:43:00Z">
        <w:r w:rsidRPr="00716360" w:rsidDel="00EF666F">
          <w:rPr>
            <w:lang w:val="fr-FR"/>
          </w:rPr>
          <w:delText>’</w:delText>
        </w:r>
      </w:del>
      <w:ins w:id="2175" w:author="Peng Luqi" w:date="2019-10-13T14:43:00Z">
        <w:r w:rsidR="00EF666F">
          <w:rPr>
            <w:lang w:val="fr-FR"/>
          </w:rPr>
          <w:t>’</w:t>
        </w:r>
      </w:ins>
      <w:r w:rsidRPr="00716360">
        <w:rPr>
          <w:lang w:val="fr-FR"/>
        </w:rPr>
        <w:t>argent, ils appellent l</w:t>
      </w:r>
      <w:del w:id="2176" w:author="Peng Luqi" w:date="2019-10-13T14:43:00Z">
        <w:r w:rsidRPr="00716360" w:rsidDel="00EF666F">
          <w:rPr>
            <w:lang w:val="fr-FR"/>
          </w:rPr>
          <w:delText>’</w:delText>
        </w:r>
      </w:del>
      <w:ins w:id="2177" w:author="Peng Luqi" w:date="2019-10-13T14:43:00Z">
        <w:r w:rsidR="00EF666F">
          <w:rPr>
            <w:lang w:val="fr-FR"/>
          </w:rPr>
          <w:t>’</w:t>
        </w:r>
      </w:ins>
      <w:r w:rsidRPr="00716360">
        <w:rPr>
          <w:lang w:val="fr-FR"/>
        </w:rPr>
        <w:t>ambition de la cupidité et lorsque l</w:t>
      </w:r>
      <w:del w:id="2178" w:author="Peng Luqi" w:date="2019-10-13T14:43:00Z">
        <w:r w:rsidRPr="00716360" w:rsidDel="00EF666F">
          <w:rPr>
            <w:lang w:val="fr-FR"/>
          </w:rPr>
          <w:delText>’</w:delText>
        </w:r>
      </w:del>
      <w:ins w:id="2179" w:author="Peng Luqi" w:date="2019-10-13T14:43:00Z">
        <w:r w:rsidR="00EF666F">
          <w:rPr>
            <w:lang w:val="fr-FR"/>
          </w:rPr>
          <w:t>’</w:t>
        </w:r>
      </w:ins>
      <w:r w:rsidRPr="00716360">
        <w:rPr>
          <w:lang w:val="fr-FR"/>
        </w:rPr>
        <w:t xml:space="preserve">on en perd beaucoup, ils appellent la cupidité un péché. Pourquoi une définition </w:t>
      </w:r>
      <w:r w:rsidRPr="00716360">
        <w:rPr>
          <w:lang w:val="fr-FR"/>
        </w:rPr>
        <w:lastRenderedPageBreak/>
        <w:t>si ambiguë ? Pour vous faire perdre tout bon sens.</w:t>
      </w:r>
    </w:p>
    <w:p w:rsidR="002B38DF" w:rsidRPr="00716360" w:rsidRDefault="002B38DF">
      <w:pPr>
        <w:pStyle w:val="a3"/>
        <w:ind w:left="170" w:right="170"/>
        <w:jc w:val="both"/>
        <w:rPr>
          <w:lang w:val="fr-FR"/>
        </w:rPr>
        <w:pPrChange w:id="2180" w:author="Peng Luqi" w:date="2019-10-13T14:20:00Z">
          <w:pPr>
            <w:pStyle w:val="a3"/>
            <w:spacing w:before="1"/>
          </w:pPr>
        </w:pPrChange>
      </w:pPr>
    </w:p>
    <w:p w:rsidR="00E7090E" w:rsidRDefault="00716360" w:rsidP="00CB23F4">
      <w:pPr>
        <w:pStyle w:val="a3"/>
        <w:ind w:left="170" w:right="170"/>
        <w:jc w:val="both"/>
        <w:rPr>
          <w:ins w:id="2181" w:author="Peng Luqi" w:date="2019-10-13T14:21:00Z"/>
          <w:lang w:val="fr-FR"/>
        </w:rPr>
      </w:pPr>
      <w:r w:rsidRPr="00716360">
        <w:rPr>
          <w:lang w:val="fr-FR"/>
        </w:rPr>
        <w:t>La cause profonde n</w:t>
      </w:r>
      <w:del w:id="2182" w:author="Peng Luqi" w:date="2019-10-13T14:43:00Z">
        <w:r w:rsidRPr="00716360" w:rsidDel="00EF666F">
          <w:rPr>
            <w:lang w:val="fr-FR"/>
          </w:rPr>
          <w:delText>’</w:delText>
        </w:r>
      </w:del>
      <w:ins w:id="2183" w:author="Peng Luqi" w:date="2019-10-13T14:43:00Z">
        <w:r w:rsidR="00EF666F">
          <w:rPr>
            <w:lang w:val="fr-FR"/>
          </w:rPr>
          <w:t>’</w:t>
        </w:r>
      </w:ins>
      <w:r w:rsidRPr="00716360">
        <w:rPr>
          <w:lang w:val="fr-FR"/>
        </w:rPr>
        <w:t>est pas l</w:t>
      </w:r>
      <w:del w:id="2184" w:author="Peng Luqi" w:date="2019-10-13T14:43:00Z">
        <w:r w:rsidRPr="00716360" w:rsidDel="00EF666F">
          <w:rPr>
            <w:lang w:val="fr-FR"/>
          </w:rPr>
          <w:delText>’</w:delText>
        </w:r>
      </w:del>
      <w:ins w:id="2185" w:author="Peng Luqi" w:date="2019-10-13T14:43:00Z">
        <w:r w:rsidR="00EF666F">
          <w:rPr>
            <w:lang w:val="fr-FR"/>
          </w:rPr>
          <w:t>’</w:t>
        </w:r>
      </w:ins>
      <w:r w:rsidRPr="00716360">
        <w:rPr>
          <w:lang w:val="fr-FR"/>
        </w:rPr>
        <w:t xml:space="preserve">avidité. Elle est en réalité très claire : </w:t>
      </w:r>
    </w:p>
    <w:p w:rsidR="00E7090E" w:rsidRDefault="00E7090E" w:rsidP="00CB23F4">
      <w:pPr>
        <w:pStyle w:val="a3"/>
        <w:ind w:left="170" w:right="170"/>
        <w:jc w:val="both"/>
        <w:rPr>
          <w:ins w:id="2186" w:author="Peng Luqi" w:date="2019-10-13T14:21:00Z"/>
          <w:lang w:val="fr-FR"/>
        </w:rPr>
      </w:pPr>
    </w:p>
    <w:p w:rsidR="002B38DF" w:rsidRPr="00716360" w:rsidRDefault="00716360">
      <w:pPr>
        <w:pStyle w:val="a3"/>
        <w:ind w:left="720" w:right="720"/>
        <w:jc w:val="both"/>
        <w:rPr>
          <w:lang w:val="fr-FR"/>
        </w:rPr>
        <w:pPrChange w:id="2187" w:author="Peng Luqi" w:date="2019-10-13T14:21:00Z">
          <w:pPr>
            <w:pStyle w:val="a3"/>
            <w:ind w:left="130" w:right="1261"/>
          </w:pPr>
        </w:pPrChange>
      </w:pPr>
      <w:r w:rsidRPr="00716360">
        <w:rPr>
          <w:lang w:val="fr-FR"/>
        </w:rPr>
        <w:t>L</w:t>
      </w:r>
      <w:del w:id="2188" w:author="Peng Luqi" w:date="2019-10-13T14:43:00Z">
        <w:r w:rsidRPr="00716360" w:rsidDel="00EF666F">
          <w:rPr>
            <w:lang w:val="fr-FR"/>
          </w:rPr>
          <w:delText>’</w:delText>
        </w:r>
      </w:del>
      <w:ins w:id="2189" w:author="Peng Luqi" w:date="2019-10-13T14:43:00Z">
        <w:r w:rsidR="00EF666F">
          <w:rPr>
            <w:lang w:val="fr-FR"/>
          </w:rPr>
          <w:t>’</w:t>
        </w:r>
      </w:ins>
      <w:r w:rsidRPr="00716360">
        <w:rPr>
          <w:lang w:val="fr-FR"/>
        </w:rPr>
        <w:t>investisseur achète sans véritablement comprendre, de sorte qu</w:t>
      </w:r>
      <w:del w:id="2190" w:author="Peng Luqi" w:date="2019-10-13T14:43:00Z">
        <w:r w:rsidRPr="00716360" w:rsidDel="00EF666F">
          <w:rPr>
            <w:lang w:val="fr-FR"/>
          </w:rPr>
          <w:delText>’</w:delText>
        </w:r>
      </w:del>
      <w:ins w:id="2191" w:author="Peng Luqi" w:date="2019-10-13T14:43:00Z">
        <w:r w:rsidR="00EF666F">
          <w:rPr>
            <w:lang w:val="fr-FR"/>
          </w:rPr>
          <w:t>’</w:t>
        </w:r>
      </w:ins>
      <w:r w:rsidRPr="00716360">
        <w:rPr>
          <w:lang w:val="fr-FR"/>
        </w:rPr>
        <w:t>il est incapable de juger d</w:t>
      </w:r>
      <w:del w:id="2192" w:author="Peng Luqi" w:date="2019-10-13T14:43:00Z">
        <w:r w:rsidRPr="00716360" w:rsidDel="00EF666F">
          <w:rPr>
            <w:lang w:val="fr-FR"/>
          </w:rPr>
          <w:delText>’</w:delText>
        </w:r>
      </w:del>
      <w:ins w:id="2193" w:author="Peng Luqi" w:date="2019-10-13T14:43:00Z">
        <w:r w:rsidR="00EF666F">
          <w:rPr>
            <w:lang w:val="fr-FR"/>
          </w:rPr>
          <w:t>’</w:t>
        </w:r>
      </w:ins>
      <w:r w:rsidRPr="00716360">
        <w:rPr>
          <w:lang w:val="fr-FR"/>
        </w:rPr>
        <w:t>un prix raisonnable.</w:t>
      </w:r>
    </w:p>
    <w:p w:rsidR="002B38DF" w:rsidRPr="00716360" w:rsidRDefault="002B38DF">
      <w:pPr>
        <w:pStyle w:val="a3"/>
        <w:ind w:left="170" w:right="170"/>
        <w:jc w:val="both"/>
        <w:rPr>
          <w:sz w:val="27"/>
          <w:lang w:val="fr-FR"/>
        </w:rPr>
        <w:pPrChange w:id="2194" w:author="Peng Luqi" w:date="2019-10-13T14:20:00Z">
          <w:pPr>
            <w:pStyle w:val="a3"/>
            <w:spacing w:before="10"/>
          </w:pPr>
        </w:pPrChange>
      </w:pPr>
    </w:p>
    <w:p w:rsidR="002B38DF" w:rsidRDefault="00716360" w:rsidP="00CB23F4">
      <w:pPr>
        <w:pStyle w:val="a3"/>
        <w:ind w:left="170" w:right="170"/>
        <w:jc w:val="both"/>
        <w:rPr>
          <w:ins w:id="2195" w:author="Peng Luqi" w:date="2019-10-13T23:56:00Z"/>
          <w:lang w:val="fr-FR"/>
        </w:rPr>
      </w:pPr>
      <w:r w:rsidRPr="00716360">
        <w:rPr>
          <w:lang w:val="fr-FR"/>
        </w:rPr>
        <w:t>À 10 dollars, comment aurait-il pu savoir si ce prix était raisonnable ou non ? À 20 dollars, il n</w:t>
      </w:r>
      <w:del w:id="2196" w:author="Peng Luqi" w:date="2019-10-13T14:43:00Z">
        <w:r w:rsidRPr="00716360" w:rsidDel="00EF666F">
          <w:rPr>
            <w:lang w:val="fr-FR"/>
          </w:rPr>
          <w:delText>’</w:delText>
        </w:r>
      </w:del>
      <w:ins w:id="2197" w:author="Peng Luqi" w:date="2019-10-13T14:43:00Z">
        <w:r w:rsidR="00EF666F">
          <w:rPr>
            <w:lang w:val="fr-FR"/>
          </w:rPr>
          <w:t>’</w:t>
        </w:r>
      </w:ins>
      <w:r w:rsidRPr="00716360">
        <w:rPr>
          <w:lang w:val="fr-FR"/>
        </w:rPr>
        <w:t>avait toujours aucun moyen de savoir si le prix était raisonnable, pas plus qu</w:t>
      </w:r>
      <w:del w:id="2198" w:author="Peng Luqi" w:date="2019-10-13T14:43:00Z">
        <w:r w:rsidRPr="00716360" w:rsidDel="00EF666F">
          <w:rPr>
            <w:lang w:val="fr-FR"/>
          </w:rPr>
          <w:delText>’</w:delText>
        </w:r>
      </w:del>
      <w:ins w:id="2199" w:author="Peng Luqi" w:date="2019-10-13T14:43:00Z">
        <w:r w:rsidR="00EF666F">
          <w:rPr>
            <w:lang w:val="fr-FR"/>
          </w:rPr>
          <w:t>’</w:t>
        </w:r>
      </w:ins>
      <w:r w:rsidRPr="00716360">
        <w:rPr>
          <w:lang w:val="fr-FR"/>
        </w:rPr>
        <w:t>à 12 ou 2 dollars.</w:t>
      </w:r>
    </w:p>
    <w:p w:rsidR="0086173D" w:rsidRDefault="0086173D" w:rsidP="00CB23F4">
      <w:pPr>
        <w:pStyle w:val="a3"/>
        <w:ind w:left="170" w:right="170"/>
        <w:jc w:val="both"/>
        <w:rPr>
          <w:ins w:id="2200" w:author="Peng Luqi" w:date="2019-10-13T23:56:00Z"/>
          <w:lang w:val="fr-FR"/>
        </w:rPr>
      </w:pPr>
    </w:p>
    <w:p w:rsidR="0086173D" w:rsidRPr="00716360" w:rsidDel="0086173D" w:rsidRDefault="0086173D">
      <w:pPr>
        <w:pStyle w:val="a3"/>
        <w:ind w:left="170" w:right="170"/>
        <w:jc w:val="both"/>
        <w:rPr>
          <w:del w:id="2201" w:author="Peng Luqi" w:date="2019-10-13T23:56:00Z"/>
          <w:lang w:val="fr-FR"/>
        </w:rPr>
        <w:pPrChange w:id="2202" w:author="Peng Luqi" w:date="2019-10-13T14:20:00Z">
          <w:pPr>
            <w:pStyle w:val="a3"/>
            <w:ind w:left="130" w:right="272"/>
            <w:jc w:val="both"/>
          </w:pPr>
        </w:pPrChange>
      </w:pPr>
    </w:p>
    <w:p w:rsidR="00AF0C0B" w:rsidDel="0086173D" w:rsidRDefault="00AF0C0B">
      <w:pPr>
        <w:ind w:left="170" w:right="170"/>
        <w:jc w:val="both"/>
        <w:rPr>
          <w:del w:id="2203" w:author="Peng Luqi" w:date="2019-10-13T23:56:00Z"/>
          <w:lang w:val="fr-FR"/>
        </w:rPr>
        <w:sectPr w:rsidR="00AF0C0B" w:rsidDel="0086173D">
          <w:pgSz w:w="11910" w:h="16840"/>
          <w:pgMar w:top="1360" w:right="1240" w:bottom="280" w:left="1320" w:header="720" w:footer="720" w:gutter="0"/>
          <w:cols w:space="720"/>
        </w:sectPr>
        <w:pPrChange w:id="2204" w:author="Peng Luqi" w:date="2019-10-13T14:20:00Z">
          <w:pPr>
            <w:jc w:val="both"/>
          </w:pPr>
        </w:pPrChange>
      </w:pPr>
    </w:p>
    <w:p w:rsidR="002B38DF" w:rsidRPr="00716360" w:rsidRDefault="00716360">
      <w:pPr>
        <w:pStyle w:val="a3"/>
        <w:ind w:left="170" w:right="170"/>
        <w:jc w:val="both"/>
        <w:rPr>
          <w:lang w:val="fr-FR"/>
        </w:rPr>
        <w:pPrChange w:id="2205" w:author="Peng Luqi" w:date="2019-10-13T14:20:00Z">
          <w:pPr>
            <w:pStyle w:val="a3"/>
            <w:spacing w:before="166"/>
            <w:ind w:left="130" w:right="327"/>
          </w:pPr>
        </w:pPrChange>
      </w:pPr>
      <w:r w:rsidRPr="00716360">
        <w:rPr>
          <w:lang w:val="fr-FR"/>
        </w:rPr>
        <w:t>Sur quelle base s</w:t>
      </w:r>
      <w:del w:id="2206" w:author="Peng Luqi" w:date="2019-10-13T14:43:00Z">
        <w:r w:rsidRPr="00716360" w:rsidDel="00EF666F">
          <w:rPr>
            <w:lang w:val="fr-FR"/>
          </w:rPr>
          <w:delText>’</w:delText>
        </w:r>
      </w:del>
      <w:ins w:id="2207" w:author="Peng Luqi" w:date="2019-10-13T14:43:00Z">
        <w:r w:rsidR="00EF666F">
          <w:rPr>
            <w:lang w:val="fr-FR"/>
          </w:rPr>
          <w:t>’</w:t>
        </w:r>
      </w:ins>
      <w:r w:rsidRPr="00716360">
        <w:rPr>
          <w:lang w:val="fr-FR"/>
        </w:rPr>
        <w:t>est-il positionné ? Il a suivi un sentiment. En termes d</w:t>
      </w:r>
      <w:del w:id="2208" w:author="Peng Luqi" w:date="2019-10-13T14:43:00Z">
        <w:r w:rsidRPr="00716360" w:rsidDel="00EF666F">
          <w:rPr>
            <w:lang w:val="fr-FR"/>
          </w:rPr>
          <w:delText>’</w:delText>
        </w:r>
      </w:del>
      <w:ins w:id="2209" w:author="Peng Luqi" w:date="2019-10-13T14:43:00Z">
        <w:r w:rsidR="00EF666F">
          <w:rPr>
            <w:lang w:val="fr-FR"/>
          </w:rPr>
          <w:t>’</w:t>
        </w:r>
      </w:ins>
      <w:r w:rsidRPr="00716360">
        <w:rPr>
          <w:lang w:val="fr-FR"/>
        </w:rPr>
        <w:t>expert, c</w:t>
      </w:r>
      <w:del w:id="2210" w:author="Peng Luqi" w:date="2019-10-13T14:43:00Z">
        <w:r w:rsidRPr="00716360" w:rsidDel="00EF666F">
          <w:rPr>
            <w:lang w:val="fr-FR"/>
          </w:rPr>
          <w:delText>’</w:delText>
        </w:r>
      </w:del>
      <w:ins w:id="2211" w:author="Peng Luqi" w:date="2019-10-13T14:43:00Z">
        <w:r w:rsidR="00EF666F">
          <w:rPr>
            <w:lang w:val="fr-FR"/>
          </w:rPr>
          <w:t>’</w:t>
        </w:r>
      </w:ins>
      <w:r w:rsidRPr="00716360">
        <w:rPr>
          <w:lang w:val="fr-FR"/>
        </w:rPr>
        <w:t>est « un imbécile se promenant au hasard. » Parce qu</w:t>
      </w:r>
      <w:del w:id="2212" w:author="Peng Luqi" w:date="2019-10-13T14:43:00Z">
        <w:r w:rsidRPr="00716360" w:rsidDel="00EF666F">
          <w:rPr>
            <w:lang w:val="fr-FR"/>
          </w:rPr>
          <w:delText>’</w:delText>
        </w:r>
      </w:del>
      <w:ins w:id="2213" w:author="Peng Luqi" w:date="2019-10-13T14:43:00Z">
        <w:r w:rsidR="00EF666F">
          <w:rPr>
            <w:lang w:val="fr-FR"/>
          </w:rPr>
          <w:t>’</w:t>
        </w:r>
      </w:ins>
      <w:r w:rsidRPr="00716360">
        <w:rPr>
          <w:lang w:val="fr-FR"/>
        </w:rPr>
        <w:t>en agissant de la sorte on tourne en rond. Bien sûr, les conséquences d</w:t>
      </w:r>
      <w:del w:id="2214" w:author="Peng Luqi" w:date="2019-10-13T14:43:00Z">
        <w:r w:rsidRPr="00716360" w:rsidDel="00EF666F">
          <w:rPr>
            <w:lang w:val="fr-FR"/>
          </w:rPr>
          <w:delText>’</w:delText>
        </w:r>
      </w:del>
      <w:ins w:id="2215" w:author="Peng Luqi" w:date="2019-10-13T14:43:00Z">
        <w:r w:rsidR="00EF666F">
          <w:rPr>
            <w:lang w:val="fr-FR"/>
          </w:rPr>
          <w:t>’</w:t>
        </w:r>
      </w:ins>
      <w:r w:rsidRPr="00716360">
        <w:rPr>
          <w:lang w:val="fr-FR"/>
        </w:rPr>
        <w:t>un tel acte sur les marchés ne seront pas aussi anodines que le fait de « tourner en rond » lors d</w:t>
      </w:r>
      <w:del w:id="2216" w:author="Peng Luqi" w:date="2019-10-13T14:43:00Z">
        <w:r w:rsidRPr="00716360" w:rsidDel="00EF666F">
          <w:rPr>
            <w:lang w:val="fr-FR"/>
          </w:rPr>
          <w:delText>’</w:delText>
        </w:r>
      </w:del>
      <w:ins w:id="2217" w:author="Peng Luqi" w:date="2019-10-13T14:43:00Z">
        <w:r w:rsidR="00EF666F">
          <w:rPr>
            <w:lang w:val="fr-FR"/>
          </w:rPr>
          <w:t>’</w:t>
        </w:r>
      </w:ins>
      <w:r w:rsidRPr="00716360">
        <w:rPr>
          <w:lang w:val="fr-FR"/>
        </w:rPr>
        <w:t>une promenade. Non, en agissant ainsi, l</w:t>
      </w:r>
      <w:del w:id="2218" w:author="Peng Luqi" w:date="2019-10-13T14:43:00Z">
        <w:r w:rsidRPr="00716360" w:rsidDel="00EF666F">
          <w:rPr>
            <w:lang w:val="fr-FR"/>
          </w:rPr>
          <w:delText>’</w:delText>
        </w:r>
      </w:del>
      <w:ins w:id="2219" w:author="Peng Luqi" w:date="2019-10-13T14:43:00Z">
        <w:r w:rsidR="00EF666F">
          <w:rPr>
            <w:lang w:val="fr-FR"/>
          </w:rPr>
          <w:t>’</w:t>
        </w:r>
      </w:ins>
      <w:r w:rsidRPr="00716360">
        <w:rPr>
          <w:lang w:val="fr-FR"/>
        </w:rPr>
        <w:t>investisseur sombrera lentement en enfer.</w:t>
      </w:r>
    </w:p>
    <w:p w:rsidR="002B38DF" w:rsidRPr="00716360" w:rsidRDefault="002B38DF">
      <w:pPr>
        <w:pStyle w:val="a3"/>
        <w:ind w:left="170" w:right="170"/>
        <w:jc w:val="both"/>
        <w:rPr>
          <w:lang w:val="fr-FR"/>
        </w:rPr>
        <w:pPrChange w:id="2220" w:author="Peng Luqi" w:date="2019-10-13T14:20:00Z">
          <w:pPr>
            <w:pStyle w:val="a3"/>
            <w:spacing w:before="3"/>
          </w:pPr>
        </w:pPrChange>
      </w:pPr>
    </w:p>
    <w:p w:rsidR="002B38DF" w:rsidRPr="00716360" w:rsidRDefault="00716360">
      <w:pPr>
        <w:pStyle w:val="a3"/>
        <w:ind w:left="170" w:right="170"/>
        <w:jc w:val="both"/>
        <w:rPr>
          <w:lang w:val="fr-FR"/>
        </w:rPr>
        <w:pPrChange w:id="2221" w:author="Peng Luqi" w:date="2019-10-13T14:20:00Z">
          <w:pPr>
            <w:pStyle w:val="a3"/>
            <w:ind w:left="130"/>
          </w:pPr>
        </w:pPrChange>
      </w:pPr>
      <w:r w:rsidRPr="00716360">
        <w:rPr>
          <w:lang w:val="fr-FR"/>
        </w:rPr>
        <w:t>Pourquoi faut-il se résoudre à guérir cette maladie ?</w:t>
      </w:r>
    </w:p>
    <w:p w:rsidR="002B38DF" w:rsidRPr="00716360" w:rsidRDefault="002B38DF">
      <w:pPr>
        <w:pStyle w:val="a3"/>
        <w:ind w:left="170" w:right="170"/>
        <w:jc w:val="both"/>
        <w:rPr>
          <w:sz w:val="27"/>
          <w:lang w:val="fr-FR"/>
        </w:rPr>
        <w:pPrChange w:id="2222" w:author="Peng Luqi" w:date="2019-10-13T14:20:00Z">
          <w:pPr>
            <w:pStyle w:val="a3"/>
            <w:spacing w:before="10"/>
          </w:pPr>
        </w:pPrChange>
      </w:pPr>
    </w:p>
    <w:p w:rsidR="002B38DF" w:rsidRPr="00716360" w:rsidRDefault="00716360">
      <w:pPr>
        <w:pStyle w:val="a3"/>
        <w:ind w:left="170" w:right="170"/>
        <w:jc w:val="both"/>
        <w:rPr>
          <w:lang w:val="fr-FR"/>
        </w:rPr>
        <w:pPrChange w:id="2223" w:author="Peng Luqi" w:date="2019-10-13T14:20:00Z">
          <w:pPr>
            <w:pStyle w:val="a3"/>
            <w:spacing w:before="1"/>
            <w:ind w:left="130" w:right="281"/>
          </w:pPr>
        </w:pPrChange>
      </w:pPr>
      <w:r w:rsidRPr="00716360">
        <w:rPr>
          <w:lang w:val="fr-FR"/>
        </w:rPr>
        <w:t>L</w:t>
      </w:r>
      <w:del w:id="2224" w:author="Peng Luqi" w:date="2019-10-13T14:43:00Z">
        <w:r w:rsidRPr="00716360" w:rsidDel="00EF666F">
          <w:rPr>
            <w:lang w:val="fr-FR"/>
          </w:rPr>
          <w:delText>’</w:delText>
        </w:r>
      </w:del>
      <w:ins w:id="2225" w:author="Peng Luqi" w:date="2019-10-13T14:43:00Z">
        <w:r w:rsidR="00EF666F">
          <w:rPr>
            <w:lang w:val="fr-FR"/>
          </w:rPr>
          <w:t>’</w:t>
        </w:r>
      </w:ins>
      <w:r w:rsidRPr="00716360">
        <w:rPr>
          <w:lang w:val="fr-FR"/>
        </w:rPr>
        <w:t xml:space="preserve">investissement fixe signifie que, dès le début, un actif est choisi sur le long terme, et que le </w:t>
      </w:r>
      <w:r w:rsidRPr="00716360">
        <w:rPr>
          <w:color w:val="4A86E8"/>
          <w:lang w:val="fr-FR"/>
        </w:rPr>
        <w:t xml:space="preserve">BOX </w:t>
      </w:r>
      <w:r w:rsidRPr="00716360">
        <w:rPr>
          <w:lang w:val="fr-FR"/>
        </w:rPr>
        <w:t>dilue toujours le coût d</w:t>
      </w:r>
      <w:del w:id="2226" w:author="Peng Luqi" w:date="2019-10-13T14:43:00Z">
        <w:r w:rsidRPr="00716360" w:rsidDel="00EF666F">
          <w:rPr>
            <w:lang w:val="fr-FR"/>
          </w:rPr>
          <w:delText>’</w:delText>
        </w:r>
      </w:del>
      <w:ins w:id="2227" w:author="Peng Luqi" w:date="2019-10-13T14:43:00Z">
        <w:r w:rsidR="00EF666F">
          <w:rPr>
            <w:lang w:val="fr-FR"/>
          </w:rPr>
          <w:t>’</w:t>
        </w:r>
      </w:ins>
      <w:r w:rsidRPr="00716360">
        <w:rPr>
          <w:lang w:val="fr-FR"/>
        </w:rPr>
        <w:t>opportunité. De plus, le pari ne repose pas sur une seule valeur, mais sur l</w:t>
      </w:r>
      <w:del w:id="2228" w:author="Peng Luqi" w:date="2019-10-13T14:43:00Z">
        <w:r w:rsidRPr="00716360" w:rsidDel="00EF666F">
          <w:rPr>
            <w:lang w:val="fr-FR"/>
          </w:rPr>
          <w:delText>’</w:delText>
        </w:r>
      </w:del>
      <w:ins w:id="2229" w:author="Peng Luqi" w:date="2019-10-13T14:43:00Z">
        <w:r w:rsidR="00EF666F">
          <w:rPr>
            <w:lang w:val="fr-FR"/>
          </w:rPr>
          <w:t>’</w:t>
        </w:r>
      </w:ins>
      <w:r w:rsidRPr="00716360">
        <w:rPr>
          <w:lang w:val="fr-FR"/>
        </w:rPr>
        <w:t>ensemble d</w:t>
      </w:r>
      <w:del w:id="2230" w:author="Peng Luqi" w:date="2019-10-13T14:43:00Z">
        <w:r w:rsidRPr="00716360" w:rsidDel="00EF666F">
          <w:rPr>
            <w:lang w:val="fr-FR"/>
          </w:rPr>
          <w:delText>’</w:delText>
        </w:r>
      </w:del>
      <w:ins w:id="2231" w:author="Peng Luqi" w:date="2019-10-13T14:43:00Z">
        <w:r w:rsidR="00EF666F">
          <w:rPr>
            <w:lang w:val="fr-FR"/>
          </w:rPr>
          <w:t>’</w:t>
        </w:r>
      </w:ins>
      <w:r w:rsidRPr="00716360">
        <w:rPr>
          <w:lang w:val="fr-FR"/>
        </w:rPr>
        <w:t>une industrie émergente. En outre, le plan d</w:t>
      </w:r>
      <w:del w:id="2232" w:author="Peng Luqi" w:date="2019-10-13T14:43:00Z">
        <w:r w:rsidRPr="00716360" w:rsidDel="00EF666F">
          <w:rPr>
            <w:lang w:val="fr-FR"/>
          </w:rPr>
          <w:delText>’</w:delText>
        </w:r>
      </w:del>
      <w:ins w:id="2233" w:author="Peng Luqi" w:date="2019-10-13T14:43:00Z">
        <w:r w:rsidR="00EF666F">
          <w:rPr>
            <w:lang w:val="fr-FR"/>
          </w:rPr>
          <w:t>’</w:t>
        </w:r>
      </w:ins>
      <w:r w:rsidRPr="00716360">
        <w:rPr>
          <w:lang w:val="fr-FR"/>
        </w:rPr>
        <w:t>investissement fixe lui-même se maintient sur plusieurs cycles à long terme.</w:t>
      </w:r>
    </w:p>
    <w:p w:rsidR="002B38DF" w:rsidRPr="00716360" w:rsidRDefault="002B38DF">
      <w:pPr>
        <w:pStyle w:val="a3"/>
        <w:ind w:left="170" w:right="170"/>
        <w:jc w:val="both"/>
        <w:rPr>
          <w:sz w:val="27"/>
          <w:lang w:val="fr-FR"/>
        </w:rPr>
        <w:pPrChange w:id="2234" w:author="Peng Luqi" w:date="2019-10-13T14:20:00Z">
          <w:pPr>
            <w:pStyle w:val="a3"/>
            <w:spacing w:before="9"/>
          </w:pPr>
        </w:pPrChange>
      </w:pPr>
    </w:p>
    <w:p w:rsidR="002B38DF" w:rsidRPr="00716360" w:rsidRDefault="00716360">
      <w:pPr>
        <w:pStyle w:val="a3"/>
        <w:ind w:left="170" w:right="170"/>
        <w:jc w:val="both"/>
        <w:rPr>
          <w:lang w:val="fr-FR"/>
        </w:rPr>
        <w:pPrChange w:id="2235" w:author="Peng Luqi" w:date="2019-10-13T14:20:00Z">
          <w:pPr>
            <w:pStyle w:val="a3"/>
            <w:ind w:left="130" w:right="187"/>
          </w:pPr>
        </w:pPrChange>
      </w:pPr>
      <w:r w:rsidRPr="00716360">
        <w:rPr>
          <w:lang w:val="fr-FR"/>
        </w:rPr>
        <w:t>En d</w:t>
      </w:r>
      <w:del w:id="2236" w:author="Peng Luqi" w:date="2019-10-13T14:43:00Z">
        <w:r w:rsidRPr="00716360" w:rsidDel="00EF666F">
          <w:rPr>
            <w:lang w:val="fr-FR"/>
          </w:rPr>
          <w:delText>’</w:delText>
        </w:r>
      </w:del>
      <w:ins w:id="2237" w:author="Peng Luqi" w:date="2019-10-13T14:43:00Z">
        <w:r w:rsidR="00EF666F">
          <w:rPr>
            <w:lang w:val="fr-FR"/>
          </w:rPr>
          <w:t>’</w:t>
        </w:r>
      </w:ins>
      <w:r w:rsidRPr="00716360">
        <w:rPr>
          <w:lang w:val="fr-FR"/>
        </w:rPr>
        <w:t>autres termes, la décision d</w:t>
      </w:r>
      <w:del w:id="2238" w:author="Peng Luqi" w:date="2019-10-13T14:43:00Z">
        <w:r w:rsidRPr="00716360" w:rsidDel="00EF666F">
          <w:rPr>
            <w:lang w:val="fr-FR"/>
          </w:rPr>
          <w:delText>’</w:delText>
        </w:r>
      </w:del>
      <w:ins w:id="2239" w:author="Peng Luqi" w:date="2019-10-13T14:43:00Z">
        <w:r w:rsidR="00EF666F">
          <w:rPr>
            <w:lang w:val="fr-FR"/>
          </w:rPr>
          <w:t>’</w:t>
        </w:r>
      </w:ins>
      <w:r w:rsidRPr="00716360">
        <w:rPr>
          <w:lang w:val="fr-FR"/>
        </w:rPr>
        <w:t>achat initiale est raisonnable et, dans moins de quelques années ou après une longue période, il est impossible de connaître le résultat. Entre-temps, tous les prix d</w:t>
      </w:r>
      <w:del w:id="2240" w:author="Peng Luqi" w:date="2019-10-13T14:43:00Z">
        <w:r w:rsidRPr="00716360" w:rsidDel="00EF666F">
          <w:rPr>
            <w:lang w:val="fr-FR"/>
          </w:rPr>
          <w:delText>’</w:delText>
        </w:r>
      </w:del>
      <w:ins w:id="2241" w:author="Peng Luqi" w:date="2019-10-13T14:43:00Z">
        <w:r w:rsidR="00EF666F">
          <w:rPr>
            <w:lang w:val="fr-FR"/>
          </w:rPr>
          <w:t>’</w:t>
        </w:r>
      </w:ins>
      <w:r w:rsidRPr="00716360">
        <w:rPr>
          <w:lang w:val="fr-FR"/>
        </w:rPr>
        <w:t>entrées en positons sont raisonnables, quels que soient les plus hauts ou les plus bas de l</w:t>
      </w:r>
      <w:del w:id="2242" w:author="Peng Luqi" w:date="2019-10-13T14:43:00Z">
        <w:r w:rsidRPr="00716360" w:rsidDel="00EF666F">
          <w:rPr>
            <w:lang w:val="fr-FR"/>
          </w:rPr>
          <w:delText>’</w:delText>
        </w:r>
      </w:del>
      <w:ins w:id="2243" w:author="Peng Luqi" w:date="2019-10-13T14:43:00Z">
        <w:r w:rsidR="00EF666F">
          <w:rPr>
            <w:lang w:val="fr-FR"/>
          </w:rPr>
          <w:t>’</w:t>
        </w:r>
      </w:ins>
      <w:r w:rsidRPr="00716360">
        <w:rPr>
          <w:lang w:val="fr-FR"/>
        </w:rPr>
        <w:t>actif, jusqu</w:t>
      </w:r>
      <w:del w:id="2244" w:author="Peng Luqi" w:date="2019-10-13T14:43:00Z">
        <w:r w:rsidRPr="00716360" w:rsidDel="00EF666F">
          <w:rPr>
            <w:lang w:val="fr-FR"/>
          </w:rPr>
          <w:delText>’</w:delText>
        </w:r>
      </w:del>
      <w:ins w:id="2245" w:author="Peng Luqi" w:date="2019-10-13T14:43:00Z">
        <w:r w:rsidR="00EF666F">
          <w:rPr>
            <w:lang w:val="fr-FR"/>
          </w:rPr>
          <w:t>’</w:t>
        </w:r>
      </w:ins>
      <w:r w:rsidRPr="00716360">
        <w:rPr>
          <w:lang w:val="fr-FR"/>
        </w:rPr>
        <w:t>à ce que le résultat final se dévoile.</w:t>
      </w:r>
    </w:p>
    <w:p w:rsidR="002B38DF" w:rsidRPr="00716360" w:rsidRDefault="002B38DF">
      <w:pPr>
        <w:pStyle w:val="a3"/>
        <w:ind w:left="170" w:right="170"/>
        <w:jc w:val="both"/>
        <w:rPr>
          <w:lang w:val="fr-FR"/>
        </w:rPr>
        <w:pPrChange w:id="2246" w:author="Peng Luqi" w:date="2019-10-13T14:20:00Z">
          <w:pPr>
            <w:pStyle w:val="a3"/>
            <w:spacing w:before="2"/>
          </w:pPr>
        </w:pPrChange>
      </w:pPr>
    </w:p>
    <w:p w:rsidR="002B38DF" w:rsidRPr="00716360" w:rsidRDefault="00716360">
      <w:pPr>
        <w:pStyle w:val="a3"/>
        <w:ind w:left="170" w:right="170"/>
        <w:jc w:val="both"/>
        <w:rPr>
          <w:lang w:val="fr-FR"/>
          <w:rPrChange w:id="2247" w:author="Peng Luqi" w:date="2019-10-12T17:46:00Z">
            <w:rPr/>
          </w:rPrChange>
        </w:rPr>
        <w:pPrChange w:id="2248" w:author="Peng Luqi" w:date="2019-10-13T14:20:00Z">
          <w:pPr>
            <w:pStyle w:val="a3"/>
            <w:spacing w:before="1"/>
            <w:ind w:left="130" w:right="250"/>
          </w:pPr>
        </w:pPrChange>
      </w:pPr>
      <w:r w:rsidRPr="00716360">
        <w:rPr>
          <w:lang w:val="fr-FR"/>
        </w:rPr>
        <w:t>Partant de ce postulat, il est impossible de distinguer le prix lorsque celui-ci fluctue de quelques points de pourcentage lors de l</w:t>
      </w:r>
      <w:del w:id="2249" w:author="Peng Luqi" w:date="2019-10-13T14:43:00Z">
        <w:r w:rsidRPr="00716360" w:rsidDel="00EF666F">
          <w:rPr>
            <w:lang w:val="fr-FR"/>
          </w:rPr>
          <w:delText>’</w:delText>
        </w:r>
      </w:del>
      <w:ins w:id="2250" w:author="Peng Luqi" w:date="2019-10-13T14:43:00Z">
        <w:r w:rsidR="00EF666F">
          <w:rPr>
            <w:lang w:val="fr-FR"/>
          </w:rPr>
          <w:t>’</w:t>
        </w:r>
      </w:ins>
      <w:r w:rsidRPr="00716360">
        <w:rPr>
          <w:lang w:val="fr-FR"/>
        </w:rPr>
        <w:t>achat. Des hauts et des bas se formeront, mais cela n</w:t>
      </w:r>
      <w:del w:id="2251" w:author="Peng Luqi" w:date="2019-10-13T14:43:00Z">
        <w:r w:rsidRPr="00716360" w:rsidDel="00EF666F">
          <w:rPr>
            <w:lang w:val="fr-FR"/>
          </w:rPr>
          <w:delText>’</w:delText>
        </w:r>
      </w:del>
      <w:ins w:id="2252" w:author="Peng Luqi" w:date="2019-10-13T14:43:00Z">
        <w:r w:rsidR="00EF666F">
          <w:rPr>
            <w:lang w:val="fr-FR"/>
          </w:rPr>
          <w:t>’</w:t>
        </w:r>
      </w:ins>
      <w:r w:rsidRPr="00716360">
        <w:rPr>
          <w:lang w:val="fr-FR"/>
        </w:rPr>
        <w:t>aura rien à voir avec vous. C</w:t>
      </w:r>
      <w:del w:id="2253" w:author="Peng Luqi" w:date="2019-10-13T14:43:00Z">
        <w:r w:rsidRPr="00716360" w:rsidDel="00EF666F">
          <w:rPr>
            <w:lang w:val="fr-FR"/>
          </w:rPr>
          <w:delText>’</w:delText>
        </w:r>
      </w:del>
      <w:ins w:id="2254" w:author="Peng Luqi" w:date="2019-10-13T14:43:00Z">
        <w:r w:rsidR="00EF666F">
          <w:rPr>
            <w:lang w:val="fr-FR"/>
          </w:rPr>
          <w:t>’</w:t>
        </w:r>
      </w:ins>
      <w:r w:rsidRPr="00716360">
        <w:rPr>
          <w:lang w:val="fr-FR"/>
        </w:rPr>
        <w:t>est simplement ce qu</w:t>
      </w:r>
      <w:del w:id="2255" w:author="Peng Luqi" w:date="2019-10-13T14:43:00Z">
        <w:r w:rsidRPr="00716360" w:rsidDel="00EF666F">
          <w:rPr>
            <w:lang w:val="fr-FR"/>
          </w:rPr>
          <w:delText>’</w:delText>
        </w:r>
      </w:del>
      <w:ins w:id="2256" w:author="Peng Luqi" w:date="2019-10-13T14:43:00Z">
        <w:r w:rsidR="00EF666F">
          <w:rPr>
            <w:lang w:val="fr-FR"/>
          </w:rPr>
          <w:t>’</w:t>
        </w:r>
      </w:ins>
      <w:r w:rsidRPr="00716360">
        <w:rPr>
          <w:lang w:val="fr-FR"/>
        </w:rPr>
        <w:t xml:space="preserve">on appelle le « bruit » de marché qui est produit par les nombreux imbéciles se promenant au hasard sur le marché. </w:t>
      </w:r>
      <w:r w:rsidRPr="00716360">
        <w:rPr>
          <w:lang w:val="fr-FR"/>
          <w:rPrChange w:id="2257" w:author="Peng Luqi" w:date="2019-10-12T17:46:00Z">
            <w:rPr/>
          </w:rPrChange>
        </w:rPr>
        <w:t>Vous pourrez l</w:t>
      </w:r>
      <w:del w:id="2258" w:author="Peng Luqi" w:date="2019-10-13T14:43:00Z">
        <w:r w:rsidRPr="00716360" w:rsidDel="00EF666F">
          <w:rPr>
            <w:lang w:val="fr-FR"/>
            <w:rPrChange w:id="2259" w:author="Peng Luqi" w:date="2019-10-12T17:46:00Z">
              <w:rPr/>
            </w:rPrChange>
          </w:rPr>
          <w:delText>’</w:delText>
        </w:r>
      </w:del>
      <w:ins w:id="2260" w:author="Peng Luqi" w:date="2019-10-13T14:43:00Z">
        <w:r w:rsidR="00EF666F">
          <w:rPr>
            <w:lang w:val="fr-FR"/>
          </w:rPr>
          <w:t>’</w:t>
        </w:r>
      </w:ins>
      <w:r w:rsidRPr="00716360">
        <w:rPr>
          <w:lang w:val="fr-FR"/>
          <w:rPrChange w:id="2261" w:author="Peng Luqi" w:date="2019-10-12T17:46:00Z">
            <w:rPr/>
          </w:rPrChange>
        </w:rPr>
        <w:t>observer sur plusieurs années.</w:t>
      </w:r>
    </w:p>
    <w:p w:rsidR="002B38DF" w:rsidRPr="00716360" w:rsidRDefault="002B38DF">
      <w:pPr>
        <w:pStyle w:val="a3"/>
        <w:ind w:left="170" w:right="170"/>
        <w:jc w:val="both"/>
        <w:rPr>
          <w:sz w:val="27"/>
          <w:lang w:val="fr-FR"/>
          <w:rPrChange w:id="2262" w:author="Peng Luqi" w:date="2019-10-12T17:46:00Z">
            <w:rPr>
              <w:sz w:val="27"/>
            </w:rPr>
          </w:rPrChange>
        </w:rPr>
        <w:pPrChange w:id="2263" w:author="Peng Luqi" w:date="2019-10-13T14:20:00Z">
          <w:pPr>
            <w:pStyle w:val="a3"/>
            <w:spacing w:before="8"/>
          </w:pPr>
        </w:pPrChange>
      </w:pPr>
    </w:p>
    <w:p w:rsidR="002B38DF" w:rsidRPr="00914094" w:rsidRDefault="00716360">
      <w:pPr>
        <w:pStyle w:val="1"/>
        <w:numPr>
          <w:ilvl w:val="0"/>
          <w:numId w:val="24"/>
        </w:numPr>
        <w:ind w:right="170"/>
        <w:jc w:val="both"/>
        <w:rPr>
          <w:bCs w:val="0"/>
          <w:sz w:val="36"/>
          <w:szCs w:val="22"/>
          <w:lang w:val="fr-FR"/>
          <w:rPrChange w:id="2264" w:author="Peng Luqi" w:date="2019-10-13T14:04:00Z">
            <w:rPr>
              <w:lang w:val="fr-FR"/>
            </w:rPr>
          </w:rPrChange>
        </w:rPr>
        <w:pPrChange w:id="2265" w:author="Peng Luqi" w:date="2019-10-13T14:20:00Z">
          <w:pPr>
            <w:pStyle w:val="1"/>
            <w:numPr>
              <w:numId w:val="18"/>
            </w:numPr>
            <w:tabs>
              <w:tab w:val="left" w:pos="411"/>
            </w:tabs>
            <w:ind w:right="2106" w:hanging="360"/>
          </w:pPr>
        </w:pPrChange>
      </w:pPr>
      <w:r w:rsidRPr="00914094">
        <w:rPr>
          <w:bCs w:val="0"/>
          <w:sz w:val="36"/>
          <w:szCs w:val="22"/>
          <w:lang w:val="fr-FR"/>
          <w:rPrChange w:id="2266" w:author="Peng Luqi" w:date="2019-10-13T14:04:00Z">
            <w:rPr>
              <w:lang w:val="fr-FR"/>
            </w:rPr>
          </w:rPrChange>
        </w:rPr>
        <w:t>Comment les gens évitent-ils, comme par magie, les actifs d</w:t>
      </w:r>
      <w:del w:id="2267" w:author="Peng Luqi" w:date="2019-10-13T14:43:00Z">
        <w:r w:rsidRPr="00914094" w:rsidDel="00EF666F">
          <w:rPr>
            <w:bCs w:val="0"/>
            <w:sz w:val="36"/>
            <w:szCs w:val="22"/>
            <w:lang w:val="fr-FR"/>
            <w:rPrChange w:id="2268" w:author="Peng Luqi" w:date="2019-10-13T14:04:00Z">
              <w:rPr>
                <w:lang w:val="fr-FR"/>
              </w:rPr>
            </w:rPrChange>
          </w:rPr>
          <w:delText>’</w:delText>
        </w:r>
      </w:del>
      <w:ins w:id="2269" w:author="Peng Luqi" w:date="2019-10-13T14:43:00Z">
        <w:r w:rsidR="00EF666F">
          <w:rPr>
            <w:bCs w:val="0"/>
            <w:sz w:val="36"/>
            <w:szCs w:val="22"/>
            <w:lang w:val="fr-FR"/>
          </w:rPr>
          <w:t>’</w:t>
        </w:r>
      </w:ins>
      <w:r w:rsidRPr="00914094">
        <w:rPr>
          <w:bCs w:val="0"/>
          <w:sz w:val="36"/>
          <w:szCs w:val="22"/>
          <w:lang w:val="fr-FR"/>
          <w:rPrChange w:id="2270" w:author="Peng Luqi" w:date="2019-10-13T14:04:00Z">
            <w:rPr>
              <w:lang w:val="fr-FR"/>
            </w:rPr>
          </w:rPrChange>
        </w:rPr>
        <w:t>investissement de la plus haute qualité</w:t>
      </w:r>
      <w:r w:rsidRPr="00914094">
        <w:rPr>
          <w:bCs w:val="0"/>
          <w:sz w:val="36"/>
          <w:szCs w:val="22"/>
          <w:lang w:val="fr-FR"/>
          <w:rPrChange w:id="2271" w:author="Peng Luqi" w:date="2019-10-13T14:04:00Z">
            <w:rPr>
              <w:spacing w:val="-5"/>
              <w:lang w:val="fr-FR"/>
            </w:rPr>
          </w:rPrChange>
        </w:rPr>
        <w:t xml:space="preserve"> </w:t>
      </w:r>
      <w:r w:rsidRPr="00914094">
        <w:rPr>
          <w:bCs w:val="0"/>
          <w:sz w:val="36"/>
          <w:szCs w:val="22"/>
          <w:lang w:val="fr-FR"/>
          <w:rPrChange w:id="2272" w:author="Peng Luqi" w:date="2019-10-13T14:04:00Z">
            <w:rPr>
              <w:lang w:val="fr-FR"/>
            </w:rPr>
          </w:rPrChange>
        </w:rPr>
        <w:t>?</w:t>
      </w:r>
    </w:p>
    <w:p w:rsidR="002B38DF" w:rsidRPr="00423E76" w:rsidRDefault="002B38DF">
      <w:pPr>
        <w:pStyle w:val="a3"/>
        <w:ind w:left="170" w:right="170"/>
        <w:jc w:val="both"/>
        <w:rPr>
          <w:b/>
          <w:sz w:val="27"/>
          <w:lang w:val="fr-FR"/>
        </w:rPr>
        <w:pPrChange w:id="2273" w:author="Peng Luqi" w:date="2019-10-13T14:20:00Z">
          <w:pPr>
            <w:pStyle w:val="a3"/>
            <w:spacing w:before="11"/>
          </w:pPr>
        </w:pPrChange>
      </w:pPr>
    </w:p>
    <w:p w:rsidR="002B38DF" w:rsidRPr="00423E76" w:rsidRDefault="00716360">
      <w:pPr>
        <w:pStyle w:val="a3"/>
        <w:ind w:left="170" w:right="170"/>
        <w:jc w:val="both"/>
        <w:rPr>
          <w:lang w:val="fr-FR"/>
        </w:rPr>
        <w:pPrChange w:id="2274" w:author="Peng Luqi" w:date="2019-10-13T14:20:00Z">
          <w:pPr>
            <w:pStyle w:val="a3"/>
            <w:ind w:left="130" w:right="382"/>
          </w:pPr>
        </w:pPrChange>
      </w:pPr>
      <w:r w:rsidRPr="00423E76">
        <w:rPr>
          <w:lang w:val="fr-FR"/>
        </w:rPr>
        <w:t>Même s</w:t>
      </w:r>
      <w:del w:id="2275" w:author="Peng Luqi" w:date="2019-10-13T14:43:00Z">
        <w:r w:rsidRPr="00423E76" w:rsidDel="00EF666F">
          <w:rPr>
            <w:lang w:val="fr-FR"/>
          </w:rPr>
          <w:delText>’</w:delText>
        </w:r>
      </w:del>
      <w:ins w:id="2276" w:author="Peng Luqi" w:date="2019-10-13T14:43:00Z">
        <w:r w:rsidR="00EF666F">
          <w:rPr>
            <w:lang w:val="fr-FR"/>
          </w:rPr>
          <w:t>’</w:t>
        </w:r>
      </w:ins>
      <w:r w:rsidRPr="00423E76">
        <w:rPr>
          <w:lang w:val="fr-FR"/>
        </w:rPr>
        <w:t>ils ont été mentionnés à maintes reprises, les exemples méritent d</w:t>
      </w:r>
      <w:del w:id="2277" w:author="Peng Luqi" w:date="2019-10-13T14:43:00Z">
        <w:r w:rsidRPr="00423E76" w:rsidDel="00EF666F">
          <w:rPr>
            <w:lang w:val="fr-FR"/>
          </w:rPr>
          <w:delText>’</w:delText>
        </w:r>
      </w:del>
      <w:ins w:id="2278" w:author="Peng Luqi" w:date="2019-10-13T14:43:00Z">
        <w:r w:rsidR="00EF666F">
          <w:rPr>
            <w:lang w:val="fr-FR"/>
          </w:rPr>
          <w:t>’</w:t>
        </w:r>
      </w:ins>
      <w:r w:rsidRPr="00423E76">
        <w:rPr>
          <w:lang w:val="fr-FR"/>
        </w:rPr>
        <w:t>être examinés sous un angle différent.</w:t>
      </w:r>
    </w:p>
    <w:p w:rsidR="002B38DF" w:rsidRPr="00983763" w:rsidRDefault="002B38DF">
      <w:pPr>
        <w:pStyle w:val="a3"/>
        <w:ind w:left="170" w:right="170"/>
        <w:jc w:val="both"/>
        <w:rPr>
          <w:lang w:val="fr-FR"/>
        </w:rPr>
        <w:pPrChange w:id="2279" w:author="Peng Luqi" w:date="2019-10-13T14:20:00Z">
          <w:pPr>
            <w:pStyle w:val="a3"/>
            <w:spacing w:before="3"/>
          </w:pPr>
        </w:pPrChange>
      </w:pPr>
    </w:p>
    <w:p w:rsidR="002B38DF" w:rsidRPr="00716360" w:rsidRDefault="00716360">
      <w:pPr>
        <w:pStyle w:val="a3"/>
        <w:ind w:left="720" w:right="720"/>
        <w:jc w:val="both"/>
        <w:rPr>
          <w:lang w:val="fr-FR"/>
        </w:rPr>
        <w:pPrChange w:id="2280" w:author="Peng Luqi" w:date="2019-10-13T14:21:00Z">
          <w:pPr>
            <w:pStyle w:val="a3"/>
            <w:ind w:left="130" w:right="249"/>
          </w:pPr>
        </w:pPrChange>
      </w:pPr>
      <w:r w:rsidRPr="00336030">
        <w:rPr>
          <w:lang w:val="fr-FR"/>
        </w:rPr>
        <w:t>Comme j</w:t>
      </w:r>
      <w:r w:rsidRPr="00716360">
        <w:rPr>
          <w:lang w:val="fr-FR"/>
        </w:rPr>
        <w:t>e l</w:t>
      </w:r>
      <w:del w:id="2281" w:author="Peng Luqi" w:date="2019-10-13T14:43:00Z">
        <w:r w:rsidRPr="00716360" w:rsidDel="00EF666F">
          <w:rPr>
            <w:lang w:val="fr-FR"/>
          </w:rPr>
          <w:delText>’</w:delText>
        </w:r>
      </w:del>
      <w:ins w:id="2282" w:author="Peng Luqi" w:date="2019-10-13T14:43:00Z">
        <w:r w:rsidR="00EF666F">
          <w:rPr>
            <w:lang w:val="fr-FR"/>
          </w:rPr>
          <w:t>’</w:t>
        </w:r>
      </w:ins>
      <w:r w:rsidRPr="00716360">
        <w:rPr>
          <w:lang w:val="fr-FR"/>
        </w:rPr>
        <w:t>ai déjà dit, la valeur Kweichow Moutai devrait être détenue sur le long terme. Qu</w:t>
      </w:r>
      <w:del w:id="2283" w:author="Peng Luqi" w:date="2019-10-13T14:43:00Z">
        <w:r w:rsidRPr="00716360" w:rsidDel="00EF666F">
          <w:rPr>
            <w:lang w:val="fr-FR"/>
          </w:rPr>
          <w:delText>’</w:delText>
        </w:r>
      </w:del>
      <w:ins w:id="2284" w:author="Peng Luqi" w:date="2019-10-13T14:43:00Z">
        <w:r w:rsidR="00EF666F">
          <w:rPr>
            <w:lang w:val="fr-FR"/>
          </w:rPr>
          <w:t>’</w:t>
        </w:r>
      </w:ins>
      <w:r w:rsidRPr="00716360">
        <w:rPr>
          <w:lang w:val="fr-FR"/>
        </w:rPr>
        <w:t xml:space="preserve">en est-il dans la pratique ? Seuls moins de cinq millièmes des investisseurs la détiennent, et la proportion des </w:t>
      </w:r>
      <w:r w:rsidRPr="00716360">
        <w:rPr>
          <w:lang w:val="fr-FR"/>
        </w:rPr>
        <w:lastRenderedPageBreak/>
        <w:t>actionnaires qui l</w:t>
      </w:r>
      <w:del w:id="2285" w:author="Peng Luqi" w:date="2019-10-13T14:43:00Z">
        <w:r w:rsidRPr="00716360" w:rsidDel="00EF666F">
          <w:rPr>
            <w:lang w:val="fr-FR"/>
          </w:rPr>
          <w:delText>’</w:delText>
        </w:r>
      </w:del>
      <w:ins w:id="2286" w:author="Peng Luqi" w:date="2019-10-13T14:43:00Z">
        <w:r w:rsidR="00EF666F">
          <w:rPr>
            <w:lang w:val="fr-FR"/>
          </w:rPr>
          <w:t>’</w:t>
        </w:r>
      </w:ins>
      <w:r w:rsidRPr="00716360">
        <w:rPr>
          <w:lang w:val="fr-FR"/>
        </w:rPr>
        <w:t>ont sur le long terme est bien inférieure à ça.</w:t>
      </w:r>
    </w:p>
    <w:p w:rsidR="002B38DF" w:rsidRPr="00716360" w:rsidRDefault="002B38DF">
      <w:pPr>
        <w:pStyle w:val="a3"/>
        <w:ind w:left="170" w:right="170"/>
        <w:jc w:val="both"/>
        <w:rPr>
          <w:sz w:val="27"/>
          <w:lang w:val="fr-FR"/>
        </w:rPr>
        <w:pPrChange w:id="2287" w:author="Peng Luqi" w:date="2019-10-13T14:20:00Z">
          <w:pPr>
            <w:pStyle w:val="a3"/>
            <w:spacing w:before="10"/>
          </w:pPr>
        </w:pPrChange>
      </w:pPr>
    </w:p>
    <w:p w:rsidR="002B38DF" w:rsidRPr="00716360" w:rsidDel="0086173D" w:rsidRDefault="00716360">
      <w:pPr>
        <w:pStyle w:val="a3"/>
        <w:ind w:left="170" w:right="170"/>
        <w:jc w:val="both"/>
        <w:rPr>
          <w:del w:id="2288" w:author="Peng Luqi" w:date="2019-10-13T23:56:00Z"/>
          <w:lang w:val="fr-FR"/>
        </w:rPr>
        <w:pPrChange w:id="2289" w:author="Peng Luqi" w:date="2019-10-13T14:20:00Z">
          <w:pPr>
            <w:pStyle w:val="a3"/>
            <w:ind w:left="130" w:right="179"/>
          </w:pPr>
        </w:pPrChange>
      </w:pPr>
      <w:r w:rsidRPr="00716360">
        <w:rPr>
          <w:lang w:val="fr-FR"/>
        </w:rPr>
        <w:t>Comment plus de 99 % des investisseurs évitent-ils cet investissement de la plus haute qualité ? Sans exagérer, ils parviennent également à éviter tous les actifs de qualité ! En évitant Moutai, ils sont capables d</w:t>
      </w:r>
      <w:del w:id="2290" w:author="Peng Luqi" w:date="2019-10-13T14:43:00Z">
        <w:r w:rsidRPr="00716360" w:rsidDel="00EF666F">
          <w:rPr>
            <w:lang w:val="fr-FR"/>
          </w:rPr>
          <w:delText>’</w:delText>
        </w:r>
      </w:del>
      <w:ins w:id="2291" w:author="Peng Luqi" w:date="2019-10-13T14:43:00Z">
        <w:r w:rsidR="00EF666F">
          <w:rPr>
            <w:lang w:val="fr-FR"/>
          </w:rPr>
          <w:t>’</w:t>
        </w:r>
      </w:ins>
      <w:r w:rsidRPr="00716360">
        <w:rPr>
          <w:lang w:val="fr-FR"/>
        </w:rPr>
        <w:t>éviter Vanke, Tencent, Coca- Cola ou encore le Bitcoin ! Il convient de mentionner que Kweichow Moutai a</w:t>
      </w:r>
      <w:ins w:id="2292" w:author="Peng Luqi" w:date="2019-10-13T23:56:00Z">
        <w:r w:rsidR="0086173D">
          <w:rPr>
            <w:lang w:val="fr-FR"/>
          </w:rPr>
          <w:t xml:space="preserve"> </w:t>
        </w:r>
      </w:ins>
    </w:p>
    <w:p w:rsidR="00AF0C0B" w:rsidDel="0086173D" w:rsidRDefault="00AF0C0B">
      <w:pPr>
        <w:pStyle w:val="a3"/>
        <w:ind w:left="170" w:right="170"/>
        <w:jc w:val="both"/>
        <w:rPr>
          <w:del w:id="2293" w:author="Peng Luqi" w:date="2019-10-13T23:56:00Z"/>
          <w:lang w:val="fr-FR"/>
        </w:rPr>
        <w:sectPr w:rsidR="00AF0C0B" w:rsidDel="0086173D">
          <w:pgSz w:w="11910" w:h="16840"/>
          <w:pgMar w:top="1580" w:right="1240" w:bottom="280" w:left="1320" w:header="720" w:footer="720" w:gutter="0"/>
          <w:cols w:space="720"/>
        </w:sectPr>
        <w:pPrChange w:id="2294" w:author="Peng Luqi" w:date="2019-10-13T23:56:00Z">
          <w:pPr/>
        </w:pPrChange>
      </w:pPr>
    </w:p>
    <w:p w:rsidR="002B38DF" w:rsidRPr="00716360" w:rsidRDefault="00716360">
      <w:pPr>
        <w:pStyle w:val="a3"/>
        <w:ind w:left="170" w:right="170"/>
        <w:jc w:val="both"/>
        <w:rPr>
          <w:lang w:val="fr-FR"/>
        </w:rPr>
        <w:pPrChange w:id="2295" w:author="Peng Luqi" w:date="2019-10-13T14:20:00Z">
          <w:pPr>
            <w:pStyle w:val="a3"/>
            <w:spacing w:before="65"/>
            <w:ind w:left="130" w:right="693"/>
          </w:pPr>
        </w:pPrChange>
      </w:pPr>
      <w:r w:rsidRPr="00716360">
        <w:rPr>
          <w:lang w:val="fr-FR"/>
        </w:rPr>
        <w:t>été multiplié par 180 au cours des huit dernières années et que le Bitcoin est passé de 10 000 à 20 000 dollars sur la même période.</w:t>
      </w:r>
    </w:p>
    <w:p w:rsidR="002B38DF" w:rsidRPr="00716360" w:rsidRDefault="002B38DF">
      <w:pPr>
        <w:pStyle w:val="a3"/>
        <w:ind w:left="170" w:right="170"/>
        <w:jc w:val="both"/>
        <w:rPr>
          <w:sz w:val="27"/>
          <w:lang w:val="fr-FR"/>
        </w:rPr>
        <w:pPrChange w:id="2296" w:author="Peng Luqi" w:date="2019-10-13T14:20:00Z">
          <w:pPr>
            <w:pStyle w:val="a3"/>
            <w:spacing w:before="10"/>
          </w:pPr>
        </w:pPrChange>
      </w:pPr>
    </w:p>
    <w:p w:rsidR="002B38DF" w:rsidRPr="00716360" w:rsidRDefault="00716360">
      <w:pPr>
        <w:pStyle w:val="a3"/>
        <w:ind w:left="170" w:right="170"/>
        <w:jc w:val="both"/>
        <w:rPr>
          <w:lang w:val="fr-FR"/>
        </w:rPr>
        <w:pPrChange w:id="2297" w:author="Peng Luqi" w:date="2019-10-13T14:20:00Z">
          <w:pPr>
            <w:pStyle w:val="a3"/>
            <w:ind w:left="130" w:right="646"/>
          </w:pPr>
        </w:pPrChange>
      </w:pPr>
      <w:r w:rsidRPr="00716360">
        <w:rPr>
          <w:lang w:val="fr-FR"/>
        </w:rPr>
        <w:t>La réponse est qu</w:t>
      </w:r>
      <w:del w:id="2298" w:author="Peng Luqi" w:date="2019-10-13T14:43:00Z">
        <w:r w:rsidRPr="00716360" w:rsidDel="00EF666F">
          <w:rPr>
            <w:lang w:val="fr-FR"/>
          </w:rPr>
          <w:delText>’</w:delText>
        </w:r>
      </w:del>
      <w:ins w:id="2299" w:author="Peng Luqi" w:date="2019-10-13T14:43:00Z">
        <w:r w:rsidR="00EF666F">
          <w:rPr>
            <w:lang w:val="fr-FR"/>
          </w:rPr>
          <w:t>’</w:t>
        </w:r>
      </w:ins>
      <w:r w:rsidRPr="00716360">
        <w:rPr>
          <w:lang w:val="fr-FR"/>
        </w:rPr>
        <w:t>ils sont malades : une maladie qui répugne les gains sur le long terme.</w:t>
      </w:r>
    </w:p>
    <w:p w:rsidR="002B38DF" w:rsidRPr="00716360" w:rsidRDefault="002B38DF">
      <w:pPr>
        <w:pStyle w:val="a3"/>
        <w:ind w:left="170" w:right="170"/>
        <w:jc w:val="both"/>
        <w:rPr>
          <w:sz w:val="27"/>
          <w:lang w:val="fr-FR"/>
        </w:rPr>
        <w:pPrChange w:id="2300" w:author="Peng Luqi" w:date="2019-10-13T14:20:00Z">
          <w:pPr>
            <w:pStyle w:val="a3"/>
            <w:spacing w:before="10"/>
          </w:pPr>
        </w:pPrChange>
      </w:pPr>
    </w:p>
    <w:p w:rsidR="002B38DF" w:rsidRPr="00716360" w:rsidRDefault="00716360">
      <w:pPr>
        <w:pStyle w:val="a3"/>
        <w:ind w:left="170" w:right="170"/>
        <w:jc w:val="both"/>
        <w:rPr>
          <w:lang w:val="fr-FR"/>
        </w:rPr>
        <w:pPrChange w:id="2301" w:author="Peng Luqi" w:date="2019-10-13T14:20:00Z">
          <w:pPr>
            <w:pStyle w:val="a3"/>
            <w:spacing w:before="1" w:line="242" w:lineRule="auto"/>
            <w:ind w:left="130" w:right="360"/>
          </w:pPr>
        </w:pPrChange>
      </w:pPr>
      <w:r w:rsidRPr="00716360">
        <w:rPr>
          <w:lang w:val="fr-FR"/>
        </w:rPr>
        <w:t>Beaucoup de gens n</w:t>
      </w:r>
      <w:del w:id="2302" w:author="Peng Luqi" w:date="2019-10-13T14:43:00Z">
        <w:r w:rsidRPr="00716360" w:rsidDel="00EF666F">
          <w:rPr>
            <w:lang w:val="fr-FR"/>
          </w:rPr>
          <w:delText>’</w:delText>
        </w:r>
      </w:del>
      <w:ins w:id="2303" w:author="Peng Luqi" w:date="2019-10-13T14:43:00Z">
        <w:r w:rsidR="00EF666F">
          <w:rPr>
            <w:lang w:val="fr-FR"/>
          </w:rPr>
          <w:t>’</w:t>
        </w:r>
      </w:ins>
      <w:r w:rsidRPr="00716360">
        <w:rPr>
          <w:lang w:val="fr-FR"/>
        </w:rPr>
        <w:t>achète pas les actifs de la plus haute qualité, et les gardent encore moins sur le long terme.</w:t>
      </w:r>
    </w:p>
    <w:p w:rsidR="002B38DF" w:rsidRPr="00716360" w:rsidRDefault="002B38DF">
      <w:pPr>
        <w:pStyle w:val="a3"/>
        <w:ind w:left="170" w:right="170"/>
        <w:jc w:val="both"/>
        <w:rPr>
          <w:sz w:val="27"/>
          <w:lang w:val="fr-FR"/>
        </w:rPr>
        <w:pPrChange w:id="2304" w:author="Peng Luqi" w:date="2019-10-13T14:20:00Z">
          <w:pPr>
            <w:pStyle w:val="a3"/>
            <w:spacing w:before="8"/>
          </w:pPr>
        </w:pPrChange>
      </w:pPr>
    </w:p>
    <w:p w:rsidR="002B38DF" w:rsidRPr="00716360" w:rsidRDefault="00716360">
      <w:pPr>
        <w:pStyle w:val="a3"/>
        <w:ind w:left="170" w:right="170"/>
        <w:jc w:val="both"/>
        <w:rPr>
          <w:lang w:val="fr-FR"/>
        </w:rPr>
        <w:pPrChange w:id="2305" w:author="Peng Luqi" w:date="2019-10-13T14:20:00Z">
          <w:pPr>
            <w:pStyle w:val="a3"/>
            <w:ind w:left="130"/>
          </w:pPr>
        </w:pPrChange>
      </w:pPr>
      <w:r w:rsidRPr="00716360">
        <w:rPr>
          <w:lang w:val="fr-FR"/>
        </w:rPr>
        <w:t>C</w:t>
      </w:r>
      <w:del w:id="2306" w:author="Peng Luqi" w:date="2019-10-13T14:43:00Z">
        <w:r w:rsidRPr="00716360" w:rsidDel="00EF666F">
          <w:rPr>
            <w:lang w:val="fr-FR"/>
          </w:rPr>
          <w:delText>’</w:delText>
        </w:r>
      </w:del>
      <w:ins w:id="2307" w:author="Peng Luqi" w:date="2019-10-13T14:43:00Z">
        <w:r w:rsidR="00EF666F">
          <w:rPr>
            <w:lang w:val="fr-FR"/>
          </w:rPr>
          <w:t>’</w:t>
        </w:r>
      </w:ins>
      <w:r w:rsidRPr="00716360">
        <w:rPr>
          <w:lang w:val="fr-FR"/>
        </w:rPr>
        <w:t>est une maladie très commune.</w:t>
      </w:r>
    </w:p>
    <w:p w:rsidR="002B38DF" w:rsidRPr="00716360" w:rsidRDefault="002B38DF">
      <w:pPr>
        <w:pStyle w:val="a3"/>
        <w:ind w:left="170" w:right="170"/>
        <w:jc w:val="both"/>
        <w:rPr>
          <w:sz w:val="27"/>
          <w:lang w:val="fr-FR"/>
        </w:rPr>
        <w:pPrChange w:id="2308" w:author="Peng Luqi" w:date="2019-10-13T14:20:00Z">
          <w:pPr>
            <w:pStyle w:val="a3"/>
            <w:spacing w:before="11"/>
          </w:pPr>
        </w:pPrChange>
      </w:pPr>
    </w:p>
    <w:p w:rsidR="002B38DF" w:rsidRPr="00716360" w:rsidRDefault="00716360">
      <w:pPr>
        <w:pStyle w:val="a3"/>
        <w:ind w:left="170" w:right="170"/>
        <w:jc w:val="both"/>
        <w:rPr>
          <w:lang w:val="fr-FR"/>
        </w:rPr>
        <w:pPrChange w:id="2309" w:author="Peng Luqi" w:date="2019-10-13T14:20:00Z">
          <w:pPr>
            <w:pStyle w:val="a3"/>
            <w:ind w:left="130" w:right="296"/>
          </w:pPr>
        </w:pPrChange>
      </w:pPr>
      <w:r w:rsidRPr="00716360">
        <w:rPr>
          <w:lang w:val="fr-FR"/>
        </w:rPr>
        <w:t>Nous pouvons en détecter les symptômes lorsqu</w:t>
      </w:r>
      <w:del w:id="2310" w:author="Peng Luqi" w:date="2019-10-13T14:43:00Z">
        <w:r w:rsidRPr="00716360" w:rsidDel="00EF666F">
          <w:rPr>
            <w:lang w:val="fr-FR"/>
          </w:rPr>
          <w:delText>’</w:delText>
        </w:r>
      </w:del>
      <w:ins w:id="2311" w:author="Peng Luqi" w:date="2019-10-13T14:43:00Z">
        <w:r w:rsidR="00EF666F">
          <w:rPr>
            <w:lang w:val="fr-FR"/>
          </w:rPr>
          <w:t>’</w:t>
        </w:r>
      </w:ins>
      <w:r w:rsidRPr="00716360">
        <w:rPr>
          <w:lang w:val="fr-FR"/>
        </w:rPr>
        <w:t>ils disent : « La valeur est déjà beaucoup montée, est ce que ça va continuer ? ! Les arbres ne montent pas jusqu</w:t>
      </w:r>
      <w:del w:id="2312" w:author="Peng Luqi" w:date="2019-10-13T14:43:00Z">
        <w:r w:rsidRPr="00716360" w:rsidDel="00EF666F">
          <w:rPr>
            <w:lang w:val="fr-FR"/>
          </w:rPr>
          <w:delText>’</w:delText>
        </w:r>
      </w:del>
      <w:ins w:id="2313" w:author="Peng Luqi" w:date="2019-10-13T14:43:00Z">
        <w:r w:rsidR="00EF666F">
          <w:rPr>
            <w:lang w:val="fr-FR"/>
          </w:rPr>
          <w:t>’</w:t>
        </w:r>
      </w:ins>
      <w:r w:rsidRPr="00716360">
        <w:rPr>
          <w:lang w:val="fr-FR"/>
        </w:rPr>
        <w:t>au ciel ! Ils retirent ensuite leurs billes du marché.</w:t>
      </w:r>
    </w:p>
    <w:p w:rsidR="002B38DF" w:rsidRPr="00716360" w:rsidRDefault="002B38DF">
      <w:pPr>
        <w:pStyle w:val="a3"/>
        <w:ind w:left="170" w:right="170"/>
        <w:jc w:val="both"/>
        <w:rPr>
          <w:sz w:val="27"/>
          <w:lang w:val="fr-FR"/>
        </w:rPr>
        <w:pPrChange w:id="2314" w:author="Peng Luqi" w:date="2019-10-13T14:20:00Z">
          <w:pPr>
            <w:pStyle w:val="a3"/>
            <w:spacing w:before="10"/>
          </w:pPr>
        </w:pPrChange>
      </w:pPr>
    </w:p>
    <w:p w:rsidR="002B38DF" w:rsidRPr="00716360" w:rsidRDefault="00716360">
      <w:pPr>
        <w:pStyle w:val="a3"/>
        <w:ind w:left="170" w:right="170"/>
        <w:jc w:val="both"/>
        <w:rPr>
          <w:lang w:val="fr-FR"/>
        </w:rPr>
        <w:pPrChange w:id="2315" w:author="Peng Luqi" w:date="2019-10-13T14:20:00Z">
          <w:pPr>
            <w:pStyle w:val="a3"/>
            <w:ind w:left="130" w:right="639"/>
          </w:pPr>
        </w:pPrChange>
      </w:pPr>
      <w:r w:rsidRPr="00716360">
        <w:rPr>
          <w:lang w:val="fr-FR"/>
        </w:rPr>
        <w:t>Peut-être auraient-ils raison de délaisser une valeur qui part à la baisse. Seulement, dans la majorité des cas, en situation réelle, c</w:t>
      </w:r>
      <w:del w:id="2316" w:author="Peng Luqi" w:date="2019-10-13T14:43:00Z">
        <w:r w:rsidRPr="00716360" w:rsidDel="00EF666F">
          <w:rPr>
            <w:lang w:val="fr-FR"/>
          </w:rPr>
          <w:delText>’</w:delText>
        </w:r>
      </w:del>
      <w:ins w:id="2317" w:author="Peng Luqi" w:date="2019-10-13T14:43:00Z">
        <w:r w:rsidR="00EF666F">
          <w:rPr>
            <w:lang w:val="fr-FR"/>
          </w:rPr>
          <w:t>’</w:t>
        </w:r>
      </w:ins>
      <w:r w:rsidRPr="00716360">
        <w:rPr>
          <w:lang w:val="fr-FR"/>
        </w:rPr>
        <w:t>est l</w:t>
      </w:r>
      <w:del w:id="2318" w:author="Peng Luqi" w:date="2019-10-13T14:43:00Z">
        <w:r w:rsidRPr="00716360" w:rsidDel="00EF666F">
          <w:rPr>
            <w:lang w:val="fr-FR"/>
          </w:rPr>
          <w:delText>’</w:delText>
        </w:r>
      </w:del>
      <w:ins w:id="2319" w:author="Peng Luqi" w:date="2019-10-13T14:43:00Z">
        <w:r w:rsidR="00EF666F">
          <w:rPr>
            <w:lang w:val="fr-FR"/>
          </w:rPr>
          <w:t>’</w:t>
        </w:r>
      </w:ins>
      <w:r w:rsidRPr="00716360">
        <w:rPr>
          <w:lang w:val="fr-FR"/>
        </w:rPr>
        <w:t>inverse qui se produit. Ils sortent du marché car ils pensent que la valeur est surachetée. Le contrecoup est dû aux prix élevés et aux prix bas.</w:t>
      </w:r>
    </w:p>
    <w:p w:rsidR="002B38DF" w:rsidRPr="00716360" w:rsidRDefault="002B38DF">
      <w:pPr>
        <w:pStyle w:val="a3"/>
        <w:ind w:left="170" w:right="170"/>
        <w:jc w:val="both"/>
        <w:rPr>
          <w:lang w:val="fr-FR"/>
        </w:rPr>
        <w:pPrChange w:id="2320" w:author="Peng Luqi" w:date="2019-10-13T14:20:00Z">
          <w:pPr>
            <w:pStyle w:val="a3"/>
            <w:spacing w:before="3"/>
          </w:pPr>
        </w:pPrChange>
      </w:pPr>
    </w:p>
    <w:p w:rsidR="002B38DF" w:rsidRPr="00716360" w:rsidDel="0086173D" w:rsidRDefault="00716360">
      <w:pPr>
        <w:pStyle w:val="a3"/>
        <w:ind w:left="170" w:right="170"/>
        <w:jc w:val="both"/>
        <w:rPr>
          <w:del w:id="2321" w:author="Peng Luqi" w:date="2019-10-13T23:56:00Z"/>
          <w:lang w:val="fr-FR"/>
        </w:rPr>
        <w:pPrChange w:id="2322" w:author="Peng Luqi" w:date="2019-10-13T14:20:00Z">
          <w:pPr>
            <w:pStyle w:val="a3"/>
            <w:ind w:left="130" w:right="490"/>
          </w:pPr>
        </w:pPrChange>
      </w:pPr>
      <w:r w:rsidRPr="00716360">
        <w:rPr>
          <w:lang w:val="fr-FR"/>
        </w:rPr>
        <w:t>Les investisseurs fixes n</w:t>
      </w:r>
      <w:del w:id="2323" w:author="Peng Luqi" w:date="2019-10-13T14:43:00Z">
        <w:r w:rsidRPr="00716360" w:rsidDel="00EF666F">
          <w:rPr>
            <w:lang w:val="fr-FR"/>
          </w:rPr>
          <w:delText>’</w:delText>
        </w:r>
      </w:del>
      <w:ins w:id="2324" w:author="Peng Luqi" w:date="2019-10-13T14:43:00Z">
        <w:r w:rsidR="00EF666F">
          <w:rPr>
            <w:lang w:val="fr-FR"/>
          </w:rPr>
          <w:t>’</w:t>
        </w:r>
      </w:ins>
      <w:r w:rsidRPr="00716360">
        <w:rPr>
          <w:lang w:val="fr-FR"/>
        </w:rPr>
        <w:t>agissent pas de la sorte. Mais si le consensus sur une valeur n</w:t>
      </w:r>
      <w:del w:id="2325" w:author="Peng Luqi" w:date="2019-10-13T14:43:00Z">
        <w:r w:rsidRPr="00716360" w:rsidDel="00EF666F">
          <w:rPr>
            <w:lang w:val="fr-FR"/>
          </w:rPr>
          <w:delText>’</w:delText>
        </w:r>
      </w:del>
      <w:ins w:id="2326" w:author="Peng Luqi" w:date="2019-10-13T14:43:00Z">
        <w:r w:rsidR="00EF666F">
          <w:rPr>
            <w:lang w:val="fr-FR"/>
          </w:rPr>
          <w:t>’</w:t>
        </w:r>
      </w:ins>
      <w:r w:rsidRPr="00716360">
        <w:rPr>
          <w:lang w:val="fr-FR"/>
        </w:rPr>
        <w:t>est pas optimiste, alors pourquoi investir dessus ? Étant donné que l</w:t>
      </w:r>
      <w:del w:id="2327" w:author="Peng Luqi" w:date="2019-10-13T14:43:00Z">
        <w:r w:rsidRPr="00716360" w:rsidDel="00EF666F">
          <w:rPr>
            <w:lang w:val="fr-FR"/>
          </w:rPr>
          <w:delText>’</w:delText>
        </w:r>
      </w:del>
      <w:ins w:id="2328" w:author="Peng Luqi" w:date="2019-10-13T14:43:00Z">
        <w:r w:rsidR="00EF666F">
          <w:rPr>
            <w:lang w:val="fr-FR"/>
          </w:rPr>
          <w:t>’</w:t>
        </w:r>
      </w:ins>
      <w:r w:rsidRPr="00716360">
        <w:rPr>
          <w:lang w:val="fr-FR"/>
        </w:rPr>
        <w:t>investissement fixe n</w:t>
      </w:r>
      <w:del w:id="2329" w:author="Peng Luqi" w:date="2019-10-13T14:43:00Z">
        <w:r w:rsidRPr="00716360" w:rsidDel="00EF666F">
          <w:rPr>
            <w:lang w:val="fr-FR"/>
          </w:rPr>
          <w:delText>’</w:delText>
        </w:r>
      </w:del>
      <w:ins w:id="2330" w:author="Peng Luqi" w:date="2019-10-13T14:43:00Z">
        <w:r w:rsidR="00EF666F">
          <w:rPr>
            <w:lang w:val="fr-FR"/>
          </w:rPr>
          <w:t>’</w:t>
        </w:r>
      </w:ins>
      <w:r w:rsidRPr="00716360">
        <w:rPr>
          <w:lang w:val="fr-FR"/>
        </w:rPr>
        <w:t>est pas une activité de placement ponctuelle, l</w:t>
      </w:r>
      <w:del w:id="2331" w:author="Peng Luqi" w:date="2019-10-13T14:43:00Z">
        <w:r w:rsidRPr="00716360" w:rsidDel="00EF666F">
          <w:rPr>
            <w:lang w:val="fr-FR"/>
          </w:rPr>
          <w:delText>’</w:delText>
        </w:r>
      </w:del>
      <w:ins w:id="2332" w:author="Peng Luqi" w:date="2019-10-13T14:43:00Z">
        <w:r w:rsidR="00EF666F">
          <w:rPr>
            <w:lang w:val="fr-FR"/>
          </w:rPr>
          <w:t>’</w:t>
        </w:r>
      </w:ins>
      <w:r w:rsidRPr="00716360">
        <w:rPr>
          <w:lang w:val="fr-FR"/>
        </w:rPr>
        <w:t>investissement initial peut être à la suite complété par un investissement régulier à long terme. Par conséquent, un prix temporaire à court terme</w:t>
      </w:r>
      <w:ins w:id="2333" w:author="Peng Luqi" w:date="2019-10-13T23:56:00Z">
        <w:r w:rsidR="0086173D">
          <w:rPr>
            <w:lang w:val="fr-FR"/>
          </w:rPr>
          <w:t xml:space="preserve"> </w:t>
        </w:r>
      </w:ins>
    </w:p>
    <w:p w:rsidR="002B38DF" w:rsidRPr="00716360" w:rsidRDefault="00716360">
      <w:pPr>
        <w:pStyle w:val="a3"/>
        <w:ind w:left="170" w:right="170"/>
        <w:jc w:val="both"/>
        <w:rPr>
          <w:lang w:val="fr-FR"/>
        </w:rPr>
        <w:pPrChange w:id="2334" w:author="Peng Luqi" w:date="2019-10-13T14:20:00Z">
          <w:pPr>
            <w:pStyle w:val="a3"/>
            <w:spacing w:line="320" w:lineRule="exact"/>
            <w:ind w:left="130"/>
          </w:pPr>
        </w:pPrChange>
      </w:pPr>
      <w:r w:rsidRPr="00716360">
        <w:rPr>
          <w:lang w:val="fr-FR"/>
        </w:rPr>
        <w:t>« élevé » ou « bas » n</w:t>
      </w:r>
      <w:del w:id="2335" w:author="Peng Luqi" w:date="2019-10-13T14:43:00Z">
        <w:r w:rsidRPr="00716360" w:rsidDel="00EF666F">
          <w:rPr>
            <w:lang w:val="fr-FR"/>
          </w:rPr>
          <w:delText>’</w:delText>
        </w:r>
      </w:del>
      <w:ins w:id="2336" w:author="Peng Luqi" w:date="2019-10-13T14:43:00Z">
        <w:r w:rsidR="00EF666F">
          <w:rPr>
            <w:lang w:val="fr-FR"/>
          </w:rPr>
          <w:t>’</w:t>
        </w:r>
      </w:ins>
      <w:r w:rsidRPr="00716360">
        <w:rPr>
          <w:lang w:val="fr-FR"/>
        </w:rPr>
        <w:t>aura aucun effet sur l</w:t>
      </w:r>
      <w:del w:id="2337" w:author="Peng Luqi" w:date="2019-10-13T14:43:00Z">
        <w:r w:rsidRPr="00716360" w:rsidDel="00EF666F">
          <w:rPr>
            <w:lang w:val="fr-FR"/>
          </w:rPr>
          <w:delText>’</w:delText>
        </w:r>
      </w:del>
      <w:ins w:id="2338" w:author="Peng Luqi" w:date="2019-10-13T14:43:00Z">
        <w:r w:rsidR="00EF666F">
          <w:rPr>
            <w:lang w:val="fr-FR"/>
          </w:rPr>
          <w:t>’</w:t>
        </w:r>
      </w:ins>
      <w:r w:rsidRPr="00716360">
        <w:rPr>
          <w:lang w:val="fr-FR"/>
        </w:rPr>
        <w:t>investissement fixe.</w:t>
      </w:r>
    </w:p>
    <w:p w:rsidR="002B38DF" w:rsidRPr="00716360" w:rsidRDefault="002B38DF">
      <w:pPr>
        <w:pStyle w:val="a3"/>
        <w:ind w:left="170" w:right="170"/>
        <w:jc w:val="both"/>
        <w:rPr>
          <w:sz w:val="27"/>
          <w:lang w:val="fr-FR"/>
        </w:rPr>
        <w:pPrChange w:id="2339" w:author="Peng Luqi" w:date="2019-10-13T14:20:00Z">
          <w:pPr>
            <w:pStyle w:val="a3"/>
            <w:spacing w:before="11"/>
          </w:pPr>
        </w:pPrChange>
      </w:pPr>
    </w:p>
    <w:p w:rsidR="002B38DF" w:rsidRDefault="00716360" w:rsidP="00CB23F4">
      <w:pPr>
        <w:pStyle w:val="a3"/>
        <w:ind w:left="170" w:right="170"/>
        <w:jc w:val="both"/>
        <w:rPr>
          <w:ins w:id="2340" w:author="Peng Luqi" w:date="2019-10-13T14:22:00Z"/>
          <w:lang w:val="fr-FR"/>
        </w:rPr>
      </w:pPr>
      <w:r w:rsidRPr="00716360">
        <w:rPr>
          <w:lang w:val="fr-FR"/>
        </w:rPr>
        <w:t>Comme déjà mentionné, il faut compter sur le long terme. Le devenir de vos investissements est étroitement lié à ceux des meilleurs investisseurs et spéculateurs. Ces derniers ont également investi leur propre argent, de sorte que tous les actifs de qualité ont une caractéristique commune : la valeur marchande est relativement grande, la liquidité est relativement bonne et les titres sont relativement dispersés. Les investisseurs utilisent cette méthode simple pour choisir leur placement à long terme et sont indifférents des fluctuations de la valeur, qu</w:t>
      </w:r>
      <w:del w:id="2341" w:author="Peng Luqi" w:date="2019-10-13T14:43:00Z">
        <w:r w:rsidRPr="00716360" w:rsidDel="00EF666F">
          <w:rPr>
            <w:lang w:val="fr-FR"/>
          </w:rPr>
          <w:delText>’</w:delText>
        </w:r>
      </w:del>
      <w:ins w:id="2342" w:author="Peng Luqi" w:date="2019-10-13T14:43:00Z">
        <w:r w:rsidR="00EF666F">
          <w:rPr>
            <w:lang w:val="fr-FR"/>
          </w:rPr>
          <w:t>’</w:t>
        </w:r>
      </w:ins>
      <w:r w:rsidRPr="00716360">
        <w:rPr>
          <w:lang w:val="fr-FR"/>
        </w:rPr>
        <w:t>elle soit sur ses plus bas ou ses plus hauts.</w:t>
      </w:r>
    </w:p>
    <w:p w:rsidR="0029470B" w:rsidRPr="00716360" w:rsidRDefault="0029470B">
      <w:pPr>
        <w:pStyle w:val="a3"/>
        <w:ind w:left="170" w:right="170"/>
        <w:jc w:val="both"/>
        <w:rPr>
          <w:lang w:val="fr-FR"/>
        </w:rPr>
        <w:pPrChange w:id="2343" w:author="Peng Luqi" w:date="2019-10-13T14:20:00Z">
          <w:pPr>
            <w:pStyle w:val="a3"/>
            <w:ind w:left="130" w:right="243"/>
          </w:pPr>
        </w:pPrChange>
      </w:pPr>
    </w:p>
    <w:p w:rsidR="002B38DF" w:rsidRDefault="00716360" w:rsidP="00CB23F4">
      <w:pPr>
        <w:pStyle w:val="a3"/>
        <w:ind w:left="170" w:right="170"/>
        <w:jc w:val="both"/>
        <w:rPr>
          <w:ins w:id="2344" w:author="Peng Luqi" w:date="2019-10-13T14:22:00Z"/>
          <w:lang w:val="fr-FR"/>
        </w:rPr>
      </w:pPr>
      <w:r w:rsidRPr="00716360">
        <w:rPr>
          <w:lang w:val="fr-FR"/>
        </w:rPr>
        <w:t>Ces investisseurs se demanderont également si l</w:t>
      </w:r>
      <w:del w:id="2345" w:author="Peng Luqi" w:date="2019-10-13T14:43:00Z">
        <w:r w:rsidRPr="00716360" w:rsidDel="00EF666F">
          <w:rPr>
            <w:lang w:val="fr-FR"/>
          </w:rPr>
          <w:delText>’</w:delText>
        </w:r>
      </w:del>
      <w:ins w:id="2346" w:author="Peng Luqi" w:date="2019-10-13T14:43:00Z">
        <w:r w:rsidR="00EF666F">
          <w:rPr>
            <w:lang w:val="fr-FR"/>
          </w:rPr>
          <w:t>’</w:t>
        </w:r>
      </w:ins>
      <w:r w:rsidRPr="00716360">
        <w:rPr>
          <w:lang w:val="fr-FR"/>
        </w:rPr>
        <w:t>actif est surévalué. Les actions de Moutai, sur le marché boursier chinois, et le Bitcoin, par exemple, ont une valeur absolue qui semble élevée. Les investisseurs leur tournent donc le dos et partent en quête de la prochaine pépite qui pourrait leur rapporter 10 ou 100 fois leur mise. Quête qui se révèlera infructueuse car, en investissement, le prix d</w:t>
      </w:r>
      <w:del w:id="2347" w:author="Peng Luqi" w:date="2019-10-13T14:43:00Z">
        <w:r w:rsidRPr="00716360" w:rsidDel="00EF666F">
          <w:rPr>
            <w:lang w:val="fr-FR"/>
          </w:rPr>
          <w:delText>’</w:delText>
        </w:r>
      </w:del>
      <w:ins w:id="2348" w:author="Peng Luqi" w:date="2019-10-13T14:43:00Z">
        <w:r w:rsidR="00EF666F">
          <w:rPr>
            <w:lang w:val="fr-FR"/>
          </w:rPr>
          <w:t>’</w:t>
        </w:r>
      </w:ins>
      <w:r w:rsidRPr="00716360">
        <w:rPr>
          <w:lang w:val="fr-FR"/>
        </w:rPr>
        <w:t xml:space="preserve">un </w:t>
      </w:r>
      <w:r w:rsidRPr="00716360">
        <w:rPr>
          <w:lang w:val="fr-FR"/>
        </w:rPr>
        <w:lastRenderedPageBreak/>
        <w:t>actif n</w:t>
      </w:r>
      <w:del w:id="2349" w:author="Peng Luqi" w:date="2019-10-13T14:43:00Z">
        <w:r w:rsidRPr="00716360" w:rsidDel="00EF666F">
          <w:rPr>
            <w:lang w:val="fr-FR"/>
          </w:rPr>
          <w:delText>’</w:delText>
        </w:r>
      </w:del>
      <w:ins w:id="2350" w:author="Peng Luqi" w:date="2019-10-13T14:43:00Z">
        <w:r w:rsidR="00EF666F">
          <w:rPr>
            <w:lang w:val="fr-FR"/>
          </w:rPr>
          <w:t>’</w:t>
        </w:r>
      </w:ins>
      <w:r w:rsidRPr="00716360">
        <w:rPr>
          <w:lang w:val="fr-FR"/>
        </w:rPr>
        <w:t>a pas d</w:t>
      </w:r>
      <w:del w:id="2351" w:author="Peng Luqi" w:date="2019-10-13T14:43:00Z">
        <w:r w:rsidRPr="00716360" w:rsidDel="00EF666F">
          <w:rPr>
            <w:lang w:val="fr-FR"/>
          </w:rPr>
          <w:delText>’</w:delText>
        </w:r>
      </w:del>
      <w:ins w:id="2352" w:author="Peng Luqi" w:date="2019-10-13T14:43:00Z">
        <w:r w:rsidR="00EF666F">
          <w:rPr>
            <w:lang w:val="fr-FR"/>
          </w:rPr>
          <w:t>’</w:t>
        </w:r>
      </w:ins>
      <w:r w:rsidRPr="00716360">
        <w:rPr>
          <w:lang w:val="fr-FR"/>
        </w:rPr>
        <w:t>importance ; ce qu</w:t>
      </w:r>
      <w:del w:id="2353" w:author="Peng Luqi" w:date="2019-10-13T14:43:00Z">
        <w:r w:rsidRPr="00716360" w:rsidDel="00EF666F">
          <w:rPr>
            <w:lang w:val="fr-FR"/>
          </w:rPr>
          <w:delText>’</w:delText>
        </w:r>
      </w:del>
      <w:ins w:id="2354" w:author="Peng Luqi" w:date="2019-10-13T14:43:00Z">
        <w:r w:rsidR="00EF666F">
          <w:rPr>
            <w:lang w:val="fr-FR"/>
          </w:rPr>
          <w:t>’</w:t>
        </w:r>
      </w:ins>
      <w:r w:rsidRPr="00716360">
        <w:rPr>
          <w:lang w:val="fr-FR"/>
        </w:rPr>
        <w:t>il faut prendre en considération est son potentiel de croissance. Beaucoup de gens pensent à tort qu</w:t>
      </w:r>
      <w:del w:id="2355" w:author="Peng Luqi" w:date="2019-10-13T14:43:00Z">
        <w:r w:rsidRPr="00716360" w:rsidDel="00EF666F">
          <w:rPr>
            <w:lang w:val="fr-FR"/>
          </w:rPr>
          <w:delText>’</w:delText>
        </w:r>
      </w:del>
      <w:ins w:id="2356" w:author="Peng Luqi" w:date="2019-10-13T14:43:00Z">
        <w:r w:rsidR="00EF666F">
          <w:rPr>
            <w:lang w:val="fr-FR"/>
          </w:rPr>
          <w:t>’</w:t>
        </w:r>
      </w:ins>
      <w:r w:rsidRPr="00716360">
        <w:rPr>
          <w:lang w:val="fr-FR"/>
        </w:rPr>
        <w:t>une petite valeur a plus de potentiel, ce qui est totalement sans fondement.</w:t>
      </w:r>
    </w:p>
    <w:p w:rsidR="0029470B" w:rsidRDefault="0029470B" w:rsidP="00CB23F4">
      <w:pPr>
        <w:pStyle w:val="a3"/>
        <w:ind w:left="170" w:right="170"/>
        <w:jc w:val="both"/>
        <w:rPr>
          <w:ins w:id="2357" w:author="Peng Luqi" w:date="2019-10-13T23:57:00Z"/>
          <w:lang w:val="fr-FR"/>
        </w:rPr>
      </w:pPr>
    </w:p>
    <w:p w:rsidR="0086173D" w:rsidRPr="00716360" w:rsidDel="0086173D" w:rsidRDefault="0086173D">
      <w:pPr>
        <w:pStyle w:val="a3"/>
        <w:ind w:left="170" w:right="170"/>
        <w:jc w:val="both"/>
        <w:rPr>
          <w:del w:id="2358" w:author="Peng Luqi" w:date="2019-10-13T23:57:00Z"/>
          <w:lang w:val="fr-FR"/>
        </w:rPr>
        <w:pPrChange w:id="2359" w:author="Peng Luqi" w:date="2019-10-13T14:20:00Z">
          <w:pPr>
            <w:pStyle w:val="a3"/>
            <w:spacing w:before="2"/>
            <w:ind w:left="130" w:right="212"/>
          </w:pPr>
        </w:pPrChange>
      </w:pPr>
    </w:p>
    <w:p w:rsidR="00AF0C0B" w:rsidDel="0086173D" w:rsidRDefault="00AF0C0B">
      <w:pPr>
        <w:ind w:left="170" w:right="170"/>
        <w:jc w:val="both"/>
        <w:rPr>
          <w:del w:id="2360" w:author="Peng Luqi" w:date="2019-10-13T23:57:00Z"/>
          <w:lang w:val="fr-FR"/>
        </w:rPr>
        <w:sectPr w:rsidR="00AF0C0B" w:rsidDel="0086173D">
          <w:pgSz w:w="11910" w:h="16840"/>
          <w:pgMar w:top="1360" w:right="1240" w:bottom="280" w:left="1320" w:header="720" w:footer="720" w:gutter="0"/>
          <w:cols w:space="720"/>
        </w:sectPr>
        <w:pPrChange w:id="2361" w:author="Peng Luqi" w:date="2019-10-13T14:20:00Z">
          <w:pPr/>
        </w:pPrChange>
      </w:pPr>
    </w:p>
    <w:p w:rsidR="002B38DF" w:rsidRPr="00716360" w:rsidRDefault="00716360">
      <w:pPr>
        <w:pStyle w:val="a3"/>
        <w:ind w:left="170" w:right="170"/>
        <w:jc w:val="both"/>
        <w:rPr>
          <w:lang w:val="fr-FR"/>
        </w:rPr>
        <w:pPrChange w:id="2362" w:author="Peng Luqi" w:date="2019-10-13T14:20:00Z">
          <w:pPr>
            <w:pStyle w:val="a3"/>
            <w:spacing w:before="166"/>
            <w:ind w:left="130" w:right="202"/>
          </w:pPr>
        </w:pPrChange>
      </w:pPr>
      <w:r w:rsidRPr="00716360">
        <w:rPr>
          <w:lang w:val="fr-FR"/>
        </w:rPr>
        <w:t>Les investisseurs fixes éviteront toujours ce piège. Parce que le seul critère pour eux est de savoir si l</w:t>
      </w:r>
      <w:del w:id="2363" w:author="Peng Luqi" w:date="2019-10-13T14:43:00Z">
        <w:r w:rsidRPr="00716360" w:rsidDel="00EF666F">
          <w:rPr>
            <w:lang w:val="fr-FR"/>
          </w:rPr>
          <w:delText>’</w:delText>
        </w:r>
      </w:del>
      <w:ins w:id="2364" w:author="Peng Luqi" w:date="2019-10-13T14:43:00Z">
        <w:r w:rsidR="00EF666F">
          <w:rPr>
            <w:lang w:val="fr-FR"/>
          </w:rPr>
          <w:t>’</w:t>
        </w:r>
      </w:ins>
      <w:r w:rsidRPr="00716360">
        <w:rPr>
          <w:lang w:val="fr-FR"/>
        </w:rPr>
        <w:t>actif en question mérite d</w:t>
      </w:r>
      <w:del w:id="2365" w:author="Peng Luqi" w:date="2019-10-13T14:43:00Z">
        <w:r w:rsidRPr="00716360" w:rsidDel="00EF666F">
          <w:rPr>
            <w:lang w:val="fr-FR"/>
          </w:rPr>
          <w:delText>’</w:delText>
        </w:r>
      </w:del>
      <w:ins w:id="2366" w:author="Peng Luqi" w:date="2019-10-13T14:43:00Z">
        <w:r w:rsidR="00EF666F">
          <w:rPr>
            <w:lang w:val="fr-FR"/>
          </w:rPr>
          <w:t>’</w:t>
        </w:r>
      </w:ins>
      <w:r w:rsidRPr="00716360">
        <w:rPr>
          <w:lang w:val="fr-FR"/>
        </w:rPr>
        <w:t>être gardé en portefeuille sur une longue période. Cette norme est simple et directe, ce qui rend les erreurs difficiles. Les investisseurs fixes ne reculeront pas, même si la valeur absolue</w:t>
      </w:r>
      <w:r w:rsidRPr="00716360">
        <w:rPr>
          <w:spacing w:val="-42"/>
          <w:lang w:val="fr-FR"/>
        </w:rPr>
        <w:t xml:space="preserve"> </w:t>
      </w:r>
      <w:r w:rsidRPr="00716360">
        <w:rPr>
          <w:lang w:val="fr-FR"/>
        </w:rPr>
        <w:t>de l</w:t>
      </w:r>
      <w:del w:id="2367" w:author="Peng Luqi" w:date="2019-10-13T14:43:00Z">
        <w:r w:rsidRPr="00716360" w:rsidDel="00EF666F">
          <w:rPr>
            <w:lang w:val="fr-FR"/>
          </w:rPr>
          <w:delText>’</w:delText>
        </w:r>
      </w:del>
      <w:ins w:id="2368" w:author="Peng Luqi" w:date="2019-10-13T14:43:00Z">
        <w:r w:rsidR="00EF666F">
          <w:rPr>
            <w:lang w:val="fr-FR"/>
          </w:rPr>
          <w:t>’</w:t>
        </w:r>
      </w:ins>
      <w:r w:rsidRPr="00716360">
        <w:rPr>
          <w:lang w:val="fr-FR"/>
        </w:rPr>
        <w:t>actif semble élevée, car ce n</w:t>
      </w:r>
      <w:del w:id="2369" w:author="Peng Luqi" w:date="2019-10-13T14:43:00Z">
        <w:r w:rsidRPr="00716360" w:rsidDel="00EF666F">
          <w:rPr>
            <w:lang w:val="fr-FR"/>
          </w:rPr>
          <w:delText>’</w:delText>
        </w:r>
      </w:del>
      <w:ins w:id="2370" w:author="Peng Luqi" w:date="2019-10-13T14:43:00Z">
        <w:r w:rsidR="00EF666F">
          <w:rPr>
            <w:lang w:val="fr-FR"/>
          </w:rPr>
          <w:t>’</w:t>
        </w:r>
      </w:ins>
      <w:r w:rsidRPr="00716360">
        <w:rPr>
          <w:lang w:val="fr-FR"/>
        </w:rPr>
        <w:t>est pas ce qu</w:t>
      </w:r>
      <w:del w:id="2371" w:author="Peng Luqi" w:date="2019-10-13T14:43:00Z">
        <w:r w:rsidRPr="00716360" w:rsidDel="00EF666F">
          <w:rPr>
            <w:lang w:val="fr-FR"/>
          </w:rPr>
          <w:delText>’</w:delText>
        </w:r>
      </w:del>
      <w:ins w:id="2372" w:author="Peng Luqi" w:date="2019-10-13T14:43:00Z">
        <w:r w:rsidR="00EF666F">
          <w:rPr>
            <w:lang w:val="fr-FR"/>
          </w:rPr>
          <w:t>’</w:t>
        </w:r>
      </w:ins>
      <w:r w:rsidRPr="00716360">
        <w:rPr>
          <w:lang w:val="fr-FR"/>
        </w:rPr>
        <w:t>ils prennent en compte. Quelle est sa véritable valeur absolue ? Tant qu</w:t>
      </w:r>
      <w:del w:id="2373" w:author="Peng Luqi" w:date="2019-10-13T14:43:00Z">
        <w:r w:rsidRPr="00716360" w:rsidDel="00EF666F">
          <w:rPr>
            <w:lang w:val="fr-FR"/>
          </w:rPr>
          <w:delText>’</w:delText>
        </w:r>
      </w:del>
      <w:ins w:id="2374" w:author="Peng Luqi" w:date="2019-10-13T14:43:00Z">
        <w:r w:rsidR="00EF666F">
          <w:rPr>
            <w:lang w:val="fr-FR"/>
          </w:rPr>
          <w:t>’</w:t>
        </w:r>
      </w:ins>
      <w:r w:rsidRPr="00716360">
        <w:rPr>
          <w:lang w:val="fr-FR"/>
        </w:rPr>
        <w:t>elle peut croître à long terme, elle devrait constituer un investissement fixe si, bien sûr, elle est détenue sur le long terme. C</w:t>
      </w:r>
      <w:del w:id="2375" w:author="Peng Luqi" w:date="2019-10-13T14:43:00Z">
        <w:r w:rsidRPr="00716360" w:rsidDel="00EF666F">
          <w:rPr>
            <w:lang w:val="fr-FR"/>
          </w:rPr>
          <w:delText>’</w:delText>
        </w:r>
      </w:del>
      <w:ins w:id="2376" w:author="Peng Luqi" w:date="2019-10-13T14:43:00Z">
        <w:r w:rsidR="00EF666F">
          <w:rPr>
            <w:lang w:val="fr-FR"/>
          </w:rPr>
          <w:t>’</w:t>
        </w:r>
      </w:ins>
      <w:r w:rsidRPr="00716360">
        <w:rPr>
          <w:lang w:val="fr-FR"/>
        </w:rPr>
        <w:t>est la raison pour laquelle les investisseurs fixes ont continué d</w:t>
      </w:r>
      <w:del w:id="2377" w:author="Peng Luqi" w:date="2019-10-13T14:43:00Z">
        <w:r w:rsidRPr="00716360" w:rsidDel="00EF666F">
          <w:rPr>
            <w:lang w:val="fr-FR"/>
          </w:rPr>
          <w:delText>’</w:delText>
        </w:r>
      </w:del>
      <w:ins w:id="2378" w:author="Peng Luqi" w:date="2019-10-13T14:43:00Z">
        <w:r w:rsidR="00EF666F">
          <w:rPr>
            <w:lang w:val="fr-FR"/>
          </w:rPr>
          <w:t>’</w:t>
        </w:r>
      </w:ins>
      <w:r w:rsidRPr="00716360">
        <w:rPr>
          <w:lang w:val="fr-FR"/>
        </w:rPr>
        <w:t>acheter lorsque la valeur d</w:t>
      </w:r>
      <w:del w:id="2379" w:author="Peng Luqi" w:date="2019-10-13T14:43:00Z">
        <w:r w:rsidRPr="00716360" w:rsidDel="00EF666F">
          <w:rPr>
            <w:lang w:val="fr-FR"/>
          </w:rPr>
          <w:delText>’</w:delText>
        </w:r>
      </w:del>
      <w:ins w:id="2380" w:author="Peng Luqi" w:date="2019-10-13T14:43:00Z">
        <w:r w:rsidR="00EF666F">
          <w:rPr>
            <w:lang w:val="fr-FR"/>
          </w:rPr>
          <w:t>’</w:t>
        </w:r>
      </w:ins>
      <w:r w:rsidRPr="00716360">
        <w:rPr>
          <w:lang w:val="fr-FR"/>
        </w:rPr>
        <w:t>Apple a atteint 1 milliard de dollars, et ils feront de même lorsqu</w:t>
      </w:r>
      <w:del w:id="2381" w:author="Peng Luqi" w:date="2019-10-13T14:43:00Z">
        <w:r w:rsidRPr="00716360" w:rsidDel="00EF666F">
          <w:rPr>
            <w:lang w:val="fr-FR"/>
          </w:rPr>
          <w:delText>’</w:delText>
        </w:r>
      </w:del>
      <w:ins w:id="2382" w:author="Peng Luqi" w:date="2019-10-13T14:43:00Z">
        <w:r w:rsidR="00EF666F">
          <w:rPr>
            <w:lang w:val="fr-FR"/>
          </w:rPr>
          <w:t>’</w:t>
        </w:r>
      </w:ins>
      <w:r w:rsidRPr="00716360">
        <w:rPr>
          <w:lang w:val="fr-FR"/>
        </w:rPr>
        <w:t>elle sera à 2 milliards de dollars. C</w:t>
      </w:r>
      <w:del w:id="2383" w:author="Peng Luqi" w:date="2019-10-13T14:43:00Z">
        <w:r w:rsidRPr="00716360" w:rsidDel="00EF666F">
          <w:rPr>
            <w:lang w:val="fr-FR"/>
          </w:rPr>
          <w:delText>’</w:delText>
        </w:r>
      </w:del>
      <w:ins w:id="2384" w:author="Peng Luqi" w:date="2019-10-13T14:43:00Z">
        <w:r w:rsidR="00EF666F">
          <w:rPr>
            <w:lang w:val="fr-FR"/>
          </w:rPr>
          <w:t>’</w:t>
        </w:r>
      </w:ins>
      <w:r w:rsidRPr="00716360">
        <w:rPr>
          <w:lang w:val="fr-FR"/>
        </w:rPr>
        <w:t>est également la raison pour laquelle les investisseurs fixes achètent lorsque le prix du Bitcoin est de 100 dollars, ainsi qu</w:t>
      </w:r>
      <w:del w:id="2385" w:author="Peng Luqi" w:date="2019-10-13T14:43:00Z">
        <w:r w:rsidRPr="00716360" w:rsidDel="00EF666F">
          <w:rPr>
            <w:lang w:val="fr-FR"/>
          </w:rPr>
          <w:delText>’</w:delText>
        </w:r>
      </w:del>
      <w:ins w:id="2386" w:author="Peng Luqi" w:date="2019-10-13T14:43:00Z">
        <w:r w:rsidR="00EF666F">
          <w:rPr>
            <w:lang w:val="fr-FR"/>
          </w:rPr>
          <w:t>’</w:t>
        </w:r>
      </w:ins>
      <w:r w:rsidRPr="00716360">
        <w:rPr>
          <w:lang w:val="fr-FR"/>
        </w:rPr>
        <w:t>à 1 000 dollars, puis à 10 000 dollars, et reste acheteur même après une chute jusqu</w:t>
      </w:r>
      <w:del w:id="2387" w:author="Peng Luqi" w:date="2019-10-13T14:43:00Z">
        <w:r w:rsidRPr="00716360" w:rsidDel="00EF666F">
          <w:rPr>
            <w:lang w:val="fr-FR"/>
          </w:rPr>
          <w:delText>’</w:delText>
        </w:r>
      </w:del>
      <w:ins w:id="2388" w:author="Peng Luqi" w:date="2019-10-13T14:43:00Z">
        <w:r w:rsidR="00EF666F">
          <w:rPr>
            <w:lang w:val="fr-FR"/>
          </w:rPr>
          <w:t>’</w:t>
        </w:r>
      </w:ins>
      <w:r w:rsidRPr="00716360">
        <w:rPr>
          <w:lang w:val="fr-FR"/>
        </w:rPr>
        <w:t>à 4 000 dollars. Cela ne devrait-il pas en être ainsi</w:t>
      </w:r>
      <w:r w:rsidRPr="00716360">
        <w:rPr>
          <w:spacing w:val="-13"/>
          <w:lang w:val="fr-FR"/>
        </w:rPr>
        <w:t xml:space="preserve"> </w:t>
      </w:r>
      <w:r w:rsidRPr="00716360">
        <w:rPr>
          <w:lang w:val="fr-FR"/>
        </w:rPr>
        <w:t>?</w:t>
      </w:r>
    </w:p>
    <w:p w:rsidR="002B38DF" w:rsidRPr="00716360" w:rsidRDefault="002B38DF">
      <w:pPr>
        <w:pStyle w:val="a3"/>
        <w:ind w:left="170" w:right="170"/>
        <w:jc w:val="both"/>
        <w:rPr>
          <w:lang w:val="fr-FR"/>
        </w:rPr>
        <w:pPrChange w:id="2389" w:author="Peng Luqi" w:date="2019-10-13T14:20:00Z">
          <w:pPr>
            <w:pStyle w:val="a3"/>
          </w:pPr>
        </w:pPrChange>
      </w:pPr>
    </w:p>
    <w:p w:rsidR="002B38DF" w:rsidRPr="00716360" w:rsidRDefault="00716360">
      <w:pPr>
        <w:pStyle w:val="a3"/>
        <w:ind w:left="170" w:right="170"/>
        <w:jc w:val="both"/>
        <w:rPr>
          <w:lang w:val="fr-FR"/>
        </w:rPr>
        <w:pPrChange w:id="2390" w:author="Peng Luqi" w:date="2019-10-13T14:20:00Z">
          <w:pPr>
            <w:pStyle w:val="a3"/>
            <w:ind w:left="130" w:right="234"/>
          </w:pPr>
        </w:pPrChange>
      </w:pPr>
      <w:r w:rsidRPr="00716360">
        <w:rPr>
          <w:lang w:val="fr-FR"/>
        </w:rPr>
        <w:t>Certaines personnes ne sont pas convaincues, n</w:t>
      </w:r>
      <w:del w:id="2391" w:author="Peng Luqi" w:date="2019-10-13T14:43:00Z">
        <w:r w:rsidRPr="00716360" w:rsidDel="00EF666F">
          <w:rPr>
            <w:lang w:val="fr-FR"/>
          </w:rPr>
          <w:delText>’</w:delText>
        </w:r>
      </w:del>
      <w:ins w:id="2392" w:author="Peng Luqi" w:date="2019-10-13T14:43:00Z">
        <w:r w:rsidR="00EF666F">
          <w:rPr>
            <w:lang w:val="fr-FR"/>
          </w:rPr>
          <w:t>’</w:t>
        </w:r>
      </w:ins>
      <w:r w:rsidRPr="00716360">
        <w:rPr>
          <w:lang w:val="fr-FR"/>
        </w:rPr>
        <w:t>est-ce pas</w:t>
      </w:r>
      <w:ins w:id="2393" w:author="Peng Luqi" w:date="2019-10-13T14:22:00Z">
        <w:r w:rsidR="0029470B">
          <w:rPr>
            <w:lang w:val="fr-FR"/>
          </w:rPr>
          <w:t xml:space="preserve"> </w:t>
        </w:r>
      </w:ins>
      <w:r w:rsidRPr="00716360">
        <w:rPr>
          <w:lang w:val="fr-FR"/>
        </w:rPr>
        <w:t>? Cela dépend également de la solidité financière et de la force mentale des investisseurs. Sur ce point, les paroles de Buffett valent la peine d</w:t>
      </w:r>
      <w:del w:id="2394" w:author="Peng Luqi" w:date="2019-10-13T14:43:00Z">
        <w:r w:rsidRPr="00716360" w:rsidDel="00EF666F">
          <w:rPr>
            <w:lang w:val="fr-FR"/>
          </w:rPr>
          <w:delText>’</w:delText>
        </w:r>
      </w:del>
      <w:ins w:id="2395" w:author="Peng Luqi" w:date="2019-10-13T14:43:00Z">
        <w:r w:rsidR="00EF666F">
          <w:rPr>
            <w:lang w:val="fr-FR"/>
          </w:rPr>
          <w:t>’</w:t>
        </w:r>
      </w:ins>
      <w:r w:rsidRPr="00716360">
        <w:rPr>
          <w:lang w:val="fr-FR"/>
        </w:rPr>
        <w:t>être examinées. Selon lui, « le long terme est éternel ». Cette phrase est généralement interprétée superficiellement. Ce que j</w:t>
      </w:r>
      <w:del w:id="2396" w:author="Peng Luqi" w:date="2019-10-13T14:43:00Z">
        <w:r w:rsidRPr="00716360" w:rsidDel="00EF666F">
          <w:rPr>
            <w:lang w:val="fr-FR"/>
          </w:rPr>
          <w:delText>’</w:delText>
        </w:r>
      </w:del>
      <w:ins w:id="2397" w:author="Peng Luqi" w:date="2019-10-13T14:43:00Z">
        <w:r w:rsidR="00EF666F">
          <w:rPr>
            <w:lang w:val="fr-FR"/>
          </w:rPr>
          <w:t>’</w:t>
        </w:r>
      </w:ins>
      <w:r w:rsidRPr="00716360">
        <w:rPr>
          <w:lang w:val="fr-FR"/>
        </w:rPr>
        <w:t>ai personnellement appris à travers elle, c</w:t>
      </w:r>
      <w:del w:id="2398" w:author="Peng Luqi" w:date="2019-10-13T14:43:00Z">
        <w:r w:rsidRPr="00716360" w:rsidDel="00EF666F">
          <w:rPr>
            <w:lang w:val="fr-FR"/>
          </w:rPr>
          <w:delText>’</w:delText>
        </w:r>
      </w:del>
      <w:ins w:id="2399" w:author="Peng Luqi" w:date="2019-10-13T14:43:00Z">
        <w:r w:rsidR="00EF666F">
          <w:rPr>
            <w:lang w:val="fr-FR"/>
          </w:rPr>
          <w:t>’</w:t>
        </w:r>
      </w:ins>
      <w:r w:rsidRPr="00716360">
        <w:rPr>
          <w:lang w:val="fr-FR"/>
        </w:rPr>
        <w:t>est que, puisque vous devez conserver vos titres en portefeuille, la seule chose que vous avez à faire est d</w:t>
      </w:r>
      <w:del w:id="2400" w:author="Peng Luqi" w:date="2019-10-13T14:43:00Z">
        <w:r w:rsidRPr="00716360" w:rsidDel="00EF666F">
          <w:rPr>
            <w:lang w:val="fr-FR"/>
          </w:rPr>
          <w:delText>’</w:delText>
        </w:r>
      </w:del>
      <w:ins w:id="2401" w:author="Peng Luqi" w:date="2019-10-13T14:43:00Z">
        <w:r w:rsidR="00EF666F">
          <w:rPr>
            <w:lang w:val="fr-FR"/>
          </w:rPr>
          <w:t>’</w:t>
        </w:r>
      </w:ins>
      <w:r w:rsidRPr="00716360">
        <w:rPr>
          <w:lang w:val="fr-FR"/>
        </w:rPr>
        <w:t>être prudent lorsque vous les choisissez en les étudiants de près. Puis vous devez faire un choix. Après cela, puisque vous avez choisi, vous n</w:t>
      </w:r>
      <w:del w:id="2402" w:author="Peng Luqi" w:date="2019-10-13T14:43:00Z">
        <w:r w:rsidRPr="00716360" w:rsidDel="00EF666F">
          <w:rPr>
            <w:lang w:val="fr-FR"/>
          </w:rPr>
          <w:delText>’</w:delText>
        </w:r>
      </w:del>
      <w:ins w:id="2403" w:author="Peng Luqi" w:date="2019-10-13T14:43:00Z">
        <w:r w:rsidR="00EF666F">
          <w:rPr>
            <w:lang w:val="fr-FR"/>
          </w:rPr>
          <w:t>’</w:t>
        </w:r>
      </w:ins>
      <w:r w:rsidRPr="00716360">
        <w:rPr>
          <w:lang w:val="fr-FR"/>
        </w:rPr>
        <w:t>avez qu</w:t>
      </w:r>
      <w:del w:id="2404" w:author="Peng Luqi" w:date="2019-10-13T14:43:00Z">
        <w:r w:rsidRPr="00716360" w:rsidDel="00EF666F">
          <w:rPr>
            <w:lang w:val="fr-FR"/>
          </w:rPr>
          <w:delText>’</w:delText>
        </w:r>
      </w:del>
      <w:ins w:id="2405" w:author="Peng Luqi" w:date="2019-10-13T14:43:00Z">
        <w:r w:rsidR="00EF666F">
          <w:rPr>
            <w:lang w:val="fr-FR"/>
          </w:rPr>
          <w:t>’</w:t>
        </w:r>
      </w:ins>
      <w:r w:rsidRPr="00716360">
        <w:rPr>
          <w:lang w:val="fr-FR"/>
        </w:rPr>
        <w:t>à être responsable de votre propre comportement.</w:t>
      </w:r>
    </w:p>
    <w:p w:rsidR="002B38DF" w:rsidRPr="00716360" w:rsidRDefault="002B38DF">
      <w:pPr>
        <w:pStyle w:val="a3"/>
        <w:ind w:left="170" w:right="170"/>
        <w:jc w:val="both"/>
        <w:rPr>
          <w:lang w:val="fr-FR"/>
        </w:rPr>
        <w:pPrChange w:id="2406" w:author="Peng Luqi" w:date="2019-10-13T14:20:00Z">
          <w:pPr>
            <w:pStyle w:val="a3"/>
            <w:spacing w:before="1"/>
          </w:pPr>
        </w:pPrChange>
      </w:pPr>
    </w:p>
    <w:p w:rsidR="002B38DF" w:rsidRPr="00716360" w:rsidRDefault="00716360">
      <w:pPr>
        <w:pStyle w:val="a3"/>
        <w:ind w:left="170" w:right="170"/>
        <w:jc w:val="both"/>
        <w:rPr>
          <w:lang w:val="fr-FR"/>
        </w:rPr>
        <w:pPrChange w:id="2407" w:author="Peng Luqi" w:date="2019-10-13T14:20:00Z">
          <w:pPr>
            <w:pStyle w:val="a3"/>
            <w:ind w:left="130" w:right="367"/>
          </w:pPr>
        </w:pPrChange>
      </w:pPr>
      <w:r w:rsidRPr="00716360">
        <w:rPr>
          <w:lang w:val="fr-FR"/>
        </w:rPr>
        <w:t>Un problème persiste pour ceux qui se demandent : « Ne faut-il jamais revendre ? Ceux-là n</w:t>
      </w:r>
      <w:del w:id="2408" w:author="Peng Luqi" w:date="2019-10-13T14:43:00Z">
        <w:r w:rsidRPr="00716360" w:rsidDel="00EF666F">
          <w:rPr>
            <w:lang w:val="fr-FR"/>
          </w:rPr>
          <w:delText>’</w:delText>
        </w:r>
      </w:del>
      <w:ins w:id="2409" w:author="Peng Luqi" w:date="2019-10-13T14:43:00Z">
        <w:r w:rsidR="00EF666F">
          <w:rPr>
            <w:lang w:val="fr-FR"/>
          </w:rPr>
          <w:t>’</w:t>
        </w:r>
      </w:ins>
      <w:r w:rsidRPr="00716360">
        <w:rPr>
          <w:lang w:val="fr-FR"/>
        </w:rPr>
        <w:t>ont aucune chance de comprendre une vérité : pour un riche, il ne se souciera plus de ne pas avoir d</w:t>
      </w:r>
      <w:del w:id="2410" w:author="Peng Luqi" w:date="2019-10-13T14:43:00Z">
        <w:r w:rsidRPr="00716360" w:rsidDel="00EF666F">
          <w:rPr>
            <w:lang w:val="fr-FR"/>
          </w:rPr>
          <w:delText>’</w:delText>
        </w:r>
      </w:del>
      <w:ins w:id="2411" w:author="Peng Luqi" w:date="2019-10-13T14:43:00Z">
        <w:r w:rsidR="00EF666F">
          <w:rPr>
            <w:lang w:val="fr-FR"/>
          </w:rPr>
          <w:t>’</w:t>
        </w:r>
      </w:ins>
      <w:r w:rsidRPr="00716360">
        <w:rPr>
          <w:lang w:val="fr-FR"/>
        </w:rPr>
        <w:t>argent à dépenser ni de ne pas avoir envie de dépenser de l</w:t>
      </w:r>
      <w:del w:id="2412" w:author="Peng Luqi" w:date="2019-10-13T14:43:00Z">
        <w:r w:rsidRPr="00716360" w:rsidDel="00EF666F">
          <w:rPr>
            <w:lang w:val="fr-FR"/>
          </w:rPr>
          <w:delText>’</w:delText>
        </w:r>
      </w:del>
      <w:ins w:id="2413" w:author="Peng Luqi" w:date="2019-10-13T14:43:00Z">
        <w:r w:rsidR="00EF666F">
          <w:rPr>
            <w:lang w:val="fr-FR"/>
          </w:rPr>
          <w:t>’</w:t>
        </w:r>
      </w:ins>
      <w:r w:rsidRPr="00716360">
        <w:rPr>
          <w:lang w:val="fr-FR"/>
        </w:rPr>
        <w:t>argent. Il exige bien évidemment plus de richesse. Celui qui aura réussi à se défaire de son statut n</w:t>
      </w:r>
      <w:del w:id="2414" w:author="Peng Luqi" w:date="2019-10-13T14:43:00Z">
        <w:r w:rsidRPr="00716360" w:rsidDel="00EF666F">
          <w:rPr>
            <w:lang w:val="fr-FR"/>
          </w:rPr>
          <w:delText>’</w:delText>
        </w:r>
      </w:del>
      <w:ins w:id="2415" w:author="Peng Luqi" w:date="2019-10-13T14:43:00Z">
        <w:r w:rsidR="00EF666F">
          <w:rPr>
            <w:lang w:val="fr-FR"/>
          </w:rPr>
          <w:t>’</w:t>
        </w:r>
      </w:ins>
      <w:r w:rsidRPr="00716360">
        <w:rPr>
          <w:lang w:val="fr-FR"/>
        </w:rPr>
        <w:t>aura plus de doute comme ça.</w:t>
      </w:r>
    </w:p>
    <w:p w:rsidR="002B38DF" w:rsidRPr="00716360" w:rsidRDefault="002B38DF">
      <w:pPr>
        <w:pStyle w:val="a3"/>
        <w:ind w:left="170" w:right="170"/>
        <w:jc w:val="both"/>
        <w:rPr>
          <w:sz w:val="27"/>
          <w:lang w:val="fr-FR"/>
        </w:rPr>
        <w:pPrChange w:id="2416" w:author="Peng Luqi" w:date="2019-10-13T14:20:00Z">
          <w:pPr>
            <w:pStyle w:val="a3"/>
            <w:spacing w:before="9"/>
          </w:pPr>
        </w:pPrChange>
      </w:pPr>
    </w:p>
    <w:p w:rsidR="002B38DF" w:rsidRPr="00716360" w:rsidRDefault="00716360">
      <w:pPr>
        <w:pStyle w:val="a3"/>
        <w:ind w:left="170" w:right="170"/>
        <w:jc w:val="both"/>
        <w:rPr>
          <w:lang w:val="fr-FR"/>
        </w:rPr>
        <w:pPrChange w:id="2417" w:author="Peng Luqi" w:date="2019-10-13T14:20:00Z">
          <w:pPr>
            <w:pStyle w:val="a3"/>
            <w:ind w:left="130" w:right="259"/>
          </w:pPr>
        </w:pPrChange>
      </w:pPr>
      <w:r w:rsidRPr="00716360">
        <w:rPr>
          <w:lang w:val="fr-FR"/>
        </w:rPr>
        <w:t>Un autre symptôme est le fait de changer de voie fréquemment, comme mentionné plus haut. Ceux qui s</w:t>
      </w:r>
      <w:del w:id="2418" w:author="Peng Luqi" w:date="2019-10-13T14:43:00Z">
        <w:r w:rsidRPr="00716360" w:rsidDel="00EF666F">
          <w:rPr>
            <w:lang w:val="fr-FR"/>
          </w:rPr>
          <w:delText>’</w:delText>
        </w:r>
      </w:del>
      <w:ins w:id="2419" w:author="Peng Luqi" w:date="2019-10-13T14:43:00Z">
        <w:r w:rsidR="00EF666F">
          <w:rPr>
            <w:lang w:val="fr-FR"/>
          </w:rPr>
          <w:t>’</w:t>
        </w:r>
      </w:ins>
      <w:r w:rsidRPr="00716360">
        <w:rPr>
          <w:lang w:val="fr-FR"/>
        </w:rPr>
        <w:t>y prêtent sont comme les personnes qui changent de voie lorsque les embouteillages se produisent. Ils font l</w:t>
      </w:r>
      <w:del w:id="2420" w:author="Peng Luqi" w:date="2019-10-13T14:43:00Z">
        <w:r w:rsidRPr="00716360" w:rsidDel="00EF666F">
          <w:rPr>
            <w:lang w:val="fr-FR"/>
          </w:rPr>
          <w:delText>’</w:delText>
        </w:r>
      </w:del>
      <w:ins w:id="2421" w:author="Peng Luqi" w:date="2019-10-13T14:43:00Z">
        <w:r w:rsidR="00EF666F">
          <w:rPr>
            <w:lang w:val="fr-FR"/>
          </w:rPr>
          <w:t>’</w:t>
        </w:r>
      </w:ins>
      <w:r w:rsidRPr="00716360">
        <w:rPr>
          <w:lang w:val="fr-FR"/>
        </w:rPr>
        <w:t>acquisition d</w:t>
      </w:r>
      <w:del w:id="2422" w:author="Peng Luqi" w:date="2019-10-13T14:43:00Z">
        <w:r w:rsidRPr="00716360" w:rsidDel="00EF666F">
          <w:rPr>
            <w:lang w:val="fr-FR"/>
          </w:rPr>
          <w:delText>’</w:delText>
        </w:r>
      </w:del>
      <w:ins w:id="2423" w:author="Peng Luqi" w:date="2019-10-13T14:43:00Z">
        <w:r w:rsidR="00EF666F">
          <w:rPr>
            <w:lang w:val="fr-FR"/>
          </w:rPr>
          <w:t>’</w:t>
        </w:r>
      </w:ins>
      <w:r w:rsidRPr="00716360">
        <w:rPr>
          <w:lang w:val="fr-FR"/>
        </w:rPr>
        <w:t>une valeur, mais s</w:t>
      </w:r>
      <w:del w:id="2424" w:author="Peng Luqi" w:date="2019-10-13T14:43:00Z">
        <w:r w:rsidRPr="00716360" w:rsidDel="00EF666F">
          <w:rPr>
            <w:lang w:val="fr-FR"/>
          </w:rPr>
          <w:delText>’</w:delText>
        </w:r>
      </w:del>
      <w:ins w:id="2425" w:author="Peng Luqi" w:date="2019-10-13T14:43:00Z">
        <w:r w:rsidR="00EF666F">
          <w:rPr>
            <w:lang w:val="fr-FR"/>
          </w:rPr>
          <w:t>’</w:t>
        </w:r>
      </w:ins>
      <w:r w:rsidRPr="00716360">
        <w:rPr>
          <w:lang w:val="fr-FR"/>
        </w:rPr>
        <w:t>aperçoivent que d</w:t>
      </w:r>
      <w:del w:id="2426" w:author="Peng Luqi" w:date="2019-10-13T14:43:00Z">
        <w:r w:rsidRPr="00716360" w:rsidDel="00EF666F">
          <w:rPr>
            <w:lang w:val="fr-FR"/>
          </w:rPr>
          <w:delText>’</w:delText>
        </w:r>
      </w:del>
      <w:ins w:id="2427" w:author="Peng Luqi" w:date="2019-10-13T14:43:00Z">
        <w:r w:rsidR="00EF666F">
          <w:rPr>
            <w:lang w:val="fr-FR"/>
          </w:rPr>
          <w:t>’</w:t>
        </w:r>
      </w:ins>
      <w:r w:rsidRPr="00716360">
        <w:rPr>
          <w:lang w:val="fr-FR"/>
        </w:rPr>
        <w:t>autres ont augmenté bien plus que la leur. Ne pouvant s</w:t>
      </w:r>
      <w:del w:id="2428" w:author="Peng Luqi" w:date="2019-10-13T14:43:00Z">
        <w:r w:rsidRPr="00716360" w:rsidDel="00EF666F">
          <w:rPr>
            <w:lang w:val="fr-FR"/>
          </w:rPr>
          <w:delText>’</w:delText>
        </w:r>
      </w:del>
      <w:ins w:id="2429" w:author="Peng Luqi" w:date="2019-10-13T14:43:00Z">
        <w:r w:rsidR="00EF666F">
          <w:rPr>
            <w:lang w:val="fr-FR"/>
          </w:rPr>
          <w:t>’</w:t>
        </w:r>
      </w:ins>
      <w:r w:rsidRPr="00716360">
        <w:rPr>
          <w:lang w:val="fr-FR"/>
        </w:rPr>
        <w:t>y résoudre, ils changent de voie en la revendant pour en acheter une autre. Cependant, la nouvelle valeur obtenue n</w:t>
      </w:r>
      <w:del w:id="2430" w:author="Peng Luqi" w:date="2019-10-13T14:43:00Z">
        <w:r w:rsidRPr="00716360" w:rsidDel="00EF666F">
          <w:rPr>
            <w:lang w:val="fr-FR"/>
          </w:rPr>
          <w:delText>’</w:delText>
        </w:r>
      </w:del>
      <w:ins w:id="2431" w:author="Peng Luqi" w:date="2019-10-13T14:43:00Z">
        <w:r w:rsidR="00EF666F">
          <w:rPr>
            <w:lang w:val="fr-FR"/>
          </w:rPr>
          <w:t>’</w:t>
        </w:r>
      </w:ins>
      <w:r w:rsidRPr="00716360">
        <w:rPr>
          <w:lang w:val="fr-FR"/>
        </w:rPr>
        <w:t>augmente pas autant que prévu et commence même à retomber. Les malheureux pourront tenter de corriger leur erreur mais s</w:t>
      </w:r>
      <w:del w:id="2432" w:author="Peng Luqi" w:date="2019-10-13T14:43:00Z">
        <w:r w:rsidRPr="00716360" w:rsidDel="00EF666F">
          <w:rPr>
            <w:lang w:val="fr-FR"/>
          </w:rPr>
          <w:delText>’</w:delText>
        </w:r>
      </w:del>
      <w:ins w:id="2433" w:author="Peng Luqi" w:date="2019-10-13T14:43:00Z">
        <w:r w:rsidR="00EF666F">
          <w:rPr>
            <w:lang w:val="fr-FR"/>
          </w:rPr>
          <w:t>’</w:t>
        </w:r>
      </w:ins>
      <w:r w:rsidRPr="00716360">
        <w:rPr>
          <w:lang w:val="fr-FR"/>
        </w:rPr>
        <w:t>apercevront que cela est impossible.</w:t>
      </w:r>
    </w:p>
    <w:p w:rsidR="002B38DF" w:rsidRPr="00716360" w:rsidRDefault="002B38DF">
      <w:pPr>
        <w:pStyle w:val="a3"/>
        <w:ind w:left="170" w:right="170"/>
        <w:jc w:val="both"/>
        <w:rPr>
          <w:lang w:val="fr-FR"/>
        </w:rPr>
        <w:pPrChange w:id="2434" w:author="Peng Luqi" w:date="2019-10-13T14:20:00Z">
          <w:pPr>
            <w:pStyle w:val="a3"/>
            <w:spacing w:before="2"/>
          </w:pPr>
        </w:pPrChange>
      </w:pPr>
    </w:p>
    <w:p w:rsidR="002B38DF" w:rsidRPr="00716360" w:rsidDel="0029470B" w:rsidRDefault="00716360">
      <w:pPr>
        <w:pStyle w:val="a3"/>
        <w:ind w:left="170" w:right="170"/>
        <w:jc w:val="both"/>
        <w:rPr>
          <w:del w:id="2435" w:author="Peng Luqi" w:date="2019-10-13T14:22:00Z"/>
          <w:lang w:val="fr-FR"/>
        </w:rPr>
        <w:pPrChange w:id="2436" w:author="Peng Luqi" w:date="2019-10-13T14:20:00Z">
          <w:pPr>
            <w:pStyle w:val="a3"/>
            <w:ind w:left="130" w:right="382"/>
          </w:pPr>
        </w:pPrChange>
      </w:pPr>
      <w:r w:rsidRPr="00716360">
        <w:rPr>
          <w:lang w:val="fr-FR"/>
        </w:rPr>
        <w:t>Les investisseurs fixes ne feront pas face à ce genre de cas de figure. Ayant choisi et bien identifié leur valeur, pourquoi la comparerait-elle à d</w:t>
      </w:r>
      <w:del w:id="2437" w:author="Peng Luqi" w:date="2019-10-13T14:43:00Z">
        <w:r w:rsidRPr="00716360" w:rsidDel="00EF666F">
          <w:rPr>
            <w:lang w:val="fr-FR"/>
          </w:rPr>
          <w:delText>’</w:delText>
        </w:r>
      </w:del>
      <w:ins w:id="2438" w:author="Peng Luqi" w:date="2019-10-13T14:43:00Z">
        <w:r w:rsidR="00EF666F">
          <w:rPr>
            <w:lang w:val="fr-FR"/>
          </w:rPr>
          <w:t>’</w:t>
        </w:r>
      </w:ins>
      <w:r w:rsidRPr="00716360">
        <w:rPr>
          <w:lang w:val="fr-FR"/>
        </w:rPr>
        <w:t>autres ? C</w:t>
      </w:r>
      <w:del w:id="2439" w:author="Peng Luqi" w:date="2019-10-13T14:43:00Z">
        <w:r w:rsidRPr="00716360" w:rsidDel="00EF666F">
          <w:rPr>
            <w:lang w:val="fr-FR"/>
          </w:rPr>
          <w:delText>’</w:delText>
        </w:r>
      </w:del>
      <w:ins w:id="2440" w:author="Peng Luqi" w:date="2019-10-13T14:43:00Z">
        <w:r w:rsidR="00EF666F">
          <w:rPr>
            <w:lang w:val="fr-FR"/>
          </w:rPr>
          <w:t>’</w:t>
        </w:r>
      </w:ins>
      <w:r w:rsidRPr="00716360">
        <w:rPr>
          <w:lang w:val="fr-FR"/>
        </w:rPr>
        <w:t xml:space="preserve">est particulièrement vrai pour ceux qui ont investi dans le </w:t>
      </w:r>
      <w:r w:rsidRPr="00716360">
        <w:rPr>
          <w:color w:val="4A86E8"/>
          <w:lang w:val="fr-FR"/>
        </w:rPr>
        <w:t xml:space="preserve">BOX </w:t>
      </w:r>
      <w:r w:rsidRPr="00716360">
        <w:rPr>
          <w:lang w:val="fr-FR"/>
        </w:rPr>
        <w:t>: ils ont déjà</w:t>
      </w:r>
      <w:ins w:id="2441" w:author="Peng Luqi" w:date="2019-10-13T23:57:00Z">
        <w:r w:rsidR="0086173D">
          <w:rPr>
            <w:lang w:val="fr-FR"/>
          </w:rPr>
          <w:t xml:space="preserve"> </w:t>
        </w:r>
      </w:ins>
    </w:p>
    <w:p w:rsidR="00AF0C0B" w:rsidDel="0086173D" w:rsidRDefault="00AF0C0B">
      <w:pPr>
        <w:pStyle w:val="a3"/>
        <w:ind w:left="170" w:right="170"/>
        <w:jc w:val="both"/>
        <w:rPr>
          <w:del w:id="2442" w:author="Peng Luqi" w:date="2019-10-13T23:57:00Z"/>
          <w:lang w:val="fr-FR"/>
        </w:rPr>
        <w:sectPr w:rsidR="00AF0C0B" w:rsidDel="0086173D">
          <w:pgSz w:w="11910" w:h="16840"/>
          <w:pgMar w:top="1580" w:right="1240" w:bottom="280" w:left="1320" w:header="720" w:footer="720" w:gutter="0"/>
          <w:cols w:space="720"/>
        </w:sectPr>
        <w:pPrChange w:id="2443" w:author="Peng Luqi" w:date="2019-10-13T14:22:00Z">
          <w:pPr/>
        </w:pPrChange>
      </w:pPr>
    </w:p>
    <w:p w:rsidR="002B38DF" w:rsidRPr="00716360" w:rsidRDefault="00716360">
      <w:pPr>
        <w:pStyle w:val="a3"/>
        <w:ind w:left="170" w:right="170"/>
        <w:jc w:val="both"/>
        <w:rPr>
          <w:lang w:val="fr-FR"/>
        </w:rPr>
        <w:pPrChange w:id="2444" w:author="Peng Luqi" w:date="2019-10-13T14:20:00Z">
          <w:pPr>
            <w:pStyle w:val="a3"/>
            <w:spacing w:before="65"/>
            <w:ind w:left="130" w:right="335"/>
          </w:pPr>
        </w:pPrChange>
      </w:pPr>
      <w:r w:rsidRPr="00716360">
        <w:rPr>
          <w:lang w:val="fr-FR"/>
        </w:rPr>
        <w:t>choisi de nombreux actifs et savent clairement qu</w:t>
      </w:r>
      <w:del w:id="2445" w:author="Peng Luqi" w:date="2019-10-13T14:43:00Z">
        <w:r w:rsidRPr="00716360" w:rsidDel="00EF666F">
          <w:rPr>
            <w:lang w:val="fr-FR"/>
          </w:rPr>
          <w:delText>’</w:delText>
        </w:r>
      </w:del>
      <w:ins w:id="2446" w:author="Peng Luqi" w:date="2019-10-13T14:43:00Z">
        <w:r w:rsidR="00EF666F">
          <w:rPr>
            <w:lang w:val="fr-FR"/>
          </w:rPr>
          <w:t>’</w:t>
        </w:r>
      </w:ins>
      <w:r w:rsidRPr="00716360">
        <w:rPr>
          <w:lang w:val="fr-FR"/>
        </w:rPr>
        <w:t>ils ont dilué le coût d</w:t>
      </w:r>
      <w:del w:id="2447" w:author="Peng Luqi" w:date="2019-10-13T14:43:00Z">
        <w:r w:rsidRPr="00716360" w:rsidDel="00EF666F">
          <w:rPr>
            <w:lang w:val="fr-FR"/>
          </w:rPr>
          <w:delText>’</w:delText>
        </w:r>
      </w:del>
      <w:ins w:id="2448" w:author="Peng Luqi" w:date="2019-10-13T14:43:00Z">
        <w:r w:rsidR="00EF666F">
          <w:rPr>
            <w:lang w:val="fr-FR"/>
          </w:rPr>
          <w:t>’</w:t>
        </w:r>
      </w:ins>
      <w:r w:rsidRPr="00716360">
        <w:rPr>
          <w:lang w:val="fr-FR"/>
        </w:rPr>
        <w:t xml:space="preserve">opportunité </w:t>
      </w:r>
      <w:r w:rsidRPr="00716360">
        <w:rPr>
          <w:lang w:val="fr-FR"/>
        </w:rPr>
        <w:lastRenderedPageBreak/>
        <w:t>tandis que leur investissement dépasse un seul projet blockchain. Le pari est le développement de l</w:t>
      </w:r>
      <w:del w:id="2449" w:author="Peng Luqi" w:date="2019-10-13T14:43:00Z">
        <w:r w:rsidRPr="00716360" w:rsidDel="00EF666F">
          <w:rPr>
            <w:lang w:val="fr-FR"/>
          </w:rPr>
          <w:delText>’</w:delText>
        </w:r>
      </w:del>
      <w:ins w:id="2450" w:author="Peng Luqi" w:date="2019-10-13T14:43:00Z">
        <w:r w:rsidR="00EF666F">
          <w:rPr>
            <w:lang w:val="fr-FR"/>
          </w:rPr>
          <w:t>’</w:t>
        </w:r>
      </w:ins>
      <w:r w:rsidRPr="00716360">
        <w:rPr>
          <w:lang w:val="fr-FR"/>
        </w:rPr>
        <w:t>ensemble de l</w:t>
      </w:r>
      <w:del w:id="2451" w:author="Peng Luqi" w:date="2019-10-13T14:43:00Z">
        <w:r w:rsidRPr="00716360" w:rsidDel="00EF666F">
          <w:rPr>
            <w:lang w:val="fr-FR"/>
          </w:rPr>
          <w:delText>’</w:delText>
        </w:r>
      </w:del>
      <w:ins w:id="2452" w:author="Peng Luqi" w:date="2019-10-13T14:43:00Z">
        <w:r w:rsidR="00EF666F">
          <w:rPr>
            <w:lang w:val="fr-FR"/>
          </w:rPr>
          <w:t>’</w:t>
        </w:r>
      </w:ins>
      <w:r w:rsidRPr="00716360">
        <w:rPr>
          <w:lang w:val="fr-FR"/>
        </w:rPr>
        <w:t>industrie. De plus, s</w:t>
      </w:r>
      <w:del w:id="2453" w:author="Peng Luqi" w:date="2019-10-13T14:43:00Z">
        <w:r w:rsidRPr="00716360" w:rsidDel="00EF666F">
          <w:rPr>
            <w:lang w:val="fr-FR"/>
          </w:rPr>
          <w:delText>’</w:delText>
        </w:r>
      </w:del>
      <w:ins w:id="2454" w:author="Peng Luqi" w:date="2019-10-13T14:43:00Z">
        <w:r w:rsidR="00EF666F">
          <w:rPr>
            <w:lang w:val="fr-FR"/>
          </w:rPr>
          <w:t>’</w:t>
        </w:r>
      </w:ins>
      <w:r w:rsidRPr="00716360">
        <w:rPr>
          <w:lang w:val="fr-FR"/>
        </w:rPr>
        <w:t>agissant d</w:t>
      </w:r>
      <w:del w:id="2455" w:author="Peng Luqi" w:date="2019-10-13T14:43:00Z">
        <w:r w:rsidRPr="00716360" w:rsidDel="00EF666F">
          <w:rPr>
            <w:lang w:val="fr-FR"/>
          </w:rPr>
          <w:delText>’</w:delText>
        </w:r>
      </w:del>
      <w:ins w:id="2456" w:author="Peng Luqi" w:date="2019-10-13T14:43:00Z">
        <w:r w:rsidR="00EF666F">
          <w:rPr>
            <w:lang w:val="fr-FR"/>
          </w:rPr>
          <w:t>’</w:t>
        </w:r>
      </w:ins>
      <w:r w:rsidRPr="00716360">
        <w:rPr>
          <w:lang w:val="fr-FR"/>
        </w:rPr>
        <w:t>un investissement fixe, quel est consensus du moment ? Cela n</w:t>
      </w:r>
      <w:del w:id="2457" w:author="Peng Luqi" w:date="2019-10-13T14:43:00Z">
        <w:r w:rsidRPr="00716360" w:rsidDel="00EF666F">
          <w:rPr>
            <w:lang w:val="fr-FR"/>
          </w:rPr>
          <w:delText>’</w:delText>
        </w:r>
      </w:del>
      <w:ins w:id="2458" w:author="Peng Luqi" w:date="2019-10-13T14:43:00Z">
        <w:r w:rsidR="00EF666F">
          <w:rPr>
            <w:lang w:val="fr-FR"/>
          </w:rPr>
          <w:t>’</w:t>
        </w:r>
      </w:ins>
      <w:r w:rsidRPr="00716360">
        <w:rPr>
          <w:lang w:val="fr-FR"/>
        </w:rPr>
        <w:t>a pas d</w:t>
      </w:r>
      <w:del w:id="2459" w:author="Peng Luqi" w:date="2019-10-13T14:43:00Z">
        <w:r w:rsidRPr="00716360" w:rsidDel="00EF666F">
          <w:rPr>
            <w:lang w:val="fr-FR"/>
          </w:rPr>
          <w:delText>’</w:delText>
        </w:r>
      </w:del>
      <w:ins w:id="2460" w:author="Peng Luqi" w:date="2019-10-13T14:43:00Z">
        <w:r w:rsidR="00EF666F">
          <w:rPr>
            <w:lang w:val="fr-FR"/>
          </w:rPr>
          <w:t>’</w:t>
        </w:r>
      </w:ins>
      <w:r w:rsidRPr="00716360">
        <w:rPr>
          <w:lang w:val="fr-FR"/>
        </w:rPr>
        <w:t>importance, n</w:t>
      </w:r>
      <w:del w:id="2461" w:author="Peng Luqi" w:date="2019-10-13T14:43:00Z">
        <w:r w:rsidRPr="00716360" w:rsidDel="00EF666F">
          <w:rPr>
            <w:lang w:val="fr-FR"/>
          </w:rPr>
          <w:delText>’</w:delText>
        </w:r>
      </w:del>
      <w:ins w:id="2462" w:author="Peng Luqi" w:date="2019-10-13T14:43:00Z">
        <w:r w:rsidR="00EF666F">
          <w:rPr>
            <w:lang w:val="fr-FR"/>
          </w:rPr>
          <w:t>’</w:t>
        </w:r>
      </w:ins>
      <w:r w:rsidRPr="00716360">
        <w:rPr>
          <w:lang w:val="fr-FR"/>
        </w:rPr>
        <w:t>affectant pas l</w:t>
      </w:r>
      <w:del w:id="2463" w:author="Peng Luqi" w:date="2019-10-13T14:43:00Z">
        <w:r w:rsidRPr="00716360" w:rsidDel="00EF666F">
          <w:rPr>
            <w:lang w:val="fr-FR"/>
          </w:rPr>
          <w:delText>’</w:delText>
        </w:r>
      </w:del>
      <w:ins w:id="2464" w:author="Peng Luqi" w:date="2019-10-13T14:43:00Z">
        <w:r w:rsidR="00EF666F">
          <w:rPr>
            <w:lang w:val="fr-FR"/>
          </w:rPr>
          <w:t>’</w:t>
        </w:r>
      </w:ins>
      <w:r w:rsidRPr="00716360">
        <w:rPr>
          <w:lang w:val="fr-FR"/>
        </w:rPr>
        <w:t>investissement.</w:t>
      </w:r>
    </w:p>
    <w:p w:rsidR="002B38DF" w:rsidRPr="00716360" w:rsidRDefault="002B38DF">
      <w:pPr>
        <w:pStyle w:val="a3"/>
        <w:ind w:left="170" w:right="170"/>
        <w:jc w:val="both"/>
        <w:rPr>
          <w:sz w:val="27"/>
          <w:lang w:val="fr-FR"/>
        </w:rPr>
        <w:pPrChange w:id="2465" w:author="Peng Luqi" w:date="2019-10-13T14:20:00Z">
          <w:pPr>
            <w:pStyle w:val="a3"/>
            <w:spacing w:before="9"/>
          </w:pPr>
        </w:pPrChange>
      </w:pPr>
    </w:p>
    <w:p w:rsidR="002B38DF" w:rsidRDefault="00716360" w:rsidP="00CB23F4">
      <w:pPr>
        <w:pStyle w:val="a3"/>
        <w:ind w:left="170" w:right="170"/>
        <w:jc w:val="both"/>
        <w:rPr>
          <w:ins w:id="2466" w:author="Peng Luqi" w:date="2019-10-13T14:23:00Z"/>
          <w:lang w:val="fr-FR"/>
        </w:rPr>
      </w:pPr>
      <w:r w:rsidRPr="00716360">
        <w:rPr>
          <w:lang w:val="fr-FR"/>
        </w:rPr>
        <w:t>Ne vous méfiez pas du contenu ci-dessus :</w:t>
      </w:r>
    </w:p>
    <w:p w:rsidR="0029470B" w:rsidRPr="00716360" w:rsidRDefault="0029470B">
      <w:pPr>
        <w:pStyle w:val="a3"/>
        <w:ind w:left="170" w:right="170"/>
        <w:jc w:val="both"/>
        <w:rPr>
          <w:lang w:val="fr-FR"/>
        </w:rPr>
        <w:pPrChange w:id="2467" w:author="Peng Luqi" w:date="2019-10-13T14:20:00Z">
          <w:pPr>
            <w:pStyle w:val="a3"/>
            <w:ind w:left="130"/>
          </w:pPr>
        </w:pPrChange>
      </w:pPr>
    </w:p>
    <w:p w:rsidR="002B38DF" w:rsidRPr="00716360" w:rsidRDefault="00716360">
      <w:pPr>
        <w:pStyle w:val="a3"/>
        <w:ind w:left="720" w:right="720"/>
        <w:jc w:val="both"/>
        <w:rPr>
          <w:lang w:val="fr-FR"/>
        </w:rPr>
        <w:pPrChange w:id="2468" w:author="Peng Luqi" w:date="2019-10-13T14:23:00Z">
          <w:pPr>
            <w:pStyle w:val="a3"/>
            <w:spacing w:before="4"/>
            <w:ind w:left="130"/>
          </w:pPr>
        </w:pPrChange>
      </w:pPr>
      <w:r w:rsidRPr="00716360">
        <w:rPr>
          <w:lang w:val="fr-FR"/>
        </w:rPr>
        <w:t>Tout cela semble trop simple car l</w:t>
      </w:r>
      <w:del w:id="2469" w:author="Peng Luqi" w:date="2019-10-13T14:43:00Z">
        <w:r w:rsidRPr="00716360" w:rsidDel="00EF666F">
          <w:rPr>
            <w:lang w:val="fr-FR"/>
          </w:rPr>
          <w:delText>’</w:delText>
        </w:r>
      </w:del>
      <w:ins w:id="2470" w:author="Peng Luqi" w:date="2019-10-13T14:43:00Z">
        <w:r w:rsidR="00EF666F">
          <w:rPr>
            <w:lang w:val="fr-FR"/>
          </w:rPr>
          <w:t>’</w:t>
        </w:r>
      </w:ins>
      <w:r w:rsidRPr="00716360">
        <w:rPr>
          <w:lang w:val="fr-FR"/>
        </w:rPr>
        <w:t>investissement fixe est incroyable !</w:t>
      </w:r>
    </w:p>
    <w:p w:rsidR="002B38DF" w:rsidRPr="00716360" w:rsidRDefault="002B38DF">
      <w:pPr>
        <w:pStyle w:val="a3"/>
        <w:ind w:left="170" w:right="170"/>
        <w:jc w:val="both"/>
        <w:rPr>
          <w:lang w:val="fr-FR"/>
        </w:rPr>
        <w:pPrChange w:id="2471" w:author="Peng Luqi" w:date="2019-10-13T14:20:00Z">
          <w:pPr>
            <w:pStyle w:val="a3"/>
          </w:pPr>
        </w:pPrChange>
      </w:pPr>
    </w:p>
    <w:p w:rsidR="002B38DF" w:rsidRPr="00716360" w:rsidRDefault="00716360">
      <w:pPr>
        <w:pStyle w:val="a3"/>
        <w:ind w:left="170" w:right="170"/>
        <w:jc w:val="both"/>
        <w:rPr>
          <w:lang w:val="fr-FR"/>
        </w:rPr>
        <w:pPrChange w:id="2472" w:author="Peng Luqi" w:date="2019-10-13T14:20:00Z">
          <w:pPr>
            <w:pStyle w:val="a3"/>
            <w:ind w:left="130" w:right="335"/>
          </w:pPr>
        </w:pPrChange>
      </w:pPr>
      <w:r w:rsidRPr="00716360">
        <w:rPr>
          <w:lang w:val="fr-FR"/>
        </w:rPr>
        <w:t>J</w:t>
      </w:r>
      <w:del w:id="2473" w:author="Peng Luqi" w:date="2019-10-13T14:43:00Z">
        <w:r w:rsidRPr="00716360" w:rsidDel="00EF666F">
          <w:rPr>
            <w:lang w:val="fr-FR"/>
          </w:rPr>
          <w:delText>’</w:delText>
        </w:r>
      </w:del>
      <w:ins w:id="2474" w:author="Peng Luqi" w:date="2019-10-13T14:43:00Z">
        <w:r w:rsidR="00EF666F">
          <w:rPr>
            <w:lang w:val="fr-FR"/>
          </w:rPr>
          <w:t>’</w:t>
        </w:r>
      </w:ins>
      <w:r w:rsidRPr="00716360">
        <w:rPr>
          <w:lang w:val="fr-FR"/>
        </w:rPr>
        <w:t>ai toujours cru qu</w:t>
      </w:r>
      <w:del w:id="2475" w:author="Peng Luqi" w:date="2019-10-13T14:43:00Z">
        <w:r w:rsidRPr="00716360" w:rsidDel="00EF666F">
          <w:rPr>
            <w:lang w:val="fr-FR"/>
          </w:rPr>
          <w:delText>’</w:delText>
        </w:r>
      </w:del>
      <w:ins w:id="2476" w:author="Peng Luqi" w:date="2019-10-13T14:43:00Z">
        <w:r w:rsidR="00EF666F">
          <w:rPr>
            <w:lang w:val="fr-FR"/>
          </w:rPr>
          <w:t>’</w:t>
        </w:r>
      </w:ins>
      <w:r w:rsidRPr="00716360">
        <w:rPr>
          <w:lang w:val="fr-FR"/>
        </w:rPr>
        <w:t>il existait dans le monde de nombreux moyens très simples et directs qui pourrait permettre à tous de s</w:t>
      </w:r>
      <w:del w:id="2477" w:author="Peng Luqi" w:date="2019-10-13T14:43:00Z">
        <w:r w:rsidRPr="00716360" w:rsidDel="00EF666F">
          <w:rPr>
            <w:lang w:val="fr-FR"/>
          </w:rPr>
          <w:delText>’</w:delText>
        </w:r>
      </w:del>
      <w:ins w:id="2478" w:author="Peng Luqi" w:date="2019-10-13T14:43:00Z">
        <w:r w:rsidR="00EF666F">
          <w:rPr>
            <w:lang w:val="fr-FR"/>
          </w:rPr>
          <w:t>’</w:t>
        </w:r>
      </w:ins>
      <w:r w:rsidRPr="00716360">
        <w:rPr>
          <w:lang w:val="fr-FR"/>
        </w:rPr>
        <w:t>en sortir. Cependant, pour diverses raisons, la plupart des gens choisissent toujours de se compliquer la vie et ainsi de la gâcher.</w:t>
      </w:r>
    </w:p>
    <w:p w:rsidR="002B38DF" w:rsidRPr="00716360" w:rsidRDefault="002B38DF">
      <w:pPr>
        <w:pStyle w:val="a3"/>
        <w:ind w:left="170" w:right="170"/>
        <w:jc w:val="both"/>
        <w:rPr>
          <w:sz w:val="27"/>
          <w:lang w:val="fr-FR"/>
        </w:rPr>
        <w:pPrChange w:id="2479" w:author="Peng Luqi" w:date="2019-10-13T14:20:00Z">
          <w:pPr>
            <w:pStyle w:val="a3"/>
            <w:spacing w:before="9"/>
          </w:pPr>
        </w:pPrChange>
      </w:pPr>
    </w:p>
    <w:p w:rsidR="002B38DF" w:rsidRPr="00716360" w:rsidDel="0029470B" w:rsidRDefault="00716360">
      <w:pPr>
        <w:pStyle w:val="a3"/>
        <w:ind w:left="170" w:right="170"/>
        <w:jc w:val="both"/>
        <w:rPr>
          <w:del w:id="2480" w:author="Peng Luqi" w:date="2019-10-13T14:23:00Z"/>
          <w:lang w:val="fr-FR"/>
        </w:rPr>
        <w:pPrChange w:id="2481" w:author="Peng Luqi" w:date="2019-10-13T14:20:00Z">
          <w:pPr>
            <w:pStyle w:val="a3"/>
            <w:ind w:left="130" w:right="258"/>
          </w:pPr>
        </w:pPrChange>
      </w:pPr>
      <w:r w:rsidRPr="00716360">
        <w:rPr>
          <w:lang w:val="fr-FR"/>
        </w:rPr>
        <w:t>Quand j</w:t>
      </w:r>
      <w:del w:id="2482" w:author="Peng Luqi" w:date="2019-10-13T14:43:00Z">
        <w:r w:rsidRPr="00716360" w:rsidDel="00EF666F">
          <w:rPr>
            <w:lang w:val="fr-FR"/>
          </w:rPr>
          <w:delText>’</w:delText>
        </w:r>
      </w:del>
      <w:ins w:id="2483" w:author="Peng Luqi" w:date="2019-10-13T14:43:00Z">
        <w:r w:rsidR="00EF666F">
          <w:rPr>
            <w:lang w:val="fr-FR"/>
          </w:rPr>
          <w:t>’</w:t>
        </w:r>
      </w:ins>
      <w:r w:rsidRPr="00716360">
        <w:rPr>
          <w:lang w:val="fr-FR"/>
        </w:rPr>
        <w:t>enseignais l</w:t>
      </w:r>
      <w:del w:id="2484" w:author="Peng Luqi" w:date="2019-10-13T14:43:00Z">
        <w:r w:rsidRPr="00716360" w:rsidDel="00EF666F">
          <w:rPr>
            <w:lang w:val="fr-FR"/>
          </w:rPr>
          <w:delText>’</w:delText>
        </w:r>
      </w:del>
      <w:ins w:id="2485" w:author="Peng Luqi" w:date="2019-10-13T14:43:00Z">
        <w:r w:rsidR="00EF666F">
          <w:rPr>
            <w:lang w:val="fr-FR"/>
          </w:rPr>
          <w:t>’</w:t>
        </w:r>
      </w:ins>
      <w:r w:rsidRPr="00716360">
        <w:rPr>
          <w:lang w:val="fr-FR"/>
        </w:rPr>
        <w:t>anglais, j</w:t>
      </w:r>
      <w:del w:id="2486" w:author="Peng Luqi" w:date="2019-10-13T14:43:00Z">
        <w:r w:rsidRPr="00716360" w:rsidDel="00EF666F">
          <w:rPr>
            <w:lang w:val="fr-FR"/>
          </w:rPr>
          <w:delText>’</w:delText>
        </w:r>
      </w:del>
      <w:ins w:id="2487" w:author="Peng Luqi" w:date="2019-10-13T14:43:00Z">
        <w:r w:rsidR="00EF666F">
          <w:rPr>
            <w:lang w:val="fr-FR"/>
          </w:rPr>
          <w:t>’</w:t>
        </w:r>
      </w:ins>
      <w:r w:rsidRPr="00716360">
        <w:rPr>
          <w:lang w:val="fr-FR"/>
        </w:rPr>
        <w:t>ai découvert qu</w:t>
      </w:r>
      <w:del w:id="2488" w:author="Peng Luqi" w:date="2019-10-13T14:43:00Z">
        <w:r w:rsidRPr="00716360" w:rsidDel="00EF666F">
          <w:rPr>
            <w:lang w:val="fr-FR"/>
          </w:rPr>
          <w:delText>’</w:delText>
        </w:r>
      </w:del>
      <w:ins w:id="2489" w:author="Peng Luqi" w:date="2019-10-13T14:43:00Z">
        <w:r w:rsidR="00EF666F">
          <w:rPr>
            <w:lang w:val="fr-FR"/>
          </w:rPr>
          <w:t>’</w:t>
        </w:r>
      </w:ins>
      <w:r w:rsidRPr="00716360">
        <w:rPr>
          <w:lang w:val="fr-FR"/>
        </w:rPr>
        <w:t>il me fallait faire beaucoup plus. Lire une heure à haute voix chaque matin vaut mieux que toute autre chose.</w:t>
      </w:r>
      <w:ins w:id="2490" w:author="Peng Luqi" w:date="2019-10-13T14:23:00Z">
        <w:r w:rsidR="0029470B">
          <w:rPr>
            <w:lang w:val="fr-FR"/>
          </w:rPr>
          <w:t xml:space="preserve"> </w:t>
        </w:r>
      </w:ins>
    </w:p>
    <w:p w:rsidR="002B38DF" w:rsidRPr="00716360" w:rsidRDefault="00716360">
      <w:pPr>
        <w:pStyle w:val="a3"/>
        <w:ind w:left="170" w:right="170"/>
        <w:jc w:val="both"/>
        <w:rPr>
          <w:lang w:val="fr-FR"/>
        </w:rPr>
        <w:pPrChange w:id="2491" w:author="Peng Luqi" w:date="2019-10-13T14:20:00Z">
          <w:pPr>
            <w:pStyle w:val="a3"/>
            <w:ind w:left="130" w:right="204"/>
          </w:pPr>
        </w:pPrChange>
      </w:pPr>
      <w:r w:rsidRPr="00716360">
        <w:rPr>
          <w:lang w:val="fr-FR"/>
        </w:rPr>
        <w:t>C</w:t>
      </w:r>
      <w:del w:id="2492" w:author="Peng Luqi" w:date="2019-10-13T14:43:00Z">
        <w:r w:rsidRPr="00716360" w:rsidDel="00EF666F">
          <w:rPr>
            <w:lang w:val="fr-FR"/>
          </w:rPr>
          <w:delText>’</w:delText>
        </w:r>
      </w:del>
      <w:ins w:id="2493" w:author="Peng Luqi" w:date="2019-10-13T14:43:00Z">
        <w:r w:rsidR="00EF666F">
          <w:rPr>
            <w:lang w:val="fr-FR"/>
          </w:rPr>
          <w:t>’</w:t>
        </w:r>
      </w:ins>
      <w:r w:rsidRPr="00716360">
        <w:rPr>
          <w:lang w:val="fr-FR"/>
        </w:rPr>
        <w:t>est très simple, moins bien on l</w:t>
      </w:r>
      <w:del w:id="2494" w:author="Peng Luqi" w:date="2019-10-13T14:43:00Z">
        <w:r w:rsidRPr="00716360" w:rsidDel="00EF666F">
          <w:rPr>
            <w:lang w:val="fr-FR"/>
          </w:rPr>
          <w:delText>’</w:delText>
        </w:r>
      </w:del>
      <w:ins w:id="2495" w:author="Peng Luqi" w:date="2019-10-13T14:43:00Z">
        <w:r w:rsidR="00EF666F">
          <w:rPr>
            <w:lang w:val="fr-FR"/>
          </w:rPr>
          <w:t>’</w:t>
        </w:r>
      </w:ins>
      <w:r w:rsidRPr="00716360">
        <w:rPr>
          <w:lang w:val="fr-FR"/>
        </w:rPr>
        <w:t>apprend, moins bien on parlera la langue. Il n</w:t>
      </w:r>
      <w:del w:id="2496" w:author="Peng Luqi" w:date="2019-10-13T14:43:00Z">
        <w:r w:rsidRPr="00716360" w:rsidDel="00EF666F">
          <w:rPr>
            <w:lang w:val="fr-FR"/>
          </w:rPr>
          <w:delText>’</w:delText>
        </w:r>
      </w:del>
      <w:ins w:id="2497" w:author="Peng Luqi" w:date="2019-10-13T14:43:00Z">
        <w:r w:rsidR="00EF666F">
          <w:rPr>
            <w:lang w:val="fr-FR"/>
          </w:rPr>
          <w:t>’</w:t>
        </w:r>
      </w:ins>
      <w:r w:rsidRPr="00716360">
        <w:rPr>
          <w:lang w:val="fr-FR"/>
        </w:rPr>
        <w:t>y a rien d</w:t>
      </w:r>
      <w:del w:id="2498" w:author="Peng Luqi" w:date="2019-10-13T14:43:00Z">
        <w:r w:rsidRPr="00716360" w:rsidDel="00EF666F">
          <w:rPr>
            <w:lang w:val="fr-FR"/>
          </w:rPr>
          <w:delText>’</w:delText>
        </w:r>
      </w:del>
      <w:ins w:id="2499" w:author="Peng Luqi" w:date="2019-10-13T14:43:00Z">
        <w:r w:rsidR="00EF666F">
          <w:rPr>
            <w:lang w:val="fr-FR"/>
          </w:rPr>
          <w:t>’</w:t>
        </w:r>
      </w:ins>
      <w:r w:rsidRPr="00716360">
        <w:rPr>
          <w:lang w:val="fr-FR"/>
        </w:rPr>
        <w:t>autre à discerner. Je ne sais pas pourquoi, peu de gens sont d</w:t>
      </w:r>
      <w:del w:id="2500" w:author="Peng Luqi" w:date="2019-10-13T14:43:00Z">
        <w:r w:rsidRPr="00716360" w:rsidDel="00EF666F">
          <w:rPr>
            <w:lang w:val="fr-FR"/>
          </w:rPr>
          <w:delText>’</w:delText>
        </w:r>
      </w:del>
      <w:ins w:id="2501" w:author="Peng Luqi" w:date="2019-10-13T14:43:00Z">
        <w:r w:rsidR="00EF666F">
          <w:rPr>
            <w:lang w:val="fr-FR"/>
          </w:rPr>
          <w:t>’</w:t>
        </w:r>
      </w:ins>
      <w:r w:rsidRPr="00716360">
        <w:rPr>
          <w:lang w:val="fr-FR"/>
        </w:rPr>
        <w:t>accord avec ce raisonnement. Étant donné que beaucoup pensent avoir rencontré d</w:t>
      </w:r>
      <w:del w:id="2502" w:author="Peng Luqi" w:date="2019-10-13T14:43:00Z">
        <w:r w:rsidRPr="00716360" w:rsidDel="00EF666F">
          <w:rPr>
            <w:lang w:val="fr-FR"/>
          </w:rPr>
          <w:delText>’</w:delText>
        </w:r>
      </w:del>
      <w:ins w:id="2503" w:author="Peng Luqi" w:date="2019-10-13T14:43:00Z">
        <w:r w:rsidR="00EF666F">
          <w:rPr>
            <w:lang w:val="fr-FR"/>
          </w:rPr>
          <w:t>’</w:t>
        </w:r>
      </w:ins>
      <w:r w:rsidRPr="00716360">
        <w:rPr>
          <w:lang w:val="fr-FR"/>
        </w:rPr>
        <w:t>innombrables difficultés, il est difficile de le leur faire entendre. Ils ne savent pas en réalité que les difficultés rencontrées leur ont fait creuser leur propre fosse. Par conséquent, ils dépensent de l</w:t>
      </w:r>
      <w:del w:id="2504" w:author="Peng Luqi" w:date="2019-10-13T14:43:00Z">
        <w:r w:rsidRPr="00716360" w:rsidDel="00EF666F">
          <w:rPr>
            <w:lang w:val="fr-FR"/>
          </w:rPr>
          <w:delText>’</w:delText>
        </w:r>
      </w:del>
      <w:ins w:id="2505" w:author="Peng Luqi" w:date="2019-10-13T14:43:00Z">
        <w:r w:rsidR="00EF666F">
          <w:rPr>
            <w:lang w:val="fr-FR"/>
          </w:rPr>
          <w:t>’</w:t>
        </w:r>
      </w:ins>
      <w:r w:rsidRPr="00716360">
        <w:rPr>
          <w:lang w:val="fr-FR"/>
        </w:rPr>
        <w:t>argent recherchant toutes sortes de raccourcis étranges appelés « méthodes ». En fin de compte, ils y gagnent la tranquillité d</w:t>
      </w:r>
      <w:del w:id="2506" w:author="Peng Luqi" w:date="2019-10-13T14:43:00Z">
        <w:r w:rsidRPr="00716360" w:rsidDel="00EF666F">
          <w:rPr>
            <w:lang w:val="fr-FR"/>
          </w:rPr>
          <w:delText>’</w:delText>
        </w:r>
      </w:del>
      <w:ins w:id="2507" w:author="Peng Luqi" w:date="2019-10-13T14:43:00Z">
        <w:r w:rsidR="00EF666F">
          <w:rPr>
            <w:lang w:val="fr-FR"/>
          </w:rPr>
          <w:t>’</w:t>
        </w:r>
      </w:ins>
      <w:r w:rsidRPr="00716360">
        <w:rPr>
          <w:lang w:val="fr-FR"/>
        </w:rPr>
        <w:t>esprit temporaire, puis continue d</w:t>
      </w:r>
      <w:del w:id="2508" w:author="Peng Luqi" w:date="2019-10-13T14:43:00Z">
        <w:r w:rsidRPr="00716360" w:rsidDel="00EF666F">
          <w:rPr>
            <w:lang w:val="fr-FR"/>
          </w:rPr>
          <w:delText>’</w:delText>
        </w:r>
      </w:del>
      <w:ins w:id="2509" w:author="Peng Luqi" w:date="2019-10-13T14:43:00Z">
        <w:r w:rsidR="00EF666F">
          <w:rPr>
            <w:lang w:val="fr-FR"/>
          </w:rPr>
          <w:t>’</w:t>
        </w:r>
      </w:ins>
      <w:r w:rsidRPr="00716360">
        <w:rPr>
          <w:lang w:val="fr-FR"/>
        </w:rPr>
        <w:t>être torturés dans la fosse.</w:t>
      </w:r>
    </w:p>
    <w:p w:rsidR="002B38DF" w:rsidRPr="00716360" w:rsidRDefault="002B38DF">
      <w:pPr>
        <w:pStyle w:val="a3"/>
        <w:ind w:left="170" w:right="170"/>
        <w:jc w:val="both"/>
        <w:rPr>
          <w:lang w:val="fr-FR"/>
        </w:rPr>
        <w:pPrChange w:id="2510" w:author="Peng Luqi" w:date="2019-10-13T14:20:00Z">
          <w:pPr>
            <w:pStyle w:val="a3"/>
            <w:spacing w:before="1"/>
          </w:pPr>
        </w:pPrChange>
      </w:pPr>
    </w:p>
    <w:p w:rsidR="002B38DF" w:rsidRPr="00716360" w:rsidDel="0029470B" w:rsidRDefault="00716360">
      <w:pPr>
        <w:pStyle w:val="a3"/>
        <w:ind w:left="170" w:right="170"/>
        <w:jc w:val="both"/>
        <w:rPr>
          <w:del w:id="2511" w:author="Peng Luqi" w:date="2019-10-13T14:23:00Z"/>
          <w:lang w:val="fr-FR"/>
        </w:rPr>
        <w:pPrChange w:id="2512" w:author="Peng Luqi" w:date="2019-10-13T14:20:00Z">
          <w:pPr>
            <w:pStyle w:val="a3"/>
            <w:ind w:left="130" w:right="220"/>
          </w:pPr>
        </w:pPrChange>
      </w:pPr>
      <w:r w:rsidRPr="00716360">
        <w:rPr>
          <w:lang w:val="fr-FR"/>
        </w:rPr>
        <w:t>J</w:t>
      </w:r>
      <w:del w:id="2513" w:author="Peng Luqi" w:date="2019-10-13T14:43:00Z">
        <w:r w:rsidRPr="00716360" w:rsidDel="00EF666F">
          <w:rPr>
            <w:lang w:val="fr-FR"/>
          </w:rPr>
          <w:delText>’</w:delText>
        </w:r>
      </w:del>
      <w:ins w:id="2514" w:author="Peng Luqi" w:date="2019-10-13T14:43:00Z">
        <w:r w:rsidR="00EF666F">
          <w:rPr>
            <w:lang w:val="fr-FR"/>
          </w:rPr>
          <w:t>’</w:t>
        </w:r>
      </w:ins>
      <w:r w:rsidRPr="00716360">
        <w:rPr>
          <w:lang w:val="fr-FR"/>
        </w:rPr>
        <w:t>ai rencontré le même problème lorsque j</w:t>
      </w:r>
      <w:del w:id="2515" w:author="Peng Luqi" w:date="2019-10-13T14:43:00Z">
        <w:r w:rsidRPr="00716360" w:rsidDel="00EF666F">
          <w:rPr>
            <w:lang w:val="fr-FR"/>
          </w:rPr>
          <w:delText>’</w:delText>
        </w:r>
      </w:del>
      <w:ins w:id="2516" w:author="Peng Luqi" w:date="2019-10-13T14:43:00Z">
        <w:r w:rsidR="00EF666F">
          <w:rPr>
            <w:lang w:val="fr-FR"/>
          </w:rPr>
          <w:t>’</w:t>
        </w:r>
      </w:ins>
      <w:r w:rsidRPr="00716360">
        <w:rPr>
          <w:lang w:val="fr-FR"/>
        </w:rPr>
        <w:t>enseignais l</w:t>
      </w:r>
      <w:del w:id="2517" w:author="Peng Luqi" w:date="2019-10-13T14:43:00Z">
        <w:r w:rsidRPr="00716360" w:rsidDel="00EF666F">
          <w:rPr>
            <w:lang w:val="fr-FR"/>
          </w:rPr>
          <w:delText>’</w:delText>
        </w:r>
      </w:del>
      <w:ins w:id="2518" w:author="Peng Luqi" w:date="2019-10-13T14:43:00Z">
        <w:r w:rsidR="00EF666F">
          <w:rPr>
            <w:lang w:val="fr-FR"/>
          </w:rPr>
          <w:t>’</w:t>
        </w:r>
      </w:ins>
      <w:r w:rsidRPr="00716360">
        <w:rPr>
          <w:lang w:val="fr-FR"/>
        </w:rPr>
        <w:t>écriture. Il y a une chose importante que les gens ne font pas : améliorer leur lecture efficace. C</w:t>
      </w:r>
      <w:del w:id="2519" w:author="Peng Luqi" w:date="2019-10-13T14:43:00Z">
        <w:r w:rsidRPr="00716360" w:rsidDel="00EF666F">
          <w:rPr>
            <w:lang w:val="fr-FR"/>
          </w:rPr>
          <w:delText>’</w:delText>
        </w:r>
      </w:del>
      <w:ins w:id="2520" w:author="Peng Luqi" w:date="2019-10-13T14:43:00Z">
        <w:r w:rsidR="00EF666F">
          <w:rPr>
            <w:lang w:val="fr-FR"/>
          </w:rPr>
          <w:t>’</w:t>
        </w:r>
      </w:ins>
      <w:r w:rsidRPr="00716360">
        <w:rPr>
          <w:lang w:val="fr-FR"/>
        </w:rPr>
        <w:t>est un principe très simple. Je ne connais pas n</w:t>
      </w:r>
      <w:del w:id="2521" w:author="Peng Luqi" w:date="2019-10-13T14:43:00Z">
        <w:r w:rsidRPr="00716360" w:rsidDel="00EF666F">
          <w:rPr>
            <w:lang w:val="fr-FR"/>
          </w:rPr>
          <w:delText>’</w:delText>
        </w:r>
      </w:del>
      <w:ins w:id="2522" w:author="Peng Luqi" w:date="2019-10-13T14:43:00Z">
        <w:r w:rsidR="00EF666F">
          <w:rPr>
            <w:lang w:val="fr-FR"/>
          </w:rPr>
          <w:t>’</w:t>
        </w:r>
      </w:ins>
      <w:r w:rsidRPr="00716360">
        <w:rPr>
          <w:lang w:val="fr-FR"/>
        </w:rPr>
        <w:t>y ne peux imaginer une personne ayant un faible niveau de lecture capable d</w:t>
      </w:r>
      <w:del w:id="2523" w:author="Peng Luqi" w:date="2019-10-13T14:43:00Z">
        <w:r w:rsidRPr="00716360" w:rsidDel="00EF666F">
          <w:rPr>
            <w:lang w:val="fr-FR"/>
          </w:rPr>
          <w:delText>’</w:delText>
        </w:r>
      </w:del>
      <w:ins w:id="2524" w:author="Peng Luqi" w:date="2019-10-13T14:43:00Z">
        <w:r w:rsidR="00EF666F">
          <w:rPr>
            <w:lang w:val="fr-FR"/>
          </w:rPr>
          <w:t>’</w:t>
        </w:r>
      </w:ins>
      <w:r w:rsidRPr="00716360">
        <w:rPr>
          <w:lang w:val="fr-FR"/>
        </w:rPr>
        <w:t>écrire un chef-d</w:t>
      </w:r>
      <w:del w:id="2525" w:author="Peng Luqi" w:date="2019-10-13T14:43:00Z">
        <w:r w:rsidRPr="00716360" w:rsidDel="00EF666F">
          <w:rPr>
            <w:lang w:val="fr-FR"/>
          </w:rPr>
          <w:delText>’</w:delText>
        </w:r>
      </w:del>
      <w:ins w:id="2526" w:author="Peng Luqi" w:date="2019-10-13T14:43:00Z">
        <w:r w:rsidR="00EF666F">
          <w:rPr>
            <w:lang w:val="fr-FR"/>
          </w:rPr>
          <w:t>’</w:t>
        </w:r>
      </w:ins>
      <w:r w:rsidRPr="00716360">
        <w:rPr>
          <w:lang w:val="fr-FR"/>
        </w:rPr>
        <w:t xml:space="preserve">œuvre. Je ne suis pas le seul à penser ainsi ! Mo Yan, Lauréat du prix Nobel de littérature, soutient la même chose : « </w:t>
      </w:r>
      <w:r w:rsidRPr="00716360">
        <w:rPr>
          <w:color w:val="4A86E8"/>
          <w:lang w:val="fr-FR"/>
        </w:rPr>
        <w:t xml:space="preserve">La lecture est la meilleure professeure de création </w:t>
      </w:r>
      <w:r w:rsidRPr="00716360">
        <w:rPr>
          <w:lang w:val="fr-FR"/>
        </w:rPr>
        <w:t>». Une autre</w:t>
      </w:r>
      <w:ins w:id="2527" w:author="Peng Luqi" w:date="2019-10-13T14:23:00Z">
        <w:r w:rsidR="0029470B">
          <w:rPr>
            <w:lang w:val="fr-FR"/>
          </w:rPr>
          <w:t xml:space="preserve"> </w:t>
        </w:r>
      </w:ins>
    </w:p>
    <w:p w:rsidR="002B38DF" w:rsidRPr="00716360" w:rsidRDefault="00716360">
      <w:pPr>
        <w:pStyle w:val="a3"/>
        <w:ind w:left="170" w:right="170"/>
        <w:jc w:val="both"/>
        <w:rPr>
          <w:lang w:val="fr-FR"/>
        </w:rPr>
        <w:pPrChange w:id="2528" w:author="Peng Luqi" w:date="2019-10-13T14:20:00Z">
          <w:pPr>
            <w:pStyle w:val="a3"/>
            <w:ind w:left="130" w:right="678"/>
          </w:pPr>
        </w:pPrChange>
      </w:pPr>
      <w:r w:rsidRPr="00716360">
        <w:rPr>
          <w:lang w:val="fr-FR"/>
        </w:rPr>
        <w:t>« méthode » consisterait à harceler le professeur toute la journée, afin qu</w:t>
      </w:r>
      <w:del w:id="2529" w:author="Peng Luqi" w:date="2019-10-13T14:43:00Z">
        <w:r w:rsidRPr="00716360" w:rsidDel="00EF666F">
          <w:rPr>
            <w:lang w:val="fr-FR"/>
          </w:rPr>
          <w:delText>’</w:delText>
        </w:r>
      </w:del>
      <w:ins w:id="2530" w:author="Peng Luqi" w:date="2019-10-13T14:43:00Z">
        <w:r w:rsidR="00EF666F">
          <w:rPr>
            <w:lang w:val="fr-FR"/>
          </w:rPr>
          <w:t>’</w:t>
        </w:r>
      </w:ins>
      <w:r w:rsidRPr="00716360">
        <w:rPr>
          <w:lang w:val="fr-FR"/>
        </w:rPr>
        <w:t>il enseigne toutes sortes de techniques d</w:t>
      </w:r>
      <w:del w:id="2531" w:author="Peng Luqi" w:date="2019-10-13T14:43:00Z">
        <w:r w:rsidRPr="00716360" w:rsidDel="00EF666F">
          <w:rPr>
            <w:lang w:val="fr-FR"/>
          </w:rPr>
          <w:delText>’</w:delText>
        </w:r>
      </w:del>
      <w:ins w:id="2532" w:author="Peng Luqi" w:date="2019-10-13T14:43:00Z">
        <w:r w:rsidR="00EF666F">
          <w:rPr>
            <w:lang w:val="fr-FR"/>
          </w:rPr>
          <w:t>’</w:t>
        </w:r>
      </w:ins>
      <w:r w:rsidRPr="00716360">
        <w:rPr>
          <w:lang w:val="fr-FR"/>
        </w:rPr>
        <w:t>écriture magiques, ou de dépenser de l</w:t>
      </w:r>
      <w:del w:id="2533" w:author="Peng Luqi" w:date="2019-10-13T14:43:00Z">
        <w:r w:rsidRPr="00716360" w:rsidDel="00EF666F">
          <w:rPr>
            <w:lang w:val="fr-FR"/>
          </w:rPr>
          <w:delText>’</w:delText>
        </w:r>
      </w:del>
      <w:ins w:id="2534" w:author="Peng Luqi" w:date="2019-10-13T14:43:00Z">
        <w:r w:rsidR="00EF666F">
          <w:rPr>
            <w:lang w:val="fr-FR"/>
          </w:rPr>
          <w:t>’</w:t>
        </w:r>
      </w:ins>
      <w:r w:rsidRPr="00716360">
        <w:rPr>
          <w:lang w:val="fr-FR"/>
        </w:rPr>
        <w:t>argent pour apprendre par d</w:t>
      </w:r>
      <w:del w:id="2535" w:author="Peng Luqi" w:date="2019-10-13T14:43:00Z">
        <w:r w:rsidRPr="00716360" w:rsidDel="00EF666F">
          <w:rPr>
            <w:lang w:val="fr-FR"/>
          </w:rPr>
          <w:delText>’</w:delText>
        </w:r>
      </w:del>
      <w:ins w:id="2536" w:author="Peng Luqi" w:date="2019-10-13T14:43:00Z">
        <w:r w:rsidR="00EF666F">
          <w:rPr>
            <w:lang w:val="fr-FR"/>
          </w:rPr>
          <w:t>’</w:t>
        </w:r>
      </w:ins>
      <w:r w:rsidRPr="00716360">
        <w:rPr>
          <w:lang w:val="fr-FR"/>
        </w:rPr>
        <w:t>autres voies et astuces. Mais le plus simple, le plus direct et le plus efficace est de lire plus de livres et moins de bêtises !</w:t>
      </w:r>
    </w:p>
    <w:p w:rsidR="002B38DF" w:rsidRPr="00716360" w:rsidRDefault="002B38DF">
      <w:pPr>
        <w:pStyle w:val="a3"/>
        <w:ind w:left="170" w:right="170"/>
        <w:jc w:val="both"/>
        <w:rPr>
          <w:lang w:val="fr-FR"/>
        </w:rPr>
        <w:pPrChange w:id="2537" w:author="Peng Luqi" w:date="2019-10-13T14:20:00Z">
          <w:pPr>
            <w:pStyle w:val="a3"/>
            <w:spacing w:before="1"/>
          </w:pPr>
        </w:pPrChange>
      </w:pPr>
    </w:p>
    <w:p w:rsidR="002B38DF" w:rsidRPr="00716360" w:rsidDel="0029470B" w:rsidRDefault="00716360">
      <w:pPr>
        <w:pStyle w:val="a3"/>
        <w:ind w:left="170" w:right="170"/>
        <w:jc w:val="both"/>
        <w:rPr>
          <w:del w:id="2538" w:author="Peng Luqi" w:date="2019-10-13T14:23:00Z"/>
          <w:lang w:val="fr-FR"/>
        </w:rPr>
        <w:pPrChange w:id="2539" w:author="Peng Luqi" w:date="2019-10-13T14:20:00Z">
          <w:pPr>
            <w:pStyle w:val="a3"/>
            <w:ind w:left="130" w:right="406"/>
          </w:pPr>
        </w:pPrChange>
      </w:pPr>
      <w:r w:rsidRPr="00716360">
        <w:rPr>
          <w:lang w:val="fr-FR"/>
        </w:rPr>
        <w:t>Il existe un autre phénomène intéressant dans le monde de la « santé ». Le moyen le plus simple et le plus direct pour être en forme est de faire de l</w:t>
      </w:r>
      <w:del w:id="2540" w:author="Peng Luqi" w:date="2019-10-13T14:43:00Z">
        <w:r w:rsidRPr="00716360" w:rsidDel="00EF666F">
          <w:rPr>
            <w:lang w:val="fr-FR"/>
          </w:rPr>
          <w:delText>’</w:delText>
        </w:r>
      </w:del>
      <w:ins w:id="2541" w:author="Peng Luqi" w:date="2019-10-13T14:43:00Z">
        <w:r w:rsidR="00EF666F">
          <w:rPr>
            <w:lang w:val="fr-FR"/>
          </w:rPr>
          <w:t>’</w:t>
        </w:r>
      </w:ins>
      <w:r w:rsidRPr="00716360">
        <w:rPr>
          <w:lang w:val="fr-FR"/>
        </w:rPr>
        <w:t>exercice. D</w:t>
      </w:r>
      <w:del w:id="2542" w:author="Peng Luqi" w:date="2019-10-13T14:43:00Z">
        <w:r w:rsidRPr="00716360" w:rsidDel="00EF666F">
          <w:rPr>
            <w:lang w:val="fr-FR"/>
          </w:rPr>
          <w:delText>’</w:delText>
        </w:r>
      </w:del>
      <w:ins w:id="2543" w:author="Peng Luqi" w:date="2019-10-13T14:43:00Z">
        <w:r w:rsidR="00EF666F">
          <w:rPr>
            <w:lang w:val="fr-FR"/>
          </w:rPr>
          <w:t>’</w:t>
        </w:r>
      </w:ins>
      <w:r w:rsidRPr="00716360">
        <w:rPr>
          <w:lang w:val="fr-FR"/>
        </w:rPr>
        <w:t>un point de vue scientifique, il n</w:t>
      </w:r>
      <w:del w:id="2544" w:author="Peng Luqi" w:date="2019-10-13T14:43:00Z">
        <w:r w:rsidRPr="00716360" w:rsidDel="00EF666F">
          <w:rPr>
            <w:lang w:val="fr-FR"/>
          </w:rPr>
          <w:delText>’</w:delText>
        </w:r>
      </w:del>
      <w:ins w:id="2545" w:author="Peng Luqi" w:date="2019-10-13T14:43:00Z">
        <w:r w:rsidR="00EF666F">
          <w:rPr>
            <w:lang w:val="fr-FR"/>
          </w:rPr>
          <w:t>’</w:t>
        </w:r>
      </w:ins>
      <w:r w:rsidRPr="00716360">
        <w:rPr>
          <w:lang w:val="fr-FR"/>
        </w:rPr>
        <w:t>existe pas de méthodes plus efficaces. Cependant, les gens ne le font pas ! Ils s</w:t>
      </w:r>
      <w:del w:id="2546" w:author="Peng Luqi" w:date="2019-10-13T14:43:00Z">
        <w:r w:rsidRPr="00716360" w:rsidDel="00EF666F">
          <w:rPr>
            <w:lang w:val="fr-FR"/>
          </w:rPr>
          <w:delText>’</w:delText>
        </w:r>
      </w:del>
      <w:ins w:id="2547" w:author="Peng Luqi" w:date="2019-10-13T14:43:00Z">
        <w:r w:rsidR="00EF666F">
          <w:rPr>
            <w:lang w:val="fr-FR"/>
          </w:rPr>
          <w:t>’</w:t>
        </w:r>
      </w:ins>
      <w:r w:rsidRPr="00716360">
        <w:rPr>
          <w:lang w:val="fr-FR"/>
        </w:rPr>
        <w:t>abreuvent au contraire d</w:t>
      </w:r>
      <w:del w:id="2548" w:author="Peng Luqi" w:date="2019-10-13T14:43:00Z">
        <w:r w:rsidRPr="00716360" w:rsidDel="00EF666F">
          <w:rPr>
            <w:lang w:val="fr-FR"/>
          </w:rPr>
          <w:delText>’</w:delText>
        </w:r>
      </w:del>
      <w:ins w:id="2549" w:author="Peng Luqi" w:date="2019-10-13T14:43:00Z">
        <w:r w:rsidR="00EF666F">
          <w:rPr>
            <w:lang w:val="fr-FR"/>
          </w:rPr>
          <w:t>’</w:t>
        </w:r>
      </w:ins>
      <w:r w:rsidRPr="00716360">
        <w:rPr>
          <w:lang w:val="fr-FR"/>
        </w:rPr>
        <w:t>illusions et d</w:t>
      </w:r>
      <w:del w:id="2550" w:author="Peng Luqi" w:date="2019-10-13T14:43:00Z">
        <w:r w:rsidRPr="00716360" w:rsidDel="00EF666F">
          <w:rPr>
            <w:lang w:val="fr-FR"/>
          </w:rPr>
          <w:delText>’</w:delText>
        </w:r>
      </w:del>
      <w:ins w:id="2551" w:author="Peng Luqi" w:date="2019-10-13T14:43:00Z">
        <w:r w:rsidR="00EF666F">
          <w:rPr>
            <w:lang w:val="fr-FR"/>
          </w:rPr>
          <w:t>’</w:t>
        </w:r>
      </w:ins>
      <w:r w:rsidRPr="00716360">
        <w:rPr>
          <w:lang w:val="fr-FR"/>
        </w:rPr>
        <w:t>hérésies de toutes sortes. « Boire ceci, manger cela », mais résolument ne pas « faire de l</w:t>
      </w:r>
      <w:del w:id="2552" w:author="Peng Luqi" w:date="2019-10-13T14:43:00Z">
        <w:r w:rsidRPr="00716360" w:rsidDel="00EF666F">
          <w:rPr>
            <w:lang w:val="fr-FR"/>
          </w:rPr>
          <w:delText>’</w:delText>
        </w:r>
      </w:del>
      <w:ins w:id="2553" w:author="Peng Luqi" w:date="2019-10-13T14:43:00Z">
        <w:r w:rsidR="00EF666F">
          <w:rPr>
            <w:lang w:val="fr-FR"/>
          </w:rPr>
          <w:t>’</w:t>
        </w:r>
      </w:ins>
      <w:r w:rsidRPr="00716360">
        <w:rPr>
          <w:lang w:val="fr-FR"/>
        </w:rPr>
        <w:t>exercice ». Le plus drôle est les médicaments de régime. Chaque année il se crée des centaines voire des milliers de nouveaux</w:t>
      </w:r>
      <w:ins w:id="2554" w:author="Peng Luqi" w:date="2019-10-13T23:57:00Z">
        <w:r w:rsidR="0086173D">
          <w:rPr>
            <w:lang w:val="fr-FR"/>
          </w:rPr>
          <w:t xml:space="preserve"> </w:t>
        </w:r>
      </w:ins>
    </w:p>
    <w:p w:rsidR="00AF0C0B" w:rsidDel="0086173D" w:rsidRDefault="00AF0C0B">
      <w:pPr>
        <w:pStyle w:val="a3"/>
        <w:ind w:left="170" w:right="170"/>
        <w:jc w:val="both"/>
        <w:rPr>
          <w:del w:id="2555" w:author="Peng Luqi" w:date="2019-10-13T23:57:00Z"/>
          <w:lang w:val="fr-FR"/>
        </w:rPr>
        <w:sectPr w:rsidR="00AF0C0B" w:rsidDel="0086173D">
          <w:pgSz w:w="11910" w:h="16840"/>
          <w:pgMar w:top="1360" w:right="1240" w:bottom="280" w:left="1320" w:header="720" w:footer="720" w:gutter="0"/>
          <w:cols w:space="720"/>
        </w:sectPr>
        <w:pPrChange w:id="2556" w:author="Peng Luqi" w:date="2019-10-13T14:23:00Z">
          <w:pPr/>
        </w:pPrChange>
      </w:pPr>
    </w:p>
    <w:p w:rsidR="002B38DF" w:rsidRPr="00716360" w:rsidRDefault="00716360">
      <w:pPr>
        <w:pStyle w:val="a3"/>
        <w:ind w:left="170" w:right="170"/>
        <w:jc w:val="both"/>
        <w:rPr>
          <w:lang w:val="fr-FR"/>
        </w:rPr>
        <w:pPrChange w:id="2557" w:author="Peng Luqi" w:date="2019-10-13T14:20:00Z">
          <w:pPr>
            <w:pStyle w:val="a3"/>
            <w:spacing w:before="65"/>
            <w:ind w:left="130" w:right="189"/>
          </w:pPr>
        </w:pPrChange>
      </w:pPr>
      <w:r w:rsidRPr="00716360">
        <w:rPr>
          <w:lang w:val="fr-FR"/>
        </w:rPr>
        <w:t>produits amaigrissants. Leur inefficacité a été prouvée, ils sont pourtant une part importante du marché de la consommation. Pourquoi ne pas faire de l</w:t>
      </w:r>
      <w:del w:id="2558" w:author="Peng Luqi" w:date="2019-10-13T14:43:00Z">
        <w:r w:rsidRPr="00716360" w:rsidDel="00EF666F">
          <w:rPr>
            <w:lang w:val="fr-FR"/>
          </w:rPr>
          <w:delText>’</w:delText>
        </w:r>
      </w:del>
      <w:ins w:id="2559" w:author="Peng Luqi" w:date="2019-10-13T14:43:00Z">
        <w:r w:rsidR="00EF666F">
          <w:rPr>
            <w:lang w:val="fr-FR"/>
          </w:rPr>
          <w:t>’</w:t>
        </w:r>
      </w:ins>
      <w:r w:rsidRPr="00716360">
        <w:rPr>
          <w:lang w:val="fr-FR"/>
        </w:rPr>
        <w:t>exercice ? Cela irait contre le principe d</w:t>
      </w:r>
      <w:del w:id="2560" w:author="Peng Luqi" w:date="2019-10-13T14:43:00Z">
        <w:r w:rsidRPr="00716360" w:rsidDel="00EF666F">
          <w:rPr>
            <w:lang w:val="fr-FR"/>
          </w:rPr>
          <w:delText>’</w:delText>
        </w:r>
      </w:del>
      <w:ins w:id="2561" w:author="Peng Luqi" w:date="2019-10-13T14:43:00Z">
        <w:r w:rsidR="00EF666F">
          <w:rPr>
            <w:lang w:val="fr-FR"/>
          </w:rPr>
          <w:t>’</w:t>
        </w:r>
      </w:ins>
      <w:r w:rsidRPr="00716360">
        <w:rPr>
          <w:lang w:val="fr-FR"/>
        </w:rPr>
        <w:t>évolution humaine. Les idiots pensent vraiment qu</w:t>
      </w:r>
      <w:del w:id="2562" w:author="Peng Luqi" w:date="2019-10-13T14:43:00Z">
        <w:r w:rsidRPr="00716360" w:rsidDel="00EF666F">
          <w:rPr>
            <w:lang w:val="fr-FR"/>
          </w:rPr>
          <w:delText>’</w:delText>
        </w:r>
      </w:del>
      <w:ins w:id="2563" w:author="Peng Luqi" w:date="2019-10-13T14:43:00Z">
        <w:r w:rsidR="00EF666F">
          <w:rPr>
            <w:lang w:val="fr-FR"/>
          </w:rPr>
          <w:t>’</w:t>
        </w:r>
      </w:ins>
      <w:r w:rsidRPr="00716360">
        <w:rPr>
          <w:lang w:val="fr-FR"/>
        </w:rPr>
        <w:t>ils ne sont pas stupides. Mais, pour l</w:t>
      </w:r>
      <w:del w:id="2564" w:author="Peng Luqi" w:date="2019-10-13T14:43:00Z">
        <w:r w:rsidRPr="00716360" w:rsidDel="00EF666F">
          <w:rPr>
            <w:lang w:val="fr-FR"/>
          </w:rPr>
          <w:delText>’</w:delText>
        </w:r>
      </w:del>
      <w:ins w:id="2565" w:author="Peng Luqi" w:date="2019-10-13T14:43:00Z">
        <w:r w:rsidR="00EF666F">
          <w:rPr>
            <w:lang w:val="fr-FR"/>
          </w:rPr>
          <w:t>’</w:t>
        </w:r>
      </w:ins>
      <w:r w:rsidRPr="00716360">
        <w:rPr>
          <w:lang w:val="fr-FR"/>
        </w:rPr>
        <w:t xml:space="preserve">humanité tout entière, que pouvons- nous dire quelque chose à </w:t>
      </w:r>
      <w:r w:rsidRPr="00716360">
        <w:rPr>
          <w:lang w:val="fr-FR"/>
        </w:rPr>
        <w:lastRenderedPageBreak/>
        <w:t>propos de ce genre d</w:t>
      </w:r>
      <w:del w:id="2566" w:author="Peng Luqi" w:date="2019-10-13T14:43:00Z">
        <w:r w:rsidRPr="00716360" w:rsidDel="00EF666F">
          <w:rPr>
            <w:lang w:val="fr-FR"/>
          </w:rPr>
          <w:delText>’</w:delText>
        </w:r>
      </w:del>
      <w:ins w:id="2567" w:author="Peng Luqi" w:date="2019-10-13T14:43:00Z">
        <w:r w:rsidR="00EF666F">
          <w:rPr>
            <w:lang w:val="fr-FR"/>
          </w:rPr>
          <w:t>’</w:t>
        </w:r>
      </w:ins>
      <w:r w:rsidRPr="00716360">
        <w:rPr>
          <w:lang w:val="fr-FR"/>
        </w:rPr>
        <w:t>erreur ?</w:t>
      </w:r>
    </w:p>
    <w:p w:rsidR="002B38DF" w:rsidRPr="00716360" w:rsidRDefault="002B38DF">
      <w:pPr>
        <w:pStyle w:val="a3"/>
        <w:ind w:left="170" w:right="170"/>
        <w:jc w:val="both"/>
        <w:rPr>
          <w:sz w:val="27"/>
          <w:lang w:val="fr-FR"/>
        </w:rPr>
        <w:pPrChange w:id="2568" w:author="Peng Luqi" w:date="2019-10-13T14:20:00Z">
          <w:pPr>
            <w:pStyle w:val="a3"/>
            <w:spacing w:before="9"/>
          </w:pPr>
        </w:pPrChange>
      </w:pPr>
    </w:p>
    <w:p w:rsidR="002B38DF" w:rsidRPr="00716360" w:rsidRDefault="00716360">
      <w:pPr>
        <w:pStyle w:val="a3"/>
        <w:ind w:left="170" w:right="170"/>
        <w:jc w:val="both"/>
        <w:rPr>
          <w:lang w:val="fr-FR"/>
        </w:rPr>
        <w:pPrChange w:id="2569" w:author="Peng Luqi" w:date="2019-10-13T14:20:00Z">
          <w:pPr>
            <w:pStyle w:val="a3"/>
            <w:ind w:left="130" w:right="210"/>
          </w:pPr>
        </w:pPrChange>
      </w:pPr>
      <w:r w:rsidRPr="00716360">
        <w:rPr>
          <w:lang w:val="fr-FR"/>
        </w:rPr>
        <w:t>Il n</w:t>
      </w:r>
      <w:del w:id="2570" w:author="Peng Luqi" w:date="2019-10-13T14:43:00Z">
        <w:r w:rsidRPr="00716360" w:rsidDel="00EF666F">
          <w:rPr>
            <w:lang w:val="fr-FR"/>
          </w:rPr>
          <w:delText>’</w:delText>
        </w:r>
      </w:del>
      <w:ins w:id="2571" w:author="Peng Luqi" w:date="2019-10-13T14:43:00Z">
        <w:r w:rsidR="00EF666F">
          <w:rPr>
            <w:lang w:val="fr-FR"/>
          </w:rPr>
          <w:t>’</w:t>
        </w:r>
      </w:ins>
      <w:r w:rsidRPr="00716360">
        <w:rPr>
          <w:lang w:val="fr-FR"/>
        </w:rPr>
        <w:t>y a qu</w:t>
      </w:r>
      <w:del w:id="2572" w:author="Peng Luqi" w:date="2019-10-13T14:43:00Z">
        <w:r w:rsidRPr="00716360" w:rsidDel="00EF666F">
          <w:rPr>
            <w:lang w:val="fr-FR"/>
          </w:rPr>
          <w:delText>’</w:delText>
        </w:r>
      </w:del>
      <w:ins w:id="2573" w:author="Peng Luqi" w:date="2019-10-13T14:43:00Z">
        <w:r w:rsidR="00EF666F">
          <w:rPr>
            <w:lang w:val="fr-FR"/>
          </w:rPr>
          <w:t>’</w:t>
        </w:r>
      </w:ins>
      <w:r w:rsidRPr="00716360">
        <w:rPr>
          <w:lang w:val="fr-FR"/>
        </w:rPr>
        <w:t>une seule méthode d</w:t>
      </w:r>
      <w:del w:id="2574" w:author="Peng Luqi" w:date="2019-10-13T14:43:00Z">
        <w:r w:rsidRPr="00716360" w:rsidDel="00EF666F">
          <w:rPr>
            <w:lang w:val="fr-FR"/>
          </w:rPr>
          <w:delText>’</w:delText>
        </w:r>
      </w:del>
      <w:ins w:id="2575" w:author="Peng Luqi" w:date="2019-10-13T14:43:00Z">
        <w:r w:rsidR="00EF666F">
          <w:rPr>
            <w:lang w:val="fr-FR"/>
          </w:rPr>
          <w:t>’</w:t>
        </w:r>
      </w:ins>
      <w:r w:rsidRPr="00716360">
        <w:rPr>
          <w:lang w:val="fr-FR"/>
        </w:rPr>
        <w:t>investissement fixe. Beaucoup de gens penseront à tort qu</w:t>
      </w:r>
      <w:del w:id="2576" w:author="Peng Luqi" w:date="2019-10-13T14:43:00Z">
        <w:r w:rsidRPr="00716360" w:rsidDel="00EF666F">
          <w:rPr>
            <w:lang w:val="fr-FR"/>
          </w:rPr>
          <w:delText>’</w:delText>
        </w:r>
      </w:del>
      <w:ins w:id="2577" w:author="Peng Luqi" w:date="2019-10-13T14:43:00Z">
        <w:r w:rsidR="00EF666F">
          <w:rPr>
            <w:lang w:val="fr-FR"/>
          </w:rPr>
          <w:t>’</w:t>
        </w:r>
      </w:ins>
      <w:r w:rsidRPr="00716360">
        <w:rPr>
          <w:lang w:val="fr-FR"/>
        </w:rPr>
        <w:t>il n</w:t>
      </w:r>
      <w:del w:id="2578" w:author="Peng Luqi" w:date="2019-10-13T14:43:00Z">
        <w:r w:rsidRPr="00716360" w:rsidDel="00EF666F">
          <w:rPr>
            <w:lang w:val="fr-FR"/>
          </w:rPr>
          <w:delText>’</w:delText>
        </w:r>
      </w:del>
      <w:ins w:id="2579" w:author="Peng Luqi" w:date="2019-10-13T14:43:00Z">
        <w:r w:rsidR="00EF666F">
          <w:rPr>
            <w:lang w:val="fr-FR"/>
          </w:rPr>
          <w:t>’</w:t>
        </w:r>
      </w:ins>
      <w:r w:rsidRPr="00716360">
        <w:rPr>
          <w:lang w:val="fr-FR"/>
        </w:rPr>
        <w:t>y a rien de remarquable à propos de l</w:t>
      </w:r>
      <w:del w:id="2580" w:author="Peng Luqi" w:date="2019-10-13T14:43:00Z">
        <w:r w:rsidRPr="00716360" w:rsidDel="00EF666F">
          <w:rPr>
            <w:lang w:val="fr-FR"/>
          </w:rPr>
          <w:delText>’</w:delText>
        </w:r>
      </w:del>
      <w:ins w:id="2581" w:author="Peng Luqi" w:date="2019-10-13T14:43:00Z">
        <w:r w:rsidR="00EF666F">
          <w:rPr>
            <w:lang w:val="fr-FR"/>
          </w:rPr>
          <w:t>’</w:t>
        </w:r>
      </w:ins>
      <w:r w:rsidRPr="00716360">
        <w:rPr>
          <w:lang w:val="fr-FR"/>
        </w:rPr>
        <w:t>investissement fixe car beaucoup trop simple. Entre simplicité et complexité, les gens ont tendance à choisir la complexité, parce que cette dernière donne toujours aux gens l</w:t>
      </w:r>
      <w:del w:id="2582" w:author="Peng Luqi" w:date="2019-10-13T14:43:00Z">
        <w:r w:rsidRPr="00716360" w:rsidDel="00EF666F">
          <w:rPr>
            <w:lang w:val="fr-FR"/>
          </w:rPr>
          <w:delText>’</w:delText>
        </w:r>
      </w:del>
      <w:ins w:id="2583" w:author="Peng Luqi" w:date="2019-10-13T14:43:00Z">
        <w:r w:rsidR="00EF666F">
          <w:rPr>
            <w:lang w:val="fr-FR"/>
          </w:rPr>
          <w:t>’</w:t>
        </w:r>
      </w:ins>
      <w:r w:rsidRPr="00716360">
        <w:rPr>
          <w:lang w:val="fr-FR"/>
        </w:rPr>
        <w:t>impression d</w:t>
      </w:r>
      <w:del w:id="2584" w:author="Peng Luqi" w:date="2019-10-13T14:43:00Z">
        <w:r w:rsidRPr="00716360" w:rsidDel="00EF666F">
          <w:rPr>
            <w:lang w:val="fr-FR"/>
          </w:rPr>
          <w:delText>’</w:delText>
        </w:r>
      </w:del>
      <w:ins w:id="2585" w:author="Peng Luqi" w:date="2019-10-13T14:43:00Z">
        <w:r w:rsidR="00EF666F">
          <w:rPr>
            <w:lang w:val="fr-FR"/>
          </w:rPr>
          <w:t>’</w:t>
        </w:r>
      </w:ins>
      <w:r w:rsidRPr="00716360">
        <w:rPr>
          <w:lang w:val="fr-FR"/>
        </w:rPr>
        <w:t>un niveau de réflexion plus élevé, la pensant plus avancée. Cependant, veuillez noter que la puissance de l</w:t>
      </w:r>
      <w:del w:id="2586" w:author="Peng Luqi" w:date="2019-10-13T14:43:00Z">
        <w:r w:rsidRPr="00716360" w:rsidDel="00EF666F">
          <w:rPr>
            <w:lang w:val="fr-FR"/>
          </w:rPr>
          <w:delText>’</w:delText>
        </w:r>
      </w:del>
      <w:ins w:id="2587" w:author="Peng Luqi" w:date="2019-10-13T14:43:00Z">
        <w:r w:rsidR="00EF666F">
          <w:rPr>
            <w:lang w:val="fr-FR"/>
          </w:rPr>
          <w:t>’</w:t>
        </w:r>
      </w:ins>
      <w:r w:rsidRPr="00716360">
        <w:rPr>
          <w:lang w:val="fr-FR"/>
        </w:rPr>
        <w:t>investissement fixe est précisément parce qu</w:t>
      </w:r>
      <w:del w:id="2588" w:author="Peng Luqi" w:date="2019-10-13T14:43:00Z">
        <w:r w:rsidRPr="00716360" w:rsidDel="00EF666F">
          <w:rPr>
            <w:lang w:val="fr-FR"/>
          </w:rPr>
          <w:delText>’</w:delText>
        </w:r>
      </w:del>
      <w:ins w:id="2589" w:author="Peng Luqi" w:date="2019-10-13T14:43:00Z">
        <w:r w:rsidR="00EF666F">
          <w:rPr>
            <w:lang w:val="fr-FR"/>
          </w:rPr>
          <w:t>’</w:t>
        </w:r>
      </w:ins>
      <w:r w:rsidRPr="00716360">
        <w:rPr>
          <w:lang w:val="fr-FR"/>
        </w:rPr>
        <w:t>il n</w:t>
      </w:r>
      <w:del w:id="2590" w:author="Peng Luqi" w:date="2019-10-13T14:43:00Z">
        <w:r w:rsidRPr="00716360" w:rsidDel="00EF666F">
          <w:rPr>
            <w:lang w:val="fr-FR"/>
          </w:rPr>
          <w:delText>’</w:delText>
        </w:r>
      </w:del>
      <w:ins w:id="2591" w:author="Peng Luqi" w:date="2019-10-13T14:43:00Z">
        <w:r w:rsidR="00EF666F">
          <w:rPr>
            <w:lang w:val="fr-FR"/>
          </w:rPr>
          <w:t>’</w:t>
        </w:r>
      </w:ins>
      <w:r w:rsidRPr="00716360">
        <w:rPr>
          <w:lang w:val="fr-FR"/>
        </w:rPr>
        <w:t>y a qu</w:t>
      </w:r>
      <w:del w:id="2592" w:author="Peng Luqi" w:date="2019-10-13T14:43:00Z">
        <w:r w:rsidRPr="00716360" w:rsidDel="00EF666F">
          <w:rPr>
            <w:lang w:val="fr-FR"/>
          </w:rPr>
          <w:delText>’</w:delText>
        </w:r>
      </w:del>
      <w:ins w:id="2593" w:author="Peng Luqi" w:date="2019-10-13T14:43:00Z">
        <w:r w:rsidR="00EF666F">
          <w:rPr>
            <w:lang w:val="fr-FR"/>
          </w:rPr>
          <w:t>’</w:t>
        </w:r>
      </w:ins>
      <w:r w:rsidRPr="00716360">
        <w:rPr>
          <w:lang w:val="fr-FR"/>
        </w:rPr>
        <w:t>une seule méthode. La résultante est qu</w:t>
      </w:r>
      <w:del w:id="2594" w:author="Peng Luqi" w:date="2019-10-13T14:43:00Z">
        <w:r w:rsidRPr="00716360" w:rsidDel="00EF666F">
          <w:rPr>
            <w:lang w:val="fr-FR"/>
          </w:rPr>
          <w:delText>’</w:delText>
        </w:r>
      </w:del>
      <w:ins w:id="2595" w:author="Peng Luqi" w:date="2019-10-13T14:43:00Z">
        <w:r w:rsidR="00EF666F">
          <w:rPr>
            <w:lang w:val="fr-FR"/>
          </w:rPr>
          <w:t>’</w:t>
        </w:r>
      </w:ins>
      <w:r w:rsidRPr="00716360">
        <w:rPr>
          <w:lang w:val="fr-FR"/>
        </w:rPr>
        <w:t>il n</w:t>
      </w:r>
      <w:del w:id="2596" w:author="Peng Luqi" w:date="2019-10-13T14:43:00Z">
        <w:r w:rsidRPr="00716360" w:rsidDel="00EF666F">
          <w:rPr>
            <w:lang w:val="fr-FR"/>
          </w:rPr>
          <w:delText>’</w:delText>
        </w:r>
      </w:del>
      <w:ins w:id="2597" w:author="Peng Luqi" w:date="2019-10-13T14:43:00Z">
        <w:r w:rsidR="00EF666F">
          <w:rPr>
            <w:lang w:val="fr-FR"/>
          </w:rPr>
          <w:t>’</w:t>
        </w:r>
      </w:ins>
      <w:r w:rsidRPr="00716360">
        <w:rPr>
          <w:lang w:val="fr-FR"/>
        </w:rPr>
        <w:t>y a absolument aucun autre choix pour vous : vous devez investir, il suffit de le faire. Vous n</w:t>
      </w:r>
      <w:del w:id="2598" w:author="Peng Luqi" w:date="2019-10-13T14:43:00Z">
        <w:r w:rsidRPr="00716360" w:rsidDel="00EF666F">
          <w:rPr>
            <w:lang w:val="fr-FR"/>
          </w:rPr>
          <w:delText>’</w:delText>
        </w:r>
      </w:del>
      <w:ins w:id="2599" w:author="Peng Luqi" w:date="2019-10-13T14:43:00Z">
        <w:r w:rsidR="00EF666F">
          <w:rPr>
            <w:lang w:val="fr-FR"/>
          </w:rPr>
          <w:t>’</w:t>
        </w:r>
      </w:ins>
      <w:r w:rsidRPr="00716360">
        <w:rPr>
          <w:lang w:val="fr-FR"/>
        </w:rPr>
        <w:t>avez qu</w:t>
      </w:r>
      <w:del w:id="2600" w:author="Peng Luqi" w:date="2019-10-13T14:43:00Z">
        <w:r w:rsidRPr="00716360" w:rsidDel="00EF666F">
          <w:rPr>
            <w:lang w:val="fr-FR"/>
          </w:rPr>
          <w:delText>’</w:delText>
        </w:r>
      </w:del>
      <w:ins w:id="2601" w:author="Peng Luqi" w:date="2019-10-13T14:43:00Z">
        <w:r w:rsidR="00EF666F">
          <w:rPr>
            <w:lang w:val="fr-FR"/>
          </w:rPr>
          <w:t>’</w:t>
        </w:r>
      </w:ins>
      <w:r w:rsidRPr="00716360">
        <w:rPr>
          <w:lang w:val="fr-FR"/>
        </w:rPr>
        <w:t>une action, une seule, et cette action n</w:t>
      </w:r>
      <w:del w:id="2602" w:author="Peng Luqi" w:date="2019-10-13T14:43:00Z">
        <w:r w:rsidRPr="00716360" w:rsidDel="00EF666F">
          <w:rPr>
            <w:lang w:val="fr-FR"/>
          </w:rPr>
          <w:delText>’</w:delText>
        </w:r>
      </w:del>
      <w:ins w:id="2603" w:author="Peng Luqi" w:date="2019-10-13T14:43:00Z">
        <w:r w:rsidR="00EF666F">
          <w:rPr>
            <w:lang w:val="fr-FR"/>
          </w:rPr>
          <w:t>’</w:t>
        </w:r>
      </w:ins>
      <w:r w:rsidRPr="00716360">
        <w:rPr>
          <w:lang w:val="fr-FR"/>
        </w:rPr>
        <w:t>accuse aucun contrecoup.</w:t>
      </w:r>
    </w:p>
    <w:p w:rsidR="002B38DF" w:rsidRPr="00716360" w:rsidRDefault="002B38DF">
      <w:pPr>
        <w:pStyle w:val="a3"/>
        <w:ind w:left="170" w:right="170"/>
        <w:jc w:val="both"/>
        <w:rPr>
          <w:lang w:val="fr-FR"/>
        </w:rPr>
        <w:pPrChange w:id="2604" w:author="Peng Luqi" w:date="2019-10-13T14:20:00Z">
          <w:pPr>
            <w:pStyle w:val="a3"/>
            <w:spacing w:before="1"/>
          </w:pPr>
        </w:pPrChange>
      </w:pPr>
    </w:p>
    <w:p w:rsidR="002B38DF" w:rsidRPr="00716360" w:rsidRDefault="00716360">
      <w:pPr>
        <w:pStyle w:val="a3"/>
        <w:ind w:left="170" w:right="170"/>
        <w:jc w:val="both"/>
        <w:rPr>
          <w:lang w:val="fr-FR"/>
        </w:rPr>
        <w:pPrChange w:id="2605" w:author="Peng Luqi" w:date="2019-10-13T14:20:00Z">
          <w:pPr>
            <w:pStyle w:val="a3"/>
            <w:ind w:left="130" w:right="499"/>
          </w:pPr>
        </w:pPrChange>
      </w:pPr>
      <w:r w:rsidRPr="00716360">
        <w:rPr>
          <w:lang w:val="fr-FR"/>
        </w:rPr>
        <w:t>Qu</w:t>
      </w:r>
      <w:del w:id="2606" w:author="Peng Luqi" w:date="2019-10-13T14:43:00Z">
        <w:r w:rsidRPr="00716360" w:rsidDel="00EF666F">
          <w:rPr>
            <w:lang w:val="fr-FR"/>
          </w:rPr>
          <w:delText>’</w:delText>
        </w:r>
      </w:del>
      <w:ins w:id="2607" w:author="Peng Luqi" w:date="2019-10-13T14:43:00Z">
        <w:r w:rsidR="00EF666F">
          <w:rPr>
            <w:lang w:val="fr-FR"/>
          </w:rPr>
          <w:t>’</w:t>
        </w:r>
      </w:ins>
      <w:r w:rsidRPr="00716360">
        <w:rPr>
          <w:lang w:val="fr-FR"/>
        </w:rPr>
        <w:t>en est-il de ceux qui pensent qu</w:t>
      </w:r>
      <w:del w:id="2608" w:author="Peng Luqi" w:date="2019-10-13T14:43:00Z">
        <w:r w:rsidRPr="00716360" w:rsidDel="00EF666F">
          <w:rPr>
            <w:lang w:val="fr-FR"/>
          </w:rPr>
          <w:delText>’</w:delText>
        </w:r>
      </w:del>
      <w:ins w:id="2609" w:author="Peng Luqi" w:date="2019-10-13T14:43:00Z">
        <w:r w:rsidR="00EF666F">
          <w:rPr>
            <w:lang w:val="fr-FR"/>
          </w:rPr>
          <w:t>’</w:t>
        </w:r>
      </w:ins>
      <w:r w:rsidRPr="00716360">
        <w:rPr>
          <w:lang w:val="fr-FR"/>
        </w:rPr>
        <w:t>ils ont beaucoup de méthodes ? Avec une analyse logique, vous saurez identifier leurs faiblesses.</w:t>
      </w:r>
    </w:p>
    <w:p w:rsidR="002B38DF" w:rsidRPr="00716360" w:rsidRDefault="002B38DF">
      <w:pPr>
        <w:pStyle w:val="a3"/>
        <w:ind w:left="170" w:right="170"/>
        <w:jc w:val="both"/>
        <w:rPr>
          <w:lang w:val="fr-FR"/>
        </w:rPr>
        <w:pPrChange w:id="2610" w:author="Peng Luqi" w:date="2019-10-13T14:20:00Z">
          <w:pPr>
            <w:pStyle w:val="a3"/>
            <w:spacing w:before="3"/>
          </w:pPr>
        </w:pPrChange>
      </w:pPr>
    </w:p>
    <w:p w:rsidR="002B38DF" w:rsidRPr="00716360" w:rsidRDefault="00716360">
      <w:pPr>
        <w:pStyle w:val="a3"/>
        <w:ind w:left="170" w:right="170"/>
        <w:jc w:val="both"/>
        <w:rPr>
          <w:lang w:val="fr-FR"/>
        </w:rPr>
        <w:pPrChange w:id="2611" w:author="Peng Luqi" w:date="2019-10-13T14:20:00Z">
          <w:pPr>
            <w:pStyle w:val="a3"/>
            <w:ind w:left="130" w:right="305"/>
          </w:pPr>
        </w:pPrChange>
      </w:pPr>
      <w:r w:rsidRPr="00716360">
        <w:rPr>
          <w:lang w:val="fr-FR"/>
        </w:rPr>
        <w:t>Par exemple, l</w:t>
      </w:r>
      <w:del w:id="2612" w:author="Peng Luqi" w:date="2019-10-13T14:43:00Z">
        <w:r w:rsidRPr="00716360" w:rsidDel="00EF666F">
          <w:rPr>
            <w:lang w:val="fr-FR"/>
          </w:rPr>
          <w:delText>’</w:delText>
        </w:r>
      </w:del>
      <w:ins w:id="2613" w:author="Peng Luqi" w:date="2019-10-13T14:43:00Z">
        <w:r w:rsidR="00EF666F">
          <w:rPr>
            <w:lang w:val="fr-FR"/>
          </w:rPr>
          <w:t>’</w:t>
        </w:r>
      </w:ins>
      <w:r w:rsidRPr="00716360">
        <w:rPr>
          <w:lang w:val="fr-FR"/>
        </w:rPr>
        <w:t>investisseur fixe n</w:t>
      </w:r>
      <w:del w:id="2614" w:author="Peng Luqi" w:date="2019-10-13T14:43:00Z">
        <w:r w:rsidRPr="00716360" w:rsidDel="00EF666F">
          <w:rPr>
            <w:lang w:val="fr-FR"/>
          </w:rPr>
          <w:delText>’</w:delText>
        </w:r>
      </w:del>
      <w:ins w:id="2615" w:author="Peng Luqi" w:date="2019-10-13T14:43:00Z">
        <w:r w:rsidR="00EF666F">
          <w:rPr>
            <w:lang w:val="fr-FR"/>
          </w:rPr>
          <w:t>’</w:t>
        </w:r>
      </w:ins>
      <w:r w:rsidRPr="00716360">
        <w:rPr>
          <w:lang w:val="fr-FR"/>
        </w:rPr>
        <w:t>a qu</w:t>
      </w:r>
      <w:del w:id="2616" w:author="Peng Luqi" w:date="2019-10-13T14:43:00Z">
        <w:r w:rsidRPr="00716360" w:rsidDel="00EF666F">
          <w:rPr>
            <w:lang w:val="fr-FR"/>
          </w:rPr>
          <w:delText>’</w:delText>
        </w:r>
      </w:del>
      <w:ins w:id="2617" w:author="Peng Luqi" w:date="2019-10-13T14:43:00Z">
        <w:r w:rsidR="00EF666F">
          <w:rPr>
            <w:lang w:val="fr-FR"/>
          </w:rPr>
          <w:t>’</w:t>
        </w:r>
      </w:ins>
      <w:r w:rsidRPr="00716360">
        <w:rPr>
          <w:lang w:val="fr-FR"/>
        </w:rPr>
        <w:t>une chose à faire : acheter. Qu</w:t>
      </w:r>
      <w:del w:id="2618" w:author="Peng Luqi" w:date="2019-10-13T14:43:00Z">
        <w:r w:rsidRPr="00716360" w:rsidDel="00EF666F">
          <w:rPr>
            <w:lang w:val="fr-FR"/>
          </w:rPr>
          <w:delText>’</w:delText>
        </w:r>
      </w:del>
      <w:ins w:id="2619" w:author="Peng Luqi" w:date="2019-10-13T14:43:00Z">
        <w:r w:rsidR="00EF666F">
          <w:rPr>
            <w:lang w:val="fr-FR"/>
          </w:rPr>
          <w:t>’</w:t>
        </w:r>
      </w:ins>
      <w:r w:rsidRPr="00716360">
        <w:rPr>
          <w:lang w:val="fr-FR"/>
        </w:rPr>
        <w:t xml:space="preserve">en </w:t>
      </w:r>
      <w:del w:id="2620" w:author="Peng Luqi" w:date="2019-10-13T14:23:00Z">
        <w:r w:rsidRPr="00716360" w:rsidDel="0029470B">
          <w:rPr>
            <w:lang w:val="fr-FR"/>
          </w:rPr>
          <w:delText>ai ils</w:delText>
        </w:r>
      </w:del>
      <w:ins w:id="2621" w:author="Peng Luqi" w:date="2019-10-13T14:23:00Z">
        <w:r w:rsidR="0029470B" w:rsidRPr="00716360">
          <w:rPr>
            <w:lang w:val="fr-FR"/>
          </w:rPr>
          <w:t>ont-ils</w:t>
        </w:r>
      </w:ins>
      <w:r w:rsidRPr="00716360">
        <w:rPr>
          <w:lang w:val="fr-FR"/>
        </w:rPr>
        <w:t xml:space="preserve"> d</w:t>
      </w:r>
      <w:del w:id="2622" w:author="Peng Luqi" w:date="2019-10-13T14:43:00Z">
        <w:r w:rsidRPr="00716360" w:rsidDel="00EF666F">
          <w:rPr>
            <w:lang w:val="fr-FR"/>
          </w:rPr>
          <w:delText>’</w:delText>
        </w:r>
      </w:del>
      <w:ins w:id="2623" w:author="Peng Luqi" w:date="2019-10-13T14:43:00Z">
        <w:r w:rsidR="00EF666F">
          <w:rPr>
            <w:lang w:val="fr-FR"/>
          </w:rPr>
          <w:t>’</w:t>
        </w:r>
      </w:ins>
      <w:r w:rsidRPr="00716360">
        <w:rPr>
          <w:lang w:val="fr-FR"/>
        </w:rPr>
        <w:t>une personne avec plusieurs méthodes ? Il veut acheter ou vendre au moment le plus opportun. La question est « quel est le moment opportun ? » Bien souvent, il ne le sait pas réellement, ce qui ne l</w:t>
      </w:r>
      <w:del w:id="2624" w:author="Peng Luqi" w:date="2019-10-13T14:43:00Z">
        <w:r w:rsidRPr="00716360" w:rsidDel="00EF666F">
          <w:rPr>
            <w:lang w:val="fr-FR"/>
          </w:rPr>
          <w:delText>’</w:delText>
        </w:r>
      </w:del>
      <w:ins w:id="2625" w:author="Peng Luqi" w:date="2019-10-13T14:43:00Z">
        <w:r w:rsidR="00EF666F">
          <w:rPr>
            <w:lang w:val="fr-FR"/>
          </w:rPr>
          <w:t>’</w:t>
        </w:r>
      </w:ins>
      <w:r w:rsidRPr="00716360">
        <w:rPr>
          <w:lang w:val="fr-FR"/>
        </w:rPr>
        <w:t>empêche pas d</w:t>
      </w:r>
      <w:del w:id="2626" w:author="Peng Luqi" w:date="2019-10-13T14:43:00Z">
        <w:r w:rsidRPr="00716360" w:rsidDel="00EF666F">
          <w:rPr>
            <w:lang w:val="fr-FR"/>
          </w:rPr>
          <w:delText>’</w:delText>
        </w:r>
      </w:del>
      <w:ins w:id="2627" w:author="Peng Luqi" w:date="2019-10-13T14:43:00Z">
        <w:r w:rsidR="00EF666F">
          <w:rPr>
            <w:lang w:val="fr-FR"/>
          </w:rPr>
          <w:t>’</w:t>
        </w:r>
      </w:ins>
      <w:r w:rsidRPr="00716360">
        <w:rPr>
          <w:lang w:val="fr-FR"/>
        </w:rPr>
        <w:t>y croire tout de même.</w:t>
      </w:r>
    </w:p>
    <w:p w:rsidR="002B38DF" w:rsidRPr="00716360" w:rsidRDefault="002B38DF">
      <w:pPr>
        <w:pStyle w:val="a3"/>
        <w:ind w:left="170" w:right="170"/>
        <w:jc w:val="both"/>
        <w:rPr>
          <w:sz w:val="27"/>
          <w:lang w:val="fr-FR"/>
        </w:rPr>
        <w:pPrChange w:id="2628" w:author="Peng Luqi" w:date="2019-10-13T14:20:00Z">
          <w:pPr>
            <w:pStyle w:val="a3"/>
            <w:spacing w:before="9"/>
          </w:pPr>
        </w:pPrChange>
      </w:pPr>
    </w:p>
    <w:p w:rsidR="002B38DF" w:rsidRPr="00716360" w:rsidRDefault="00716360">
      <w:pPr>
        <w:pStyle w:val="a3"/>
        <w:ind w:left="170" w:right="170"/>
        <w:jc w:val="both"/>
        <w:rPr>
          <w:lang w:val="fr-FR"/>
        </w:rPr>
        <w:pPrChange w:id="2629" w:author="Peng Luqi" w:date="2019-10-13T14:20:00Z">
          <w:pPr>
            <w:pStyle w:val="a3"/>
            <w:spacing w:before="1"/>
            <w:ind w:left="130" w:right="312"/>
          </w:pPr>
        </w:pPrChange>
      </w:pPr>
      <w:r w:rsidRPr="00716360">
        <w:rPr>
          <w:lang w:val="fr-FR"/>
        </w:rPr>
        <w:t>Mais est-il possible d</w:t>
      </w:r>
      <w:del w:id="2630" w:author="Peng Luqi" w:date="2019-10-13T14:43:00Z">
        <w:r w:rsidRPr="00716360" w:rsidDel="00EF666F">
          <w:rPr>
            <w:lang w:val="fr-FR"/>
          </w:rPr>
          <w:delText>’</w:delText>
        </w:r>
      </w:del>
      <w:ins w:id="2631" w:author="Peng Luqi" w:date="2019-10-13T14:43:00Z">
        <w:r w:rsidR="00EF666F">
          <w:rPr>
            <w:lang w:val="fr-FR"/>
          </w:rPr>
          <w:t>’</w:t>
        </w:r>
      </w:ins>
      <w:r w:rsidRPr="00716360">
        <w:rPr>
          <w:lang w:val="fr-FR"/>
        </w:rPr>
        <w:t>acheter ou de vendre au bon moment ? Que c</w:t>
      </w:r>
      <w:del w:id="2632" w:author="Peng Luqi" w:date="2019-10-13T14:43:00Z">
        <w:r w:rsidRPr="00716360" w:rsidDel="00EF666F">
          <w:rPr>
            <w:lang w:val="fr-FR"/>
          </w:rPr>
          <w:delText>’</w:delText>
        </w:r>
      </w:del>
      <w:ins w:id="2633" w:author="Peng Luqi" w:date="2019-10-13T14:43:00Z">
        <w:r w:rsidR="00EF666F">
          <w:rPr>
            <w:lang w:val="fr-FR"/>
          </w:rPr>
          <w:t>’</w:t>
        </w:r>
      </w:ins>
      <w:r w:rsidRPr="00716360">
        <w:rPr>
          <w:lang w:val="fr-FR"/>
        </w:rPr>
        <w:t>est bon lorsque cela arrive ! Mais fondamentalement, au moment d</w:t>
      </w:r>
      <w:del w:id="2634" w:author="Peng Luqi" w:date="2019-10-13T14:43:00Z">
        <w:r w:rsidRPr="00716360" w:rsidDel="00EF666F">
          <w:rPr>
            <w:lang w:val="fr-FR"/>
          </w:rPr>
          <w:delText>’</w:delText>
        </w:r>
      </w:del>
      <w:ins w:id="2635" w:author="Peng Luqi" w:date="2019-10-13T14:43:00Z">
        <w:r w:rsidR="00EF666F">
          <w:rPr>
            <w:lang w:val="fr-FR"/>
          </w:rPr>
          <w:t>’</w:t>
        </w:r>
      </w:ins>
      <w:r w:rsidRPr="00716360">
        <w:rPr>
          <w:lang w:val="fr-FR"/>
        </w:rPr>
        <w:t>une nouvelle opération, à moins de voir l</w:t>
      </w:r>
      <w:del w:id="2636" w:author="Peng Luqi" w:date="2019-10-13T14:43:00Z">
        <w:r w:rsidRPr="00716360" w:rsidDel="00EF666F">
          <w:rPr>
            <w:lang w:val="fr-FR"/>
          </w:rPr>
          <w:delText>’</w:delText>
        </w:r>
      </w:del>
      <w:ins w:id="2637" w:author="Peng Luqi" w:date="2019-10-13T14:43:00Z">
        <w:r w:rsidR="00EF666F">
          <w:rPr>
            <w:lang w:val="fr-FR"/>
          </w:rPr>
          <w:t>’</w:t>
        </w:r>
      </w:ins>
      <w:r w:rsidRPr="00716360">
        <w:rPr>
          <w:lang w:val="fr-FR"/>
        </w:rPr>
        <w:t>avenir, les probabilités sont de moitié de vendre au moment de l</w:t>
      </w:r>
      <w:del w:id="2638" w:author="Peng Luqi" w:date="2019-10-13T14:43:00Z">
        <w:r w:rsidRPr="00716360" w:rsidDel="00EF666F">
          <w:rPr>
            <w:lang w:val="fr-FR"/>
          </w:rPr>
          <w:delText>’</w:delText>
        </w:r>
      </w:del>
      <w:ins w:id="2639" w:author="Peng Luqi" w:date="2019-10-13T14:43:00Z">
        <w:r w:rsidR="00EF666F">
          <w:rPr>
            <w:lang w:val="fr-FR"/>
          </w:rPr>
          <w:t>’</w:t>
        </w:r>
      </w:ins>
      <w:r w:rsidRPr="00716360">
        <w:rPr>
          <w:lang w:val="fr-FR"/>
        </w:rPr>
        <w:t>achat, tout comme d</w:t>
      </w:r>
      <w:del w:id="2640" w:author="Peng Luqi" w:date="2019-10-13T14:43:00Z">
        <w:r w:rsidRPr="00716360" w:rsidDel="00EF666F">
          <w:rPr>
            <w:lang w:val="fr-FR"/>
          </w:rPr>
          <w:delText>’</w:delText>
        </w:r>
      </w:del>
      <w:ins w:id="2641" w:author="Peng Luqi" w:date="2019-10-13T14:43:00Z">
        <w:r w:rsidR="00EF666F">
          <w:rPr>
            <w:lang w:val="fr-FR"/>
          </w:rPr>
          <w:t>’</w:t>
        </w:r>
      </w:ins>
      <w:r w:rsidRPr="00716360">
        <w:rPr>
          <w:lang w:val="fr-FR"/>
        </w:rPr>
        <w:t>acheter au moment de la vente. En conséquence, les probabilités de réussite sont réduites de 100 % à 25 % à cause d</w:t>
      </w:r>
      <w:del w:id="2642" w:author="Peng Luqi" w:date="2019-10-13T14:43:00Z">
        <w:r w:rsidRPr="00716360" w:rsidDel="00EF666F">
          <w:rPr>
            <w:lang w:val="fr-FR"/>
          </w:rPr>
          <w:delText>’</w:delText>
        </w:r>
      </w:del>
      <w:ins w:id="2643" w:author="Peng Luqi" w:date="2019-10-13T14:43:00Z">
        <w:r w:rsidR="00EF666F">
          <w:rPr>
            <w:lang w:val="fr-FR"/>
          </w:rPr>
          <w:t>’</w:t>
        </w:r>
      </w:ins>
      <w:r w:rsidRPr="00716360">
        <w:rPr>
          <w:lang w:val="fr-FR"/>
        </w:rPr>
        <w:t>un mouvement supplémentaire !</w:t>
      </w:r>
    </w:p>
    <w:p w:rsidR="002B38DF" w:rsidRPr="00716360" w:rsidRDefault="002B38DF">
      <w:pPr>
        <w:pStyle w:val="a3"/>
        <w:ind w:left="170" w:right="170"/>
        <w:jc w:val="both"/>
        <w:rPr>
          <w:lang w:val="fr-FR"/>
        </w:rPr>
        <w:pPrChange w:id="2644" w:author="Peng Luqi" w:date="2019-10-13T14:20:00Z">
          <w:pPr>
            <w:pStyle w:val="a3"/>
            <w:spacing w:before="2"/>
          </w:pPr>
        </w:pPrChange>
      </w:pPr>
    </w:p>
    <w:p w:rsidR="002B38DF" w:rsidRPr="00716360" w:rsidDel="0029470B" w:rsidRDefault="00716360">
      <w:pPr>
        <w:pStyle w:val="a3"/>
        <w:ind w:left="170" w:right="170"/>
        <w:jc w:val="both"/>
        <w:rPr>
          <w:del w:id="2645" w:author="Peng Luqi" w:date="2019-10-13T14:24:00Z"/>
          <w:lang w:val="fr-FR"/>
        </w:rPr>
        <w:pPrChange w:id="2646" w:author="Peng Luqi" w:date="2019-10-13T14:20:00Z">
          <w:pPr>
            <w:pStyle w:val="a3"/>
            <w:ind w:left="130" w:right="218"/>
          </w:pPr>
        </w:pPrChange>
      </w:pPr>
      <w:r w:rsidRPr="00716360">
        <w:rPr>
          <w:lang w:val="fr-FR"/>
        </w:rPr>
        <w:t>Ne soyez pas sceptique. Comment pourriez-vous avoir une chance sur deux de commettre une erreur ? ! Eh bien, même si les probabilités sont de 80 % à chaque fois, alors vous aurez une probabilité sur deux opérations qui se suivent de seulement 64 % (80 % x 80 % = 64 %) de taux de réussite. C</w:t>
      </w:r>
      <w:del w:id="2647" w:author="Peng Luqi" w:date="2019-10-13T14:43:00Z">
        <w:r w:rsidRPr="00716360" w:rsidDel="00EF666F">
          <w:rPr>
            <w:lang w:val="fr-FR"/>
          </w:rPr>
          <w:delText>’</w:delText>
        </w:r>
      </w:del>
      <w:ins w:id="2648" w:author="Peng Luqi" w:date="2019-10-13T14:43:00Z">
        <w:r w:rsidR="00EF666F">
          <w:rPr>
            <w:lang w:val="fr-FR"/>
          </w:rPr>
          <w:t>’</w:t>
        </w:r>
      </w:ins>
      <w:r w:rsidRPr="00716360">
        <w:rPr>
          <w:lang w:val="fr-FR"/>
        </w:rPr>
        <w:t>est beaucoup moins que 100 % ! Qui plus est, si vous utiliser votre propre argent et continuez à commettre des erreurs, vous n</w:t>
      </w:r>
      <w:del w:id="2649" w:author="Peng Luqi" w:date="2019-10-13T14:43:00Z">
        <w:r w:rsidRPr="00716360" w:rsidDel="00EF666F">
          <w:rPr>
            <w:lang w:val="fr-FR"/>
          </w:rPr>
          <w:delText>’</w:delText>
        </w:r>
      </w:del>
      <w:ins w:id="2650" w:author="Peng Luqi" w:date="2019-10-13T14:43:00Z">
        <w:r w:rsidR="00EF666F">
          <w:rPr>
            <w:lang w:val="fr-FR"/>
          </w:rPr>
          <w:t>’</w:t>
        </w:r>
      </w:ins>
      <w:r w:rsidRPr="00716360">
        <w:rPr>
          <w:lang w:val="fr-FR"/>
        </w:rPr>
        <w:t>obtiendrez certainement pas les 80 % ou 60 % de probabilité de réussite sur chaque opération ! Même 60 % relèves de l</w:t>
      </w:r>
      <w:del w:id="2651" w:author="Peng Luqi" w:date="2019-10-13T14:43:00Z">
        <w:r w:rsidRPr="00716360" w:rsidDel="00EF666F">
          <w:rPr>
            <w:lang w:val="fr-FR"/>
          </w:rPr>
          <w:delText>’</w:delText>
        </w:r>
      </w:del>
      <w:ins w:id="2652" w:author="Peng Luqi" w:date="2019-10-13T14:43:00Z">
        <w:r w:rsidR="00EF666F">
          <w:rPr>
            <w:lang w:val="fr-FR"/>
          </w:rPr>
          <w:t>’</w:t>
        </w:r>
      </w:ins>
      <w:r w:rsidRPr="00716360">
        <w:rPr>
          <w:lang w:val="fr-FR"/>
        </w:rPr>
        <w:t>expertise ! Avec 60 % de probabilité de succès, les probabilités du second trade tombent à 36 %, ce qui explique pourquoi la plupart des investisseurs finissent par penser que toutes leurs opérations sont mauvaises.</w:t>
      </w:r>
      <w:r w:rsidRPr="00716360">
        <w:rPr>
          <w:spacing w:val="-22"/>
          <w:lang w:val="fr-FR"/>
        </w:rPr>
        <w:t xml:space="preserve"> </w:t>
      </w:r>
      <w:r w:rsidRPr="00716360">
        <w:rPr>
          <w:lang w:val="fr-FR"/>
        </w:rPr>
        <w:t>Comprenez</w:t>
      </w:r>
      <w:ins w:id="2653" w:author="Peng Luqi" w:date="2019-10-13T23:57:00Z">
        <w:r w:rsidR="0086173D">
          <w:rPr>
            <w:lang w:val="fr-FR"/>
          </w:rPr>
          <w:t xml:space="preserve"> </w:t>
        </w:r>
      </w:ins>
    </w:p>
    <w:p w:rsidR="00AF0C0B" w:rsidDel="0086173D" w:rsidRDefault="00AF0C0B">
      <w:pPr>
        <w:pStyle w:val="a3"/>
        <w:ind w:left="170" w:right="170"/>
        <w:jc w:val="both"/>
        <w:rPr>
          <w:del w:id="2654" w:author="Peng Luqi" w:date="2019-10-13T23:57:00Z"/>
          <w:lang w:val="fr-FR"/>
        </w:rPr>
        <w:sectPr w:rsidR="00AF0C0B" w:rsidDel="0086173D">
          <w:pgSz w:w="11910" w:h="16840"/>
          <w:pgMar w:top="1360" w:right="1240" w:bottom="280" w:left="1320" w:header="720" w:footer="720" w:gutter="0"/>
          <w:cols w:space="720"/>
        </w:sectPr>
        <w:pPrChange w:id="2655" w:author="Peng Luqi" w:date="2019-10-13T14:24:00Z">
          <w:pPr/>
        </w:pPrChange>
      </w:pPr>
    </w:p>
    <w:p w:rsidR="002B38DF" w:rsidRPr="00716360" w:rsidRDefault="00716360">
      <w:pPr>
        <w:pStyle w:val="a3"/>
        <w:ind w:left="170" w:right="170"/>
        <w:jc w:val="both"/>
        <w:rPr>
          <w:lang w:val="fr-FR"/>
        </w:rPr>
        <w:pPrChange w:id="2656" w:author="Peng Luqi" w:date="2019-10-13T14:20:00Z">
          <w:pPr>
            <w:pStyle w:val="a3"/>
            <w:spacing w:before="65"/>
            <w:ind w:left="130" w:right="523"/>
          </w:pPr>
        </w:pPrChange>
      </w:pPr>
      <w:r w:rsidRPr="00716360">
        <w:rPr>
          <w:lang w:val="fr-FR"/>
        </w:rPr>
        <w:t>ceci : les changements de prix à court terme sur les marchés sont totalement aléatoires. Si vous ne pouvez pas les prédire correctement, vous comprendrez alors que le taux de réussite de deux opérations qui se suivent est de 50</w:t>
      </w:r>
      <w:del w:id="2657" w:author="Peng Luqi" w:date="2019-10-13T21:32:00Z">
        <w:r w:rsidRPr="00716360" w:rsidDel="00AE450C">
          <w:rPr>
            <w:lang w:val="fr-FR"/>
          </w:rPr>
          <w:delText xml:space="preserve"> </w:delText>
        </w:r>
      </w:del>
      <w:r w:rsidRPr="00716360">
        <w:rPr>
          <w:lang w:val="fr-FR"/>
        </w:rPr>
        <w:t>% x 50</w:t>
      </w:r>
      <w:del w:id="2658" w:author="Peng Luqi" w:date="2019-10-13T21:32:00Z">
        <w:r w:rsidRPr="00716360" w:rsidDel="00AE450C">
          <w:rPr>
            <w:lang w:val="fr-FR"/>
          </w:rPr>
          <w:delText xml:space="preserve"> </w:delText>
        </w:r>
      </w:del>
      <w:r w:rsidRPr="00716360">
        <w:rPr>
          <w:lang w:val="fr-FR"/>
        </w:rPr>
        <w:t>% = 25</w:t>
      </w:r>
      <w:del w:id="2659" w:author="Peng Luqi" w:date="2019-10-13T21:32:00Z">
        <w:r w:rsidRPr="00716360" w:rsidDel="00AE450C">
          <w:rPr>
            <w:lang w:val="fr-FR"/>
          </w:rPr>
          <w:delText xml:space="preserve"> </w:delText>
        </w:r>
      </w:del>
      <w:r w:rsidRPr="00716360">
        <w:rPr>
          <w:lang w:val="fr-FR"/>
        </w:rPr>
        <w:t>%, ce qui est impartial.</w:t>
      </w:r>
    </w:p>
    <w:p w:rsidR="002B38DF" w:rsidRPr="00716360" w:rsidRDefault="002B38DF">
      <w:pPr>
        <w:pStyle w:val="a3"/>
        <w:ind w:left="170" w:right="170"/>
        <w:jc w:val="both"/>
        <w:rPr>
          <w:sz w:val="27"/>
          <w:lang w:val="fr-FR"/>
        </w:rPr>
        <w:pPrChange w:id="2660" w:author="Peng Luqi" w:date="2019-10-13T14:20:00Z">
          <w:pPr>
            <w:pStyle w:val="a3"/>
            <w:spacing w:before="9"/>
          </w:pPr>
        </w:pPrChange>
      </w:pPr>
    </w:p>
    <w:p w:rsidR="002B38DF" w:rsidRPr="00716360" w:rsidRDefault="00716360">
      <w:pPr>
        <w:pStyle w:val="a3"/>
        <w:ind w:left="170" w:right="170"/>
        <w:jc w:val="both"/>
        <w:rPr>
          <w:lang w:val="fr-FR"/>
        </w:rPr>
        <w:pPrChange w:id="2661" w:author="Peng Luqi" w:date="2019-10-13T14:20:00Z">
          <w:pPr>
            <w:pStyle w:val="a3"/>
            <w:ind w:left="130" w:right="296"/>
          </w:pPr>
        </w:pPrChange>
      </w:pPr>
      <w:r w:rsidRPr="00716360">
        <w:rPr>
          <w:lang w:val="fr-FR"/>
        </w:rPr>
        <w:t>Ce qui est encore plus effrayant, c</w:t>
      </w:r>
      <w:del w:id="2662" w:author="Peng Luqi" w:date="2019-10-13T14:43:00Z">
        <w:r w:rsidRPr="00716360" w:rsidDel="00EF666F">
          <w:rPr>
            <w:lang w:val="fr-FR"/>
          </w:rPr>
          <w:delText>’</w:delText>
        </w:r>
      </w:del>
      <w:ins w:id="2663" w:author="Peng Luqi" w:date="2019-10-13T14:43:00Z">
        <w:r w:rsidR="00EF666F">
          <w:rPr>
            <w:lang w:val="fr-FR"/>
          </w:rPr>
          <w:t>’</w:t>
        </w:r>
      </w:ins>
      <w:r w:rsidRPr="00716360">
        <w:rPr>
          <w:lang w:val="fr-FR"/>
        </w:rPr>
        <w:t>est qu</w:t>
      </w:r>
      <w:del w:id="2664" w:author="Peng Luqi" w:date="2019-10-13T14:43:00Z">
        <w:r w:rsidRPr="00716360" w:rsidDel="00EF666F">
          <w:rPr>
            <w:lang w:val="fr-FR"/>
          </w:rPr>
          <w:delText>’</w:delText>
        </w:r>
      </w:del>
      <w:ins w:id="2665" w:author="Peng Luqi" w:date="2019-10-13T14:43:00Z">
        <w:r w:rsidR="00EF666F">
          <w:rPr>
            <w:lang w:val="fr-FR"/>
          </w:rPr>
          <w:t>’</w:t>
        </w:r>
      </w:ins>
      <w:r w:rsidRPr="00716360">
        <w:rPr>
          <w:lang w:val="fr-FR"/>
        </w:rPr>
        <w:t>ils n</w:t>
      </w:r>
      <w:del w:id="2666" w:author="Peng Luqi" w:date="2019-10-13T14:43:00Z">
        <w:r w:rsidRPr="00716360" w:rsidDel="00EF666F">
          <w:rPr>
            <w:lang w:val="fr-FR"/>
          </w:rPr>
          <w:delText>’</w:delText>
        </w:r>
      </w:del>
      <w:ins w:id="2667" w:author="Peng Luqi" w:date="2019-10-13T14:43:00Z">
        <w:r w:rsidR="00EF666F">
          <w:rPr>
            <w:lang w:val="fr-FR"/>
          </w:rPr>
          <w:t>’</w:t>
        </w:r>
      </w:ins>
      <w:r w:rsidRPr="00716360">
        <w:rPr>
          <w:lang w:val="fr-FR"/>
        </w:rPr>
        <w:t>ont pas juste une méthode en plus, mais de nombreuse différente ! Par exemple, non seulement ils continuent d</w:t>
      </w:r>
      <w:del w:id="2668" w:author="Peng Luqi" w:date="2019-10-13T14:43:00Z">
        <w:r w:rsidRPr="00716360" w:rsidDel="00EF666F">
          <w:rPr>
            <w:lang w:val="fr-FR"/>
          </w:rPr>
          <w:delText>’</w:delText>
        </w:r>
      </w:del>
      <w:ins w:id="2669" w:author="Peng Luqi" w:date="2019-10-13T14:43:00Z">
        <w:r w:rsidR="00EF666F">
          <w:rPr>
            <w:lang w:val="fr-FR"/>
          </w:rPr>
          <w:t>’</w:t>
        </w:r>
      </w:ins>
      <w:r w:rsidRPr="00716360">
        <w:rPr>
          <w:lang w:val="fr-FR"/>
        </w:rPr>
        <w:t>acheter et de vendre à court terme, mais ils changent aussi fréquemment de voie entre plusieurs actifs. Ceci afin de s</w:t>
      </w:r>
      <w:del w:id="2670" w:author="Peng Luqi" w:date="2019-10-13T14:43:00Z">
        <w:r w:rsidRPr="00716360" w:rsidDel="00EF666F">
          <w:rPr>
            <w:lang w:val="fr-FR"/>
          </w:rPr>
          <w:delText>’</w:delText>
        </w:r>
      </w:del>
      <w:ins w:id="2671" w:author="Peng Luqi" w:date="2019-10-13T14:43:00Z">
        <w:r w:rsidR="00EF666F">
          <w:rPr>
            <w:lang w:val="fr-FR"/>
          </w:rPr>
          <w:t>’</w:t>
        </w:r>
      </w:ins>
      <w:r w:rsidRPr="00716360">
        <w:rPr>
          <w:lang w:val="fr-FR"/>
        </w:rPr>
        <w:t>assurer que les voies sont remplacées correctement à chaque fois, ce qui affaiblit d</w:t>
      </w:r>
      <w:del w:id="2672" w:author="Peng Luqi" w:date="2019-10-13T14:43:00Z">
        <w:r w:rsidRPr="00716360" w:rsidDel="00EF666F">
          <w:rPr>
            <w:lang w:val="fr-FR"/>
          </w:rPr>
          <w:delText>’</w:delText>
        </w:r>
      </w:del>
      <w:ins w:id="2673" w:author="Peng Luqi" w:date="2019-10-13T14:43:00Z">
        <w:r w:rsidR="00EF666F">
          <w:rPr>
            <w:lang w:val="fr-FR"/>
          </w:rPr>
          <w:t>’</w:t>
        </w:r>
      </w:ins>
      <w:r w:rsidRPr="00716360">
        <w:rPr>
          <w:lang w:val="fr-FR"/>
        </w:rPr>
        <w:t>autant plus les probabilités, et à répétition ! Même s</w:t>
      </w:r>
      <w:del w:id="2674" w:author="Peng Luqi" w:date="2019-10-13T14:43:00Z">
        <w:r w:rsidRPr="00716360" w:rsidDel="00EF666F">
          <w:rPr>
            <w:lang w:val="fr-FR"/>
          </w:rPr>
          <w:delText>’</w:delText>
        </w:r>
      </w:del>
      <w:ins w:id="2675" w:author="Peng Luqi" w:date="2019-10-13T14:43:00Z">
        <w:r w:rsidR="00EF666F">
          <w:rPr>
            <w:lang w:val="fr-FR"/>
          </w:rPr>
          <w:t>’</w:t>
        </w:r>
      </w:ins>
      <w:r w:rsidRPr="00716360">
        <w:rPr>
          <w:lang w:val="fr-FR"/>
        </w:rPr>
        <w:t xml:space="preserve">il y a une probabilité de réussite de 80 % à chaque fois, après </w:t>
      </w:r>
      <w:r w:rsidRPr="00716360">
        <w:rPr>
          <w:lang w:val="fr-FR"/>
        </w:rPr>
        <w:lastRenderedPageBreak/>
        <w:t>quatre ou cinq changements consécutifs, le taux de réussite tombera définitivement en dessous des 40 %.</w:t>
      </w:r>
    </w:p>
    <w:p w:rsidR="002B38DF" w:rsidRPr="00716360" w:rsidRDefault="002B38DF">
      <w:pPr>
        <w:pStyle w:val="a3"/>
        <w:ind w:left="170" w:right="170"/>
        <w:jc w:val="both"/>
        <w:rPr>
          <w:lang w:val="fr-FR"/>
        </w:rPr>
        <w:pPrChange w:id="2676" w:author="Peng Luqi" w:date="2019-10-13T14:20:00Z">
          <w:pPr>
            <w:pStyle w:val="a3"/>
            <w:spacing w:before="2"/>
          </w:pPr>
        </w:pPrChange>
      </w:pPr>
    </w:p>
    <w:p w:rsidR="002B38DF" w:rsidRPr="00716360" w:rsidRDefault="00716360">
      <w:pPr>
        <w:pStyle w:val="a3"/>
        <w:ind w:left="170" w:right="170"/>
        <w:jc w:val="both"/>
        <w:rPr>
          <w:lang w:val="fr-FR"/>
        </w:rPr>
        <w:pPrChange w:id="2677" w:author="Peng Luqi" w:date="2019-10-13T14:20:00Z">
          <w:pPr>
            <w:pStyle w:val="a3"/>
            <w:ind w:left="130" w:right="359"/>
          </w:pPr>
        </w:pPrChange>
      </w:pPr>
      <w:r w:rsidRPr="00716360">
        <w:rPr>
          <w:lang w:val="fr-FR"/>
        </w:rPr>
        <w:t>Donc, ils croient en leur raisonnement, mais la probabilité d</w:t>
      </w:r>
      <w:del w:id="2678" w:author="Peng Luqi" w:date="2019-10-13T14:43:00Z">
        <w:r w:rsidRPr="00716360" w:rsidDel="00EF666F">
          <w:rPr>
            <w:lang w:val="fr-FR"/>
          </w:rPr>
          <w:delText>’</w:delText>
        </w:r>
      </w:del>
      <w:ins w:id="2679" w:author="Peng Luqi" w:date="2019-10-13T14:43:00Z">
        <w:r w:rsidR="00EF666F">
          <w:rPr>
            <w:lang w:val="fr-FR"/>
          </w:rPr>
          <w:t>’</w:t>
        </w:r>
      </w:ins>
      <w:r w:rsidRPr="00716360">
        <w:rPr>
          <w:lang w:val="fr-FR"/>
        </w:rPr>
        <w:t>erreur est toujours plus élevée.</w:t>
      </w:r>
    </w:p>
    <w:p w:rsidR="002B38DF" w:rsidRPr="00716360" w:rsidRDefault="002B38DF">
      <w:pPr>
        <w:pStyle w:val="a3"/>
        <w:ind w:left="170" w:right="170"/>
        <w:jc w:val="both"/>
        <w:rPr>
          <w:sz w:val="27"/>
          <w:lang w:val="fr-FR"/>
        </w:rPr>
        <w:pPrChange w:id="2680" w:author="Peng Luqi" w:date="2019-10-13T14:20:00Z">
          <w:pPr>
            <w:pStyle w:val="a3"/>
            <w:spacing w:before="10"/>
          </w:pPr>
        </w:pPrChange>
      </w:pPr>
    </w:p>
    <w:p w:rsidR="002B38DF" w:rsidRPr="00716360" w:rsidRDefault="00716360">
      <w:pPr>
        <w:pStyle w:val="a3"/>
        <w:ind w:left="170" w:right="170"/>
        <w:jc w:val="both"/>
        <w:rPr>
          <w:lang w:val="fr-FR"/>
        </w:rPr>
        <w:pPrChange w:id="2681" w:author="Peng Luqi" w:date="2019-10-13T14:20:00Z">
          <w:pPr>
            <w:pStyle w:val="a3"/>
            <w:ind w:left="130" w:right="211"/>
          </w:pPr>
        </w:pPrChange>
      </w:pPr>
      <w:r w:rsidRPr="00716360">
        <w:rPr>
          <w:lang w:val="fr-FR"/>
        </w:rPr>
        <w:t>Et ces investisseurs qui recherchent en permanence diverses méthodes sont encore pires : ils sont constamment entre deux méthodes ! En lisant un livre sur l</w:t>
      </w:r>
      <w:del w:id="2682" w:author="Peng Luqi" w:date="2019-10-13T14:43:00Z">
        <w:r w:rsidRPr="00716360" w:rsidDel="00EF666F">
          <w:rPr>
            <w:lang w:val="fr-FR"/>
          </w:rPr>
          <w:delText>’</w:delText>
        </w:r>
      </w:del>
      <w:ins w:id="2683" w:author="Peng Luqi" w:date="2019-10-13T14:43:00Z">
        <w:r w:rsidR="00EF666F">
          <w:rPr>
            <w:lang w:val="fr-FR"/>
          </w:rPr>
          <w:t>’</w:t>
        </w:r>
      </w:ins>
      <w:r w:rsidRPr="00716360">
        <w:rPr>
          <w:lang w:val="fr-FR"/>
        </w:rPr>
        <w:t>investissement ou en écoutant n</w:t>
      </w:r>
      <w:del w:id="2684" w:author="Peng Luqi" w:date="2019-10-13T14:43:00Z">
        <w:r w:rsidRPr="00716360" w:rsidDel="00EF666F">
          <w:rPr>
            <w:lang w:val="fr-FR"/>
          </w:rPr>
          <w:delText>’</w:delText>
        </w:r>
      </w:del>
      <w:ins w:id="2685" w:author="Peng Luqi" w:date="2019-10-13T14:43:00Z">
        <w:r w:rsidR="00EF666F">
          <w:rPr>
            <w:lang w:val="fr-FR"/>
          </w:rPr>
          <w:t>’</w:t>
        </w:r>
      </w:ins>
      <w:r w:rsidRPr="00716360">
        <w:rPr>
          <w:lang w:val="fr-FR"/>
        </w:rPr>
        <w:t>importe quel exposé magistral, vous apprendrez inévitablement une nouvelle méthode et ne pourrez-vous empêcher de l</w:t>
      </w:r>
      <w:del w:id="2686" w:author="Peng Luqi" w:date="2019-10-13T14:43:00Z">
        <w:r w:rsidRPr="00716360" w:rsidDel="00EF666F">
          <w:rPr>
            <w:lang w:val="fr-FR"/>
          </w:rPr>
          <w:delText>’</w:delText>
        </w:r>
      </w:del>
      <w:ins w:id="2687" w:author="Peng Luqi" w:date="2019-10-13T14:43:00Z">
        <w:r w:rsidR="00EF666F">
          <w:rPr>
            <w:lang w:val="fr-FR"/>
          </w:rPr>
          <w:t>’</w:t>
        </w:r>
      </w:ins>
      <w:r w:rsidRPr="00716360">
        <w:rPr>
          <w:lang w:val="fr-FR"/>
        </w:rPr>
        <w:t>appliquer immédiatement. Dans d</w:t>
      </w:r>
      <w:del w:id="2688" w:author="Peng Luqi" w:date="2019-10-13T14:43:00Z">
        <w:r w:rsidRPr="00716360" w:rsidDel="00EF666F">
          <w:rPr>
            <w:lang w:val="fr-FR"/>
          </w:rPr>
          <w:delText>’</w:delText>
        </w:r>
      </w:del>
      <w:ins w:id="2689" w:author="Peng Luqi" w:date="2019-10-13T14:43:00Z">
        <w:r w:rsidR="00EF666F">
          <w:rPr>
            <w:lang w:val="fr-FR"/>
          </w:rPr>
          <w:t>’</w:t>
        </w:r>
      </w:ins>
      <w:r w:rsidRPr="00716360">
        <w:rPr>
          <w:lang w:val="fr-FR"/>
        </w:rPr>
        <w:t>autres domaines c</w:t>
      </w:r>
      <w:del w:id="2690" w:author="Peng Luqi" w:date="2019-10-13T14:43:00Z">
        <w:r w:rsidRPr="00716360" w:rsidDel="00EF666F">
          <w:rPr>
            <w:lang w:val="fr-FR"/>
          </w:rPr>
          <w:delText>’</w:delText>
        </w:r>
      </w:del>
      <w:ins w:id="2691" w:author="Peng Luqi" w:date="2019-10-13T14:43:00Z">
        <w:r w:rsidR="00EF666F">
          <w:rPr>
            <w:lang w:val="fr-FR"/>
          </w:rPr>
          <w:t>’</w:t>
        </w:r>
      </w:ins>
      <w:r w:rsidRPr="00716360">
        <w:rPr>
          <w:lang w:val="fr-FR"/>
        </w:rPr>
        <w:t>est une bonne habitude, certes, mais cela ne peut se faire dans le domaine de l</w:t>
      </w:r>
      <w:del w:id="2692" w:author="Peng Luqi" w:date="2019-10-13T14:43:00Z">
        <w:r w:rsidRPr="00716360" w:rsidDel="00EF666F">
          <w:rPr>
            <w:lang w:val="fr-FR"/>
          </w:rPr>
          <w:delText>’</w:delText>
        </w:r>
      </w:del>
      <w:ins w:id="2693" w:author="Peng Luqi" w:date="2019-10-13T14:43:00Z">
        <w:r w:rsidR="00EF666F">
          <w:rPr>
            <w:lang w:val="fr-FR"/>
          </w:rPr>
          <w:t>’</w:t>
        </w:r>
      </w:ins>
      <w:r w:rsidRPr="00716360">
        <w:rPr>
          <w:lang w:val="fr-FR"/>
        </w:rPr>
        <w:t>investissement. C</w:t>
      </w:r>
      <w:del w:id="2694" w:author="Peng Luqi" w:date="2019-10-13T14:43:00Z">
        <w:r w:rsidRPr="00716360" w:rsidDel="00EF666F">
          <w:rPr>
            <w:lang w:val="fr-FR"/>
          </w:rPr>
          <w:delText>’</w:delText>
        </w:r>
      </w:del>
      <w:ins w:id="2695" w:author="Peng Luqi" w:date="2019-10-13T14:43:00Z">
        <w:r w:rsidR="00EF666F">
          <w:rPr>
            <w:lang w:val="fr-FR"/>
          </w:rPr>
          <w:t>’</w:t>
        </w:r>
      </w:ins>
      <w:r w:rsidRPr="00716360">
        <w:rPr>
          <w:lang w:val="fr-FR"/>
        </w:rPr>
        <w:t>est une habitude qui vous tuera. En fait, la plupart des investisseurs ordinaires s</w:t>
      </w:r>
      <w:del w:id="2696" w:author="Peng Luqi" w:date="2019-10-13T14:43:00Z">
        <w:r w:rsidRPr="00716360" w:rsidDel="00EF666F">
          <w:rPr>
            <w:lang w:val="fr-FR"/>
          </w:rPr>
          <w:delText>’</w:delText>
        </w:r>
      </w:del>
      <w:ins w:id="2697" w:author="Peng Luqi" w:date="2019-10-13T14:43:00Z">
        <w:r w:rsidR="00EF666F">
          <w:rPr>
            <w:lang w:val="fr-FR"/>
          </w:rPr>
          <w:t>’</w:t>
        </w:r>
      </w:ins>
      <w:r w:rsidRPr="00716360">
        <w:rPr>
          <w:lang w:val="fr-FR"/>
        </w:rPr>
        <w:t>exécutent eux-mêmes, parce que les gens ordinaires ont le luxe de pouvoir essayer plusieurs méthodes différentes. Une mauvaise chose pour eux ?</w:t>
      </w:r>
    </w:p>
    <w:p w:rsidR="002B38DF" w:rsidRPr="00716360" w:rsidRDefault="002B38DF">
      <w:pPr>
        <w:pStyle w:val="a3"/>
        <w:ind w:left="170" w:right="170"/>
        <w:jc w:val="both"/>
        <w:rPr>
          <w:lang w:val="fr-FR"/>
        </w:rPr>
        <w:pPrChange w:id="2698" w:author="Peng Luqi" w:date="2019-10-13T14:20:00Z">
          <w:pPr>
            <w:pStyle w:val="a3"/>
            <w:spacing w:before="1"/>
          </w:pPr>
        </w:pPrChange>
      </w:pPr>
    </w:p>
    <w:p w:rsidR="002B38DF" w:rsidRPr="00716360" w:rsidRDefault="00716360">
      <w:pPr>
        <w:pStyle w:val="a3"/>
        <w:ind w:left="170" w:right="170"/>
        <w:jc w:val="both"/>
        <w:rPr>
          <w:lang w:val="fr-FR"/>
        </w:rPr>
        <w:pPrChange w:id="2699" w:author="Peng Luqi" w:date="2019-10-13T14:20:00Z">
          <w:pPr>
            <w:pStyle w:val="a3"/>
            <w:ind w:left="130" w:right="865"/>
          </w:pPr>
        </w:pPrChange>
      </w:pPr>
      <w:r w:rsidRPr="00716360">
        <w:rPr>
          <w:lang w:val="fr-FR"/>
        </w:rPr>
        <w:t>La raison principale pour laquelle la plupart des gens évitent par magie les meilleurs actifs d</w:t>
      </w:r>
      <w:del w:id="2700" w:author="Peng Luqi" w:date="2019-10-13T14:43:00Z">
        <w:r w:rsidRPr="00716360" w:rsidDel="00EF666F">
          <w:rPr>
            <w:lang w:val="fr-FR"/>
          </w:rPr>
          <w:delText>’</w:delText>
        </w:r>
      </w:del>
      <w:ins w:id="2701" w:author="Peng Luqi" w:date="2019-10-13T14:43:00Z">
        <w:r w:rsidR="00EF666F">
          <w:rPr>
            <w:lang w:val="fr-FR"/>
          </w:rPr>
          <w:t>’</w:t>
        </w:r>
      </w:ins>
      <w:r w:rsidRPr="00716360">
        <w:rPr>
          <w:lang w:val="fr-FR"/>
        </w:rPr>
        <w:t>investissement est qu</w:t>
      </w:r>
      <w:del w:id="2702" w:author="Peng Luqi" w:date="2019-10-13T14:43:00Z">
        <w:r w:rsidRPr="00716360" w:rsidDel="00EF666F">
          <w:rPr>
            <w:lang w:val="fr-FR"/>
          </w:rPr>
          <w:delText>’</w:delText>
        </w:r>
      </w:del>
      <w:ins w:id="2703" w:author="Peng Luqi" w:date="2019-10-13T14:43:00Z">
        <w:r w:rsidR="00EF666F">
          <w:rPr>
            <w:lang w:val="fr-FR"/>
          </w:rPr>
          <w:t>’</w:t>
        </w:r>
      </w:ins>
      <w:r w:rsidRPr="00716360">
        <w:rPr>
          <w:lang w:val="fr-FR"/>
        </w:rPr>
        <w:t>ils sont déterminés, pour diverses raisons, à seulement utiliser la stratégie la plus sûre et la plus fiable.</w:t>
      </w:r>
    </w:p>
    <w:p w:rsidR="002B38DF" w:rsidRPr="00716360" w:rsidRDefault="002B38DF">
      <w:pPr>
        <w:pStyle w:val="a3"/>
        <w:ind w:left="170" w:right="170"/>
        <w:jc w:val="both"/>
        <w:rPr>
          <w:sz w:val="27"/>
          <w:lang w:val="fr-FR"/>
        </w:rPr>
        <w:pPrChange w:id="2704" w:author="Peng Luqi" w:date="2019-10-13T14:20:00Z">
          <w:pPr>
            <w:pStyle w:val="a3"/>
            <w:spacing w:before="10"/>
          </w:pPr>
        </w:pPrChange>
      </w:pPr>
    </w:p>
    <w:p w:rsidR="002B38DF" w:rsidRPr="00914094" w:rsidRDefault="00716360">
      <w:pPr>
        <w:pStyle w:val="1"/>
        <w:numPr>
          <w:ilvl w:val="0"/>
          <w:numId w:val="24"/>
        </w:numPr>
        <w:ind w:right="170"/>
        <w:jc w:val="both"/>
        <w:rPr>
          <w:bCs w:val="0"/>
          <w:sz w:val="36"/>
          <w:szCs w:val="22"/>
          <w:lang w:val="fr-FR"/>
          <w:rPrChange w:id="2705" w:author="Peng Luqi" w:date="2019-10-13T14:04:00Z">
            <w:rPr>
              <w:lang w:val="fr-FR"/>
            </w:rPr>
          </w:rPrChange>
        </w:rPr>
        <w:pPrChange w:id="2706" w:author="Peng Luqi" w:date="2019-10-13T14:20:00Z">
          <w:pPr>
            <w:pStyle w:val="1"/>
            <w:numPr>
              <w:numId w:val="18"/>
            </w:numPr>
            <w:tabs>
              <w:tab w:val="left" w:pos="411"/>
            </w:tabs>
            <w:ind w:right="906" w:hanging="360"/>
          </w:pPr>
        </w:pPrChange>
      </w:pPr>
      <w:r w:rsidRPr="00914094">
        <w:rPr>
          <w:bCs w:val="0"/>
          <w:sz w:val="36"/>
          <w:szCs w:val="22"/>
          <w:lang w:val="fr-FR"/>
          <w:rPrChange w:id="2707" w:author="Peng Luqi" w:date="2019-10-13T14:04:00Z">
            <w:rPr>
              <w:lang w:val="fr-FR"/>
            </w:rPr>
          </w:rPrChange>
        </w:rPr>
        <w:t>La clé du succès d</w:t>
      </w:r>
      <w:del w:id="2708" w:author="Peng Luqi" w:date="2019-10-13T14:43:00Z">
        <w:r w:rsidRPr="00914094" w:rsidDel="00EF666F">
          <w:rPr>
            <w:bCs w:val="0"/>
            <w:sz w:val="36"/>
            <w:szCs w:val="22"/>
            <w:lang w:val="fr-FR"/>
            <w:rPrChange w:id="2709" w:author="Peng Luqi" w:date="2019-10-13T14:04:00Z">
              <w:rPr>
                <w:lang w:val="fr-FR"/>
              </w:rPr>
            </w:rPrChange>
          </w:rPr>
          <w:delText>’</w:delText>
        </w:r>
      </w:del>
      <w:ins w:id="2710" w:author="Peng Luqi" w:date="2019-10-13T14:43:00Z">
        <w:r w:rsidR="00EF666F">
          <w:rPr>
            <w:bCs w:val="0"/>
            <w:sz w:val="36"/>
            <w:szCs w:val="22"/>
            <w:lang w:val="fr-FR"/>
          </w:rPr>
          <w:t>’</w:t>
        </w:r>
      </w:ins>
      <w:r w:rsidRPr="00914094">
        <w:rPr>
          <w:bCs w:val="0"/>
          <w:sz w:val="36"/>
          <w:szCs w:val="22"/>
          <w:lang w:val="fr-FR"/>
          <w:rPrChange w:id="2711" w:author="Peng Luqi" w:date="2019-10-13T14:04:00Z">
            <w:rPr>
              <w:lang w:val="fr-FR"/>
            </w:rPr>
          </w:rPrChange>
        </w:rPr>
        <w:t>une stratégie d</w:t>
      </w:r>
      <w:del w:id="2712" w:author="Peng Luqi" w:date="2019-10-13T14:43:00Z">
        <w:r w:rsidRPr="00914094" w:rsidDel="00EF666F">
          <w:rPr>
            <w:bCs w:val="0"/>
            <w:sz w:val="36"/>
            <w:szCs w:val="22"/>
            <w:lang w:val="fr-FR"/>
            <w:rPrChange w:id="2713" w:author="Peng Luqi" w:date="2019-10-13T14:04:00Z">
              <w:rPr>
                <w:lang w:val="fr-FR"/>
              </w:rPr>
            </w:rPrChange>
          </w:rPr>
          <w:delText>’</w:delText>
        </w:r>
      </w:del>
      <w:ins w:id="2714" w:author="Peng Luqi" w:date="2019-10-13T14:43:00Z">
        <w:r w:rsidR="00EF666F">
          <w:rPr>
            <w:bCs w:val="0"/>
            <w:sz w:val="36"/>
            <w:szCs w:val="22"/>
            <w:lang w:val="fr-FR"/>
          </w:rPr>
          <w:t>’</w:t>
        </w:r>
      </w:ins>
      <w:r w:rsidRPr="00914094">
        <w:rPr>
          <w:bCs w:val="0"/>
          <w:sz w:val="36"/>
          <w:szCs w:val="22"/>
          <w:lang w:val="fr-FR"/>
          <w:rPrChange w:id="2715" w:author="Peng Luqi" w:date="2019-10-13T14:04:00Z">
            <w:rPr>
              <w:lang w:val="fr-FR"/>
            </w:rPr>
          </w:rPrChange>
        </w:rPr>
        <w:t>investissement fixe réside dans la construction</w:t>
      </w:r>
      <w:r w:rsidRPr="00914094">
        <w:rPr>
          <w:bCs w:val="0"/>
          <w:sz w:val="36"/>
          <w:szCs w:val="22"/>
          <w:lang w:val="fr-FR"/>
          <w:rPrChange w:id="2716" w:author="Peng Luqi" w:date="2019-10-13T14:04:00Z">
            <w:rPr>
              <w:spacing w:val="-1"/>
              <w:lang w:val="fr-FR"/>
            </w:rPr>
          </w:rPrChange>
        </w:rPr>
        <w:t xml:space="preserve"> </w:t>
      </w:r>
      <w:r w:rsidRPr="00914094">
        <w:rPr>
          <w:bCs w:val="0"/>
          <w:sz w:val="36"/>
          <w:szCs w:val="22"/>
          <w:lang w:val="fr-FR"/>
          <w:rPrChange w:id="2717" w:author="Peng Luqi" w:date="2019-10-13T14:04:00Z">
            <w:rPr>
              <w:lang w:val="fr-FR"/>
            </w:rPr>
          </w:rPrChange>
        </w:rPr>
        <w:t>psychologique.</w:t>
      </w:r>
    </w:p>
    <w:p w:rsidR="002B38DF" w:rsidRPr="00716360" w:rsidRDefault="002B38DF">
      <w:pPr>
        <w:pStyle w:val="a3"/>
        <w:ind w:left="170" w:right="170"/>
        <w:jc w:val="both"/>
        <w:rPr>
          <w:b/>
          <w:lang w:val="fr-FR"/>
        </w:rPr>
        <w:pPrChange w:id="2718" w:author="Peng Luqi" w:date="2019-10-13T14:20:00Z">
          <w:pPr>
            <w:pStyle w:val="a3"/>
            <w:spacing w:before="4"/>
          </w:pPr>
        </w:pPrChange>
      </w:pPr>
    </w:p>
    <w:p w:rsidR="002B38DF" w:rsidRDefault="00716360" w:rsidP="00CB23F4">
      <w:pPr>
        <w:pStyle w:val="a3"/>
        <w:ind w:left="170" w:right="170"/>
        <w:jc w:val="both"/>
        <w:rPr>
          <w:ins w:id="2719" w:author="Peng Luqi" w:date="2019-10-13T14:26:00Z"/>
          <w:lang w:val="fr-FR"/>
        </w:rPr>
      </w:pPr>
      <w:r w:rsidRPr="00716360">
        <w:rPr>
          <w:lang w:val="fr-FR"/>
        </w:rPr>
        <w:t>Il existe un fait étonnant dans la vie :</w:t>
      </w:r>
    </w:p>
    <w:p w:rsidR="0029470B" w:rsidRPr="00716360" w:rsidRDefault="0029470B">
      <w:pPr>
        <w:pStyle w:val="a3"/>
        <w:ind w:left="170" w:right="170"/>
        <w:jc w:val="both"/>
        <w:rPr>
          <w:lang w:val="fr-FR"/>
        </w:rPr>
        <w:pPrChange w:id="2720" w:author="Peng Luqi" w:date="2019-10-13T14:20:00Z">
          <w:pPr>
            <w:pStyle w:val="a3"/>
            <w:spacing w:line="322" w:lineRule="exact"/>
            <w:ind w:left="130"/>
          </w:pPr>
        </w:pPrChange>
      </w:pPr>
    </w:p>
    <w:p w:rsidR="002B38DF" w:rsidRPr="00716360" w:rsidRDefault="00716360">
      <w:pPr>
        <w:pStyle w:val="a3"/>
        <w:ind w:left="720" w:right="720"/>
        <w:jc w:val="both"/>
        <w:rPr>
          <w:lang w:val="fr-FR"/>
        </w:rPr>
        <w:pPrChange w:id="2721" w:author="Peng Luqi" w:date="2019-10-13T14:25:00Z">
          <w:pPr>
            <w:pStyle w:val="a3"/>
            <w:ind w:left="130" w:right="252"/>
            <w:jc w:val="both"/>
          </w:pPr>
        </w:pPrChange>
      </w:pPr>
      <w:r w:rsidRPr="00716360">
        <w:rPr>
          <w:lang w:val="fr-FR"/>
        </w:rPr>
        <w:t>Bien que nous vivions tous dans le même univers, que nous ayons tous le même ciel bleu au-dessus de la tête, la même terre sous nos pieds ou le même air dans nos poumons, nous ressentons, pensons, et prenons des décisions différentes.</w:t>
      </w:r>
    </w:p>
    <w:p w:rsidR="002B38DF" w:rsidRPr="00716360" w:rsidRDefault="002B38DF">
      <w:pPr>
        <w:pStyle w:val="a3"/>
        <w:ind w:left="170" w:right="170"/>
        <w:jc w:val="both"/>
        <w:rPr>
          <w:sz w:val="27"/>
          <w:lang w:val="fr-FR"/>
        </w:rPr>
        <w:pPrChange w:id="2722" w:author="Peng Luqi" w:date="2019-10-13T14:20:00Z">
          <w:pPr>
            <w:pStyle w:val="a3"/>
            <w:spacing w:before="10"/>
          </w:pPr>
        </w:pPrChange>
      </w:pPr>
    </w:p>
    <w:p w:rsidR="002B38DF" w:rsidRDefault="00716360" w:rsidP="00CB23F4">
      <w:pPr>
        <w:pStyle w:val="a3"/>
        <w:ind w:left="170" w:right="170"/>
        <w:jc w:val="both"/>
        <w:rPr>
          <w:ins w:id="2723" w:author="Peng Luqi" w:date="2019-10-13T23:57:00Z"/>
          <w:lang w:val="fr-FR"/>
        </w:rPr>
      </w:pPr>
      <w:r w:rsidRPr="00716360">
        <w:rPr>
          <w:lang w:val="fr-FR"/>
        </w:rPr>
        <w:t xml:space="preserve">Je ne parle pas de différences, mais de choses qui nous opposent diamétralement. Je décris ce phénomène en détail dans mon ouvrage </w:t>
      </w:r>
      <w:r w:rsidRPr="00716360">
        <w:rPr>
          <w:i/>
          <w:lang w:val="fr-FR"/>
        </w:rPr>
        <w:t>The road to wealth and freedom</w:t>
      </w:r>
      <w:r w:rsidRPr="00716360">
        <w:rPr>
          <w:lang w:val="fr-FR"/>
        </w:rPr>
        <w:t>.</w:t>
      </w:r>
    </w:p>
    <w:p w:rsidR="0086173D" w:rsidRDefault="0086173D" w:rsidP="00CB23F4">
      <w:pPr>
        <w:pStyle w:val="a3"/>
        <w:ind w:left="170" w:right="170"/>
        <w:jc w:val="both"/>
        <w:rPr>
          <w:ins w:id="2724" w:author="Peng Luqi" w:date="2019-10-13T23:57:00Z"/>
          <w:lang w:val="fr-FR"/>
        </w:rPr>
      </w:pPr>
    </w:p>
    <w:p w:rsidR="0086173D" w:rsidRPr="00716360" w:rsidDel="0086173D" w:rsidRDefault="0086173D">
      <w:pPr>
        <w:pStyle w:val="a3"/>
        <w:ind w:left="170" w:right="170"/>
        <w:jc w:val="both"/>
        <w:rPr>
          <w:del w:id="2725" w:author="Peng Luqi" w:date="2019-10-13T23:57:00Z"/>
          <w:lang w:val="fr-FR"/>
        </w:rPr>
        <w:pPrChange w:id="2726" w:author="Peng Luqi" w:date="2019-10-13T14:20:00Z">
          <w:pPr>
            <w:pStyle w:val="a3"/>
            <w:ind w:left="130" w:right="429"/>
          </w:pPr>
        </w:pPrChange>
      </w:pPr>
    </w:p>
    <w:p w:rsidR="00AF0C0B" w:rsidDel="0086173D" w:rsidRDefault="00AF0C0B">
      <w:pPr>
        <w:ind w:left="170" w:right="170"/>
        <w:jc w:val="both"/>
        <w:rPr>
          <w:del w:id="2727" w:author="Peng Luqi" w:date="2019-10-13T23:57:00Z"/>
          <w:lang w:val="fr-FR"/>
        </w:rPr>
        <w:sectPr w:rsidR="00AF0C0B" w:rsidDel="0086173D">
          <w:pgSz w:w="11910" w:h="16840"/>
          <w:pgMar w:top="1360" w:right="1240" w:bottom="280" w:left="1320" w:header="720" w:footer="720" w:gutter="0"/>
          <w:cols w:space="720"/>
        </w:sectPr>
        <w:pPrChange w:id="2728" w:author="Peng Luqi" w:date="2019-10-13T14:20:00Z">
          <w:pPr/>
        </w:pPrChange>
      </w:pPr>
    </w:p>
    <w:p w:rsidR="002B38DF" w:rsidRPr="00716360" w:rsidRDefault="00716360">
      <w:pPr>
        <w:pStyle w:val="a3"/>
        <w:ind w:left="170" w:right="170"/>
        <w:jc w:val="both"/>
        <w:rPr>
          <w:lang w:val="fr-FR"/>
        </w:rPr>
        <w:pPrChange w:id="2729" w:author="Peng Luqi" w:date="2019-10-13T14:20:00Z">
          <w:pPr>
            <w:pStyle w:val="a3"/>
            <w:spacing w:before="65"/>
            <w:ind w:left="130" w:right="266"/>
          </w:pPr>
        </w:pPrChange>
      </w:pPr>
      <w:r w:rsidRPr="00716360">
        <w:rPr>
          <w:lang w:val="fr-FR"/>
        </w:rPr>
        <w:t>En observant la même courbe de prix, celle-ci sera une courbe de sourire aux yeux de certaines personnes, tandis que d</w:t>
      </w:r>
      <w:del w:id="2730" w:author="Peng Luqi" w:date="2019-10-13T14:43:00Z">
        <w:r w:rsidRPr="00716360" w:rsidDel="00EF666F">
          <w:rPr>
            <w:lang w:val="fr-FR"/>
          </w:rPr>
          <w:delText>’</w:delText>
        </w:r>
      </w:del>
      <w:ins w:id="2731" w:author="Peng Luqi" w:date="2019-10-13T14:43:00Z">
        <w:r w:rsidR="00EF666F">
          <w:rPr>
            <w:lang w:val="fr-FR"/>
          </w:rPr>
          <w:t>’</w:t>
        </w:r>
      </w:ins>
      <w:r w:rsidRPr="00716360">
        <w:rPr>
          <w:lang w:val="fr-FR"/>
        </w:rPr>
        <w:t>autres en auront une autre perception. La situation et les sentiments qui en découlent seront complètement différents.</w:t>
      </w:r>
    </w:p>
    <w:p w:rsidR="002B38DF" w:rsidRPr="00716360" w:rsidRDefault="002B38DF">
      <w:pPr>
        <w:pStyle w:val="a3"/>
        <w:ind w:left="170" w:right="170"/>
        <w:jc w:val="both"/>
        <w:rPr>
          <w:sz w:val="27"/>
          <w:lang w:val="fr-FR"/>
        </w:rPr>
        <w:pPrChange w:id="2732" w:author="Peng Luqi" w:date="2019-10-13T14:20:00Z">
          <w:pPr>
            <w:pStyle w:val="a3"/>
            <w:spacing w:before="10"/>
          </w:pPr>
        </w:pPrChange>
      </w:pPr>
    </w:p>
    <w:p w:rsidR="002B38DF" w:rsidRPr="00716360" w:rsidRDefault="00716360">
      <w:pPr>
        <w:pStyle w:val="a3"/>
        <w:ind w:left="170" w:right="170"/>
        <w:jc w:val="both"/>
        <w:rPr>
          <w:lang w:val="fr-FR"/>
        </w:rPr>
        <w:pPrChange w:id="2733" w:author="Peng Luqi" w:date="2019-10-13T14:20:00Z">
          <w:pPr>
            <w:pStyle w:val="a3"/>
            <w:ind w:left="130" w:right="235"/>
          </w:pPr>
        </w:pPrChange>
      </w:pPr>
      <w:r w:rsidRPr="00716360">
        <w:rPr>
          <w:lang w:val="fr-FR"/>
        </w:rPr>
        <w:t>Il en va de même pour les marchés boursiers : pour certaines personnes, il s</w:t>
      </w:r>
      <w:del w:id="2734" w:author="Peng Luqi" w:date="2019-10-13T14:43:00Z">
        <w:r w:rsidRPr="00716360" w:rsidDel="00EF666F">
          <w:rPr>
            <w:lang w:val="fr-FR"/>
          </w:rPr>
          <w:delText>’</w:delText>
        </w:r>
      </w:del>
      <w:ins w:id="2735" w:author="Peng Luqi" w:date="2019-10-13T14:43:00Z">
        <w:r w:rsidR="00EF666F">
          <w:rPr>
            <w:lang w:val="fr-FR"/>
          </w:rPr>
          <w:t>’</w:t>
        </w:r>
      </w:ins>
      <w:r w:rsidRPr="00716360">
        <w:rPr>
          <w:lang w:val="fr-FR"/>
        </w:rPr>
        <w:t>agit d</w:t>
      </w:r>
      <w:del w:id="2736" w:author="Peng Luqi" w:date="2019-10-13T14:43:00Z">
        <w:r w:rsidRPr="00716360" w:rsidDel="00EF666F">
          <w:rPr>
            <w:lang w:val="fr-FR"/>
          </w:rPr>
          <w:delText>’</w:delText>
        </w:r>
      </w:del>
      <w:ins w:id="2737" w:author="Peng Luqi" w:date="2019-10-13T14:43:00Z">
        <w:r w:rsidR="00EF666F">
          <w:rPr>
            <w:lang w:val="fr-FR"/>
          </w:rPr>
          <w:t>’</w:t>
        </w:r>
      </w:ins>
      <w:r w:rsidRPr="00716360">
        <w:rPr>
          <w:lang w:val="fr-FR"/>
        </w:rPr>
        <w:t>un jeu à somme nulle ; les marchés sont pour eux comme un casino. Mais pour d</w:t>
      </w:r>
      <w:del w:id="2738" w:author="Peng Luqi" w:date="2019-10-13T14:43:00Z">
        <w:r w:rsidRPr="00716360" w:rsidDel="00EF666F">
          <w:rPr>
            <w:lang w:val="fr-FR"/>
          </w:rPr>
          <w:delText>’</w:delText>
        </w:r>
      </w:del>
      <w:ins w:id="2739" w:author="Peng Luqi" w:date="2019-10-13T14:43:00Z">
        <w:r w:rsidR="00EF666F">
          <w:rPr>
            <w:lang w:val="fr-FR"/>
          </w:rPr>
          <w:t>’</w:t>
        </w:r>
      </w:ins>
      <w:r w:rsidRPr="00716360">
        <w:rPr>
          <w:lang w:val="fr-FR"/>
        </w:rPr>
        <w:t>autres c</w:t>
      </w:r>
      <w:del w:id="2740" w:author="Peng Luqi" w:date="2019-10-13T14:43:00Z">
        <w:r w:rsidRPr="00716360" w:rsidDel="00EF666F">
          <w:rPr>
            <w:lang w:val="fr-FR"/>
          </w:rPr>
          <w:delText>’</w:delText>
        </w:r>
      </w:del>
      <w:ins w:id="2741" w:author="Peng Luqi" w:date="2019-10-13T14:43:00Z">
        <w:r w:rsidR="00EF666F">
          <w:rPr>
            <w:lang w:val="fr-FR"/>
          </w:rPr>
          <w:t>’</w:t>
        </w:r>
      </w:ins>
      <w:r w:rsidRPr="00716360">
        <w:rPr>
          <w:lang w:val="fr-FR"/>
        </w:rPr>
        <w:t>est l</w:t>
      </w:r>
      <w:del w:id="2742" w:author="Peng Luqi" w:date="2019-10-13T14:43:00Z">
        <w:r w:rsidRPr="00716360" w:rsidDel="00EF666F">
          <w:rPr>
            <w:lang w:val="fr-FR"/>
          </w:rPr>
          <w:delText>’</w:delText>
        </w:r>
      </w:del>
      <w:ins w:id="2743" w:author="Peng Luqi" w:date="2019-10-13T14:43:00Z">
        <w:r w:rsidR="00EF666F">
          <w:rPr>
            <w:lang w:val="fr-FR"/>
          </w:rPr>
          <w:t>’</w:t>
        </w:r>
      </w:ins>
      <w:r w:rsidRPr="00716360">
        <w:rPr>
          <w:lang w:val="fr-FR"/>
        </w:rPr>
        <w:t>inverse ; ils voient les marchés comme le meilleur moyen de suivre le développement économique.</w:t>
      </w:r>
    </w:p>
    <w:p w:rsidR="002B38DF" w:rsidRPr="00716360" w:rsidRDefault="002B38DF">
      <w:pPr>
        <w:pStyle w:val="a3"/>
        <w:ind w:left="170" w:right="170"/>
        <w:jc w:val="both"/>
        <w:rPr>
          <w:lang w:val="fr-FR"/>
        </w:rPr>
        <w:pPrChange w:id="2744" w:author="Peng Luqi" w:date="2019-10-13T14:20:00Z">
          <w:pPr>
            <w:pStyle w:val="a3"/>
            <w:spacing w:before="3"/>
          </w:pPr>
        </w:pPrChange>
      </w:pPr>
    </w:p>
    <w:p w:rsidR="002B38DF" w:rsidRPr="00716360" w:rsidRDefault="00716360">
      <w:pPr>
        <w:pStyle w:val="a3"/>
        <w:ind w:left="170" w:right="170"/>
        <w:jc w:val="both"/>
        <w:rPr>
          <w:lang w:val="fr-FR"/>
        </w:rPr>
        <w:pPrChange w:id="2745" w:author="Peng Luqi" w:date="2019-10-13T14:20:00Z">
          <w:pPr>
            <w:pStyle w:val="a3"/>
            <w:ind w:left="130" w:right="274"/>
          </w:pPr>
        </w:pPrChange>
      </w:pPr>
      <w:r w:rsidRPr="00716360">
        <w:rPr>
          <w:lang w:val="fr-FR"/>
        </w:rPr>
        <w:t>Avec la même valeur, au même prix, aux yeux de certains, c</w:t>
      </w:r>
      <w:del w:id="2746" w:author="Peng Luqi" w:date="2019-10-13T14:43:00Z">
        <w:r w:rsidRPr="00716360" w:rsidDel="00EF666F">
          <w:rPr>
            <w:lang w:val="fr-FR"/>
          </w:rPr>
          <w:delText>’</w:delText>
        </w:r>
      </w:del>
      <w:ins w:id="2747" w:author="Peng Luqi" w:date="2019-10-13T14:43:00Z">
        <w:r w:rsidR="00EF666F">
          <w:rPr>
            <w:lang w:val="fr-FR"/>
          </w:rPr>
          <w:t>’</w:t>
        </w:r>
      </w:ins>
      <w:r w:rsidRPr="00716360">
        <w:rPr>
          <w:lang w:val="fr-FR"/>
        </w:rPr>
        <w:t>est une bonne occasion de vendre, alors que pour d</w:t>
      </w:r>
      <w:del w:id="2748" w:author="Peng Luqi" w:date="2019-10-13T14:43:00Z">
        <w:r w:rsidRPr="00716360" w:rsidDel="00EF666F">
          <w:rPr>
            <w:lang w:val="fr-FR"/>
          </w:rPr>
          <w:delText>’</w:delText>
        </w:r>
      </w:del>
      <w:ins w:id="2749" w:author="Peng Luqi" w:date="2019-10-13T14:43:00Z">
        <w:r w:rsidR="00EF666F">
          <w:rPr>
            <w:lang w:val="fr-FR"/>
          </w:rPr>
          <w:t>’</w:t>
        </w:r>
      </w:ins>
      <w:r w:rsidRPr="00716360">
        <w:rPr>
          <w:lang w:val="fr-FR"/>
        </w:rPr>
        <w:t>autres, c</w:t>
      </w:r>
      <w:del w:id="2750" w:author="Peng Luqi" w:date="2019-10-13T14:43:00Z">
        <w:r w:rsidRPr="00716360" w:rsidDel="00EF666F">
          <w:rPr>
            <w:lang w:val="fr-FR"/>
          </w:rPr>
          <w:delText>’</w:delText>
        </w:r>
      </w:del>
      <w:ins w:id="2751" w:author="Peng Luqi" w:date="2019-10-13T14:43:00Z">
        <w:r w:rsidR="00EF666F">
          <w:rPr>
            <w:lang w:val="fr-FR"/>
          </w:rPr>
          <w:t>’</w:t>
        </w:r>
      </w:ins>
      <w:r w:rsidRPr="00716360">
        <w:rPr>
          <w:lang w:val="fr-FR"/>
        </w:rPr>
        <w:t>est une occasion d</w:t>
      </w:r>
      <w:del w:id="2752" w:author="Peng Luqi" w:date="2019-10-13T14:43:00Z">
        <w:r w:rsidRPr="00716360" w:rsidDel="00EF666F">
          <w:rPr>
            <w:lang w:val="fr-FR"/>
          </w:rPr>
          <w:delText>’</w:delText>
        </w:r>
      </w:del>
      <w:ins w:id="2753" w:author="Peng Luqi" w:date="2019-10-13T14:43:00Z">
        <w:r w:rsidR="00EF666F">
          <w:rPr>
            <w:lang w:val="fr-FR"/>
          </w:rPr>
          <w:t>’</w:t>
        </w:r>
      </w:ins>
      <w:r w:rsidRPr="00716360">
        <w:rPr>
          <w:lang w:val="fr-FR"/>
        </w:rPr>
        <w:t>acheter. Voici le paragraphe le plus ironique :</w:t>
      </w:r>
    </w:p>
    <w:p w:rsidR="002B38DF" w:rsidRPr="00716360" w:rsidRDefault="002B38DF">
      <w:pPr>
        <w:pStyle w:val="a3"/>
        <w:ind w:left="170" w:right="170"/>
        <w:jc w:val="both"/>
        <w:rPr>
          <w:sz w:val="27"/>
          <w:lang w:val="fr-FR"/>
        </w:rPr>
        <w:pPrChange w:id="2754" w:author="Peng Luqi" w:date="2019-10-13T14:20:00Z">
          <w:pPr>
            <w:pStyle w:val="a3"/>
            <w:spacing w:before="10"/>
          </w:pPr>
        </w:pPrChange>
      </w:pPr>
    </w:p>
    <w:p w:rsidR="002B38DF" w:rsidRPr="00716360" w:rsidRDefault="00716360">
      <w:pPr>
        <w:pStyle w:val="a3"/>
        <w:ind w:left="720" w:right="720"/>
        <w:jc w:val="both"/>
        <w:rPr>
          <w:lang w:val="fr-FR"/>
        </w:rPr>
        <w:pPrChange w:id="2755" w:author="Peng Luqi" w:date="2019-10-13T14:26:00Z">
          <w:pPr>
            <w:pStyle w:val="a3"/>
            <w:ind w:left="130" w:right="508"/>
          </w:pPr>
        </w:pPrChange>
      </w:pPr>
      <w:r w:rsidRPr="00716360">
        <w:rPr>
          <w:lang w:val="fr-FR"/>
        </w:rPr>
        <w:t>En trading, les deux opérateurs devraient clairement se chérir mutuellement après une transaction, mais ils cherchent en réalité en cachette à gifler l</w:t>
      </w:r>
      <w:del w:id="2756" w:author="Peng Luqi" w:date="2019-10-13T14:43:00Z">
        <w:r w:rsidRPr="00716360" w:rsidDel="00EF666F">
          <w:rPr>
            <w:lang w:val="fr-FR"/>
          </w:rPr>
          <w:delText>’</w:delText>
        </w:r>
      </w:del>
      <w:ins w:id="2757" w:author="Peng Luqi" w:date="2019-10-13T14:43:00Z">
        <w:r w:rsidR="00EF666F">
          <w:rPr>
            <w:lang w:val="fr-FR"/>
          </w:rPr>
          <w:t>’</w:t>
        </w:r>
      </w:ins>
      <w:r w:rsidRPr="00716360">
        <w:rPr>
          <w:lang w:val="fr-FR"/>
        </w:rPr>
        <w:t>autre, puis s</w:t>
      </w:r>
      <w:del w:id="2758" w:author="Peng Luqi" w:date="2019-10-13T14:43:00Z">
        <w:r w:rsidRPr="00716360" w:rsidDel="00EF666F">
          <w:rPr>
            <w:lang w:val="fr-FR"/>
          </w:rPr>
          <w:delText>’</w:delText>
        </w:r>
      </w:del>
      <w:ins w:id="2759" w:author="Peng Luqi" w:date="2019-10-13T14:43:00Z">
        <w:r w:rsidR="00EF666F">
          <w:rPr>
            <w:lang w:val="fr-FR"/>
          </w:rPr>
          <w:t>’</w:t>
        </w:r>
      </w:ins>
      <w:r w:rsidRPr="00716360">
        <w:rPr>
          <w:lang w:val="fr-FR"/>
        </w:rPr>
        <w:t>en vont trouver un autre idiot.</w:t>
      </w:r>
    </w:p>
    <w:p w:rsidR="0029470B" w:rsidRDefault="0029470B" w:rsidP="00CB23F4">
      <w:pPr>
        <w:pStyle w:val="a3"/>
        <w:ind w:left="170" w:right="170"/>
        <w:jc w:val="both"/>
        <w:rPr>
          <w:ins w:id="2760" w:author="Peng Luqi" w:date="2019-10-13T14:26:00Z"/>
          <w:lang w:val="fr-FR"/>
        </w:rPr>
      </w:pPr>
    </w:p>
    <w:p w:rsidR="002B38DF" w:rsidRPr="00716360" w:rsidRDefault="00716360">
      <w:pPr>
        <w:pStyle w:val="a3"/>
        <w:ind w:left="170" w:right="170"/>
        <w:jc w:val="both"/>
        <w:rPr>
          <w:lang w:val="fr-FR"/>
        </w:rPr>
        <w:pPrChange w:id="2761" w:author="Peng Luqi" w:date="2019-10-13T14:20:00Z">
          <w:pPr>
            <w:pStyle w:val="a3"/>
            <w:ind w:left="130" w:right="250"/>
          </w:pPr>
        </w:pPrChange>
      </w:pPr>
      <w:r w:rsidRPr="00716360">
        <w:rPr>
          <w:lang w:val="fr-FR"/>
        </w:rPr>
        <w:t>Le livre de Li Xiaolai créé le clivage : certaines personnes pensent que c</w:t>
      </w:r>
      <w:del w:id="2762" w:author="Peng Luqi" w:date="2019-10-13T14:43:00Z">
        <w:r w:rsidRPr="00716360" w:rsidDel="00EF666F">
          <w:rPr>
            <w:lang w:val="fr-FR"/>
          </w:rPr>
          <w:delText>’</w:delText>
        </w:r>
      </w:del>
      <w:ins w:id="2763" w:author="Peng Luqi" w:date="2019-10-13T14:43:00Z">
        <w:r w:rsidR="00EF666F">
          <w:rPr>
            <w:lang w:val="fr-FR"/>
          </w:rPr>
          <w:t>’</w:t>
        </w:r>
      </w:ins>
      <w:r w:rsidRPr="00716360">
        <w:rPr>
          <w:lang w:val="fr-FR"/>
        </w:rPr>
        <w:t>est un guide utile pour la pratique, tandis que d</w:t>
      </w:r>
      <w:del w:id="2764" w:author="Peng Luqi" w:date="2019-10-13T14:43:00Z">
        <w:r w:rsidRPr="00716360" w:rsidDel="00EF666F">
          <w:rPr>
            <w:lang w:val="fr-FR"/>
          </w:rPr>
          <w:delText>’</w:delText>
        </w:r>
      </w:del>
      <w:ins w:id="2765" w:author="Peng Luqi" w:date="2019-10-13T14:43:00Z">
        <w:r w:rsidR="00EF666F">
          <w:rPr>
            <w:lang w:val="fr-FR"/>
          </w:rPr>
          <w:t>’</w:t>
        </w:r>
      </w:ins>
      <w:r w:rsidRPr="00716360">
        <w:rPr>
          <w:lang w:val="fr-FR"/>
        </w:rPr>
        <w:t>autres pensent que c</w:t>
      </w:r>
      <w:del w:id="2766" w:author="Peng Luqi" w:date="2019-10-13T14:43:00Z">
        <w:r w:rsidRPr="00716360" w:rsidDel="00EF666F">
          <w:rPr>
            <w:lang w:val="fr-FR"/>
          </w:rPr>
          <w:delText>’</w:delText>
        </w:r>
      </w:del>
      <w:ins w:id="2767" w:author="Peng Luqi" w:date="2019-10-13T14:43:00Z">
        <w:r w:rsidR="00EF666F">
          <w:rPr>
            <w:lang w:val="fr-FR"/>
          </w:rPr>
          <w:t>’</w:t>
        </w:r>
      </w:ins>
      <w:r w:rsidRPr="00716360">
        <w:rPr>
          <w:lang w:val="fr-FR"/>
        </w:rPr>
        <w:t>est de la soupe au poulet, quand bien même il ne s</w:t>
      </w:r>
      <w:del w:id="2768" w:author="Peng Luqi" w:date="2019-10-13T14:43:00Z">
        <w:r w:rsidRPr="00716360" w:rsidDel="00EF666F">
          <w:rPr>
            <w:lang w:val="fr-FR"/>
          </w:rPr>
          <w:delText>’</w:delText>
        </w:r>
      </w:del>
      <w:ins w:id="2769" w:author="Peng Luqi" w:date="2019-10-13T14:43:00Z">
        <w:r w:rsidR="00EF666F">
          <w:rPr>
            <w:lang w:val="fr-FR"/>
          </w:rPr>
          <w:t>’</w:t>
        </w:r>
      </w:ins>
      <w:r w:rsidRPr="00716360">
        <w:rPr>
          <w:lang w:val="fr-FR"/>
        </w:rPr>
        <w:t>agisse pas d</w:t>
      </w:r>
      <w:del w:id="2770" w:author="Peng Luqi" w:date="2019-10-13T14:43:00Z">
        <w:r w:rsidRPr="00716360" w:rsidDel="00EF666F">
          <w:rPr>
            <w:lang w:val="fr-FR"/>
          </w:rPr>
          <w:delText>’</w:delText>
        </w:r>
      </w:del>
      <w:ins w:id="2771" w:author="Peng Luqi" w:date="2019-10-13T14:43:00Z">
        <w:r w:rsidR="00EF666F">
          <w:rPr>
            <w:lang w:val="fr-FR"/>
          </w:rPr>
          <w:t>’</w:t>
        </w:r>
      </w:ins>
      <w:r w:rsidRPr="00716360">
        <w:rPr>
          <w:lang w:val="fr-FR"/>
        </w:rPr>
        <w:t>une soupe empoisonnée, c</w:t>
      </w:r>
      <w:del w:id="2772" w:author="Peng Luqi" w:date="2019-10-13T14:43:00Z">
        <w:r w:rsidRPr="00716360" w:rsidDel="00EF666F">
          <w:rPr>
            <w:lang w:val="fr-FR"/>
          </w:rPr>
          <w:delText>’</w:delText>
        </w:r>
      </w:del>
      <w:ins w:id="2773" w:author="Peng Luqi" w:date="2019-10-13T14:43:00Z">
        <w:r w:rsidR="00EF666F">
          <w:rPr>
            <w:lang w:val="fr-FR"/>
          </w:rPr>
          <w:t>’</w:t>
        </w:r>
      </w:ins>
      <w:r w:rsidRPr="00716360">
        <w:rPr>
          <w:lang w:val="fr-FR"/>
        </w:rPr>
        <w:t>est un placebo contre l</w:t>
      </w:r>
      <w:del w:id="2774" w:author="Peng Luqi" w:date="2019-10-13T14:43:00Z">
        <w:r w:rsidRPr="00716360" w:rsidDel="00EF666F">
          <w:rPr>
            <w:lang w:val="fr-FR"/>
          </w:rPr>
          <w:delText>’</w:delText>
        </w:r>
      </w:del>
      <w:ins w:id="2775" w:author="Peng Luqi" w:date="2019-10-13T14:43:00Z">
        <w:r w:rsidR="00EF666F">
          <w:rPr>
            <w:lang w:val="fr-FR"/>
          </w:rPr>
          <w:t>’</w:t>
        </w:r>
      </w:ins>
      <w:r w:rsidRPr="00716360">
        <w:rPr>
          <w:lang w:val="fr-FR"/>
        </w:rPr>
        <w:t>anxiété.</w:t>
      </w:r>
    </w:p>
    <w:p w:rsidR="002B38DF" w:rsidRPr="00716360" w:rsidRDefault="002B38DF">
      <w:pPr>
        <w:pStyle w:val="a3"/>
        <w:ind w:left="170" w:right="170"/>
        <w:jc w:val="both"/>
        <w:rPr>
          <w:lang w:val="fr-FR"/>
        </w:rPr>
        <w:pPrChange w:id="2776" w:author="Peng Luqi" w:date="2019-10-13T14:20:00Z">
          <w:pPr>
            <w:pStyle w:val="a3"/>
            <w:spacing w:before="1"/>
          </w:pPr>
        </w:pPrChange>
      </w:pPr>
    </w:p>
    <w:p w:rsidR="002B38DF" w:rsidRPr="00716360" w:rsidRDefault="00716360">
      <w:pPr>
        <w:pStyle w:val="a3"/>
        <w:ind w:left="170" w:right="170"/>
        <w:jc w:val="both"/>
        <w:rPr>
          <w:lang w:val="fr-FR"/>
        </w:rPr>
        <w:pPrChange w:id="2777" w:author="Peng Luqi" w:date="2019-10-13T14:20:00Z">
          <w:pPr>
            <w:pStyle w:val="a3"/>
            <w:spacing w:before="1"/>
            <w:ind w:left="130" w:right="281"/>
          </w:pPr>
        </w:pPrChange>
      </w:pPr>
      <w:r w:rsidRPr="00716360">
        <w:rPr>
          <w:lang w:val="fr-FR"/>
        </w:rPr>
        <w:t>Nous vivons dans le même monde. Certains croient fermement que l</w:t>
      </w:r>
      <w:del w:id="2778" w:author="Peng Luqi" w:date="2019-10-13T14:43:00Z">
        <w:r w:rsidRPr="00716360" w:rsidDel="00EF666F">
          <w:rPr>
            <w:lang w:val="fr-FR"/>
          </w:rPr>
          <w:delText>’</w:delText>
        </w:r>
      </w:del>
      <w:ins w:id="2779" w:author="Peng Luqi" w:date="2019-10-13T14:43:00Z">
        <w:r w:rsidR="00EF666F">
          <w:rPr>
            <w:lang w:val="fr-FR"/>
          </w:rPr>
          <w:t>’</w:t>
        </w:r>
      </w:ins>
      <w:r w:rsidRPr="00716360">
        <w:rPr>
          <w:lang w:val="fr-FR"/>
        </w:rPr>
        <w:t>immobilisme social est une fatalité et que les citoyens ordinaires n</w:t>
      </w:r>
      <w:del w:id="2780" w:author="Peng Luqi" w:date="2019-10-13T14:43:00Z">
        <w:r w:rsidRPr="00716360" w:rsidDel="00EF666F">
          <w:rPr>
            <w:lang w:val="fr-FR"/>
          </w:rPr>
          <w:delText>’</w:delText>
        </w:r>
      </w:del>
      <w:ins w:id="2781" w:author="Peng Luqi" w:date="2019-10-13T14:43:00Z">
        <w:r w:rsidR="00EF666F">
          <w:rPr>
            <w:lang w:val="fr-FR"/>
          </w:rPr>
          <w:t>’</w:t>
        </w:r>
      </w:ins>
      <w:r w:rsidRPr="00716360">
        <w:rPr>
          <w:lang w:val="fr-FR"/>
        </w:rPr>
        <w:t>ont aucune chance. Sous le même ciel bleu et avec le même air, nous pouvons avoir une vision différente : Les gens ont la possibilité d</w:t>
      </w:r>
      <w:del w:id="2782" w:author="Peng Luqi" w:date="2019-10-13T14:43:00Z">
        <w:r w:rsidRPr="00716360" w:rsidDel="00EF666F">
          <w:rPr>
            <w:lang w:val="fr-FR"/>
          </w:rPr>
          <w:delText>’</w:delText>
        </w:r>
      </w:del>
      <w:ins w:id="2783" w:author="Peng Luqi" w:date="2019-10-13T14:43:00Z">
        <w:r w:rsidR="00EF666F">
          <w:rPr>
            <w:lang w:val="fr-FR"/>
          </w:rPr>
          <w:t>’</w:t>
        </w:r>
      </w:ins>
      <w:r w:rsidRPr="00716360">
        <w:rPr>
          <w:lang w:val="fr-FR"/>
        </w:rPr>
        <w:t>aller au-delà de l</w:t>
      </w:r>
      <w:del w:id="2784" w:author="Peng Luqi" w:date="2019-10-13T14:43:00Z">
        <w:r w:rsidRPr="00716360" w:rsidDel="00EF666F">
          <w:rPr>
            <w:lang w:val="fr-FR"/>
          </w:rPr>
          <w:delText>’</w:delText>
        </w:r>
      </w:del>
      <w:ins w:id="2785" w:author="Peng Luqi" w:date="2019-10-13T14:43:00Z">
        <w:r w:rsidR="00EF666F">
          <w:rPr>
            <w:lang w:val="fr-FR"/>
          </w:rPr>
          <w:t>’</w:t>
        </w:r>
      </w:ins>
      <w:r w:rsidRPr="00716360">
        <w:rPr>
          <w:lang w:val="fr-FR"/>
        </w:rPr>
        <w:t>immobilité sociale, et toujours sans distinction de nationalité, de races, de sexes, d</w:t>
      </w:r>
      <w:del w:id="2786" w:author="Peng Luqi" w:date="2019-10-13T14:43:00Z">
        <w:r w:rsidRPr="00716360" w:rsidDel="00EF666F">
          <w:rPr>
            <w:lang w:val="fr-FR"/>
          </w:rPr>
          <w:delText>’</w:delText>
        </w:r>
      </w:del>
      <w:ins w:id="2787" w:author="Peng Luqi" w:date="2019-10-13T14:43:00Z">
        <w:r w:rsidR="00EF666F">
          <w:rPr>
            <w:lang w:val="fr-FR"/>
          </w:rPr>
          <w:t>’</w:t>
        </w:r>
      </w:ins>
      <w:r w:rsidRPr="00716360">
        <w:rPr>
          <w:lang w:val="fr-FR"/>
        </w:rPr>
        <w:t>âge, de tailles, de poids, ou d</w:t>
      </w:r>
      <w:del w:id="2788" w:author="Peng Luqi" w:date="2019-10-13T14:43:00Z">
        <w:r w:rsidRPr="00716360" w:rsidDel="00EF666F">
          <w:rPr>
            <w:lang w:val="fr-FR"/>
          </w:rPr>
          <w:delText>’</w:delText>
        </w:r>
      </w:del>
      <w:ins w:id="2789" w:author="Peng Luqi" w:date="2019-10-13T14:43:00Z">
        <w:r w:rsidR="00EF666F">
          <w:rPr>
            <w:lang w:val="fr-FR"/>
          </w:rPr>
          <w:t>’</w:t>
        </w:r>
      </w:ins>
      <w:r w:rsidRPr="00716360">
        <w:rPr>
          <w:lang w:val="fr-FR"/>
        </w:rPr>
        <w:t>orientation sexuelle !</w:t>
      </w:r>
    </w:p>
    <w:p w:rsidR="002B38DF" w:rsidRPr="00716360" w:rsidRDefault="002B38DF">
      <w:pPr>
        <w:pStyle w:val="a3"/>
        <w:ind w:left="170" w:right="170"/>
        <w:jc w:val="both"/>
        <w:rPr>
          <w:sz w:val="27"/>
          <w:lang w:val="fr-FR"/>
        </w:rPr>
        <w:pPrChange w:id="2790" w:author="Peng Luqi" w:date="2019-10-13T14:20:00Z">
          <w:pPr>
            <w:pStyle w:val="a3"/>
            <w:spacing w:before="8"/>
          </w:pPr>
        </w:pPrChange>
      </w:pPr>
    </w:p>
    <w:p w:rsidR="002B38DF" w:rsidRPr="00716360" w:rsidRDefault="00716360">
      <w:pPr>
        <w:pStyle w:val="a3"/>
        <w:ind w:left="170" w:right="170"/>
        <w:jc w:val="both"/>
        <w:rPr>
          <w:lang w:val="fr-FR"/>
        </w:rPr>
        <w:pPrChange w:id="2791" w:author="Peng Luqi" w:date="2019-10-13T14:20:00Z">
          <w:pPr>
            <w:pStyle w:val="a3"/>
            <w:ind w:left="130" w:right="333"/>
            <w:jc w:val="both"/>
          </w:pPr>
        </w:pPrChange>
      </w:pPr>
      <w:r w:rsidRPr="00716360">
        <w:rPr>
          <w:lang w:val="fr-FR"/>
        </w:rPr>
        <w:t>C</w:t>
      </w:r>
      <w:del w:id="2792" w:author="Peng Luqi" w:date="2019-10-13T14:43:00Z">
        <w:r w:rsidRPr="00716360" w:rsidDel="00EF666F">
          <w:rPr>
            <w:lang w:val="fr-FR"/>
          </w:rPr>
          <w:delText>’</w:delText>
        </w:r>
      </w:del>
      <w:ins w:id="2793" w:author="Peng Luqi" w:date="2019-10-13T14:43:00Z">
        <w:r w:rsidR="00EF666F">
          <w:rPr>
            <w:lang w:val="fr-FR"/>
          </w:rPr>
          <w:t>’</w:t>
        </w:r>
      </w:ins>
      <w:r w:rsidRPr="00716360">
        <w:rPr>
          <w:lang w:val="fr-FR"/>
        </w:rPr>
        <w:t>est le monde miroir que je mentionne souvent. Dans le miroir et à l</w:t>
      </w:r>
      <w:del w:id="2794" w:author="Peng Luqi" w:date="2019-10-13T14:43:00Z">
        <w:r w:rsidRPr="00716360" w:rsidDel="00EF666F">
          <w:rPr>
            <w:lang w:val="fr-FR"/>
          </w:rPr>
          <w:delText>’</w:delText>
        </w:r>
      </w:del>
      <w:ins w:id="2795" w:author="Peng Luqi" w:date="2019-10-13T14:43:00Z">
        <w:r w:rsidR="00EF666F">
          <w:rPr>
            <w:lang w:val="fr-FR"/>
          </w:rPr>
          <w:t>’</w:t>
        </w:r>
      </w:ins>
      <w:r w:rsidRPr="00716360">
        <w:rPr>
          <w:lang w:val="fr-FR"/>
        </w:rPr>
        <w:t>extérieur du miroir, il semble que ce soit le même monde, mais chaque point de ces</w:t>
      </w:r>
      <w:r w:rsidRPr="00716360">
        <w:rPr>
          <w:spacing w:val="-38"/>
          <w:lang w:val="fr-FR"/>
        </w:rPr>
        <w:t xml:space="preserve"> </w:t>
      </w:r>
      <w:r w:rsidRPr="00716360">
        <w:rPr>
          <w:lang w:val="fr-FR"/>
        </w:rPr>
        <w:t>deux mondes est complètement opposé</w:t>
      </w:r>
      <w:r w:rsidRPr="00716360">
        <w:rPr>
          <w:spacing w:val="-2"/>
          <w:lang w:val="fr-FR"/>
        </w:rPr>
        <w:t xml:space="preserve"> </w:t>
      </w:r>
      <w:r w:rsidRPr="00716360">
        <w:rPr>
          <w:lang w:val="fr-FR"/>
        </w:rPr>
        <w:t>!</w:t>
      </w:r>
    </w:p>
    <w:p w:rsidR="002B38DF" w:rsidRPr="00716360" w:rsidRDefault="002B38DF">
      <w:pPr>
        <w:pStyle w:val="a3"/>
        <w:ind w:left="170" w:right="170"/>
        <w:jc w:val="both"/>
        <w:rPr>
          <w:sz w:val="27"/>
          <w:lang w:val="fr-FR"/>
        </w:rPr>
        <w:pPrChange w:id="2796" w:author="Peng Luqi" w:date="2019-10-13T14:20:00Z">
          <w:pPr>
            <w:pStyle w:val="a3"/>
            <w:spacing w:before="10"/>
          </w:pPr>
        </w:pPrChange>
      </w:pPr>
    </w:p>
    <w:p w:rsidR="002B38DF" w:rsidRPr="00716360" w:rsidRDefault="00716360">
      <w:pPr>
        <w:pStyle w:val="a3"/>
        <w:ind w:left="170" w:right="170"/>
        <w:jc w:val="both"/>
        <w:rPr>
          <w:lang w:val="fr-FR"/>
        </w:rPr>
        <w:pPrChange w:id="2797" w:author="Peng Luqi" w:date="2019-10-13T14:20:00Z">
          <w:pPr>
            <w:pStyle w:val="a3"/>
            <w:ind w:left="130" w:right="290"/>
          </w:pPr>
        </w:pPrChange>
      </w:pPr>
      <w:r w:rsidRPr="00716360">
        <w:rPr>
          <w:lang w:val="fr-FR"/>
        </w:rPr>
        <w:t>Si vous avez toujours vécu dans un pays où la conduite se fait à droite, comme en Chine, et que vous changiez soudainement pour le Royaume-Uni, où la conduite se fait à gauche, vous aurez alors d</w:t>
      </w:r>
      <w:del w:id="2798" w:author="Peng Luqi" w:date="2019-10-13T14:43:00Z">
        <w:r w:rsidRPr="00716360" w:rsidDel="00EF666F">
          <w:rPr>
            <w:lang w:val="fr-FR"/>
          </w:rPr>
          <w:delText>’</w:delText>
        </w:r>
      </w:del>
      <w:ins w:id="2799" w:author="Peng Luqi" w:date="2019-10-13T14:43:00Z">
        <w:r w:rsidR="00EF666F">
          <w:rPr>
            <w:lang w:val="fr-FR"/>
          </w:rPr>
          <w:t>’</w:t>
        </w:r>
      </w:ins>
      <w:r w:rsidRPr="00716360">
        <w:rPr>
          <w:lang w:val="fr-FR"/>
        </w:rPr>
        <w:t>énormes difficultés à conduire car, même si c</w:t>
      </w:r>
      <w:del w:id="2800" w:author="Peng Luqi" w:date="2019-10-13T14:43:00Z">
        <w:r w:rsidRPr="00716360" w:rsidDel="00EF666F">
          <w:rPr>
            <w:lang w:val="fr-FR"/>
          </w:rPr>
          <w:delText>’</w:delText>
        </w:r>
      </w:del>
      <w:ins w:id="2801" w:author="Peng Luqi" w:date="2019-10-13T14:43:00Z">
        <w:r w:rsidR="00EF666F">
          <w:rPr>
            <w:lang w:val="fr-FR"/>
          </w:rPr>
          <w:t>’</w:t>
        </w:r>
      </w:ins>
      <w:r w:rsidRPr="00716360">
        <w:rPr>
          <w:lang w:val="fr-FR"/>
        </w:rPr>
        <w:t>est un monde auquel vous pouvez vous adapter, il vous faudra un certain temps pour vous y</w:t>
      </w:r>
      <w:r w:rsidRPr="00716360">
        <w:rPr>
          <w:spacing w:val="-2"/>
          <w:lang w:val="fr-FR"/>
        </w:rPr>
        <w:t xml:space="preserve"> </w:t>
      </w:r>
      <w:r w:rsidRPr="00716360">
        <w:rPr>
          <w:lang w:val="fr-FR"/>
        </w:rPr>
        <w:t>habituer.</w:t>
      </w:r>
    </w:p>
    <w:p w:rsidR="002B38DF" w:rsidRPr="00716360" w:rsidRDefault="002B38DF">
      <w:pPr>
        <w:pStyle w:val="a3"/>
        <w:ind w:left="170" w:right="170"/>
        <w:jc w:val="both"/>
        <w:rPr>
          <w:lang w:val="fr-FR"/>
        </w:rPr>
        <w:pPrChange w:id="2802" w:author="Peng Luqi" w:date="2019-10-13T14:20:00Z">
          <w:pPr>
            <w:pStyle w:val="a3"/>
            <w:spacing w:before="3"/>
          </w:pPr>
        </w:pPrChange>
      </w:pPr>
    </w:p>
    <w:p w:rsidR="002B38DF" w:rsidRDefault="00716360" w:rsidP="00CB23F4">
      <w:pPr>
        <w:pStyle w:val="a3"/>
        <w:ind w:left="170" w:right="170"/>
        <w:jc w:val="both"/>
        <w:rPr>
          <w:ins w:id="2803" w:author="Peng Luqi" w:date="2019-10-13T23:57:00Z"/>
          <w:lang w:val="fr-FR"/>
        </w:rPr>
      </w:pPr>
      <w:r w:rsidRPr="00716360">
        <w:rPr>
          <w:lang w:val="fr-FR"/>
        </w:rPr>
        <w:t>C</w:t>
      </w:r>
      <w:del w:id="2804" w:author="Peng Luqi" w:date="2019-10-13T14:43:00Z">
        <w:r w:rsidRPr="00716360" w:rsidDel="00EF666F">
          <w:rPr>
            <w:lang w:val="fr-FR"/>
          </w:rPr>
          <w:delText>’</w:delText>
        </w:r>
      </w:del>
      <w:ins w:id="2805" w:author="Peng Luqi" w:date="2019-10-13T14:43:00Z">
        <w:r w:rsidR="00EF666F">
          <w:rPr>
            <w:lang w:val="fr-FR"/>
          </w:rPr>
          <w:t>’</w:t>
        </w:r>
      </w:ins>
      <w:r w:rsidRPr="00716360">
        <w:rPr>
          <w:lang w:val="fr-FR"/>
        </w:rPr>
        <w:t>est le dilemme auquel nous sommes confrontés lorsque nous entrons soudainement dans un autre monde miroir. Mais le danger ici est plus violent que de s</w:t>
      </w:r>
      <w:del w:id="2806" w:author="Peng Luqi" w:date="2019-10-13T14:43:00Z">
        <w:r w:rsidRPr="00716360" w:rsidDel="00EF666F">
          <w:rPr>
            <w:lang w:val="fr-FR"/>
          </w:rPr>
          <w:delText>’</w:delText>
        </w:r>
      </w:del>
      <w:ins w:id="2807" w:author="Peng Luqi" w:date="2019-10-13T14:43:00Z">
        <w:r w:rsidR="00EF666F">
          <w:rPr>
            <w:lang w:val="fr-FR"/>
          </w:rPr>
          <w:t>’</w:t>
        </w:r>
      </w:ins>
      <w:r w:rsidRPr="00716360">
        <w:rPr>
          <w:lang w:val="fr-FR"/>
        </w:rPr>
        <w:t>adapter au trafic routier, car un accident désastreux peut arriver et vous faire vivre une vie de misère.</w:t>
      </w:r>
    </w:p>
    <w:p w:rsidR="0086173D" w:rsidRDefault="0086173D" w:rsidP="00CB23F4">
      <w:pPr>
        <w:pStyle w:val="a3"/>
        <w:ind w:left="170" w:right="170"/>
        <w:jc w:val="both"/>
        <w:rPr>
          <w:ins w:id="2808" w:author="Peng Luqi" w:date="2019-10-13T23:57:00Z"/>
          <w:lang w:val="fr-FR"/>
        </w:rPr>
      </w:pPr>
    </w:p>
    <w:p w:rsidR="0086173D" w:rsidRPr="00716360" w:rsidDel="0086173D" w:rsidRDefault="0086173D">
      <w:pPr>
        <w:pStyle w:val="a3"/>
        <w:ind w:left="170" w:right="170"/>
        <w:jc w:val="both"/>
        <w:rPr>
          <w:del w:id="2809" w:author="Peng Luqi" w:date="2019-10-13T23:57:00Z"/>
          <w:lang w:val="fr-FR"/>
        </w:rPr>
        <w:pPrChange w:id="2810" w:author="Peng Luqi" w:date="2019-10-13T14:20:00Z">
          <w:pPr>
            <w:pStyle w:val="a3"/>
            <w:ind w:left="130" w:right="228"/>
          </w:pPr>
        </w:pPrChange>
      </w:pPr>
    </w:p>
    <w:p w:rsidR="00AF0C0B" w:rsidDel="0086173D" w:rsidRDefault="00AF0C0B">
      <w:pPr>
        <w:ind w:left="170" w:right="170"/>
        <w:jc w:val="both"/>
        <w:rPr>
          <w:del w:id="2811" w:author="Peng Luqi" w:date="2019-10-13T23:57:00Z"/>
          <w:lang w:val="fr-FR"/>
        </w:rPr>
        <w:sectPr w:rsidR="00AF0C0B" w:rsidDel="0086173D">
          <w:pgSz w:w="11910" w:h="16840"/>
          <w:pgMar w:top="1360" w:right="1240" w:bottom="280" w:left="1320" w:header="720" w:footer="720" w:gutter="0"/>
          <w:cols w:space="720"/>
        </w:sectPr>
        <w:pPrChange w:id="2812" w:author="Peng Luqi" w:date="2019-10-13T14:20:00Z">
          <w:pPr/>
        </w:pPrChange>
      </w:pPr>
    </w:p>
    <w:p w:rsidR="002B38DF" w:rsidRPr="00716360" w:rsidRDefault="00716360">
      <w:pPr>
        <w:pStyle w:val="a3"/>
        <w:ind w:left="170" w:right="170"/>
        <w:jc w:val="both"/>
        <w:rPr>
          <w:lang w:val="fr-FR"/>
        </w:rPr>
        <w:pPrChange w:id="2813" w:author="Peng Luqi" w:date="2019-10-13T14:20:00Z">
          <w:pPr>
            <w:pStyle w:val="a3"/>
            <w:spacing w:before="65"/>
            <w:ind w:left="130" w:right="593"/>
          </w:pPr>
        </w:pPrChange>
      </w:pPr>
      <w:r w:rsidRPr="00716360">
        <w:rPr>
          <w:lang w:val="fr-FR"/>
        </w:rPr>
        <w:t>Je n</w:t>
      </w:r>
      <w:del w:id="2814" w:author="Peng Luqi" w:date="2019-10-13T14:43:00Z">
        <w:r w:rsidRPr="00716360" w:rsidDel="00EF666F">
          <w:rPr>
            <w:lang w:val="fr-FR"/>
          </w:rPr>
          <w:delText>’</w:delText>
        </w:r>
      </w:del>
      <w:ins w:id="2815" w:author="Peng Luqi" w:date="2019-10-13T14:43:00Z">
        <w:r w:rsidR="00EF666F">
          <w:rPr>
            <w:lang w:val="fr-FR"/>
          </w:rPr>
          <w:t>’</w:t>
        </w:r>
      </w:ins>
      <w:r w:rsidRPr="00716360">
        <w:rPr>
          <w:lang w:val="fr-FR"/>
        </w:rPr>
        <w:t>ai pas connaissance d</w:t>
      </w:r>
      <w:del w:id="2816" w:author="Peng Luqi" w:date="2019-10-13T14:43:00Z">
        <w:r w:rsidRPr="00716360" w:rsidDel="00EF666F">
          <w:rPr>
            <w:lang w:val="fr-FR"/>
          </w:rPr>
          <w:delText>’</w:delText>
        </w:r>
      </w:del>
      <w:ins w:id="2817" w:author="Peng Luqi" w:date="2019-10-13T14:43:00Z">
        <w:r w:rsidR="00EF666F">
          <w:rPr>
            <w:lang w:val="fr-FR"/>
          </w:rPr>
          <w:t>’</w:t>
        </w:r>
      </w:ins>
      <w:r w:rsidRPr="00716360">
        <w:rPr>
          <w:lang w:val="fr-FR"/>
        </w:rPr>
        <w:t>un autre secteur comme les marchés boursiers qui repose presque entièrement sur la construction psychologique.</w:t>
      </w:r>
    </w:p>
    <w:p w:rsidR="002B38DF" w:rsidRPr="00716360" w:rsidRDefault="002B38DF">
      <w:pPr>
        <w:pStyle w:val="a3"/>
        <w:ind w:left="170" w:right="170"/>
        <w:jc w:val="both"/>
        <w:rPr>
          <w:sz w:val="27"/>
          <w:lang w:val="fr-FR"/>
        </w:rPr>
        <w:pPrChange w:id="2818" w:author="Peng Luqi" w:date="2019-10-13T14:20:00Z">
          <w:pPr>
            <w:pStyle w:val="a3"/>
            <w:spacing w:before="10"/>
          </w:pPr>
        </w:pPrChange>
      </w:pPr>
    </w:p>
    <w:p w:rsidR="002B38DF" w:rsidRPr="00716360" w:rsidRDefault="00716360">
      <w:pPr>
        <w:pStyle w:val="a3"/>
        <w:ind w:left="170" w:right="170"/>
        <w:jc w:val="both"/>
        <w:rPr>
          <w:lang w:val="fr-FR"/>
        </w:rPr>
        <w:pPrChange w:id="2819" w:author="Peng Luqi" w:date="2019-10-13T14:20:00Z">
          <w:pPr>
            <w:pStyle w:val="a3"/>
            <w:ind w:left="130" w:right="298"/>
          </w:pPr>
        </w:pPrChange>
      </w:pPr>
      <w:r w:rsidRPr="00716360">
        <w:rPr>
          <w:lang w:val="fr-FR"/>
        </w:rPr>
        <w:t>Tout l</w:t>
      </w:r>
      <w:del w:id="2820" w:author="Peng Luqi" w:date="2019-10-13T14:43:00Z">
        <w:r w:rsidRPr="00716360" w:rsidDel="00EF666F">
          <w:rPr>
            <w:lang w:val="fr-FR"/>
          </w:rPr>
          <w:delText>’</w:delText>
        </w:r>
      </w:del>
      <w:ins w:id="2821" w:author="Peng Luqi" w:date="2019-10-13T14:43:00Z">
        <w:r w:rsidR="00EF666F">
          <w:rPr>
            <w:lang w:val="fr-FR"/>
          </w:rPr>
          <w:t>’</w:t>
        </w:r>
      </w:ins>
      <w:r w:rsidRPr="00716360">
        <w:rPr>
          <w:lang w:val="fr-FR"/>
        </w:rPr>
        <w:t>apprentissage et tous les progrès sont réalisés par votre cerveau, tous les ajustements ou corrections sont effectués par votre cerveau, toutes les perceptions dangereuses et les mesures visant à éviter les risques sont réalisées par votre cerveau. Toutes les émotions dangereuses et incontrôlables sont générées par votre cerveau. L</w:t>
      </w:r>
      <w:del w:id="2822" w:author="Peng Luqi" w:date="2019-10-13T14:43:00Z">
        <w:r w:rsidRPr="00716360" w:rsidDel="00EF666F">
          <w:rPr>
            <w:lang w:val="fr-FR"/>
          </w:rPr>
          <w:delText>’</w:delText>
        </w:r>
      </w:del>
      <w:ins w:id="2823" w:author="Peng Luqi" w:date="2019-10-13T14:43:00Z">
        <w:r w:rsidR="00EF666F">
          <w:rPr>
            <w:lang w:val="fr-FR"/>
          </w:rPr>
          <w:t>’</w:t>
        </w:r>
      </w:ins>
      <w:r w:rsidRPr="00716360">
        <w:rPr>
          <w:lang w:val="fr-FR"/>
        </w:rPr>
        <w:t>analyse de la conjoncture et la vérification à long terme fermentent toutes dans votre esprit, et y prennent fin. En bref, tout se passe dans votre tête.</w:t>
      </w:r>
    </w:p>
    <w:p w:rsidR="002B38DF" w:rsidRPr="00716360" w:rsidRDefault="002B38DF">
      <w:pPr>
        <w:pStyle w:val="a3"/>
        <w:ind w:left="170" w:right="170"/>
        <w:jc w:val="both"/>
        <w:rPr>
          <w:lang w:val="fr-FR"/>
        </w:rPr>
        <w:pPrChange w:id="2824" w:author="Peng Luqi" w:date="2019-10-13T14:20:00Z">
          <w:pPr>
            <w:pStyle w:val="a3"/>
            <w:spacing w:before="2"/>
          </w:pPr>
        </w:pPrChange>
      </w:pPr>
    </w:p>
    <w:p w:rsidR="002B38DF" w:rsidRPr="00716360" w:rsidRDefault="00716360">
      <w:pPr>
        <w:pStyle w:val="a3"/>
        <w:ind w:left="170" w:right="170"/>
        <w:jc w:val="both"/>
        <w:rPr>
          <w:lang w:val="fr-FR"/>
        </w:rPr>
        <w:pPrChange w:id="2825" w:author="Peng Luqi" w:date="2019-10-13T14:20:00Z">
          <w:pPr>
            <w:pStyle w:val="a3"/>
            <w:ind w:left="130" w:right="429"/>
          </w:pPr>
        </w:pPrChange>
      </w:pPr>
      <w:r w:rsidRPr="00716360">
        <w:rPr>
          <w:lang w:val="fr-FR"/>
        </w:rPr>
        <w:t>Tout ce qui se trouve en dehors de votre esprit est pratiquement insignifiant. Selon Buffett, tout le reste n</w:t>
      </w:r>
      <w:del w:id="2826" w:author="Peng Luqi" w:date="2019-10-13T14:43:00Z">
        <w:r w:rsidRPr="00716360" w:rsidDel="00EF666F">
          <w:rPr>
            <w:lang w:val="fr-FR"/>
          </w:rPr>
          <w:delText>’</w:delText>
        </w:r>
      </w:del>
      <w:ins w:id="2827" w:author="Peng Luqi" w:date="2019-10-13T14:43:00Z">
        <w:r w:rsidR="00EF666F">
          <w:rPr>
            <w:lang w:val="fr-FR"/>
          </w:rPr>
          <w:t>’</w:t>
        </w:r>
      </w:ins>
      <w:r w:rsidRPr="00716360">
        <w:rPr>
          <w:lang w:val="fr-FR"/>
        </w:rPr>
        <w:t>est que bruit. Hormis les marchés boursiers, il semble que ce ne soit pas le cas. Il s</w:t>
      </w:r>
      <w:del w:id="2828" w:author="Peng Luqi" w:date="2019-10-13T14:43:00Z">
        <w:r w:rsidRPr="00716360" w:rsidDel="00EF666F">
          <w:rPr>
            <w:lang w:val="fr-FR"/>
          </w:rPr>
          <w:delText>’</w:delText>
        </w:r>
      </w:del>
      <w:ins w:id="2829" w:author="Peng Luqi" w:date="2019-10-13T14:43:00Z">
        <w:r w:rsidR="00EF666F">
          <w:rPr>
            <w:lang w:val="fr-FR"/>
          </w:rPr>
          <w:t>’</w:t>
        </w:r>
      </w:ins>
      <w:r w:rsidRPr="00716360">
        <w:rPr>
          <w:lang w:val="fr-FR"/>
        </w:rPr>
        <w:t xml:space="preserve">agit du seul domaine où les compétences exigées se retrouvent dans les histoires sur les arts martiaux, les contes de fées ou </w:t>
      </w:r>
      <w:r w:rsidRPr="00716360">
        <w:rPr>
          <w:lang w:val="fr-FR"/>
        </w:rPr>
        <w:lastRenderedPageBreak/>
        <w:t>les légendes sur la colère des dieux que je lisais enfant. La plus importante des compétences est de se faire une culture. En d</w:t>
      </w:r>
      <w:del w:id="2830" w:author="Peng Luqi" w:date="2019-10-13T14:43:00Z">
        <w:r w:rsidRPr="00716360" w:rsidDel="00EF666F">
          <w:rPr>
            <w:lang w:val="fr-FR"/>
          </w:rPr>
          <w:delText>’</w:delText>
        </w:r>
      </w:del>
      <w:ins w:id="2831" w:author="Peng Luqi" w:date="2019-10-13T14:43:00Z">
        <w:r w:rsidR="00EF666F">
          <w:rPr>
            <w:lang w:val="fr-FR"/>
          </w:rPr>
          <w:t>’</w:t>
        </w:r>
      </w:ins>
      <w:r w:rsidRPr="00716360">
        <w:rPr>
          <w:lang w:val="fr-FR"/>
        </w:rPr>
        <w:t>autres termes, pratiquez, car nous, êtres humains, avons un organe capable de le faire le mieux : notre cerveau.</w:t>
      </w:r>
    </w:p>
    <w:p w:rsidR="002B38DF" w:rsidRPr="00716360" w:rsidRDefault="002B38DF">
      <w:pPr>
        <w:pStyle w:val="a3"/>
        <w:ind w:left="170" w:right="170"/>
        <w:jc w:val="both"/>
        <w:rPr>
          <w:lang w:val="fr-FR"/>
        </w:rPr>
        <w:pPrChange w:id="2832" w:author="Peng Luqi" w:date="2019-10-13T14:20:00Z">
          <w:pPr>
            <w:pStyle w:val="a3"/>
            <w:spacing w:before="1"/>
          </w:pPr>
        </w:pPrChange>
      </w:pPr>
    </w:p>
    <w:p w:rsidR="002B38DF" w:rsidRPr="00A92058" w:rsidRDefault="00716360">
      <w:pPr>
        <w:pStyle w:val="a3"/>
        <w:ind w:left="170" w:right="170"/>
        <w:jc w:val="both"/>
        <w:pPrChange w:id="2833" w:author="Peng Luqi" w:date="2019-10-13T14:20:00Z">
          <w:pPr>
            <w:pStyle w:val="a3"/>
            <w:ind w:left="130"/>
          </w:pPr>
        </w:pPrChange>
      </w:pPr>
      <w:r w:rsidRPr="00A92058">
        <w:t>Voici une citation :</w:t>
      </w:r>
    </w:p>
    <w:p w:rsidR="002B38DF" w:rsidRPr="00A92058" w:rsidRDefault="002B38DF">
      <w:pPr>
        <w:pStyle w:val="a3"/>
        <w:ind w:left="170" w:right="170"/>
        <w:jc w:val="both"/>
        <w:rPr>
          <w:sz w:val="27"/>
        </w:rPr>
        <w:pPrChange w:id="2834" w:author="Peng Luqi" w:date="2019-10-13T14:20:00Z">
          <w:pPr>
            <w:pStyle w:val="a3"/>
            <w:spacing w:before="11"/>
          </w:pPr>
        </w:pPrChange>
      </w:pPr>
    </w:p>
    <w:p w:rsidR="002B38DF" w:rsidRPr="00EF666F" w:rsidRDefault="00716360">
      <w:pPr>
        <w:pStyle w:val="a3"/>
        <w:ind w:left="720" w:right="720"/>
        <w:jc w:val="both"/>
        <w:pPrChange w:id="2835" w:author="Peng Luqi" w:date="2019-10-13T14:27:00Z">
          <w:pPr>
            <w:pStyle w:val="a3"/>
            <w:ind w:left="130" w:right="513"/>
          </w:pPr>
        </w:pPrChange>
      </w:pPr>
      <w:r w:rsidRPr="00EF666F">
        <w:t>“His peculiar gift was the power of holding continuously in his mind a purely mental problem until he had seen straight through it.”</w:t>
      </w:r>
    </w:p>
    <w:p w:rsidR="0029470B" w:rsidRPr="00EF666F" w:rsidRDefault="0029470B" w:rsidP="0029470B">
      <w:pPr>
        <w:pStyle w:val="a3"/>
        <w:ind w:left="720" w:right="720"/>
        <w:jc w:val="both"/>
        <w:rPr>
          <w:ins w:id="2836" w:author="Peng Luqi" w:date="2019-10-13T14:27:00Z"/>
          <w:rPrChange w:id="2837" w:author="Peng Luqi" w:date="2019-10-13T14:44:00Z">
            <w:rPr>
              <w:ins w:id="2838" w:author="Peng Luqi" w:date="2019-10-13T14:27:00Z"/>
              <w:lang w:val="fr-FR"/>
            </w:rPr>
          </w:rPrChange>
        </w:rPr>
      </w:pPr>
    </w:p>
    <w:p w:rsidR="002B38DF" w:rsidRPr="00D748EC" w:rsidRDefault="00716360">
      <w:pPr>
        <w:pStyle w:val="a3"/>
        <w:ind w:left="720" w:right="720"/>
        <w:jc w:val="both"/>
        <w:rPr>
          <w:lang w:val="fr-FR"/>
        </w:rPr>
        <w:pPrChange w:id="2839" w:author="Peng Luqi" w:date="2019-10-13T14:27:00Z">
          <w:pPr>
            <w:pStyle w:val="a3"/>
            <w:spacing w:before="239"/>
            <w:ind w:left="130" w:right="802"/>
          </w:pPr>
        </w:pPrChange>
      </w:pPr>
      <w:r w:rsidRPr="00716360">
        <w:rPr>
          <w:lang w:val="fr-FR"/>
        </w:rPr>
        <w:t>« Son don particulier était le pouvoir de maintenir en permanence dans son esprit un problème purement mental jusqu</w:t>
      </w:r>
      <w:del w:id="2840" w:author="Peng Luqi" w:date="2019-10-13T14:43:00Z">
        <w:r w:rsidRPr="00716360" w:rsidDel="00EF666F">
          <w:rPr>
            <w:lang w:val="fr-FR"/>
          </w:rPr>
          <w:delText>’</w:delText>
        </w:r>
      </w:del>
      <w:ins w:id="2841" w:author="Peng Luqi" w:date="2019-10-13T14:43:00Z">
        <w:r w:rsidR="00EF666F">
          <w:rPr>
            <w:lang w:val="fr-FR"/>
          </w:rPr>
          <w:t>’</w:t>
        </w:r>
      </w:ins>
      <w:r w:rsidRPr="00716360">
        <w:rPr>
          <w:lang w:val="fr-FR"/>
        </w:rPr>
        <w:t>à ce qu</w:t>
      </w:r>
      <w:del w:id="2842" w:author="Peng Luqi" w:date="2019-10-13T14:43:00Z">
        <w:r w:rsidRPr="006C3CF6" w:rsidDel="00EF666F">
          <w:rPr>
            <w:lang w:val="fr-FR"/>
          </w:rPr>
          <w:delText>’</w:delText>
        </w:r>
      </w:del>
      <w:ins w:id="2843" w:author="Peng Luqi" w:date="2019-10-13T14:43:00Z">
        <w:r w:rsidR="00EF666F">
          <w:rPr>
            <w:lang w:val="fr-FR"/>
          </w:rPr>
          <w:t>’</w:t>
        </w:r>
      </w:ins>
      <w:r w:rsidRPr="006C3CF6">
        <w:rPr>
          <w:lang w:val="fr-FR"/>
        </w:rPr>
        <w:t>il l</w:t>
      </w:r>
      <w:del w:id="2844" w:author="Peng Luqi" w:date="2019-10-13T14:43:00Z">
        <w:r w:rsidRPr="006C3CF6" w:rsidDel="00EF666F">
          <w:rPr>
            <w:lang w:val="fr-FR"/>
          </w:rPr>
          <w:delText>’</w:delText>
        </w:r>
      </w:del>
      <w:ins w:id="2845" w:author="Peng Luqi" w:date="2019-10-13T14:43:00Z">
        <w:r w:rsidR="00EF666F">
          <w:rPr>
            <w:lang w:val="fr-FR"/>
          </w:rPr>
          <w:t>’</w:t>
        </w:r>
      </w:ins>
      <w:r w:rsidRPr="006C3CF6">
        <w:rPr>
          <w:lang w:val="fr-FR"/>
        </w:rPr>
        <w:t>ait bien compris. »</w:t>
      </w:r>
    </w:p>
    <w:p w:rsidR="002B38DF" w:rsidRPr="00423E76" w:rsidRDefault="002B38DF">
      <w:pPr>
        <w:pStyle w:val="a3"/>
        <w:ind w:left="170" w:right="170"/>
        <w:jc w:val="both"/>
        <w:rPr>
          <w:sz w:val="27"/>
          <w:lang w:val="fr-FR"/>
        </w:rPr>
        <w:pPrChange w:id="2846" w:author="Peng Luqi" w:date="2019-10-13T14:20:00Z">
          <w:pPr>
            <w:pStyle w:val="a3"/>
            <w:spacing w:before="11"/>
          </w:pPr>
        </w:pPrChange>
      </w:pPr>
    </w:p>
    <w:p w:rsidR="002B38DF" w:rsidRPr="00983763" w:rsidRDefault="00716360">
      <w:pPr>
        <w:pStyle w:val="a3"/>
        <w:ind w:left="170" w:right="170"/>
        <w:jc w:val="both"/>
        <w:rPr>
          <w:lang w:val="fr-FR"/>
        </w:rPr>
        <w:pPrChange w:id="2847" w:author="Peng Luqi" w:date="2019-10-13T14:20:00Z">
          <w:pPr>
            <w:pStyle w:val="a3"/>
            <w:ind w:left="130" w:right="405"/>
          </w:pPr>
        </w:pPrChange>
      </w:pPr>
      <w:r w:rsidRPr="00423E76">
        <w:rPr>
          <w:lang w:val="fr-FR"/>
        </w:rPr>
        <w:t>Ce sont les mots de Keynes à propos de Newton. En réalité, les travaux de Newton ne sont pas si compliqués et n</w:t>
      </w:r>
      <w:del w:id="2848" w:author="Peng Luqi" w:date="2019-10-13T14:43:00Z">
        <w:r w:rsidRPr="00423E76" w:rsidDel="00EF666F">
          <w:rPr>
            <w:lang w:val="fr-FR"/>
          </w:rPr>
          <w:delText>’</w:delText>
        </w:r>
      </w:del>
      <w:ins w:id="2849" w:author="Peng Luqi" w:date="2019-10-13T14:43:00Z">
        <w:r w:rsidR="00EF666F">
          <w:rPr>
            <w:lang w:val="fr-FR"/>
          </w:rPr>
          <w:t>’</w:t>
        </w:r>
      </w:ins>
      <w:r w:rsidRPr="00423E76">
        <w:rPr>
          <w:lang w:val="fr-FR"/>
        </w:rPr>
        <w:t>importe quelle personne ordinaire, en y consacrant beaucoup de temps, pourrait comprendre parfaitement la stratégie d</w:t>
      </w:r>
      <w:del w:id="2850" w:author="Peng Luqi" w:date="2019-10-13T14:43:00Z">
        <w:r w:rsidRPr="00423E76" w:rsidDel="00EF666F">
          <w:rPr>
            <w:lang w:val="fr-FR"/>
          </w:rPr>
          <w:delText>’</w:delText>
        </w:r>
      </w:del>
      <w:ins w:id="2851" w:author="Peng Luqi" w:date="2019-10-13T14:43:00Z">
        <w:r w:rsidR="00EF666F">
          <w:rPr>
            <w:lang w:val="fr-FR"/>
          </w:rPr>
          <w:t>’</w:t>
        </w:r>
      </w:ins>
      <w:r w:rsidRPr="00423E76">
        <w:rPr>
          <w:lang w:val="fr-FR"/>
        </w:rPr>
        <w:t>investissement fixe sous tous ses angles.</w:t>
      </w:r>
    </w:p>
    <w:p w:rsidR="002B38DF" w:rsidRPr="00336030" w:rsidRDefault="002B38DF">
      <w:pPr>
        <w:pStyle w:val="a3"/>
        <w:ind w:left="170" w:right="170"/>
        <w:jc w:val="both"/>
        <w:rPr>
          <w:sz w:val="27"/>
          <w:lang w:val="fr-FR"/>
        </w:rPr>
        <w:pPrChange w:id="2852" w:author="Peng Luqi" w:date="2019-10-13T14:20:00Z">
          <w:pPr>
            <w:pStyle w:val="a3"/>
            <w:spacing w:before="9"/>
          </w:pPr>
        </w:pPrChange>
      </w:pPr>
    </w:p>
    <w:p w:rsidR="002B38DF" w:rsidRDefault="00716360" w:rsidP="00CB23F4">
      <w:pPr>
        <w:pStyle w:val="a3"/>
        <w:ind w:left="170" w:right="170"/>
        <w:jc w:val="both"/>
        <w:rPr>
          <w:ins w:id="2853" w:author="Peng Luqi" w:date="2019-10-13T14:28:00Z"/>
          <w:lang w:val="fr-FR"/>
        </w:rPr>
      </w:pPr>
      <w:r w:rsidRPr="00716360">
        <w:rPr>
          <w:lang w:val="fr-FR"/>
        </w:rPr>
        <w:t>Par conséquent, en tant que loup de mer des marchés avec mes huit ans d</w:t>
      </w:r>
      <w:del w:id="2854" w:author="Peng Luqi" w:date="2019-10-13T14:43:00Z">
        <w:r w:rsidRPr="00716360" w:rsidDel="00EF666F">
          <w:rPr>
            <w:lang w:val="fr-FR"/>
          </w:rPr>
          <w:delText>’</w:delText>
        </w:r>
      </w:del>
      <w:ins w:id="2855" w:author="Peng Luqi" w:date="2019-10-13T14:43:00Z">
        <w:r w:rsidR="00EF666F">
          <w:rPr>
            <w:lang w:val="fr-FR"/>
          </w:rPr>
          <w:t>’</w:t>
        </w:r>
      </w:ins>
      <w:r w:rsidRPr="00716360">
        <w:rPr>
          <w:lang w:val="fr-FR"/>
        </w:rPr>
        <w:t>expérience des cryptomonnaies, ce que je pourrais partager de mon expérience est cette idée :</w:t>
      </w:r>
    </w:p>
    <w:p w:rsidR="0029470B" w:rsidRPr="00716360" w:rsidRDefault="0029470B">
      <w:pPr>
        <w:pStyle w:val="a3"/>
        <w:ind w:left="170" w:right="170"/>
        <w:jc w:val="both"/>
        <w:rPr>
          <w:lang w:val="fr-FR"/>
        </w:rPr>
        <w:pPrChange w:id="2856" w:author="Peng Luqi" w:date="2019-10-13T14:20:00Z">
          <w:pPr>
            <w:pStyle w:val="a3"/>
            <w:spacing w:line="242" w:lineRule="auto"/>
            <w:ind w:left="130" w:right="1222"/>
          </w:pPr>
        </w:pPrChange>
      </w:pPr>
    </w:p>
    <w:p w:rsidR="002B38DF" w:rsidRPr="00716360" w:rsidRDefault="00716360">
      <w:pPr>
        <w:pStyle w:val="a3"/>
        <w:ind w:left="720" w:right="720"/>
        <w:jc w:val="both"/>
        <w:rPr>
          <w:lang w:val="fr-FR"/>
        </w:rPr>
        <w:pPrChange w:id="2857" w:author="Peng Luqi" w:date="2019-10-13T14:27:00Z">
          <w:pPr>
            <w:pStyle w:val="a3"/>
            <w:ind w:left="130" w:right="887"/>
          </w:pPr>
        </w:pPrChange>
      </w:pPr>
      <w:r w:rsidRPr="00716360">
        <w:rPr>
          <w:lang w:val="fr-FR"/>
        </w:rPr>
        <w:t>Faites attention à votre construction psychologique. C</w:t>
      </w:r>
      <w:del w:id="2858" w:author="Peng Luqi" w:date="2019-10-13T14:43:00Z">
        <w:r w:rsidRPr="00716360" w:rsidDel="00EF666F">
          <w:rPr>
            <w:lang w:val="fr-FR"/>
          </w:rPr>
          <w:delText>’</w:delText>
        </w:r>
      </w:del>
      <w:ins w:id="2859" w:author="Peng Luqi" w:date="2019-10-13T14:43:00Z">
        <w:r w:rsidR="00EF666F">
          <w:rPr>
            <w:lang w:val="fr-FR"/>
          </w:rPr>
          <w:t>’</w:t>
        </w:r>
      </w:ins>
      <w:r w:rsidRPr="00716360">
        <w:rPr>
          <w:lang w:val="fr-FR"/>
        </w:rPr>
        <w:t>est le travail le plus important.</w:t>
      </w:r>
    </w:p>
    <w:p w:rsidR="002B38DF" w:rsidRPr="00716360" w:rsidRDefault="002B38DF">
      <w:pPr>
        <w:pStyle w:val="a3"/>
        <w:ind w:left="170" w:right="170"/>
        <w:jc w:val="both"/>
        <w:rPr>
          <w:sz w:val="27"/>
          <w:lang w:val="fr-FR"/>
        </w:rPr>
        <w:pPrChange w:id="2860" w:author="Peng Luqi" w:date="2019-10-13T14:20:00Z">
          <w:pPr>
            <w:pStyle w:val="a3"/>
            <w:spacing w:before="5"/>
          </w:pPr>
        </w:pPrChange>
      </w:pPr>
    </w:p>
    <w:p w:rsidR="002B38DF" w:rsidRDefault="00716360" w:rsidP="00CB23F4">
      <w:pPr>
        <w:pStyle w:val="a3"/>
        <w:ind w:left="170" w:right="170"/>
        <w:jc w:val="both"/>
        <w:rPr>
          <w:ins w:id="2861" w:author="Peng Luqi" w:date="2019-10-13T14:28:00Z"/>
          <w:lang w:val="fr-FR"/>
        </w:rPr>
      </w:pPr>
      <w:r w:rsidRPr="00716360">
        <w:rPr>
          <w:lang w:val="fr-FR"/>
        </w:rPr>
        <w:t>Comment optimiser la construction psychologique ?</w:t>
      </w:r>
    </w:p>
    <w:p w:rsidR="0029470B" w:rsidRPr="00716360" w:rsidRDefault="0029470B">
      <w:pPr>
        <w:pStyle w:val="a3"/>
        <w:ind w:left="170" w:right="170"/>
        <w:jc w:val="both"/>
        <w:rPr>
          <w:lang w:val="fr-FR"/>
        </w:rPr>
        <w:pPrChange w:id="2862" w:author="Peng Luqi" w:date="2019-10-13T14:20:00Z">
          <w:pPr>
            <w:pStyle w:val="a3"/>
            <w:spacing w:line="322" w:lineRule="exact"/>
            <w:ind w:left="130"/>
          </w:pPr>
        </w:pPrChange>
      </w:pPr>
    </w:p>
    <w:p w:rsidR="002B38DF" w:rsidRDefault="00716360" w:rsidP="0029470B">
      <w:pPr>
        <w:pStyle w:val="a3"/>
        <w:ind w:left="720" w:right="720"/>
        <w:jc w:val="both"/>
        <w:rPr>
          <w:ins w:id="2863" w:author="Peng Luqi" w:date="2019-10-13T23:57:00Z"/>
          <w:lang w:val="fr-FR"/>
        </w:rPr>
      </w:pPr>
      <w:r w:rsidRPr="00716360">
        <w:rPr>
          <w:lang w:val="fr-FR"/>
        </w:rPr>
        <w:t>À partir du moment où vous entrez sur le marché, ne prônez que l</w:t>
      </w:r>
      <w:del w:id="2864" w:author="Peng Luqi" w:date="2019-10-13T14:43:00Z">
        <w:r w:rsidRPr="00716360" w:rsidDel="00EF666F">
          <w:rPr>
            <w:lang w:val="fr-FR"/>
          </w:rPr>
          <w:delText>’</w:delText>
        </w:r>
      </w:del>
      <w:ins w:id="2865" w:author="Peng Luqi" w:date="2019-10-13T14:43:00Z">
        <w:r w:rsidR="00EF666F">
          <w:rPr>
            <w:lang w:val="fr-FR"/>
          </w:rPr>
          <w:t>’</w:t>
        </w:r>
      </w:ins>
      <w:r w:rsidRPr="00716360">
        <w:rPr>
          <w:lang w:val="fr-FR"/>
        </w:rPr>
        <w:t>investissement fixe.</w:t>
      </w:r>
    </w:p>
    <w:p w:rsidR="0086173D" w:rsidRDefault="0086173D" w:rsidP="0029470B">
      <w:pPr>
        <w:pStyle w:val="a3"/>
        <w:ind w:left="720" w:right="720"/>
        <w:jc w:val="both"/>
        <w:rPr>
          <w:ins w:id="2866" w:author="Peng Luqi" w:date="2019-10-13T23:57:00Z"/>
          <w:lang w:val="fr-FR"/>
        </w:rPr>
      </w:pPr>
    </w:p>
    <w:p w:rsidR="0086173D" w:rsidRPr="00716360" w:rsidDel="0086173D" w:rsidRDefault="0086173D">
      <w:pPr>
        <w:pStyle w:val="a3"/>
        <w:ind w:left="720" w:right="720"/>
        <w:jc w:val="both"/>
        <w:rPr>
          <w:del w:id="2867" w:author="Peng Luqi" w:date="2019-10-13T23:57:00Z"/>
          <w:lang w:val="fr-FR"/>
        </w:rPr>
        <w:pPrChange w:id="2868" w:author="Peng Luqi" w:date="2019-10-13T14:27:00Z">
          <w:pPr>
            <w:pStyle w:val="a3"/>
            <w:ind w:left="130" w:right="1992"/>
          </w:pPr>
        </w:pPrChange>
      </w:pPr>
    </w:p>
    <w:p w:rsidR="00AF0C0B" w:rsidDel="0086173D" w:rsidRDefault="00AF0C0B">
      <w:pPr>
        <w:ind w:left="170" w:right="170"/>
        <w:jc w:val="both"/>
        <w:rPr>
          <w:del w:id="2869" w:author="Peng Luqi" w:date="2019-10-13T23:57:00Z"/>
          <w:lang w:val="fr-FR"/>
        </w:rPr>
        <w:sectPr w:rsidR="00AF0C0B" w:rsidDel="0086173D">
          <w:pgSz w:w="11910" w:h="16840"/>
          <w:pgMar w:top="1360" w:right="1240" w:bottom="280" w:left="1320" w:header="720" w:footer="720" w:gutter="0"/>
          <w:cols w:space="720"/>
        </w:sectPr>
        <w:pPrChange w:id="2870" w:author="Peng Luqi" w:date="2019-10-13T14:20:00Z">
          <w:pPr/>
        </w:pPrChange>
      </w:pPr>
    </w:p>
    <w:p w:rsidR="002B38DF" w:rsidRDefault="00716360" w:rsidP="00CB23F4">
      <w:pPr>
        <w:pStyle w:val="a3"/>
        <w:ind w:left="170" w:right="170"/>
        <w:jc w:val="both"/>
        <w:rPr>
          <w:ins w:id="2871" w:author="Peng Luqi" w:date="2019-10-13T14:28:00Z"/>
          <w:lang w:val="fr-FR"/>
        </w:rPr>
      </w:pPr>
      <w:r w:rsidRPr="00716360">
        <w:rPr>
          <w:lang w:val="fr-FR"/>
        </w:rPr>
        <w:t>Je me répète :</w:t>
      </w:r>
    </w:p>
    <w:p w:rsidR="0029470B" w:rsidRPr="00716360" w:rsidRDefault="0029470B">
      <w:pPr>
        <w:pStyle w:val="a3"/>
        <w:ind w:left="170" w:right="170"/>
        <w:jc w:val="both"/>
        <w:rPr>
          <w:lang w:val="fr-FR"/>
        </w:rPr>
        <w:pPrChange w:id="2872" w:author="Peng Luqi" w:date="2019-10-13T14:20:00Z">
          <w:pPr>
            <w:pStyle w:val="a3"/>
            <w:spacing w:before="65" w:line="322" w:lineRule="exact"/>
            <w:ind w:left="130"/>
          </w:pPr>
        </w:pPrChange>
      </w:pPr>
    </w:p>
    <w:p w:rsidR="002B38DF" w:rsidRPr="00716360" w:rsidRDefault="00716360">
      <w:pPr>
        <w:pStyle w:val="a3"/>
        <w:ind w:left="720" w:right="720"/>
        <w:jc w:val="both"/>
        <w:rPr>
          <w:lang w:val="fr-FR"/>
        </w:rPr>
        <w:pPrChange w:id="2873" w:author="Peng Luqi" w:date="2019-10-13T14:27:00Z">
          <w:pPr>
            <w:pStyle w:val="a3"/>
            <w:ind w:left="130"/>
          </w:pPr>
        </w:pPrChange>
      </w:pPr>
      <w:r w:rsidRPr="00716360">
        <w:rPr>
          <w:lang w:val="fr-FR"/>
        </w:rPr>
        <w:t>Comment résoudre vos problèmes ? Uniquement via l</w:t>
      </w:r>
      <w:del w:id="2874" w:author="Peng Luqi" w:date="2019-10-13T14:43:00Z">
        <w:r w:rsidRPr="00716360" w:rsidDel="00EF666F">
          <w:rPr>
            <w:lang w:val="fr-FR"/>
          </w:rPr>
          <w:delText>’</w:delText>
        </w:r>
      </w:del>
      <w:ins w:id="2875" w:author="Peng Luqi" w:date="2019-10-13T14:43:00Z">
        <w:r w:rsidR="00EF666F">
          <w:rPr>
            <w:lang w:val="fr-FR"/>
          </w:rPr>
          <w:t>’</w:t>
        </w:r>
      </w:ins>
      <w:r w:rsidRPr="00716360">
        <w:rPr>
          <w:lang w:val="fr-FR"/>
        </w:rPr>
        <w:t>investissement fixe.</w:t>
      </w:r>
    </w:p>
    <w:p w:rsidR="002B38DF" w:rsidRPr="00716360" w:rsidRDefault="002B38DF">
      <w:pPr>
        <w:pStyle w:val="a3"/>
        <w:ind w:left="170" w:right="170"/>
        <w:jc w:val="both"/>
        <w:rPr>
          <w:sz w:val="27"/>
          <w:lang w:val="fr-FR"/>
        </w:rPr>
        <w:pPrChange w:id="2876" w:author="Peng Luqi" w:date="2019-10-13T14:20:00Z">
          <w:pPr>
            <w:pStyle w:val="a3"/>
            <w:spacing w:before="10"/>
          </w:pPr>
        </w:pPrChange>
      </w:pPr>
    </w:p>
    <w:p w:rsidR="002B38DF" w:rsidRPr="00716360" w:rsidRDefault="00716360">
      <w:pPr>
        <w:pStyle w:val="a3"/>
        <w:ind w:left="170" w:right="170"/>
        <w:jc w:val="both"/>
        <w:rPr>
          <w:lang w:val="fr-FR"/>
        </w:rPr>
        <w:pPrChange w:id="2877" w:author="Peng Luqi" w:date="2019-10-13T14:20:00Z">
          <w:pPr>
            <w:pStyle w:val="a3"/>
            <w:ind w:left="130" w:right="577"/>
          </w:pPr>
        </w:pPrChange>
      </w:pPr>
      <w:r w:rsidRPr="00716360">
        <w:rPr>
          <w:lang w:val="fr-FR"/>
        </w:rPr>
        <w:t>Auparavant, les nombreux avantages de la série d</w:t>
      </w:r>
      <w:del w:id="2878" w:author="Peng Luqi" w:date="2019-10-13T14:43:00Z">
        <w:r w:rsidRPr="00716360" w:rsidDel="00EF666F">
          <w:rPr>
            <w:lang w:val="fr-FR"/>
          </w:rPr>
          <w:delText>’</w:delText>
        </w:r>
      </w:del>
      <w:ins w:id="2879" w:author="Peng Luqi" w:date="2019-10-13T14:43:00Z">
        <w:r w:rsidR="00EF666F">
          <w:rPr>
            <w:lang w:val="fr-FR"/>
          </w:rPr>
          <w:t>’</w:t>
        </w:r>
      </w:ins>
      <w:r w:rsidRPr="00716360">
        <w:rPr>
          <w:lang w:val="fr-FR"/>
        </w:rPr>
        <w:t xml:space="preserve">actifs de qualité tels que le </w:t>
      </w:r>
      <w:r w:rsidRPr="00716360">
        <w:rPr>
          <w:color w:val="4A86E8"/>
          <w:lang w:val="fr-FR"/>
        </w:rPr>
        <w:t xml:space="preserve">BOX </w:t>
      </w:r>
      <w:r w:rsidRPr="00716360">
        <w:rPr>
          <w:lang w:val="fr-FR"/>
        </w:rPr>
        <w:t>ont été mentionnés :</w:t>
      </w:r>
    </w:p>
    <w:p w:rsidR="002B38DF" w:rsidRPr="00716360" w:rsidRDefault="009A1D52">
      <w:pPr>
        <w:pStyle w:val="a3"/>
        <w:ind w:left="720" w:right="720"/>
        <w:jc w:val="both"/>
        <w:rPr>
          <w:lang w:val="fr-FR"/>
        </w:rPr>
        <w:pPrChange w:id="2880" w:author="Peng Luqi" w:date="2019-10-13T14:32:00Z">
          <w:pPr>
            <w:pStyle w:val="a4"/>
            <w:numPr>
              <w:numId w:val="16"/>
            </w:numPr>
            <w:tabs>
              <w:tab w:val="left" w:pos="851"/>
            </w:tabs>
            <w:ind w:right="732"/>
          </w:pPr>
        </w:pPrChange>
      </w:pPr>
      <w:ins w:id="2881" w:author="Peng Luqi" w:date="2019-10-13T14:32:00Z">
        <w:r>
          <w:rPr>
            <w:lang w:val="fr-FR"/>
          </w:rPr>
          <w:t xml:space="preserve">1. </w:t>
        </w:r>
      </w:ins>
      <w:r w:rsidR="00716360" w:rsidRPr="00716360">
        <w:rPr>
          <w:lang w:val="fr-FR"/>
        </w:rPr>
        <w:t>Coût d</w:t>
      </w:r>
      <w:del w:id="2882" w:author="Peng Luqi" w:date="2019-10-13T14:43:00Z">
        <w:r w:rsidR="00716360" w:rsidRPr="00716360" w:rsidDel="00EF666F">
          <w:rPr>
            <w:lang w:val="fr-FR"/>
          </w:rPr>
          <w:delText>’</w:delText>
        </w:r>
      </w:del>
      <w:ins w:id="2883" w:author="Peng Luqi" w:date="2019-10-13T14:43:00Z">
        <w:r w:rsidR="00EF666F">
          <w:rPr>
            <w:lang w:val="fr-FR"/>
          </w:rPr>
          <w:t>’</w:t>
        </w:r>
      </w:ins>
      <w:r w:rsidR="00716360" w:rsidRPr="00716360">
        <w:rPr>
          <w:lang w:val="fr-FR"/>
        </w:rPr>
        <w:t>opportunité dilué. C</w:t>
      </w:r>
      <w:del w:id="2884" w:author="Peng Luqi" w:date="2019-10-13T14:43:00Z">
        <w:r w:rsidR="00716360" w:rsidRPr="00716360" w:rsidDel="00EF666F">
          <w:rPr>
            <w:lang w:val="fr-FR"/>
          </w:rPr>
          <w:delText>’</w:delText>
        </w:r>
      </w:del>
      <w:ins w:id="2885" w:author="Peng Luqi" w:date="2019-10-13T14:43:00Z">
        <w:r w:rsidR="00EF666F">
          <w:rPr>
            <w:lang w:val="fr-FR"/>
          </w:rPr>
          <w:t>’</w:t>
        </w:r>
      </w:ins>
      <w:r w:rsidR="00716360" w:rsidRPr="00716360">
        <w:rPr>
          <w:lang w:val="fr-FR"/>
        </w:rPr>
        <w:t>est ce que se doit de faire un investisseur qualifié.</w:t>
      </w:r>
    </w:p>
    <w:p w:rsidR="002B38DF" w:rsidRPr="00716360" w:rsidRDefault="009A1D52">
      <w:pPr>
        <w:pStyle w:val="a3"/>
        <w:ind w:left="720" w:right="720"/>
        <w:jc w:val="both"/>
        <w:rPr>
          <w:lang w:val="fr-FR"/>
        </w:rPr>
        <w:pPrChange w:id="2886" w:author="Peng Luqi" w:date="2019-10-13T14:32:00Z">
          <w:pPr>
            <w:pStyle w:val="a4"/>
            <w:numPr>
              <w:numId w:val="16"/>
            </w:numPr>
            <w:tabs>
              <w:tab w:val="left" w:pos="851"/>
            </w:tabs>
            <w:spacing w:before="4"/>
            <w:ind w:right="585"/>
          </w:pPr>
        </w:pPrChange>
      </w:pPr>
      <w:ins w:id="2887" w:author="Peng Luqi" w:date="2019-10-13T14:32:00Z">
        <w:r>
          <w:rPr>
            <w:lang w:val="fr-FR"/>
          </w:rPr>
          <w:t xml:space="preserve">2. </w:t>
        </w:r>
      </w:ins>
      <w:r w:rsidR="00716360" w:rsidRPr="00716360">
        <w:rPr>
          <w:lang w:val="fr-FR"/>
        </w:rPr>
        <w:t>Parier sur le développement de l</w:t>
      </w:r>
      <w:del w:id="2888" w:author="Peng Luqi" w:date="2019-10-13T14:43:00Z">
        <w:r w:rsidR="00716360" w:rsidRPr="00716360" w:rsidDel="00EF666F">
          <w:rPr>
            <w:lang w:val="fr-FR"/>
          </w:rPr>
          <w:delText>’</w:delText>
        </w:r>
      </w:del>
      <w:ins w:id="2889" w:author="Peng Luqi" w:date="2019-10-13T14:43:00Z">
        <w:r w:rsidR="00EF666F">
          <w:rPr>
            <w:lang w:val="fr-FR"/>
          </w:rPr>
          <w:t>’</w:t>
        </w:r>
      </w:ins>
      <w:r w:rsidR="00716360" w:rsidRPr="00716360">
        <w:rPr>
          <w:lang w:val="fr-FR"/>
        </w:rPr>
        <w:t>ensemble d</w:t>
      </w:r>
      <w:del w:id="2890" w:author="Peng Luqi" w:date="2019-10-13T14:43:00Z">
        <w:r w:rsidR="00716360" w:rsidRPr="00716360" w:rsidDel="00EF666F">
          <w:rPr>
            <w:lang w:val="fr-FR"/>
          </w:rPr>
          <w:delText>’</w:delText>
        </w:r>
      </w:del>
      <w:ins w:id="2891" w:author="Peng Luqi" w:date="2019-10-13T14:43:00Z">
        <w:r w:rsidR="00EF666F">
          <w:rPr>
            <w:lang w:val="fr-FR"/>
          </w:rPr>
          <w:t>’</w:t>
        </w:r>
      </w:ins>
      <w:r w:rsidR="00716360" w:rsidRPr="00716360">
        <w:rPr>
          <w:lang w:val="fr-FR"/>
        </w:rPr>
        <w:t>un secteur ou du développement économique. C</w:t>
      </w:r>
      <w:del w:id="2892" w:author="Peng Luqi" w:date="2019-10-13T14:43:00Z">
        <w:r w:rsidR="00716360" w:rsidRPr="00716360" w:rsidDel="00EF666F">
          <w:rPr>
            <w:lang w:val="fr-FR"/>
          </w:rPr>
          <w:delText>’</w:delText>
        </w:r>
      </w:del>
      <w:ins w:id="2893" w:author="Peng Luqi" w:date="2019-10-13T14:43:00Z">
        <w:r w:rsidR="00EF666F">
          <w:rPr>
            <w:lang w:val="fr-FR"/>
          </w:rPr>
          <w:t>’</w:t>
        </w:r>
      </w:ins>
      <w:r w:rsidR="00716360" w:rsidRPr="00716360">
        <w:rPr>
          <w:lang w:val="fr-FR"/>
        </w:rPr>
        <w:t>est le moyen le plus efficace d</w:t>
      </w:r>
      <w:del w:id="2894" w:author="Peng Luqi" w:date="2019-10-13T14:43:00Z">
        <w:r w:rsidR="00716360" w:rsidRPr="00716360" w:rsidDel="00EF666F">
          <w:rPr>
            <w:lang w:val="fr-FR"/>
          </w:rPr>
          <w:delText>’</w:delText>
        </w:r>
      </w:del>
      <w:ins w:id="2895" w:author="Peng Luqi" w:date="2019-10-13T14:43:00Z">
        <w:r w:rsidR="00EF666F">
          <w:rPr>
            <w:lang w:val="fr-FR"/>
          </w:rPr>
          <w:t>’</w:t>
        </w:r>
      </w:ins>
      <w:r w:rsidR="00716360" w:rsidRPr="00716360">
        <w:rPr>
          <w:lang w:val="fr-FR"/>
        </w:rPr>
        <w:t>investir dans un actif qui n</w:t>
      </w:r>
      <w:del w:id="2896" w:author="Peng Luqi" w:date="2019-10-13T14:43:00Z">
        <w:r w:rsidR="00716360" w:rsidRPr="00716360" w:rsidDel="00EF666F">
          <w:rPr>
            <w:lang w:val="fr-FR"/>
          </w:rPr>
          <w:delText>’</w:delText>
        </w:r>
      </w:del>
      <w:ins w:id="2897" w:author="Peng Luqi" w:date="2019-10-13T14:43:00Z">
        <w:r w:rsidR="00EF666F">
          <w:rPr>
            <w:lang w:val="fr-FR"/>
          </w:rPr>
          <w:t>’</w:t>
        </w:r>
      </w:ins>
      <w:r w:rsidR="00716360" w:rsidRPr="00716360">
        <w:rPr>
          <w:lang w:val="fr-FR"/>
        </w:rPr>
        <w:t>a fait que monter sur le long terme et non</w:t>
      </w:r>
      <w:r w:rsidR="00716360" w:rsidRPr="0029470B">
        <w:rPr>
          <w:lang w:val="fr-FR"/>
          <w:rPrChange w:id="2898" w:author="Peng Luqi" w:date="2019-10-13T14:27:00Z">
            <w:rPr>
              <w:spacing w:val="-35"/>
              <w:lang w:val="fr-FR"/>
            </w:rPr>
          </w:rPrChange>
        </w:rPr>
        <w:t xml:space="preserve"> </w:t>
      </w:r>
      <w:r w:rsidR="00716360" w:rsidRPr="00716360">
        <w:rPr>
          <w:lang w:val="fr-FR"/>
        </w:rPr>
        <w:t>l</w:t>
      </w:r>
      <w:del w:id="2899" w:author="Peng Luqi" w:date="2019-10-13T14:43:00Z">
        <w:r w:rsidR="00716360" w:rsidRPr="00716360" w:rsidDel="00EF666F">
          <w:rPr>
            <w:lang w:val="fr-FR"/>
          </w:rPr>
          <w:delText>’</w:delText>
        </w:r>
      </w:del>
      <w:ins w:id="2900" w:author="Peng Luqi" w:date="2019-10-13T14:43:00Z">
        <w:r w:rsidR="00EF666F">
          <w:rPr>
            <w:lang w:val="fr-FR"/>
          </w:rPr>
          <w:t>’</w:t>
        </w:r>
      </w:ins>
      <w:r w:rsidR="00716360" w:rsidRPr="00716360">
        <w:rPr>
          <w:lang w:val="fr-FR"/>
        </w:rPr>
        <w:t>inverse.</w:t>
      </w:r>
    </w:p>
    <w:p w:rsidR="002B38DF" w:rsidRPr="00716360" w:rsidRDefault="002B38DF">
      <w:pPr>
        <w:pStyle w:val="a3"/>
        <w:ind w:left="170" w:right="170"/>
        <w:jc w:val="both"/>
        <w:rPr>
          <w:sz w:val="27"/>
          <w:lang w:val="fr-FR"/>
        </w:rPr>
        <w:pPrChange w:id="2901" w:author="Peng Luqi" w:date="2019-10-13T14:20:00Z">
          <w:pPr>
            <w:pStyle w:val="a3"/>
            <w:spacing w:before="9"/>
          </w:pPr>
        </w:pPrChange>
      </w:pPr>
    </w:p>
    <w:p w:rsidR="002B38DF" w:rsidRDefault="00716360" w:rsidP="00CB23F4">
      <w:pPr>
        <w:pStyle w:val="a3"/>
        <w:ind w:left="170" w:right="170"/>
        <w:jc w:val="both"/>
        <w:rPr>
          <w:ins w:id="2902" w:author="Peng Luqi" w:date="2019-10-13T14:28:00Z"/>
          <w:lang w:val="fr-FR"/>
        </w:rPr>
      </w:pPr>
      <w:r w:rsidRPr="00716360">
        <w:rPr>
          <w:lang w:val="fr-FR"/>
        </w:rPr>
        <w:t>Mais le plus grand avantage reste celui-ci :</w:t>
      </w:r>
    </w:p>
    <w:p w:rsidR="0029470B" w:rsidRPr="00716360" w:rsidRDefault="0029470B">
      <w:pPr>
        <w:pStyle w:val="a3"/>
        <w:ind w:left="170" w:right="170"/>
        <w:jc w:val="both"/>
        <w:rPr>
          <w:lang w:val="fr-FR"/>
        </w:rPr>
        <w:pPrChange w:id="2903" w:author="Peng Luqi" w:date="2019-10-13T14:20:00Z">
          <w:pPr>
            <w:pStyle w:val="a3"/>
            <w:spacing w:before="1" w:line="322" w:lineRule="exact"/>
            <w:ind w:left="130"/>
          </w:pPr>
        </w:pPrChange>
      </w:pPr>
    </w:p>
    <w:p w:rsidR="002B38DF" w:rsidRPr="00716360" w:rsidRDefault="00716360">
      <w:pPr>
        <w:pStyle w:val="a3"/>
        <w:ind w:left="720" w:right="720"/>
        <w:jc w:val="both"/>
        <w:rPr>
          <w:lang w:val="fr-FR"/>
        </w:rPr>
        <w:pPrChange w:id="2904" w:author="Peng Luqi" w:date="2019-10-13T14:28:00Z">
          <w:pPr>
            <w:pStyle w:val="a3"/>
            <w:ind w:left="130" w:right="469"/>
          </w:pPr>
        </w:pPrChange>
      </w:pPr>
      <w:r w:rsidRPr="00716360">
        <w:rPr>
          <w:lang w:val="fr-FR"/>
        </w:rPr>
        <w:t>Adopter une stratégie d</w:t>
      </w:r>
      <w:del w:id="2905" w:author="Peng Luqi" w:date="2019-10-13T14:43:00Z">
        <w:r w:rsidRPr="00716360" w:rsidDel="00EF666F">
          <w:rPr>
            <w:lang w:val="fr-FR"/>
          </w:rPr>
          <w:delText>’</w:delText>
        </w:r>
      </w:del>
      <w:ins w:id="2906" w:author="Peng Luqi" w:date="2019-10-13T14:43:00Z">
        <w:r w:rsidR="00EF666F">
          <w:rPr>
            <w:lang w:val="fr-FR"/>
          </w:rPr>
          <w:t>’</w:t>
        </w:r>
      </w:ins>
      <w:r w:rsidRPr="00716360">
        <w:rPr>
          <w:lang w:val="fr-FR"/>
        </w:rPr>
        <w:t>investissement fixe fera de chaque personne ordinaire un investisseur passif et intelligent dès le départ</w:t>
      </w:r>
      <w:r w:rsidRPr="0029470B">
        <w:rPr>
          <w:lang w:val="fr-FR"/>
          <w:rPrChange w:id="2907" w:author="Peng Luqi" w:date="2019-10-13T14:28:00Z">
            <w:rPr>
              <w:spacing w:val="-4"/>
              <w:lang w:val="fr-FR"/>
            </w:rPr>
          </w:rPrChange>
        </w:rPr>
        <w:t xml:space="preserve"> </w:t>
      </w:r>
      <w:r w:rsidRPr="00716360">
        <w:rPr>
          <w:lang w:val="fr-FR"/>
        </w:rPr>
        <w:t>!</w:t>
      </w:r>
    </w:p>
    <w:p w:rsidR="002B38DF" w:rsidRPr="00716360" w:rsidRDefault="002B38DF">
      <w:pPr>
        <w:pStyle w:val="a3"/>
        <w:ind w:left="170" w:right="170"/>
        <w:jc w:val="both"/>
        <w:rPr>
          <w:sz w:val="27"/>
          <w:lang w:val="fr-FR"/>
        </w:rPr>
        <w:pPrChange w:id="2908" w:author="Peng Luqi" w:date="2019-10-13T14:20:00Z">
          <w:pPr>
            <w:pStyle w:val="a3"/>
            <w:spacing w:before="10"/>
          </w:pPr>
        </w:pPrChange>
      </w:pPr>
    </w:p>
    <w:p w:rsidR="002B38DF" w:rsidRPr="00716360" w:rsidRDefault="00716360">
      <w:pPr>
        <w:pStyle w:val="a3"/>
        <w:ind w:left="170" w:right="170"/>
        <w:jc w:val="both"/>
        <w:rPr>
          <w:lang w:val="fr-FR"/>
        </w:rPr>
        <w:pPrChange w:id="2909" w:author="Peng Luqi" w:date="2019-10-13T14:20:00Z">
          <w:pPr>
            <w:pStyle w:val="a3"/>
            <w:ind w:left="130" w:right="344"/>
          </w:pPr>
        </w:pPrChange>
      </w:pPr>
      <w:r w:rsidRPr="00716360">
        <w:rPr>
          <w:lang w:val="fr-FR"/>
        </w:rPr>
        <w:t>Qu</w:t>
      </w:r>
      <w:del w:id="2910" w:author="Peng Luqi" w:date="2019-10-13T14:43:00Z">
        <w:r w:rsidRPr="00716360" w:rsidDel="00EF666F">
          <w:rPr>
            <w:lang w:val="fr-FR"/>
          </w:rPr>
          <w:delText>’</w:delText>
        </w:r>
      </w:del>
      <w:ins w:id="2911" w:author="Peng Luqi" w:date="2019-10-13T14:43:00Z">
        <w:r w:rsidR="00EF666F">
          <w:rPr>
            <w:lang w:val="fr-FR"/>
          </w:rPr>
          <w:t>’</w:t>
        </w:r>
      </w:ins>
      <w:r w:rsidRPr="00716360">
        <w:rPr>
          <w:lang w:val="fr-FR"/>
        </w:rPr>
        <w:t>est-ce que l</w:t>
      </w:r>
      <w:del w:id="2912" w:author="Peng Luqi" w:date="2019-10-13T14:43:00Z">
        <w:r w:rsidRPr="00716360" w:rsidDel="00EF666F">
          <w:rPr>
            <w:lang w:val="fr-FR"/>
          </w:rPr>
          <w:delText>’</w:delText>
        </w:r>
      </w:del>
      <w:ins w:id="2913" w:author="Peng Luqi" w:date="2019-10-13T14:43:00Z">
        <w:r w:rsidR="00EF666F">
          <w:rPr>
            <w:lang w:val="fr-FR"/>
          </w:rPr>
          <w:t>’</w:t>
        </w:r>
      </w:ins>
      <w:r w:rsidRPr="00716360">
        <w:rPr>
          <w:lang w:val="fr-FR"/>
        </w:rPr>
        <w:t>intelligence passive ? Elle signifie qu</w:t>
      </w:r>
      <w:del w:id="2914" w:author="Peng Luqi" w:date="2019-10-13T14:43:00Z">
        <w:r w:rsidRPr="00716360" w:rsidDel="00EF666F">
          <w:rPr>
            <w:lang w:val="fr-FR"/>
          </w:rPr>
          <w:delText>’</w:delText>
        </w:r>
      </w:del>
      <w:ins w:id="2915" w:author="Peng Luqi" w:date="2019-10-13T14:43:00Z">
        <w:r w:rsidR="00EF666F">
          <w:rPr>
            <w:lang w:val="fr-FR"/>
          </w:rPr>
          <w:t>’</w:t>
        </w:r>
      </w:ins>
      <w:r w:rsidRPr="00716360">
        <w:rPr>
          <w:lang w:val="fr-FR"/>
        </w:rPr>
        <w:t>une personne n</w:t>
      </w:r>
      <w:del w:id="2916" w:author="Peng Luqi" w:date="2019-10-13T14:43:00Z">
        <w:r w:rsidRPr="00716360" w:rsidDel="00EF666F">
          <w:rPr>
            <w:lang w:val="fr-FR"/>
          </w:rPr>
          <w:delText>’</w:delText>
        </w:r>
      </w:del>
      <w:ins w:id="2917" w:author="Peng Luqi" w:date="2019-10-13T14:43:00Z">
        <w:r w:rsidR="00EF666F">
          <w:rPr>
            <w:lang w:val="fr-FR"/>
          </w:rPr>
          <w:t>’</w:t>
        </w:r>
      </w:ins>
      <w:r w:rsidRPr="00716360">
        <w:rPr>
          <w:lang w:val="fr-FR"/>
        </w:rPr>
        <w:t>est pas nécessairement intelligente mais, parce qu</w:t>
      </w:r>
      <w:del w:id="2918" w:author="Peng Luqi" w:date="2019-10-13T14:43:00Z">
        <w:r w:rsidRPr="00716360" w:rsidDel="00EF666F">
          <w:rPr>
            <w:lang w:val="fr-FR"/>
          </w:rPr>
          <w:delText>’</w:delText>
        </w:r>
      </w:del>
      <w:ins w:id="2919" w:author="Peng Luqi" w:date="2019-10-13T14:43:00Z">
        <w:r w:rsidR="00EF666F">
          <w:rPr>
            <w:lang w:val="fr-FR"/>
          </w:rPr>
          <w:t>’</w:t>
        </w:r>
      </w:ins>
      <w:r w:rsidRPr="00716360">
        <w:rPr>
          <w:lang w:val="fr-FR"/>
        </w:rPr>
        <w:t>elle a choisi la bonne façon d</w:t>
      </w:r>
      <w:del w:id="2920" w:author="Peng Luqi" w:date="2019-10-13T14:43:00Z">
        <w:r w:rsidRPr="00716360" w:rsidDel="00EF666F">
          <w:rPr>
            <w:lang w:val="fr-FR"/>
          </w:rPr>
          <w:delText>’</w:delText>
        </w:r>
      </w:del>
      <w:ins w:id="2921" w:author="Peng Luqi" w:date="2019-10-13T14:43:00Z">
        <w:r w:rsidR="00EF666F">
          <w:rPr>
            <w:lang w:val="fr-FR"/>
          </w:rPr>
          <w:t>’</w:t>
        </w:r>
      </w:ins>
      <w:r w:rsidRPr="00716360">
        <w:rPr>
          <w:lang w:val="fr-FR"/>
        </w:rPr>
        <w:t>agir, alors tout ce qu</w:t>
      </w:r>
      <w:del w:id="2922" w:author="Peng Luqi" w:date="2019-10-13T14:43:00Z">
        <w:r w:rsidRPr="00716360" w:rsidDel="00EF666F">
          <w:rPr>
            <w:lang w:val="fr-FR"/>
          </w:rPr>
          <w:delText>’</w:delText>
        </w:r>
      </w:del>
      <w:ins w:id="2923" w:author="Peng Luqi" w:date="2019-10-13T14:43:00Z">
        <w:r w:rsidR="00EF666F">
          <w:rPr>
            <w:lang w:val="fr-FR"/>
          </w:rPr>
          <w:t>’</w:t>
        </w:r>
      </w:ins>
      <w:r w:rsidRPr="00716360">
        <w:rPr>
          <w:lang w:val="fr-FR"/>
        </w:rPr>
        <w:t>elle entreprendra sera intelligent. Le meilleur exemple est l</w:t>
      </w:r>
      <w:del w:id="2924" w:author="Peng Luqi" w:date="2019-10-13T14:43:00Z">
        <w:r w:rsidRPr="00716360" w:rsidDel="00EF666F">
          <w:rPr>
            <w:lang w:val="fr-FR"/>
          </w:rPr>
          <w:delText>’</w:delText>
        </w:r>
      </w:del>
      <w:ins w:id="2925" w:author="Peng Luqi" w:date="2019-10-13T14:43:00Z">
        <w:r w:rsidR="00EF666F">
          <w:rPr>
            <w:lang w:val="fr-FR"/>
          </w:rPr>
          <w:t>’</w:t>
        </w:r>
      </w:ins>
      <w:r w:rsidRPr="00716360">
        <w:rPr>
          <w:lang w:val="fr-FR"/>
        </w:rPr>
        <w:t>un des principes que j</w:t>
      </w:r>
      <w:del w:id="2926" w:author="Peng Luqi" w:date="2019-10-13T14:43:00Z">
        <w:r w:rsidRPr="00716360" w:rsidDel="00EF666F">
          <w:rPr>
            <w:lang w:val="fr-FR"/>
          </w:rPr>
          <w:delText>’</w:delText>
        </w:r>
      </w:del>
      <w:ins w:id="2927" w:author="Peng Luqi" w:date="2019-10-13T14:43:00Z">
        <w:r w:rsidR="00EF666F">
          <w:rPr>
            <w:lang w:val="fr-FR"/>
          </w:rPr>
          <w:t>’</w:t>
        </w:r>
      </w:ins>
      <w:r w:rsidRPr="00716360">
        <w:rPr>
          <w:lang w:val="fr-FR"/>
        </w:rPr>
        <w:t xml:space="preserve">ai mentionnés dans </w:t>
      </w:r>
      <w:r w:rsidRPr="00716360">
        <w:rPr>
          <w:i/>
          <w:lang w:val="fr-FR"/>
        </w:rPr>
        <w:t>L</w:t>
      </w:r>
      <w:del w:id="2928" w:author="Peng Luqi" w:date="2019-10-13T14:43:00Z">
        <w:r w:rsidRPr="00716360" w:rsidDel="00EF666F">
          <w:rPr>
            <w:i/>
            <w:lang w:val="fr-FR"/>
          </w:rPr>
          <w:delText>’</w:delText>
        </w:r>
      </w:del>
      <w:ins w:id="2929" w:author="Peng Luqi" w:date="2019-10-13T14:43:00Z">
        <w:r w:rsidR="00EF666F">
          <w:rPr>
            <w:i/>
            <w:lang w:val="fr-FR"/>
          </w:rPr>
          <w:t>’</w:t>
        </w:r>
      </w:ins>
      <w:r w:rsidRPr="00716360">
        <w:rPr>
          <w:i/>
          <w:lang w:val="fr-FR"/>
        </w:rPr>
        <w:t xml:space="preserve">autodidactie est un métier </w:t>
      </w:r>
      <w:r w:rsidRPr="00716360">
        <w:rPr>
          <w:lang w:val="fr-FR"/>
        </w:rPr>
        <w:t>: faites attention aux truismes. L</w:t>
      </w:r>
      <w:del w:id="2930" w:author="Peng Luqi" w:date="2019-10-13T14:43:00Z">
        <w:r w:rsidRPr="00716360" w:rsidDel="00EF666F">
          <w:rPr>
            <w:lang w:val="fr-FR"/>
          </w:rPr>
          <w:delText>’</w:delText>
        </w:r>
      </w:del>
      <w:ins w:id="2931" w:author="Peng Luqi" w:date="2019-10-13T14:43:00Z">
        <w:r w:rsidR="00EF666F">
          <w:rPr>
            <w:lang w:val="fr-FR"/>
          </w:rPr>
          <w:t>’</w:t>
        </w:r>
      </w:ins>
      <w:r w:rsidRPr="00716360">
        <w:rPr>
          <w:lang w:val="fr-FR"/>
        </w:rPr>
        <w:t>autodidacte, aussi ordinaire soit-il, se doit d</w:t>
      </w:r>
      <w:del w:id="2932" w:author="Peng Luqi" w:date="2019-10-13T14:43:00Z">
        <w:r w:rsidRPr="00716360" w:rsidDel="00EF666F">
          <w:rPr>
            <w:lang w:val="fr-FR"/>
          </w:rPr>
          <w:delText>’</w:delText>
        </w:r>
      </w:del>
      <w:ins w:id="2933" w:author="Peng Luqi" w:date="2019-10-13T14:43:00Z">
        <w:r w:rsidR="00EF666F">
          <w:rPr>
            <w:lang w:val="fr-FR"/>
          </w:rPr>
          <w:t>’</w:t>
        </w:r>
      </w:ins>
      <w:r w:rsidRPr="00716360">
        <w:rPr>
          <w:lang w:val="fr-FR"/>
        </w:rPr>
        <w:t>accepter et insister sur ce principe on ne peut plus simple, prêter attention aux truismes. Alors, toutes ses décisions et comportements en matière d</w:t>
      </w:r>
      <w:del w:id="2934" w:author="Peng Luqi" w:date="2019-10-13T14:43:00Z">
        <w:r w:rsidRPr="00716360" w:rsidDel="00EF666F">
          <w:rPr>
            <w:lang w:val="fr-FR"/>
          </w:rPr>
          <w:delText>’</w:delText>
        </w:r>
      </w:del>
      <w:ins w:id="2935" w:author="Peng Luqi" w:date="2019-10-13T14:43:00Z">
        <w:r w:rsidR="00EF666F">
          <w:rPr>
            <w:lang w:val="fr-FR"/>
          </w:rPr>
          <w:t>’</w:t>
        </w:r>
      </w:ins>
      <w:r w:rsidRPr="00716360">
        <w:rPr>
          <w:lang w:val="fr-FR"/>
        </w:rPr>
        <w:t>autodidacte seront intelligents, ce qui le rendra lui-même</w:t>
      </w:r>
      <w:r w:rsidRPr="00716360">
        <w:rPr>
          <w:spacing w:val="-3"/>
          <w:lang w:val="fr-FR"/>
        </w:rPr>
        <w:t xml:space="preserve"> </w:t>
      </w:r>
      <w:r w:rsidRPr="00716360">
        <w:rPr>
          <w:lang w:val="fr-FR"/>
        </w:rPr>
        <w:t>intelligent.</w:t>
      </w:r>
    </w:p>
    <w:p w:rsidR="002B38DF" w:rsidRPr="00716360" w:rsidRDefault="002B38DF">
      <w:pPr>
        <w:pStyle w:val="a3"/>
        <w:ind w:left="170" w:right="170"/>
        <w:jc w:val="both"/>
        <w:rPr>
          <w:lang w:val="fr-FR"/>
        </w:rPr>
        <w:pPrChange w:id="2936" w:author="Peng Luqi" w:date="2019-10-13T14:20:00Z">
          <w:pPr>
            <w:pStyle w:val="a3"/>
            <w:spacing w:before="1"/>
          </w:pPr>
        </w:pPrChange>
      </w:pPr>
    </w:p>
    <w:p w:rsidR="002B38DF" w:rsidRPr="00716360" w:rsidRDefault="00716360">
      <w:pPr>
        <w:pStyle w:val="a3"/>
        <w:ind w:left="170" w:right="170"/>
        <w:jc w:val="both"/>
        <w:rPr>
          <w:lang w:val="fr-FR"/>
        </w:rPr>
        <w:pPrChange w:id="2937" w:author="Peng Luqi" w:date="2019-10-13T14:20:00Z">
          <w:pPr>
            <w:pStyle w:val="a3"/>
            <w:ind w:left="130" w:right="188"/>
          </w:pPr>
        </w:pPrChange>
      </w:pPr>
      <w:r w:rsidRPr="00716360">
        <w:rPr>
          <w:lang w:val="fr-FR"/>
        </w:rPr>
        <w:t>J</w:t>
      </w:r>
      <w:del w:id="2938" w:author="Peng Luqi" w:date="2019-10-13T14:43:00Z">
        <w:r w:rsidRPr="00716360" w:rsidDel="00EF666F">
          <w:rPr>
            <w:lang w:val="fr-FR"/>
          </w:rPr>
          <w:delText>’</w:delText>
        </w:r>
      </w:del>
      <w:ins w:id="2939" w:author="Peng Luqi" w:date="2019-10-13T14:43:00Z">
        <w:r w:rsidR="00EF666F">
          <w:rPr>
            <w:lang w:val="fr-FR"/>
          </w:rPr>
          <w:t>’</w:t>
        </w:r>
      </w:ins>
      <w:r w:rsidRPr="00716360">
        <w:rPr>
          <w:lang w:val="fr-FR"/>
        </w:rPr>
        <w:t>enseigne depuis tant d</w:t>
      </w:r>
      <w:del w:id="2940" w:author="Peng Luqi" w:date="2019-10-13T14:43:00Z">
        <w:r w:rsidRPr="00716360" w:rsidDel="00EF666F">
          <w:rPr>
            <w:lang w:val="fr-FR"/>
          </w:rPr>
          <w:delText>’</w:delText>
        </w:r>
      </w:del>
      <w:ins w:id="2941" w:author="Peng Luqi" w:date="2019-10-13T14:43:00Z">
        <w:r w:rsidR="00EF666F">
          <w:rPr>
            <w:lang w:val="fr-FR"/>
          </w:rPr>
          <w:t>’</w:t>
        </w:r>
      </w:ins>
      <w:r w:rsidRPr="00716360">
        <w:rPr>
          <w:lang w:val="fr-FR"/>
        </w:rPr>
        <w:t>années ! Généralement, pour expliquer quelque chose aux élèves, il faut trouver un moyen de les guider vers la recherche de la vérité, puis les superviser, mais aussi les corriger, et peut-être même trop. Après maints revers, qui deviennent même familiers, enfin, un petit nombre d</w:t>
      </w:r>
      <w:del w:id="2942" w:author="Peng Luqi" w:date="2019-10-13T14:43:00Z">
        <w:r w:rsidRPr="00716360" w:rsidDel="00EF666F">
          <w:rPr>
            <w:lang w:val="fr-FR"/>
          </w:rPr>
          <w:delText>’</w:delText>
        </w:r>
      </w:del>
      <w:ins w:id="2943" w:author="Peng Luqi" w:date="2019-10-13T14:43:00Z">
        <w:r w:rsidR="00EF666F">
          <w:rPr>
            <w:lang w:val="fr-FR"/>
          </w:rPr>
          <w:t>’</w:t>
        </w:r>
      </w:ins>
      <w:r w:rsidRPr="00716360">
        <w:rPr>
          <w:lang w:val="fr-FR"/>
        </w:rPr>
        <w:t>élèves ne peuvent obtenir qu</w:t>
      </w:r>
      <w:del w:id="2944" w:author="Peng Luqi" w:date="2019-10-13T14:43:00Z">
        <w:r w:rsidRPr="00716360" w:rsidDel="00EF666F">
          <w:rPr>
            <w:lang w:val="fr-FR"/>
          </w:rPr>
          <w:delText>’</w:delText>
        </w:r>
      </w:del>
      <w:ins w:id="2945" w:author="Peng Luqi" w:date="2019-10-13T14:43:00Z">
        <w:r w:rsidR="00EF666F">
          <w:rPr>
            <w:lang w:val="fr-FR"/>
          </w:rPr>
          <w:t>’</w:t>
        </w:r>
      </w:ins>
      <w:r w:rsidRPr="00716360">
        <w:rPr>
          <w:lang w:val="fr-FR"/>
        </w:rPr>
        <w:t>un résultat positif. N</w:t>
      </w:r>
      <w:del w:id="2946" w:author="Peng Luqi" w:date="2019-10-13T14:43:00Z">
        <w:r w:rsidRPr="00716360" w:rsidDel="00EF666F">
          <w:rPr>
            <w:lang w:val="fr-FR"/>
          </w:rPr>
          <w:delText>’</w:delText>
        </w:r>
      </w:del>
      <w:ins w:id="2947" w:author="Peng Luqi" w:date="2019-10-13T14:43:00Z">
        <w:r w:rsidR="00EF666F">
          <w:rPr>
            <w:lang w:val="fr-FR"/>
          </w:rPr>
          <w:t>’</w:t>
        </w:r>
      </w:ins>
      <w:r w:rsidRPr="00716360">
        <w:rPr>
          <w:lang w:val="fr-FR"/>
        </w:rPr>
        <w:t>est-ce pas vrai ?</w:t>
      </w:r>
    </w:p>
    <w:p w:rsidR="002B38DF" w:rsidRPr="00716360" w:rsidRDefault="002B38DF">
      <w:pPr>
        <w:pStyle w:val="a3"/>
        <w:ind w:left="170" w:right="170"/>
        <w:jc w:val="both"/>
        <w:rPr>
          <w:sz w:val="27"/>
          <w:lang w:val="fr-FR"/>
        </w:rPr>
        <w:pPrChange w:id="2948" w:author="Peng Luqi" w:date="2019-10-13T14:20:00Z">
          <w:pPr>
            <w:pStyle w:val="a3"/>
            <w:spacing w:before="9"/>
          </w:pPr>
        </w:pPrChange>
      </w:pPr>
    </w:p>
    <w:p w:rsidR="002B38DF" w:rsidRPr="00716360" w:rsidRDefault="00716360">
      <w:pPr>
        <w:pStyle w:val="a3"/>
        <w:ind w:left="170" w:right="170"/>
        <w:jc w:val="both"/>
        <w:rPr>
          <w:lang w:val="fr-FR"/>
        </w:rPr>
        <w:pPrChange w:id="2949" w:author="Peng Luqi" w:date="2019-10-13T14:20:00Z">
          <w:pPr>
            <w:pStyle w:val="a3"/>
            <w:spacing w:before="1"/>
            <w:ind w:left="130" w:right="180"/>
          </w:pPr>
        </w:pPrChange>
      </w:pPr>
      <w:r w:rsidRPr="00716360">
        <w:rPr>
          <w:lang w:val="fr-FR"/>
        </w:rPr>
        <w:t>Lorsque j</w:t>
      </w:r>
      <w:del w:id="2950" w:author="Peng Luqi" w:date="2019-10-13T14:43:00Z">
        <w:r w:rsidRPr="00716360" w:rsidDel="00EF666F">
          <w:rPr>
            <w:lang w:val="fr-FR"/>
          </w:rPr>
          <w:delText>’</w:delText>
        </w:r>
      </w:del>
      <w:ins w:id="2951" w:author="Peng Luqi" w:date="2019-10-13T14:43:00Z">
        <w:r w:rsidR="00EF666F">
          <w:rPr>
            <w:lang w:val="fr-FR"/>
          </w:rPr>
          <w:t>’</w:t>
        </w:r>
      </w:ins>
      <w:r w:rsidRPr="00716360">
        <w:rPr>
          <w:lang w:val="fr-FR"/>
        </w:rPr>
        <w:t>ai étudié la stratégie d</w:t>
      </w:r>
      <w:del w:id="2952" w:author="Peng Luqi" w:date="2019-10-13T14:43:00Z">
        <w:r w:rsidRPr="00716360" w:rsidDel="00EF666F">
          <w:rPr>
            <w:lang w:val="fr-FR"/>
          </w:rPr>
          <w:delText>’</w:delText>
        </w:r>
      </w:del>
      <w:ins w:id="2953" w:author="Peng Luqi" w:date="2019-10-13T14:43:00Z">
        <w:r w:rsidR="00EF666F">
          <w:rPr>
            <w:lang w:val="fr-FR"/>
          </w:rPr>
          <w:t>’</w:t>
        </w:r>
      </w:ins>
      <w:r w:rsidRPr="00716360">
        <w:rPr>
          <w:lang w:val="fr-FR"/>
        </w:rPr>
        <w:t>investissement fixe, j</w:t>
      </w:r>
      <w:del w:id="2954" w:author="Peng Luqi" w:date="2019-10-13T14:43:00Z">
        <w:r w:rsidRPr="00716360" w:rsidDel="00EF666F">
          <w:rPr>
            <w:lang w:val="fr-FR"/>
          </w:rPr>
          <w:delText>’</w:delText>
        </w:r>
      </w:del>
      <w:ins w:id="2955" w:author="Peng Luqi" w:date="2019-10-13T14:43:00Z">
        <w:r w:rsidR="00EF666F">
          <w:rPr>
            <w:lang w:val="fr-FR"/>
          </w:rPr>
          <w:t>’</w:t>
        </w:r>
      </w:ins>
      <w:r w:rsidRPr="00716360">
        <w:rPr>
          <w:lang w:val="fr-FR"/>
        </w:rPr>
        <w:t>ai été surpris de constater que son rôle était inversé. Sans investir vous ne pouvez en connaître les avantages. Une fois que vous aurez commencé à investir, vous vous apercevrez des erreurs des autres, cela vous évitera l</w:t>
      </w:r>
      <w:del w:id="2956" w:author="Peng Luqi" w:date="2019-10-13T14:43:00Z">
        <w:r w:rsidRPr="00716360" w:rsidDel="00EF666F">
          <w:rPr>
            <w:lang w:val="fr-FR"/>
          </w:rPr>
          <w:delText>’</w:delText>
        </w:r>
      </w:del>
      <w:ins w:id="2957" w:author="Peng Luqi" w:date="2019-10-13T14:43:00Z">
        <w:r w:rsidR="00EF666F">
          <w:rPr>
            <w:lang w:val="fr-FR"/>
          </w:rPr>
          <w:t>’</w:t>
        </w:r>
      </w:ins>
      <w:r w:rsidRPr="00716360">
        <w:rPr>
          <w:lang w:val="fr-FR"/>
        </w:rPr>
        <w:t>excès de travail, vous indiquera le chemin de la vérité, et garantira les meilleurs</w:t>
      </w:r>
      <w:r w:rsidRPr="00716360">
        <w:rPr>
          <w:spacing w:val="-5"/>
          <w:lang w:val="fr-FR"/>
        </w:rPr>
        <w:t xml:space="preserve"> </w:t>
      </w:r>
      <w:r w:rsidRPr="00716360">
        <w:rPr>
          <w:lang w:val="fr-FR"/>
        </w:rPr>
        <w:t>résultats.</w:t>
      </w:r>
    </w:p>
    <w:p w:rsidR="002B38DF" w:rsidRPr="00716360" w:rsidRDefault="002B38DF">
      <w:pPr>
        <w:pStyle w:val="a3"/>
        <w:ind w:left="170" w:right="170"/>
        <w:jc w:val="both"/>
        <w:rPr>
          <w:lang w:val="fr-FR"/>
        </w:rPr>
        <w:pPrChange w:id="2958" w:author="Peng Luqi" w:date="2019-10-13T14:20:00Z">
          <w:pPr>
            <w:pStyle w:val="a3"/>
            <w:spacing w:before="2"/>
          </w:pPr>
        </w:pPrChange>
      </w:pPr>
    </w:p>
    <w:p w:rsidR="002B38DF" w:rsidRDefault="00716360" w:rsidP="00CB23F4">
      <w:pPr>
        <w:pStyle w:val="a3"/>
        <w:ind w:left="170" w:right="170"/>
        <w:jc w:val="both"/>
        <w:rPr>
          <w:ins w:id="2959" w:author="Peng Luqi" w:date="2019-10-13T14:28:00Z"/>
          <w:lang w:val="fr-FR"/>
        </w:rPr>
      </w:pPr>
      <w:r w:rsidRPr="00716360">
        <w:rPr>
          <w:lang w:val="fr-FR"/>
        </w:rPr>
        <w:t>Donc, pour les gens autour de moi qui croient en moi et pensent que je suis un bon ami, je dis habituellement juste ceci, et ils le font</w:t>
      </w:r>
      <w:r w:rsidRPr="00716360">
        <w:rPr>
          <w:spacing w:val="-6"/>
          <w:lang w:val="fr-FR"/>
        </w:rPr>
        <w:t xml:space="preserve"> </w:t>
      </w:r>
      <w:r w:rsidRPr="00716360">
        <w:rPr>
          <w:lang w:val="fr-FR"/>
        </w:rPr>
        <w:t>:</w:t>
      </w:r>
    </w:p>
    <w:p w:rsidR="0029470B" w:rsidRPr="00716360" w:rsidRDefault="0029470B">
      <w:pPr>
        <w:pStyle w:val="a3"/>
        <w:ind w:left="170" w:right="170"/>
        <w:jc w:val="both"/>
        <w:rPr>
          <w:lang w:val="fr-FR"/>
        </w:rPr>
        <w:pPrChange w:id="2960" w:author="Peng Luqi" w:date="2019-10-13T14:20:00Z">
          <w:pPr>
            <w:pStyle w:val="a3"/>
            <w:ind w:left="130" w:right="436"/>
          </w:pPr>
        </w:pPrChange>
      </w:pPr>
    </w:p>
    <w:p w:rsidR="002B38DF" w:rsidRPr="00716360" w:rsidRDefault="00716360">
      <w:pPr>
        <w:pStyle w:val="a3"/>
        <w:ind w:left="720" w:right="720"/>
        <w:jc w:val="both"/>
        <w:rPr>
          <w:lang w:val="fr-FR"/>
        </w:rPr>
        <w:pPrChange w:id="2961" w:author="Peng Luqi" w:date="2019-10-13T14:28:00Z">
          <w:pPr>
            <w:pStyle w:val="a3"/>
            <w:ind w:left="130" w:right="1478"/>
          </w:pPr>
        </w:pPrChange>
      </w:pPr>
      <w:r w:rsidRPr="00716360">
        <w:rPr>
          <w:lang w:val="fr-FR"/>
        </w:rPr>
        <w:t xml:space="preserve">Arrête tes conneries, investis dans les </w:t>
      </w:r>
      <w:r w:rsidRPr="0029470B">
        <w:rPr>
          <w:lang w:val="fr-FR"/>
          <w:rPrChange w:id="2962" w:author="Peng Luqi" w:date="2019-10-13T14:28:00Z">
            <w:rPr>
              <w:color w:val="4A86E8"/>
              <w:lang w:val="fr-FR"/>
            </w:rPr>
          </w:rPrChange>
        </w:rPr>
        <w:t>BOX</w:t>
      </w:r>
      <w:r w:rsidRPr="00716360">
        <w:rPr>
          <w:lang w:val="fr-FR"/>
        </w:rPr>
        <w:t>, et utilise la puissance de l</w:t>
      </w:r>
      <w:del w:id="2963" w:author="Peng Luqi" w:date="2019-10-13T14:43:00Z">
        <w:r w:rsidRPr="00716360" w:rsidDel="00EF666F">
          <w:rPr>
            <w:lang w:val="fr-FR"/>
          </w:rPr>
          <w:delText>’</w:delText>
        </w:r>
      </w:del>
      <w:ins w:id="2964" w:author="Peng Luqi" w:date="2019-10-13T14:43:00Z">
        <w:r w:rsidR="00EF666F">
          <w:rPr>
            <w:lang w:val="fr-FR"/>
          </w:rPr>
          <w:t>’</w:t>
        </w:r>
      </w:ins>
      <w:r w:rsidRPr="00716360">
        <w:rPr>
          <w:lang w:val="fr-FR"/>
        </w:rPr>
        <w:t>investissement fixe pour payer l</w:t>
      </w:r>
      <w:del w:id="2965" w:author="Peng Luqi" w:date="2019-10-13T14:43:00Z">
        <w:r w:rsidRPr="00716360" w:rsidDel="00EF666F">
          <w:rPr>
            <w:lang w:val="fr-FR"/>
          </w:rPr>
          <w:delText>’</w:delText>
        </w:r>
      </w:del>
      <w:ins w:id="2966" w:author="Peng Luqi" w:date="2019-10-13T14:43:00Z">
        <w:r w:rsidR="00EF666F">
          <w:rPr>
            <w:lang w:val="fr-FR"/>
          </w:rPr>
          <w:t>’</w:t>
        </w:r>
      </w:ins>
      <w:r w:rsidRPr="00716360">
        <w:rPr>
          <w:lang w:val="fr-FR"/>
        </w:rPr>
        <w:t>hypothèque de ta grand-mère.</w:t>
      </w:r>
    </w:p>
    <w:p w:rsidR="002B38DF" w:rsidRPr="00716360" w:rsidRDefault="002B38DF">
      <w:pPr>
        <w:pStyle w:val="a3"/>
        <w:ind w:left="170" w:right="170"/>
        <w:jc w:val="both"/>
        <w:rPr>
          <w:sz w:val="27"/>
          <w:lang w:val="fr-FR"/>
        </w:rPr>
        <w:pPrChange w:id="2967" w:author="Peng Luqi" w:date="2019-10-13T14:20:00Z">
          <w:pPr>
            <w:pStyle w:val="a3"/>
            <w:spacing w:before="10"/>
          </w:pPr>
        </w:pPrChange>
      </w:pPr>
    </w:p>
    <w:p w:rsidR="002B38DF" w:rsidRDefault="00716360" w:rsidP="00CB23F4">
      <w:pPr>
        <w:pStyle w:val="a3"/>
        <w:ind w:left="170" w:right="170"/>
        <w:jc w:val="both"/>
        <w:rPr>
          <w:ins w:id="2968" w:author="Peng Luqi" w:date="2019-10-13T14:28:00Z"/>
          <w:lang w:val="fr-FR"/>
        </w:rPr>
      </w:pPr>
      <w:r w:rsidRPr="00716360">
        <w:rPr>
          <w:lang w:val="fr-FR"/>
        </w:rPr>
        <w:t>Examinons de plus près les points clés de la stratégie d</w:t>
      </w:r>
      <w:del w:id="2969" w:author="Peng Luqi" w:date="2019-10-13T14:43:00Z">
        <w:r w:rsidRPr="00716360" w:rsidDel="00EF666F">
          <w:rPr>
            <w:lang w:val="fr-FR"/>
          </w:rPr>
          <w:delText>’</w:delText>
        </w:r>
      </w:del>
      <w:ins w:id="2970" w:author="Peng Luqi" w:date="2019-10-13T14:43:00Z">
        <w:r w:rsidR="00EF666F">
          <w:rPr>
            <w:lang w:val="fr-FR"/>
          </w:rPr>
          <w:t>’</w:t>
        </w:r>
      </w:ins>
      <w:r w:rsidRPr="00716360">
        <w:rPr>
          <w:lang w:val="fr-FR"/>
        </w:rPr>
        <w:t>investissement fixe :</w:t>
      </w:r>
    </w:p>
    <w:p w:rsidR="0029470B" w:rsidRDefault="0029470B" w:rsidP="00CB23F4">
      <w:pPr>
        <w:pStyle w:val="a3"/>
        <w:ind w:left="170" w:right="170"/>
        <w:jc w:val="both"/>
        <w:rPr>
          <w:ins w:id="2971" w:author="Peng Luqi" w:date="2019-10-13T23:58:00Z"/>
          <w:lang w:val="fr-FR"/>
        </w:rPr>
      </w:pPr>
    </w:p>
    <w:p w:rsidR="0086173D" w:rsidRPr="00716360" w:rsidDel="0086173D" w:rsidRDefault="0086173D">
      <w:pPr>
        <w:pStyle w:val="a3"/>
        <w:ind w:left="170" w:right="170"/>
        <w:jc w:val="both"/>
        <w:rPr>
          <w:del w:id="2972" w:author="Peng Luqi" w:date="2019-10-13T23:58:00Z"/>
          <w:lang w:val="fr-FR"/>
        </w:rPr>
        <w:pPrChange w:id="2973" w:author="Peng Luqi" w:date="2019-10-13T14:20:00Z">
          <w:pPr>
            <w:pStyle w:val="a3"/>
            <w:ind w:left="130"/>
          </w:pPr>
        </w:pPrChange>
      </w:pPr>
    </w:p>
    <w:p w:rsidR="00AF0C0B" w:rsidDel="0086173D" w:rsidRDefault="00AF0C0B">
      <w:pPr>
        <w:ind w:left="170" w:right="170"/>
        <w:jc w:val="both"/>
        <w:rPr>
          <w:del w:id="2974" w:author="Peng Luqi" w:date="2019-10-13T23:58:00Z"/>
          <w:lang w:val="fr-FR"/>
        </w:rPr>
        <w:sectPr w:rsidR="00AF0C0B" w:rsidDel="0086173D">
          <w:pgSz w:w="11910" w:h="16840"/>
          <w:pgMar w:top="1360" w:right="1240" w:bottom="280" w:left="1320" w:header="720" w:footer="720" w:gutter="0"/>
          <w:cols w:space="720"/>
        </w:sectPr>
        <w:pPrChange w:id="2975" w:author="Peng Luqi" w:date="2019-10-13T14:20:00Z">
          <w:pPr/>
        </w:pPrChange>
      </w:pPr>
    </w:p>
    <w:p w:rsidR="002B38DF" w:rsidRPr="00716360" w:rsidRDefault="00716360">
      <w:pPr>
        <w:pStyle w:val="a3"/>
        <w:ind w:left="170" w:right="170"/>
        <w:jc w:val="both"/>
        <w:rPr>
          <w:lang w:val="fr-FR"/>
        </w:rPr>
        <w:pPrChange w:id="2976" w:author="Peng Luqi" w:date="2019-10-13T14:20:00Z">
          <w:pPr>
            <w:pStyle w:val="a3"/>
            <w:spacing w:before="65"/>
            <w:ind w:left="130" w:right="458"/>
            <w:jc w:val="both"/>
          </w:pPr>
        </w:pPrChange>
      </w:pPr>
      <w:r w:rsidRPr="00716360">
        <w:rPr>
          <w:lang w:val="fr-FR"/>
        </w:rPr>
        <w:t>Tout d</w:t>
      </w:r>
      <w:del w:id="2977" w:author="Peng Luqi" w:date="2019-10-13T14:43:00Z">
        <w:r w:rsidRPr="00716360" w:rsidDel="00EF666F">
          <w:rPr>
            <w:lang w:val="fr-FR"/>
          </w:rPr>
          <w:delText>’</w:delText>
        </w:r>
      </w:del>
      <w:ins w:id="2978" w:author="Peng Luqi" w:date="2019-10-13T14:43:00Z">
        <w:r w:rsidR="00EF666F">
          <w:rPr>
            <w:lang w:val="fr-FR"/>
          </w:rPr>
          <w:t>’</w:t>
        </w:r>
      </w:ins>
      <w:r w:rsidRPr="00716360">
        <w:rPr>
          <w:lang w:val="fr-FR"/>
        </w:rPr>
        <w:t>abord, le résultat de l</w:t>
      </w:r>
      <w:del w:id="2979" w:author="Peng Luqi" w:date="2019-10-13T14:43:00Z">
        <w:r w:rsidRPr="00716360" w:rsidDel="00EF666F">
          <w:rPr>
            <w:lang w:val="fr-FR"/>
          </w:rPr>
          <w:delText>’</w:delText>
        </w:r>
      </w:del>
      <w:ins w:id="2980" w:author="Peng Luqi" w:date="2019-10-13T14:43:00Z">
        <w:r w:rsidR="00EF666F">
          <w:rPr>
            <w:lang w:val="fr-FR"/>
          </w:rPr>
          <w:t>’</w:t>
        </w:r>
      </w:ins>
      <w:r w:rsidRPr="00716360">
        <w:rPr>
          <w:lang w:val="fr-FR"/>
        </w:rPr>
        <w:t>achat à long terme est l</w:t>
      </w:r>
      <w:del w:id="2981" w:author="Peng Luqi" w:date="2019-10-13T14:43:00Z">
        <w:r w:rsidRPr="00716360" w:rsidDel="00EF666F">
          <w:rPr>
            <w:lang w:val="fr-FR"/>
          </w:rPr>
          <w:delText>’</w:delText>
        </w:r>
      </w:del>
      <w:ins w:id="2982" w:author="Peng Luqi" w:date="2019-10-13T14:43:00Z">
        <w:r w:rsidR="00EF666F">
          <w:rPr>
            <w:lang w:val="fr-FR"/>
          </w:rPr>
          <w:t>’</w:t>
        </w:r>
      </w:ins>
      <w:r w:rsidRPr="00716360">
        <w:rPr>
          <w:lang w:val="fr-FR"/>
        </w:rPr>
        <w:t>achèvement automatique de ce que la plupart des gens pensent difficile à adhérer : la « détention à long terme ». Vous devenez une personne patiente</w:t>
      </w:r>
    </w:p>
    <w:p w:rsidR="002B38DF" w:rsidRPr="00716360" w:rsidRDefault="002B38DF">
      <w:pPr>
        <w:pStyle w:val="a3"/>
        <w:ind w:left="170" w:right="170"/>
        <w:jc w:val="both"/>
        <w:rPr>
          <w:sz w:val="27"/>
          <w:lang w:val="fr-FR"/>
        </w:rPr>
        <w:pPrChange w:id="2983" w:author="Peng Luqi" w:date="2019-10-13T14:20:00Z">
          <w:pPr>
            <w:pStyle w:val="a3"/>
            <w:spacing w:before="10"/>
          </w:pPr>
        </w:pPrChange>
      </w:pPr>
    </w:p>
    <w:p w:rsidR="002B38DF" w:rsidRPr="00716360" w:rsidRDefault="00716360">
      <w:pPr>
        <w:pStyle w:val="a3"/>
        <w:ind w:left="170" w:right="170"/>
        <w:jc w:val="both"/>
        <w:rPr>
          <w:lang w:val="fr-FR"/>
        </w:rPr>
        <w:pPrChange w:id="2984" w:author="Peng Luqi" w:date="2019-10-13T14:20:00Z">
          <w:pPr>
            <w:pStyle w:val="a3"/>
            <w:ind w:left="130" w:right="421"/>
          </w:pPr>
        </w:pPrChange>
      </w:pPr>
      <w:r w:rsidRPr="00716360">
        <w:rPr>
          <w:lang w:val="fr-FR"/>
        </w:rPr>
        <w:t>Deuxièmement, les achats réguliers vous transforment automatiquement en un genre de personne rare : vous êtes discipliné.</w:t>
      </w:r>
    </w:p>
    <w:p w:rsidR="002B38DF" w:rsidRPr="00716360" w:rsidRDefault="002B38DF">
      <w:pPr>
        <w:pStyle w:val="a3"/>
        <w:ind w:left="170" w:right="170"/>
        <w:jc w:val="both"/>
        <w:rPr>
          <w:lang w:val="fr-FR"/>
        </w:rPr>
        <w:pPrChange w:id="2985" w:author="Peng Luqi" w:date="2019-10-13T14:20:00Z">
          <w:pPr>
            <w:pStyle w:val="a3"/>
            <w:spacing w:before="3"/>
          </w:pPr>
        </w:pPrChange>
      </w:pPr>
    </w:p>
    <w:p w:rsidR="002B38DF" w:rsidRPr="00716360" w:rsidRDefault="00716360">
      <w:pPr>
        <w:pStyle w:val="a3"/>
        <w:ind w:left="170" w:right="170"/>
        <w:jc w:val="both"/>
        <w:rPr>
          <w:lang w:val="fr-FR"/>
        </w:rPr>
        <w:pPrChange w:id="2986" w:author="Peng Luqi" w:date="2019-10-13T14:20:00Z">
          <w:pPr>
            <w:pStyle w:val="a3"/>
            <w:ind w:left="130" w:right="708"/>
          </w:pPr>
        </w:pPrChange>
      </w:pPr>
      <w:r w:rsidRPr="00716360">
        <w:rPr>
          <w:lang w:val="fr-FR"/>
        </w:rPr>
        <w:t>En outre, chaque fois que vous investissez un certain montant, l</w:t>
      </w:r>
      <w:del w:id="2987" w:author="Peng Luqi" w:date="2019-10-13T14:43:00Z">
        <w:r w:rsidRPr="00716360" w:rsidDel="00EF666F">
          <w:rPr>
            <w:lang w:val="fr-FR"/>
          </w:rPr>
          <w:delText>’</w:delText>
        </w:r>
      </w:del>
      <w:ins w:id="2988" w:author="Peng Luqi" w:date="2019-10-13T14:43:00Z">
        <w:r w:rsidR="00EF666F">
          <w:rPr>
            <w:lang w:val="fr-FR"/>
          </w:rPr>
          <w:t>’</w:t>
        </w:r>
      </w:ins>
      <w:r w:rsidRPr="00716360">
        <w:rPr>
          <w:lang w:val="fr-FR"/>
        </w:rPr>
        <w:t>implication vous transforme implicitement en quelqu</w:t>
      </w:r>
      <w:del w:id="2989" w:author="Peng Luqi" w:date="2019-10-13T14:43:00Z">
        <w:r w:rsidRPr="00716360" w:rsidDel="00EF666F">
          <w:rPr>
            <w:lang w:val="fr-FR"/>
          </w:rPr>
          <w:delText>’</w:delText>
        </w:r>
      </w:del>
      <w:ins w:id="2990" w:author="Peng Luqi" w:date="2019-10-13T14:43:00Z">
        <w:r w:rsidR="00EF666F">
          <w:rPr>
            <w:lang w:val="fr-FR"/>
          </w:rPr>
          <w:t>’</w:t>
        </w:r>
      </w:ins>
      <w:r w:rsidRPr="00716360">
        <w:rPr>
          <w:lang w:val="fr-FR"/>
        </w:rPr>
        <w:t>un de fort.</w:t>
      </w:r>
    </w:p>
    <w:p w:rsidR="002B38DF" w:rsidRPr="00716360" w:rsidRDefault="002B38DF">
      <w:pPr>
        <w:pStyle w:val="a3"/>
        <w:ind w:left="170" w:right="170"/>
        <w:jc w:val="both"/>
        <w:rPr>
          <w:sz w:val="27"/>
          <w:lang w:val="fr-FR"/>
        </w:rPr>
        <w:pPrChange w:id="2991" w:author="Peng Luqi" w:date="2019-10-13T14:20:00Z">
          <w:pPr>
            <w:pStyle w:val="a3"/>
            <w:spacing w:before="11"/>
          </w:pPr>
        </w:pPrChange>
      </w:pPr>
    </w:p>
    <w:p w:rsidR="002B38DF" w:rsidRPr="00716360" w:rsidDel="0029470B" w:rsidRDefault="00716360">
      <w:pPr>
        <w:pStyle w:val="a3"/>
        <w:ind w:left="170" w:right="170"/>
        <w:jc w:val="both"/>
        <w:rPr>
          <w:del w:id="2992" w:author="Peng Luqi" w:date="2019-10-13T14:28:00Z"/>
          <w:lang w:val="fr-FR"/>
        </w:rPr>
        <w:pPrChange w:id="2993" w:author="Peng Luqi" w:date="2019-10-13T14:20:00Z">
          <w:pPr>
            <w:pStyle w:val="a3"/>
            <w:ind w:left="130" w:right="351"/>
          </w:pPr>
        </w:pPrChange>
      </w:pPr>
      <w:r w:rsidRPr="00716360">
        <w:rPr>
          <w:lang w:val="fr-FR"/>
        </w:rPr>
        <w:t>On m</w:t>
      </w:r>
      <w:del w:id="2994" w:author="Peng Luqi" w:date="2019-10-13T14:43:00Z">
        <w:r w:rsidRPr="00716360" w:rsidDel="00EF666F">
          <w:rPr>
            <w:lang w:val="fr-FR"/>
          </w:rPr>
          <w:delText>’</w:delText>
        </w:r>
      </w:del>
      <w:ins w:id="2995" w:author="Peng Luqi" w:date="2019-10-13T14:43:00Z">
        <w:r w:rsidR="00EF666F">
          <w:rPr>
            <w:lang w:val="fr-FR"/>
          </w:rPr>
          <w:t>’</w:t>
        </w:r>
      </w:ins>
      <w:r w:rsidRPr="00716360">
        <w:rPr>
          <w:lang w:val="fr-FR"/>
        </w:rPr>
        <w:t>a souvent demandé : « Est-ce que je peux n</w:t>
      </w:r>
      <w:del w:id="2996" w:author="Peng Luqi" w:date="2019-10-13T14:43:00Z">
        <w:r w:rsidRPr="00716360" w:rsidDel="00EF666F">
          <w:rPr>
            <w:lang w:val="fr-FR"/>
          </w:rPr>
          <w:delText>’</w:delText>
        </w:r>
      </w:del>
      <w:ins w:id="2997" w:author="Peng Luqi" w:date="2019-10-13T14:43:00Z">
        <w:r w:rsidR="00EF666F">
          <w:rPr>
            <w:lang w:val="fr-FR"/>
          </w:rPr>
          <w:t>’</w:t>
        </w:r>
      </w:ins>
      <w:r w:rsidRPr="00716360">
        <w:rPr>
          <w:lang w:val="fr-FR"/>
        </w:rPr>
        <w:t>investir que 100 dollars par mois ? Ce à quoi je réponds qu</w:t>
      </w:r>
      <w:del w:id="2998" w:author="Peng Luqi" w:date="2019-10-13T14:43:00Z">
        <w:r w:rsidRPr="00716360" w:rsidDel="00EF666F">
          <w:rPr>
            <w:lang w:val="fr-FR"/>
          </w:rPr>
          <w:delText>’</w:delText>
        </w:r>
      </w:del>
      <w:ins w:id="2999" w:author="Peng Luqi" w:date="2019-10-13T14:43:00Z">
        <w:r w:rsidR="00EF666F">
          <w:rPr>
            <w:lang w:val="fr-FR"/>
          </w:rPr>
          <w:t>’</w:t>
        </w:r>
      </w:ins>
      <w:r w:rsidRPr="00716360">
        <w:rPr>
          <w:lang w:val="fr-FR"/>
        </w:rPr>
        <w:t>il le peut évidemment. Il m</w:t>
      </w:r>
      <w:del w:id="3000" w:author="Peng Luqi" w:date="2019-10-13T14:43:00Z">
        <w:r w:rsidRPr="00716360" w:rsidDel="00EF666F">
          <w:rPr>
            <w:lang w:val="fr-FR"/>
          </w:rPr>
          <w:delText>’</w:delText>
        </w:r>
      </w:del>
      <w:ins w:id="3001" w:author="Peng Luqi" w:date="2019-10-13T14:43:00Z">
        <w:r w:rsidR="00EF666F">
          <w:rPr>
            <w:lang w:val="fr-FR"/>
          </w:rPr>
          <w:t>’</w:t>
        </w:r>
      </w:ins>
      <w:r w:rsidRPr="00716360">
        <w:rPr>
          <w:lang w:val="fr-FR"/>
        </w:rPr>
        <w:t>est arrivé qu</w:t>
      </w:r>
      <w:del w:id="3002" w:author="Peng Luqi" w:date="2019-10-13T14:43:00Z">
        <w:r w:rsidRPr="00716360" w:rsidDel="00EF666F">
          <w:rPr>
            <w:lang w:val="fr-FR"/>
          </w:rPr>
          <w:delText>’</w:delText>
        </w:r>
      </w:del>
      <w:ins w:id="3003" w:author="Peng Luqi" w:date="2019-10-13T14:43:00Z">
        <w:r w:rsidR="00EF666F">
          <w:rPr>
            <w:lang w:val="fr-FR"/>
          </w:rPr>
          <w:t>’</w:t>
        </w:r>
      </w:ins>
      <w:r w:rsidRPr="00716360">
        <w:rPr>
          <w:lang w:val="fr-FR"/>
        </w:rPr>
        <w:t>on me demande également : « Y a-t-il un montant minimal pour l</w:t>
      </w:r>
      <w:del w:id="3004" w:author="Peng Luqi" w:date="2019-10-13T14:43:00Z">
        <w:r w:rsidRPr="00716360" w:rsidDel="00EF666F">
          <w:rPr>
            <w:lang w:val="fr-FR"/>
          </w:rPr>
          <w:delText>’</w:delText>
        </w:r>
      </w:del>
      <w:ins w:id="3005" w:author="Peng Luqi" w:date="2019-10-13T14:43:00Z">
        <w:r w:rsidR="00EF666F">
          <w:rPr>
            <w:lang w:val="fr-FR"/>
          </w:rPr>
          <w:t>’</w:t>
        </w:r>
      </w:ins>
      <w:r w:rsidRPr="00716360">
        <w:rPr>
          <w:lang w:val="fr-FR"/>
        </w:rPr>
        <w:t>investissement</w:t>
      </w:r>
      <w:ins w:id="3006" w:author="Peng Luqi" w:date="2019-10-13T14:28:00Z">
        <w:r w:rsidR="0029470B">
          <w:rPr>
            <w:lang w:val="fr-FR"/>
          </w:rPr>
          <w:t xml:space="preserve"> </w:t>
        </w:r>
      </w:ins>
    </w:p>
    <w:p w:rsidR="002B38DF" w:rsidRPr="00716360" w:rsidRDefault="00716360">
      <w:pPr>
        <w:pStyle w:val="a3"/>
        <w:ind w:left="170" w:right="170"/>
        <w:jc w:val="both"/>
        <w:rPr>
          <w:lang w:val="fr-FR"/>
        </w:rPr>
        <w:pPrChange w:id="3007" w:author="Peng Luqi" w:date="2019-10-13T14:20:00Z">
          <w:pPr>
            <w:pStyle w:val="a3"/>
            <w:spacing w:line="321" w:lineRule="exact"/>
            <w:ind w:left="130"/>
          </w:pPr>
        </w:pPrChange>
      </w:pPr>
      <w:r w:rsidRPr="00716360">
        <w:rPr>
          <w:lang w:val="fr-FR"/>
        </w:rPr>
        <w:t>fixe ? » Et la réponse est non.</w:t>
      </w:r>
    </w:p>
    <w:p w:rsidR="002B38DF" w:rsidRPr="00716360" w:rsidRDefault="002B38DF">
      <w:pPr>
        <w:pStyle w:val="a3"/>
        <w:ind w:left="170" w:right="170"/>
        <w:jc w:val="both"/>
        <w:rPr>
          <w:sz w:val="27"/>
          <w:lang w:val="fr-FR"/>
        </w:rPr>
        <w:pPrChange w:id="3008" w:author="Peng Luqi" w:date="2019-10-13T14:20:00Z">
          <w:pPr>
            <w:pStyle w:val="a3"/>
            <w:spacing w:before="10"/>
          </w:pPr>
        </w:pPrChange>
      </w:pPr>
    </w:p>
    <w:p w:rsidR="002B38DF" w:rsidRPr="00716360" w:rsidDel="0029470B" w:rsidRDefault="00716360">
      <w:pPr>
        <w:pStyle w:val="a3"/>
        <w:ind w:left="170" w:right="170"/>
        <w:jc w:val="both"/>
        <w:rPr>
          <w:del w:id="3009" w:author="Peng Luqi" w:date="2019-10-13T14:29:00Z"/>
          <w:lang w:val="fr-FR"/>
        </w:rPr>
        <w:pPrChange w:id="3010" w:author="Peng Luqi" w:date="2019-10-13T14:20:00Z">
          <w:pPr>
            <w:pStyle w:val="a3"/>
            <w:spacing w:before="1"/>
            <w:ind w:left="130" w:right="187"/>
          </w:pPr>
        </w:pPrChange>
      </w:pPr>
      <w:r w:rsidRPr="00716360">
        <w:rPr>
          <w:lang w:val="fr-FR"/>
        </w:rPr>
        <w:t>Pourquoi suis-je aussi catégorique dans mes réponses ? Parce qu</w:t>
      </w:r>
      <w:del w:id="3011" w:author="Peng Luqi" w:date="2019-10-13T14:43:00Z">
        <w:r w:rsidRPr="00716360" w:rsidDel="00EF666F">
          <w:rPr>
            <w:lang w:val="fr-FR"/>
          </w:rPr>
          <w:delText>’</w:delText>
        </w:r>
      </w:del>
      <w:ins w:id="3012" w:author="Peng Luqi" w:date="2019-10-13T14:43:00Z">
        <w:r w:rsidR="00EF666F">
          <w:rPr>
            <w:lang w:val="fr-FR"/>
          </w:rPr>
          <w:t>’</w:t>
        </w:r>
      </w:ins>
      <w:r w:rsidRPr="00716360">
        <w:rPr>
          <w:lang w:val="fr-FR"/>
        </w:rPr>
        <w:t>à chaque fois que vous investissez, il s</w:t>
      </w:r>
      <w:del w:id="3013" w:author="Peng Luqi" w:date="2019-10-13T14:43:00Z">
        <w:r w:rsidRPr="00716360" w:rsidDel="00EF666F">
          <w:rPr>
            <w:lang w:val="fr-FR"/>
          </w:rPr>
          <w:delText>’</w:delText>
        </w:r>
      </w:del>
      <w:ins w:id="3014" w:author="Peng Luqi" w:date="2019-10-13T14:43:00Z">
        <w:r w:rsidR="00EF666F">
          <w:rPr>
            <w:lang w:val="fr-FR"/>
          </w:rPr>
          <w:t>’</w:t>
        </w:r>
      </w:ins>
      <w:r w:rsidRPr="00716360">
        <w:rPr>
          <w:lang w:val="fr-FR"/>
        </w:rPr>
        <w:t xml:space="preserve">agit entièrement de votre décision personnelle ! Le </w:t>
      </w:r>
      <w:r w:rsidRPr="00716360">
        <w:rPr>
          <w:color w:val="4A86E8"/>
          <w:lang w:val="fr-FR"/>
        </w:rPr>
        <w:t>BOX</w:t>
      </w:r>
      <w:r w:rsidRPr="00716360">
        <w:rPr>
          <w:lang w:val="fr-FR"/>
        </w:rPr>
        <w:t xml:space="preserve">, </w:t>
      </w:r>
      <w:r w:rsidRPr="00716360">
        <w:rPr>
          <w:lang w:val="fr-FR"/>
        </w:rPr>
        <w:lastRenderedPageBreak/>
        <w:t>est sans frais de gestion ! Personne ne gagnera plus d</w:t>
      </w:r>
      <w:del w:id="3015" w:author="Peng Luqi" w:date="2019-10-13T14:43:00Z">
        <w:r w:rsidRPr="00716360" w:rsidDel="00EF666F">
          <w:rPr>
            <w:lang w:val="fr-FR"/>
          </w:rPr>
          <w:delText>’</w:delText>
        </w:r>
      </w:del>
      <w:ins w:id="3016" w:author="Peng Luqi" w:date="2019-10-13T14:43:00Z">
        <w:r w:rsidR="00EF666F">
          <w:rPr>
            <w:lang w:val="fr-FR"/>
          </w:rPr>
          <w:t>’</w:t>
        </w:r>
      </w:ins>
      <w:r w:rsidRPr="00716360">
        <w:rPr>
          <w:lang w:val="fr-FR"/>
        </w:rPr>
        <w:t>argent parce que vous investissez plus et personne n</w:t>
      </w:r>
      <w:del w:id="3017" w:author="Peng Luqi" w:date="2019-10-13T14:43:00Z">
        <w:r w:rsidRPr="00716360" w:rsidDel="00EF666F">
          <w:rPr>
            <w:lang w:val="fr-FR"/>
          </w:rPr>
          <w:delText>’</w:delText>
        </w:r>
      </w:del>
      <w:ins w:id="3018" w:author="Peng Luqi" w:date="2019-10-13T14:43:00Z">
        <w:r w:rsidR="00EF666F">
          <w:rPr>
            <w:lang w:val="fr-FR"/>
          </w:rPr>
          <w:t>’</w:t>
        </w:r>
      </w:ins>
      <w:r w:rsidRPr="00716360">
        <w:rPr>
          <w:lang w:val="fr-FR"/>
        </w:rPr>
        <w:t>en gagnera moins parce que vous investissez moins. Si vous perdez de l</w:t>
      </w:r>
      <w:del w:id="3019" w:author="Peng Luqi" w:date="2019-10-13T14:43:00Z">
        <w:r w:rsidRPr="00716360" w:rsidDel="00EF666F">
          <w:rPr>
            <w:lang w:val="fr-FR"/>
          </w:rPr>
          <w:delText>’</w:delText>
        </w:r>
      </w:del>
      <w:ins w:id="3020" w:author="Peng Luqi" w:date="2019-10-13T14:43:00Z">
        <w:r w:rsidR="00EF666F">
          <w:rPr>
            <w:lang w:val="fr-FR"/>
          </w:rPr>
          <w:t>’</w:t>
        </w:r>
      </w:ins>
      <w:r w:rsidRPr="00716360">
        <w:rPr>
          <w:lang w:val="fr-FR"/>
        </w:rPr>
        <w:t>argent personne ne compensera pour vous, et si vous en faites, vous ne paierez pas de frais dessus de sorte que cela rappelle à</w:t>
      </w:r>
      <w:ins w:id="3021" w:author="Peng Luqi" w:date="2019-10-13T14:29:00Z">
        <w:r w:rsidR="0029470B">
          <w:rPr>
            <w:lang w:val="fr-FR"/>
          </w:rPr>
          <w:t xml:space="preserve"> </w:t>
        </w:r>
      </w:ins>
    </w:p>
    <w:p w:rsidR="0029470B" w:rsidRDefault="00716360" w:rsidP="00CB23F4">
      <w:pPr>
        <w:pStyle w:val="a3"/>
        <w:ind w:left="170" w:right="170"/>
        <w:jc w:val="both"/>
        <w:rPr>
          <w:ins w:id="3022" w:author="Peng Luqi" w:date="2019-10-13T14:30:00Z"/>
          <w:lang w:val="fr-FR"/>
        </w:rPr>
      </w:pPr>
      <w:r w:rsidRPr="00716360">
        <w:rPr>
          <w:lang w:val="fr-FR"/>
        </w:rPr>
        <w:t>chacun</w:t>
      </w:r>
      <w:ins w:id="3023" w:author="Peng Luqi" w:date="2019-10-13T14:30:00Z">
        <w:r w:rsidR="0029470B">
          <w:rPr>
            <w:lang w:val="fr-FR"/>
          </w:rPr>
          <w:t> :</w:t>
        </w:r>
      </w:ins>
    </w:p>
    <w:p w:rsidR="0029470B" w:rsidRDefault="0029470B" w:rsidP="00CB23F4">
      <w:pPr>
        <w:pStyle w:val="a3"/>
        <w:ind w:left="170" w:right="170"/>
        <w:jc w:val="both"/>
        <w:rPr>
          <w:ins w:id="3024" w:author="Peng Luqi" w:date="2019-10-13T14:30:00Z"/>
          <w:lang w:val="fr-FR"/>
        </w:rPr>
      </w:pPr>
    </w:p>
    <w:p w:rsidR="002B38DF" w:rsidRPr="00716360" w:rsidRDefault="00716360">
      <w:pPr>
        <w:pStyle w:val="a3"/>
        <w:ind w:left="720" w:right="720"/>
        <w:jc w:val="both"/>
        <w:rPr>
          <w:lang w:val="fr-FR"/>
        </w:rPr>
        <w:pPrChange w:id="3025" w:author="Peng Luqi" w:date="2019-10-13T14:30:00Z">
          <w:pPr>
            <w:pStyle w:val="a3"/>
            <w:spacing w:before="2"/>
            <w:ind w:left="130"/>
          </w:pPr>
        </w:pPrChange>
      </w:pPr>
      <w:del w:id="3026" w:author="Peng Luqi" w:date="2019-10-13T14:30:00Z">
        <w:r w:rsidRPr="00716360" w:rsidDel="0029470B">
          <w:rPr>
            <w:lang w:val="fr-FR"/>
          </w:rPr>
          <w:delText xml:space="preserve"> qu’i</w:delText>
        </w:r>
      </w:del>
      <w:ins w:id="3027" w:author="Peng Luqi" w:date="2019-10-13T14:30:00Z">
        <w:r w:rsidR="0029470B">
          <w:rPr>
            <w:lang w:val="fr-FR"/>
          </w:rPr>
          <w:t>I</w:t>
        </w:r>
      </w:ins>
      <w:r w:rsidRPr="00716360">
        <w:rPr>
          <w:lang w:val="fr-FR"/>
        </w:rPr>
        <w:t>l doit prendre ses propres décisions qui sont dignes de lui.</w:t>
      </w:r>
    </w:p>
    <w:p w:rsidR="002B38DF" w:rsidRPr="00716360" w:rsidRDefault="002B38DF">
      <w:pPr>
        <w:pStyle w:val="a3"/>
        <w:ind w:left="170" w:right="170"/>
        <w:jc w:val="both"/>
        <w:rPr>
          <w:sz w:val="27"/>
          <w:lang w:val="fr-FR"/>
        </w:rPr>
        <w:pPrChange w:id="3028" w:author="Peng Luqi" w:date="2019-10-13T14:20:00Z">
          <w:pPr>
            <w:pStyle w:val="a3"/>
            <w:spacing w:before="11"/>
          </w:pPr>
        </w:pPrChange>
      </w:pPr>
    </w:p>
    <w:p w:rsidR="002B38DF" w:rsidRPr="00716360" w:rsidRDefault="00716360">
      <w:pPr>
        <w:pStyle w:val="a3"/>
        <w:ind w:left="170" w:right="170"/>
        <w:jc w:val="both"/>
        <w:rPr>
          <w:lang w:val="fr-FR"/>
        </w:rPr>
        <w:pPrChange w:id="3029" w:author="Peng Luqi" w:date="2019-10-13T14:20:00Z">
          <w:pPr>
            <w:pStyle w:val="a3"/>
            <w:ind w:left="130"/>
          </w:pPr>
        </w:pPrChange>
      </w:pPr>
      <w:r w:rsidRPr="00716360">
        <w:rPr>
          <w:lang w:val="fr-FR"/>
        </w:rPr>
        <w:t>Beaucoup ne réalisent pas les paradoxes qu</w:t>
      </w:r>
      <w:del w:id="3030" w:author="Peng Luqi" w:date="2019-10-13T14:43:00Z">
        <w:r w:rsidRPr="00716360" w:rsidDel="00EF666F">
          <w:rPr>
            <w:lang w:val="fr-FR"/>
          </w:rPr>
          <w:delText>’</w:delText>
        </w:r>
      </w:del>
      <w:ins w:id="3031" w:author="Peng Luqi" w:date="2019-10-13T14:43:00Z">
        <w:r w:rsidR="00EF666F">
          <w:rPr>
            <w:lang w:val="fr-FR"/>
          </w:rPr>
          <w:t>’</w:t>
        </w:r>
      </w:ins>
      <w:r w:rsidRPr="00716360">
        <w:rPr>
          <w:lang w:val="fr-FR"/>
        </w:rPr>
        <w:t>ils ont en tête, parce qu</w:t>
      </w:r>
      <w:del w:id="3032" w:author="Peng Luqi" w:date="2019-10-13T14:43:00Z">
        <w:r w:rsidRPr="00716360" w:rsidDel="00EF666F">
          <w:rPr>
            <w:lang w:val="fr-FR"/>
          </w:rPr>
          <w:delText>’</w:delText>
        </w:r>
      </w:del>
      <w:ins w:id="3033" w:author="Peng Luqi" w:date="2019-10-13T14:43:00Z">
        <w:r w:rsidR="00EF666F">
          <w:rPr>
            <w:lang w:val="fr-FR"/>
          </w:rPr>
          <w:t>’</w:t>
        </w:r>
      </w:ins>
      <w:r w:rsidRPr="00716360">
        <w:rPr>
          <w:lang w:val="fr-FR"/>
        </w:rPr>
        <w:t>ils ne conçoivent pas encore la grande importance de cette stratégie simple et facile qu</w:t>
      </w:r>
      <w:del w:id="3034" w:author="Peng Luqi" w:date="2019-10-13T14:43:00Z">
        <w:r w:rsidRPr="00716360" w:rsidDel="00EF666F">
          <w:rPr>
            <w:lang w:val="fr-FR"/>
          </w:rPr>
          <w:delText>’</w:delText>
        </w:r>
      </w:del>
      <w:ins w:id="3035" w:author="Peng Luqi" w:date="2019-10-13T14:43:00Z">
        <w:r w:rsidR="00EF666F">
          <w:rPr>
            <w:lang w:val="fr-FR"/>
          </w:rPr>
          <w:t>’</w:t>
        </w:r>
      </w:ins>
      <w:r w:rsidRPr="00716360">
        <w:rPr>
          <w:lang w:val="fr-FR"/>
        </w:rPr>
        <w:t>est l</w:t>
      </w:r>
      <w:del w:id="3036" w:author="Peng Luqi" w:date="2019-10-13T14:43:00Z">
        <w:r w:rsidRPr="00716360" w:rsidDel="00EF666F">
          <w:rPr>
            <w:lang w:val="fr-FR"/>
          </w:rPr>
          <w:delText>’</w:delText>
        </w:r>
      </w:del>
      <w:ins w:id="3037" w:author="Peng Luqi" w:date="2019-10-13T14:43:00Z">
        <w:r w:rsidR="00EF666F">
          <w:rPr>
            <w:lang w:val="fr-FR"/>
          </w:rPr>
          <w:t>’</w:t>
        </w:r>
      </w:ins>
      <w:r w:rsidRPr="00716360">
        <w:rPr>
          <w:lang w:val="fr-FR"/>
        </w:rPr>
        <w:t>investissement fixe.</w:t>
      </w:r>
    </w:p>
    <w:p w:rsidR="002B38DF" w:rsidRPr="00716360" w:rsidRDefault="002B38DF">
      <w:pPr>
        <w:pStyle w:val="a3"/>
        <w:ind w:left="170" w:right="170"/>
        <w:jc w:val="both"/>
        <w:rPr>
          <w:sz w:val="27"/>
          <w:lang w:val="fr-FR"/>
        </w:rPr>
        <w:pPrChange w:id="3038" w:author="Peng Luqi" w:date="2019-10-13T14:20:00Z">
          <w:pPr>
            <w:pStyle w:val="a3"/>
            <w:spacing w:before="10"/>
          </w:pPr>
        </w:pPrChange>
      </w:pPr>
    </w:p>
    <w:p w:rsidR="002B38DF" w:rsidRPr="00716360" w:rsidRDefault="00716360">
      <w:pPr>
        <w:pStyle w:val="a3"/>
        <w:ind w:left="170" w:right="170"/>
        <w:jc w:val="both"/>
        <w:rPr>
          <w:lang w:val="fr-FR"/>
        </w:rPr>
        <w:pPrChange w:id="3039" w:author="Peng Luqi" w:date="2019-10-13T14:20:00Z">
          <w:pPr>
            <w:pStyle w:val="a3"/>
            <w:ind w:left="130" w:right="186"/>
          </w:pPr>
        </w:pPrChange>
      </w:pPr>
      <w:r w:rsidRPr="00716360">
        <w:rPr>
          <w:lang w:val="fr-FR"/>
        </w:rPr>
        <w:t>L</w:t>
      </w:r>
      <w:del w:id="3040" w:author="Peng Luqi" w:date="2019-10-13T14:43:00Z">
        <w:r w:rsidRPr="00716360" w:rsidDel="00EF666F">
          <w:rPr>
            <w:lang w:val="fr-FR"/>
          </w:rPr>
          <w:delText>’</w:delText>
        </w:r>
      </w:del>
      <w:ins w:id="3041" w:author="Peng Luqi" w:date="2019-10-13T14:43:00Z">
        <w:r w:rsidR="00EF666F">
          <w:rPr>
            <w:lang w:val="fr-FR"/>
          </w:rPr>
          <w:t>’</w:t>
        </w:r>
      </w:ins>
      <w:r w:rsidRPr="00716360">
        <w:rPr>
          <w:lang w:val="fr-FR"/>
        </w:rPr>
        <w:t>investissement fixe ne signifie pas que vous prenez position avec seulement la petite somme investie la première fois. Vous prenez en réalité position avec une somme plus importante investie sur le long terme, ce qui vous fait économiser du temps et des efforts tout en gagnant de l</w:t>
      </w:r>
      <w:del w:id="3042" w:author="Peng Luqi" w:date="2019-10-13T14:43:00Z">
        <w:r w:rsidRPr="00716360" w:rsidDel="00EF666F">
          <w:rPr>
            <w:lang w:val="fr-FR"/>
          </w:rPr>
          <w:delText>’</w:delText>
        </w:r>
      </w:del>
      <w:ins w:id="3043" w:author="Peng Luqi" w:date="2019-10-13T14:43:00Z">
        <w:r w:rsidR="00EF666F">
          <w:rPr>
            <w:lang w:val="fr-FR"/>
          </w:rPr>
          <w:t>’</w:t>
        </w:r>
      </w:ins>
      <w:r w:rsidRPr="00716360">
        <w:rPr>
          <w:lang w:val="fr-FR"/>
        </w:rPr>
        <w:t>argent. Le nombre de positions prisent peut-être élevé et, si vous vous y prenez bien, elles continueront de croître.</w:t>
      </w:r>
    </w:p>
    <w:p w:rsidR="002B38DF" w:rsidRPr="00716360" w:rsidRDefault="002B38DF">
      <w:pPr>
        <w:pStyle w:val="a3"/>
        <w:ind w:left="170" w:right="170"/>
        <w:jc w:val="both"/>
        <w:rPr>
          <w:lang w:val="fr-FR"/>
        </w:rPr>
        <w:pPrChange w:id="3044" w:author="Peng Luqi" w:date="2019-10-13T14:20:00Z">
          <w:pPr>
            <w:pStyle w:val="a3"/>
            <w:spacing w:before="2"/>
          </w:pPr>
        </w:pPrChange>
      </w:pPr>
    </w:p>
    <w:p w:rsidR="002B38DF" w:rsidRPr="00716360" w:rsidRDefault="00716360">
      <w:pPr>
        <w:pStyle w:val="a3"/>
        <w:ind w:left="170" w:right="170"/>
        <w:jc w:val="both"/>
        <w:rPr>
          <w:lang w:val="fr-FR"/>
        </w:rPr>
        <w:pPrChange w:id="3045" w:author="Peng Luqi" w:date="2019-10-13T14:20:00Z">
          <w:pPr>
            <w:pStyle w:val="a3"/>
            <w:ind w:left="130" w:right="304"/>
          </w:pPr>
        </w:pPrChange>
      </w:pPr>
      <w:r w:rsidRPr="00716360">
        <w:rPr>
          <w:lang w:val="fr-FR"/>
        </w:rPr>
        <w:t>Par conséquent, dans la stratégie d</w:t>
      </w:r>
      <w:del w:id="3046" w:author="Peng Luqi" w:date="2019-10-13T14:43:00Z">
        <w:r w:rsidRPr="00716360" w:rsidDel="00EF666F">
          <w:rPr>
            <w:lang w:val="fr-FR"/>
          </w:rPr>
          <w:delText>’</w:delText>
        </w:r>
      </w:del>
      <w:ins w:id="3047" w:author="Peng Luqi" w:date="2019-10-13T14:43:00Z">
        <w:r w:rsidR="00EF666F">
          <w:rPr>
            <w:lang w:val="fr-FR"/>
          </w:rPr>
          <w:t>’</w:t>
        </w:r>
      </w:ins>
      <w:r w:rsidRPr="00716360">
        <w:rPr>
          <w:lang w:val="fr-FR"/>
        </w:rPr>
        <w:t>investissement fixe, si vous avez en vous un soupçon de « ça ne vaut pas la peine », vous ne devriez certainement pas commencer à investir. Votre capital est votre avenir irremplaçable dans la stratégie d</w:t>
      </w:r>
      <w:del w:id="3048" w:author="Peng Luqi" w:date="2019-10-13T14:43:00Z">
        <w:r w:rsidRPr="00716360" w:rsidDel="00EF666F">
          <w:rPr>
            <w:lang w:val="fr-FR"/>
          </w:rPr>
          <w:delText>’</w:delText>
        </w:r>
      </w:del>
      <w:ins w:id="3049" w:author="Peng Luqi" w:date="2019-10-13T14:43:00Z">
        <w:r w:rsidR="00EF666F">
          <w:rPr>
            <w:lang w:val="fr-FR"/>
          </w:rPr>
          <w:t>’</w:t>
        </w:r>
      </w:ins>
      <w:r w:rsidRPr="00716360">
        <w:rPr>
          <w:lang w:val="fr-FR"/>
        </w:rPr>
        <w:t>investissement fixe. Ce capital permet un coût d</w:t>
      </w:r>
      <w:del w:id="3050" w:author="Peng Luqi" w:date="2019-10-13T14:43:00Z">
        <w:r w:rsidRPr="00716360" w:rsidDel="00EF666F">
          <w:rPr>
            <w:lang w:val="fr-FR"/>
          </w:rPr>
          <w:delText>’</w:delText>
        </w:r>
      </w:del>
      <w:ins w:id="3051" w:author="Peng Luqi" w:date="2019-10-13T14:43:00Z">
        <w:r w:rsidR="00EF666F">
          <w:rPr>
            <w:lang w:val="fr-FR"/>
          </w:rPr>
          <w:t>’</w:t>
        </w:r>
      </w:ins>
      <w:r w:rsidRPr="00716360">
        <w:rPr>
          <w:lang w:val="fr-FR"/>
        </w:rPr>
        <w:t>opportunité infini ! Comment prendre ça à la légère ?</w:t>
      </w:r>
    </w:p>
    <w:p w:rsidR="002B38DF" w:rsidRPr="00716360" w:rsidRDefault="002B38DF">
      <w:pPr>
        <w:pStyle w:val="a3"/>
        <w:ind w:left="170" w:right="170"/>
        <w:jc w:val="both"/>
        <w:rPr>
          <w:sz w:val="27"/>
          <w:lang w:val="fr-FR"/>
        </w:rPr>
        <w:pPrChange w:id="3052" w:author="Peng Luqi" w:date="2019-10-13T14:20:00Z">
          <w:pPr>
            <w:pStyle w:val="a3"/>
            <w:spacing w:before="9"/>
          </w:pPr>
        </w:pPrChange>
      </w:pPr>
    </w:p>
    <w:p w:rsidR="002B38DF" w:rsidRPr="00716360" w:rsidDel="009A1D52" w:rsidRDefault="00716360">
      <w:pPr>
        <w:pStyle w:val="a3"/>
        <w:ind w:left="170" w:right="170"/>
        <w:jc w:val="both"/>
        <w:rPr>
          <w:del w:id="3053" w:author="Peng Luqi" w:date="2019-10-13T14:31:00Z"/>
          <w:lang w:val="fr-FR"/>
        </w:rPr>
        <w:pPrChange w:id="3054" w:author="Peng Luqi" w:date="2019-10-13T14:20:00Z">
          <w:pPr>
            <w:pStyle w:val="a3"/>
            <w:ind w:left="130" w:right="248"/>
            <w:jc w:val="both"/>
          </w:pPr>
        </w:pPrChange>
      </w:pPr>
      <w:r w:rsidRPr="00716360">
        <w:rPr>
          <w:lang w:val="fr-FR"/>
        </w:rPr>
        <w:t>Vous voyez, c</w:t>
      </w:r>
      <w:del w:id="3055" w:author="Peng Luqi" w:date="2019-10-13T14:43:00Z">
        <w:r w:rsidRPr="00716360" w:rsidDel="00EF666F">
          <w:rPr>
            <w:lang w:val="fr-FR"/>
          </w:rPr>
          <w:delText>’</w:delText>
        </w:r>
      </w:del>
      <w:ins w:id="3056" w:author="Peng Luqi" w:date="2019-10-13T14:43:00Z">
        <w:r w:rsidR="00EF666F">
          <w:rPr>
            <w:lang w:val="fr-FR"/>
          </w:rPr>
          <w:t>’</w:t>
        </w:r>
      </w:ins>
      <w:r w:rsidRPr="00716360">
        <w:rPr>
          <w:lang w:val="fr-FR"/>
        </w:rPr>
        <w:t>est une intelligence passive. Vous n</w:t>
      </w:r>
      <w:del w:id="3057" w:author="Peng Luqi" w:date="2019-10-13T14:43:00Z">
        <w:r w:rsidRPr="00716360" w:rsidDel="00EF666F">
          <w:rPr>
            <w:lang w:val="fr-FR"/>
          </w:rPr>
          <w:delText>’</w:delText>
        </w:r>
      </w:del>
      <w:ins w:id="3058" w:author="Peng Luqi" w:date="2019-10-13T14:43:00Z">
        <w:r w:rsidR="00EF666F">
          <w:rPr>
            <w:lang w:val="fr-FR"/>
          </w:rPr>
          <w:t>’</w:t>
        </w:r>
      </w:ins>
      <w:r w:rsidRPr="00716360">
        <w:rPr>
          <w:lang w:val="fr-FR"/>
        </w:rPr>
        <w:t>êtes peut-être pas un vétéran expérimenté, mais juste parce que vous avez une compréhension profonde de la signification de l</w:t>
      </w:r>
      <w:del w:id="3059" w:author="Peng Luqi" w:date="2019-10-13T14:43:00Z">
        <w:r w:rsidRPr="00716360" w:rsidDel="00EF666F">
          <w:rPr>
            <w:lang w:val="fr-FR"/>
          </w:rPr>
          <w:delText>’</w:delText>
        </w:r>
      </w:del>
      <w:ins w:id="3060" w:author="Peng Luqi" w:date="2019-10-13T14:43:00Z">
        <w:r w:rsidR="00EF666F">
          <w:rPr>
            <w:lang w:val="fr-FR"/>
          </w:rPr>
          <w:t>’</w:t>
        </w:r>
      </w:ins>
      <w:r w:rsidRPr="00716360">
        <w:rPr>
          <w:lang w:val="fr-FR"/>
        </w:rPr>
        <w:t>investissement fixe, vous élevez subitement le principe de</w:t>
      </w:r>
      <w:ins w:id="3061" w:author="Peng Luqi" w:date="2019-10-13T23:58:00Z">
        <w:r w:rsidR="0086173D">
          <w:rPr>
            <w:lang w:val="fr-FR"/>
          </w:rPr>
          <w:t xml:space="preserve"> </w:t>
        </w:r>
      </w:ins>
    </w:p>
    <w:p w:rsidR="00AF0C0B" w:rsidDel="0086173D" w:rsidRDefault="00AF0C0B">
      <w:pPr>
        <w:pStyle w:val="a3"/>
        <w:ind w:left="170" w:right="170"/>
        <w:jc w:val="both"/>
        <w:rPr>
          <w:del w:id="3062" w:author="Peng Luqi" w:date="2019-10-13T23:58:00Z"/>
          <w:lang w:val="fr-FR"/>
        </w:rPr>
        <w:sectPr w:rsidR="00AF0C0B" w:rsidDel="0086173D">
          <w:pgSz w:w="11910" w:h="16840"/>
          <w:pgMar w:top="1360" w:right="1240" w:bottom="280" w:left="1320" w:header="720" w:footer="720" w:gutter="0"/>
          <w:cols w:space="720"/>
        </w:sectPr>
        <w:pPrChange w:id="3063" w:author="Peng Luqi" w:date="2019-10-13T14:31:00Z">
          <w:pPr>
            <w:jc w:val="both"/>
          </w:pPr>
        </w:pPrChange>
      </w:pPr>
    </w:p>
    <w:p w:rsidR="002B38DF" w:rsidRPr="00716360" w:rsidDel="009A1D52" w:rsidRDefault="00716360">
      <w:pPr>
        <w:pStyle w:val="a3"/>
        <w:ind w:left="170" w:right="170"/>
        <w:jc w:val="both"/>
        <w:rPr>
          <w:del w:id="3064" w:author="Peng Luqi" w:date="2019-10-13T14:31:00Z"/>
          <w:lang w:val="fr-FR"/>
        </w:rPr>
        <w:pPrChange w:id="3065" w:author="Peng Luqi" w:date="2019-10-13T14:20:00Z">
          <w:pPr>
            <w:pStyle w:val="a3"/>
            <w:spacing w:before="65"/>
            <w:ind w:left="130" w:right="172"/>
          </w:pPr>
        </w:pPrChange>
      </w:pPr>
      <w:r w:rsidRPr="00716360">
        <w:rPr>
          <w:lang w:val="fr-FR"/>
        </w:rPr>
        <w:t>filtrage du marché au plus haut niveau. Peu importe le nombre de vieux briscards, personne ne peut vous surpasser à cet égard. Vous êtes soudain le plus malin, car le principe que vous utilisez est le plus efficace sur l</w:t>
      </w:r>
      <w:del w:id="3066" w:author="Peng Luqi" w:date="2019-10-13T14:43:00Z">
        <w:r w:rsidRPr="00716360" w:rsidDel="00EF666F">
          <w:rPr>
            <w:lang w:val="fr-FR"/>
          </w:rPr>
          <w:delText>’</w:delText>
        </w:r>
      </w:del>
      <w:ins w:id="3067" w:author="Peng Luqi" w:date="2019-10-13T14:43:00Z">
        <w:r w:rsidR="00EF666F">
          <w:rPr>
            <w:lang w:val="fr-FR"/>
          </w:rPr>
          <w:t>’</w:t>
        </w:r>
      </w:ins>
      <w:r w:rsidRPr="00716360">
        <w:rPr>
          <w:lang w:val="fr-FR"/>
        </w:rPr>
        <w:t>ensemble du marché ! Nous utilisons la méthode la plus simple et la plus grossière pour trouver efficacement l</w:t>
      </w:r>
      <w:del w:id="3068" w:author="Peng Luqi" w:date="2019-10-13T14:43:00Z">
        <w:r w:rsidRPr="00716360" w:rsidDel="00EF666F">
          <w:rPr>
            <w:lang w:val="fr-FR"/>
          </w:rPr>
          <w:delText>’</w:delText>
        </w:r>
      </w:del>
      <w:ins w:id="3069" w:author="Peng Luqi" w:date="2019-10-13T14:43:00Z">
        <w:r w:rsidR="00EF666F">
          <w:rPr>
            <w:lang w:val="fr-FR"/>
          </w:rPr>
          <w:t>’</w:t>
        </w:r>
      </w:ins>
      <w:r w:rsidRPr="00716360">
        <w:rPr>
          <w:lang w:val="fr-FR"/>
        </w:rPr>
        <w:t>actif qui ne fait que monter et ne pas tomber à long</w:t>
      </w:r>
      <w:ins w:id="3070" w:author="Peng Luqi" w:date="2019-10-13T14:31:00Z">
        <w:r w:rsidR="009A1D52">
          <w:rPr>
            <w:lang w:val="fr-FR"/>
          </w:rPr>
          <w:t xml:space="preserve"> </w:t>
        </w:r>
      </w:ins>
    </w:p>
    <w:p w:rsidR="002B38DF" w:rsidRPr="00716360" w:rsidRDefault="00716360">
      <w:pPr>
        <w:pStyle w:val="a3"/>
        <w:ind w:left="170" w:right="170"/>
        <w:jc w:val="both"/>
        <w:rPr>
          <w:lang w:val="fr-FR"/>
        </w:rPr>
        <w:pPrChange w:id="3071" w:author="Peng Luqi" w:date="2019-10-13T14:20:00Z">
          <w:pPr>
            <w:pStyle w:val="a3"/>
            <w:spacing w:line="320" w:lineRule="exact"/>
            <w:ind w:left="130"/>
          </w:pPr>
        </w:pPrChange>
      </w:pPr>
      <w:r w:rsidRPr="00716360">
        <w:rPr>
          <w:lang w:val="fr-FR"/>
        </w:rPr>
        <w:t>terme !</w:t>
      </w:r>
    </w:p>
    <w:p w:rsidR="002B38DF" w:rsidRPr="00716360" w:rsidRDefault="002B38DF">
      <w:pPr>
        <w:pStyle w:val="a3"/>
        <w:ind w:left="170" w:right="170"/>
        <w:jc w:val="both"/>
        <w:rPr>
          <w:lang w:val="fr-FR"/>
        </w:rPr>
        <w:pPrChange w:id="3072" w:author="Peng Luqi" w:date="2019-10-13T14:20:00Z">
          <w:pPr>
            <w:pStyle w:val="a3"/>
            <w:spacing w:before="4"/>
          </w:pPr>
        </w:pPrChange>
      </w:pPr>
    </w:p>
    <w:p w:rsidR="002B38DF" w:rsidRPr="00716360" w:rsidRDefault="00716360">
      <w:pPr>
        <w:pStyle w:val="a3"/>
        <w:ind w:left="170" w:right="170"/>
        <w:jc w:val="both"/>
        <w:rPr>
          <w:lang w:val="fr-FR"/>
        </w:rPr>
        <w:pPrChange w:id="3073" w:author="Peng Luqi" w:date="2019-10-13T14:20:00Z">
          <w:pPr>
            <w:pStyle w:val="a3"/>
            <w:ind w:left="130" w:right="282"/>
          </w:pPr>
        </w:pPrChange>
      </w:pPr>
      <w:r w:rsidRPr="00716360">
        <w:rPr>
          <w:lang w:val="fr-FR"/>
        </w:rPr>
        <w:t>Lorsque vous faites le choix d</w:t>
      </w:r>
      <w:del w:id="3074" w:author="Peng Luqi" w:date="2019-10-13T14:43:00Z">
        <w:r w:rsidRPr="00716360" w:rsidDel="00EF666F">
          <w:rPr>
            <w:lang w:val="fr-FR"/>
          </w:rPr>
          <w:delText>’</w:delText>
        </w:r>
      </w:del>
      <w:ins w:id="3075" w:author="Peng Luqi" w:date="2019-10-13T14:43:00Z">
        <w:r w:rsidR="00EF666F">
          <w:rPr>
            <w:lang w:val="fr-FR"/>
          </w:rPr>
          <w:t>’</w:t>
        </w:r>
      </w:ins>
      <w:r w:rsidRPr="00716360">
        <w:rPr>
          <w:lang w:val="fr-FR"/>
        </w:rPr>
        <w:t>investir, vous avez déjà filtré la valeur qui correspond le mieux à la méthode, sans quoi vous ne jouerez pas avec votre avenir ! Alors, êtes-vous prêt à essayer ? Commencez avec 1 dollar. Après un ou deux cycles, l</w:t>
      </w:r>
      <w:del w:id="3076" w:author="Peng Luqi" w:date="2019-10-13T14:43:00Z">
        <w:r w:rsidRPr="00716360" w:rsidDel="00EF666F">
          <w:rPr>
            <w:lang w:val="fr-FR"/>
          </w:rPr>
          <w:delText>’</w:delText>
        </w:r>
      </w:del>
      <w:ins w:id="3077" w:author="Peng Luqi" w:date="2019-10-13T14:43:00Z">
        <w:r w:rsidR="00EF666F">
          <w:rPr>
            <w:lang w:val="fr-FR"/>
          </w:rPr>
          <w:t>’</w:t>
        </w:r>
      </w:ins>
      <w:r w:rsidRPr="00716360">
        <w:rPr>
          <w:lang w:val="fr-FR"/>
        </w:rPr>
        <w:t>actif aura été multiplié par 100, et vous vous retrouverez donc avec 100 dollars ! Que ressentez-vous ? Après avoir bien réfléchi, assurez-vous de prendre votre avenir en mains !</w:t>
      </w:r>
    </w:p>
    <w:p w:rsidR="002B38DF" w:rsidRPr="00716360" w:rsidRDefault="002B38DF">
      <w:pPr>
        <w:pStyle w:val="a3"/>
        <w:ind w:left="170" w:right="170"/>
        <w:jc w:val="both"/>
        <w:rPr>
          <w:sz w:val="27"/>
          <w:lang w:val="fr-FR"/>
        </w:rPr>
        <w:pPrChange w:id="3078" w:author="Peng Luqi" w:date="2019-10-13T14:20:00Z">
          <w:pPr>
            <w:pStyle w:val="a3"/>
            <w:spacing w:before="9"/>
          </w:pPr>
        </w:pPrChange>
      </w:pPr>
    </w:p>
    <w:p w:rsidR="002B38DF" w:rsidRPr="00716360" w:rsidDel="009A1D52" w:rsidRDefault="00716360">
      <w:pPr>
        <w:pStyle w:val="a3"/>
        <w:ind w:left="170" w:right="170"/>
        <w:jc w:val="both"/>
        <w:rPr>
          <w:del w:id="3079" w:author="Peng Luqi" w:date="2019-10-13T14:31:00Z"/>
          <w:lang w:val="fr-FR"/>
        </w:rPr>
        <w:pPrChange w:id="3080" w:author="Peng Luqi" w:date="2019-10-13T14:20:00Z">
          <w:pPr>
            <w:pStyle w:val="a3"/>
            <w:spacing w:line="322" w:lineRule="exact"/>
            <w:ind w:left="130"/>
          </w:pPr>
        </w:pPrChange>
      </w:pPr>
      <w:r w:rsidRPr="00716360">
        <w:rPr>
          <w:lang w:val="fr-FR"/>
        </w:rPr>
        <w:t>L</w:t>
      </w:r>
      <w:del w:id="3081" w:author="Peng Luqi" w:date="2019-10-13T14:43:00Z">
        <w:r w:rsidRPr="00716360" w:rsidDel="00EF666F">
          <w:rPr>
            <w:lang w:val="fr-FR"/>
          </w:rPr>
          <w:delText>’</w:delText>
        </w:r>
      </w:del>
      <w:ins w:id="3082" w:author="Peng Luqi" w:date="2019-10-13T14:43:00Z">
        <w:r w:rsidR="00EF666F">
          <w:rPr>
            <w:lang w:val="fr-FR"/>
          </w:rPr>
          <w:t>’</w:t>
        </w:r>
      </w:ins>
      <w:r w:rsidRPr="00716360">
        <w:rPr>
          <w:lang w:val="fr-FR"/>
        </w:rPr>
        <w:t>expression « faire de son mieux », en plus de vous indiquer clairement qu</w:t>
      </w:r>
      <w:del w:id="3083" w:author="Peng Luqi" w:date="2019-10-13T14:43:00Z">
        <w:r w:rsidRPr="00716360" w:rsidDel="00EF666F">
          <w:rPr>
            <w:lang w:val="fr-FR"/>
          </w:rPr>
          <w:delText>’</w:delText>
        </w:r>
      </w:del>
      <w:ins w:id="3084" w:author="Peng Luqi" w:date="2019-10-13T14:43:00Z">
        <w:r w:rsidR="00EF666F">
          <w:rPr>
            <w:lang w:val="fr-FR"/>
          </w:rPr>
          <w:t>’</w:t>
        </w:r>
      </w:ins>
    </w:p>
    <w:p w:rsidR="002B38DF" w:rsidRPr="00716360" w:rsidDel="009A1D52" w:rsidRDefault="00716360">
      <w:pPr>
        <w:pStyle w:val="a3"/>
        <w:ind w:left="170" w:right="170"/>
        <w:jc w:val="both"/>
        <w:rPr>
          <w:del w:id="3085" w:author="Peng Luqi" w:date="2019-10-13T14:31:00Z"/>
          <w:lang w:val="fr-FR"/>
        </w:rPr>
        <w:pPrChange w:id="3086" w:author="Peng Luqi" w:date="2019-10-13T14:20:00Z">
          <w:pPr>
            <w:pStyle w:val="a3"/>
            <w:spacing w:line="322" w:lineRule="exact"/>
            <w:ind w:left="130"/>
          </w:pPr>
        </w:pPrChange>
      </w:pPr>
      <w:r w:rsidRPr="00716360">
        <w:rPr>
          <w:lang w:val="fr-FR"/>
        </w:rPr>
        <w:t>« il ne faut pas emprunter d</w:t>
      </w:r>
      <w:del w:id="3087" w:author="Peng Luqi" w:date="2019-10-13T14:43:00Z">
        <w:r w:rsidRPr="00716360" w:rsidDel="00EF666F">
          <w:rPr>
            <w:lang w:val="fr-FR"/>
          </w:rPr>
          <w:delText>’</w:delText>
        </w:r>
      </w:del>
      <w:ins w:id="3088" w:author="Peng Luqi" w:date="2019-10-13T14:43:00Z">
        <w:r w:rsidR="00EF666F">
          <w:rPr>
            <w:lang w:val="fr-FR"/>
          </w:rPr>
          <w:t>’</w:t>
        </w:r>
      </w:ins>
      <w:r w:rsidRPr="00716360">
        <w:rPr>
          <w:lang w:val="fr-FR"/>
        </w:rPr>
        <w:t>argent pour investir », signifie également</w:t>
      </w:r>
      <w:ins w:id="3089" w:author="Peng Luqi" w:date="2019-10-13T21:31:00Z">
        <w:r w:rsidR="00AE450C">
          <w:rPr>
            <w:lang w:val="fr-FR"/>
          </w:rPr>
          <w:br/>
        </w:r>
      </w:ins>
    </w:p>
    <w:p w:rsidR="002B38DF" w:rsidRPr="00716360" w:rsidRDefault="00716360">
      <w:pPr>
        <w:pStyle w:val="a3"/>
        <w:ind w:left="170" w:right="170"/>
        <w:jc w:val="both"/>
        <w:rPr>
          <w:lang w:val="fr-FR"/>
        </w:rPr>
        <w:pPrChange w:id="3090" w:author="Peng Luqi" w:date="2019-10-13T14:20:00Z">
          <w:pPr>
            <w:pStyle w:val="a3"/>
            <w:ind w:left="130"/>
          </w:pPr>
        </w:pPrChange>
      </w:pPr>
      <w:r w:rsidRPr="00716360">
        <w:rPr>
          <w:lang w:val="fr-FR"/>
        </w:rPr>
        <w:t>« N</w:t>
      </w:r>
      <w:del w:id="3091" w:author="Peng Luqi" w:date="2019-10-13T14:43:00Z">
        <w:r w:rsidRPr="00716360" w:rsidDel="00EF666F">
          <w:rPr>
            <w:lang w:val="fr-FR"/>
          </w:rPr>
          <w:delText>’</w:delText>
        </w:r>
      </w:del>
      <w:ins w:id="3092" w:author="Peng Luqi" w:date="2019-10-13T14:43:00Z">
        <w:r w:rsidR="00EF666F">
          <w:rPr>
            <w:lang w:val="fr-FR"/>
          </w:rPr>
          <w:t>’</w:t>
        </w:r>
      </w:ins>
      <w:r w:rsidRPr="00716360">
        <w:rPr>
          <w:lang w:val="fr-FR"/>
        </w:rPr>
        <w:t>économisez pas pour économiser de l</w:t>
      </w:r>
      <w:del w:id="3093" w:author="Peng Luqi" w:date="2019-10-13T14:43:00Z">
        <w:r w:rsidRPr="00716360" w:rsidDel="00EF666F">
          <w:rPr>
            <w:lang w:val="fr-FR"/>
          </w:rPr>
          <w:delText>’</w:delText>
        </w:r>
      </w:del>
      <w:ins w:id="3094" w:author="Peng Luqi" w:date="2019-10-13T14:43:00Z">
        <w:r w:rsidR="00EF666F">
          <w:rPr>
            <w:lang w:val="fr-FR"/>
          </w:rPr>
          <w:t>’</w:t>
        </w:r>
      </w:ins>
      <w:r w:rsidRPr="00716360">
        <w:rPr>
          <w:lang w:val="fr-FR"/>
        </w:rPr>
        <w:t>argent ».</w:t>
      </w:r>
    </w:p>
    <w:p w:rsidR="002B38DF" w:rsidRPr="00716360" w:rsidRDefault="002B38DF">
      <w:pPr>
        <w:pStyle w:val="a3"/>
        <w:ind w:left="170" w:right="170"/>
        <w:jc w:val="both"/>
        <w:rPr>
          <w:sz w:val="27"/>
          <w:lang w:val="fr-FR"/>
        </w:rPr>
        <w:pPrChange w:id="3095" w:author="Peng Luqi" w:date="2019-10-13T14:20:00Z">
          <w:pPr>
            <w:pStyle w:val="a3"/>
            <w:spacing w:before="10"/>
          </w:pPr>
        </w:pPrChange>
      </w:pPr>
    </w:p>
    <w:p w:rsidR="002B38DF" w:rsidRPr="00716360" w:rsidRDefault="00716360">
      <w:pPr>
        <w:pStyle w:val="a3"/>
        <w:ind w:left="170" w:right="170"/>
        <w:jc w:val="both"/>
        <w:rPr>
          <w:lang w:val="fr-FR"/>
        </w:rPr>
        <w:pPrChange w:id="3096" w:author="Peng Luqi" w:date="2019-10-13T14:20:00Z">
          <w:pPr>
            <w:pStyle w:val="a3"/>
            <w:ind w:left="130" w:right="187"/>
          </w:pPr>
        </w:pPrChange>
      </w:pPr>
      <w:r w:rsidRPr="00716360">
        <w:rPr>
          <w:lang w:val="fr-FR"/>
        </w:rPr>
        <w:t>Vous voyez, c</w:t>
      </w:r>
      <w:del w:id="3097" w:author="Peng Luqi" w:date="2019-10-13T14:43:00Z">
        <w:r w:rsidRPr="00716360" w:rsidDel="00EF666F">
          <w:rPr>
            <w:lang w:val="fr-FR"/>
          </w:rPr>
          <w:delText>’</w:delText>
        </w:r>
      </w:del>
      <w:ins w:id="3098" w:author="Peng Luqi" w:date="2019-10-13T14:43:00Z">
        <w:r w:rsidR="00EF666F">
          <w:rPr>
            <w:lang w:val="fr-FR"/>
          </w:rPr>
          <w:t>’</w:t>
        </w:r>
      </w:ins>
      <w:r w:rsidRPr="00716360">
        <w:rPr>
          <w:lang w:val="fr-FR"/>
        </w:rPr>
        <w:t>est magique et puissant. C</w:t>
      </w:r>
      <w:del w:id="3099" w:author="Peng Luqi" w:date="2019-10-13T14:43:00Z">
        <w:r w:rsidRPr="00716360" w:rsidDel="00EF666F">
          <w:rPr>
            <w:lang w:val="fr-FR"/>
          </w:rPr>
          <w:delText>’</w:delText>
        </w:r>
      </w:del>
      <w:ins w:id="3100" w:author="Peng Luqi" w:date="2019-10-13T14:43:00Z">
        <w:r w:rsidR="00EF666F">
          <w:rPr>
            <w:lang w:val="fr-FR"/>
          </w:rPr>
          <w:t>’</w:t>
        </w:r>
      </w:ins>
      <w:r w:rsidRPr="00716360">
        <w:rPr>
          <w:lang w:val="fr-FR"/>
        </w:rPr>
        <w:t>est comme la pratique du sabre dans les contes et légendes japonais. C</w:t>
      </w:r>
      <w:del w:id="3101" w:author="Peng Luqi" w:date="2019-10-13T14:43:00Z">
        <w:r w:rsidRPr="00716360" w:rsidDel="00EF666F">
          <w:rPr>
            <w:lang w:val="fr-FR"/>
          </w:rPr>
          <w:delText>’</w:delText>
        </w:r>
      </w:del>
      <w:ins w:id="3102" w:author="Peng Luqi" w:date="2019-10-13T14:43:00Z">
        <w:r w:rsidR="00EF666F">
          <w:rPr>
            <w:lang w:val="fr-FR"/>
          </w:rPr>
          <w:t>’</w:t>
        </w:r>
      </w:ins>
      <w:r w:rsidRPr="00716360">
        <w:rPr>
          <w:lang w:val="fr-FR"/>
        </w:rPr>
        <w:t>est tout simplement direct, pur et simple, mais vous devez pratiquer. Cela peut vous prendre encore de nombreuses années avant de devenir un maître ! Cependant, une fois les compétences acquises, l</w:t>
      </w:r>
      <w:del w:id="3103" w:author="Peng Luqi" w:date="2019-10-13T14:43:00Z">
        <w:r w:rsidRPr="00716360" w:rsidDel="00EF666F">
          <w:rPr>
            <w:lang w:val="fr-FR"/>
          </w:rPr>
          <w:delText>’</w:delText>
        </w:r>
      </w:del>
      <w:ins w:id="3104" w:author="Peng Luqi" w:date="2019-10-13T14:43:00Z">
        <w:r w:rsidR="00EF666F">
          <w:rPr>
            <w:lang w:val="fr-FR"/>
          </w:rPr>
          <w:t>’</w:t>
        </w:r>
      </w:ins>
      <w:r w:rsidRPr="00716360">
        <w:rPr>
          <w:lang w:val="fr-FR"/>
        </w:rPr>
        <w:t xml:space="preserve">effet est </w:t>
      </w:r>
      <w:r w:rsidRPr="00716360">
        <w:rPr>
          <w:lang w:val="fr-FR"/>
        </w:rPr>
        <w:lastRenderedPageBreak/>
        <w:t>vraiment incroyable.</w:t>
      </w:r>
    </w:p>
    <w:p w:rsidR="002B38DF" w:rsidRPr="00716360" w:rsidRDefault="002B38DF">
      <w:pPr>
        <w:pStyle w:val="a3"/>
        <w:ind w:left="170" w:right="170"/>
        <w:jc w:val="both"/>
        <w:rPr>
          <w:lang w:val="fr-FR"/>
        </w:rPr>
        <w:pPrChange w:id="3105" w:author="Peng Luqi" w:date="2019-10-13T14:20:00Z">
          <w:pPr>
            <w:pStyle w:val="a3"/>
            <w:spacing w:before="3"/>
          </w:pPr>
        </w:pPrChange>
      </w:pPr>
    </w:p>
    <w:p w:rsidR="002B38DF" w:rsidRPr="00914094" w:rsidRDefault="00716360">
      <w:pPr>
        <w:pStyle w:val="1"/>
        <w:numPr>
          <w:ilvl w:val="0"/>
          <w:numId w:val="24"/>
        </w:numPr>
        <w:ind w:right="170"/>
        <w:jc w:val="both"/>
        <w:rPr>
          <w:bCs w:val="0"/>
          <w:sz w:val="36"/>
          <w:szCs w:val="22"/>
          <w:lang w:val="fr-FR"/>
          <w:rPrChange w:id="3106" w:author="Peng Luqi" w:date="2019-10-13T14:04:00Z">
            <w:rPr>
              <w:lang w:val="fr-FR"/>
            </w:rPr>
          </w:rPrChange>
        </w:rPr>
        <w:pPrChange w:id="3107" w:author="Peng Luqi" w:date="2019-10-13T14:32:00Z">
          <w:pPr>
            <w:pStyle w:val="1"/>
            <w:numPr>
              <w:numId w:val="18"/>
            </w:numPr>
            <w:tabs>
              <w:tab w:val="left" w:pos="411"/>
            </w:tabs>
            <w:ind w:right="1047" w:hanging="360"/>
          </w:pPr>
        </w:pPrChange>
      </w:pPr>
      <w:r w:rsidRPr="00914094">
        <w:rPr>
          <w:bCs w:val="0"/>
          <w:sz w:val="36"/>
          <w:szCs w:val="22"/>
          <w:lang w:val="fr-FR"/>
          <w:rPrChange w:id="3108" w:author="Peng Luqi" w:date="2019-10-13T14:04:00Z">
            <w:rPr>
              <w:lang w:val="fr-FR"/>
            </w:rPr>
          </w:rPrChange>
        </w:rPr>
        <w:t>Le mécanisme profond derrière le pouvoir magique de la</w:t>
      </w:r>
      <w:r w:rsidRPr="00914094">
        <w:rPr>
          <w:bCs w:val="0"/>
          <w:sz w:val="36"/>
          <w:szCs w:val="22"/>
          <w:lang w:val="fr-FR"/>
          <w:rPrChange w:id="3109" w:author="Peng Luqi" w:date="2019-10-13T14:04:00Z">
            <w:rPr>
              <w:spacing w:val="-36"/>
              <w:lang w:val="fr-FR"/>
            </w:rPr>
          </w:rPrChange>
        </w:rPr>
        <w:t xml:space="preserve"> </w:t>
      </w:r>
      <w:r w:rsidRPr="00914094">
        <w:rPr>
          <w:bCs w:val="0"/>
          <w:sz w:val="36"/>
          <w:szCs w:val="22"/>
          <w:lang w:val="fr-FR"/>
          <w:rPrChange w:id="3110" w:author="Peng Luqi" w:date="2019-10-13T14:04:00Z">
            <w:rPr>
              <w:lang w:val="fr-FR"/>
            </w:rPr>
          </w:rPrChange>
        </w:rPr>
        <w:t>stratégie d</w:t>
      </w:r>
      <w:del w:id="3111" w:author="Peng Luqi" w:date="2019-10-13T14:43:00Z">
        <w:r w:rsidRPr="00914094" w:rsidDel="00EF666F">
          <w:rPr>
            <w:bCs w:val="0"/>
            <w:sz w:val="36"/>
            <w:szCs w:val="22"/>
            <w:lang w:val="fr-FR"/>
            <w:rPrChange w:id="3112" w:author="Peng Luqi" w:date="2019-10-13T14:04:00Z">
              <w:rPr>
                <w:lang w:val="fr-FR"/>
              </w:rPr>
            </w:rPrChange>
          </w:rPr>
          <w:delText>’</w:delText>
        </w:r>
      </w:del>
      <w:ins w:id="3113" w:author="Peng Luqi" w:date="2019-10-13T14:43:00Z">
        <w:r w:rsidR="00EF666F">
          <w:rPr>
            <w:bCs w:val="0"/>
            <w:sz w:val="36"/>
            <w:szCs w:val="22"/>
            <w:lang w:val="fr-FR"/>
          </w:rPr>
          <w:t>’</w:t>
        </w:r>
      </w:ins>
      <w:r w:rsidRPr="00914094">
        <w:rPr>
          <w:bCs w:val="0"/>
          <w:sz w:val="36"/>
          <w:szCs w:val="22"/>
          <w:lang w:val="fr-FR"/>
          <w:rPrChange w:id="3114" w:author="Peng Luqi" w:date="2019-10-13T14:04:00Z">
            <w:rPr>
              <w:lang w:val="fr-FR"/>
            </w:rPr>
          </w:rPrChange>
        </w:rPr>
        <w:t>investissement</w:t>
      </w:r>
      <w:r w:rsidRPr="00914094">
        <w:rPr>
          <w:bCs w:val="0"/>
          <w:sz w:val="36"/>
          <w:szCs w:val="22"/>
          <w:lang w:val="fr-FR"/>
          <w:rPrChange w:id="3115" w:author="Peng Luqi" w:date="2019-10-13T14:04:00Z">
            <w:rPr>
              <w:spacing w:val="-1"/>
              <w:lang w:val="fr-FR"/>
            </w:rPr>
          </w:rPrChange>
        </w:rPr>
        <w:t xml:space="preserve"> </w:t>
      </w:r>
      <w:r w:rsidRPr="00914094">
        <w:rPr>
          <w:bCs w:val="0"/>
          <w:sz w:val="36"/>
          <w:szCs w:val="22"/>
          <w:lang w:val="fr-FR"/>
          <w:rPrChange w:id="3116" w:author="Peng Luqi" w:date="2019-10-13T14:04:00Z">
            <w:rPr>
              <w:lang w:val="fr-FR"/>
            </w:rPr>
          </w:rPrChange>
        </w:rPr>
        <w:t>fixe</w:t>
      </w:r>
    </w:p>
    <w:p w:rsidR="002B38DF" w:rsidRPr="00716360" w:rsidRDefault="002B38DF">
      <w:pPr>
        <w:pStyle w:val="a3"/>
        <w:ind w:left="170" w:right="170"/>
        <w:jc w:val="both"/>
        <w:rPr>
          <w:b/>
          <w:sz w:val="27"/>
          <w:lang w:val="fr-FR"/>
        </w:rPr>
        <w:pPrChange w:id="3117" w:author="Peng Luqi" w:date="2019-10-13T14:20:00Z">
          <w:pPr>
            <w:pStyle w:val="a3"/>
            <w:spacing w:before="10"/>
          </w:pPr>
        </w:pPrChange>
      </w:pPr>
    </w:p>
    <w:p w:rsidR="002B38DF" w:rsidRPr="00716360" w:rsidRDefault="00716360">
      <w:pPr>
        <w:pStyle w:val="a3"/>
        <w:ind w:left="170" w:right="170"/>
        <w:jc w:val="both"/>
        <w:rPr>
          <w:lang w:val="fr-FR"/>
        </w:rPr>
        <w:pPrChange w:id="3118" w:author="Peng Luqi" w:date="2019-10-13T14:20:00Z">
          <w:pPr>
            <w:pStyle w:val="a3"/>
            <w:spacing w:line="322" w:lineRule="exact"/>
            <w:ind w:left="130"/>
          </w:pPr>
        </w:pPrChange>
      </w:pPr>
      <w:r w:rsidRPr="00716360">
        <w:rPr>
          <w:lang w:val="fr-FR"/>
        </w:rPr>
        <w:t>Commençons par deux concepts qui semblent opposés :</w:t>
      </w:r>
    </w:p>
    <w:p w:rsidR="009A1D52" w:rsidRDefault="009A1D52" w:rsidP="009A1D52">
      <w:pPr>
        <w:pStyle w:val="a3"/>
        <w:ind w:left="720" w:right="720"/>
        <w:jc w:val="both"/>
        <w:rPr>
          <w:ins w:id="3119" w:author="Peng Luqi" w:date="2019-10-13T14:32:00Z"/>
          <w:lang w:val="fr-FR"/>
        </w:rPr>
      </w:pPr>
    </w:p>
    <w:p w:rsidR="002B38DF" w:rsidRPr="00716360" w:rsidRDefault="00716360">
      <w:pPr>
        <w:pStyle w:val="a3"/>
        <w:ind w:left="720" w:right="720"/>
        <w:jc w:val="both"/>
        <w:rPr>
          <w:lang w:val="fr-FR"/>
        </w:rPr>
        <w:pPrChange w:id="3120" w:author="Peng Luqi" w:date="2019-10-13T14:32:00Z">
          <w:pPr>
            <w:pStyle w:val="a3"/>
            <w:ind w:left="130"/>
          </w:pPr>
        </w:pPrChange>
      </w:pPr>
      <w:r w:rsidRPr="00716360">
        <w:rPr>
          <w:lang w:val="fr-FR"/>
        </w:rPr>
        <w:t>« Actif » et « passif ».</w:t>
      </w:r>
    </w:p>
    <w:p w:rsidR="002B38DF" w:rsidRPr="00716360" w:rsidRDefault="002B38DF">
      <w:pPr>
        <w:pStyle w:val="a3"/>
        <w:ind w:left="170" w:right="170"/>
        <w:jc w:val="both"/>
        <w:rPr>
          <w:sz w:val="27"/>
          <w:lang w:val="fr-FR"/>
        </w:rPr>
        <w:pPrChange w:id="3121" w:author="Peng Luqi" w:date="2019-10-13T14:20:00Z">
          <w:pPr>
            <w:pStyle w:val="a3"/>
            <w:spacing w:before="11"/>
          </w:pPr>
        </w:pPrChange>
      </w:pPr>
    </w:p>
    <w:p w:rsidR="002B38DF" w:rsidRPr="00716360" w:rsidDel="009A1D52" w:rsidRDefault="00716360">
      <w:pPr>
        <w:pStyle w:val="a3"/>
        <w:ind w:left="170" w:right="170"/>
        <w:jc w:val="both"/>
        <w:rPr>
          <w:del w:id="3122" w:author="Peng Luqi" w:date="2019-10-13T14:33:00Z"/>
          <w:lang w:val="fr-FR"/>
        </w:rPr>
        <w:pPrChange w:id="3123" w:author="Peng Luqi" w:date="2019-10-13T14:20:00Z">
          <w:pPr>
            <w:pStyle w:val="a3"/>
            <w:spacing w:line="322" w:lineRule="exact"/>
            <w:ind w:left="130"/>
          </w:pPr>
        </w:pPrChange>
      </w:pPr>
      <w:r w:rsidRPr="00716360">
        <w:rPr>
          <w:lang w:val="fr-FR"/>
        </w:rPr>
        <w:t>En général, « actif » et « passif » sont considérés comme des antonymes.</w:t>
      </w:r>
      <w:ins w:id="3124" w:author="Peng Luqi" w:date="2019-10-13T14:33:00Z">
        <w:r w:rsidR="009A1D52">
          <w:rPr>
            <w:lang w:val="fr-FR"/>
          </w:rPr>
          <w:t xml:space="preserve"> </w:t>
        </w:r>
      </w:ins>
      <w:ins w:id="3125" w:author="Peng Luqi" w:date="2019-10-13T21:31:00Z">
        <w:r w:rsidR="00AE450C">
          <w:rPr>
            <w:lang w:val="fr-FR"/>
          </w:rPr>
          <w:br/>
        </w:r>
      </w:ins>
    </w:p>
    <w:p w:rsidR="002B38DF" w:rsidRPr="00716360" w:rsidRDefault="00716360">
      <w:pPr>
        <w:pStyle w:val="a3"/>
        <w:ind w:left="170" w:right="170"/>
        <w:jc w:val="both"/>
        <w:rPr>
          <w:lang w:val="fr-FR"/>
        </w:rPr>
        <w:pPrChange w:id="3126" w:author="Peng Luqi" w:date="2019-10-13T14:20:00Z">
          <w:pPr>
            <w:pStyle w:val="a3"/>
            <w:ind w:left="130" w:right="802"/>
          </w:pPr>
        </w:pPrChange>
      </w:pPr>
      <w:r w:rsidRPr="00716360">
        <w:rPr>
          <w:lang w:val="fr-FR"/>
        </w:rPr>
        <w:t>« Actif » a généralement une connotation positive, tandis que « passif » est souvent considéré comme négatif.</w:t>
      </w:r>
    </w:p>
    <w:p w:rsidR="002B38DF" w:rsidRPr="00716360" w:rsidRDefault="002B38DF">
      <w:pPr>
        <w:pStyle w:val="a3"/>
        <w:ind w:left="170" w:right="170"/>
        <w:jc w:val="both"/>
        <w:rPr>
          <w:lang w:val="fr-FR"/>
        </w:rPr>
        <w:pPrChange w:id="3127" w:author="Peng Luqi" w:date="2019-10-13T14:20:00Z">
          <w:pPr>
            <w:pStyle w:val="a3"/>
            <w:spacing w:before="3"/>
          </w:pPr>
        </w:pPrChange>
      </w:pPr>
    </w:p>
    <w:p w:rsidR="002B38DF" w:rsidRPr="00F23B1D" w:rsidRDefault="00F23B1D">
      <w:pPr>
        <w:pStyle w:val="2"/>
        <w:spacing w:before="0" w:after="0" w:line="240" w:lineRule="auto"/>
        <w:ind w:left="170" w:right="170"/>
        <w:rPr>
          <w:lang w:val="fr-FR"/>
          <w:rPrChange w:id="3128" w:author="Peng Luqi" w:date="2019-10-13T22:43:00Z">
            <w:rPr>
              <w:lang w:val="fr-FR"/>
            </w:rPr>
          </w:rPrChange>
        </w:rPr>
        <w:pPrChange w:id="3129" w:author="Peng Luqi" w:date="2019-10-13T22:43:00Z">
          <w:pPr>
            <w:pStyle w:val="1"/>
            <w:numPr>
              <w:ilvl w:val="1"/>
              <w:numId w:val="15"/>
            </w:numPr>
            <w:tabs>
              <w:tab w:val="left" w:pos="551"/>
            </w:tabs>
            <w:ind w:left="550" w:hanging="420"/>
          </w:pPr>
        </w:pPrChange>
      </w:pPr>
      <w:ins w:id="3130" w:author="Peng Luqi" w:date="2019-10-13T22:43:00Z">
        <w:r w:rsidRPr="00F23B1D">
          <w:rPr>
            <w:rFonts w:ascii="Times New Roman" w:hAnsi="Times New Roman" w:cs="Times New Roman"/>
            <w:sz w:val="28"/>
            <w:szCs w:val="28"/>
            <w:lang w:val="fr-FR"/>
            <w:rPrChange w:id="3131" w:author="Peng Luqi" w:date="2019-10-13T22:43:00Z">
              <w:rPr>
                <w:lang w:val="fr-FR"/>
              </w:rPr>
            </w:rPrChange>
          </w:rPr>
          <w:t xml:space="preserve">9.1 </w:t>
        </w:r>
      </w:ins>
      <w:r w:rsidR="00716360" w:rsidRPr="00F23B1D">
        <w:rPr>
          <w:rFonts w:ascii="Times New Roman" w:hAnsi="Times New Roman" w:cs="Times New Roman"/>
          <w:sz w:val="28"/>
          <w:szCs w:val="28"/>
          <w:lang w:val="fr-FR"/>
          <w:rPrChange w:id="3132" w:author="Peng Luqi" w:date="2019-10-13T22:43:00Z">
            <w:rPr>
              <w:lang w:val="fr-FR"/>
            </w:rPr>
          </w:rPrChange>
        </w:rPr>
        <w:t>Développez votre propre personnalité</w:t>
      </w:r>
      <w:r w:rsidR="00716360" w:rsidRPr="00F23B1D">
        <w:rPr>
          <w:rFonts w:ascii="Times New Roman" w:hAnsi="Times New Roman" w:cs="Times New Roman"/>
          <w:spacing w:val="-2"/>
          <w:sz w:val="28"/>
          <w:szCs w:val="28"/>
          <w:lang w:val="fr-FR"/>
          <w:rPrChange w:id="3133" w:author="Peng Luqi" w:date="2019-10-13T22:43:00Z">
            <w:rPr>
              <w:spacing w:val="-2"/>
              <w:lang w:val="fr-FR"/>
            </w:rPr>
          </w:rPrChange>
        </w:rPr>
        <w:t xml:space="preserve"> </w:t>
      </w:r>
      <w:r w:rsidR="00716360" w:rsidRPr="00F23B1D">
        <w:rPr>
          <w:rFonts w:ascii="Times New Roman" w:hAnsi="Times New Roman" w:cs="Times New Roman"/>
          <w:sz w:val="28"/>
          <w:szCs w:val="28"/>
          <w:lang w:val="fr-FR"/>
          <w:rPrChange w:id="3134" w:author="Peng Luqi" w:date="2019-10-13T22:43:00Z">
            <w:rPr>
              <w:lang w:val="fr-FR"/>
            </w:rPr>
          </w:rPrChange>
        </w:rPr>
        <w:t>active</w:t>
      </w:r>
    </w:p>
    <w:p w:rsidR="002B38DF" w:rsidRPr="00716360" w:rsidRDefault="002B38DF">
      <w:pPr>
        <w:pStyle w:val="a3"/>
        <w:ind w:left="170" w:right="170"/>
        <w:jc w:val="both"/>
        <w:rPr>
          <w:b/>
          <w:sz w:val="27"/>
          <w:lang w:val="fr-FR"/>
        </w:rPr>
        <w:pPrChange w:id="3135" w:author="Peng Luqi" w:date="2019-10-13T14:20:00Z">
          <w:pPr>
            <w:pStyle w:val="a3"/>
            <w:spacing w:before="11"/>
          </w:pPr>
        </w:pPrChange>
      </w:pPr>
    </w:p>
    <w:p w:rsidR="002B38DF" w:rsidRPr="00716360" w:rsidRDefault="00716360">
      <w:pPr>
        <w:pStyle w:val="a3"/>
        <w:ind w:left="170" w:right="170"/>
        <w:jc w:val="both"/>
        <w:rPr>
          <w:lang w:val="fr-FR"/>
        </w:rPr>
        <w:pPrChange w:id="3136" w:author="Peng Luqi" w:date="2019-10-13T14:20:00Z">
          <w:pPr>
            <w:pStyle w:val="a3"/>
            <w:ind w:left="130" w:right="255"/>
          </w:pPr>
        </w:pPrChange>
      </w:pPr>
      <w:r w:rsidRPr="00716360">
        <w:rPr>
          <w:lang w:val="fr-FR"/>
        </w:rPr>
        <w:t>Dans la plupart des cas, ce n</w:t>
      </w:r>
      <w:del w:id="3137" w:author="Peng Luqi" w:date="2019-10-13T14:43:00Z">
        <w:r w:rsidRPr="00716360" w:rsidDel="00EF666F">
          <w:rPr>
            <w:lang w:val="fr-FR"/>
          </w:rPr>
          <w:delText>’</w:delText>
        </w:r>
      </w:del>
      <w:ins w:id="3138" w:author="Peng Luqi" w:date="2019-10-13T14:43:00Z">
        <w:r w:rsidR="00EF666F">
          <w:rPr>
            <w:lang w:val="fr-FR"/>
          </w:rPr>
          <w:t>’</w:t>
        </w:r>
      </w:ins>
      <w:r w:rsidRPr="00716360">
        <w:rPr>
          <w:lang w:val="fr-FR"/>
        </w:rPr>
        <w:t>est vraiment pas une bonne chose qu</w:t>
      </w:r>
      <w:del w:id="3139" w:author="Peng Luqi" w:date="2019-10-13T14:43:00Z">
        <w:r w:rsidRPr="00716360" w:rsidDel="00EF666F">
          <w:rPr>
            <w:lang w:val="fr-FR"/>
          </w:rPr>
          <w:delText>’</w:delText>
        </w:r>
      </w:del>
      <w:ins w:id="3140" w:author="Peng Luqi" w:date="2019-10-13T14:43:00Z">
        <w:r w:rsidR="00EF666F">
          <w:rPr>
            <w:lang w:val="fr-FR"/>
          </w:rPr>
          <w:t>’</w:t>
        </w:r>
      </w:ins>
      <w:r w:rsidRPr="00716360">
        <w:rPr>
          <w:lang w:val="fr-FR"/>
        </w:rPr>
        <w:t>une personne soit passive. Vous devez être proactif en développant une personnalité active qui vous protège.</w:t>
      </w:r>
    </w:p>
    <w:p w:rsidR="002B38DF" w:rsidRPr="00716360" w:rsidRDefault="002B38DF">
      <w:pPr>
        <w:pStyle w:val="a3"/>
        <w:ind w:left="170" w:right="170"/>
        <w:jc w:val="both"/>
        <w:rPr>
          <w:sz w:val="27"/>
          <w:lang w:val="fr-FR"/>
        </w:rPr>
        <w:pPrChange w:id="3141" w:author="Peng Luqi" w:date="2019-10-13T14:20:00Z">
          <w:pPr>
            <w:pStyle w:val="a3"/>
            <w:spacing w:before="10"/>
          </w:pPr>
        </w:pPrChange>
      </w:pPr>
    </w:p>
    <w:p w:rsidR="002B38DF" w:rsidRPr="00716360" w:rsidDel="00B850D0" w:rsidRDefault="00716360">
      <w:pPr>
        <w:pStyle w:val="a3"/>
        <w:ind w:left="170" w:right="170"/>
        <w:jc w:val="both"/>
        <w:rPr>
          <w:del w:id="3142" w:author="Peng Luqi" w:date="2019-10-13T14:33:00Z"/>
          <w:lang w:val="fr-FR"/>
        </w:rPr>
        <w:pPrChange w:id="3143" w:author="Peng Luqi" w:date="2019-10-13T14:20:00Z">
          <w:pPr>
            <w:pStyle w:val="a3"/>
            <w:ind w:left="130" w:right="514"/>
          </w:pPr>
        </w:pPrChange>
      </w:pPr>
      <w:r w:rsidRPr="00716360">
        <w:rPr>
          <w:lang w:val="fr-FR"/>
        </w:rPr>
        <w:t>Je donne souvent un exemple. Dans n</w:t>
      </w:r>
      <w:del w:id="3144" w:author="Peng Luqi" w:date="2019-10-13T14:43:00Z">
        <w:r w:rsidRPr="00716360" w:rsidDel="00EF666F">
          <w:rPr>
            <w:lang w:val="fr-FR"/>
          </w:rPr>
          <w:delText>’</w:delText>
        </w:r>
      </w:del>
      <w:ins w:id="3145" w:author="Peng Luqi" w:date="2019-10-13T14:43:00Z">
        <w:r w:rsidR="00EF666F">
          <w:rPr>
            <w:lang w:val="fr-FR"/>
          </w:rPr>
          <w:t>’</w:t>
        </w:r>
      </w:ins>
      <w:r w:rsidRPr="00716360">
        <w:rPr>
          <w:lang w:val="fr-FR"/>
        </w:rPr>
        <w:t>importe quelle activité professionnelle, vous pouvez facilement savoir si une personne est active ou passive. Les personnes actives travaillent pour elles-mêmes, les personnes passives</w:t>
      </w:r>
      <w:ins w:id="3146" w:author="Peng Luqi" w:date="2019-10-13T21:39:00Z">
        <w:r w:rsidR="00ED6DB6">
          <w:rPr>
            <w:lang w:val="fr-FR"/>
          </w:rPr>
          <w:t xml:space="preserve"> </w:t>
        </w:r>
      </w:ins>
    </w:p>
    <w:p w:rsidR="00AF0C0B" w:rsidDel="00ED6DB6" w:rsidRDefault="00AF0C0B">
      <w:pPr>
        <w:pStyle w:val="a3"/>
        <w:ind w:left="170" w:right="170"/>
        <w:jc w:val="both"/>
        <w:rPr>
          <w:del w:id="3147" w:author="Peng Luqi" w:date="2019-10-13T21:39:00Z"/>
          <w:lang w:val="fr-FR"/>
        </w:rPr>
        <w:sectPr w:rsidR="00AF0C0B" w:rsidDel="00ED6DB6">
          <w:pgSz w:w="11910" w:h="16840"/>
          <w:pgMar w:top="1360" w:right="1240" w:bottom="280" w:left="1320" w:header="720" w:footer="720" w:gutter="0"/>
          <w:cols w:space="720"/>
        </w:sectPr>
        <w:pPrChange w:id="3148" w:author="Peng Luqi" w:date="2019-10-13T14:33:00Z">
          <w:pPr/>
        </w:pPrChange>
      </w:pPr>
    </w:p>
    <w:p w:rsidR="002B38DF" w:rsidRPr="00716360" w:rsidRDefault="00716360">
      <w:pPr>
        <w:pStyle w:val="a3"/>
        <w:ind w:left="170" w:right="170"/>
        <w:jc w:val="both"/>
        <w:rPr>
          <w:lang w:val="fr-FR"/>
        </w:rPr>
        <w:pPrChange w:id="3149" w:author="Peng Luqi" w:date="2019-10-13T14:20:00Z">
          <w:pPr>
            <w:pStyle w:val="a3"/>
            <w:spacing w:before="65"/>
            <w:ind w:left="130" w:right="216"/>
          </w:pPr>
        </w:pPrChange>
      </w:pPr>
      <w:r w:rsidRPr="00716360">
        <w:rPr>
          <w:lang w:val="fr-FR"/>
        </w:rPr>
        <w:t>travaillent pour le patron, bien qu</w:t>
      </w:r>
      <w:del w:id="3150" w:author="Peng Luqi" w:date="2019-10-13T14:43:00Z">
        <w:r w:rsidRPr="00716360" w:rsidDel="00EF666F">
          <w:rPr>
            <w:lang w:val="fr-FR"/>
          </w:rPr>
          <w:delText>’</w:delText>
        </w:r>
      </w:del>
      <w:ins w:id="3151" w:author="Peng Luqi" w:date="2019-10-13T14:43:00Z">
        <w:r w:rsidR="00EF666F">
          <w:rPr>
            <w:lang w:val="fr-FR"/>
          </w:rPr>
          <w:t>’</w:t>
        </w:r>
      </w:ins>
      <w:r w:rsidRPr="00716360">
        <w:rPr>
          <w:lang w:val="fr-FR"/>
        </w:rPr>
        <w:t>elles touchent toutes le même salaire. Si la personne active est la dernière à quitter le bureau, elle éteindra le climatiseur et les lumières, comme si elle quittait son domicile. La personne passive fait clairement la distinction entre « ce que je dois faire » et « ce qui ne me concerne pas du tout », de sorte que, bien qu</w:t>
      </w:r>
      <w:del w:id="3152" w:author="Peng Luqi" w:date="2019-10-13T14:43:00Z">
        <w:r w:rsidRPr="00716360" w:rsidDel="00EF666F">
          <w:rPr>
            <w:lang w:val="fr-FR"/>
          </w:rPr>
          <w:delText>’</w:delText>
        </w:r>
      </w:del>
      <w:ins w:id="3153" w:author="Peng Luqi" w:date="2019-10-13T14:43:00Z">
        <w:r w:rsidR="00EF666F">
          <w:rPr>
            <w:lang w:val="fr-FR"/>
          </w:rPr>
          <w:t>’</w:t>
        </w:r>
      </w:ins>
      <w:r w:rsidRPr="00716360">
        <w:rPr>
          <w:lang w:val="fr-FR"/>
        </w:rPr>
        <w:t>ayant parcouru un ou deux kilomètres après être sortie de chez elle, elle fera demi-tour pour verrouiller la porte ou éteindre les lumières si elle les a laissés allumer, ce qu</w:t>
      </w:r>
      <w:del w:id="3154" w:author="Peng Luqi" w:date="2019-10-13T14:43:00Z">
        <w:r w:rsidRPr="00716360" w:rsidDel="00EF666F">
          <w:rPr>
            <w:lang w:val="fr-FR"/>
          </w:rPr>
          <w:delText>’</w:delText>
        </w:r>
      </w:del>
      <w:ins w:id="3155" w:author="Peng Luqi" w:date="2019-10-13T14:43:00Z">
        <w:r w:rsidR="00EF666F">
          <w:rPr>
            <w:lang w:val="fr-FR"/>
          </w:rPr>
          <w:t>’</w:t>
        </w:r>
      </w:ins>
      <w:r w:rsidRPr="00716360">
        <w:rPr>
          <w:lang w:val="fr-FR"/>
        </w:rPr>
        <w:t>elle ne ferait pas s</w:t>
      </w:r>
      <w:del w:id="3156" w:author="Peng Luqi" w:date="2019-10-13T14:43:00Z">
        <w:r w:rsidRPr="00716360" w:rsidDel="00EF666F">
          <w:rPr>
            <w:lang w:val="fr-FR"/>
          </w:rPr>
          <w:delText>’</w:delText>
        </w:r>
      </w:del>
      <w:ins w:id="3157" w:author="Peng Luqi" w:date="2019-10-13T14:43:00Z">
        <w:r w:rsidR="00EF666F">
          <w:rPr>
            <w:lang w:val="fr-FR"/>
          </w:rPr>
          <w:t>’</w:t>
        </w:r>
      </w:ins>
      <w:r w:rsidRPr="00716360">
        <w:rPr>
          <w:lang w:val="fr-FR"/>
        </w:rPr>
        <w:t>il s</w:t>
      </w:r>
      <w:del w:id="3158" w:author="Peng Luqi" w:date="2019-10-13T14:43:00Z">
        <w:r w:rsidRPr="00716360" w:rsidDel="00EF666F">
          <w:rPr>
            <w:lang w:val="fr-FR"/>
          </w:rPr>
          <w:delText>’</w:delText>
        </w:r>
      </w:del>
      <w:ins w:id="3159" w:author="Peng Luqi" w:date="2019-10-13T14:43:00Z">
        <w:r w:rsidR="00EF666F">
          <w:rPr>
            <w:lang w:val="fr-FR"/>
          </w:rPr>
          <w:t>’</w:t>
        </w:r>
      </w:ins>
      <w:r w:rsidRPr="00716360">
        <w:rPr>
          <w:lang w:val="fr-FR"/>
        </w:rPr>
        <w:t>agissait du bureau. La personne active ne se leurre pas elle-même. Elle a conscience de la valeur du temps et de l</w:t>
      </w:r>
      <w:del w:id="3160" w:author="Peng Luqi" w:date="2019-10-13T14:43:00Z">
        <w:r w:rsidRPr="00716360" w:rsidDel="00EF666F">
          <w:rPr>
            <w:lang w:val="fr-FR"/>
          </w:rPr>
          <w:delText>’</w:delText>
        </w:r>
      </w:del>
      <w:ins w:id="3161" w:author="Peng Luqi" w:date="2019-10-13T14:43:00Z">
        <w:r w:rsidR="00EF666F">
          <w:rPr>
            <w:lang w:val="fr-FR"/>
          </w:rPr>
          <w:t>’</w:t>
        </w:r>
      </w:ins>
      <w:r w:rsidRPr="00716360">
        <w:rPr>
          <w:lang w:val="fr-FR"/>
        </w:rPr>
        <w:t>énergie investie. La personne passive dupe les autres ainsi qu</w:t>
      </w:r>
      <w:del w:id="3162" w:author="Peng Luqi" w:date="2019-10-13T14:43:00Z">
        <w:r w:rsidRPr="00716360" w:rsidDel="00EF666F">
          <w:rPr>
            <w:lang w:val="fr-FR"/>
          </w:rPr>
          <w:delText>’</w:delText>
        </w:r>
      </w:del>
      <w:ins w:id="3163" w:author="Peng Luqi" w:date="2019-10-13T14:43:00Z">
        <w:r w:rsidR="00EF666F">
          <w:rPr>
            <w:lang w:val="fr-FR"/>
          </w:rPr>
          <w:t>’</w:t>
        </w:r>
      </w:ins>
      <w:r w:rsidRPr="00716360">
        <w:rPr>
          <w:lang w:val="fr-FR"/>
        </w:rPr>
        <w:t>elle-même. Elle cherche à passer au travers à tout moment, dans tous les domaines. Elle cherche à payer le prix le plus bas pour se situer dans la moyenne, sinon elle y voit une injustice.</w:t>
      </w:r>
    </w:p>
    <w:p w:rsidR="002B38DF" w:rsidRPr="00716360" w:rsidRDefault="002B38DF">
      <w:pPr>
        <w:pStyle w:val="a3"/>
        <w:ind w:left="170" w:right="170"/>
        <w:jc w:val="both"/>
        <w:rPr>
          <w:lang w:val="fr-FR"/>
        </w:rPr>
        <w:pPrChange w:id="3164" w:author="Peng Luqi" w:date="2019-10-13T14:20:00Z">
          <w:pPr>
            <w:pStyle w:val="a3"/>
          </w:pPr>
        </w:pPrChange>
      </w:pPr>
    </w:p>
    <w:p w:rsidR="002B38DF" w:rsidRPr="00716360" w:rsidDel="00B850D0" w:rsidRDefault="00716360">
      <w:pPr>
        <w:pStyle w:val="a3"/>
        <w:ind w:left="170" w:right="170"/>
        <w:jc w:val="both"/>
        <w:rPr>
          <w:del w:id="3165" w:author="Peng Luqi" w:date="2019-10-13T14:33:00Z"/>
          <w:lang w:val="fr-FR"/>
        </w:rPr>
        <w:pPrChange w:id="3166" w:author="Peng Luqi" w:date="2019-10-13T14:20:00Z">
          <w:pPr>
            <w:pStyle w:val="a3"/>
            <w:ind w:left="130" w:right="195"/>
          </w:pPr>
        </w:pPrChange>
      </w:pPr>
      <w:r w:rsidRPr="00716360">
        <w:rPr>
          <w:lang w:val="fr-FR"/>
        </w:rPr>
        <w:t>En y regardant de plus près, tous les penseurs indépendants sont actifs. Lorsqu</w:t>
      </w:r>
      <w:del w:id="3167" w:author="Peng Luqi" w:date="2019-10-13T14:43:00Z">
        <w:r w:rsidRPr="00716360" w:rsidDel="00EF666F">
          <w:rPr>
            <w:lang w:val="fr-FR"/>
          </w:rPr>
          <w:delText>’</w:delText>
        </w:r>
      </w:del>
      <w:ins w:id="3168" w:author="Peng Luqi" w:date="2019-10-13T14:43:00Z">
        <w:r w:rsidR="00EF666F">
          <w:rPr>
            <w:lang w:val="fr-FR"/>
          </w:rPr>
          <w:t>’</w:t>
        </w:r>
      </w:ins>
      <w:r w:rsidRPr="00716360">
        <w:rPr>
          <w:lang w:val="fr-FR"/>
        </w:rPr>
        <w:t>ils sont face à un problème, ils l</w:t>
      </w:r>
      <w:del w:id="3169" w:author="Peng Luqi" w:date="2019-10-13T14:43:00Z">
        <w:r w:rsidRPr="00716360" w:rsidDel="00EF666F">
          <w:rPr>
            <w:lang w:val="fr-FR"/>
          </w:rPr>
          <w:delText>’</w:delText>
        </w:r>
      </w:del>
      <w:ins w:id="3170" w:author="Peng Luqi" w:date="2019-10-13T14:43:00Z">
        <w:r w:rsidR="00EF666F">
          <w:rPr>
            <w:lang w:val="fr-FR"/>
          </w:rPr>
          <w:t>’</w:t>
        </w:r>
      </w:ins>
      <w:r w:rsidRPr="00716360">
        <w:rPr>
          <w:lang w:val="fr-FR"/>
        </w:rPr>
        <w:t>étudient spontanément, découvrent bien sûr tout aussi spontanément des solutions qu</w:t>
      </w:r>
      <w:del w:id="3171" w:author="Peng Luqi" w:date="2019-10-13T14:43:00Z">
        <w:r w:rsidRPr="00716360" w:rsidDel="00EF666F">
          <w:rPr>
            <w:lang w:val="fr-FR"/>
          </w:rPr>
          <w:delText>’</w:delText>
        </w:r>
      </w:del>
      <w:ins w:id="3172" w:author="Peng Luqi" w:date="2019-10-13T14:43:00Z">
        <w:r w:rsidR="00EF666F">
          <w:rPr>
            <w:lang w:val="fr-FR"/>
          </w:rPr>
          <w:t>’</w:t>
        </w:r>
      </w:ins>
      <w:r w:rsidRPr="00716360">
        <w:rPr>
          <w:lang w:val="fr-FR"/>
        </w:rPr>
        <w:t>ils confrontent et appliquent.</w:t>
      </w:r>
      <w:ins w:id="3173" w:author="Peng Luqi" w:date="2019-10-13T14:33:00Z">
        <w:r w:rsidR="00B850D0">
          <w:rPr>
            <w:lang w:val="fr-FR"/>
          </w:rPr>
          <w:t xml:space="preserve"> </w:t>
        </w:r>
      </w:ins>
    </w:p>
    <w:p w:rsidR="002B38DF" w:rsidRPr="00716360" w:rsidRDefault="00716360">
      <w:pPr>
        <w:pStyle w:val="a3"/>
        <w:ind w:left="170" w:right="170"/>
        <w:jc w:val="both"/>
        <w:rPr>
          <w:lang w:val="fr-FR"/>
        </w:rPr>
        <w:pPrChange w:id="3174" w:author="Peng Luqi" w:date="2019-10-13T14:20:00Z">
          <w:pPr>
            <w:pStyle w:val="a3"/>
            <w:ind w:left="130" w:right="298"/>
          </w:pPr>
        </w:pPrChange>
      </w:pPr>
      <w:r w:rsidRPr="00716360">
        <w:rPr>
          <w:lang w:val="fr-FR"/>
        </w:rPr>
        <w:t>Qu</w:t>
      </w:r>
      <w:del w:id="3175" w:author="Peng Luqi" w:date="2019-10-13T14:43:00Z">
        <w:r w:rsidRPr="00716360" w:rsidDel="00EF666F">
          <w:rPr>
            <w:lang w:val="fr-FR"/>
          </w:rPr>
          <w:delText>’</w:delText>
        </w:r>
      </w:del>
      <w:ins w:id="3176" w:author="Peng Luqi" w:date="2019-10-13T14:43:00Z">
        <w:r w:rsidR="00EF666F">
          <w:rPr>
            <w:lang w:val="fr-FR"/>
          </w:rPr>
          <w:t>’</w:t>
        </w:r>
      </w:ins>
      <w:r w:rsidRPr="00716360">
        <w:rPr>
          <w:lang w:val="fr-FR"/>
        </w:rPr>
        <w:t>ils aient raison ou non importe peu car si quelque chose ne convient pas ils s</w:t>
      </w:r>
      <w:del w:id="3177" w:author="Peng Luqi" w:date="2019-10-13T14:43:00Z">
        <w:r w:rsidRPr="00716360" w:rsidDel="00EF666F">
          <w:rPr>
            <w:lang w:val="fr-FR"/>
          </w:rPr>
          <w:delText>’</w:delText>
        </w:r>
      </w:del>
      <w:ins w:id="3178" w:author="Peng Luqi" w:date="2019-10-13T14:43:00Z">
        <w:r w:rsidR="00EF666F">
          <w:rPr>
            <w:lang w:val="fr-FR"/>
          </w:rPr>
          <w:t>’</w:t>
        </w:r>
      </w:ins>
      <w:r w:rsidRPr="00716360">
        <w:rPr>
          <w:lang w:val="fr-FR"/>
        </w:rPr>
        <w:t>ajustent, se corrigent et démontrent par l</w:t>
      </w:r>
      <w:del w:id="3179" w:author="Peng Luqi" w:date="2019-10-13T14:43:00Z">
        <w:r w:rsidRPr="00716360" w:rsidDel="00EF666F">
          <w:rPr>
            <w:lang w:val="fr-FR"/>
          </w:rPr>
          <w:delText>’</w:delText>
        </w:r>
      </w:del>
      <w:ins w:id="3180" w:author="Peng Luqi" w:date="2019-10-13T14:43:00Z">
        <w:r w:rsidR="00EF666F">
          <w:rPr>
            <w:lang w:val="fr-FR"/>
          </w:rPr>
          <w:t>’</w:t>
        </w:r>
      </w:ins>
      <w:r w:rsidRPr="00716360">
        <w:rPr>
          <w:lang w:val="fr-FR"/>
        </w:rPr>
        <w:t>expérience. Il s</w:t>
      </w:r>
      <w:del w:id="3181" w:author="Peng Luqi" w:date="2019-10-13T14:43:00Z">
        <w:r w:rsidRPr="00716360" w:rsidDel="00EF666F">
          <w:rPr>
            <w:lang w:val="fr-FR"/>
          </w:rPr>
          <w:delText>’</w:delText>
        </w:r>
      </w:del>
      <w:ins w:id="3182" w:author="Peng Luqi" w:date="2019-10-13T14:43:00Z">
        <w:r w:rsidR="00EF666F">
          <w:rPr>
            <w:lang w:val="fr-FR"/>
          </w:rPr>
          <w:t>’</w:t>
        </w:r>
      </w:ins>
      <w:r w:rsidRPr="00716360">
        <w:rPr>
          <w:lang w:val="fr-FR"/>
        </w:rPr>
        <w:t>agit d</w:t>
      </w:r>
      <w:del w:id="3183" w:author="Peng Luqi" w:date="2019-10-13T14:43:00Z">
        <w:r w:rsidRPr="00716360" w:rsidDel="00EF666F">
          <w:rPr>
            <w:lang w:val="fr-FR"/>
          </w:rPr>
          <w:delText>’</w:delText>
        </w:r>
      </w:del>
      <w:ins w:id="3184" w:author="Peng Luqi" w:date="2019-10-13T14:43:00Z">
        <w:r w:rsidR="00EF666F">
          <w:rPr>
            <w:lang w:val="fr-FR"/>
          </w:rPr>
          <w:t>’</w:t>
        </w:r>
      </w:ins>
      <w:r w:rsidRPr="00716360">
        <w:rPr>
          <w:lang w:val="fr-FR"/>
        </w:rPr>
        <w:t>un processus complet en boucle fermée, et les penseurs indépendants ont longtemps été habitués à cette approche proactive. Si bien que, quand il s</w:t>
      </w:r>
      <w:del w:id="3185" w:author="Peng Luqi" w:date="2019-10-13T14:43:00Z">
        <w:r w:rsidRPr="00716360" w:rsidDel="00EF666F">
          <w:rPr>
            <w:lang w:val="fr-FR"/>
          </w:rPr>
          <w:delText>’</w:delText>
        </w:r>
      </w:del>
      <w:ins w:id="3186" w:author="Peng Luqi" w:date="2019-10-13T14:43:00Z">
        <w:r w:rsidR="00EF666F">
          <w:rPr>
            <w:lang w:val="fr-FR"/>
          </w:rPr>
          <w:t>’</w:t>
        </w:r>
      </w:ins>
      <w:r w:rsidRPr="00716360">
        <w:rPr>
          <w:lang w:val="fr-FR"/>
        </w:rPr>
        <w:t>agit de mettre en œuvre ce processus, cela paraît si naturel que la performance externe ne semble pas différente des autres personnes passives.</w:t>
      </w:r>
    </w:p>
    <w:p w:rsidR="002B38DF" w:rsidRPr="00716360" w:rsidRDefault="002B38DF">
      <w:pPr>
        <w:pStyle w:val="a3"/>
        <w:ind w:left="170" w:right="170"/>
        <w:jc w:val="both"/>
        <w:rPr>
          <w:lang w:val="fr-FR"/>
        </w:rPr>
        <w:pPrChange w:id="3187" w:author="Peng Luqi" w:date="2019-10-13T14:20:00Z">
          <w:pPr>
            <w:pStyle w:val="a3"/>
            <w:spacing w:before="1"/>
          </w:pPr>
        </w:pPrChange>
      </w:pPr>
    </w:p>
    <w:p w:rsidR="002B38DF" w:rsidRPr="00716360" w:rsidRDefault="00716360">
      <w:pPr>
        <w:pStyle w:val="a3"/>
        <w:ind w:left="170" w:right="170"/>
        <w:jc w:val="both"/>
        <w:rPr>
          <w:lang w:val="fr-FR"/>
        </w:rPr>
        <w:pPrChange w:id="3188" w:author="Peng Luqi" w:date="2019-10-13T14:20:00Z">
          <w:pPr>
            <w:pStyle w:val="a3"/>
            <w:ind w:left="130" w:right="330"/>
          </w:pPr>
        </w:pPrChange>
      </w:pPr>
      <w:r w:rsidRPr="00716360">
        <w:rPr>
          <w:lang w:val="fr-FR"/>
        </w:rPr>
        <w:t>Il semble que toutes capacités d</w:t>
      </w:r>
      <w:del w:id="3189" w:author="Peng Luqi" w:date="2019-10-13T14:43:00Z">
        <w:r w:rsidRPr="00716360" w:rsidDel="00EF666F">
          <w:rPr>
            <w:lang w:val="fr-FR"/>
          </w:rPr>
          <w:delText>’</w:delText>
        </w:r>
      </w:del>
      <w:ins w:id="3190" w:author="Peng Luqi" w:date="2019-10-13T14:43:00Z">
        <w:r w:rsidR="00EF666F">
          <w:rPr>
            <w:lang w:val="fr-FR"/>
          </w:rPr>
          <w:t>’</w:t>
        </w:r>
      </w:ins>
      <w:r w:rsidRPr="00716360">
        <w:rPr>
          <w:lang w:val="fr-FR"/>
        </w:rPr>
        <w:t xml:space="preserve">apprentissage, de pratique, de raisonnement </w:t>
      </w:r>
      <w:r w:rsidRPr="00716360">
        <w:rPr>
          <w:lang w:val="fr-FR"/>
        </w:rPr>
        <w:lastRenderedPageBreak/>
        <w:t>autonome, d</w:t>
      </w:r>
      <w:del w:id="3191" w:author="Peng Luqi" w:date="2019-10-13T14:43:00Z">
        <w:r w:rsidRPr="00716360" w:rsidDel="00EF666F">
          <w:rPr>
            <w:lang w:val="fr-FR"/>
          </w:rPr>
          <w:delText>’</w:delText>
        </w:r>
      </w:del>
      <w:ins w:id="3192" w:author="Peng Luqi" w:date="2019-10-13T14:43:00Z">
        <w:r w:rsidR="00EF666F">
          <w:rPr>
            <w:lang w:val="fr-FR"/>
          </w:rPr>
          <w:t>’</w:t>
        </w:r>
      </w:ins>
      <w:r w:rsidRPr="00716360">
        <w:rPr>
          <w:lang w:val="fr-FR"/>
        </w:rPr>
        <w:t>analyse ou de mobilité soient faibles en raison du caractère passif d</w:t>
      </w:r>
      <w:del w:id="3193" w:author="Peng Luqi" w:date="2019-10-13T14:43:00Z">
        <w:r w:rsidRPr="00716360" w:rsidDel="00EF666F">
          <w:rPr>
            <w:lang w:val="fr-FR"/>
          </w:rPr>
          <w:delText>’</w:delText>
        </w:r>
      </w:del>
      <w:ins w:id="3194" w:author="Peng Luqi" w:date="2019-10-13T14:43:00Z">
        <w:r w:rsidR="00EF666F">
          <w:rPr>
            <w:lang w:val="fr-FR"/>
          </w:rPr>
          <w:t>’</w:t>
        </w:r>
      </w:ins>
      <w:r w:rsidRPr="00716360">
        <w:rPr>
          <w:lang w:val="fr-FR"/>
        </w:rPr>
        <w:t>une personne. Avec le temps, elle aura de plus en plus de difficultés à passer au travers et ne pourra rien y faire. Après avoir dépensé tant d</w:t>
      </w:r>
      <w:del w:id="3195" w:author="Peng Luqi" w:date="2019-10-13T14:43:00Z">
        <w:r w:rsidRPr="00716360" w:rsidDel="00EF666F">
          <w:rPr>
            <w:lang w:val="fr-FR"/>
          </w:rPr>
          <w:delText>’</w:delText>
        </w:r>
      </w:del>
      <w:ins w:id="3196" w:author="Peng Luqi" w:date="2019-10-13T14:43:00Z">
        <w:r w:rsidR="00EF666F">
          <w:rPr>
            <w:lang w:val="fr-FR"/>
          </w:rPr>
          <w:t>’</w:t>
        </w:r>
      </w:ins>
      <w:r w:rsidRPr="00716360">
        <w:rPr>
          <w:lang w:val="fr-FR"/>
        </w:rPr>
        <w:t>argent pour ses études, elle n</w:t>
      </w:r>
      <w:del w:id="3197" w:author="Peng Luqi" w:date="2019-10-13T14:43:00Z">
        <w:r w:rsidRPr="00716360" w:rsidDel="00EF666F">
          <w:rPr>
            <w:lang w:val="fr-FR"/>
          </w:rPr>
          <w:delText>’</w:delText>
        </w:r>
      </w:del>
      <w:ins w:id="3198" w:author="Peng Luqi" w:date="2019-10-13T14:43:00Z">
        <w:r w:rsidR="00EF666F">
          <w:rPr>
            <w:lang w:val="fr-FR"/>
          </w:rPr>
          <w:t>’</w:t>
        </w:r>
      </w:ins>
      <w:r w:rsidRPr="00716360">
        <w:rPr>
          <w:lang w:val="fr-FR"/>
        </w:rPr>
        <w:t>aura pas pris l</w:t>
      </w:r>
      <w:del w:id="3199" w:author="Peng Luqi" w:date="2019-10-13T14:43:00Z">
        <w:r w:rsidRPr="00716360" w:rsidDel="00EF666F">
          <w:rPr>
            <w:lang w:val="fr-FR"/>
          </w:rPr>
          <w:delText>’</w:delText>
        </w:r>
      </w:del>
      <w:ins w:id="3200" w:author="Peng Luqi" w:date="2019-10-13T14:43:00Z">
        <w:r w:rsidR="00EF666F">
          <w:rPr>
            <w:lang w:val="fr-FR"/>
          </w:rPr>
          <w:t>’</w:t>
        </w:r>
      </w:ins>
      <w:r w:rsidRPr="00716360">
        <w:rPr>
          <w:lang w:val="fr-FR"/>
        </w:rPr>
        <w:t>initiative d</w:t>
      </w:r>
      <w:del w:id="3201" w:author="Peng Luqi" w:date="2019-10-13T14:43:00Z">
        <w:r w:rsidRPr="00716360" w:rsidDel="00EF666F">
          <w:rPr>
            <w:lang w:val="fr-FR"/>
          </w:rPr>
          <w:delText>’</w:delText>
        </w:r>
      </w:del>
      <w:ins w:id="3202" w:author="Peng Luqi" w:date="2019-10-13T14:43:00Z">
        <w:r w:rsidR="00EF666F">
          <w:rPr>
            <w:lang w:val="fr-FR"/>
          </w:rPr>
          <w:t>’</w:t>
        </w:r>
      </w:ins>
      <w:r w:rsidRPr="00716360">
        <w:rPr>
          <w:lang w:val="fr-FR"/>
        </w:rPr>
        <w:t>apprendre par elle-même des compétences utiles et efficaces dans la société, telles que la lecture basée sur la recherche, la création littéraire, la prise de parole, la planification, le leadership ou comment faire de l</w:t>
      </w:r>
      <w:del w:id="3203" w:author="Peng Luqi" w:date="2019-10-13T14:43:00Z">
        <w:r w:rsidRPr="00716360" w:rsidDel="00EF666F">
          <w:rPr>
            <w:lang w:val="fr-FR"/>
          </w:rPr>
          <w:delText>’</w:delText>
        </w:r>
      </w:del>
      <w:ins w:id="3204" w:author="Peng Luqi" w:date="2019-10-13T14:43:00Z">
        <w:r w:rsidR="00EF666F">
          <w:rPr>
            <w:lang w:val="fr-FR"/>
          </w:rPr>
          <w:t>’</w:t>
        </w:r>
      </w:ins>
      <w:r w:rsidRPr="00716360">
        <w:rPr>
          <w:lang w:val="fr-FR"/>
        </w:rPr>
        <w:t>argent, sans parler d</w:t>
      </w:r>
      <w:del w:id="3205" w:author="Peng Luqi" w:date="2019-10-13T14:43:00Z">
        <w:r w:rsidRPr="00716360" w:rsidDel="00EF666F">
          <w:rPr>
            <w:lang w:val="fr-FR"/>
          </w:rPr>
          <w:delText>’</w:delText>
        </w:r>
      </w:del>
      <w:ins w:id="3206" w:author="Peng Luqi" w:date="2019-10-13T14:43:00Z">
        <w:r w:rsidR="00EF666F">
          <w:rPr>
            <w:lang w:val="fr-FR"/>
          </w:rPr>
          <w:t>’</w:t>
        </w:r>
      </w:ins>
      <w:r w:rsidRPr="00716360">
        <w:rPr>
          <w:lang w:val="fr-FR"/>
        </w:rPr>
        <w:t>investir</w:t>
      </w:r>
      <w:r w:rsidRPr="00716360">
        <w:rPr>
          <w:spacing w:val="-4"/>
          <w:lang w:val="fr-FR"/>
        </w:rPr>
        <w:t xml:space="preserve"> </w:t>
      </w:r>
      <w:r w:rsidRPr="00716360">
        <w:rPr>
          <w:lang w:val="fr-FR"/>
        </w:rPr>
        <w:t>!</w:t>
      </w:r>
    </w:p>
    <w:p w:rsidR="002B38DF" w:rsidRPr="00716360" w:rsidRDefault="002B38DF">
      <w:pPr>
        <w:pStyle w:val="a3"/>
        <w:ind w:left="170" w:right="170"/>
        <w:jc w:val="both"/>
        <w:rPr>
          <w:sz w:val="27"/>
          <w:lang w:val="fr-FR"/>
        </w:rPr>
        <w:pPrChange w:id="3207" w:author="Peng Luqi" w:date="2019-10-13T14:20:00Z">
          <w:pPr>
            <w:pStyle w:val="a3"/>
            <w:spacing w:before="8"/>
          </w:pPr>
        </w:pPrChange>
      </w:pPr>
    </w:p>
    <w:p w:rsidR="002B38DF" w:rsidRPr="00716360" w:rsidRDefault="00716360">
      <w:pPr>
        <w:pStyle w:val="a3"/>
        <w:ind w:left="170" w:right="170"/>
        <w:jc w:val="both"/>
        <w:rPr>
          <w:lang w:val="fr-FR"/>
        </w:rPr>
        <w:pPrChange w:id="3208" w:author="Peng Luqi" w:date="2019-10-13T14:20:00Z">
          <w:pPr>
            <w:pStyle w:val="a3"/>
            <w:spacing w:line="242" w:lineRule="auto"/>
            <w:ind w:left="130" w:right="733"/>
          </w:pPr>
        </w:pPrChange>
      </w:pPr>
      <w:r w:rsidRPr="00716360">
        <w:rPr>
          <w:lang w:val="fr-FR"/>
        </w:rPr>
        <w:t>Que peut faire une personne passive avec ces attributs si elle n</w:t>
      </w:r>
      <w:del w:id="3209" w:author="Peng Luqi" w:date="2019-10-13T14:43:00Z">
        <w:r w:rsidRPr="00716360" w:rsidDel="00EF666F">
          <w:rPr>
            <w:lang w:val="fr-FR"/>
          </w:rPr>
          <w:delText>’</w:delText>
        </w:r>
      </w:del>
      <w:ins w:id="3210" w:author="Peng Luqi" w:date="2019-10-13T14:43:00Z">
        <w:r w:rsidR="00EF666F">
          <w:rPr>
            <w:lang w:val="fr-FR"/>
          </w:rPr>
          <w:t>’</w:t>
        </w:r>
      </w:ins>
      <w:r w:rsidRPr="00716360">
        <w:rPr>
          <w:lang w:val="fr-FR"/>
        </w:rPr>
        <w:t>arrive plus à passer au travers ? Vous l</w:t>
      </w:r>
      <w:del w:id="3211" w:author="Peng Luqi" w:date="2019-10-13T14:43:00Z">
        <w:r w:rsidRPr="00716360" w:rsidDel="00EF666F">
          <w:rPr>
            <w:lang w:val="fr-FR"/>
          </w:rPr>
          <w:delText>’</w:delText>
        </w:r>
      </w:del>
      <w:ins w:id="3212" w:author="Peng Luqi" w:date="2019-10-13T14:43:00Z">
        <w:r w:rsidR="00EF666F">
          <w:rPr>
            <w:lang w:val="fr-FR"/>
          </w:rPr>
          <w:t>’</w:t>
        </w:r>
      </w:ins>
      <w:r w:rsidRPr="00716360">
        <w:rPr>
          <w:lang w:val="fr-FR"/>
        </w:rPr>
        <w:t>aurez deviné : se</w:t>
      </w:r>
      <w:r w:rsidRPr="00716360">
        <w:rPr>
          <w:spacing w:val="-4"/>
          <w:lang w:val="fr-FR"/>
        </w:rPr>
        <w:t xml:space="preserve"> </w:t>
      </w:r>
      <w:r w:rsidRPr="00716360">
        <w:rPr>
          <w:lang w:val="fr-FR"/>
        </w:rPr>
        <w:t>plaindre.</w:t>
      </w:r>
    </w:p>
    <w:p w:rsidR="002B38DF" w:rsidRPr="00716360" w:rsidRDefault="002B38DF">
      <w:pPr>
        <w:pStyle w:val="a3"/>
        <w:ind w:left="170" w:right="170"/>
        <w:jc w:val="both"/>
        <w:rPr>
          <w:sz w:val="27"/>
          <w:lang w:val="fr-FR"/>
        </w:rPr>
        <w:pPrChange w:id="3213" w:author="Peng Luqi" w:date="2019-10-13T14:20:00Z">
          <w:pPr>
            <w:pStyle w:val="a3"/>
            <w:spacing w:before="8"/>
          </w:pPr>
        </w:pPrChange>
      </w:pPr>
    </w:p>
    <w:p w:rsidR="002B38DF" w:rsidRPr="00716360" w:rsidRDefault="00716360">
      <w:pPr>
        <w:pStyle w:val="a3"/>
        <w:ind w:left="170" w:right="170"/>
        <w:jc w:val="both"/>
        <w:rPr>
          <w:lang w:val="fr-FR"/>
        </w:rPr>
        <w:pPrChange w:id="3214" w:author="Peng Luqi" w:date="2019-10-13T14:20:00Z">
          <w:pPr>
            <w:pStyle w:val="a3"/>
            <w:spacing w:before="1"/>
            <w:ind w:left="130" w:right="320"/>
          </w:pPr>
        </w:pPrChange>
      </w:pPr>
      <w:r w:rsidRPr="00716360">
        <w:rPr>
          <w:lang w:val="fr-FR"/>
        </w:rPr>
        <w:t>Écartez-vous de ceux qui se plaignent toute la journée, ils ne savent pas ce qu</w:t>
      </w:r>
      <w:del w:id="3215" w:author="Peng Luqi" w:date="2019-10-13T14:43:00Z">
        <w:r w:rsidRPr="00716360" w:rsidDel="00EF666F">
          <w:rPr>
            <w:lang w:val="fr-FR"/>
          </w:rPr>
          <w:delText>’</w:delText>
        </w:r>
      </w:del>
      <w:ins w:id="3216" w:author="Peng Luqi" w:date="2019-10-13T14:43:00Z">
        <w:r w:rsidR="00EF666F">
          <w:rPr>
            <w:lang w:val="fr-FR"/>
          </w:rPr>
          <w:t>’</w:t>
        </w:r>
      </w:ins>
      <w:r w:rsidRPr="00716360">
        <w:rPr>
          <w:lang w:val="fr-FR"/>
        </w:rPr>
        <w:t>ils font. Ils seront fâchés, emplis de colère et se plaindront d</w:t>
      </w:r>
      <w:del w:id="3217" w:author="Peng Luqi" w:date="2019-10-13T14:43:00Z">
        <w:r w:rsidRPr="00716360" w:rsidDel="00EF666F">
          <w:rPr>
            <w:lang w:val="fr-FR"/>
          </w:rPr>
          <w:delText>’</w:delText>
        </w:r>
      </w:del>
      <w:ins w:id="3218" w:author="Peng Luqi" w:date="2019-10-13T14:43:00Z">
        <w:r w:rsidR="00EF666F">
          <w:rPr>
            <w:lang w:val="fr-FR"/>
          </w:rPr>
          <w:t>’</w:t>
        </w:r>
      </w:ins>
      <w:r w:rsidRPr="00716360">
        <w:rPr>
          <w:lang w:val="fr-FR"/>
        </w:rPr>
        <w:t>injustice, comme si le ciel se tenait à leurs côtés. Ils ne veulent jamais savoir la vérité : le monde est injuste. Pour le décrire dans un vocabulaire plus précis, impartial et direct, le monde est plein d</w:t>
      </w:r>
      <w:del w:id="3219" w:author="Peng Luqi" w:date="2019-10-13T14:43:00Z">
        <w:r w:rsidRPr="00716360" w:rsidDel="00EF666F">
          <w:rPr>
            <w:lang w:val="fr-FR"/>
          </w:rPr>
          <w:delText>’</w:delText>
        </w:r>
      </w:del>
      <w:ins w:id="3220" w:author="Peng Luqi" w:date="2019-10-13T14:43:00Z">
        <w:r w:rsidR="00EF666F">
          <w:rPr>
            <w:lang w:val="fr-FR"/>
          </w:rPr>
          <w:t>’</w:t>
        </w:r>
      </w:ins>
      <w:r w:rsidRPr="00716360">
        <w:rPr>
          <w:lang w:val="fr-FR"/>
        </w:rPr>
        <w:t>asymétrie, tout comme il est plein d</w:t>
      </w:r>
      <w:del w:id="3221" w:author="Peng Luqi" w:date="2019-10-13T14:43:00Z">
        <w:r w:rsidRPr="00716360" w:rsidDel="00EF666F">
          <w:rPr>
            <w:lang w:val="fr-FR"/>
          </w:rPr>
          <w:delText>’</w:delText>
        </w:r>
      </w:del>
      <w:ins w:id="3222" w:author="Peng Luqi" w:date="2019-10-13T14:43:00Z">
        <w:r w:rsidR="00EF666F">
          <w:rPr>
            <w:lang w:val="fr-FR"/>
          </w:rPr>
          <w:t>’</w:t>
        </w:r>
      </w:ins>
      <w:r w:rsidRPr="00716360">
        <w:rPr>
          <w:lang w:val="fr-FR"/>
        </w:rPr>
        <w:t>incertitude.</w:t>
      </w:r>
    </w:p>
    <w:p w:rsidR="002B38DF" w:rsidRPr="00716360" w:rsidRDefault="002B38DF">
      <w:pPr>
        <w:pStyle w:val="a3"/>
        <w:ind w:left="170" w:right="170"/>
        <w:jc w:val="both"/>
        <w:rPr>
          <w:sz w:val="27"/>
          <w:lang w:val="fr-FR"/>
        </w:rPr>
        <w:pPrChange w:id="3223" w:author="Peng Luqi" w:date="2019-10-13T14:20:00Z">
          <w:pPr>
            <w:pStyle w:val="a3"/>
            <w:spacing w:before="9"/>
          </w:pPr>
        </w:pPrChange>
      </w:pPr>
    </w:p>
    <w:p w:rsidR="002B38DF" w:rsidRPr="00716360" w:rsidDel="00B850D0" w:rsidRDefault="00716360">
      <w:pPr>
        <w:pStyle w:val="a3"/>
        <w:ind w:left="170" w:right="170"/>
        <w:jc w:val="both"/>
        <w:rPr>
          <w:del w:id="3224" w:author="Peng Luqi" w:date="2019-10-13T14:33:00Z"/>
          <w:lang w:val="fr-FR"/>
        </w:rPr>
        <w:pPrChange w:id="3225" w:author="Peng Luqi" w:date="2019-10-13T14:20:00Z">
          <w:pPr>
            <w:pStyle w:val="a3"/>
            <w:ind w:left="130" w:right="429"/>
          </w:pPr>
        </w:pPrChange>
      </w:pPr>
      <w:r w:rsidRPr="00716360">
        <w:rPr>
          <w:lang w:val="fr-FR"/>
        </w:rPr>
        <w:t>Les responsabilités du patron et celles du personnel sont-elles symétriques ? L</w:t>
      </w:r>
      <w:del w:id="3226" w:author="Peng Luqi" w:date="2019-10-13T14:43:00Z">
        <w:r w:rsidRPr="00716360" w:rsidDel="00EF666F">
          <w:rPr>
            <w:lang w:val="fr-FR"/>
          </w:rPr>
          <w:delText>’</w:delText>
        </w:r>
      </w:del>
      <w:ins w:id="3227" w:author="Peng Luqi" w:date="2019-10-13T14:43:00Z">
        <w:r w:rsidR="00EF666F">
          <w:rPr>
            <w:lang w:val="fr-FR"/>
          </w:rPr>
          <w:t>’</w:t>
        </w:r>
      </w:ins>
      <w:r w:rsidRPr="00716360">
        <w:rPr>
          <w:lang w:val="fr-FR"/>
        </w:rPr>
        <w:t>éducation des parents et celle des enseignants sont-elles symétriques ? Dans</w:t>
      </w:r>
      <w:ins w:id="3228" w:author="Peng Luqi" w:date="2019-10-13T21:39:00Z">
        <w:r w:rsidR="00ED6DB6">
          <w:rPr>
            <w:lang w:val="fr-FR"/>
          </w:rPr>
          <w:t xml:space="preserve"> </w:t>
        </w:r>
      </w:ins>
    </w:p>
    <w:p w:rsidR="00AF0C0B" w:rsidDel="00ED6DB6" w:rsidRDefault="00AF0C0B">
      <w:pPr>
        <w:pStyle w:val="a3"/>
        <w:ind w:left="170" w:right="170"/>
        <w:jc w:val="both"/>
        <w:rPr>
          <w:del w:id="3229" w:author="Peng Luqi" w:date="2019-10-13T21:39:00Z"/>
          <w:lang w:val="fr-FR"/>
        </w:rPr>
        <w:sectPr w:rsidR="00AF0C0B" w:rsidDel="00ED6DB6">
          <w:pgSz w:w="11910" w:h="16840"/>
          <w:pgMar w:top="1360" w:right="1240" w:bottom="280" w:left="1320" w:header="720" w:footer="720" w:gutter="0"/>
          <w:cols w:space="720"/>
        </w:sectPr>
        <w:pPrChange w:id="3230" w:author="Peng Luqi" w:date="2019-10-13T14:33:00Z">
          <w:pPr/>
        </w:pPrChange>
      </w:pPr>
    </w:p>
    <w:p w:rsidR="002B38DF" w:rsidRPr="00716360" w:rsidRDefault="00716360">
      <w:pPr>
        <w:pStyle w:val="a3"/>
        <w:ind w:left="170" w:right="170"/>
        <w:jc w:val="both"/>
        <w:rPr>
          <w:lang w:val="fr-FR"/>
        </w:rPr>
        <w:pPrChange w:id="3231" w:author="Peng Luqi" w:date="2019-10-13T14:20:00Z">
          <w:pPr>
            <w:pStyle w:val="a3"/>
            <w:spacing w:before="65"/>
            <w:ind w:left="130" w:right="312"/>
          </w:pPr>
        </w:pPrChange>
      </w:pPr>
      <w:r w:rsidRPr="00716360">
        <w:rPr>
          <w:lang w:val="fr-FR"/>
        </w:rPr>
        <w:t>une entreprise, le rush des designers est-il symétrique à celui du département des ventes ? Les intérêts des acquis sociaux des uns sont-ils symétriques à ceux des autres ? Le bonheur des hommes et le bonheur des femmes sont-ils symétriques ? Il est très illogique et déraisonnable de parler d</w:t>
      </w:r>
      <w:del w:id="3232" w:author="Peng Luqi" w:date="2019-10-13T14:43:00Z">
        <w:r w:rsidRPr="00716360" w:rsidDel="00EF666F">
          <w:rPr>
            <w:lang w:val="fr-FR"/>
          </w:rPr>
          <w:delText>’</w:delText>
        </w:r>
      </w:del>
      <w:ins w:id="3233" w:author="Peng Luqi" w:date="2019-10-13T14:43:00Z">
        <w:r w:rsidR="00EF666F">
          <w:rPr>
            <w:lang w:val="fr-FR"/>
          </w:rPr>
          <w:t>’</w:t>
        </w:r>
      </w:ins>
      <w:r w:rsidRPr="00716360">
        <w:rPr>
          <w:lang w:val="fr-FR"/>
        </w:rPr>
        <w:t>équité littérale sans prendre en compte l</w:t>
      </w:r>
      <w:del w:id="3234" w:author="Peng Luqi" w:date="2019-10-13T14:43:00Z">
        <w:r w:rsidRPr="00716360" w:rsidDel="00EF666F">
          <w:rPr>
            <w:lang w:val="fr-FR"/>
          </w:rPr>
          <w:delText>’</w:delText>
        </w:r>
      </w:del>
      <w:ins w:id="3235" w:author="Peng Luqi" w:date="2019-10-13T14:43:00Z">
        <w:r w:rsidR="00EF666F">
          <w:rPr>
            <w:lang w:val="fr-FR"/>
          </w:rPr>
          <w:t>’</w:t>
        </w:r>
      </w:ins>
      <w:r w:rsidRPr="00716360">
        <w:rPr>
          <w:lang w:val="fr-FR"/>
        </w:rPr>
        <w:t>existence objective de cette asymétrie. Mais ils n</w:t>
      </w:r>
      <w:del w:id="3236" w:author="Peng Luqi" w:date="2019-10-13T14:43:00Z">
        <w:r w:rsidRPr="00716360" w:rsidDel="00EF666F">
          <w:rPr>
            <w:lang w:val="fr-FR"/>
          </w:rPr>
          <w:delText>’</w:delText>
        </w:r>
      </w:del>
      <w:ins w:id="3237" w:author="Peng Luqi" w:date="2019-10-13T14:43:00Z">
        <w:r w:rsidR="00EF666F">
          <w:rPr>
            <w:lang w:val="fr-FR"/>
          </w:rPr>
          <w:t>’</w:t>
        </w:r>
      </w:ins>
      <w:r w:rsidRPr="00716360">
        <w:rPr>
          <w:lang w:val="fr-FR"/>
        </w:rPr>
        <w:t>ont pas conscience que leurs plaintes se fondent sur de l</w:t>
      </w:r>
      <w:del w:id="3238" w:author="Peng Luqi" w:date="2019-10-13T14:43:00Z">
        <w:r w:rsidRPr="00716360" w:rsidDel="00EF666F">
          <w:rPr>
            <w:lang w:val="fr-FR"/>
          </w:rPr>
          <w:delText>’</w:delText>
        </w:r>
      </w:del>
      <w:ins w:id="3239" w:author="Peng Luqi" w:date="2019-10-13T14:43:00Z">
        <w:r w:rsidR="00EF666F">
          <w:rPr>
            <w:lang w:val="fr-FR"/>
          </w:rPr>
          <w:t>’</w:t>
        </w:r>
      </w:ins>
      <w:r w:rsidRPr="00716360">
        <w:rPr>
          <w:lang w:val="fr-FR"/>
        </w:rPr>
        <w:t>ignorance et sont incapables s</w:t>
      </w:r>
      <w:del w:id="3240" w:author="Peng Luqi" w:date="2019-10-13T14:43:00Z">
        <w:r w:rsidRPr="00716360" w:rsidDel="00EF666F">
          <w:rPr>
            <w:lang w:val="fr-FR"/>
          </w:rPr>
          <w:delText>’</w:delText>
        </w:r>
      </w:del>
      <w:ins w:id="3241" w:author="Peng Luqi" w:date="2019-10-13T14:43:00Z">
        <w:r w:rsidR="00EF666F">
          <w:rPr>
            <w:lang w:val="fr-FR"/>
          </w:rPr>
          <w:t>’</w:t>
        </w:r>
      </w:ins>
      <w:r w:rsidRPr="00716360">
        <w:rPr>
          <w:lang w:val="fr-FR"/>
        </w:rPr>
        <w:t>apercevoir que leur colère et leur douleur se fondent sur la superficialité.</w:t>
      </w:r>
    </w:p>
    <w:p w:rsidR="002B38DF" w:rsidRPr="00716360" w:rsidRDefault="002B38DF">
      <w:pPr>
        <w:pStyle w:val="a3"/>
        <w:ind w:left="170" w:right="170"/>
        <w:jc w:val="both"/>
        <w:rPr>
          <w:lang w:val="fr-FR"/>
        </w:rPr>
        <w:pPrChange w:id="3242" w:author="Peng Luqi" w:date="2019-10-13T14:20:00Z">
          <w:pPr>
            <w:pStyle w:val="a3"/>
            <w:spacing w:before="1"/>
          </w:pPr>
        </w:pPrChange>
      </w:pPr>
    </w:p>
    <w:p w:rsidR="002B38DF" w:rsidRPr="00716360" w:rsidRDefault="00716360">
      <w:pPr>
        <w:pStyle w:val="a3"/>
        <w:ind w:left="170" w:right="170"/>
        <w:jc w:val="both"/>
        <w:rPr>
          <w:lang w:val="fr-FR"/>
        </w:rPr>
        <w:pPrChange w:id="3243" w:author="Peng Luqi" w:date="2019-10-13T14:20:00Z">
          <w:pPr>
            <w:pStyle w:val="a3"/>
            <w:ind w:left="130" w:right="220"/>
          </w:pPr>
        </w:pPrChange>
      </w:pPr>
      <w:r w:rsidRPr="00716360">
        <w:rPr>
          <w:lang w:val="fr-FR"/>
        </w:rPr>
        <w:t>Dans la plupart des cas, il est fondamentalement juste de choisir d</w:t>
      </w:r>
      <w:del w:id="3244" w:author="Peng Luqi" w:date="2019-10-13T14:43:00Z">
        <w:r w:rsidRPr="00716360" w:rsidDel="00EF666F">
          <w:rPr>
            <w:lang w:val="fr-FR"/>
          </w:rPr>
          <w:delText>’</w:delText>
        </w:r>
      </w:del>
      <w:ins w:id="3245" w:author="Peng Luqi" w:date="2019-10-13T14:43:00Z">
        <w:r w:rsidR="00EF666F">
          <w:rPr>
            <w:lang w:val="fr-FR"/>
          </w:rPr>
          <w:t>’</w:t>
        </w:r>
      </w:ins>
      <w:r w:rsidRPr="00716360">
        <w:rPr>
          <w:lang w:val="fr-FR"/>
        </w:rPr>
        <w:t>être une personne active. Choisissez de terminer une tâche de votre propre initiative, choisissez de changer activement d</w:t>
      </w:r>
      <w:del w:id="3246" w:author="Peng Luqi" w:date="2019-10-13T14:43:00Z">
        <w:r w:rsidRPr="00716360" w:rsidDel="00EF666F">
          <w:rPr>
            <w:lang w:val="fr-FR"/>
          </w:rPr>
          <w:delText>’</w:delText>
        </w:r>
      </w:del>
      <w:ins w:id="3247" w:author="Peng Luqi" w:date="2019-10-13T14:43:00Z">
        <w:r w:rsidR="00EF666F">
          <w:rPr>
            <w:lang w:val="fr-FR"/>
          </w:rPr>
          <w:t>’</w:t>
        </w:r>
      </w:ins>
      <w:r w:rsidRPr="00716360">
        <w:rPr>
          <w:lang w:val="fr-FR"/>
        </w:rPr>
        <w:t>orientation, choisissez de gagner activement en expérience, choisissez de prendre des responsabilités, choisissez d</w:t>
      </w:r>
      <w:del w:id="3248" w:author="Peng Luqi" w:date="2019-10-13T14:43:00Z">
        <w:r w:rsidRPr="00716360" w:rsidDel="00EF666F">
          <w:rPr>
            <w:lang w:val="fr-FR"/>
          </w:rPr>
          <w:delText>’</w:delText>
        </w:r>
      </w:del>
      <w:ins w:id="3249" w:author="Peng Luqi" w:date="2019-10-13T14:43:00Z">
        <w:r w:rsidR="00EF666F">
          <w:rPr>
            <w:lang w:val="fr-FR"/>
          </w:rPr>
          <w:t>’</w:t>
        </w:r>
      </w:ins>
      <w:r w:rsidRPr="00716360">
        <w:rPr>
          <w:lang w:val="fr-FR"/>
        </w:rPr>
        <w:t>apprendre et de progresser activement. Si vous êtes une telle personne, il est impossible que vous soyez marginalisé ! Ne croyez pas aux légendes urbaines qui disent que les capacités sont inutiles et que tout dépend du relationnel. Si vous êtes vraiment malheureux à un endroit, quittez-le ! Ne pas quitter un endroit dont vous vous plaignez fait de vous un personnage misérable ! Si vous n</w:t>
      </w:r>
      <w:del w:id="3250" w:author="Peng Luqi" w:date="2019-10-13T14:43:00Z">
        <w:r w:rsidRPr="00716360" w:rsidDel="00EF666F">
          <w:rPr>
            <w:lang w:val="fr-FR"/>
          </w:rPr>
          <w:delText>’</w:delText>
        </w:r>
      </w:del>
      <w:ins w:id="3251" w:author="Peng Luqi" w:date="2019-10-13T14:43:00Z">
        <w:r w:rsidR="00EF666F">
          <w:rPr>
            <w:lang w:val="fr-FR"/>
          </w:rPr>
          <w:t>’</w:t>
        </w:r>
      </w:ins>
      <w:r w:rsidRPr="00716360">
        <w:rPr>
          <w:lang w:val="fr-FR"/>
        </w:rPr>
        <w:t>êtes pas prêt à en payer le prix, vous vous plaindrez d</w:t>
      </w:r>
      <w:del w:id="3252" w:author="Peng Luqi" w:date="2019-10-13T14:43:00Z">
        <w:r w:rsidRPr="00716360" w:rsidDel="00EF666F">
          <w:rPr>
            <w:lang w:val="fr-FR"/>
          </w:rPr>
          <w:delText>’</w:delText>
        </w:r>
      </w:del>
      <w:ins w:id="3253" w:author="Peng Luqi" w:date="2019-10-13T14:43:00Z">
        <w:r w:rsidR="00EF666F">
          <w:rPr>
            <w:lang w:val="fr-FR"/>
          </w:rPr>
          <w:t>’</w:t>
        </w:r>
      </w:ins>
      <w:r w:rsidRPr="00716360">
        <w:rPr>
          <w:lang w:val="fr-FR"/>
        </w:rPr>
        <w:t>injustice.</w:t>
      </w:r>
    </w:p>
    <w:p w:rsidR="002B38DF" w:rsidRPr="00716360" w:rsidRDefault="002B38DF">
      <w:pPr>
        <w:pStyle w:val="a3"/>
        <w:ind w:left="170" w:right="170"/>
        <w:jc w:val="both"/>
        <w:rPr>
          <w:lang w:val="fr-FR"/>
        </w:rPr>
        <w:pPrChange w:id="3254" w:author="Peng Luqi" w:date="2019-10-13T14:20:00Z">
          <w:pPr>
            <w:pStyle w:val="a3"/>
            <w:spacing w:before="1"/>
          </w:pPr>
        </w:pPrChange>
      </w:pPr>
    </w:p>
    <w:p w:rsidR="002B38DF" w:rsidRPr="00716360" w:rsidRDefault="00716360">
      <w:pPr>
        <w:pStyle w:val="a3"/>
        <w:ind w:left="170" w:right="170"/>
        <w:jc w:val="both"/>
        <w:rPr>
          <w:lang w:val="fr-FR"/>
        </w:rPr>
        <w:pPrChange w:id="3255" w:author="Peng Luqi" w:date="2019-10-13T14:20:00Z">
          <w:pPr>
            <w:pStyle w:val="a3"/>
            <w:ind w:left="130" w:right="225"/>
          </w:pPr>
        </w:pPrChange>
      </w:pPr>
      <w:r w:rsidRPr="00716360">
        <w:rPr>
          <w:lang w:val="fr-FR"/>
        </w:rPr>
        <w:t>Je suis né en 1972 et j</w:t>
      </w:r>
      <w:del w:id="3256" w:author="Peng Luqi" w:date="2019-10-13T14:43:00Z">
        <w:r w:rsidRPr="00716360" w:rsidDel="00EF666F">
          <w:rPr>
            <w:lang w:val="fr-FR"/>
          </w:rPr>
          <w:delText>’</w:delText>
        </w:r>
      </w:del>
      <w:ins w:id="3257" w:author="Peng Luqi" w:date="2019-10-13T14:43:00Z">
        <w:r w:rsidR="00EF666F">
          <w:rPr>
            <w:lang w:val="fr-FR"/>
          </w:rPr>
          <w:t>’</w:t>
        </w:r>
      </w:ins>
      <w:r w:rsidRPr="00716360">
        <w:rPr>
          <w:lang w:val="fr-FR"/>
        </w:rPr>
        <w:t>ai grandi au travers de tout un tas de bouleversements sociaux considérables. À cette époque, beaucoup de jeunes sont devenus ce que l</w:t>
      </w:r>
      <w:del w:id="3258" w:author="Peng Luqi" w:date="2019-10-13T14:43:00Z">
        <w:r w:rsidRPr="00716360" w:rsidDel="00EF666F">
          <w:rPr>
            <w:lang w:val="fr-FR"/>
          </w:rPr>
          <w:delText>’</w:delText>
        </w:r>
      </w:del>
      <w:ins w:id="3259" w:author="Peng Luqi" w:date="2019-10-13T14:43:00Z">
        <w:r w:rsidR="00EF666F">
          <w:rPr>
            <w:lang w:val="fr-FR"/>
          </w:rPr>
          <w:t>’</w:t>
        </w:r>
      </w:ins>
      <w:r w:rsidRPr="00716360">
        <w:rPr>
          <w:lang w:val="fr-FR"/>
        </w:rPr>
        <w:t>on a appelé les « jeunes en colère ». Je n</w:t>
      </w:r>
      <w:del w:id="3260" w:author="Peng Luqi" w:date="2019-10-13T14:43:00Z">
        <w:r w:rsidRPr="00716360" w:rsidDel="00EF666F">
          <w:rPr>
            <w:lang w:val="fr-FR"/>
          </w:rPr>
          <w:delText>’</w:delText>
        </w:r>
      </w:del>
      <w:ins w:id="3261" w:author="Peng Luqi" w:date="2019-10-13T14:43:00Z">
        <w:r w:rsidR="00EF666F">
          <w:rPr>
            <w:lang w:val="fr-FR"/>
          </w:rPr>
          <w:t>’</w:t>
        </w:r>
      </w:ins>
      <w:r w:rsidRPr="00716360">
        <w:rPr>
          <w:lang w:val="fr-FR"/>
        </w:rPr>
        <w:t>ai heureusement pas fait partie de ce mouvement. Certaines personnes ont vécu une vie heureuse grâce à leurs parents, et beaucoup en étaient mécontents. Si vous avez travaillé dur et dépassé les gens de votre génération, serez-vous prêt à laisser pour compte vos enfants ? La société est-elle injuste ? Quelle société est juste ? Certains événements injustes se sont produits. Mais ce n</w:t>
      </w:r>
      <w:del w:id="3262" w:author="Peng Luqi" w:date="2019-10-13T14:43:00Z">
        <w:r w:rsidRPr="00716360" w:rsidDel="00EF666F">
          <w:rPr>
            <w:lang w:val="fr-FR"/>
          </w:rPr>
          <w:delText>’</w:delText>
        </w:r>
      </w:del>
      <w:ins w:id="3263" w:author="Peng Luqi" w:date="2019-10-13T14:43:00Z">
        <w:r w:rsidR="00EF666F">
          <w:rPr>
            <w:lang w:val="fr-FR"/>
          </w:rPr>
          <w:t>’</w:t>
        </w:r>
      </w:ins>
      <w:r w:rsidRPr="00716360">
        <w:rPr>
          <w:lang w:val="fr-FR"/>
        </w:rPr>
        <w:t>est qu</w:t>
      </w:r>
      <w:del w:id="3264" w:author="Peng Luqi" w:date="2019-10-13T14:43:00Z">
        <w:r w:rsidRPr="00716360" w:rsidDel="00EF666F">
          <w:rPr>
            <w:lang w:val="fr-FR"/>
          </w:rPr>
          <w:delText>’</w:delText>
        </w:r>
      </w:del>
      <w:ins w:id="3265" w:author="Peng Luqi" w:date="2019-10-13T14:43:00Z">
        <w:r w:rsidR="00EF666F">
          <w:rPr>
            <w:lang w:val="fr-FR"/>
          </w:rPr>
          <w:t>’</w:t>
        </w:r>
      </w:ins>
      <w:r w:rsidRPr="00716360">
        <w:rPr>
          <w:lang w:val="fr-FR"/>
        </w:rPr>
        <w:t>un cas particulier. La théorie de la probabilité nous apprend à ne pas généraliser l</w:t>
      </w:r>
      <w:del w:id="3266" w:author="Peng Luqi" w:date="2019-10-13T14:43:00Z">
        <w:r w:rsidRPr="00716360" w:rsidDel="00EF666F">
          <w:rPr>
            <w:lang w:val="fr-FR"/>
          </w:rPr>
          <w:delText>’</w:delText>
        </w:r>
      </w:del>
      <w:ins w:id="3267" w:author="Peng Luqi" w:date="2019-10-13T14:43:00Z">
        <w:r w:rsidR="00EF666F">
          <w:rPr>
            <w:lang w:val="fr-FR"/>
          </w:rPr>
          <w:t>’</w:t>
        </w:r>
      </w:ins>
      <w:r w:rsidRPr="00716360">
        <w:rPr>
          <w:lang w:val="fr-FR"/>
        </w:rPr>
        <w:t>affaire à l</w:t>
      </w:r>
      <w:del w:id="3268" w:author="Peng Luqi" w:date="2019-10-13T14:43:00Z">
        <w:r w:rsidRPr="00716360" w:rsidDel="00EF666F">
          <w:rPr>
            <w:lang w:val="fr-FR"/>
          </w:rPr>
          <w:delText>’</w:delText>
        </w:r>
      </w:del>
      <w:ins w:id="3269" w:author="Peng Luqi" w:date="2019-10-13T14:43:00Z">
        <w:r w:rsidR="00EF666F">
          <w:rPr>
            <w:lang w:val="fr-FR"/>
          </w:rPr>
          <w:t>’</w:t>
        </w:r>
      </w:ins>
      <w:r w:rsidRPr="00716360">
        <w:rPr>
          <w:lang w:val="fr-FR"/>
        </w:rPr>
        <w:t xml:space="preserve">ensemble de la société. Il est vrai que </w:t>
      </w:r>
      <w:r w:rsidRPr="00716360">
        <w:rPr>
          <w:lang w:val="fr-FR"/>
        </w:rPr>
        <w:lastRenderedPageBreak/>
        <w:t>des choses injustes se produisent. Ce qu</w:t>
      </w:r>
      <w:del w:id="3270" w:author="Peng Luqi" w:date="2019-10-13T14:43:00Z">
        <w:r w:rsidRPr="00716360" w:rsidDel="00EF666F">
          <w:rPr>
            <w:lang w:val="fr-FR"/>
          </w:rPr>
          <w:delText>’</w:delText>
        </w:r>
      </w:del>
      <w:ins w:id="3271" w:author="Peng Luqi" w:date="2019-10-13T14:43:00Z">
        <w:r w:rsidR="00EF666F">
          <w:rPr>
            <w:lang w:val="fr-FR"/>
          </w:rPr>
          <w:t>’</w:t>
        </w:r>
      </w:ins>
      <w:r w:rsidRPr="00716360">
        <w:rPr>
          <w:lang w:val="fr-FR"/>
        </w:rPr>
        <w:t>il reste à faire, c</w:t>
      </w:r>
      <w:del w:id="3272" w:author="Peng Luqi" w:date="2019-10-13T14:43:00Z">
        <w:r w:rsidRPr="00716360" w:rsidDel="00EF666F">
          <w:rPr>
            <w:lang w:val="fr-FR"/>
          </w:rPr>
          <w:delText>’</w:delText>
        </w:r>
      </w:del>
      <w:ins w:id="3273" w:author="Peng Luqi" w:date="2019-10-13T14:43:00Z">
        <w:r w:rsidR="00EF666F">
          <w:rPr>
            <w:lang w:val="fr-FR"/>
          </w:rPr>
          <w:t>’</w:t>
        </w:r>
      </w:ins>
      <w:r w:rsidRPr="00716360">
        <w:rPr>
          <w:lang w:val="fr-FR"/>
        </w:rPr>
        <w:t>est d</w:t>
      </w:r>
      <w:del w:id="3274" w:author="Peng Luqi" w:date="2019-10-13T14:43:00Z">
        <w:r w:rsidRPr="00716360" w:rsidDel="00EF666F">
          <w:rPr>
            <w:lang w:val="fr-FR"/>
          </w:rPr>
          <w:delText>’</w:delText>
        </w:r>
      </w:del>
      <w:ins w:id="3275" w:author="Peng Luqi" w:date="2019-10-13T14:43:00Z">
        <w:r w:rsidR="00EF666F">
          <w:rPr>
            <w:lang w:val="fr-FR"/>
          </w:rPr>
          <w:t>’</w:t>
        </w:r>
      </w:ins>
      <w:r w:rsidRPr="00716360">
        <w:rPr>
          <w:lang w:val="fr-FR"/>
        </w:rPr>
        <w:t>aller chercher vous-mêmes l</w:t>
      </w:r>
      <w:del w:id="3276" w:author="Peng Luqi" w:date="2019-10-13T14:43:00Z">
        <w:r w:rsidRPr="00716360" w:rsidDel="00EF666F">
          <w:rPr>
            <w:lang w:val="fr-FR"/>
          </w:rPr>
          <w:delText>’</w:delText>
        </w:r>
      </w:del>
      <w:ins w:id="3277" w:author="Peng Luqi" w:date="2019-10-13T14:43:00Z">
        <w:r w:rsidR="00EF666F">
          <w:rPr>
            <w:lang w:val="fr-FR"/>
          </w:rPr>
          <w:t>’</w:t>
        </w:r>
      </w:ins>
      <w:r w:rsidRPr="00716360">
        <w:rPr>
          <w:lang w:val="fr-FR"/>
        </w:rPr>
        <w:t>équité. Cette dernière ne tombe pas du ciel. Pour l</w:t>
      </w:r>
      <w:del w:id="3278" w:author="Peng Luqi" w:date="2019-10-13T14:43:00Z">
        <w:r w:rsidRPr="00716360" w:rsidDel="00EF666F">
          <w:rPr>
            <w:lang w:val="fr-FR"/>
          </w:rPr>
          <w:delText>’</w:delText>
        </w:r>
      </w:del>
      <w:ins w:id="3279" w:author="Peng Luqi" w:date="2019-10-13T14:43:00Z">
        <w:r w:rsidR="00EF666F">
          <w:rPr>
            <w:lang w:val="fr-FR"/>
          </w:rPr>
          <w:t>’</w:t>
        </w:r>
      </w:ins>
      <w:r w:rsidRPr="00716360">
        <w:rPr>
          <w:lang w:val="fr-FR"/>
        </w:rPr>
        <w:t>obtenir, ainsi que la dignité, vous devez vous</w:t>
      </w:r>
      <w:r w:rsidRPr="00716360">
        <w:rPr>
          <w:spacing w:val="-7"/>
          <w:lang w:val="fr-FR"/>
        </w:rPr>
        <w:t xml:space="preserve"> </w:t>
      </w:r>
      <w:r w:rsidRPr="00716360">
        <w:rPr>
          <w:lang w:val="fr-FR"/>
        </w:rPr>
        <w:t>battre.</w:t>
      </w:r>
    </w:p>
    <w:p w:rsidR="002B38DF" w:rsidRPr="00716360" w:rsidRDefault="002B38DF">
      <w:pPr>
        <w:pStyle w:val="a3"/>
        <w:ind w:left="170" w:right="170"/>
        <w:jc w:val="both"/>
        <w:rPr>
          <w:lang w:val="fr-FR"/>
        </w:rPr>
        <w:pPrChange w:id="3280" w:author="Peng Luqi" w:date="2019-10-13T14:20:00Z">
          <w:pPr>
            <w:pStyle w:val="a3"/>
          </w:pPr>
        </w:pPrChange>
      </w:pPr>
    </w:p>
    <w:p w:rsidR="002B38DF" w:rsidRDefault="00716360" w:rsidP="00CB23F4">
      <w:pPr>
        <w:pStyle w:val="a3"/>
        <w:ind w:left="170" w:right="170"/>
        <w:jc w:val="both"/>
        <w:rPr>
          <w:ins w:id="3281" w:author="Peng Luqi" w:date="2019-10-13T21:40:00Z"/>
          <w:lang w:val="fr-FR"/>
        </w:rPr>
      </w:pPr>
      <w:r w:rsidRPr="00716360">
        <w:rPr>
          <w:lang w:val="fr-FR"/>
        </w:rPr>
        <w:t>En janvier 2018, l</w:t>
      </w:r>
      <w:del w:id="3282" w:author="Peng Luqi" w:date="2019-10-13T14:43:00Z">
        <w:r w:rsidRPr="00716360" w:rsidDel="00EF666F">
          <w:rPr>
            <w:lang w:val="fr-FR"/>
          </w:rPr>
          <w:delText>’</w:delText>
        </w:r>
      </w:del>
      <w:ins w:id="3283" w:author="Peng Luqi" w:date="2019-10-13T14:43:00Z">
        <w:r w:rsidR="00EF666F">
          <w:rPr>
            <w:lang w:val="fr-FR"/>
          </w:rPr>
          <w:t>’</w:t>
        </w:r>
      </w:ins>
      <w:r w:rsidRPr="00716360">
        <w:rPr>
          <w:lang w:val="fr-FR"/>
        </w:rPr>
        <w:t>Administration générale de l</w:t>
      </w:r>
      <w:del w:id="3284" w:author="Peng Luqi" w:date="2019-10-13T14:43:00Z">
        <w:r w:rsidRPr="00716360" w:rsidDel="00EF666F">
          <w:rPr>
            <w:lang w:val="fr-FR"/>
          </w:rPr>
          <w:delText>’</w:delText>
        </w:r>
      </w:del>
      <w:ins w:id="3285" w:author="Peng Luqi" w:date="2019-10-13T14:43:00Z">
        <w:r w:rsidR="00EF666F">
          <w:rPr>
            <w:lang w:val="fr-FR"/>
          </w:rPr>
          <w:t>’</w:t>
        </w:r>
      </w:ins>
      <w:r w:rsidRPr="00716360">
        <w:rPr>
          <w:lang w:val="fr-FR"/>
        </w:rPr>
        <w:t>aviation civile de Chine a publié les Conditions de transport intérieur des passagers et des bagages pour l</w:t>
      </w:r>
      <w:del w:id="3286" w:author="Peng Luqi" w:date="2019-10-13T14:43:00Z">
        <w:r w:rsidRPr="00716360" w:rsidDel="00EF666F">
          <w:rPr>
            <w:lang w:val="fr-FR"/>
          </w:rPr>
          <w:delText>’</w:delText>
        </w:r>
      </w:del>
      <w:ins w:id="3287" w:author="Peng Luqi" w:date="2019-10-13T14:43:00Z">
        <w:r w:rsidR="00EF666F">
          <w:rPr>
            <w:lang w:val="fr-FR"/>
          </w:rPr>
          <w:t>’</w:t>
        </w:r>
      </w:ins>
      <w:r w:rsidRPr="00716360">
        <w:rPr>
          <w:lang w:val="fr-FR"/>
        </w:rPr>
        <w:t>aviation civile. Il est stipulé que les personnes âgées de plus de 70 ans devraient obtenir un certificat délivré par des hôpitaux de comtés ou au-dessus pour monter à bord d</w:t>
      </w:r>
      <w:del w:id="3288" w:author="Peng Luqi" w:date="2019-10-13T14:43:00Z">
        <w:r w:rsidRPr="00716360" w:rsidDel="00EF666F">
          <w:rPr>
            <w:lang w:val="fr-FR"/>
          </w:rPr>
          <w:delText>’</w:delText>
        </w:r>
      </w:del>
      <w:ins w:id="3289" w:author="Peng Luqi" w:date="2019-10-13T14:43:00Z">
        <w:r w:rsidR="00EF666F">
          <w:rPr>
            <w:lang w:val="fr-FR"/>
          </w:rPr>
          <w:t>’</w:t>
        </w:r>
      </w:ins>
      <w:r w:rsidRPr="00716360">
        <w:rPr>
          <w:lang w:val="fr-FR"/>
        </w:rPr>
        <w:t>un avion. Au vu de cette nouvelle, de nombreuses personnes se sont plaintes et se sont même mises en colère. Parmi les personnes touchées par cette mesure, ma propre mère. Elle est née en 1945 et a à peine plus de 70 ans. Vous pouvez imaginer à quel point la colère est vive lorsque les gens sont limités. En tout cas, elle était beaucoup plus fâchée que « les jeunes en colère » de mon époque.</w:t>
      </w:r>
    </w:p>
    <w:p w:rsidR="00ED6DB6" w:rsidRDefault="00ED6DB6" w:rsidP="00CB23F4">
      <w:pPr>
        <w:pStyle w:val="a3"/>
        <w:ind w:left="170" w:right="170"/>
        <w:jc w:val="both"/>
        <w:rPr>
          <w:ins w:id="3290" w:author="Peng Luqi" w:date="2019-10-13T21:40:00Z"/>
          <w:lang w:val="fr-FR"/>
        </w:rPr>
      </w:pPr>
    </w:p>
    <w:p w:rsidR="00ED6DB6" w:rsidRPr="00716360" w:rsidDel="00ED6DB6" w:rsidRDefault="00ED6DB6">
      <w:pPr>
        <w:pStyle w:val="a3"/>
        <w:ind w:left="170" w:right="170"/>
        <w:jc w:val="both"/>
        <w:rPr>
          <w:del w:id="3291" w:author="Peng Luqi" w:date="2019-10-13T21:40:00Z"/>
          <w:lang w:val="fr-FR"/>
        </w:rPr>
        <w:pPrChange w:id="3292" w:author="Peng Luqi" w:date="2019-10-13T14:20:00Z">
          <w:pPr>
            <w:pStyle w:val="a3"/>
            <w:ind w:left="130" w:right="186"/>
          </w:pPr>
        </w:pPrChange>
      </w:pPr>
    </w:p>
    <w:p w:rsidR="00AF0C0B" w:rsidDel="00ED6DB6" w:rsidRDefault="00AF0C0B">
      <w:pPr>
        <w:ind w:left="170" w:right="170"/>
        <w:jc w:val="both"/>
        <w:rPr>
          <w:del w:id="3293" w:author="Peng Luqi" w:date="2019-10-13T21:40:00Z"/>
          <w:lang w:val="fr-FR"/>
        </w:rPr>
        <w:sectPr w:rsidR="00AF0C0B" w:rsidDel="00ED6DB6">
          <w:pgSz w:w="11910" w:h="16840"/>
          <w:pgMar w:top="1360" w:right="1240" w:bottom="280" w:left="1320" w:header="720" w:footer="720" w:gutter="0"/>
          <w:cols w:space="720"/>
        </w:sectPr>
        <w:pPrChange w:id="3294" w:author="Peng Luqi" w:date="2019-10-13T14:20:00Z">
          <w:pPr/>
        </w:pPrChange>
      </w:pPr>
    </w:p>
    <w:p w:rsidR="002B38DF" w:rsidRPr="00716360" w:rsidDel="00B850D0" w:rsidRDefault="00716360">
      <w:pPr>
        <w:pStyle w:val="a3"/>
        <w:ind w:left="170" w:right="170"/>
        <w:jc w:val="both"/>
        <w:rPr>
          <w:del w:id="3295" w:author="Peng Luqi" w:date="2019-10-13T14:34:00Z"/>
          <w:lang w:val="fr-FR"/>
        </w:rPr>
        <w:pPrChange w:id="3296" w:author="Peng Luqi" w:date="2019-10-13T14:20:00Z">
          <w:pPr>
            <w:pStyle w:val="a3"/>
            <w:spacing w:before="166"/>
            <w:ind w:left="130" w:right="212"/>
          </w:pPr>
        </w:pPrChange>
      </w:pPr>
      <w:r w:rsidRPr="00716360">
        <w:rPr>
          <w:lang w:val="fr-FR"/>
        </w:rPr>
        <w:t>Nous avons tous les deux arrangé un voyage par téléphone. J</w:t>
      </w:r>
      <w:del w:id="3297" w:author="Peng Luqi" w:date="2019-10-13T14:43:00Z">
        <w:r w:rsidRPr="00716360" w:rsidDel="00EF666F">
          <w:rPr>
            <w:lang w:val="fr-FR"/>
          </w:rPr>
          <w:delText>’</w:delText>
        </w:r>
      </w:del>
      <w:ins w:id="3298" w:author="Peng Luqi" w:date="2019-10-13T14:43:00Z">
        <w:r w:rsidR="00EF666F">
          <w:rPr>
            <w:lang w:val="fr-FR"/>
          </w:rPr>
          <w:t>’</w:t>
        </w:r>
      </w:ins>
      <w:r w:rsidRPr="00716360">
        <w:rPr>
          <w:lang w:val="fr-FR"/>
        </w:rPr>
        <w:t>ai passé plus de dix minutes à lui expliquer une règle simple d</w:t>
      </w:r>
      <w:del w:id="3299" w:author="Peng Luqi" w:date="2019-10-13T14:43:00Z">
        <w:r w:rsidRPr="00716360" w:rsidDel="00EF666F">
          <w:rPr>
            <w:lang w:val="fr-FR"/>
          </w:rPr>
          <w:delText>’</w:delText>
        </w:r>
      </w:del>
      <w:ins w:id="3300" w:author="Peng Luqi" w:date="2019-10-13T14:43:00Z">
        <w:r w:rsidR="00EF666F">
          <w:rPr>
            <w:lang w:val="fr-FR"/>
          </w:rPr>
          <w:t>’</w:t>
        </w:r>
      </w:ins>
      <w:r w:rsidRPr="00716360">
        <w:rPr>
          <w:lang w:val="fr-FR"/>
        </w:rPr>
        <w:t>arithmétique : le mot « taux » dans « taux d</w:t>
      </w:r>
      <w:del w:id="3301" w:author="Peng Luqi" w:date="2019-10-13T14:43:00Z">
        <w:r w:rsidRPr="00716360" w:rsidDel="00EF666F">
          <w:rPr>
            <w:lang w:val="fr-FR"/>
          </w:rPr>
          <w:delText>’</w:delText>
        </w:r>
      </w:del>
      <w:ins w:id="3302" w:author="Peng Luqi" w:date="2019-10-13T14:43:00Z">
        <w:r w:rsidR="00EF666F">
          <w:rPr>
            <w:lang w:val="fr-FR"/>
          </w:rPr>
          <w:t>’</w:t>
        </w:r>
      </w:ins>
      <w:r w:rsidRPr="00716360">
        <w:rPr>
          <w:lang w:val="fr-FR"/>
        </w:rPr>
        <w:t>accidents », ne se calcule pas seul. Le nombre d</w:t>
      </w:r>
      <w:del w:id="3303" w:author="Peng Luqi" w:date="2019-10-13T14:43:00Z">
        <w:r w:rsidRPr="00716360" w:rsidDel="00EF666F">
          <w:rPr>
            <w:lang w:val="fr-FR"/>
          </w:rPr>
          <w:delText>’</w:delText>
        </w:r>
      </w:del>
      <w:ins w:id="3304" w:author="Peng Luqi" w:date="2019-10-13T14:43:00Z">
        <w:r w:rsidR="00EF666F">
          <w:rPr>
            <w:lang w:val="fr-FR"/>
          </w:rPr>
          <w:t>’</w:t>
        </w:r>
      </w:ins>
      <w:r w:rsidRPr="00716360">
        <w:rPr>
          <w:lang w:val="fr-FR"/>
        </w:rPr>
        <w:t>accidents est égal à un nombre spécifique multiplié par le taux d</w:t>
      </w:r>
      <w:del w:id="3305" w:author="Peng Luqi" w:date="2019-10-13T14:43:00Z">
        <w:r w:rsidRPr="00716360" w:rsidDel="00EF666F">
          <w:rPr>
            <w:lang w:val="fr-FR"/>
          </w:rPr>
          <w:delText>’</w:delText>
        </w:r>
      </w:del>
      <w:ins w:id="3306" w:author="Peng Luqi" w:date="2019-10-13T14:43:00Z">
        <w:r w:rsidR="00EF666F">
          <w:rPr>
            <w:lang w:val="fr-FR"/>
          </w:rPr>
          <w:t>’</w:t>
        </w:r>
      </w:ins>
      <w:r w:rsidRPr="00716360">
        <w:rPr>
          <w:lang w:val="fr-FR"/>
        </w:rPr>
        <w:t>accidents, n</w:t>
      </w:r>
      <w:del w:id="3307" w:author="Peng Luqi" w:date="2019-10-13T14:43:00Z">
        <w:r w:rsidRPr="00716360" w:rsidDel="00EF666F">
          <w:rPr>
            <w:lang w:val="fr-FR"/>
          </w:rPr>
          <w:delText>’</w:delText>
        </w:r>
      </w:del>
      <w:ins w:id="3308" w:author="Peng Luqi" w:date="2019-10-13T14:43:00Z">
        <w:r w:rsidR="00EF666F">
          <w:rPr>
            <w:lang w:val="fr-FR"/>
          </w:rPr>
          <w:t>’</w:t>
        </w:r>
      </w:ins>
      <w:r w:rsidRPr="00716360">
        <w:rPr>
          <w:lang w:val="fr-FR"/>
        </w:rPr>
        <w:t>est-ce pas le cas ?</w:t>
      </w:r>
      <w:ins w:id="3309" w:author="Peng Luqi" w:date="2019-10-13T14:34:00Z">
        <w:r w:rsidR="00B850D0">
          <w:rPr>
            <w:lang w:val="fr-FR"/>
          </w:rPr>
          <w:t xml:space="preserve"> </w:t>
        </w:r>
      </w:ins>
    </w:p>
    <w:p w:rsidR="002B38DF" w:rsidRPr="00716360" w:rsidRDefault="00716360">
      <w:pPr>
        <w:pStyle w:val="a3"/>
        <w:ind w:left="170" w:right="170"/>
        <w:jc w:val="both"/>
        <w:rPr>
          <w:lang w:val="fr-FR"/>
        </w:rPr>
        <w:pPrChange w:id="3310" w:author="Peng Luqi" w:date="2019-10-13T14:20:00Z">
          <w:pPr>
            <w:pStyle w:val="a3"/>
            <w:ind w:left="130" w:right="297"/>
          </w:pPr>
        </w:pPrChange>
      </w:pPr>
      <w:r w:rsidRPr="00716360">
        <w:rPr>
          <w:lang w:val="fr-FR"/>
        </w:rPr>
        <w:t>Disons que le taux d</w:t>
      </w:r>
      <w:del w:id="3311" w:author="Peng Luqi" w:date="2019-10-13T14:43:00Z">
        <w:r w:rsidRPr="00716360" w:rsidDel="00EF666F">
          <w:rPr>
            <w:lang w:val="fr-FR"/>
          </w:rPr>
          <w:delText>’</w:delText>
        </w:r>
      </w:del>
      <w:ins w:id="3312" w:author="Peng Luqi" w:date="2019-10-13T14:43:00Z">
        <w:r w:rsidR="00EF666F">
          <w:rPr>
            <w:lang w:val="fr-FR"/>
          </w:rPr>
          <w:t>’</w:t>
        </w:r>
      </w:ins>
      <w:r w:rsidRPr="00716360">
        <w:rPr>
          <w:lang w:val="fr-FR"/>
        </w:rPr>
        <w:t>accidents est de 1‰. Comme la population chinoise est très importante, dans des pays tels que l</w:t>
      </w:r>
      <w:del w:id="3313" w:author="Peng Luqi" w:date="2019-10-13T14:43:00Z">
        <w:r w:rsidRPr="00716360" w:rsidDel="00EF666F">
          <w:rPr>
            <w:lang w:val="fr-FR"/>
          </w:rPr>
          <w:delText>’</w:delText>
        </w:r>
      </w:del>
      <w:ins w:id="3314" w:author="Peng Luqi" w:date="2019-10-13T14:43:00Z">
        <w:r w:rsidR="00EF666F">
          <w:rPr>
            <w:lang w:val="fr-FR"/>
          </w:rPr>
          <w:t>’</w:t>
        </w:r>
      </w:ins>
      <w:r w:rsidRPr="00716360">
        <w:rPr>
          <w:lang w:val="fr-FR"/>
        </w:rPr>
        <w:t>Irlande, Singapour ou l</w:t>
      </w:r>
      <w:del w:id="3315" w:author="Peng Luqi" w:date="2019-10-13T14:43:00Z">
        <w:r w:rsidRPr="00716360" w:rsidDel="00EF666F">
          <w:rPr>
            <w:lang w:val="fr-FR"/>
          </w:rPr>
          <w:delText>’</w:delText>
        </w:r>
      </w:del>
      <w:ins w:id="3316" w:author="Peng Luqi" w:date="2019-10-13T14:43:00Z">
        <w:r w:rsidR="00EF666F">
          <w:rPr>
            <w:lang w:val="fr-FR"/>
          </w:rPr>
          <w:t>’</w:t>
        </w:r>
      </w:ins>
      <w:r w:rsidRPr="00716360">
        <w:rPr>
          <w:lang w:val="fr-FR"/>
        </w:rPr>
        <w:t>Australie, le nombre d</w:t>
      </w:r>
      <w:del w:id="3317" w:author="Peng Luqi" w:date="2019-10-13T14:43:00Z">
        <w:r w:rsidRPr="00716360" w:rsidDel="00EF666F">
          <w:rPr>
            <w:lang w:val="fr-FR"/>
          </w:rPr>
          <w:delText>’</w:delText>
        </w:r>
      </w:del>
      <w:ins w:id="3318" w:author="Peng Luqi" w:date="2019-10-13T14:43:00Z">
        <w:r w:rsidR="00EF666F">
          <w:rPr>
            <w:lang w:val="fr-FR"/>
          </w:rPr>
          <w:t>’</w:t>
        </w:r>
      </w:ins>
      <w:r w:rsidRPr="00716360">
        <w:rPr>
          <w:lang w:val="fr-FR"/>
        </w:rPr>
        <w:t>accidents survenus sur plusieurs années n</w:t>
      </w:r>
      <w:del w:id="3319" w:author="Peng Luqi" w:date="2019-10-13T14:43:00Z">
        <w:r w:rsidRPr="00716360" w:rsidDel="00EF666F">
          <w:rPr>
            <w:lang w:val="fr-FR"/>
          </w:rPr>
          <w:delText>’</w:delText>
        </w:r>
      </w:del>
      <w:ins w:id="3320" w:author="Peng Luqi" w:date="2019-10-13T14:43:00Z">
        <w:r w:rsidR="00EF666F">
          <w:rPr>
            <w:lang w:val="fr-FR"/>
          </w:rPr>
          <w:t>’</w:t>
        </w:r>
      </w:ins>
      <w:r w:rsidRPr="00716360">
        <w:rPr>
          <w:lang w:val="fr-FR"/>
        </w:rPr>
        <w:t>est pas supérieur à celui de la Chine sur un mois. Ce type de réglementation n</w:t>
      </w:r>
      <w:del w:id="3321" w:author="Peng Luqi" w:date="2019-10-13T14:43:00Z">
        <w:r w:rsidRPr="00716360" w:rsidDel="00EF666F">
          <w:rPr>
            <w:lang w:val="fr-FR"/>
          </w:rPr>
          <w:delText>’</w:delText>
        </w:r>
      </w:del>
      <w:ins w:id="3322" w:author="Peng Luqi" w:date="2019-10-13T14:43:00Z">
        <w:r w:rsidR="00EF666F">
          <w:rPr>
            <w:lang w:val="fr-FR"/>
          </w:rPr>
          <w:t>’</w:t>
        </w:r>
      </w:ins>
      <w:r w:rsidRPr="00716360">
        <w:rPr>
          <w:lang w:val="fr-FR"/>
        </w:rPr>
        <w:t>est pas fait que pour vous, alors il n</w:t>
      </w:r>
      <w:del w:id="3323" w:author="Peng Luqi" w:date="2019-10-13T14:43:00Z">
        <w:r w:rsidRPr="00716360" w:rsidDel="00EF666F">
          <w:rPr>
            <w:lang w:val="fr-FR"/>
          </w:rPr>
          <w:delText>’</w:delText>
        </w:r>
      </w:del>
      <w:ins w:id="3324" w:author="Peng Luqi" w:date="2019-10-13T14:43:00Z">
        <w:r w:rsidR="00EF666F">
          <w:rPr>
            <w:lang w:val="fr-FR"/>
          </w:rPr>
          <w:t>’</w:t>
        </w:r>
      </w:ins>
      <w:r w:rsidRPr="00716360">
        <w:rPr>
          <w:lang w:val="fr-FR"/>
        </w:rPr>
        <w:t>y a rien d</w:t>
      </w:r>
      <w:del w:id="3325" w:author="Peng Luqi" w:date="2019-10-13T14:43:00Z">
        <w:r w:rsidRPr="00716360" w:rsidDel="00EF666F">
          <w:rPr>
            <w:lang w:val="fr-FR"/>
          </w:rPr>
          <w:delText>’</w:delText>
        </w:r>
      </w:del>
      <w:ins w:id="3326" w:author="Peng Luqi" w:date="2019-10-13T14:43:00Z">
        <w:r w:rsidR="00EF666F">
          <w:rPr>
            <w:lang w:val="fr-FR"/>
          </w:rPr>
          <w:t>’</w:t>
        </w:r>
      </w:ins>
      <w:r w:rsidRPr="00716360">
        <w:rPr>
          <w:lang w:val="fr-FR"/>
        </w:rPr>
        <w:t>injuste, n</w:t>
      </w:r>
      <w:del w:id="3327" w:author="Peng Luqi" w:date="2019-10-13T14:43:00Z">
        <w:r w:rsidRPr="00716360" w:rsidDel="00EF666F">
          <w:rPr>
            <w:lang w:val="fr-FR"/>
          </w:rPr>
          <w:delText>’</w:delText>
        </w:r>
      </w:del>
      <w:ins w:id="3328" w:author="Peng Luqi" w:date="2019-10-13T14:43:00Z">
        <w:r w:rsidR="00EF666F">
          <w:rPr>
            <w:lang w:val="fr-FR"/>
          </w:rPr>
          <w:t>’</w:t>
        </w:r>
      </w:ins>
      <w:r w:rsidRPr="00716360">
        <w:rPr>
          <w:lang w:val="fr-FR"/>
        </w:rPr>
        <w:t>est-ce pas ? La véritable injustice réside dans le fait que, face à une telle mesure, je peux faire autrement, car j</w:t>
      </w:r>
      <w:del w:id="3329" w:author="Peng Luqi" w:date="2019-10-13T14:43:00Z">
        <w:r w:rsidRPr="00716360" w:rsidDel="00EF666F">
          <w:rPr>
            <w:lang w:val="fr-FR"/>
          </w:rPr>
          <w:delText>’</w:delText>
        </w:r>
      </w:del>
      <w:ins w:id="3330" w:author="Peng Luqi" w:date="2019-10-13T14:43:00Z">
        <w:r w:rsidR="00EF666F">
          <w:rPr>
            <w:lang w:val="fr-FR"/>
          </w:rPr>
          <w:t>’</w:t>
        </w:r>
      </w:ins>
      <w:r w:rsidRPr="00716360">
        <w:rPr>
          <w:lang w:val="fr-FR"/>
        </w:rPr>
        <w:t>ai un pilote personnel et, quoi qu</w:t>
      </w:r>
      <w:del w:id="3331" w:author="Peng Luqi" w:date="2019-10-13T14:43:00Z">
        <w:r w:rsidRPr="00716360" w:rsidDel="00EF666F">
          <w:rPr>
            <w:lang w:val="fr-FR"/>
          </w:rPr>
          <w:delText>’</w:delText>
        </w:r>
      </w:del>
      <w:ins w:id="3332" w:author="Peng Luqi" w:date="2019-10-13T14:43:00Z">
        <w:r w:rsidR="00EF666F">
          <w:rPr>
            <w:lang w:val="fr-FR"/>
          </w:rPr>
          <w:t>’</w:t>
        </w:r>
      </w:ins>
      <w:r w:rsidRPr="00716360">
        <w:rPr>
          <w:lang w:val="fr-FR"/>
        </w:rPr>
        <w:t>il arrive, je peux me rendre où je le désire, mais est-ce le cas pour tous ? Elle est là la vraie injustice !</w:t>
      </w:r>
    </w:p>
    <w:p w:rsidR="002B38DF" w:rsidRPr="00716360" w:rsidRDefault="002B38DF">
      <w:pPr>
        <w:pStyle w:val="a3"/>
        <w:ind w:left="170" w:right="170"/>
        <w:jc w:val="both"/>
        <w:rPr>
          <w:lang w:val="fr-FR"/>
        </w:rPr>
        <w:pPrChange w:id="3333" w:author="Peng Luqi" w:date="2019-10-13T14:20:00Z">
          <w:pPr>
            <w:pStyle w:val="a3"/>
          </w:pPr>
        </w:pPrChange>
      </w:pPr>
    </w:p>
    <w:p w:rsidR="002B38DF" w:rsidRPr="00423E76" w:rsidRDefault="00C2743D">
      <w:pPr>
        <w:pStyle w:val="a3"/>
        <w:ind w:left="170" w:right="170"/>
        <w:jc w:val="both"/>
        <w:rPr>
          <w:lang w:val="fr-FR"/>
        </w:rPr>
        <w:pPrChange w:id="3334" w:author="Peng Luqi" w:date="2019-10-13T14:20:00Z">
          <w:pPr>
            <w:pStyle w:val="a3"/>
            <w:ind w:left="130" w:right="290"/>
          </w:pPr>
        </w:pPrChange>
      </w:pPr>
      <w:r w:rsidRPr="00A92058">
        <w:rPr>
          <w:noProof/>
          <w:lang w:val="fr-FR"/>
        </w:rPr>
        <mc:AlternateContent>
          <mc:Choice Requires="wps">
            <w:drawing>
              <wp:anchor distT="0" distB="0" distL="114300" distR="114300" simplePos="0" relativeHeight="251660800" behindDoc="1" locked="0" layoutInCell="1" allowOverlap="1">
                <wp:simplePos x="0" y="0"/>
                <wp:positionH relativeFrom="page">
                  <wp:posOffset>1765300</wp:posOffset>
                </wp:positionH>
                <wp:positionV relativeFrom="paragraph">
                  <wp:posOffset>1348740</wp:posOffset>
                </wp:positionV>
                <wp:extent cx="42545" cy="8890"/>
                <wp:effectExtent l="3175" t="0" r="1905" b="1270"/>
                <wp:wrapNone/>
                <wp:docPr id="5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E979D" id="Rectangle 34" o:spid="_x0000_s1026" style="position:absolute;left:0;text-align:left;margin-left:139pt;margin-top:106.2pt;width:3.35pt;height:.7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" fillcolor="black" stroked="f">
                <w10:wrap anchorx="page"/>
              </v:rect>
            </w:pict>
          </mc:Fallback>
        </mc:AlternateContent>
      </w:r>
      <w:r w:rsidR="00716360" w:rsidRPr="00716360">
        <w:rPr>
          <w:lang w:val="fr-FR"/>
        </w:rPr>
        <w:t>Il en va ainsi : lorsque le cerveau est encombré, toutes les réponses évidentes, explications, solutions, etc. semblent « man</w:t>
      </w:r>
      <w:r w:rsidR="00716360" w:rsidRPr="006C3CF6">
        <w:rPr>
          <w:lang w:val="fr-FR"/>
        </w:rPr>
        <w:t>quantes », ou nous ne pouvons les voir quand bien même elles seraient sous nos yeux. Ma mère a fini par comprendre et m</w:t>
      </w:r>
      <w:del w:id="3335" w:author="Peng Luqi" w:date="2019-10-13T14:43:00Z">
        <w:r w:rsidR="00716360" w:rsidRPr="006C3CF6" w:rsidDel="00EF666F">
          <w:rPr>
            <w:lang w:val="fr-FR"/>
          </w:rPr>
          <w:delText>’</w:delText>
        </w:r>
      </w:del>
      <w:ins w:id="3336" w:author="Peng Luqi" w:date="2019-10-13T14:43:00Z">
        <w:r w:rsidR="00EF666F">
          <w:rPr>
            <w:lang w:val="fr-FR"/>
          </w:rPr>
          <w:t>’</w:t>
        </w:r>
      </w:ins>
      <w:r w:rsidR="00716360" w:rsidRPr="006C3CF6">
        <w:rPr>
          <w:lang w:val="fr-FR"/>
        </w:rPr>
        <w:t>a dit, « eh, je ne devrais vraiment pas être en colère ! J</w:t>
      </w:r>
      <w:del w:id="3337" w:author="Peng Luqi" w:date="2019-10-13T14:43:00Z">
        <w:r w:rsidR="00716360" w:rsidRPr="006C3CF6" w:rsidDel="00EF666F">
          <w:rPr>
            <w:lang w:val="fr-FR"/>
          </w:rPr>
          <w:delText>’</w:delText>
        </w:r>
      </w:del>
      <w:ins w:id="3338" w:author="Peng Luqi" w:date="2019-10-13T14:43:00Z">
        <w:r w:rsidR="00EF666F">
          <w:rPr>
            <w:lang w:val="fr-FR"/>
          </w:rPr>
          <w:t>’</w:t>
        </w:r>
      </w:ins>
      <w:r w:rsidR="00716360" w:rsidRPr="006C3CF6">
        <w:rPr>
          <w:lang w:val="fr-FR"/>
        </w:rPr>
        <w:t>ai un bon fils, qui peut prétendre à ça ? » E</w:t>
      </w:r>
      <w:r w:rsidR="00716360" w:rsidRPr="00D748EC">
        <w:rPr>
          <w:lang w:val="fr-FR"/>
        </w:rPr>
        <w:t>nsuite, nous avons discuté pendant un moment, et j</w:t>
      </w:r>
      <w:del w:id="3339" w:author="Peng Luqi" w:date="2019-10-13T14:43:00Z">
        <w:r w:rsidR="00716360" w:rsidRPr="00D748EC" w:rsidDel="00EF666F">
          <w:rPr>
            <w:lang w:val="fr-FR"/>
          </w:rPr>
          <w:delText>’</w:delText>
        </w:r>
      </w:del>
      <w:ins w:id="3340" w:author="Peng Luqi" w:date="2019-10-13T14:43:00Z">
        <w:r w:rsidR="00EF666F">
          <w:rPr>
            <w:lang w:val="fr-FR"/>
          </w:rPr>
          <w:t>’</w:t>
        </w:r>
      </w:ins>
      <w:r w:rsidR="00716360" w:rsidRPr="00D748EC">
        <w:rPr>
          <w:lang w:val="fr-FR"/>
        </w:rPr>
        <w:t>ai tenu également à lui dire que je dois tout à elle car c</w:t>
      </w:r>
      <w:del w:id="3341" w:author="Peng Luqi" w:date="2019-10-13T14:43:00Z">
        <w:r w:rsidR="00716360" w:rsidRPr="00D748EC" w:rsidDel="00EF666F">
          <w:rPr>
            <w:lang w:val="fr-FR"/>
          </w:rPr>
          <w:delText>’</w:delText>
        </w:r>
      </w:del>
      <w:ins w:id="3342" w:author="Peng Luqi" w:date="2019-10-13T14:43:00Z">
        <w:r w:rsidR="00EF666F">
          <w:rPr>
            <w:lang w:val="fr-FR"/>
          </w:rPr>
          <w:t>’</w:t>
        </w:r>
      </w:ins>
      <w:r w:rsidR="00716360" w:rsidRPr="00D748EC">
        <w:rPr>
          <w:lang w:val="fr-FR"/>
        </w:rPr>
        <w:t>est elle qui m</w:t>
      </w:r>
      <w:del w:id="3343" w:author="Peng Luqi" w:date="2019-10-13T14:43:00Z">
        <w:r w:rsidR="00716360" w:rsidRPr="00D748EC" w:rsidDel="00EF666F">
          <w:rPr>
            <w:lang w:val="fr-FR"/>
          </w:rPr>
          <w:delText>’</w:delText>
        </w:r>
      </w:del>
      <w:ins w:id="3344" w:author="Peng Luqi" w:date="2019-10-13T14:43:00Z">
        <w:r w:rsidR="00EF666F">
          <w:rPr>
            <w:lang w:val="fr-FR"/>
          </w:rPr>
          <w:t>’</w:t>
        </w:r>
      </w:ins>
      <w:r w:rsidR="00716360" w:rsidRPr="00D748EC">
        <w:rPr>
          <w:lang w:val="fr-FR"/>
        </w:rPr>
        <w:t>a enfanté ! Nous avons fini par nous réjouir.</w:t>
      </w:r>
    </w:p>
    <w:p w:rsidR="002B38DF" w:rsidRPr="00423E76" w:rsidRDefault="002B38DF">
      <w:pPr>
        <w:pStyle w:val="a3"/>
        <w:ind w:left="170" w:right="170"/>
        <w:jc w:val="both"/>
        <w:rPr>
          <w:sz w:val="20"/>
          <w:lang w:val="fr-FR"/>
        </w:rPr>
        <w:pPrChange w:id="3345" w:author="Peng Luqi" w:date="2019-10-13T14:20:00Z">
          <w:pPr>
            <w:pStyle w:val="a3"/>
            <w:spacing w:before="7"/>
          </w:pPr>
        </w:pPrChange>
      </w:pPr>
    </w:p>
    <w:p w:rsidR="002B38DF" w:rsidRPr="00716360" w:rsidRDefault="00716360">
      <w:pPr>
        <w:pStyle w:val="a3"/>
        <w:ind w:left="170" w:right="170"/>
        <w:jc w:val="both"/>
        <w:rPr>
          <w:lang w:val="fr-FR"/>
        </w:rPr>
        <w:pPrChange w:id="3346" w:author="Peng Luqi" w:date="2019-10-13T14:20:00Z">
          <w:pPr>
            <w:pStyle w:val="a3"/>
            <w:spacing w:before="87"/>
            <w:ind w:left="130" w:right="251"/>
          </w:pPr>
        </w:pPrChange>
      </w:pPr>
      <w:r w:rsidRPr="00423E76">
        <w:rPr>
          <w:lang w:val="fr-FR"/>
        </w:rPr>
        <w:t>Les personnes qui se plaignent toute la journée devraient être punies. Les bonnes intentions ont du sens pour eux, i</w:t>
      </w:r>
      <w:r w:rsidRPr="00983763">
        <w:rPr>
          <w:lang w:val="fr-FR"/>
        </w:rPr>
        <w:t>ls les décrivent comme de la soupe au poulet, disent qu</w:t>
      </w:r>
      <w:del w:id="3347" w:author="Peng Luqi" w:date="2019-10-13T14:43:00Z">
        <w:r w:rsidRPr="00983763" w:rsidDel="00EF666F">
          <w:rPr>
            <w:lang w:val="fr-FR"/>
          </w:rPr>
          <w:delText>’</w:delText>
        </w:r>
      </w:del>
      <w:ins w:id="3348" w:author="Peng Luqi" w:date="2019-10-13T14:43:00Z">
        <w:r w:rsidR="00EF666F">
          <w:rPr>
            <w:lang w:val="fr-FR"/>
          </w:rPr>
          <w:t>’</w:t>
        </w:r>
      </w:ins>
      <w:r w:rsidRPr="00983763">
        <w:rPr>
          <w:lang w:val="fr-FR"/>
        </w:rPr>
        <w:t>il s</w:t>
      </w:r>
      <w:del w:id="3349" w:author="Peng Luqi" w:date="2019-10-13T14:43:00Z">
        <w:r w:rsidRPr="00983763" w:rsidDel="00EF666F">
          <w:rPr>
            <w:lang w:val="fr-FR"/>
          </w:rPr>
          <w:delText>’</w:delText>
        </w:r>
      </w:del>
      <w:ins w:id="3350" w:author="Peng Luqi" w:date="2019-10-13T14:43:00Z">
        <w:r w:rsidR="00EF666F">
          <w:rPr>
            <w:lang w:val="fr-FR"/>
          </w:rPr>
          <w:t>’</w:t>
        </w:r>
      </w:ins>
      <w:r w:rsidRPr="00983763">
        <w:rPr>
          <w:lang w:val="fr-FR"/>
        </w:rPr>
        <w:t>agit d</w:t>
      </w:r>
      <w:del w:id="3351" w:author="Peng Luqi" w:date="2019-10-13T14:43:00Z">
        <w:r w:rsidRPr="00983763" w:rsidDel="00EF666F">
          <w:rPr>
            <w:lang w:val="fr-FR"/>
          </w:rPr>
          <w:delText>’</w:delText>
        </w:r>
      </w:del>
      <w:ins w:id="3352" w:author="Peng Luqi" w:date="2019-10-13T14:43:00Z">
        <w:r w:rsidR="00EF666F">
          <w:rPr>
            <w:lang w:val="fr-FR"/>
          </w:rPr>
          <w:t>’</w:t>
        </w:r>
      </w:ins>
      <w:r w:rsidRPr="00983763">
        <w:rPr>
          <w:lang w:val="fr-FR"/>
        </w:rPr>
        <w:t>un spectacle, d</w:t>
      </w:r>
      <w:del w:id="3353" w:author="Peng Luqi" w:date="2019-10-13T14:43:00Z">
        <w:r w:rsidRPr="00983763" w:rsidDel="00EF666F">
          <w:rPr>
            <w:lang w:val="fr-FR"/>
          </w:rPr>
          <w:delText>’</w:delText>
        </w:r>
      </w:del>
      <w:ins w:id="3354" w:author="Peng Luqi" w:date="2019-10-13T14:43:00Z">
        <w:r w:rsidR="00EF666F">
          <w:rPr>
            <w:lang w:val="fr-FR"/>
          </w:rPr>
          <w:t>’</w:t>
        </w:r>
      </w:ins>
      <w:r w:rsidRPr="00983763">
        <w:rPr>
          <w:lang w:val="fr-FR"/>
        </w:rPr>
        <w:t>une performance, puis s</w:t>
      </w:r>
      <w:del w:id="3355" w:author="Peng Luqi" w:date="2019-10-13T14:43:00Z">
        <w:r w:rsidRPr="00983763" w:rsidDel="00EF666F">
          <w:rPr>
            <w:lang w:val="fr-FR"/>
          </w:rPr>
          <w:delText>’</w:delText>
        </w:r>
      </w:del>
      <w:ins w:id="3356" w:author="Peng Luqi" w:date="2019-10-13T14:43:00Z">
        <w:r w:rsidR="00EF666F">
          <w:rPr>
            <w:lang w:val="fr-FR"/>
          </w:rPr>
          <w:t>’</w:t>
        </w:r>
      </w:ins>
      <w:r w:rsidRPr="00983763">
        <w:rPr>
          <w:lang w:val="fr-FR"/>
        </w:rPr>
        <w:t>empressent de faire les mêmes choses. Après plusieurs années, ils se retournent et racontent que l</w:t>
      </w:r>
      <w:del w:id="3357" w:author="Peng Luqi" w:date="2019-10-13T14:43:00Z">
        <w:r w:rsidRPr="00983763" w:rsidDel="00EF666F">
          <w:rPr>
            <w:lang w:val="fr-FR"/>
          </w:rPr>
          <w:delText>’</w:delText>
        </w:r>
      </w:del>
      <w:ins w:id="3358" w:author="Peng Luqi" w:date="2019-10-13T14:43:00Z">
        <w:r w:rsidR="00EF666F">
          <w:rPr>
            <w:lang w:val="fr-FR"/>
          </w:rPr>
          <w:t>’</w:t>
        </w:r>
      </w:ins>
      <w:r w:rsidRPr="00983763">
        <w:rPr>
          <w:lang w:val="fr-FR"/>
        </w:rPr>
        <w:t xml:space="preserve">environnement ne </w:t>
      </w:r>
      <w:r w:rsidRPr="00336030">
        <w:rPr>
          <w:lang w:val="fr-FR"/>
        </w:rPr>
        <w:t>leur était pas favorable. Qu</w:t>
      </w:r>
      <w:del w:id="3359" w:author="Peng Luqi" w:date="2019-10-13T14:43:00Z">
        <w:r w:rsidRPr="00336030" w:rsidDel="00EF666F">
          <w:rPr>
            <w:lang w:val="fr-FR"/>
          </w:rPr>
          <w:delText>’</w:delText>
        </w:r>
      </w:del>
      <w:ins w:id="3360" w:author="Peng Luqi" w:date="2019-10-13T14:43:00Z">
        <w:r w:rsidR="00EF666F">
          <w:rPr>
            <w:lang w:val="fr-FR"/>
          </w:rPr>
          <w:t>’</w:t>
        </w:r>
      </w:ins>
      <w:r w:rsidRPr="00336030">
        <w:rPr>
          <w:lang w:val="fr-FR"/>
        </w:rPr>
        <w:t xml:space="preserve">en </w:t>
      </w:r>
      <w:r w:rsidRPr="00716360">
        <w:rPr>
          <w:lang w:val="fr-FR"/>
        </w:rPr>
        <w:t>est-il en réalité ? Au cours des 40 dernières années, la croissance économique de la Chine a mené le monde. En quoi l</w:t>
      </w:r>
      <w:del w:id="3361" w:author="Peng Luqi" w:date="2019-10-13T14:43:00Z">
        <w:r w:rsidRPr="00716360" w:rsidDel="00EF666F">
          <w:rPr>
            <w:lang w:val="fr-FR"/>
          </w:rPr>
          <w:delText>’</w:delText>
        </w:r>
      </w:del>
      <w:ins w:id="3362" w:author="Peng Luqi" w:date="2019-10-13T14:43:00Z">
        <w:r w:rsidR="00EF666F">
          <w:rPr>
            <w:lang w:val="fr-FR"/>
          </w:rPr>
          <w:t>’</w:t>
        </w:r>
      </w:ins>
      <w:r w:rsidRPr="00716360">
        <w:rPr>
          <w:lang w:val="fr-FR"/>
        </w:rPr>
        <w:t>environnement était-il mauvais ? Personne ne peut nier que, dans l</w:t>
      </w:r>
      <w:del w:id="3363" w:author="Peng Luqi" w:date="2019-10-13T14:43:00Z">
        <w:r w:rsidRPr="00716360" w:rsidDel="00EF666F">
          <w:rPr>
            <w:lang w:val="fr-FR"/>
          </w:rPr>
          <w:delText>’</w:delText>
        </w:r>
      </w:del>
      <w:ins w:id="3364" w:author="Peng Luqi" w:date="2019-10-13T14:43:00Z">
        <w:r w:rsidR="00EF666F">
          <w:rPr>
            <w:lang w:val="fr-FR"/>
          </w:rPr>
          <w:t>’</w:t>
        </w:r>
      </w:ins>
      <w:r w:rsidRPr="00716360">
        <w:rPr>
          <w:lang w:val="fr-FR"/>
        </w:rPr>
        <w:t>ensemble, la croissance économique de la Chine au fil des ans a été</w:t>
      </w:r>
      <w:del w:id="3365" w:author="Peng Luqi" w:date="2019-10-13T14:34:00Z">
        <w:r w:rsidRPr="00716360" w:rsidDel="00B850D0">
          <w:rPr>
            <w:lang w:val="fr-FR"/>
          </w:rPr>
          <w:delText>s</w:delText>
        </w:r>
      </w:del>
      <w:r w:rsidRPr="00716360">
        <w:rPr>
          <w:lang w:val="fr-FR"/>
        </w:rPr>
        <w:t xml:space="preserve"> historiquement à son meilleur. Zhao Benshan dit de manière très juste :</w:t>
      </w:r>
    </w:p>
    <w:p w:rsidR="002B38DF" w:rsidRPr="00716360" w:rsidRDefault="002B38DF">
      <w:pPr>
        <w:pStyle w:val="a3"/>
        <w:ind w:left="170" w:right="170"/>
        <w:jc w:val="both"/>
        <w:rPr>
          <w:sz w:val="27"/>
          <w:lang w:val="fr-FR"/>
        </w:rPr>
        <w:pPrChange w:id="3366" w:author="Peng Luqi" w:date="2019-10-13T14:20:00Z">
          <w:pPr>
            <w:pStyle w:val="a3"/>
            <w:spacing w:before="8"/>
          </w:pPr>
        </w:pPrChange>
      </w:pPr>
    </w:p>
    <w:p w:rsidR="002B38DF" w:rsidRDefault="00716360">
      <w:pPr>
        <w:pStyle w:val="a3"/>
        <w:ind w:left="720" w:right="720"/>
        <w:jc w:val="both"/>
        <w:rPr>
          <w:ins w:id="3367" w:author="Peng Luqi" w:date="2019-10-13T14:34:00Z"/>
          <w:lang w:val="fr-FR"/>
        </w:rPr>
        <w:pPrChange w:id="3368" w:author="Peng Luqi" w:date="2019-10-13T14:34:00Z">
          <w:pPr>
            <w:pStyle w:val="a3"/>
            <w:ind w:left="170" w:right="170"/>
            <w:jc w:val="both"/>
          </w:pPr>
        </w:pPrChange>
      </w:pPr>
      <w:r w:rsidRPr="00716360">
        <w:rPr>
          <w:lang w:val="fr-FR"/>
        </w:rPr>
        <w:t>Je ne peux avoir la capacité de dire que je n</w:t>
      </w:r>
      <w:del w:id="3369" w:author="Peng Luqi" w:date="2019-10-13T14:43:00Z">
        <w:r w:rsidRPr="00716360" w:rsidDel="00EF666F">
          <w:rPr>
            <w:lang w:val="fr-FR"/>
          </w:rPr>
          <w:delText>’</w:delText>
        </w:r>
      </w:del>
      <w:ins w:id="3370" w:author="Peng Luqi" w:date="2019-10-13T14:43:00Z">
        <w:r w:rsidR="00EF666F">
          <w:rPr>
            <w:lang w:val="fr-FR"/>
          </w:rPr>
          <w:t>’</w:t>
        </w:r>
      </w:ins>
      <w:r w:rsidRPr="00716360">
        <w:rPr>
          <w:lang w:val="fr-FR"/>
        </w:rPr>
        <w:t>ai aucune capacité, et, où que vous soyez, si l</w:t>
      </w:r>
      <w:del w:id="3371" w:author="Peng Luqi" w:date="2019-10-13T14:43:00Z">
        <w:r w:rsidRPr="00716360" w:rsidDel="00EF666F">
          <w:rPr>
            <w:lang w:val="fr-FR"/>
          </w:rPr>
          <w:delText>’</w:delText>
        </w:r>
      </w:del>
      <w:ins w:id="3372" w:author="Peng Luqi" w:date="2019-10-13T14:43:00Z">
        <w:r w:rsidR="00EF666F">
          <w:rPr>
            <w:lang w:val="fr-FR"/>
          </w:rPr>
          <w:t>’</w:t>
        </w:r>
      </w:ins>
      <w:r w:rsidRPr="00716360">
        <w:rPr>
          <w:lang w:val="fr-FR"/>
        </w:rPr>
        <w:t>environnement n</w:t>
      </w:r>
      <w:del w:id="3373" w:author="Peng Luqi" w:date="2019-10-13T14:43:00Z">
        <w:r w:rsidRPr="00716360" w:rsidDel="00EF666F">
          <w:rPr>
            <w:lang w:val="fr-FR"/>
          </w:rPr>
          <w:delText>’</w:delText>
        </w:r>
      </w:del>
      <w:ins w:id="3374" w:author="Peng Luqi" w:date="2019-10-13T14:43:00Z">
        <w:r w:rsidR="00EF666F">
          <w:rPr>
            <w:lang w:val="fr-FR"/>
          </w:rPr>
          <w:t>’</w:t>
        </w:r>
      </w:ins>
      <w:r w:rsidRPr="00716360">
        <w:rPr>
          <w:lang w:val="fr-FR"/>
        </w:rPr>
        <w:t>est pas bon, c</w:t>
      </w:r>
      <w:del w:id="3375" w:author="Peng Luqi" w:date="2019-10-13T14:43:00Z">
        <w:r w:rsidRPr="00716360" w:rsidDel="00EF666F">
          <w:rPr>
            <w:lang w:val="fr-FR"/>
          </w:rPr>
          <w:delText>’</w:delText>
        </w:r>
      </w:del>
      <w:ins w:id="3376" w:author="Peng Luqi" w:date="2019-10-13T14:43:00Z">
        <w:r w:rsidR="00EF666F">
          <w:rPr>
            <w:lang w:val="fr-FR"/>
          </w:rPr>
          <w:t>’</w:t>
        </w:r>
      </w:ins>
      <w:r w:rsidRPr="00716360">
        <w:rPr>
          <w:lang w:val="fr-FR"/>
        </w:rPr>
        <w:t xml:space="preserve">est que vous êtes </w:t>
      </w:r>
      <w:r w:rsidRPr="00716360">
        <w:rPr>
          <w:lang w:val="fr-FR"/>
        </w:rPr>
        <w:lastRenderedPageBreak/>
        <w:t>un destructeur de l</w:t>
      </w:r>
      <w:del w:id="3377" w:author="Peng Luqi" w:date="2019-10-13T14:43:00Z">
        <w:r w:rsidRPr="00716360" w:rsidDel="00EF666F">
          <w:rPr>
            <w:lang w:val="fr-FR"/>
          </w:rPr>
          <w:delText>’</w:delText>
        </w:r>
      </w:del>
      <w:ins w:id="3378" w:author="Peng Luqi" w:date="2019-10-13T14:43:00Z">
        <w:r w:rsidR="00EF666F">
          <w:rPr>
            <w:lang w:val="fr-FR"/>
          </w:rPr>
          <w:t>’</w:t>
        </w:r>
      </w:ins>
      <w:r w:rsidRPr="00716360">
        <w:rPr>
          <w:lang w:val="fr-FR"/>
        </w:rPr>
        <w:t>environnement.</w:t>
      </w:r>
    </w:p>
    <w:p w:rsidR="00B850D0" w:rsidRPr="00716360" w:rsidRDefault="00B850D0">
      <w:pPr>
        <w:pStyle w:val="a3"/>
        <w:ind w:left="170" w:right="170"/>
        <w:jc w:val="both"/>
        <w:rPr>
          <w:lang w:val="fr-FR"/>
        </w:rPr>
        <w:pPrChange w:id="3379" w:author="Peng Luqi" w:date="2019-10-13T14:20:00Z">
          <w:pPr>
            <w:pStyle w:val="a3"/>
            <w:spacing w:line="242" w:lineRule="auto"/>
            <w:ind w:left="130" w:right="337"/>
          </w:pPr>
        </w:pPrChange>
      </w:pPr>
    </w:p>
    <w:p w:rsidR="002B38DF" w:rsidRPr="00716360" w:rsidRDefault="00716360">
      <w:pPr>
        <w:pStyle w:val="a3"/>
        <w:ind w:left="170" w:right="170"/>
        <w:jc w:val="both"/>
        <w:rPr>
          <w:lang w:val="fr-FR"/>
        </w:rPr>
        <w:pPrChange w:id="3380" w:author="Peng Luqi" w:date="2019-10-13T14:20:00Z">
          <w:pPr>
            <w:pStyle w:val="a3"/>
            <w:spacing w:line="316" w:lineRule="exact"/>
            <w:ind w:left="130"/>
          </w:pPr>
        </w:pPrChange>
      </w:pPr>
      <w:r w:rsidRPr="00716360">
        <w:rPr>
          <w:lang w:val="fr-FR"/>
        </w:rPr>
        <w:t>Quoi qu</w:t>
      </w:r>
      <w:del w:id="3381" w:author="Peng Luqi" w:date="2019-10-13T14:43:00Z">
        <w:r w:rsidRPr="00716360" w:rsidDel="00EF666F">
          <w:rPr>
            <w:lang w:val="fr-FR"/>
          </w:rPr>
          <w:delText>’</w:delText>
        </w:r>
      </w:del>
      <w:ins w:id="3382" w:author="Peng Luqi" w:date="2019-10-13T14:43:00Z">
        <w:r w:rsidR="00EF666F">
          <w:rPr>
            <w:lang w:val="fr-FR"/>
          </w:rPr>
          <w:t>’</w:t>
        </w:r>
      </w:ins>
      <w:r w:rsidRPr="00716360">
        <w:rPr>
          <w:lang w:val="fr-FR"/>
        </w:rPr>
        <w:t>il en soit, tenir pour cause l</w:t>
      </w:r>
      <w:del w:id="3383" w:author="Peng Luqi" w:date="2019-10-13T14:43:00Z">
        <w:r w:rsidRPr="00716360" w:rsidDel="00EF666F">
          <w:rPr>
            <w:lang w:val="fr-FR"/>
          </w:rPr>
          <w:delText>’</w:delText>
        </w:r>
      </w:del>
      <w:ins w:id="3384" w:author="Peng Luqi" w:date="2019-10-13T14:43:00Z">
        <w:r w:rsidR="00EF666F">
          <w:rPr>
            <w:lang w:val="fr-FR"/>
          </w:rPr>
          <w:t>’</w:t>
        </w:r>
      </w:ins>
      <w:r w:rsidRPr="00716360">
        <w:rPr>
          <w:lang w:val="fr-FR"/>
        </w:rPr>
        <w:t>injustice est vraiment ennuyeux.</w:t>
      </w:r>
    </w:p>
    <w:p w:rsidR="002B38DF" w:rsidRPr="00716360" w:rsidRDefault="002B38DF">
      <w:pPr>
        <w:pStyle w:val="a3"/>
        <w:ind w:left="170" w:right="170"/>
        <w:jc w:val="both"/>
        <w:rPr>
          <w:sz w:val="27"/>
          <w:lang w:val="fr-FR"/>
        </w:rPr>
        <w:pPrChange w:id="3385" w:author="Peng Luqi" w:date="2019-10-13T14:20:00Z">
          <w:pPr>
            <w:pStyle w:val="a3"/>
            <w:spacing w:before="10"/>
          </w:pPr>
        </w:pPrChange>
      </w:pPr>
    </w:p>
    <w:p w:rsidR="002B38DF" w:rsidRPr="00F23B1D" w:rsidRDefault="00F23B1D">
      <w:pPr>
        <w:pStyle w:val="2"/>
        <w:spacing w:before="0" w:after="0" w:line="240" w:lineRule="auto"/>
        <w:ind w:left="170" w:right="170"/>
        <w:rPr>
          <w:lang w:val="fr-FR"/>
          <w:rPrChange w:id="3386" w:author="Peng Luqi" w:date="2019-10-13T22:43:00Z">
            <w:rPr>
              <w:lang w:val="fr-FR"/>
            </w:rPr>
          </w:rPrChange>
        </w:rPr>
        <w:pPrChange w:id="3387" w:author="Peng Luqi" w:date="2019-10-13T22:43:00Z">
          <w:pPr>
            <w:pStyle w:val="1"/>
            <w:numPr>
              <w:ilvl w:val="1"/>
              <w:numId w:val="15"/>
            </w:numPr>
            <w:tabs>
              <w:tab w:val="left" w:pos="551"/>
            </w:tabs>
            <w:spacing w:before="1"/>
            <w:ind w:left="550" w:hanging="420"/>
          </w:pPr>
        </w:pPrChange>
      </w:pPr>
      <w:ins w:id="3388" w:author="Peng Luqi" w:date="2019-10-13T22:43:00Z">
        <w:r>
          <w:rPr>
            <w:rFonts w:ascii="Times New Roman" w:hAnsi="Times New Roman" w:cs="Times New Roman"/>
            <w:sz w:val="28"/>
            <w:szCs w:val="28"/>
            <w:lang w:val="fr-FR"/>
          </w:rPr>
          <w:t xml:space="preserve">9.2 </w:t>
        </w:r>
      </w:ins>
      <w:r w:rsidR="00716360" w:rsidRPr="00F23B1D">
        <w:rPr>
          <w:rFonts w:ascii="Times New Roman" w:hAnsi="Times New Roman" w:cs="Times New Roman"/>
          <w:sz w:val="28"/>
          <w:szCs w:val="28"/>
          <w:lang w:val="fr-FR"/>
          <w:rPrChange w:id="3389" w:author="Peng Luqi" w:date="2019-10-13T22:43:00Z">
            <w:rPr>
              <w:lang w:val="fr-FR"/>
            </w:rPr>
          </w:rPrChange>
        </w:rPr>
        <w:t>La plupart des personnes actives ne connaissent pas les</w:t>
      </w:r>
      <w:r w:rsidR="00716360" w:rsidRPr="00F23B1D">
        <w:rPr>
          <w:rFonts w:ascii="Times New Roman" w:hAnsi="Times New Roman" w:cs="Times New Roman"/>
          <w:sz w:val="28"/>
          <w:szCs w:val="28"/>
          <w:lang w:val="fr-FR"/>
          <w:rPrChange w:id="3390" w:author="Peng Luqi" w:date="2019-10-13T22:43:00Z">
            <w:rPr>
              <w:spacing w:val="-12"/>
              <w:lang w:val="fr-FR"/>
            </w:rPr>
          </w:rPrChange>
        </w:rPr>
        <w:t xml:space="preserve"> </w:t>
      </w:r>
      <w:r w:rsidR="00716360" w:rsidRPr="00F23B1D">
        <w:rPr>
          <w:rFonts w:ascii="Times New Roman" w:hAnsi="Times New Roman" w:cs="Times New Roman"/>
          <w:sz w:val="28"/>
          <w:szCs w:val="28"/>
          <w:lang w:val="fr-FR"/>
          <w:rPrChange w:id="3391" w:author="Peng Luqi" w:date="2019-10-13T22:43:00Z">
            <w:rPr>
              <w:lang w:val="fr-FR"/>
            </w:rPr>
          </w:rPrChange>
        </w:rPr>
        <w:t>limites</w:t>
      </w:r>
    </w:p>
    <w:p w:rsidR="002B38DF" w:rsidRPr="00716360" w:rsidRDefault="002B38DF">
      <w:pPr>
        <w:pStyle w:val="a3"/>
        <w:ind w:left="170" w:right="170"/>
        <w:jc w:val="both"/>
        <w:rPr>
          <w:b/>
          <w:sz w:val="27"/>
          <w:lang w:val="fr-FR"/>
        </w:rPr>
        <w:pPrChange w:id="3392" w:author="Peng Luqi" w:date="2019-10-13T14:20:00Z">
          <w:pPr>
            <w:pStyle w:val="a3"/>
            <w:spacing w:before="10"/>
          </w:pPr>
        </w:pPrChange>
      </w:pPr>
    </w:p>
    <w:p w:rsidR="002B38DF" w:rsidRDefault="00716360" w:rsidP="00CB23F4">
      <w:pPr>
        <w:pStyle w:val="a3"/>
        <w:ind w:left="170" w:right="170"/>
        <w:jc w:val="both"/>
        <w:rPr>
          <w:ins w:id="3393" w:author="Peng Luqi" w:date="2019-10-13T21:40:00Z"/>
          <w:lang w:val="fr-FR"/>
        </w:rPr>
      </w:pPr>
      <w:r w:rsidRPr="00716360">
        <w:rPr>
          <w:lang w:val="fr-FR"/>
        </w:rPr>
        <w:t>Lorsque vous commencerez à vous soucier de votre personnalité active, à mesure que vous continuez à façonner et à prendre soin d</w:t>
      </w:r>
      <w:del w:id="3394" w:author="Peng Luqi" w:date="2019-10-13T14:43:00Z">
        <w:r w:rsidRPr="00716360" w:rsidDel="00EF666F">
          <w:rPr>
            <w:lang w:val="fr-FR"/>
          </w:rPr>
          <w:delText>’</w:delText>
        </w:r>
      </w:del>
      <w:ins w:id="3395" w:author="Peng Luqi" w:date="2019-10-13T14:43:00Z">
        <w:r w:rsidR="00EF666F">
          <w:rPr>
            <w:lang w:val="fr-FR"/>
          </w:rPr>
          <w:t>’</w:t>
        </w:r>
      </w:ins>
      <w:r w:rsidRPr="00716360">
        <w:rPr>
          <w:lang w:val="fr-FR"/>
        </w:rPr>
        <w:t>elle, vous vous rendrez compte qu</w:t>
      </w:r>
      <w:del w:id="3396" w:author="Peng Luqi" w:date="2019-10-13T14:43:00Z">
        <w:r w:rsidRPr="00716360" w:rsidDel="00EF666F">
          <w:rPr>
            <w:lang w:val="fr-FR"/>
          </w:rPr>
          <w:delText>’</w:delText>
        </w:r>
      </w:del>
      <w:ins w:id="3397" w:author="Peng Luqi" w:date="2019-10-13T14:43:00Z">
        <w:r w:rsidR="00EF666F">
          <w:rPr>
            <w:lang w:val="fr-FR"/>
          </w:rPr>
          <w:t>’</w:t>
        </w:r>
      </w:ins>
      <w:r w:rsidRPr="00716360">
        <w:rPr>
          <w:lang w:val="fr-FR"/>
        </w:rPr>
        <w:t>il y a trop peu de personnes actives.</w:t>
      </w:r>
    </w:p>
    <w:p w:rsidR="00ED6DB6" w:rsidRDefault="00ED6DB6" w:rsidP="00CB23F4">
      <w:pPr>
        <w:pStyle w:val="a3"/>
        <w:ind w:left="170" w:right="170"/>
        <w:jc w:val="both"/>
        <w:rPr>
          <w:ins w:id="3398" w:author="Peng Luqi" w:date="2019-10-13T21:40:00Z"/>
          <w:lang w:val="fr-FR"/>
        </w:rPr>
      </w:pPr>
    </w:p>
    <w:p w:rsidR="00ED6DB6" w:rsidRPr="00716360" w:rsidDel="00ED6DB6" w:rsidRDefault="00ED6DB6">
      <w:pPr>
        <w:pStyle w:val="a3"/>
        <w:ind w:left="170" w:right="170"/>
        <w:jc w:val="both"/>
        <w:rPr>
          <w:del w:id="3399" w:author="Peng Luqi" w:date="2019-10-13T21:40:00Z"/>
          <w:lang w:val="fr-FR"/>
        </w:rPr>
        <w:pPrChange w:id="3400" w:author="Peng Luqi" w:date="2019-10-13T14:20:00Z">
          <w:pPr>
            <w:pStyle w:val="a3"/>
            <w:ind w:left="130" w:right="983"/>
            <w:jc w:val="both"/>
          </w:pPr>
        </w:pPrChange>
      </w:pPr>
    </w:p>
    <w:p w:rsidR="00AF0C0B" w:rsidDel="00ED6DB6" w:rsidRDefault="00AF0C0B">
      <w:pPr>
        <w:ind w:left="170" w:right="170"/>
        <w:jc w:val="both"/>
        <w:rPr>
          <w:del w:id="3401" w:author="Peng Luqi" w:date="2019-10-13T21:40:00Z"/>
          <w:lang w:val="fr-FR"/>
        </w:rPr>
        <w:sectPr w:rsidR="00AF0C0B" w:rsidDel="00ED6DB6">
          <w:pgSz w:w="11910" w:h="16840"/>
          <w:pgMar w:top="1580" w:right="1240" w:bottom="280" w:left="1320" w:header="720" w:footer="720" w:gutter="0"/>
          <w:cols w:space="720"/>
        </w:sectPr>
        <w:pPrChange w:id="3402" w:author="Peng Luqi" w:date="2019-10-13T14:20:00Z">
          <w:pPr>
            <w:jc w:val="both"/>
          </w:pPr>
        </w:pPrChange>
      </w:pPr>
    </w:p>
    <w:p w:rsidR="002B38DF" w:rsidRPr="00716360" w:rsidDel="00B850D0" w:rsidRDefault="00716360">
      <w:pPr>
        <w:pStyle w:val="a3"/>
        <w:ind w:left="170" w:right="170"/>
        <w:jc w:val="both"/>
        <w:rPr>
          <w:del w:id="3403" w:author="Peng Luqi" w:date="2019-10-13T14:35:00Z"/>
          <w:lang w:val="fr-FR"/>
        </w:rPr>
        <w:pPrChange w:id="3404" w:author="Peng Luqi" w:date="2019-10-13T14:20:00Z">
          <w:pPr>
            <w:pStyle w:val="a3"/>
            <w:spacing w:before="65"/>
            <w:ind w:left="130" w:right="523"/>
          </w:pPr>
        </w:pPrChange>
      </w:pPr>
      <w:r w:rsidRPr="00716360">
        <w:rPr>
          <w:lang w:val="fr-FR"/>
        </w:rPr>
        <w:t>Prenons un exemple : mon bon ami Huo Ju (aujourd</w:t>
      </w:r>
      <w:del w:id="3405" w:author="Peng Luqi" w:date="2019-10-13T14:43:00Z">
        <w:r w:rsidRPr="00716360" w:rsidDel="00EF666F">
          <w:rPr>
            <w:lang w:val="fr-FR"/>
          </w:rPr>
          <w:delText>’</w:delText>
        </w:r>
      </w:del>
      <w:ins w:id="3406" w:author="Peng Luqi" w:date="2019-10-13T14:43:00Z">
        <w:r w:rsidR="00EF666F">
          <w:rPr>
            <w:lang w:val="fr-FR"/>
          </w:rPr>
          <w:t>’</w:t>
        </w:r>
      </w:ins>
      <w:r w:rsidRPr="00716360">
        <w:rPr>
          <w:lang w:val="fr-FR"/>
        </w:rPr>
        <w:t>hui directeur de la technologie et chef de l</w:t>
      </w:r>
      <w:del w:id="3407" w:author="Peng Luqi" w:date="2019-10-13T14:43:00Z">
        <w:r w:rsidRPr="00716360" w:rsidDel="00EF666F">
          <w:rPr>
            <w:lang w:val="fr-FR"/>
          </w:rPr>
          <w:delText>’</w:delText>
        </w:r>
      </w:del>
      <w:ins w:id="3408" w:author="Peng Luqi" w:date="2019-10-13T14:43:00Z">
        <w:r w:rsidR="00EF666F">
          <w:rPr>
            <w:lang w:val="fr-FR"/>
          </w:rPr>
          <w:t>’</w:t>
        </w:r>
      </w:ins>
      <w:r w:rsidRPr="00716360">
        <w:rPr>
          <w:lang w:val="fr-FR"/>
        </w:rPr>
        <w:t>exploitation de PressOne) est celui qui m</w:t>
      </w:r>
      <w:del w:id="3409" w:author="Peng Luqi" w:date="2019-10-13T14:43:00Z">
        <w:r w:rsidRPr="00716360" w:rsidDel="00EF666F">
          <w:rPr>
            <w:lang w:val="fr-FR"/>
          </w:rPr>
          <w:delText>’</w:delText>
        </w:r>
      </w:del>
      <w:ins w:id="3410" w:author="Peng Luqi" w:date="2019-10-13T14:43:00Z">
        <w:r w:rsidR="00EF666F">
          <w:rPr>
            <w:lang w:val="fr-FR"/>
          </w:rPr>
          <w:t>’</w:t>
        </w:r>
      </w:ins>
      <w:r w:rsidRPr="00716360">
        <w:rPr>
          <w:lang w:val="fr-FR"/>
        </w:rPr>
        <w:t>a appris à devenir sociable. Comment une relation aurait pu elle s</w:t>
      </w:r>
      <w:del w:id="3411" w:author="Peng Luqi" w:date="2019-10-13T14:43:00Z">
        <w:r w:rsidRPr="00716360" w:rsidDel="00EF666F">
          <w:rPr>
            <w:lang w:val="fr-FR"/>
          </w:rPr>
          <w:delText>’</w:delText>
        </w:r>
      </w:del>
      <w:ins w:id="3412" w:author="Peng Luqi" w:date="2019-10-13T14:43:00Z">
        <w:r w:rsidR="00EF666F">
          <w:rPr>
            <w:lang w:val="fr-FR"/>
          </w:rPr>
          <w:t>’</w:t>
        </w:r>
      </w:ins>
      <w:r w:rsidRPr="00716360">
        <w:rPr>
          <w:lang w:val="fr-FR"/>
        </w:rPr>
        <w:t>épanouir avec un être aussi fermé que moi ? Après des années d</w:t>
      </w:r>
      <w:del w:id="3413" w:author="Peng Luqi" w:date="2019-10-13T14:43:00Z">
        <w:r w:rsidRPr="00716360" w:rsidDel="00EF666F">
          <w:rPr>
            <w:lang w:val="fr-FR"/>
          </w:rPr>
          <w:delText>’</w:delText>
        </w:r>
      </w:del>
      <w:ins w:id="3414" w:author="Peng Luqi" w:date="2019-10-13T14:43:00Z">
        <w:r w:rsidR="00EF666F">
          <w:rPr>
            <w:lang w:val="fr-FR"/>
          </w:rPr>
          <w:t>’</w:t>
        </w:r>
      </w:ins>
      <w:r w:rsidRPr="00716360">
        <w:rPr>
          <w:lang w:val="fr-FR"/>
        </w:rPr>
        <w:t>asociabilité, j</w:t>
      </w:r>
      <w:del w:id="3415" w:author="Peng Luqi" w:date="2019-10-13T14:43:00Z">
        <w:r w:rsidRPr="00716360" w:rsidDel="00EF666F">
          <w:rPr>
            <w:lang w:val="fr-FR"/>
          </w:rPr>
          <w:delText>’</w:delText>
        </w:r>
      </w:del>
      <w:ins w:id="3416" w:author="Peng Luqi" w:date="2019-10-13T14:43:00Z">
        <w:r w:rsidR="00EF666F">
          <w:rPr>
            <w:lang w:val="fr-FR"/>
          </w:rPr>
          <w:t>’</w:t>
        </w:r>
      </w:ins>
      <w:r w:rsidRPr="00716360">
        <w:rPr>
          <w:lang w:val="fr-FR"/>
        </w:rPr>
        <w:t>ai écrit un article largement diffusé sur Internet et lu par près d</w:t>
      </w:r>
      <w:del w:id="3417" w:author="Peng Luqi" w:date="2019-10-13T14:43:00Z">
        <w:r w:rsidRPr="00716360" w:rsidDel="00EF666F">
          <w:rPr>
            <w:lang w:val="fr-FR"/>
          </w:rPr>
          <w:delText>’</w:delText>
        </w:r>
      </w:del>
      <w:ins w:id="3418" w:author="Peng Luqi" w:date="2019-10-13T14:43:00Z">
        <w:r w:rsidR="00EF666F">
          <w:rPr>
            <w:lang w:val="fr-FR"/>
          </w:rPr>
          <w:t>’</w:t>
        </w:r>
      </w:ins>
      <w:r w:rsidRPr="00716360">
        <w:rPr>
          <w:lang w:val="fr-FR"/>
        </w:rPr>
        <w:t>un milliard de personnes :</w:t>
      </w:r>
      <w:ins w:id="3419" w:author="Peng Luqi" w:date="2019-10-13T14:35:00Z">
        <w:r w:rsidR="00B850D0">
          <w:rPr>
            <w:lang w:val="fr-FR"/>
          </w:rPr>
          <w:t xml:space="preserve"> </w:t>
        </w:r>
      </w:ins>
      <w:ins w:id="3420" w:author="Peng Luqi" w:date="2019-10-13T21:31:00Z">
        <w:r w:rsidR="00AE450C">
          <w:rPr>
            <w:lang w:val="fr-FR"/>
          </w:rPr>
          <w:br/>
        </w:r>
      </w:ins>
    </w:p>
    <w:p w:rsidR="002B38DF" w:rsidRPr="00716360" w:rsidRDefault="00716360">
      <w:pPr>
        <w:pStyle w:val="a3"/>
        <w:ind w:left="170" w:right="170"/>
        <w:jc w:val="both"/>
        <w:rPr>
          <w:lang w:val="fr-FR"/>
        </w:rPr>
        <w:pPrChange w:id="3421" w:author="Peng Luqi" w:date="2019-10-13T14:20:00Z">
          <w:pPr>
            <w:pStyle w:val="a3"/>
            <w:ind w:left="130" w:right="250"/>
          </w:pPr>
        </w:pPrChange>
      </w:pPr>
      <w:r w:rsidRPr="00716360">
        <w:rPr>
          <w:lang w:val="fr-FR"/>
        </w:rPr>
        <w:t>« Mettez de côté votre socialisation inefficace. » Alors que nous étions chez lui, je l</w:t>
      </w:r>
      <w:del w:id="3422" w:author="Peng Luqi" w:date="2019-10-13T14:43:00Z">
        <w:r w:rsidRPr="00716360" w:rsidDel="00EF666F">
          <w:rPr>
            <w:lang w:val="fr-FR"/>
          </w:rPr>
          <w:delText>’</w:delText>
        </w:r>
      </w:del>
      <w:ins w:id="3423" w:author="Peng Luqi" w:date="2019-10-13T14:43:00Z">
        <w:r w:rsidR="00EF666F">
          <w:rPr>
            <w:lang w:val="fr-FR"/>
          </w:rPr>
          <w:t>’</w:t>
        </w:r>
      </w:ins>
      <w:r w:rsidRPr="00716360">
        <w:rPr>
          <w:lang w:val="fr-FR"/>
        </w:rPr>
        <w:t>ai vus passer un après-midi à trier ses cartes de visite et les marquer en grognant : « Eh bien, il semble qu</w:t>
      </w:r>
      <w:del w:id="3424" w:author="Peng Luqi" w:date="2019-10-13T14:43:00Z">
        <w:r w:rsidRPr="00716360" w:rsidDel="00EF666F">
          <w:rPr>
            <w:lang w:val="fr-FR"/>
          </w:rPr>
          <w:delText>’</w:delText>
        </w:r>
      </w:del>
      <w:ins w:id="3425" w:author="Peng Luqi" w:date="2019-10-13T14:43:00Z">
        <w:r w:rsidR="00EF666F">
          <w:rPr>
            <w:lang w:val="fr-FR"/>
          </w:rPr>
          <w:t>’</w:t>
        </w:r>
      </w:ins>
      <w:r w:rsidRPr="00716360">
        <w:rPr>
          <w:lang w:val="fr-FR"/>
        </w:rPr>
        <w:t>avec ce gars nous n</w:t>
      </w:r>
      <w:del w:id="3426" w:author="Peng Luqi" w:date="2019-10-13T14:43:00Z">
        <w:r w:rsidRPr="00716360" w:rsidDel="00EF666F">
          <w:rPr>
            <w:lang w:val="fr-FR"/>
          </w:rPr>
          <w:delText>’</w:delText>
        </w:r>
      </w:del>
      <w:ins w:id="3427" w:author="Peng Luqi" w:date="2019-10-13T14:43:00Z">
        <w:r w:rsidR="00EF666F">
          <w:rPr>
            <w:lang w:val="fr-FR"/>
          </w:rPr>
          <w:t>’</w:t>
        </w:r>
      </w:ins>
      <w:r w:rsidRPr="00716360">
        <w:rPr>
          <w:lang w:val="fr-FR"/>
        </w:rPr>
        <w:t>avons pas été en contact depuis trois mois, je devrais aller le voir. »</w:t>
      </w:r>
    </w:p>
    <w:p w:rsidR="002B38DF" w:rsidRPr="00716360" w:rsidRDefault="002B38DF">
      <w:pPr>
        <w:pStyle w:val="a3"/>
        <w:ind w:left="170" w:right="170"/>
        <w:jc w:val="both"/>
        <w:rPr>
          <w:lang w:val="fr-FR"/>
        </w:rPr>
        <w:pPrChange w:id="3428" w:author="Peng Luqi" w:date="2019-10-13T14:20:00Z">
          <w:pPr>
            <w:pStyle w:val="a3"/>
            <w:spacing w:before="1"/>
          </w:pPr>
        </w:pPrChange>
      </w:pPr>
    </w:p>
    <w:p w:rsidR="002B38DF" w:rsidRPr="00716360" w:rsidRDefault="00716360">
      <w:pPr>
        <w:pStyle w:val="a3"/>
        <w:ind w:left="170" w:right="170"/>
        <w:jc w:val="both"/>
        <w:rPr>
          <w:lang w:val="fr-FR"/>
        </w:rPr>
        <w:pPrChange w:id="3429" w:author="Peng Luqi" w:date="2019-10-13T14:20:00Z">
          <w:pPr>
            <w:pStyle w:val="a3"/>
            <w:ind w:left="130" w:right="242"/>
          </w:pPr>
        </w:pPrChange>
      </w:pPr>
      <w:r w:rsidRPr="00716360">
        <w:rPr>
          <w:lang w:val="fr-FR"/>
        </w:rPr>
        <w:t>J</w:t>
      </w:r>
      <w:del w:id="3430" w:author="Peng Luqi" w:date="2019-10-13T14:43:00Z">
        <w:r w:rsidRPr="00716360" w:rsidDel="00EF666F">
          <w:rPr>
            <w:lang w:val="fr-FR"/>
          </w:rPr>
          <w:delText>’</w:delText>
        </w:r>
      </w:del>
      <w:ins w:id="3431" w:author="Peng Luqi" w:date="2019-10-13T14:43:00Z">
        <w:r w:rsidR="00EF666F">
          <w:rPr>
            <w:lang w:val="fr-FR"/>
          </w:rPr>
          <w:t>’</w:t>
        </w:r>
      </w:ins>
      <w:r w:rsidRPr="00716360">
        <w:rPr>
          <w:lang w:val="fr-FR"/>
        </w:rPr>
        <w:t>ai alors fait de même. En un clin d</w:t>
      </w:r>
      <w:del w:id="3432" w:author="Peng Luqi" w:date="2019-10-13T14:43:00Z">
        <w:r w:rsidRPr="00716360" w:rsidDel="00EF666F">
          <w:rPr>
            <w:lang w:val="fr-FR"/>
          </w:rPr>
          <w:delText>’</w:delText>
        </w:r>
      </w:del>
      <w:ins w:id="3433" w:author="Peng Luqi" w:date="2019-10-13T14:43:00Z">
        <w:r w:rsidR="00EF666F">
          <w:rPr>
            <w:lang w:val="fr-FR"/>
          </w:rPr>
          <w:t>’</w:t>
        </w:r>
      </w:ins>
      <w:r w:rsidRPr="00716360">
        <w:rPr>
          <w:lang w:val="fr-FR"/>
        </w:rPr>
        <w:t>œil, j</w:t>
      </w:r>
      <w:del w:id="3434" w:author="Peng Luqi" w:date="2019-10-13T14:43:00Z">
        <w:r w:rsidRPr="00716360" w:rsidDel="00EF666F">
          <w:rPr>
            <w:lang w:val="fr-FR"/>
          </w:rPr>
          <w:delText>’</w:delText>
        </w:r>
      </w:del>
      <w:ins w:id="3435" w:author="Peng Luqi" w:date="2019-10-13T14:43:00Z">
        <w:r w:rsidR="00EF666F">
          <w:rPr>
            <w:lang w:val="fr-FR"/>
          </w:rPr>
          <w:t>’</w:t>
        </w:r>
      </w:ins>
      <w:r w:rsidRPr="00716360">
        <w:rPr>
          <w:lang w:val="fr-FR"/>
        </w:rPr>
        <w:t>ai constaté qu</w:t>
      </w:r>
      <w:del w:id="3436" w:author="Peng Luqi" w:date="2019-10-13T14:43:00Z">
        <w:r w:rsidRPr="00716360" w:rsidDel="00EF666F">
          <w:rPr>
            <w:lang w:val="fr-FR"/>
          </w:rPr>
          <w:delText>’</w:delText>
        </w:r>
      </w:del>
      <w:ins w:id="3437" w:author="Peng Luqi" w:date="2019-10-13T14:43:00Z">
        <w:r w:rsidR="00EF666F">
          <w:rPr>
            <w:lang w:val="fr-FR"/>
          </w:rPr>
          <w:t>’</w:t>
        </w:r>
      </w:ins>
      <w:r w:rsidRPr="00716360">
        <w:rPr>
          <w:lang w:val="fr-FR"/>
        </w:rPr>
        <w:t>en réalité, la plupart des relations efficaces exigent qu</w:t>
      </w:r>
      <w:del w:id="3438" w:author="Peng Luqi" w:date="2019-10-13T14:43:00Z">
        <w:r w:rsidRPr="00716360" w:rsidDel="00EF666F">
          <w:rPr>
            <w:lang w:val="fr-FR"/>
          </w:rPr>
          <w:delText>’</w:delText>
        </w:r>
      </w:del>
      <w:ins w:id="3439" w:author="Peng Luqi" w:date="2019-10-13T14:43:00Z">
        <w:r w:rsidR="00EF666F">
          <w:rPr>
            <w:lang w:val="fr-FR"/>
          </w:rPr>
          <w:t>’</w:t>
        </w:r>
      </w:ins>
      <w:r w:rsidRPr="00716360">
        <w:rPr>
          <w:lang w:val="fr-FR"/>
        </w:rPr>
        <w:t>au moins une des personnes prenne l</w:t>
      </w:r>
      <w:del w:id="3440" w:author="Peng Luqi" w:date="2019-10-13T14:43:00Z">
        <w:r w:rsidRPr="00716360" w:rsidDel="00EF666F">
          <w:rPr>
            <w:lang w:val="fr-FR"/>
          </w:rPr>
          <w:delText>’</w:delText>
        </w:r>
      </w:del>
      <w:ins w:id="3441" w:author="Peng Luqi" w:date="2019-10-13T14:43:00Z">
        <w:r w:rsidR="00EF666F">
          <w:rPr>
            <w:lang w:val="fr-FR"/>
          </w:rPr>
          <w:t>’</w:t>
        </w:r>
      </w:ins>
      <w:r w:rsidRPr="00716360">
        <w:rPr>
          <w:lang w:val="fr-FR"/>
        </w:rPr>
        <w:t>initiative, et que, si les deux sont passives, alors le lien s</w:t>
      </w:r>
      <w:del w:id="3442" w:author="Peng Luqi" w:date="2019-10-13T14:43:00Z">
        <w:r w:rsidRPr="00716360" w:rsidDel="00EF666F">
          <w:rPr>
            <w:lang w:val="fr-FR"/>
          </w:rPr>
          <w:delText>’</w:delText>
        </w:r>
      </w:del>
      <w:ins w:id="3443" w:author="Peng Luqi" w:date="2019-10-13T14:43:00Z">
        <w:r w:rsidR="00EF666F">
          <w:rPr>
            <w:lang w:val="fr-FR"/>
          </w:rPr>
          <w:t>’</w:t>
        </w:r>
      </w:ins>
      <w:r w:rsidRPr="00716360">
        <w:rPr>
          <w:lang w:val="fr-FR"/>
        </w:rPr>
        <w:t>estompera lentement. Vous devez mettre à bas les interactions inefficaces. Mais êtes-vous seulement capable de socialiser efficacement ? Pour être socialement efficace, vous devez vous transformer en une personne active dans ce domaine.</w:t>
      </w:r>
    </w:p>
    <w:p w:rsidR="002B38DF" w:rsidRPr="00716360" w:rsidRDefault="002B38DF">
      <w:pPr>
        <w:pStyle w:val="a3"/>
        <w:ind w:left="170" w:right="170"/>
        <w:jc w:val="both"/>
        <w:rPr>
          <w:sz w:val="27"/>
          <w:lang w:val="fr-FR"/>
        </w:rPr>
        <w:pPrChange w:id="3444" w:author="Peng Luqi" w:date="2019-10-13T14:20:00Z">
          <w:pPr>
            <w:pStyle w:val="a3"/>
            <w:spacing w:before="9"/>
          </w:pPr>
        </w:pPrChange>
      </w:pPr>
    </w:p>
    <w:p w:rsidR="002B38DF" w:rsidRDefault="00716360" w:rsidP="00CB23F4">
      <w:pPr>
        <w:pStyle w:val="a3"/>
        <w:ind w:left="170" w:right="170"/>
        <w:jc w:val="both"/>
        <w:rPr>
          <w:ins w:id="3445" w:author="Peng Luqi" w:date="2019-10-13T14:35:00Z"/>
          <w:lang w:val="fr-FR"/>
        </w:rPr>
      </w:pPr>
      <w:r w:rsidRPr="00716360">
        <w:rPr>
          <w:lang w:val="fr-FR"/>
        </w:rPr>
        <w:t>Bien que l</w:t>
      </w:r>
      <w:del w:id="3446" w:author="Peng Luqi" w:date="2019-10-13T14:43:00Z">
        <w:r w:rsidRPr="00716360" w:rsidDel="00EF666F">
          <w:rPr>
            <w:lang w:val="fr-FR"/>
          </w:rPr>
          <w:delText>’</w:delText>
        </w:r>
      </w:del>
      <w:ins w:id="3447" w:author="Peng Luqi" w:date="2019-10-13T14:43:00Z">
        <w:r w:rsidR="00EF666F">
          <w:rPr>
            <w:lang w:val="fr-FR"/>
          </w:rPr>
          <w:t>’</w:t>
        </w:r>
      </w:ins>
      <w:r w:rsidRPr="00716360">
        <w:rPr>
          <w:lang w:val="fr-FR"/>
        </w:rPr>
        <w:t>énergie active soit bonne pour tout le monde, l</w:t>
      </w:r>
      <w:del w:id="3448" w:author="Peng Luqi" w:date="2019-10-13T14:43:00Z">
        <w:r w:rsidRPr="00716360" w:rsidDel="00EF666F">
          <w:rPr>
            <w:lang w:val="fr-FR"/>
          </w:rPr>
          <w:delText>’</w:delText>
        </w:r>
      </w:del>
      <w:ins w:id="3449" w:author="Peng Luqi" w:date="2019-10-13T14:43:00Z">
        <w:r w:rsidR="00EF666F">
          <w:rPr>
            <w:lang w:val="fr-FR"/>
          </w:rPr>
          <w:t>’</w:t>
        </w:r>
      </w:ins>
      <w:r w:rsidRPr="00716360">
        <w:rPr>
          <w:lang w:val="fr-FR"/>
        </w:rPr>
        <w:t>initiative, elle, est délimitée. Au-delà de cette limite, l</w:t>
      </w:r>
      <w:del w:id="3450" w:author="Peng Luqi" w:date="2019-10-13T14:43:00Z">
        <w:r w:rsidRPr="00716360" w:rsidDel="00EF666F">
          <w:rPr>
            <w:lang w:val="fr-FR"/>
          </w:rPr>
          <w:delText>’</w:delText>
        </w:r>
      </w:del>
      <w:ins w:id="3451" w:author="Peng Luqi" w:date="2019-10-13T14:43:00Z">
        <w:r w:rsidR="00EF666F">
          <w:rPr>
            <w:lang w:val="fr-FR"/>
          </w:rPr>
          <w:t>’</w:t>
        </w:r>
      </w:ins>
      <w:r w:rsidRPr="00716360">
        <w:rPr>
          <w:lang w:val="fr-FR"/>
        </w:rPr>
        <w:t>initiative perdra son effet et aura même un effet négatif. Pourquoi une grande partie de l</w:t>
      </w:r>
      <w:del w:id="3452" w:author="Peng Luqi" w:date="2019-10-13T14:43:00Z">
        <w:r w:rsidRPr="00716360" w:rsidDel="00EF666F">
          <w:rPr>
            <w:lang w:val="fr-FR"/>
          </w:rPr>
          <w:delText>’</w:delText>
        </w:r>
      </w:del>
      <w:ins w:id="3453" w:author="Peng Luqi" w:date="2019-10-13T14:43:00Z">
        <w:r w:rsidR="00EF666F">
          <w:rPr>
            <w:lang w:val="fr-FR"/>
          </w:rPr>
          <w:t>’</w:t>
        </w:r>
      </w:ins>
      <w:r w:rsidRPr="00716360">
        <w:rPr>
          <w:lang w:val="fr-FR"/>
        </w:rPr>
        <w:t>éducation familiale finie elle finalement par échouer ? Pourquoi le taux d</w:t>
      </w:r>
      <w:del w:id="3454" w:author="Peng Luqi" w:date="2019-10-13T14:43:00Z">
        <w:r w:rsidRPr="00716360" w:rsidDel="00EF666F">
          <w:rPr>
            <w:lang w:val="fr-FR"/>
          </w:rPr>
          <w:delText>’</w:delText>
        </w:r>
      </w:del>
      <w:ins w:id="3455" w:author="Peng Luqi" w:date="2019-10-13T14:43:00Z">
        <w:r w:rsidR="00EF666F">
          <w:rPr>
            <w:lang w:val="fr-FR"/>
          </w:rPr>
          <w:t>’</w:t>
        </w:r>
      </w:ins>
      <w:r w:rsidRPr="00716360">
        <w:rPr>
          <w:lang w:val="fr-FR"/>
        </w:rPr>
        <w:t>échecs est-il si élevé ? Pourquoi le vaste débat sociétal ne permet-il pas de résoudre ce problème ? Il y a une explication possible à cela :</w:t>
      </w:r>
    </w:p>
    <w:p w:rsidR="00B850D0" w:rsidRPr="00716360" w:rsidRDefault="00B850D0">
      <w:pPr>
        <w:pStyle w:val="a3"/>
        <w:ind w:left="170" w:right="170"/>
        <w:jc w:val="both"/>
        <w:rPr>
          <w:lang w:val="fr-FR"/>
        </w:rPr>
        <w:pPrChange w:id="3456" w:author="Peng Luqi" w:date="2019-10-13T14:20:00Z">
          <w:pPr>
            <w:pStyle w:val="a3"/>
            <w:ind w:left="130" w:right="344"/>
          </w:pPr>
        </w:pPrChange>
      </w:pPr>
    </w:p>
    <w:p w:rsidR="002B38DF" w:rsidRDefault="00716360" w:rsidP="00B850D0">
      <w:pPr>
        <w:pStyle w:val="a3"/>
        <w:ind w:left="720" w:right="720"/>
        <w:jc w:val="both"/>
        <w:rPr>
          <w:ins w:id="3457" w:author="Peng Luqi" w:date="2019-10-13T14:35:00Z"/>
          <w:lang w:val="fr-FR"/>
        </w:rPr>
      </w:pPr>
      <w:r w:rsidRPr="00716360">
        <w:rPr>
          <w:lang w:val="fr-FR"/>
        </w:rPr>
        <w:t>Les parents utilisent toujours le pouvoir d</w:t>
      </w:r>
      <w:del w:id="3458" w:author="Peng Luqi" w:date="2019-10-13T14:43:00Z">
        <w:r w:rsidRPr="00716360" w:rsidDel="00EF666F">
          <w:rPr>
            <w:lang w:val="fr-FR"/>
          </w:rPr>
          <w:delText>’</w:delText>
        </w:r>
      </w:del>
      <w:ins w:id="3459" w:author="Peng Luqi" w:date="2019-10-13T14:43:00Z">
        <w:r w:rsidR="00EF666F">
          <w:rPr>
            <w:lang w:val="fr-FR"/>
          </w:rPr>
          <w:t>’</w:t>
        </w:r>
      </w:ins>
      <w:r w:rsidRPr="00716360">
        <w:rPr>
          <w:lang w:val="fr-FR"/>
        </w:rPr>
        <w:t>initiative là où ils ne le devraient pas. En d</w:t>
      </w:r>
      <w:del w:id="3460" w:author="Peng Luqi" w:date="2019-10-13T14:43:00Z">
        <w:r w:rsidRPr="00716360" w:rsidDel="00EF666F">
          <w:rPr>
            <w:lang w:val="fr-FR"/>
          </w:rPr>
          <w:delText>’</w:delText>
        </w:r>
      </w:del>
      <w:ins w:id="3461" w:author="Peng Luqi" w:date="2019-10-13T14:43:00Z">
        <w:r w:rsidR="00EF666F">
          <w:rPr>
            <w:lang w:val="fr-FR"/>
          </w:rPr>
          <w:t>’</w:t>
        </w:r>
      </w:ins>
      <w:r w:rsidRPr="00716360">
        <w:rPr>
          <w:lang w:val="fr-FR"/>
        </w:rPr>
        <w:t>autres termes, les parents franchissent involontairement la « frontière active » sans le savoir.</w:t>
      </w:r>
    </w:p>
    <w:p w:rsidR="00B850D0" w:rsidRDefault="00B850D0" w:rsidP="00ED6DB6">
      <w:pPr>
        <w:pStyle w:val="a3"/>
        <w:ind w:right="720"/>
        <w:jc w:val="both"/>
        <w:rPr>
          <w:ins w:id="3462" w:author="Peng Luqi" w:date="2019-10-13T21:40:00Z"/>
          <w:lang w:val="fr-FR"/>
        </w:rPr>
      </w:pPr>
    </w:p>
    <w:p w:rsidR="00ED6DB6" w:rsidRPr="00716360" w:rsidDel="00ED6DB6" w:rsidRDefault="00ED6DB6">
      <w:pPr>
        <w:pStyle w:val="a3"/>
        <w:ind w:right="720"/>
        <w:jc w:val="both"/>
        <w:rPr>
          <w:del w:id="3463" w:author="Peng Luqi" w:date="2019-10-13T21:40:00Z"/>
          <w:lang w:val="fr-FR"/>
        </w:rPr>
        <w:pPrChange w:id="3464" w:author="Peng Luqi" w:date="2019-10-13T21:40:00Z">
          <w:pPr>
            <w:pStyle w:val="a3"/>
            <w:spacing w:before="2"/>
            <w:ind w:left="130" w:right="257"/>
          </w:pPr>
        </w:pPrChange>
      </w:pPr>
    </w:p>
    <w:p w:rsidR="00AF0C0B" w:rsidDel="00ED6DB6" w:rsidRDefault="00AF0C0B">
      <w:pPr>
        <w:ind w:left="170" w:right="170"/>
        <w:jc w:val="both"/>
        <w:rPr>
          <w:del w:id="3465" w:author="Peng Luqi" w:date="2019-10-13T21:40:00Z"/>
          <w:lang w:val="fr-FR"/>
        </w:rPr>
        <w:sectPr w:rsidR="00AF0C0B" w:rsidDel="00ED6DB6">
          <w:pgSz w:w="11910" w:h="16840"/>
          <w:pgMar w:top="1360" w:right="1240" w:bottom="280" w:left="1320" w:header="720" w:footer="720" w:gutter="0"/>
          <w:cols w:space="720"/>
        </w:sectPr>
        <w:pPrChange w:id="3466" w:author="Peng Luqi" w:date="2019-10-13T14:20:00Z">
          <w:pPr/>
        </w:pPrChange>
      </w:pPr>
    </w:p>
    <w:p w:rsidR="002B38DF" w:rsidRPr="00716360" w:rsidRDefault="00716360">
      <w:pPr>
        <w:pStyle w:val="a3"/>
        <w:ind w:left="170" w:right="170"/>
        <w:jc w:val="both"/>
        <w:rPr>
          <w:sz w:val="20"/>
          <w:lang w:val="fr-FR"/>
          <w:rPrChange w:id="3467" w:author="Peng Luqi" w:date="2019-10-12T17:46:00Z">
            <w:rPr>
              <w:sz w:val="20"/>
            </w:rPr>
          </w:rPrChange>
        </w:rPr>
        <w:pPrChange w:id="3468" w:author="Peng Luqi" w:date="2019-10-13T14:20:00Z">
          <w:pPr>
            <w:pStyle w:val="a3"/>
            <w:ind w:left="132"/>
          </w:pPr>
        </w:pPrChange>
      </w:pPr>
      <w:r w:rsidRPr="00716360">
        <w:rPr>
          <w:noProof/>
          <w:sz w:val="20"/>
          <w:lang w:val="fr-FR"/>
          <w:rPrChange w:id="3469" w:author="Peng Luqi" w:date="2019-10-12T17:46:00Z">
            <w:rPr>
              <w:noProof/>
              <w:sz w:val="20"/>
            </w:rPr>
          </w:rPrChange>
        </w:rPr>
        <w:drawing>
          <wp:inline distT="0" distB="0" distL="0" distR="0">
            <wp:extent cx="3806433" cy="379476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3806433" cy="3794760"/>
                    </a:xfrm>
                    <a:prstGeom prst="rect">
                      <a:avLst/>
                    </a:prstGeom>
                  </pic:spPr>
                </pic:pic>
              </a:graphicData>
            </a:graphic>
          </wp:inline>
        </w:drawing>
      </w:r>
    </w:p>
    <w:p w:rsidR="002B38DF" w:rsidRPr="00716360" w:rsidRDefault="002B38DF">
      <w:pPr>
        <w:pStyle w:val="a3"/>
        <w:ind w:left="170" w:right="170"/>
        <w:jc w:val="both"/>
        <w:rPr>
          <w:sz w:val="21"/>
          <w:lang w:val="fr-FR"/>
          <w:rPrChange w:id="3470" w:author="Peng Luqi" w:date="2019-10-12T17:46:00Z">
            <w:rPr>
              <w:sz w:val="21"/>
            </w:rPr>
          </w:rPrChange>
        </w:rPr>
        <w:pPrChange w:id="3471" w:author="Peng Luqi" w:date="2019-10-13T14:20:00Z">
          <w:pPr>
            <w:pStyle w:val="a3"/>
            <w:spacing w:before="2"/>
          </w:pPr>
        </w:pPrChange>
      </w:pPr>
    </w:p>
    <w:p w:rsidR="002B38DF" w:rsidRPr="006C3CF6" w:rsidRDefault="00716360">
      <w:pPr>
        <w:pStyle w:val="a3"/>
        <w:ind w:left="170" w:right="170"/>
        <w:jc w:val="both"/>
        <w:rPr>
          <w:lang w:val="fr-FR"/>
        </w:rPr>
        <w:pPrChange w:id="3472" w:author="Peng Luqi" w:date="2019-10-13T14:20:00Z">
          <w:pPr>
            <w:pStyle w:val="a3"/>
            <w:spacing w:before="87"/>
            <w:ind w:left="130"/>
          </w:pPr>
        </w:pPrChange>
      </w:pPr>
      <w:r w:rsidRPr="00716360">
        <w:rPr>
          <w:lang w:val="fr-FR"/>
        </w:rPr>
        <w:t>La première limite de l</w:t>
      </w:r>
      <w:del w:id="3473" w:author="Peng Luqi" w:date="2019-10-13T14:43:00Z">
        <w:r w:rsidRPr="00716360" w:rsidDel="00EF666F">
          <w:rPr>
            <w:lang w:val="fr-FR"/>
          </w:rPr>
          <w:delText>’</w:delText>
        </w:r>
      </w:del>
      <w:ins w:id="3474" w:author="Peng Luqi" w:date="2019-10-13T14:43:00Z">
        <w:r w:rsidR="00EF666F">
          <w:rPr>
            <w:lang w:val="fr-FR"/>
          </w:rPr>
          <w:t>’</w:t>
        </w:r>
      </w:ins>
      <w:r w:rsidRPr="00716360">
        <w:rPr>
          <w:lang w:val="fr-FR"/>
        </w:rPr>
        <w:t>initiative est elle-même.</w:t>
      </w:r>
    </w:p>
    <w:p w:rsidR="002B38DF" w:rsidRPr="00423E76" w:rsidRDefault="002B38DF">
      <w:pPr>
        <w:pStyle w:val="a3"/>
        <w:ind w:left="170" w:right="170"/>
        <w:jc w:val="both"/>
        <w:rPr>
          <w:sz w:val="27"/>
          <w:lang w:val="fr-FR"/>
        </w:rPr>
        <w:pPrChange w:id="3475" w:author="Peng Luqi" w:date="2019-10-13T14:20:00Z">
          <w:pPr>
            <w:pStyle w:val="a3"/>
            <w:spacing w:before="10"/>
          </w:pPr>
        </w:pPrChange>
      </w:pPr>
    </w:p>
    <w:p w:rsidR="002B38DF" w:rsidRPr="00983763" w:rsidRDefault="00716360">
      <w:pPr>
        <w:pStyle w:val="a3"/>
        <w:ind w:left="170" w:right="170"/>
        <w:jc w:val="both"/>
        <w:rPr>
          <w:lang w:val="fr-FR"/>
        </w:rPr>
        <w:pPrChange w:id="3476" w:author="Peng Luqi" w:date="2019-10-13T14:20:00Z">
          <w:pPr>
            <w:pStyle w:val="a3"/>
            <w:spacing w:before="1"/>
            <w:ind w:left="130" w:right="480"/>
            <w:jc w:val="both"/>
          </w:pPr>
        </w:pPrChange>
      </w:pPr>
      <w:r w:rsidRPr="00423E76">
        <w:rPr>
          <w:lang w:val="fr-FR"/>
        </w:rPr>
        <w:t>En soi, tout le monde devrait adopter une attitude proactive, mais, au-delà de soi-même, au-delà de sa limite active, l</w:t>
      </w:r>
      <w:del w:id="3477" w:author="Peng Luqi" w:date="2019-10-13T14:43:00Z">
        <w:r w:rsidRPr="00423E76" w:rsidDel="00EF666F">
          <w:rPr>
            <w:lang w:val="fr-FR"/>
          </w:rPr>
          <w:delText>’</w:delText>
        </w:r>
      </w:del>
      <w:ins w:id="3478" w:author="Peng Luqi" w:date="2019-10-13T14:43:00Z">
        <w:r w:rsidR="00EF666F">
          <w:rPr>
            <w:lang w:val="fr-FR"/>
          </w:rPr>
          <w:t>’</w:t>
        </w:r>
      </w:ins>
      <w:r w:rsidRPr="00423E76">
        <w:rPr>
          <w:lang w:val="fr-FR"/>
        </w:rPr>
        <w:t>initiative risque davantage d</w:t>
      </w:r>
      <w:del w:id="3479" w:author="Peng Luqi" w:date="2019-10-13T14:43:00Z">
        <w:r w:rsidRPr="00423E76" w:rsidDel="00EF666F">
          <w:rPr>
            <w:lang w:val="fr-FR"/>
          </w:rPr>
          <w:delText>’</w:delText>
        </w:r>
      </w:del>
      <w:ins w:id="3480" w:author="Peng Luqi" w:date="2019-10-13T14:43:00Z">
        <w:r w:rsidR="00EF666F">
          <w:rPr>
            <w:lang w:val="fr-FR"/>
          </w:rPr>
          <w:t>’</w:t>
        </w:r>
      </w:ins>
      <w:r w:rsidRPr="00423E76">
        <w:rPr>
          <w:lang w:val="fr-FR"/>
        </w:rPr>
        <w:t>avoir un effet négatif. Si les parents essaient de devenir meilleurs, alors l</w:t>
      </w:r>
      <w:del w:id="3481" w:author="Peng Luqi" w:date="2019-10-13T14:43:00Z">
        <w:r w:rsidRPr="00423E76" w:rsidDel="00EF666F">
          <w:rPr>
            <w:lang w:val="fr-FR"/>
          </w:rPr>
          <w:delText>’</w:delText>
        </w:r>
      </w:del>
      <w:ins w:id="3482" w:author="Peng Luqi" w:date="2019-10-13T14:43:00Z">
        <w:r w:rsidR="00EF666F">
          <w:rPr>
            <w:lang w:val="fr-FR"/>
          </w:rPr>
          <w:t>’</w:t>
        </w:r>
      </w:ins>
      <w:r w:rsidRPr="00423E76">
        <w:rPr>
          <w:lang w:val="fr-FR"/>
        </w:rPr>
        <w:t>initiative doit se faire dans leur limite active.</w:t>
      </w:r>
    </w:p>
    <w:p w:rsidR="002B38DF" w:rsidRPr="00336030" w:rsidRDefault="002B38DF">
      <w:pPr>
        <w:pStyle w:val="a3"/>
        <w:ind w:left="170" w:right="170"/>
        <w:jc w:val="both"/>
        <w:rPr>
          <w:lang w:val="fr-FR"/>
        </w:rPr>
        <w:pPrChange w:id="3483" w:author="Peng Luqi" w:date="2019-10-13T14:20:00Z">
          <w:pPr>
            <w:pStyle w:val="a3"/>
            <w:spacing w:before="2"/>
          </w:pPr>
        </w:pPrChange>
      </w:pPr>
    </w:p>
    <w:p w:rsidR="002B38DF" w:rsidRPr="00716360" w:rsidRDefault="00716360">
      <w:pPr>
        <w:pStyle w:val="a3"/>
        <w:ind w:left="170" w:right="170"/>
        <w:jc w:val="both"/>
        <w:rPr>
          <w:lang w:val="fr-FR"/>
        </w:rPr>
        <w:pPrChange w:id="3484" w:author="Peng Luqi" w:date="2019-10-13T14:20:00Z">
          <w:pPr>
            <w:pStyle w:val="a3"/>
            <w:spacing w:before="1"/>
            <w:ind w:left="130" w:right="274"/>
          </w:pPr>
        </w:pPrChange>
      </w:pPr>
      <w:r w:rsidRPr="00716360">
        <w:rPr>
          <w:lang w:val="fr-FR"/>
        </w:rPr>
        <w:t>Il est dommage que les mots les plus communs prononcés par la plupart des parents ou les pensées les plus fréquemment exprimées soient : « Notre génération était ainsi ». Puis ils espèrent que la génération suivante sera différente de la leur, afin qu</w:t>
      </w:r>
      <w:del w:id="3485" w:author="Peng Luqi" w:date="2019-10-13T14:43:00Z">
        <w:r w:rsidRPr="00716360" w:rsidDel="00EF666F">
          <w:rPr>
            <w:lang w:val="fr-FR"/>
          </w:rPr>
          <w:delText>’</w:delText>
        </w:r>
      </w:del>
      <w:ins w:id="3486" w:author="Peng Luqi" w:date="2019-10-13T14:43:00Z">
        <w:r w:rsidR="00EF666F">
          <w:rPr>
            <w:lang w:val="fr-FR"/>
          </w:rPr>
          <w:t>’</w:t>
        </w:r>
      </w:ins>
      <w:r w:rsidRPr="00716360">
        <w:rPr>
          <w:lang w:val="fr-FR"/>
        </w:rPr>
        <w:t>ils puissent projeter leurs propres comportements actifs (en dehors d</w:t>
      </w:r>
      <w:del w:id="3487" w:author="Peng Luqi" w:date="2019-10-13T14:43:00Z">
        <w:r w:rsidRPr="00716360" w:rsidDel="00EF666F">
          <w:rPr>
            <w:lang w:val="fr-FR"/>
          </w:rPr>
          <w:delText>’</w:delText>
        </w:r>
      </w:del>
      <w:ins w:id="3488" w:author="Peng Luqi" w:date="2019-10-13T14:43:00Z">
        <w:r w:rsidR="00EF666F">
          <w:rPr>
            <w:lang w:val="fr-FR"/>
          </w:rPr>
          <w:t>’</w:t>
        </w:r>
      </w:ins>
      <w:r w:rsidRPr="00716360">
        <w:rPr>
          <w:lang w:val="fr-FR"/>
        </w:rPr>
        <w:t>eux-mêmes, c</w:t>
      </w:r>
      <w:del w:id="3489" w:author="Peng Luqi" w:date="2019-10-13T14:43:00Z">
        <w:r w:rsidRPr="00716360" w:rsidDel="00EF666F">
          <w:rPr>
            <w:lang w:val="fr-FR"/>
          </w:rPr>
          <w:delText>’</w:delText>
        </w:r>
      </w:del>
      <w:ins w:id="3490" w:author="Peng Luqi" w:date="2019-10-13T14:43:00Z">
        <w:r w:rsidR="00EF666F">
          <w:rPr>
            <w:lang w:val="fr-FR"/>
          </w:rPr>
          <w:t>’</w:t>
        </w:r>
      </w:ins>
      <w:r w:rsidRPr="00716360">
        <w:rPr>
          <w:lang w:val="fr-FR"/>
        </w:rPr>
        <w:t>est-à-dire en dehors de leurs limites actives) à leurs enfants.</w:t>
      </w:r>
    </w:p>
    <w:p w:rsidR="002B38DF" w:rsidRPr="00716360" w:rsidRDefault="002B38DF">
      <w:pPr>
        <w:pStyle w:val="a3"/>
        <w:ind w:left="170" w:right="170"/>
        <w:jc w:val="both"/>
        <w:rPr>
          <w:sz w:val="27"/>
          <w:lang w:val="fr-FR"/>
        </w:rPr>
        <w:pPrChange w:id="3491" w:author="Peng Luqi" w:date="2019-10-13T14:20:00Z">
          <w:pPr>
            <w:pStyle w:val="a3"/>
            <w:spacing w:before="8"/>
          </w:pPr>
        </w:pPrChange>
      </w:pPr>
    </w:p>
    <w:p w:rsidR="002B38DF" w:rsidRPr="00716360" w:rsidRDefault="00716360">
      <w:pPr>
        <w:pStyle w:val="a3"/>
        <w:ind w:left="170" w:right="170"/>
        <w:jc w:val="both"/>
        <w:rPr>
          <w:lang w:val="fr-FR"/>
        </w:rPr>
        <w:pPrChange w:id="3492" w:author="Peng Luqi" w:date="2019-10-13T14:20:00Z">
          <w:pPr>
            <w:pStyle w:val="a3"/>
            <w:ind w:left="130" w:right="616"/>
          </w:pPr>
        </w:pPrChange>
      </w:pPr>
      <w:r w:rsidRPr="00716360">
        <w:rPr>
          <w:lang w:val="fr-FR"/>
        </w:rPr>
        <w:t>Ce à quoi ils ne s</w:t>
      </w:r>
      <w:del w:id="3493" w:author="Peng Luqi" w:date="2019-10-13T14:43:00Z">
        <w:r w:rsidRPr="00716360" w:rsidDel="00EF666F">
          <w:rPr>
            <w:lang w:val="fr-FR"/>
          </w:rPr>
          <w:delText>’</w:delText>
        </w:r>
      </w:del>
      <w:ins w:id="3494" w:author="Peng Luqi" w:date="2019-10-13T14:43:00Z">
        <w:r w:rsidR="00EF666F">
          <w:rPr>
            <w:lang w:val="fr-FR"/>
          </w:rPr>
          <w:t>’</w:t>
        </w:r>
      </w:ins>
      <w:r w:rsidRPr="00716360">
        <w:rPr>
          <w:lang w:val="fr-FR"/>
        </w:rPr>
        <w:t>attendent pas, c</w:t>
      </w:r>
      <w:del w:id="3495" w:author="Peng Luqi" w:date="2019-10-13T14:43:00Z">
        <w:r w:rsidRPr="00716360" w:rsidDel="00EF666F">
          <w:rPr>
            <w:lang w:val="fr-FR"/>
          </w:rPr>
          <w:delText>’</w:delText>
        </w:r>
      </w:del>
      <w:ins w:id="3496" w:author="Peng Luqi" w:date="2019-10-13T14:43:00Z">
        <w:r w:rsidR="00EF666F">
          <w:rPr>
            <w:lang w:val="fr-FR"/>
          </w:rPr>
          <w:t>’</w:t>
        </w:r>
      </w:ins>
      <w:r w:rsidRPr="00716360">
        <w:rPr>
          <w:lang w:val="fr-FR"/>
        </w:rPr>
        <w:t>est que cela est presque totalement contre- productif :</w:t>
      </w:r>
    </w:p>
    <w:p w:rsidR="002B38DF" w:rsidRPr="00716360" w:rsidRDefault="002B38DF">
      <w:pPr>
        <w:pStyle w:val="a3"/>
        <w:ind w:left="170" w:right="170"/>
        <w:jc w:val="both"/>
        <w:rPr>
          <w:sz w:val="27"/>
          <w:lang w:val="fr-FR"/>
        </w:rPr>
        <w:pPrChange w:id="3497" w:author="Peng Luqi" w:date="2019-10-13T14:20:00Z">
          <w:pPr>
            <w:pStyle w:val="a3"/>
            <w:spacing w:before="11"/>
          </w:pPr>
        </w:pPrChange>
      </w:pPr>
    </w:p>
    <w:p w:rsidR="002B38DF" w:rsidRPr="00716360" w:rsidRDefault="006E7375">
      <w:pPr>
        <w:pStyle w:val="a4"/>
        <w:numPr>
          <w:ilvl w:val="2"/>
          <w:numId w:val="23"/>
        </w:numPr>
        <w:tabs>
          <w:tab w:val="left" w:pos="851"/>
        </w:tabs>
        <w:ind w:left="1077" w:right="720" w:hanging="357"/>
        <w:jc w:val="both"/>
        <w:rPr>
          <w:sz w:val="28"/>
          <w:lang w:val="fr-FR"/>
        </w:rPr>
        <w:pPrChange w:id="3498" w:author="Peng Luqi" w:date="2019-10-13T14:36:00Z">
          <w:pPr>
            <w:pStyle w:val="a4"/>
            <w:numPr>
              <w:ilvl w:val="2"/>
              <w:numId w:val="15"/>
            </w:numPr>
            <w:tabs>
              <w:tab w:val="left" w:pos="851"/>
            </w:tabs>
            <w:spacing w:line="322" w:lineRule="exact"/>
          </w:pPr>
        </w:pPrChange>
      </w:pPr>
      <w:ins w:id="3499" w:author="Peng Luqi" w:date="2019-10-13T14:36:00Z">
        <w:r>
          <w:rPr>
            <w:sz w:val="28"/>
            <w:lang w:val="fr-FR"/>
          </w:rPr>
          <w:t xml:space="preserve">   </w:t>
        </w:r>
      </w:ins>
      <w:r w:rsidR="00716360" w:rsidRPr="00716360">
        <w:rPr>
          <w:sz w:val="28"/>
          <w:lang w:val="fr-FR"/>
        </w:rPr>
        <w:t>Eux-mêmes, en tant que parents, ne verront pas leur avenir</w:t>
      </w:r>
      <w:r w:rsidR="00716360" w:rsidRPr="006E7375">
        <w:rPr>
          <w:sz w:val="28"/>
          <w:lang w:val="fr-FR"/>
          <w:rPrChange w:id="3500" w:author="Peng Luqi" w:date="2019-10-13T14:36:00Z">
            <w:rPr>
              <w:spacing w:val="-22"/>
              <w:sz w:val="28"/>
              <w:lang w:val="fr-FR"/>
            </w:rPr>
          </w:rPrChange>
        </w:rPr>
        <w:t xml:space="preserve"> </w:t>
      </w:r>
      <w:r w:rsidR="00716360" w:rsidRPr="00716360">
        <w:rPr>
          <w:sz w:val="28"/>
          <w:lang w:val="fr-FR"/>
        </w:rPr>
        <w:t>s</w:t>
      </w:r>
      <w:del w:id="3501" w:author="Peng Luqi" w:date="2019-10-13T14:43:00Z">
        <w:r w:rsidR="00716360" w:rsidRPr="00716360" w:rsidDel="00EF666F">
          <w:rPr>
            <w:sz w:val="28"/>
            <w:lang w:val="fr-FR"/>
          </w:rPr>
          <w:delText>’</w:delText>
        </w:r>
      </w:del>
      <w:ins w:id="3502" w:author="Peng Luqi" w:date="2019-10-13T14:43:00Z">
        <w:r w:rsidR="00EF666F">
          <w:rPr>
            <w:sz w:val="28"/>
            <w:lang w:val="fr-FR"/>
          </w:rPr>
          <w:t>’</w:t>
        </w:r>
      </w:ins>
      <w:r w:rsidR="00716360" w:rsidRPr="00716360">
        <w:rPr>
          <w:sz w:val="28"/>
          <w:lang w:val="fr-FR"/>
        </w:rPr>
        <w:t>améliorer.</w:t>
      </w:r>
    </w:p>
    <w:p w:rsidR="002B38DF" w:rsidRPr="00716360" w:rsidRDefault="006E7375">
      <w:pPr>
        <w:pStyle w:val="a4"/>
        <w:numPr>
          <w:ilvl w:val="2"/>
          <w:numId w:val="23"/>
        </w:numPr>
        <w:tabs>
          <w:tab w:val="left" w:pos="851"/>
        </w:tabs>
        <w:ind w:left="1077" w:right="720" w:hanging="357"/>
        <w:jc w:val="both"/>
        <w:rPr>
          <w:sz w:val="28"/>
          <w:lang w:val="fr-FR"/>
        </w:rPr>
        <w:pPrChange w:id="3503" w:author="Peng Luqi" w:date="2019-10-13T14:36:00Z">
          <w:pPr>
            <w:pStyle w:val="a4"/>
            <w:numPr>
              <w:ilvl w:val="2"/>
              <w:numId w:val="15"/>
            </w:numPr>
            <w:tabs>
              <w:tab w:val="left" w:pos="851"/>
            </w:tabs>
            <w:spacing w:line="242" w:lineRule="auto"/>
            <w:ind w:right="1123"/>
          </w:pPr>
        </w:pPrChange>
      </w:pPr>
      <w:ins w:id="3504" w:author="Peng Luqi" w:date="2019-10-13T14:36:00Z">
        <w:r>
          <w:rPr>
            <w:sz w:val="28"/>
            <w:lang w:val="fr-FR"/>
          </w:rPr>
          <w:t xml:space="preserve">   </w:t>
        </w:r>
      </w:ins>
      <w:r w:rsidR="00716360" w:rsidRPr="00716360">
        <w:rPr>
          <w:sz w:val="28"/>
          <w:lang w:val="fr-FR"/>
        </w:rPr>
        <w:t>Leurs enfants ont été inconsciemment transformés en « personnes passives pour elles-mêmes</w:t>
      </w:r>
      <w:r w:rsidR="00716360" w:rsidRPr="006E7375">
        <w:rPr>
          <w:sz w:val="28"/>
          <w:lang w:val="fr-FR"/>
          <w:rPrChange w:id="3505" w:author="Peng Luqi" w:date="2019-10-13T14:36:00Z">
            <w:rPr>
              <w:spacing w:val="-1"/>
              <w:sz w:val="28"/>
              <w:lang w:val="fr-FR"/>
            </w:rPr>
          </w:rPrChange>
        </w:rPr>
        <w:t xml:space="preserve"> </w:t>
      </w:r>
      <w:r w:rsidR="00716360" w:rsidRPr="00716360">
        <w:rPr>
          <w:sz w:val="28"/>
          <w:lang w:val="fr-FR"/>
        </w:rPr>
        <w:t>».</w:t>
      </w:r>
    </w:p>
    <w:p w:rsidR="002B38DF" w:rsidRPr="00716360" w:rsidRDefault="002B38DF">
      <w:pPr>
        <w:pStyle w:val="a3"/>
        <w:ind w:left="170" w:right="170"/>
        <w:jc w:val="both"/>
        <w:rPr>
          <w:sz w:val="27"/>
          <w:lang w:val="fr-FR"/>
        </w:rPr>
        <w:pPrChange w:id="3506" w:author="Peng Luqi" w:date="2019-10-13T14:20:00Z">
          <w:pPr>
            <w:pStyle w:val="a3"/>
            <w:spacing w:before="8"/>
          </w:pPr>
        </w:pPrChange>
      </w:pPr>
    </w:p>
    <w:p w:rsidR="002B38DF" w:rsidRDefault="00716360" w:rsidP="00CB23F4">
      <w:pPr>
        <w:pStyle w:val="a3"/>
        <w:ind w:left="170" w:right="170"/>
        <w:jc w:val="both"/>
        <w:rPr>
          <w:ins w:id="3507" w:author="Peng Luqi" w:date="2019-10-13T21:43:00Z"/>
          <w:lang w:val="fr-FR"/>
        </w:rPr>
      </w:pPr>
      <w:r w:rsidRPr="00716360">
        <w:rPr>
          <w:lang w:val="fr-FR"/>
        </w:rPr>
        <w:t>Le bon choix aurait été :</w:t>
      </w:r>
    </w:p>
    <w:p w:rsidR="00ED6DB6" w:rsidRDefault="00ED6DB6" w:rsidP="00CB23F4">
      <w:pPr>
        <w:pStyle w:val="a3"/>
        <w:ind w:left="170" w:right="170"/>
        <w:jc w:val="both"/>
        <w:rPr>
          <w:ins w:id="3508" w:author="Peng Luqi" w:date="2019-10-13T21:43:00Z"/>
          <w:lang w:val="fr-FR"/>
        </w:rPr>
      </w:pPr>
    </w:p>
    <w:p w:rsidR="00ED6DB6" w:rsidRPr="00716360" w:rsidDel="00ED6DB6" w:rsidRDefault="00ED6DB6">
      <w:pPr>
        <w:pStyle w:val="a3"/>
        <w:ind w:left="170" w:right="170"/>
        <w:jc w:val="both"/>
        <w:rPr>
          <w:del w:id="3509" w:author="Peng Luqi" w:date="2019-10-13T21:43:00Z"/>
          <w:lang w:val="fr-FR"/>
        </w:rPr>
        <w:pPrChange w:id="3510" w:author="Peng Luqi" w:date="2019-10-13T14:20:00Z">
          <w:pPr>
            <w:pStyle w:val="a3"/>
            <w:ind w:left="130"/>
          </w:pPr>
        </w:pPrChange>
      </w:pPr>
    </w:p>
    <w:p w:rsidR="00AF0C0B" w:rsidDel="00ED6DB6" w:rsidRDefault="00AF0C0B">
      <w:pPr>
        <w:ind w:left="170" w:right="170"/>
        <w:jc w:val="both"/>
        <w:rPr>
          <w:del w:id="3511" w:author="Peng Luqi" w:date="2019-10-13T21:43:00Z"/>
          <w:lang w:val="fr-FR"/>
        </w:rPr>
        <w:sectPr w:rsidR="00AF0C0B" w:rsidDel="00ED6DB6">
          <w:pgSz w:w="11910" w:h="16840"/>
          <w:pgMar w:top="1440" w:right="1240" w:bottom="280" w:left="1320" w:header="720" w:footer="720" w:gutter="0"/>
          <w:cols w:space="720"/>
        </w:sectPr>
        <w:pPrChange w:id="3512" w:author="Peng Luqi" w:date="2019-10-13T14:20:00Z">
          <w:pPr/>
        </w:pPrChange>
      </w:pPr>
    </w:p>
    <w:p w:rsidR="002B38DF" w:rsidRPr="00716360" w:rsidRDefault="006E7375">
      <w:pPr>
        <w:pStyle w:val="a4"/>
        <w:numPr>
          <w:ilvl w:val="2"/>
          <w:numId w:val="23"/>
        </w:numPr>
        <w:tabs>
          <w:tab w:val="left" w:pos="851"/>
        </w:tabs>
        <w:ind w:left="1077" w:right="720" w:hanging="357"/>
        <w:jc w:val="both"/>
        <w:rPr>
          <w:sz w:val="28"/>
          <w:lang w:val="fr-FR"/>
        </w:rPr>
        <w:pPrChange w:id="3513" w:author="Peng Luqi" w:date="2019-10-13T14:36:00Z">
          <w:pPr>
            <w:pStyle w:val="a4"/>
            <w:numPr>
              <w:ilvl w:val="2"/>
              <w:numId w:val="15"/>
            </w:numPr>
            <w:tabs>
              <w:tab w:val="left" w:pos="851"/>
            </w:tabs>
            <w:spacing w:before="65" w:line="322" w:lineRule="exact"/>
          </w:pPr>
        </w:pPrChange>
      </w:pPr>
      <w:ins w:id="3514" w:author="Peng Luqi" w:date="2019-10-13T14:36:00Z">
        <w:r>
          <w:rPr>
            <w:sz w:val="28"/>
            <w:lang w:val="fr-FR"/>
          </w:rPr>
          <w:t xml:space="preserve">   </w:t>
        </w:r>
      </w:ins>
      <w:r w:rsidR="00716360" w:rsidRPr="00716360">
        <w:rPr>
          <w:sz w:val="28"/>
          <w:lang w:val="fr-FR"/>
        </w:rPr>
        <w:t>Pour les parents, de prendre l</w:t>
      </w:r>
      <w:del w:id="3515" w:author="Peng Luqi" w:date="2019-10-13T14:43:00Z">
        <w:r w:rsidR="00716360" w:rsidRPr="00716360" w:rsidDel="00EF666F">
          <w:rPr>
            <w:sz w:val="28"/>
            <w:lang w:val="fr-FR"/>
          </w:rPr>
          <w:delText>’</w:delText>
        </w:r>
      </w:del>
      <w:ins w:id="3516" w:author="Peng Luqi" w:date="2019-10-13T14:43:00Z">
        <w:r w:rsidR="00EF666F">
          <w:rPr>
            <w:sz w:val="28"/>
            <w:lang w:val="fr-FR"/>
          </w:rPr>
          <w:t>’</w:t>
        </w:r>
      </w:ins>
      <w:r w:rsidR="00716360" w:rsidRPr="00716360">
        <w:rPr>
          <w:sz w:val="28"/>
          <w:lang w:val="fr-FR"/>
        </w:rPr>
        <w:t>initiative de s</w:t>
      </w:r>
      <w:del w:id="3517" w:author="Peng Luqi" w:date="2019-10-13T14:43:00Z">
        <w:r w:rsidR="00716360" w:rsidRPr="00716360" w:rsidDel="00EF666F">
          <w:rPr>
            <w:sz w:val="28"/>
            <w:lang w:val="fr-FR"/>
          </w:rPr>
          <w:delText>’</w:delText>
        </w:r>
      </w:del>
      <w:ins w:id="3518" w:author="Peng Luqi" w:date="2019-10-13T14:43:00Z">
        <w:r w:rsidR="00EF666F">
          <w:rPr>
            <w:sz w:val="28"/>
            <w:lang w:val="fr-FR"/>
          </w:rPr>
          <w:t>’</w:t>
        </w:r>
      </w:ins>
      <w:r w:rsidR="00716360" w:rsidRPr="00716360">
        <w:rPr>
          <w:sz w:val="28"/>
          <w:lang w:val="fr-FR"/>
        </w:rPr>
        <w:t>améliorer</w:t>
      </w:r>
      <w:r w:rsidR="00716360" w:rsidRPr="006E7375">
        <w:rPr>
          <w:sz w:val="28"/>
          <w:lang w:val="fr-FR"/>
          <w:rPrChange w:id="3519" w:author="Peng Luqi" w:date="2019-10-13T14:36:00Z">
            <w:rPr>
              <w:spacing w:val="-13"/>
              <w:sz w:val="28"/>
              <w:lang w:val="fr-FR"/>
            </w:rPr>
          </w:rPrChange>
        </w:rPr>
        <w:t xml:space="preserve"> </w:t>
      </w:r>
      <w:r w:rsidR="00716360" w:rsidRPr="00716360">
        <w:rPr>
          <w:sz w:val="28"/>
          <w:lang w:val="fr-FR"/>
        </w:rPr>
        <w:t>eux-mêmes.</w:t>
      </w:r>
    </w:p>
    <w:p w:rsidR="002B38DF" w:rsidRPr="00716360" w:rsidRDefault="006E7375">
      <w:pPr>
        <w:pStyle w:val="a4"/>
        <w:numPr>
          <w:ilvl w:val="2"/>
          <w:numId w:val="23"/>
        </w:numPr>
        <w:tabs>
          <w:tab w:val="left" w:pos="851"/>
        </w:tabs>
        <w:ind w:left="1077" w:right="720" w:hanging="357"/>
        <w:jc w:val="both"/>
        <w:rPr>
          <w:sz w:val="28"/>
          <w:lang w:val="fr-FR"/>
        </w:rPr>
        <w:pPrChange w:id="3520" w:author="Peng Luqi" w:date="2019-10-13T14:36:00Z">
          <w:pPr>
            <w:pStyle w:val="a4"/>
            <w:numPr>
              <w:ilvl w:val="2"/>
              <w:numId w:val="15"/>
            </w:numPr>
            <w:tabs>
              <w:tab w:val="left" w:pos="851"/>
            </w:tabs>
            <w:ind w:right="447"/>
          </w:pPr>
        </w:pPrChange>
      </w:pPr>
      <w:ins w:id="3521" w:author="Peng Luqi" w:date="2019-10-13T14:36:00Z">
        <w:r>
          <w:rPr>
            <w:sz w:val="28"/>
            <w:lang w:val="fr-FR"/>
          </w:rPr>
          <w:t xml:space="preserve">   </w:t>
        </w:r>
      </w:ins>
      <w:r w:rsidR="00716360" w:rsidRPr="00716360">
        <w:rPr>
          <w:sz w:val="28"/>
          <w:lang w:val="fr-FR"/>
        </w:rPr>
        <w:t>Permettre à l</w:t>
      </w:r>
      <w:del w:id="3522" w:author="Peng Luqi" w:date="2019-10-13T14:43:00Z">
        <w:r w:rsidR="00716360" w:rsidRPr="00716360" w:rsidDel="00EF666F">
          <w:rPr>
            <w:sz w:val="28"/>
            <w:lang w:val="fr-FR"/>
          </w:rPr>
          <w:delText>’</w:delText>
        </w:r>
      </w:del>
      <w:ins w:id="3523" w:author="Peng Luqi" w:date="2019-10-13T14:43:00Z">
        <w:r w:rsidR="00EF666F">
          <w:rPr>
            <w:sz w:val="28"/>
            <w:lang w:val="fr-FR"/>
          </w:rPr>
          <w:t>’</w:t>
        </w:r>
      </w:ins>
      <w:r w:rsidR="00716360" w:rsidRPr="00716360">
        <w:rPr>
          <w:sz w:val="28"/>
          <w:lang w:val="fr-FR"/>
        </w:rPr>
        <w:t>enfant de devenir meilleur par envie. Il prendra l</w:t>
      </w:r>
      <w:del w:id="3524" w:author="Peng Luqi" w:date="2019-10-13T14:43:00Z">
        <w:r w:rsidR="00716360" w:rsidRPr="00716360" w:rsidDel="00EF666F">
          <w:rPr>
            <w:sz w:val="28"/>
            <w:lang w:val="fr-FR"/>
          </w:rPr>
          <w:delText>’</w:delText>
        </w:r>
      </w:del>
      <w:ins w:id="3525" w:author="Peng Luqi" w:date="2019-10-13T14:43:00Z">
        <w:r w:rsidR="00EF666F">
          <w:rPr>
            <w:sz w:val="28"/>
            <w:lang w:val="fr-FR"/>
          </w:rPr>
          <w:t>’</w:t>
        </w:r>
      </w:ins>
      <w:r w:rsidR="00716360" w:rsidRPr="00716360">
        <w:rPr>
          <w:sz w:val="28"/>
          <w:lang w:val="fr-FR"/>
        </w:rPr>
        <w:t>initiative de lui-même, quand bien même ce soit par</w:t>
      </w:r>
      <w:r w:rsidR="00716360" w:rsidRPr="006E7375">
        <w:rPr>
          <w:sz w:val="28"/>
          <w:lang w:val="fr-FR"/>
          <w:rPrChange w:id="3526" w:author="Peng Luqi" w:date="2019-10-13T14:36:00Z">
            <w:rPr>
              <w:spacing w:val="-6"/>
              <w:sz w:val="28"/>
              <w:lang w:val="fr-FR"/>
            </w:rPr>
          </w:rPrChange>
        </w:rPr>
        <w:t xml:space="preserve"> </w:t>
      </w:r>
      <w:r w:rsidR="00716360" w:rsidRPr="00716360">
        <w:rPr>
          <w:sz w:val="28"/>
          <w:lang w:val="fr-FR"/>
        </w:rPr>
        <w:t>mimétisme.</w:t>
      </w:r>
    </w:p>
    <w:p w:rsidR="002B38DF" w:rsidRPr="00716360" w:rsidRDefault="002B38DF">
      <w:pPr>
        <w:pStyle w:val="a3"/>
        <w:ind w:left="170" w:right="170"/>
        <w:jc w:val="both"/>
        <w:rPr>
          <w:sz w:val="27"/>
          <w:lang w:val="fr-FR"/>
        </w:rPr>
        <w:pPrChange w:id="3527" w:author="Peng Luqi" w:date="2019-10-13T14:20:00Z">
          <w:pPr>
            <w:pStyle w:val="a3"/>
            <w:spacing w:before="10"/>
          </w:pPr>
        </w:pPrChange>
      </w:pPr>
    </w:p>
    <w:p w:rsidR="002B38DF" w:rsidRPr="00716360" w:rsidRDefault="00716360">
      <w:pPr>
        <w:pStyle w:val="a3"/>
        <w:ind w:left="170" w:right="170"/>
        <w:jc w:val="both"/>
        <w:rPr>
          <w:lang w:val="fr-FR"/>
        </w:rPr>
        <w:pPrChange w:id="3528" w:author="Peng Luqi" w:date="2019-10-13T14:20:00Z">
          <w:pPr>
            <w:pStyle w:val="a3"/>
            <w:ind w:left="130"/>
          </w:pPr>
        </w:pPrChange>
      </w:pPr>
      <w:r w:rsidRPr="00716360">
        <w:rPr>
          <w:lang w:val="fr-FR"/>
        </w:rPr>
        <w:lastRenderedPageBreak/>
        <w:t>Mais le bon choix est toujours plus difficile à mettre en œuvre.</w:t>
      </w:r>
    </w:p>
    <w:p w:rsidR="002B38DF" w:rsidRPr="00716360" w:rsidRDefault="002B38DF">
      <w:pPr>
        <w:pStyle w:val="a3"/>
        <w:ind w:left="170" w:right="170"/>
        <w:jc w:val="both"/>
        <w:rPr>
          <w:sz w:val="27"/>
          <w:lang w:val="fr-FR"/>
        </w:rPr>
        <w:pPrChange w:id="3529" w:author="Peng Luqi" w:date="2019-10-13T14:20:00Z">
          <w:pPr>
            <w:pStyle w:val="a3"/>
            <w:spacing w:before="11"/>
          </w:pPr>
        </w:pPrChange>
      </w:pPr>
    </w:p>
    <w:p w:rsidR="002B38DF" w:rsidRPr="00716360" w:rsidRDefault="00716360">
      <w:pPr>
        <w:pStyle w:val="a3"/>
        <w:ind w:left="170" w:right="170"/>
        <w:jc w:val="both"/>
        <w:rPr>
          <w:lang w:val="fr-FR"/>
        </w:rPr>
        <w:pPrChange w:id="3530" w:author="Peng Luqi" w:date="2019-10-13T14:20:00Z">
          <w:pPr>
            <w:pStyle w:val="a3"/>
            <w:ind w:left="130" w:right="351"/>
          </w:pPr>
        </w:pPrChange>
      </w:pPr>
      <w:r w:rsidRPr="00716360">
        <w:rPr>
          <w:lang w:val="fr-FR"/>
        </w:rPr>
        <w:t>Un autre exemple le plus courant est l</w:t>
      </w:r>
      <w:del w:id="3531" w:author="Peng Luqi" w:date="2019-10-13T14:43:00Z">
        <w:r w:rsidRPr="00716360" w:rsidDel="00EF666F">
          <w:rPr>
            <w:lang w:val="fr-FR"/>
          </w:rPr>
          <w:delText>’</w:delText>
        </w:r>
      </w:del>
      <w:ins w:id="3532" w:author="Peng Luqi" w:date="2019-10-13T14:43:00Z">
        <w:r w:rsidR="00EF666F">
          <w:rPr>
            <w:lang w:val="fr-FR"/>
          </w:rPr>
          <w:t>’</w:t>
        </w:r>
      </w:ins>
      <w:r w:rsidRPr="00716360">
        <w:rPr>
          <w:lang w:val="fr-FR"/>
        </w:rPr>
        <w:t>attitude des gens vis-à-vis des exigences éthiques. La moralité et les restrictions devraient s</w:t>
      </w:r>
      <w:del w:id="3533" w:author="Peng Luqi" w:date="2019-10-13T14:43:00Z">
        <w:r w:rsidRPr="00716360" w:rsidDel="00EF666F">
          <w:rPr>
            <w:lang w:val="fr-FR"/>
          </w:rPr>
          <w:delText>’</w:delText>
        </w:r>
      </w:del>
      <w:ins w:id="3534" w:author="Peng Luqi" w:date="2019-10-13T14:43:00Z">
        <w:r w:rsidR="00EF666F">
          <w:rPr>
            <w:lang w:val="fr-FR"/>
          </w:rPr>
          <w:t>’</w:t>
        </w:r>
      </w:ins>
      <w:r w:rsidRPr="00716360">
        <w:rPr>
          <w:lang w:val="fr-FR"/>
        </w:rPr>
        <w:t>appliquer à soi-même, pas aux autres. Il est juste d</w:t>
      </w:r>
      <w:del w:id="3535" w:author="Peng Luqi" w:date="2019-10-13T14:43:00Z">
        <w:r w:rsidRPr="00716360" w:rsidDel="00EF666F">
          <w:rPr>
            <w:lang w:val="fr-FR"/>
          </w:rPr>
          <w:delText>’</w:delText>
        </w:r>
      </w:del>
      <w:ins w:id="3536" w:author="Peng Luqi" w:date="2019-10-13T14:43:00Z">
        <w:r w:rsidR="00EF666F">
          <w:rPr>
            <w:lang w:val="fr-FR"/>
          </w:rPr>
          <w:t>’</w:t>
        </w:r>
      </w:ins>
      <w:r w:rsidRPr="00716360">
        <w:rPr>
          <w:lang w:val="fr-FR"/>
        </w:rPr>
        <w:t>avoir des exigences morales élevées pour soi, mais il est généralement trop naïf de se préoccuper ou d</w:t>
      </w:r>
      <w:del w:id="3537" w:author="Peng Luqi" w:date="2019-10-13T14:43:00Z">
        <w:r w:rsidRPr="00716360" w:rsidDel="00EF666F">
          <w:rPr>
            <w:lang w:val="fr-FR"/>
          </w:rPr>
          <w:delText>’</w:delText>
        </w:r>
      </w:del>
      <w:ins w:id="3538" w:author="Peng Luqi" w:date="2019-10-13T14:43:00Z">
        <w:r w:rsidR="00EF666F">
          <w:rPr>
            <w:lang w:val="fr-FR"/>
          </w:rPr>
          <w:t>’</w:t>
        </w:r>
      </w:ins>
      <w:r w:rsidRPr="00716360">
        <w:rPr>
          <w:lang w:val="fr-FR"/>
        </w:rPr>
        <w:t>avoir des exigences élevées pour les autres. Seule la loi exige à tous. Elle sert à défendre vos droits et vos intérêts. Sans elle cela serait difficile. Vous vous doutez bien pourquoi.</w:t>
      </w:r>
    </w:p>
    <w:p w:rsidR="002B38DF" w:rsidRPr="00716360" w:rsidRDefault="002B38DF">
      <w:pPr>
        <w:pStyle w:val="a3"/>
        <w:ind w:left="170" w:right="170"/>
        <w:jc w:val="both"/>
        <w:rPr>
          <w:lang w:val="fr-FR"/>
        </w:rPr>
        <w:pPrChange w:id="3539" w:author="Peng Luqi" w:date="2019-10-13T14:20:00Z">
          <w:pPr>
            <w:pStyle w:val="a3"/>
            <w:spacing w:before="2"/>
          </w:pPr>
        </w:pPrChange>
      </w:pPr>
    </w:p>
    <w:p w:rsidR="002B38DF" w:rsidRPr="00716360" w:rsidRDefault="00716360">
      <w:pPr>
        <w:pStyle w:val="a3"/>
        <w:ind w:left="170" w:right="170"/>
        <w:jc w:val="both"/>
        <w:rPr>
          <w:lang w:val="fr-FR"/>
        </w:rPr>
        <w:pPrChange w:id="3540" w:author="Peng Luqi" w:date="2019-10-13T14:20:00Z">
          <w:pPr>
            <w:pStyle w:val="a3"/>
            <w:ind w:left="130" w:right="308"/>
          </w:pPr>
        </w:pPrChange>
      </w:pPr>
      <w:r w:rsidRPr="00716360">
        <w:rPr>
          <w:lang w:val="fr-FR"/>
        </w:rPr>
        <w:t>Si vous vous lancez dans l</w:t>
      </w:r>
      <w:del w:id="3541" w:author="Peng Luqi" w:date="2019-10-13T14:43:00Z">
        <w:r w:rsidRPr="00716360" w:rsidDel="00EF666F">
          <w:rPr>
            <w:lang w:val="fr-FR"/>
          </w:rPr>
          <w:delText>’</w:delText>
        </w:r>
      </w:del>
      <w:ins w:id="3542" w:author="Peng Luqi" w:date="2019-10-13T14:43:00Z">
        <w:r w:rsidR="00EF666F">
          <w:rPr>
            <w:lang w:val="fr-FR"/>
          </w:rPr>
          <w:t>’</w:t>
        </w:r>
      </w:ins>
      <w:r w:rsidRPr="00716360">
        <w:rPr>
          <w:lang w:val="fr-FR"/>
        </w:rPr>
        <w:t>investissement fixe, vous deviendrez un investisseur avec certains attributs. Vous serez amenés à rencontrer d</w:t>
      </w:r>
      <w:del w:id="3543" w:author="Peng Luqi" w:date="2019-10-13T14:43:00Z">
        <w:r w:rsidRPr="00716360" w:rsidDel="00EF666F">
          <w:rPr>
            <w:lang w:val="fr-FR"/>
          </w:rPr>
          <w:delText>’</w:delText>
        </w:r>
      </w:del>
      <w:ins w:id="3544" w:author="Peng Luqi" w:date="2019-10-13T14:43:00Z">
        <w:r w:rsidR="00EF666F">
          <w:rPr>
            <w:lang w:val="fr-FR"/>
          </w:rPr>
          <w:t>’</w:t>
        </w:r>
      </w:ins>
      <w:r w:rsidRPr="00716360">
        <w:rPr>
          <w:lang w:val="fr-FR"/>
        </w:rPr>
        <w:t>autres investisseurs, souvent bien différents de vous : ils échangent leurs idées et conseils sur les entreprises dans lesquelles ils investissent et font même des suggestions, ce qui termine souvent en débat houleux. Pourquoi agissent-ils de la sorte ? Parce qu</w:t>
      </w:r>
      <w:del w:id="3545" w:author="Peng Luqi" w:date="2019-10-13T14:43:00Z">
        <w:r w:rsidRPr="00716360" w:rsidDel="00EF666F">
          <w:rPr>
            <w:lang w:val="fr-FR"/>
          </w:rPr>
          <w:delText>’</w:delText>
        </w:r>
      </w:del>
      <w:ins w:id="3546" w:author="Peng Luqi" w:date="2019-10-13T14:43:00Z">
        <w:r w:rsidR="00EF666F">
          <w:rPr>
            <w:lang w:val="fr-FR"/>
          </w:rPr>
          <w:t>’</w:t>
        </w:r>
      </w:ins>
      <w:r w:rsidRPr="00716360">
        <w:rPr>
          <w:lang w:val="fr-FR"/>
        </w:rPr>
        <w:t>ils ignorent qu</w:t>
      </w:r>
      <w:del w:id="3547" w:author="Peng Luqi" w:date="2019-10-13T14:43:00Z">
        <w:r w:rsidRPr="00716360" w:rsidDel="00EF666F">
          <w:rPr>
            <w:lang w:val="fr-FR"/>
          </w:rPr>
          <w:delText>’</w:delText>
        </w:r>
      </w:del>
      <w:ins w:id="3548" w:author="Peng Luqi" w:date="2019-10-13T14:43:00Z">
        <w:r w:rsidR="00EF666F">
          <w:rPr>
            <w:lang w:val="fr-FR"/>
          </w:rPr>
          <w:t>’</w:t>
        </w:r>
      </w:ins>
      <w:r w:rsidRPr="00716360">
        <w:rPr>
          <w:lang w:val="fr-FR"/>
        </w:rPr>
        <w:t>ils sont en-dehors de leurs propres frontières actives. Ils ne savent pas qu</w:t>
      </w:r>
      <w:del w:id="3549" w:author="Peng Luqi" w:date="2019-10-13T14:43:00Z">
        <w:r w:rsidRPr="00716360" w:rsidDel="00EF666F">
          <w:rPr>
            <w:lang w:val="fr-FR"/>
          </w:rPr>
          <w:delText>’</w:delText>
        </w:r>
      </w:del>
      <w:ins w:id="3550" w:author="Peng Luqi" w:date="2019-10-13T14:43:00Z">
        <w:r w:rsidR="00EF666F">
          <w:rPr>
            <w:lang w:val="fr-FR"/>
          </w:rPr>
          <w:t>’</w:t>
        </w:r>
      </w:ins>
      <w:r w:rsidRPr="00716360">
        <w:rPr>
          <w:lang w:val="fr-FR"/>
        </w:rPr>
        <w:t>en dehors de leur frontière, leur propre initiative est inutile, voire contre-productive. Ils ne comprendront jamais, car ils ne sont tout simplement pas capables de rassembler et d</w:t>
      </w:r>
      <w:del w:id="3551" w:author="Peng Luqi" w:date="2019-10-13T14:43:00Z">
        <w:r w:rsidRPr="00716360" w:rsidDel="00EF666F">
          <w:rPr>
            <w:lang w:val="fr-FR"/>
          </w:rPr>
          <w:delText>’</w:delText>
        </w:r>
      </w:del>
      <w:ins w:id="3552" w:author="Peng Luqi" w:date="2019-10-13T14:43:00Z">
        <w:r w:rsidR="00EF666F">
          <w:rPr>
            <w:lang w:val="fr-FR"/>
          </w:rPr>
          <w:t>’</w:t>
        </w:r>
      </w:ins>
      <w:r w:rsidRPr="00716360">
        <w:rPr>
          <w:lang w:val="fr-FR"/>
        </w:rPr>
        <w:t>obtenir en fin de compte l</w:t>
      </w:r>
      <w:del w:id="3553" w:author="Peng Luqi" w:date="2019-10-13T14:43:00Z">
        <w:r w:rsidRPr="00716360" w:rsidDel="00EF666F">
          <w:rPr>
            <w:lang w:val="fr-FR"/>
          </w:rPr>
          <w:delText>’</w:delText>
        </w:r>
      </w:del>
      <w:ins w:id="3554" w:author="Peng Luqi" w:date="2019-10-13T14:43:00Z">
        <w:r w:rsidR="00EF666F">
          <w:rPr>
            <w:lang w:val="fr-FR"/>
          </w:rPr>
          <w:t>’</w:t>
        </w:r>
      </w:ins>
      <w:r w:rsidRPr="00716360">
        <w:rPr>
          <w:lang w:val="fr-FR"/>
        </w:rPr>
        <w:t>investissement des gens qui les entourent. S</w:t>
      </w:r>
      <w:del w:id="3555" w:author="Peng Luqi" w:date="2019-10-13T14:43:00Z">
        <w:r w:rsidRPr="00716360" w:rsidDel="00EF666F">
          <w:rPr>
            <w:lang w:val="fr-FR"/>
          </w:rPr>
          <w:delText>’</w:delText>
        </w:r>
      </w:del>
      <w:ins w:id="3556" w:author="Peng Luqi" w:date="2019-10-13T14:43:00Z">
        <w:r w:rsidR="00EF666F">
          <w:rPr>
            <w:lang w:val="fr-FR"/>
          </w:rPr>
          <w:t>’</w:t>
        </w:r>
      </w:ins>
      <w:r w:rsidRPr="00716360">
        <w:rPr>
          <w:lang w:val="fr-FR"/>
        </w:rPr>
        <w:t>ils en étaient capables, ils comprendraient qu</w:t>
      </w:r>
      <w:del w:id="3557" w:author="Peng Luqi" w:date="2019-10-13T14:43:00Z">
        <w:r w:rsidRPr="00716360" w:rsidDel="00EF666F">
          <w:rPr>
            <w:lang w:val="fr-FR"/>
          </w:rPr>
          <w:delText>’</w:delText>
        </w:r>
      </w:del>
      <w:ins w:id="3558" w:author="Peng Luqi" w:date="2019-10-13T14:43:00Z">
        <w:r w:rsidR="00EF666F">
          <w:rPr>
            <w:lang w:val="fr-FR"/>
          </w:rPr>
          <w:t>’</w:t>
        </w:r>
      </w:ins>
      <w:r w:rsidRPr="00716360">
        <w:rPr>
          <w:lang w:val="fr-FR"/>
        </w:rPr>
        <w:t>il est terrible pour tant de personnes de vouloir influencer, et à quel point il est terrible qu</w:t>
      </w:r>
      <w:del w:id="3559" w:author="Peng Luqi" w:date="2019-10-13T14:43:00Z">
        <w:r w:rsidRPr="00716360" w:rsidDel="00EF666F">
          <w:rPr>
            <w:lang w:val="fr-FR"/>
          </w:rPr>
          <w:delText>’</w:delText>
        </w:r>
      </w:del>
      <w:ins w:id="3560" w:author="Peng Luqi" w:date="2019-10-13T14:43:00Z">
        <w:r w:rsidR="00EF666F">
          <w:rPr>
            <w:lang w:val="fr-FR"/>
          </w:rPr>
          <w:t>’</w:t>
        </w:r>
      </w:ins>
      <w:r w:rsidRPr="00716360">
        <w:rPr>
          <w:lang w:val="fr-FR"/>
        </w:rPr>
        <w:t>elles soient si facilement influencées par le monde extérieur.</w:t>
      </w:r>
    </w:p>
    <w:p w:rsidR="002B38DF" w:rsidRPr="00716360" w:rsidRDefault="002B38DF">
      <w:pPr>
        <w:pStyle w:val="a3"/>
        <w:ind w:left="170" w:right="170"/>
        <w:jc w:val="both"/>
        <w:rPr>
          <w:lang w:val="fr-FR"/>
        </w:rPr>
        <w:pPrChange w:id="3561" w:author="Peng Luqi" w:date="2019-10-13T14:20:00Z">
          <w:pPr>
            <w:pStyle w:val="a3"/>
          </w:pPr>
        </w:pPrChange>
      </w:pPr>
    </w:p>
    <w:p w:rsidR="002B38DF" w:rsidRPr="00716360" w:rsidRDefault="00716360">
      <w:pPr>
        <w:pStyle w:val="a3"/>
        <w:ind w:left="170" w:right="170"/>
        <w:jc w:val="both"/>
        <w:rPr>
          <w:lang w:val="fr-FR"/>
        </w:rPr>
        <w:pPrChange w:id="3562" w:author="Peng Luqi" w:date="2019-10-13T14:20:00Z">
          <w:pPr>
            <w:pStyle w:val="a3"/>
            <w:ind w:left="130" w:right="405"/>
          </w:pPr>
        </w:pPrChange>
      </w:pPr>
      <w:r w:rsidRPr="00716360">
        <w:rPr>
          <w:lang w:val="fr-FR"/>
        </w:rPr>
        <w:t>La deuxième limite de l</w:t>
      </w:r>
      <w:del w:id="3563" w:author="Peng Luqi" w:date="2019-10-13T14:43:00Z">
        <w:r w:rsidRPr="00716360" w:rsidDel="00EF666F">
          <w:rPr>
            <w:lang w:val="fr-FR"/>
          </w:rPr>
          <w:delText>’</w:delText>
        </w:r>
      </w:del>
      <w:ins w:id="3564" w:author="Peng Luqi" w:date="2019-10-13T14:43:00Z">
        <w:r w:rsidR="00EF666F">
          <w:rPr>
            <w:lang w:val="fr-FR"/>
          </w:rPr>
          <w:t>’</w:t>
        </w:r>
      </w:ins>
      <w:r w:rsidRPr="00716360">
        <w:rPr>
          <w:lang w:val="fr-FR"/>
        </w:rPr>
        <w:t>initiative est la portée de contrôle. Nous pouvons contrôler des choses comme la température du climatiseur, la vitesse de la voiture, etc. Nous y reviendrons, mais vous êtes capable de contrôler bien plus que vous ne le pensez. Cependant, il est plus important d</w:t>
      </w:r>
      <w:del w:id="3565" w:author="Peng Luqi" w:date="2019-10-13T14:43:00Z">
        <w:r w:rsidRPr="00716360" w:rsidDel="00EF666F">
          <w:rPr>
            <w:lang w:val="fr-FR"/>
          </w:rPr>
          <w:delText>’</w:delText>
        </w:r>
      </w:del>
      <w:ins w:id="3566" w:author="Peng Luqi" w:date="2019-10-13T14:43:00Z">
        <w:r w:rsidR="00EF666F">
          <w:rPr>
            <w:lang w:val="fr-FR"/>
          </w:rPr>
          <w:t>’</w:t>
        </w:r>
      </w:ins>
      <w:r w:rsidRPr="00716360">
        <w:rPr>
          <w:lang w:val="fr-FR"/>
        </w:rPr>
        <w:t>identifier des choses que vous ne pouvez pas contrôler. Comme par exemple la chance pure, qui est quelque chose que personne ne peut contrôler.</w:t>
      </w:r>
    </w:p>
    <w:p w:rsidR="002B38DF" w:rsidRPr="00716360" w:rsidRDefault="002B38DF">
      <w:pPr>
        <w:pStyle w:val="a3"/>
        <w:ind w:left="170" w:right="170"/>
        <w:jc w:val="both"/>
        <w:rPr>
          <w:lang w:val="fr-FR"/>
        </w:rPr>
        <w:pPrChange w:id="3567" w:author="Peng Luqi" w:date="2019-10-13T14:20:00Z">
          <w:pPr>
            <w:pStyle w:val="a3"/>
            <w:spacing w:before="2"/>
          </w:pPr>
        </w:pPrChange>
      </w:pPr>
    </w:p>
    <w:p w:rsidR="002B38DF" w:rsidRDefault="00850F45" w:rsidP="00CB23F4">
      <w:pPr>
        <w:pStyle w:val="a3"/>
        <w:ind w:left="170" w:right="170"/>
        <w:jc w:val="both"/>
        <w:rPr>
          <w:ins w:id="3568" w:author="Peng Luqi" w:date="2019-10-13T22:31:00Z"/>
          <w:lang w:val="fr-FR"/>
        </w:rPr>
      </w:pPr>
      <w:r w:rsidRPr="00716360">
        <w:rPr>
          <w:noProof/>
          <w:lang w:val="fr-FR"/>
          <w:rPrChange w:id="3569" w:author="Peng Luqi" w:date="2019-10-12T17:46:00Z">
            <w:rPr>
              <w:noProof/>
            </w:rPr>
          </w:rPrChange>
        </w:rPr>
        <w:drawing>
          <wp:anchor distT="0" distB="0" distL="0" distR="0" simplePos="0" relativeHeight="251646976" behindDoc="0" locked="0" layoutInCell="1" allowOverlap="1">
            <wp:simplePos x="0" y="0"/>
            <wp:positionH relativeFrom="page">
              <wp:posOffset>922020</wp:posOffset>
            </wp:positionH>
            <wp:positionV relativeFrom="paragraph">
              <wp:posOffset>715010</wp:posOffset>
            </wp:positionV>
            <wp:extent cx="5717338" cy="113157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717338" cy="1131570"/>
                    </a:xfrm>
                    <a:prstGeom prst="rect">
                      <a:avLst/>
                    </a:prstGeom>
                  </pic:spPr>
                </pic:pic>
              </a:graphicData>
            </a:graphic>
          </wp:anchor>
        </w:drawing>
      </w:r>
      <w:r w:rsidR="00716360" w:rsidRPr="00716360">
        <w:rPr>
          <w:lang w:val="fr-FR"/>
        </w:rPr>
        <w:t>Dans certains cas, la seule compétence est maîtresse, alors que dans d</w:t>
      </w:r>
      <w:del w:id="3570" w:author="Peng Luqi" w:date="2019-10-13T14:43:00Z">
        <w:r w:rsidR="00716360" w:rsidRPr="00716360" w:rsidDel="00EF666F">
          <w:rPr>
            <w:lang w:val="fr-FR"/>
          </w:rPr>
          <w:delText>’</w:delText>
        </w:r>
      </w:del>
      <w:ins w:id="3571" w:author="Peng Luqi" w:date="2019-10-13T14:43:00Z">
        <w:r w:rsidR="00EF666F">
          <w:rPr>
            <w:lang w:val="fr-FR"/>
          </w:rPr>
          <w:t>’</w:t>
        </w:r>
      </w:ins>
      <w:r w:rsidR="00716360" w:rsidRPr="00716360">
        <w:rPr>
          <w:lang w:val="fr-FR"/>
        </w:rPr>
        <w:t>autres ce sera la chance. Entre les deux extrêmes, la compétence et la chance sont différentes.</w:t>
      </w:r>
    </w:p>
    <w:p w:rsidR="00850F45" w:rsidRDefault="00850F45" w:rsidP="00CB23F4">
      <w:pPr>
        <w:pStyle w:val="a3"/>
        <w:ind w:left="170" w:right="170"/>
        <w:jc w:val="both"/>
        <w:rPr>
          <w:ins w:id="3572" w:author="Peng Luqi" w:date="2019-10-13T22:31:00Z"/>
          <w:lang w:val="fr-FR"/>
        </w:rPr>
      </w:pPr>
    </w:p>
    <w:p w:rsidR="00850F45" w:rsidRPr="00716360" w:rsidDel="00850F45" w:rsidRDefault="00850F45">
      <w:pPr>
        <w:pStyle w:val="a3"/>
        <w:ind w:left="170" w:right="170"/>
        <w:jc w:val="both"/>
        <w:rPr>
          <w:del w:id="3573" w:author="Peng Luqi" w:date="2019-10-13T22:31:00Z"/>
          <w:lang w:val="fr-FR"/>
        </w:rPr>
        <w:pPrChange w:id="3574" w:author="Peng Luqi" w:date="2019-10-13T14:20:00Z">
          <w:pPr>
            <w:pStyle w:val="a3"/>
            <w:ind w:left="130" w:right="321"/>
          </w:pPr>
        </w:pPrChange>
      </w:pPr>
    </w:p>
    <w:p w:rsidR="002B38DF" w:rsidRPr="00716360" w:rsidDel="00850F45" w:rsidRDefault="002B38DF">
      <w:pPr>
        <w:pStyle w:val="a3"/>
        <w:ind w:left="170" w:right="170"/>
        <w:jc w:val="both"/>
        <w:rPr>
          <w:del w:id="3575" w:author="Peng Luqi" w:date="2019-10-13T22:31:00Z"/>
          <w:sz w:val="26"/>
          <w:lang w:val="fr-FR"/>
        </w:rPr>
        <w:pPrChange w:id="3576" w:author="Peng Luqi" w:date="2019-10-13T14:20:00Z">
          <w:pPr>
            <w:pStyle w:val="a3"/>
            <w:spacing w:before="2"/>
          </w:pPr>
        </w:pPrChange>
      </w:pPr>
    </w:p>
    <w:p w:rsidR="00AF0C0B" w:rsidDel="00850F45" w:rsidRDefault="00AF0C0B">
      <w:pPr>
        <w:ind w:left="170" w:right="170"/>
        <w:jc w:val="both"/>
        <w:rPr>
          <w:del w:id="3577" w:author="Peng Luqi" w:date="2019-10-13T22:31:00Z"/>
          <w:sz w:val="26"/>
          <w:lang w:val="fr-FR"/>
        </w:rPr>
        <w:sectPr w:rsidR="00AF0C0B" w:rsidDel="00850F45">
          <w:pgSz w:w="11910" w:h="16840"/>
          <w:pgMar w:top="1360" w:right="1240" w:bottom="280" w:left="1320" w:header="720" w:footer="720" w:gutter="0"/>
          <w:cols w:space="720"/>
        </w:sectPr>
        <w:pPrChange w:id="3578" w:author="Peng Luqi" w:date="2019-10-13T14:20:00Z">
          <w:pPr/>
        </w:pPrChange>
      </w:pPr>
    </w:p>
    <w:p w:rsidR="002B38DF" w:rsidRPr="00A92058" w:rsidRDefault="00716360">
      <w:pPr>
        <w:ind w:left="170" w:right="170"/>
        <w:jc w:val="both"/>
        <w:rPr>
          <w:sz w:val="28"/>
        </w:rPr>
        <w:pPrChange w:id="3579" w:author="Peng Luqi" w:date="2019-10-13T14:20:00Z">
          <w:pPr>
            <w:spacing w:before="166"/>
            <w:ind w:left="130" w:right="335"/>
          </w:pPr>
        </w:pPrChange>
      </w:pPr>
      <w:r w:rsidRPr="00A92058">
        <w:rPr>
          <w:sz w:val="28"/>
        </w:rPr>
        <w:t>L</w:t>
      </w:r>
      <w:del w:id="3580" w:author="Peng Luqi" w:date="2019-10-13T14:43:00Z">
        <w:r w:rsidRPr="00A92058" w:rsidDel="00EF666F">
          <w:rPr>
            <w:sz w:val="28"/>
          </w:rPr>
          <w:delText>’</w:delText>
        </w:r>
      </w:del>
      <w:ins w:id="3581" w:author="Peng Luqi" w:date="2019-10-13T14:43:00Z">
        <w:r w:rsidR="00EF666F">
          <w:rPr>
            <w:sz w:val="28"/>
          </w:rPr>
          <w:t>’</w:t>
        </w:r>
      </w:ins>
      <w:r w:rsidRPr="00A92058">
        <w:rPr>
          <w:sz w:val="28"/>
        </w:rPr>
        <w:t>image ci-dessus provient d</w:t>
      </w:r>
      <w:del w:id="3582" w:author="Peng Luqi" w:date="2019-10-13T14:43:00Z">
        <w:r w:rsidRPr="00A92058" w:rsidDel="00EF666F">
          <w:rPr>
            <w:sz w:val="28"/>
          </w:rPr>
          <w:delText>’</w:delText>
        </w:r>
      </w:del>
      <w:ins w:id="3583" w:author="Peng Luqi" w:date="2019-10-13T14:43:00Z">
        <w:r w:rsidR="00EF666F">
          <w:rPr>
            <w:sz w:val="28"/>
          </w:rPr>
          <w:t>’</w:t>
        </w:r>
      </w:ins>
      <w:r w:rsidRPr="00A92058">
        <w:rPr>
          <w:sz w:val="28"/>
        </w:rPr>
        <w:t xml:space="preserve">un ouvrage de Michael J., </w:t>
      </w:r>
      <w:r w:rsidRPr="00A92058">
        <w:rPr>
          <w:i/>
          <w:color w:val="24292E"/>
          <w:sz w:val="28"/>
        </w:rPr>
        <w:t xml:space="preserve">The Success Equation: Untangling Skill and Luck in Business, Sports, and Investing, </w:t>
      </w:r>
      <w:r w:rsidRPr="00A92058">
        <w:rPr>
          <w:sz w:val="28"/>
        </w:rPr>
        <w:t>Mauboussin, 2012.</w:t>
      </w:r>
    </w:p>
    <w:p w:rsidR="002B38DF" w:rsidRPr="00AF0C0B" w:rsidRDefault="002B38DF">
      <w:pPr>
        <w:pStyle w:val="a3"/>
        <w:ind w:left="170" w:right="170"/>
        <w:jc w:val="both"/>
        <w:rPr>
          <w:sz w:val="27"/>
        </w:rPr>
        <w:pPrChange w:id="3584" w:author="Peng Luqi" w:date="2019-10-13T14:20:00Z">
          <w:pPr>
            <w:pStyle w:val="a3"/>
            <w:spacing w:before="10"/>
          </w:pPr>
        </w:pPrChange>
      </w:pPr>
    </w:p>
    <w:p w:rsidR="002B38DF" w:rsidRPr="006C3CF6" w:rsidRDefault="00716360">
      <w:pPr>
        <w:pStyle w:val="a3"/>
        <w:ind w:left="170" w:right="170"/>
        <w:jc w:val="both"/>
        <w:rPr>
          <w:lang w:val="fr-FR"/>
        </w:rPr>
        <w:pPrChange w:id="3585" w:author="Peng Luqi" w:date="2019-10-13T14:20:00Z">
          <w:pPr>
            <w:pStyle w:val="a3"/>
            <w:ind w:left="130"/>
          </w:pPr>
        </w:pPrChange>
      </w:pPr>
      <w:r w:rsidRPr="00716360">
        <w:rPr>
          <w:lang w:val="fr-FR"/>
        </w:rPr>
        <w:t>Il est facile d</w:t>
      </w:r>
      <w:del w:id="3586" w:author="Peng Luqi" w:date="2019-10-13T14:43:00Z">
        <w:r w:rsidRPr="00716360" w:rsidDel="00EF666F">
          <w:rPr>
            <w:lang w:val="fr-FR"/>
          </w:rPr>
          <w:delText>’</w:delText>
        </w:r>
      </w:del>
      <w:ins w:id="3587" w:author="Peng Luqi" w:date="2019-10-13T14:43:00Z">
        <w:r w:rsidR="00EF666F">
          <w:rPr>
            <w:lang w:val="fr-FR"/>
          </w:rPr>
          <w:t>’</w:t>
        </w:r>
      </w:ins>
      <w:r w:rsidRPr="00716360">
        <w:rPr>
          <w:lang w:val="fr-FR"/>
        </w:rPr>
        <w:t>observer que :</w:t>
      </w:r>
    </w:p>
    <w:p w:rsidR="002B38DF" w:rsidRPr="00423E76" w:rsidRDefault="002B38DF">
      <w:pPr>
        <w:pStyle w:val="a3"/>
        <w:ind w:left="170" w:right="170"/>
        <w:jc w:val="both"/>
        <w:rPr>
          <w:lang w:val="fr-FR"/>
        </w:rPr>
        <w:pPrChange w:id="3588" w:author="Peng Luqi" w:date="2019-10-13T14:20:00Z">
          <w:pPr>
            <w:pStyle w:val="a3"/>
            <w:spacing w:before="4"/>
          </w:pPr>
        </w:pPrChange>
      </w:pPr>
    </w:p>
    <w:p w:rsidR="002B38DF" w:rsidRPr="00716360" w:rsidRDefault="006E7375">
      <w:pPr>
        <w:pStyle w:val="a4"/>
        <w:numPr>
          <w:ilvl w:val="2"/>
          <w:numId w:val="23"/>
        </w:numPr>
        <w:tabs>
          <w:tab w:val="left" w:pos="851"/>
        </w:tabs>
        <w:ind w:left="1077" w:right="720" w:hanging="357"/>
        <w:jc w:val="both"/>
        <w:rPr>
          <w:sz w:val="28"/>
          <w:lang w:val="fr-FR"/>
        </w:rPr>
        <w:pPrChange w:id="3589" w:author="Peng Luqi" w:date="2019-10-13T14:37:00Z">
          <w:pPr>
            <w:pStyle w:val="a4"/>
            <w:numPr>
              <w:ilvl w:val="2"/>
              <w:numId w:val="15"/>
            </w:numPr>
            <w:tabs>
              <w:tab w:val="left" w:pos="851"/>
            </w:tabs>
            <w:ind w:right="807"/>
          </w:pPr>
        </w:pPrChange>
      </w:pPr>
      <w:ins w:id="3590" w:author="Peng Luqi" w:date="2019-10-13T14:37:00Z">
        <w:r>
          <w:rPr>
            <w:sz w:val="28"/>
            <w:lang w:val="fr-FR"/>
          </w:rPr>
          <w:t xml:space="preserve">   </w:t>
        </w:r>
      </w:ins>
      <w:r w:rsidR="00716360" w:rsidRPr="00423E76">
        <w:rPr>
          <w:sz w:val="28"/>
          <w:lang w:val="fr-FR"/>
        </w:rPr>
        <w:t>La grande majorité des gens ne travaillent pas dur dans leurs propres frontières</w:t>
      </w:r>
      <w:r w:rsidR="00716360" w:rsidRPr="006E7375">
        <w:rPr>
          <w:sz w:val="28"/>
          <w:lang w:val="fr-FR"/>
          <w:rPrChange w:id="3591" w:author="Peng Luqi" w:date="2019-10-13T14:37:00Z">
            <w:rPr>
              <w:spacing w:val="-1"/>
              <w:sz w:val="28"/>
              <w:lang w:val="fr-FR"/>
            </w:rPr>
          </w:rPrChange>
        </w:rPr>
        <w:t xml:space="preserve"> </w:t>
      </w:r>
      <w:r w:rsidR="00716360" w:rsidRPr="00336030">
        <w:rPr>
          <w:sz w:val="28"/>
          <w:lang w:val="fr-FR"/>
        </w:rPr>
        <w:t>actives.</w:t>
      </w:r>
    </w:p>
    <w:p w:rsidR="002B38DF" w:rsidRPr="00716360" w:rsidRDefault="006E7375">
      <w:pPr>
        <w:pStyle w:val="a4"/>
        <w:numPr>
          <w:ilvl w:val="2"/>
          <w:numId w:val="23"/>
        </w:numPr>
        <w:tabs>
          <w:tab w:val="left" w:pos="851"/>
        </w:tabs>
        <w:ind w:left="1077" w:right="720" w:hanging="357"/>
        <w:jc w:val="both"/>
        <w:rPr>
          <w:sz w:val="28"/>
          <w:lang w:val="fr-FR"/>
        </w:rPr>
        <w:pPrChange w:id="3592" w:author="Peng Luqi" w:date="2019-10-13T14:37:00Z">
          <w:pPr>
            <w:pStyle w:val="a4"/>
            <w:numPr>
              <w:ilvl w:val="2"/>
              <w:numId w:val="15"/>
            </w:numPr>
            <w:tabs>
              <w:tab w:val="left" w:pos="851"/>
            </w:tabs>
            <w:ind w:right="444"/>
          </w:pPr>
        </w:pPrChange>
      </w:pPr>
      <w:ins w:id="3593" w:author="Peng Luqi" w:date="2019-10-13T14:37:00Z">
        <w:r>
          <w:rPr>
            <w:sz w:val="28"/>
            <w:lang w:val="fr-FR"/>
          </w:rPr>
          <w:t xml:space="preserve">   </w:t>
        </w:r>
      </w:ins>
      <w:r w:rsidR="00716360" w:rsidRPr="00716360">
        <w:rPr>
          <w:sz w:val="28"/>
          <w:lang w:val="fr-FR"/>
        </w:rPr>
        <w:t xml:space="preserve">De plus en plus de gens se leurrent en dehors de leurs propres </w:t>
      </w:r>
      <w:r w:rsidR="00716360" w:rsidRPr="00716360">
        <w:rPr>
          <w:sz w:val="28"/>
          <w:lang w:val="fr-FR"/>
        </w:rPr>
        <w:lastRenderedPageBreak/>
        <w:t>frontières actives.</w:t>
      </w:r>
    </w:p>
    <w:p w:rsidR="002B38DF" w:rsidRPr="00716360" w:rsidRDefault="002B38DF">
      <w:pPr>
        <w:pStyle w:val="a3"/>
        <w:ind w:left="170" w:right="170"/>
        <w:jc w:val="both"/>
        <w:rPr>
          <w:sz w:val="27"/>
          <w:lang w:val="fr-FR"/>
        </w:rPr>
        <w:pPrChange w:id="3594" w:author="Peng Luqi" w:date="2019-10-13T14:20:00Z">
          <w:pPr>
            <w:pStyle w:val="a3"/>
            <w:spacing w:before="10"/>
          </w:pPr>
        </w:pPrChange>
      </w:pPr>
    </w:p>
    <w:p w:rsidR="002B38DF" w:rsidRPr="00716360" w:rsidRDefault="00716360">
      <w:pPr>
        <w:pStyle w:val="a3"/>
        <w:ind w:left="170" w:right="170"/>
        <w:jc w:val="both"/>
        <w:rPr>
          <w:lang w:val="fr-FR"/>
        </w:rPr>
        <w:pPrChange w:id="3595" w:author="Peng Luqi" w:date="2019-10-13T14:20:00Z">
          <w:pPr>
            <w:pStyle w:val="a3"/>
            <w:ind w:left="130" w:right="219"/>
          </w:pPr>
        </w:pPrChange>
      </w:pPr>
      <w:r w:rsidRPr="00716360">
        <w:rPr>
          <w:lang w:val="fr-FR"/>
        </w:rPr>
        <w:t>Par conséquent, la grande majorité des dilemmes de la vie peuvent être attribués à :</w:t>
      </w:r>
    </w:p>
    <w:p w:rsidR="002B38DF" w:rsidRPr="006E7375" w:rsidRDefault="002B38DF">
      <w:pPr>
        <w:pStyle w:val="a4"/>
        <w:tabs>
          <w:tab w:val="left" w:pos="851"/>
        </w:tabs>
        <w:ind w:left="1077" w:right="720" w:firstLine="0"/>
        <w:jc w:val="both"/>
        <w:rPr>
          <w:sz w:val="28"/>
          <w:lang w:val="fr-FR"/>
          <w:rPrChange w:id="3596" w:author="Peng Luqi" w:date="2019-10-13T14:37:00Z">
            <w:rPr>
              <w:sz w:val="27"/>
              <w:lang w:val="fr-FR"/>
            </w:rPr>
          </w:rPrChange>
        </w:rPr>
        <w:pPrChange w:id="3597" w:author="Peng Luqi" w:date="2019-10-13T14:37:00Z">
          <w:pPr>
            <w:pStyle w:val="a3"/>
            <w:spacing w:before="10"/>
          </w:pPr>
        </w:pPrChange>
      </w:pPr>
    </w:p>
    <w:p w:rsidR="002B38DF" w:rsidRPr="00716360" w:rsidRDefault="006E7375">
      <w:pPr>
        <w:pStyle w:val="a4"/>
        <w:numPr>
          <w:ilvl w:val="2"/>
          <w:numId w:val="23"/>
        </w:numPr>
        <w:tabs>
          <w:tab w:val="left" w:pos="851"/>
        </w:tabs>
        <w:ind w:left="1077" w:right="720" w:hanging="357"/>
        <w:jc w:val="both"/>
        <w:rPr>
          <w:sz w:val="28"/>
          <w:lang w:val="fr-FR"/>
        </w:rPr>
        <w:pPrChange w:id="3598" w:author="Peng Luqi" w:date="2019-10-13T14:37:00Z">
          <w:pPr>
            <w:pStyle w:val="a4"/>
            <w:numPr>
              <w:ilvl w:val="2"/>
              <w:numId w:val="15"/>
            </w:numPr>
            <w:tabs>
              <w:tab w:val="left" w:pos="851"/>
            </w:tabs>
            <w:spacing w:line="322" w:lineRule="exact"/>
          </w:pPr>
        </w:pPrChange>
      </w:pPr>
      <w:ins w:id="3599" w:author="Peng Luqi" w:date="2019-10-13T14:37:00Z">
        <w:r>
          <w:rPr>
            <w:sz w:val="28"/>
            <w:lang w:val="fr-FR"/>
          </w:rPr>
          <w:t xml:space="preserve">   </w:t>
        </w:r>
      </w:ins>
      <w:r w:rsidR="00716360" w:rsidRPr="00716360">
        <w:rPr>
          <w:sz w:val="28"/>
          <w:lang w:val="fr-FR"/>
        </w:rPr>
        <w:t>Lorsqu</w:t>
      </w:r>
      <w:del w:id="3600" w:author="Peng Luqi" w:date="2019-10-13T14:43:00Z">
        <w:r w:rsidR="00716360" w:rsidRPr="00716360" w:rsidDel="00EF666F">
          <w:rPr>
            <w:sz w:val="28"/>
            <w:lang w:val="fr-FR"/>
          </w:rPr>
          <w:delText>’</w:delText>
        </w:r>
      </w:del>
      <w:ins w:id="3601" w:author="Peng Luqi" w:date="2019-10-13T14:43:00Z">
        <w:r w:rsidR="00EF666F">
          <w:rPr>
            <w:sz w:val="28"/>
            <w:lang w:val="fr-FR"/>
          </w:rPr>
          <w:t>’</w:t>
        </w:r>
      </w:ins>
      <w:r w:rsidR="00716360" w:rsidRPr="00716360">
        <w:rPr>
          <w:sz w:val="28"/>
          <w:lang w:val="fr-FR"/>
        </w:rPr>
        <w:t>il y a initiative, elle n</w:t>
      </w:r>
      <w:del w:id="3602" w:author="Peng Luqi" w:date="2019-10-13T14:43:00Z">
        <w:r w:rsidR="00716360" w:rsidRPr="00716360" w:rsidDel="00EF666F">
          <w:rPr>
            <w:sz w:val="28"/>
            <w:lang w:val="fr-FR"/>
          </w:rPr>
          <w:delText>’</w:delText>
        </w:r>
      </w:del>
      <w:ins w:id="3603" w:author="Peng Luqi" w:date="2019-10-13T14:43:00Z">
        <w:r w:rsidR="00EF666F">
          <w:rPr>
            <w:sz w:val="28"/>
            <w:lang w:val="fr-FR"/>
          </w:rPr>
          <w:t>’</w:t>
        </w:r>
      </w:ins>
      <w:r w:rsidR="00716360" w:rsidRPr="00716360">
        <w:rPr>
          <w:sz w:val="28"/>
          <w:lang w:val="fr-FR"/>
        </w:rPr>
        <w:t>est pas poussée au</w:t>
      </w:r>
      <w:r w:rsidR="00716360" w:rsidRPr="006E7375">
        <w:rPr>
          <w:sz w:val="28"/>
          <w:lang w:val="fr-FR"/>
          <w:rPrChange w:id="3604" w:author="Peng Luqi" w:date="2019-10-13T14:37:00Z">
            <w:rPr>
              <w:spacing w:val="-6"/>
              <w:sz w:val="28"/>
              <w:lang w:val="fr-FR"/>
            </w:rPr>
          </w:rPrChange>
        </w:rPr>
        <w:t xml:space="preserve"> </w:t>
      </w:r>
      <w:r w:rsidR="00716360" w:rsidRPr="00716360">
        <w:rPr>
          <w:sz w:val="28"/>
          <w:lang w:val="fr-FR"/>
        </w:rPr>
        <w:t>maximum</w:t>
      </w:r>
    </w:p>
    <w:p w:rsidR="002B38DF" w:rsidRPr="00716360" w:rsidRDefault="006E7375">
      <w:pPr>
        <w:pStyle w:val="a4"/>
        <w:numPr>
          <w:ilvl w:val="2"/>
          <w:numId w:val="23"/>
        </w:numPr>
        <w:tabs>
          <w:tab w:val="left" w:pos="851"/>
        </w:tabs>
        <w:ind w:left="1077" w:right="720" w:hanging="357"/>
        <w:jc w:val="both"/>
        <w:rPr>
          <w:sz w:val="28"/>
          <w:lang w:val="fr-FR"/>
        </w:rPr>
        <w:pPrChange w:id="3605" w:author="Peng Luqi" w:date="2019-10-13T14:37:00Z">
          <w:pPr>
            <w:pStyle w:val="a4"/>
            <w:numPr>
              <w:ilvl w:val="2"/>
              <w:numId w:val="15"/>
            </w:numPr>
            <w:tabs>
              <w:tab w:val="left" w:pos="851"/>
            </w:tabs>
          </w:pPr>
        </w:pPrChange>
      </w:pPr>
      <w:ins w:id="3606" w:author="Peng Luqi" w:date="2019-10-13T14:37:00Z">
        <w:r>
          <w:rPr>
            <w:sz w:val="28"/>
            <w:lang w:val="fr-FR"/>
          </w:rPr>
          <w:t xml:space="preserve">   </w:t>
        </w:r>
      </w:ins>
      <w:r w:rsidR="00716360" w:rsidRPr="00716360">
        <w:rPr>
          <w:sz w:val="28"/>
          <w:lang w:val="fr-FR"/>
        </w:rPr>
        <w:t>Des initiatives sont prises alors qu</w:t>
      </w:r>
      <w:del w:id="3607" w:author="Peng Luqi" w:date="2019-10-13T14:43:00Z">
        <w:r w:rsidR="00716360" w:rsidRPr="00716360" w:rsidDel="00EF666F">
          <w:rPr>
            <w:sz w:val="28"/>
            <w:lang w:val="fr-FR"/>
          </w:rPr>
          <w:delText>’</w:delText>
        </w:r>
      </w:del>
      <w:ins w:id="3608" w:author="Peng Luqi" w:date="2019-10-13T14:43:00Z">
        <w:r w:rsidR="00EF666F">
          <w:rPr>
            <w:sz w:val="28"/>
            <w:lang w:val="fr-FR"/>
          </w:rPr>
          <w:t>’</w:t>
        </w:r>
      </w:ins>
      <w:r w:rsidR="00716360" w:rsidRPr="00716360">
        <w:rPr>
          <w:sz w:val="28"/>
          <w:lang w:val="fr-FR"/>
        </w:rPr>
        <w:t>il ne le faudrait</w:t>
      </w:r>
      <w:r w:rsidR="00716360" w:rsidRPr="006E7375">
        <w:rPr>
          <w:sz w:val="28"/>
          <w:lang w:val="fr-FR"/>
          <w:rPrChange w:id="3609" w:author="Peng Luqi" w:date="2019-10-13T14:37:00Z">
            <w:rPr>
              <w:spacing w:val="-6"/>
              <w:sz w:val="28"/>
              <w:lang w:val="fr-FR"/>
            </w:rPr>
          </w:rPrChange>
        </w:rPr>
        <w:t xml:space="preserve"> </w:t>
      </w:r>
      <w:r w:rsidR="00716360" w:rsidRPr="00716360">
        <w:rPr>
          <w:sz w:val="28"/>
          <w:lang w:val="fr-FR"/>
        </w:rPr>
        <w:t>pas.</w:t>
      </w:r>
    </w:p>
    <w:p w:rsidR="002B38DF" w:rsidRPr="00716360" w:rsidRDefault="002B38DF">
      <w:pPr>
        <w:pStyle w:val="a3"/>
        <w:ind w:left="170" w:right="170"/>
        <w:jc w:val="both"/>
        <w:rPr>
          <w:sz w:val="27"/>
          <w:lang w:val="fr-FR"/>
        </w:rPr>
        <w:pPrChange w:id="3610" w:author="Peng Luqi" w:date="2019-10-13T14:20:00Z">
          <w:pPr>
            <w:pStyle w:val="a3"/>
            <w:spacing w:before="11"/>
          </w:pPr>
        </w:pPrChange>
      </w:pPr>
    </w:p>
    <w:p w:rsidR="002B38DF" w:rsidRPr="00716360" w:rsidRDefault="00716360">
      <w:pPr>
        <w:pStyle w:val="a3"/>
        <w:ind w:left="170" w:right="170"/>
        <w:jc w:val="both"/>
        <w:rPr>
          <w:lang w:val="fr-FR"/>
        </w:rPr>
        <w:pPrChange w:id="3611" w:author="Peng Luqi" w:date="2019-10-13T14:20:00Z">
          <w:pPr>
            <w:pStyle w:val="a3"/>
            <w:ind w:left="130"/>
          </w:pPr>
        </w:pPrChange>
      </w:pPr>
      <w:r w:rsidRPr="00716360">
        <w:rPr>
          <w:lang w:val="fr-FR"/>
        </w:rPr>
        <w:t>Réfléchissez-y, n</w:t>
      </w:r>
      <w:del w:id="3612" w:author="Peng Luqi" w:date="2019-10-13T14:43:00Z">
        <w:r w:rsidRPr="00716360" w:rsidDel="00EF666F">
          <w:rPr>
            <w:lang w:val="fr-FR"/>
          </w:rPr>
          <w:delText>’</w:delText>
        </w:r>
      </w:del>
      <w:ins w:id="3613" w:author="Peng Luqi" w:date="2019-10-13T14:43:00Z">
        <w:r w:rsidR="00EF666F">
          <w:rPr>
            <w:lang w:val="fr-FR"/>
          </w:rPr>
          <w:t>’</w:t>
        </w:r>
      </w:ins>
      <w:r w:rsidRPr="00716360">
        <w:rPr>
          <w:lang w:val="fr-FR"/>
        </w:rPr>
        <w:t>est-ce pas votre cas ?</w:t>
      </w:r>
    </w:p>
    <w:p w:rsidR="002B38DF" w:rsidRPr="00716360" w:rsidRDefault="002B38DF">
      <w:pPr>
        <w:pStyle w:val="a3"/>
        <w:ind w:left="170" w:right="170"/>
        <w:jc w:val="both"/>
        <w:rPr>
          <w:lang w:val="fr-FR"/>
        </w:rPr>
        <w:pPrChange w:id="3614" w:author="Peng Luqi" w:date="2019-10-13T14:20:00Z">
          <w:pPr>
            <w:pStyle w:val="a3"/>
            <w:spacing w:before="4"/>
          </w:pPr>
        </w:pPrChange>
      </w:pPr>
    </w:p>
    <w:p w:rsidR="002B38DF" w:rsidRPr="00716360" w:rsidRDefault="00716360">
      <w:pPr>
        <w:pStyle w:val="a3"/>
        <w:ind w:left="170" w:right="170"/>
        <w:jc w:val="both"/>
        <w:rPr>
          <w:lang w:val="fr-FR"/>
        </w:rPr>
        <w:pPrChange w:id="3615" w:author="Peng Luqi" w:date="2019-10-13T14:20:00Z">
          <w:pPr>
            <w:pStyle w:val="a3"/>
            <w:ind w:left="130" w:right="382"/>
          </w:pPr>
        </w:pPrChange>
      </w:pPr>
      <w:r w:rsidRPr="00716360">
        <w:rPr>
          <w:lang w:val="fr-FR"/>
        </w:rPr>
        <w:t>Le monde n</w:t>
      </w:r>
      <w:del w:id="3616" w:author="Peng Luqi" w:date="2019-10-13T14:43:00Z">
        <w:r w:rsidRPr="00716360" w:rsidDel="00EF666F">
          <w:rPr>
            <w:lang w:val="fr-FR"/>
          </w:rPr>
          <w:delText>’</w:delText>
        </w:r>
      </w:del>
      <w:ins w:id="3617" w:author="Peng Luqi" w:date="2019-10-13T14:43:00Z">
        <w:r w:rsidR="00EF666F">
          <w:rPr>
            <w:lang w:val="fr-FR"/>
          </w:rPr>
          <w:t>’</w:t>
        </w:r>
      </w:ins>
      <w:r w:rsidRPr="00716360">
        <w:rPr>
          <w:lang w:val="fr-FR"/>
        </w:rPr>
        <w:t>a pas de bienveillance particulière envers un individu. Ainsi, il est peu probable que la plupart des gens soient satisfaits de l</w:t>
      </w:r>
      <w:del w:id="3618" w:author="Peng Luqi" w:date="2019-10-13T14:43:00Z">
        <w:r w:rsidRPr="00716360" w:rsidDel="00EF666F">
          <w:rPr>
            <w:lang w:val="fr-FR"/>
          </w:rPr>
          <w:delText>’</w:delText>
        </w:r>
      </w:del>
      <w:ins w:id="3619" w:author="Peng Luqi" w:date="2019-10-13T14:43:00Z">
        <w:r w:rsidR="00EF666F">
          <w:rPr>
            <w:lang w:val="fr-FR"/>
          </w:rPr>
          <w:t>’</w:t>
        </w:r>
      </w:ins>
      <w:r w:rsidRPr="00716360">
        <w:rPr>
          <w:lang w:val="fr-FR"/>
        </w:rPr>
        <w:t>environnement dans lequel ils évoluent. Par conséquent, la plupart des gens sont plutôt disposés à changer d</w:t>
      </w:r>
      <w:del w:id="3620" w:author="Peng Luqi" w:date="2019-10-13T14:43:00Z">
        <w:r w:rsidRPr="00716360" w:rsidDel="00EF666F">
          <w:rPr>
            <w:lang w:val="fr-FR"/>
          </w:rPr>
          <w:delText>’</w:delText>
        </w:r>
      </w:del>
      <w:ins w:id="3621" w:author="Peng Luqi" w:date="2019-10-13T14:43:00Z">
        <w:r w:rsidR="00EF666F">
          <w:rPr>
            <w:lang w:val="fr-FR"/>
          </w:rPr>
          <w:t>’</w:t>
        </w:r>
      </w:ins>
      <w:r w:rsidRPr="00716360">
        <w:rPr>
          <w:lang w:val="fr-FR"/>
        </w:rPr>
        <w:t>environnement, jusqu</w:t>
      </w:r>
      <w:del w:id="3622" w:author="Peng Luqi" w:date="2019-10-13T14:43:00Z">
        <w:r w:rsidRPr="00716360" w:rsidDel="00EF666F">
          <w:rPr>
            <w:lang w:val="fr-FR"/>
          </w:rPr>
          <w:delText>’</w:delText>
        </w:r>
      </w:del>
      <w:ins w:id="3623" w:author="Peng Luqi" w:date="2019-10-13T14:43:00Z">
        <w:r w:rsidR="00EF666F">
          <w:rPr>
            <w:lang w:val="fr-FR"/>
          </w:rPr>
          <w:t>’</w:t>
        </w:r>
      </w:ins>
      <w:r w:rsidRPr="00716360">
        <w:rPr>
          <w:lang w:val="fr-FR"/>
        </w:rPr>
        <w:t>à ce qu</w:t>
      </w:r>
      <w:del w:id="3624" w:author="Peng Luqi" w:date="2019-10-13T14:43:00Z">
        <w:r w:rsidRPr="00716360" w:rsidDel="00EF666F">
          <w:rPr>
            <w:lang w:val="fr-FR"/>
          </w:rPr>
          <w:delText>’</w:delText>
        </w:r>
      </w:del>
      <w:ins w:id="3625" w:author="Peng Luqi" w:date="2019-10-13T14:43:00Z">
        <w:r w:rsidR="00EF666F">
          <w:rPr>
            <w:lang w:val="fr-FR"/>
          </w:rPr>
          <w:t>’</w:t>
        </w:r>
      </w:ins>
      <w:r w:rsidRPr="00716360">
        <w:rPr>
          <w:lang w:val="fr-FR"/>
        </w:rPr>
        <w:t>ils renoncent et abandonnent.</w:t>
      </w:r>
    </w:p>
    <w:p w:rsidR="002B38DF" w:rsidRPr="00716360" w:rsidRDefault="002B38DF">
      <w:pPr>
        <w:pStyle w:val="a3"/>
        <w:ind w:left="170" w:right="170"/>
        <w:jc w:val="both"/>
        <w:rPr>
          <w:sz w:val="27"/>
          <w:lang w:val="fr-FR"/>
        </w:rPr>
        <w:pPrChange w:id="3626" w:author="Peng Luqi" w:date="2019-10-13T14:20:00Z">
          <w:pPr>
            <w:pStyle w:val="a3"/>
            <w:spacing w:before="10"/>
          </w:pPr>
        </w:pPrChange>
      </w:pPr>
    </w:p>
    <w:p w:rsidR="002B38DF" w:rsidRPr="00716360" w:rsidRDefault="00716360">
      <w:pPr>
        <w:pStyle w:val="a3"/>
        <w:ind w:left="170" w:right="170"/>
        <w:jc w:val="both"/>
        <w:rPr>
          <w:lang w:val="fr-FR"/>
          <w:rPrChange w:id="3627" w:author="Peng Luqi" w:date="2019-10-12T17:46:00Z">
            <w:rPr/>
          </w:rPrChange>
        </w:rPr>
        <w:pPrChange w:id="3628" w:author="Peng Luqi" w:date="2019-10-13T14:20:00Z">
          <w:pPr>
            <w:pStyle w:val="a3"/>
            <w:ind w:left="130" w:right="224"/>
          </w:pPr>
        </w:pPrChange>
      </w:pPr>
      <w:r w:rsidRPr="00716360">
        <w:rPr>
          <w:lang w:val="fr-FR"/>
        </w:rPr>
        <w:t>Quelles sont les erreurs de ceux qui ont finalement abandonné ? Ils ne comprennent tout simplement pas l</w:t>
      </w:r>
      <w:del w:id="3629" w:author="Peng Luqi" w:date="2019-10-13T14:43:00Z">
        <w:r w:rsidRPr="00716360" w:rsidDel="00EF666F">
          <w:rPr>
            <w:lang w:val="fr-FR"/>
          </w:rPr>
          <w:delText>’</w:delText>
        </w:r>
      </w:del>
      <w:ins w:id="3630" w:author="Peng Luqi" w:date="2019-10-13T14:43:00Z">
        <w:r w:rsidR="00EF666F">
          <w:rPr>
            <w:lang w:val="fr-FR"/>
          </w:rPr>
          <w:t>’</w:t>
        </w:r>
      </w:ins>
      <w:r w:rsidRPr="00716360">
        <w:rPr>
          <w:lang w:val="fr-FR"/>
        </w:rPr>
        <w:t>essence de l</w:t>
      </w:r>
      <w:del w:id="3631" w:author="Peng Luqi" w:date="2019-10-13T14:43:00Z">
        <w:r w:rsidRPr="00716360" w:rsidDel="00EF666F">
          <w:rPr>
            <w:lang w:val="fr-FR"/>
          </w:rPr>
          <w:delText>’</w:delText>
        </w:r>
      </w:del>
      <w:ins w:id="3632" w:author="Peng Luqi" w:date="2019-10-13T14:43:00Z">
        <w:r w:rsidR="00EF666F">
          <w:rPr>
            <w:lang w:val="fr-FR"/>
          </w:rPr>
          <w:t>’</w:t>
        </w:r>
      </w:ins>
      <w:r w:rsidRPr="00716360">
        <w:rPr>
          <w:lang w:val="fr-FR"/>
        </w:rPr>
        <w:t>influence : l</w:t>
      </w:r>
      <w:del w:id="3633" w:author="Peng Luqi" w:date="2019-10-13T14:43:00Z">
        <w:r w:rsidRPr="00716360" w:rsidDel="00EF666F">
          <w:rPr>
            <w:lang w:val="fr-FR"/>
          </w:rPr>
          <w:delText>’</w:delText>
        </w:r>
      </w:del>
      <w:ins w:id="3634" w:author="Peng Luqi" w:date="2019-10-13T14:43:00Z">
        <w:r w:rsidR="00EF666F">
          <w:rPr>
            <w:lang w:val="fr-FR"/>
          </w:rPr>
          <w:t>’</w:t>
        </w:r>
      </w:ins>
      <w:r w:rsidRPr="00716360">
        <w:rPr>
          <w:lang w:val="fr-FR"/>
        </w:rPr>
        <w:t>influence n</w:t>
      </w:r>
      <w:del w:id="3635" w:author="Peng Luqi" w:date="2019-10-13T14:43:00Z">
        <w:r w:rsidRPr="00716360" w:rsidDel="00EF666F">
          <w:rPr>
            <w:lang w:val="fr-FR"/>
          </w:rPr>
          <w:delText>’</w:delText>
        </w:r>
      </w:del>
      <w:ins w:id="3636" w:author="Peng Luqi" w:date="2019-10-13T14:43:00Z">
        <w:r w:rsidR="00EF666F">
          <w:rPr>
            <w:lang w:val="fr-FR"/>
          </w:rPr>
          <w:t>’</w:t>
        </w:r>
      </w:ins>
      <w:r w:rsidRPr="00716360">
        <w:rPr>
          <w:lang w:val="fr-FR"/>
        </w:rPr>
        <w:t>est pas ce que vous dites ou faites de votre propre initiative. L</w:t>
      </w:r>
      <w:del w:id="3637" w:author="Peng Luqi" w:date="2019-10-13T14:43:00Z">
        <w:r w:rsidRPr="00716360" w:rsidDel="00EF666F">
          <w:rPr>
            <w:lang w:val="fr-FR"/>
          </w:rPr>
          <w:delText>’</w:delText>
        </w:r>
      </w:del>
      <w:ins w:id="3638" w:author="Peng Luqi" w:date="2019-10-13T14:43:00Z">
        <w:r w:rsidR="00EF666F">
          <w:rPr>
            <w:lang w:val="fr-FR"/>
          </w:rPr>
          <w:t>’</w:t>
        </w:r>
      </w:ins>
      <w:r w:rsidRPr="00716360">
        <w:rPr>
          <w:lang w:val="fr-FR"/>
        </w:rPr>
        <w:t>essence de l</w:t>
      </w:r>
      <w:del w:id="3639" w:author="Peng Luqi" w:date="2019-10-13T14:43:00Z">
        <w:r w:rsidRPr="00716360" w:rsidDel="00EF666F">
          <w:rPr>
            <w:lang w:val="fr-FR"/>
          </w:rPr>
          <w:delText>’</w:delText>
        </w:r>
      </w:del>
      <w:ins w:id="3640" w:author="Peng Luqi" w:date="2019-10-13T14:43:00Z">
        <w:r w:rsidR="00EF666F">
          <w:rPr>
            <w:lang w:val="fr-FR"/>
          </w:rPr>
          <w:t>’</w:t>
        </w:r>
      </w:ins>
      <w:r w:rsidRPr="00716360">
        <w:rPr>
          <w:lang w:val="fr-FR"/>
        </w:rPr>
        <w:t>influence est la suivante : que faites-vous pour déclencher l</w:t>
      </w:r>
      <w:del w:id="3641" w:author="Peng Luqi" w:date="2019-10-13T14:43:00Z">
        <w:r w:rsidRPr="00716360" w:rsidDel="00EF666F">
          <w:rPr>
            <w:lang w:val="fr-FR"/>
          </w:rPr>
          <w:delText>’</w:delText>
        </w:r>
      </w:del>
      <w:ins w:id="3642" w:author="Peng Luqi" w:date="2019-10-13T14:43:00Z">
        <w:r w:rsidR="00EF666F">
          <w:rPr>
            <w:lang w:val="fr-FR"/>
          </w:rPr>
          <w:t>’</w:t>
        </w:r>
      </w:ins>
      <w:r w:rsidRPr="00716360">
        <w:rPr>
          <w:lang w:val="fr-FR"/>
        </w:rPr>
        <w:t>initiative des autres ? Deng Xiaoping le savait bien, et précisément à cause de cela, il changea toute la Chine. Prêtez attention à ceci : Les gens qui investissent valorisent le plus leur capacité à engendrer des gains par eux-mêmes, parce que c</w:t>
      </w:r>
      <w:del w:id="3643" w:author="Peng Luqi" w:date="2019-10-13T14:43:00Z">
        <w:r w:rsidRPr="00716360" w:rsidDel="00EF666F">
          <w:rPr>
            <w:lang w:val="fr-FR"/>
          </w:rPr>
          <w:delText>’</w:delText>
        </w:r>
      </w:del>
      <w:ins w:id="3644" w:author="Peng Luqi" w:date="2019-10-13T14:43:00Z">
        <w:r w:rsidR="00EF666F">
          <w:rPr>
            <w:lang w:val="fr-FR"/>
          </w:rPr>
          <w:t>’</w:t>
        </w:r>
      </w:ins>
      <w:r w:rsidRPr="00716360">
        <w:rPr>
          <w:lang w:val="fr-FR"/>
        </w:rPr>
        <w:t>est la base de toute croissance. Vendre, est une très forte capacité à faire de l</w:t>
      </w:r>
      <w:del w:id="3645" w:author="Peng Luqi" w:date="2019-10-13T14:43:00Z">
        <w:r w:rsidRPr="00716360" w:rsidDel="00EF666F">
          <w:rPr>
            <w:lang w:val="fr-FR"/>
          </w:rPr>
          <w:delText>’</w:delText>
        </w:r>
      </w:del>
      <w:ins w:id="3646" w:author="Peng Luqi" w:date="2019-10-13T14:43:00Z">
        <w:r w:rsidR="00EF666F">
          <w:rPr>
            <w:lang w:val="fr-FR"/>
          </w:rPr>
          <w:t>’</w:t>
        </w:r>
      </w:ins>
      <w:r w:rsidRPr="00716360">
        <w:rPr>
          <w:lang w:val="fr-FR"/>
        </w:rPr>
        <w:t>argent. Les gens qui savent vendre comprennent la nature de l</w:t>
      </w:r>
      <w:del w:id="3647" w:author="Peng Luqi" w:date="2019-10-13T14:43:00Z">
        <w:r w:rsidRPr="00716360" w:rsidDel="00EF666F">
          <w:rPr>
            <w:lang w:val="fr-FR"/>
          </w:rPr>
          <w:delText>’</w:delText>
        </w:r>
      </w:del>
      <w:ins w:id="3648" w:author="Peng Luqi" w:date="2019-10-13T14:43:00Z">
        <w:r w:rsidR="00EF666F">
          <w:rPr>
            <w:lang w:val="fr-FR"/>
          </w:rPr>
          <w:t>’</w:t>
        </w:r>
      </w:ins>
      <w:r w:rsidRPr="00716360">
        <w:rPr>
          <w:lang w:val="fr-FR"/>
        </w:rPr>
        <w:t>influence et ceux qui utilisent l</w:t>
      </w:r>
      <w:del w:id="3649" w:author="Peng Luqi" w:date="2019-10-13T14:43:00Z">
        <w:r w:rsidRPr="00716360" w:rsidDel="00EF666F">
          <w:rPr>
            <w:lang w:val="fr-FR"/>
          </w:rPr>
          <w:delText>’</w:delText>
        </w:r>
      </w:del>
      <w:ins w:id="3650" w:author="Peng Luqi" w:date="2019-10-13T14:43:00Z">
        <w:r w:rsidR="00EF666F">
          <w:rPr>
            <w:lang w:val="fr-FR"/>
          </w:rPr>
          <w:t>’</w:t>
        </w:r>
      </w:ins>
      <w:r w:rsidRPr="00716360">
        <w:rPr>
          <w:lang w:val="fr-FR"/>
        </w:rPr>
        <w:t xml:space="preserve">initiative en dehors de leurs frontières actives sont tous des vendeurs ennuyeux. </w:t>
      </w:r>
      <w:r w:rsidRPr="00716360">
        <w:rPr>
          <w:lang w:val="fr-FR"/>
          <w:rPrChange w:id="3651" w:author="Peng Luqi" w:date="2019-10-12T17:46:00Z">
            <w:rPr/>
          </w:rPrChange>
        </w:rPr>
        <w:t>Vous en prendrez conscience à</w:t>
      </w:r>
      <w:r w:rsidRPr="00716360">
        <w:rPr>
          <w:spacing w:val="-4"/>
          <w:lang w:val="fr-FR"/>
          <w:rPrChange w:id="3652" w:author="Peng Luqi" w:date="2019-10-12T17:46:00Z">
            <w:rPr>
              <w:spacing w:val="-4"/>
            </w:rPr>
          </w:rPrChange>
        </w:rPr>
        <w:t xml:space="preserve"> </w:t>
      </w:r>
      <w:r w:rsidRPr="00716360">
        <w:rPr>
          <w:lang w:val="fr-FR"/>
          <w:rPrChange w:id="3653" w:author="Peng Luqi" w:date="2019-10-12T17:46:00Z">
            <w:rPr/>
          </w:rPrChange>
        </w:rPr>
        <w:t>l</w:t>
      </w:r>
      <w:del w:id="3654" w:author="Peng Luqi" w:date="2019-10-13T14:43:00Z">
        <w:r w:rsidRPr="00716360" w:rsidDel="00EF666F">
          <w:rPr>
            <w:lang w:val="fr-FR"/>
            <w:rPrChange w:id="3655" w:author="Peng Luqi" w:date="2019-10-12T17:46:00Z">
              <w:rPr/>
            </w:rPrChange>
          </w:rPr>
          <w:delText>’</w:delText>
        </w:r>
      </w:del>
      <w:ins w:id="3656" w:author="Peng Luqi" w:date="2019-10-13T14:43:00Z">
        <w:r w:rsidR="00EF666F">
          <w:rPr>
            <w:lang w:val="fr-FR"/>
          </w:rPr>
          <w:t>’</w:t>
        </w:r>
      </w:ins>
      <w:r w:rsidRPr="00716360">
        <w:rPr>
          <w:lang w:val="fr-FR"/>
          <w:rPrChange w:id="3657" w:author="Peng Luqi" w:date="2019-10-12T17:46:00Z">
            <w:rPr/>
          </w:rPrChange>
        </w:rPr>
        <w:t>avenir.</w:t>
      </w:r>
    </w:p>
    <w:p w:rsidR="002B38DF" w:rsidRPr="00716360" w:rsidRDefault="002B38DF">
      <w:pPr>
        <w:pStyle w:val="a3"/>
        <w:ind w:left="170" w:right="170"/>
        <w:jc w:val="both"/>
        <w:rPr>
          <w:lang w:val="fr-FR"/>
          <w:rPrChange w:id="3658" w:author="Peng Luqi" w:date="2019-10-12T17:46:00Z">
            <w:rPr/>
          </w:rPrChange>
        </w:rPr>
        <w:pPrChange w:id="3659" w:author="Peng Luqi" w:date="2019-10-13T14:20:00Z">
          <w:pPr>
            <w:pStyle w:val="a3"/>
          </w:pPr>
        </w:pPrChange>
      </w:pPr>
    </w:p>
    <w:p w:rsidR="002B38DF" w:rsidRPr="00F23B1D" w:rsidRDefault="00F23B1D">
      <w:pPr>
        <w:pStyle w:val="2"/>
        <w:spacing w:before="0" w:after="0" w:line="240" w:lineRule="auto"/>
        <w:ind w:left="170" w:right="170"/>
        <w:rPr>
          <w:lang w:val="fr-FR"/>
          <w:rPrChange w:id="3660" w:author="Peng Luqi" w:date="2019-10-13T22:44:00Z">
            <w:rPr>
              <w:lang w:val="fr-FR"/>
            </w:rPr>
          </w:rPrChange>
        </w:rPr>
        <w:pPrChange w:id="3661" w:author="Peng Luqi" w:date="2019-10-13T22:44:00Z">
          <w:pPr>
            <w:pStyle w:val="1"/>
            <w:numPr>
              <w:ilvl w:val="1"/>
              <w:numId w:val="15"/>
            </w:numPr>
            <w:tabs>
              <w:tab w:val="left" w:pos="551"/>
            </w:tabs>
            <w:ind w:left="550" w:right="253" w:hanging="420"/>
          </w:pPr>
        </w:pPrChange>
      </w:pPr>
      <w:ins w:id="3662" w:author="Peng Luqi" w:date="2019-10-13T22:44:00Z">
        <w:r>
          <w:rPr>
            <w:rFonts w:ascii="Times New Roman" w:hAnsi="Times New Roman" w:cs="Times New Roman"/>
            <w:sz w:val="28"/>
            <w:szCs w:val="28"/>
            <w:lang w:val="fr-FR"/>
          </w:rPr>
          <w:t xml:space="preserve">9.3 </w:t>
        </w:r>
      </w:ins>
      <w:r w:rsidR="00716360" w:rsidRPr="00F23B1D">
        <w:rPr>
          <w:rFonts w:ascii="Times New Roman" w:hAnsi="Times New Roman" w:cs="Times New Roman"/>
          <w:sz w:val="28"/>
          <w:szCs w:val="28"/>
          <w:lang w:val="fr-FR"/>
          <w:rPrChange w:id="3663" w:author="Peng Luqi" w:date="2019-10-13T22:44:00Z">
            <w:rPr>
              <w:lang w:val="fr-FR"/>
            </w:rPr>
          </w:rPrChange>
        </w:rPr>
        <w:t>Les facteurs qui déterminent le destin se situent souvent en dehors de la limite</w:t>
      </w:r>
      <w:r w:rsidR="00716360" w:rsidRPr="00F23B1D">
        <w:rPr>
          <w:rFonts w:ascii="Times New Roman" w:hAnsi="Times New Roman" w:cs="Times New Roman"/>
          <w:sz w:val="28"/>
          <w:szCs w:val="28"/>
          <w:lang w:val="fr-FR"/>
          <w:rPrChange w:id="3664" w:author="Peng Luqi" w:date="2019-10-13T22:44:00Z">
            <w:rPr>
              <w:spacing w:val="-1"/>
              <w:lang w:val="fr-FR"/>
            </w:rPr>
          </w:rPrChange>
        </w:rPr>
        <w:t xml:space="preserve"> </w:t>
      </w:r>
      <w:r w:rsidR="00716360" w:rsidRPr="00F23B1D">
        <w:rPr>
          <w:rFonts w:ascii="Times New Roman" w:hAnsi="Times New Roman" w:cs="Times New Roman"/>
          <w:sz w:val="28"/>
          <w:szCs w:val="28"/>
          <w:lang w:val="fr-FR"/>
          <w:rPrChange w:id="3665" w:author="Peng Luqi" w:date="2019-10-13T22:44:00Z">
            <w:rPr>
              <w:lang w:val="fr-FR"/>
            </w:rPr>
          </w:rPrChange>
        </w:rPr>
        <w:t>active</w:t>
      </w:r>
    </w:p>
    <w:p w:rsidR="002B38DF" w:rsidRPr="00423E76" w:rsidRDefault="002B38DF">
      <w:pPr>
        <w:pStyle w:val="a3"/>
        <w:ind w:left="170" w:right="170"/>
        <w:jc w:val="both"/>
        <w:rPr>
          <w:b/>
          <w:sz w:val="27"/>
          <w:lang w:val="fr-FR"/>
        </w:rPr>
        <w:pPrChange w:id="3666" w:author="Peng Luqi" w:date="2019-10-13T14:20:00Z">
          <w:pPr>
            <w:pStyle w:val="a3"/>
            <w:spacing w:before="10"/>
          </w:pPr>
        </w:pPrChange>
      </w:pPr>
    </w:p>
    <w:p w:rsidR="002B38DF" w:rsidRDefault="00716360" w:rsidP="00CB23F4">
      <w:pPr>
        <w:pStyle w:val="a3"/>
        <w:ind w:left="170" w:right="170"/>
        <w:jc w:val="both"/>
        <w:rPr>
          <w:ins w:id="3667" w:author="Peng Luqi" w:date="2019-10-13T14:37:00Z"/>
          <w:lang w:val="fr-FR"/>
        </w:rPr>
      </w:pPr>
      <w:r w:rsidRPr="00423E76">
        <w:rPr>
          <w:lang w:val="fr-FR"/>
        </w:rPr>
        <w:t>Ceci est certainement un phénomène remarquable :</w:t>
      </w:r>
    </w:p>
    <w:p w:rsidR="006E7375" w:rsidRDefault="006E7375" w:rsidP="00CB23F4">
      <w:pPr>
        <w:pStyle w:val="a3"/>
        <w:ind w:left="170" w:right="170"/>
        <w:jc w:val="both"/>
        <w:rPr>
          <w:ins w:id="3668" w:author="Peng Luqi" w:date="2019-10-13T22:31:00Z"/>
          <w:lang w:val="fr-FR"/>
        </w:rPr>
      </w:pPr>
    </w:p>
    <w:p w:rsidR="00850F45" w:rsidRPr="00423E76" w:rsidDel="00850F45" w:rsidRDefault="00850F45">
      <w:pPr>
        <w:pStyle w:val="a3"/>
        <w:ind w:left="170" w:right="170"/>
        <w:jc w:val="both"/>
        <w:rPr>
          <w:del w:id="3669" w:author="Peng Luqi" w:date="2019-10-13T22:31:00Z"/>
          <w:lang w:val="fr-FR"/>
        </w:rPr>
        <w:pPrChange w:id="3670" w:author="Peng Luqi" w:date="2019-10-13T14:20:00Z">
          <w:pPr>
            <w:pStyle w:val="a3"/>
            <w:ind w:left="130"/>
          </w:pPr>
        </w:pPrChange>
      </w:pPr>
    </w:p>
    <w:p w:rsidR="00AF0C0B" w:rsidDel="00850F45" w:rsidRDefault="00AF0C0B">
      <w:pPr>
        <w:ind w:left="170" w:right="170"/>
        <w:jc w:val="both"/>
        <w:rPr>
          <w:del w:id="3671" w:author="Peng Luqi" w:date="2019-10-13T22:31:00Z"/>
          <w:lang w:val="fr-FR"/>
        </w:rPr>
        <w:sectPr w:rsidR="00AF0C0B" w:rsidDel="00850F45">
          <w:pgSz w:w="11910" w:h="16840"/>
          <w:pgMar w:top="1580" w:right="1240" w:bottom="280" w:left="1320" w:header="720" w:footer="720" w:gutter="0"/>
          <w:cols w:space="720"/>
        </w:sectPr>
        <w:pPrChange w:id="3672" w:author="Peng Luqi" w:date="2019-10-13T14:20:00Z">
          <w:pPr/>
        </w:pPrChange>
      </w:pPr>
    </w:p>
    <w:p w:rsidR="002B38DF" w:rsidRDefault="00716360">
      <w:pPr>
        <w:pStyle w:val="a3"/>
        <w:ind w:left="720" w:right="720"/>
        <w:jc w:val="both"/>
        <w:rPr>
          <w:ins w:id="3673" w:author="Peng Luqi" w:date="2019-10-13T14:37:00Z"/>
          <w:lang w:val="fr-FR"/>
        </w:rPr>
        <w:pPrChange w:id="3674" w:author="Peng Luqi" w:date="2019-10-13T14:38:00Z">
          <w:pPr>
            <w:pStyle w:val="a3"/>
            <w:ind w:left="170" w:right="170"/>
            <w:jc w:val="both"/>
          </w:pPr>
        </w:pPrChange>
      </w:pPr>
      <w:r w:rsidRPr="00716360">
        <w:rPr>
          <w:lang w:val="fr-FR"/>
        </w:rPr>
        <w:t>Tout ce qui a un impact majeur sur vous n</w:t>
      </w:r>
      <w:del w:id="3675" w:author="Peng Luqi" w:date="2019-10-13T14:43:00Z">
        <w:r w:rsidRPr="00716360" w:rsidDel="00EF666F">
          <w:rPr>
            <w:lang w:val="fr-FR"/>
          </w:rPr>
          <w:delText>’</w:delText>
        </w:r>
      </w:del>
      <w:ins w:id="3676" w:author="Peng Luqi" w:date="2019-10-13T14:43:00Z">
        <w:r w:rsidR="00EF666F">
          <w:rPr>
            <w:lang w:val="fr-FR"/>
          </w:rPr>
          <w:t>’</w:t>
        </w:r>
      </w:ins>
      <w:r w:rsidRPr="00716360">
        <w:rPr>
          <w:lang w:val="fr-FR"/>
        </w:rPr>
        <w:t>est pas quelque chose que vous pouvez contrôler.</w:t>
      </w:r>
    </w:p>
    <w:p w:rsidR="006E7375" w:rsidRPr="00716360" w:rsidRDefault="006E7375">
      <w:pPr>
        <w:pStyle w:val="a3"/>
        <w:ind w:left="170" w:right="170"/>
        <w:jc w:val="both"/>
        <w:rPr>
          <w:lang w:val="fr-FR"/>
        </w:rPr>
        <w:pPrChange w:id="3677" w:author="Peng Luqi" w:date="2019-10-13T14:20:00Z">
          <w:pPr>
            <w:pStyle w:val="a3"/>
            <w:spacing w:before="65"/>
            <w:ind w:left="130" w:right="895"/>
          </w:pPr>
        </w:pPrChange>
      </w:pPr>
    </w:p>
    <w:p w:rsidR="002B38DF" w:rsidRPr="00716360" w:rsidRDefault="00716360">
      <w:pPr>
        <w:pStyle w:val="a3"/>
        <w:ind w:left="170" w:right="170"/>
        <w:jc w:val="both"/>
        <w:rPr>
          <w:lang w:val="fr-FR"/>
        </w:rPr>
        <w:pPrChange w:id="3678" w:author="Peng Luqi" w:date="2019-10-13T14:20:00Z">
          <w:pPr>
            <w:pStyle w:val="a3"/>
            <w:ind w:left="130" w:right="313"/>
          </w:pPr>
        </w:pPrChange>
      </w:pPr>
      <w:r w:rsidRPr="00716360">
        <w:rPr>
          <w:lang w:val="fr-FR"/>
        </w:rPr>
        <w:t>En d</w:t>
      </w:r>
      <w:del w:id="3679" w:author="Peng Luqi" w:date="2019-10-13T14:43:00Z">
        <w:r w:rsidRPr="00716360" w:rsidDel="00EF666F">
          <w:rPr>
            <w:lang w:val="fr-FR"/>
          </w:rPr>
          <w:delText>’</w:delText>
        </w:r>
      </w:del>
      <w:ins w:id="3680" w:author="Peng Luqi" w:date="2019-10-13T14:43:00Z">
        <w:r w:rsidR="00EF666F">
          <w:rPr>
            <w:lang w:val="fr-FR"/>
          </w:rPr>
          <w:t>’</w:t>
        </w:r>
      </w:ins>
      <w:r w:rsidRPr="00716360">
        <w:rPr>
          <w:lang w:val="fr-FR"/>
        </w:rPr>
        <w:t>autres termes, il s</w:t>
      </w:r>
      <w:del w:id="3681" w:author="Peng Luqi" w:date="2019-10-13T14:43:00Z">
        <w:r w:rsidRPr="00716360" w:rsidDel="00EF666F">
          <w:rPr>
            <w:lang w:val="fr-FR"/>
          </w:rPr>
          <w:delText>’</w:delText>
        </w:r>
      </w:del>
      <w:ins w:id="3682" w:author="Peng Luqi" w:date="2019-10-13T14:43:00Z">
        <w:r w:rsidR="00EF666F">
          <w:rPr>
            <w:lang w:val="fr-FR"/>
          </w:rPr>
          <w:t>’</w:t>
        </w:r>
      </w:ins>
      <w:r w:rsidRPr="00716360">
        <w:rPr>
          <w:lang w:val="fr-FR"/>
        </w:rPr>
        <w:t>agit d</w:t>
      </w:r>
      <w:del w:id="3683" w:author="Peng Luqi" w:date="2019-10-13T14:43:00Z">
        <w:r w:rsidRPr="00716360" w:rsidDel="00EF666F">
          <w:rPr>
            <w:lang w:val="fr-FR"/>
          </w:rPr>
          <w:delText>’</w:delText>
        </w:r>
      </w:del>
      <w:ins w:id="3684" w:author="Peng Luqi" w:date="2019-10-13T14:43:00Z">
        <w:r w:rsidR="00EF666F">
          <w:rPr>
            <w:lang w:val="fr-FR"/>
          </w:rPr>
          <w:t>’</w:t>
        </w:r>
      </w:ins>
      <w:r w:rsidRPr="00716360">
        <w:rPr>
          <w:lang w:val="fr-FR"/>
        </w:rPr>
        <w:t>un phénomène plus général. Les facteurs décisifs sont fondamentalement en dehors de vos frontières actives.</w:t>
      </w:r>
    </w:p>
    <w:p w:rsidR="002B38DF" w:rsidRPr="00716360" w:rsidRDefault="00716360">
      <w:pPr>
        <w:pStyle w:val="a3"/>
        <w:ind w:left="170" w:right="170"/>
        <w:jc w:val="both"/>
        <w:rPr>
          <w:sz w:val="26"/>
          <w:lang w:val="fr-FR"/>
        </w:rPr>
        <w:pPrChange w:id="3685" w:author="Peng Luqi" w:date="2019-10-13T14:20:00Z">
          <w:pPr>
            <w:pStyle w:val="a3"/>
            <w:spacing w:before="4"/>
          </w:pPr>
        </w:pPrChange>
      </w:pPr>
      <w:r w:rsidRPr="00716360">
        <w:rPr>
          <w:noProof/>
          <w:lang w:val="fr-FR"/>
          <w:rPrChange w:id="3686" w:author="Peng Luqi" w:date="2019-10-12T17:46:00Z">
            <w:rPr>
              <w:noProof/>
            </w:rPr>
          </w:rPrChange>
        </w:rPr>
        <w:lastRenderedPageBreak/>
        <w:drawing>
          <wp:anchor distT="0" distB="0" distL="0" distR="0" simplePos="0" relativeHeight="251651072" behindDoc="0" locked="0" layoutInCell="1" allowOverlap="1">
            <wp:simplePos x="0" y="0"/>
            <wp:positionH relativeFrom="page">
              <wp:posOffset>922500</wp:posOffset>
            </wp:positionH>
            <wp:positionV relativeFrom="paragraph">
              <wp:posOffset>217577</wp:posOffset>
            </wp:positionV>
            <wp:extent cx="5338280" cy="37947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338280" cy="3794760"/>
                    </a:xfrm>
                    <a:prstGeom prst="rect">
                      <a:avLst/>
                    </a:prstGeom>
                  </pic:spPr>
                </pic:pic>
              </a:graphicData>
            </a:graphic>
          </wp:anchor>
        </w:drawing>
      </w:r>
    </w:p>
    <w:p w:rsidR="002B38DF" w:rsidRPr="006C3CF6" w:rsidRDefault="002B38DF">
      <w:pPr>
        <w:pStyle w:val="a3"/>
        <w:ind w:left="170" w:right="170"/>
        <w:jc w:val="both"/>
        <w:rPr>
          <w:sz w:val="25"/>
          <w:lang w:val="fr-FR"/>
        </w:rPr>
        <w:pPrChange w:id="3687" w:author="Peng Luqi" w:date="2019-10-13T14:20:00Z">
          <w:pPr>
            <w:pStyle w:val="a3"/>
            <w:spacing w:before="6"/>
          </w:pPr>
        </w:pPrChange>
      </w:pPr>
    </w:p>
    <w:p w:rsidR="002B38DF" w:rsidRPr="00423E76" w:rsidRDefault="00716360">
      <w:pPr>
        <w:pStyle w:val="a3"/>
        <w:ind w:left="170" w:right="170"/>
        <w:jc w:val="both"/>
        <w:rPr>
          <w:lang w:val="fr-FR"/>
        </w:rPr>
        <w:pPrChange w:id="3688" w:author="Peng Luqi" w:date="2019-10-13T14:20:00Z">
          <w:pPr>
            <w:pStyle w:val="a3"/>
            <w:ind w:left="130"/>
          </w:pPr>
        </w:pPrChange>
      </w:pPr>
      <w:r w:rsidRPr="00423E76">
        <w:rPr>
          <w:lang w:val="fr-FR"/>
        </w:rPr>
        <w:t>Il y a beaucoup d</w:t>
      </w:r>
      <w:del w:id="3689" w:author="Peng Luqi" w:date="2019-10-13T14:43:00Z">
        <w:r w:rsidRPr="00423E76" w:rsidDel="00EF666F">
          <w:rPr>
            <w:lang w:val="fr-FR"/>
          </w:rPr>
          <w:delText>’</w:delText>
        </w:r>
      </w:del>
      <w:ins w:id="3690" w:author="Peng Luqi" w:date="2019-10-13T14:43:00Z">
        <w:r w:rsidR="00EF666F">
          <w:rPr>
            <w:lang w:val="fr-FR"/>
          </w:rPr>
          <w:t>’</w:t>
        </w:r>
      </w:ins>
      <w:r w:rsidRPr="00423E76">
        <w:rPr>
          <w:lang w:val="fr-FR"/>
        </w:rPr>
        <w:t>exemples.</w:t>
      </w:r>
    </w:p>
    <w:p w:rsidR="002B38DF" w:rsidRPr="00423E76" w:rsidRDefault="002B38DF">
      <w:pPr>
        <w:pStyle w:val="a3"/>
        <w:ind w:left="170" w:right="170"/>
        <w:jc w:val="both"/>
        <w:rPr>
          <w:lang w:val="fr-FR"/>
        </w:rPr>
        <w:pPrChange w:id="3691" w:author="Peng Luqi" w:date="2019-10-13T14:20:00Z">
          <w:pPr>
            <w:pStyle w:val="a3"/>
            <w:spacing w:before="4"/>
          </w:pPr>
        </w:pPrChange>
      </w:pPr>
    </w:p>
    <w:p w:rsidR="002B38DF" w:rsidRPr="00716360" w:rsidRDefault="00716360">
      <w:pPr>
        <w:pStyle w:val="a3"/>
        <w:ind w:left="170" w:right="170"/>
        <w:jc w:val="both"/>
        <w:rPr>
          <w:lang w:val="fr-FR"/>
        </w:rPr>
        <w:pPrChange w:id="3692" w:author="Peng Luqi" w:date="2019-10-13T14:20:00Z">
          <w:pPr>
            <w:pStyle w:val="a3"/>
            <w:ind w:left="130" w:right="296"/>
          </w:pPr>
        </w:pPrChange>
      </w:pPr>
      <w:r w:rsidRPr="00423E76">
        <w:rPr>
          <w:lang w:val="fr-FR"/>
        </w:rPr>
        <w:t>Il existe au Royaume-Uni un joueurs de billard, Ronnie Antonio O</w:t>
      </w:r>
      <w:del w:id="3693" w:author="Peng Luqi" w:date="2019-10-13T14:43:00Z">
        <w:r w:rsidRPr="00423E76" w:rsidDel="00EF666F">
          <w:rPr>
            <w:lang w:val="fr-FR"/>
          </w:rPr>
          <w:delText>’</w:delText>
        </w:r>
      </w:del>
      <w:ins w:id="3694" w:author="Peng Luqi" w:date="2019-10-13T14:43:00Z">
        <w:r w:rsidR="00EF666F">
          <w:rPr>
            <w:lang w:val="fr-FR"/>
          </w:rPr>
          <w:t>’</w:t>
        </w:r>
      </w:ins>
      <w:r w:rsidRPr="00423E76">
        <w:rPr>
          <w:lang w:val="fr-FR"/>
        </w:rPr>
        <w:t>Sullivan, né en 1975. Cet homme es</w:t>
      </w:r>
      <w:r w:rsidRPr="00983763">
        <w:rPr>
          <w:lang w:val="fr-FR"/>
        </w:rPr>
        <w:t>t très beau et son incroyable talent le rend encore plus charmant. Après avoir remporté le Championnat du monde junior à l</w:t>
      </w:r>
      <w:del w:id="3695" w:author="Peng Luqi" w:date="2019-10-13T14:43:00Z">
        <w:r w:rsidRPr="00983763" w:rsidDel="00EF666F">
          <w:rPr>
            <w:lang w:val="fr-FR"/>
          </w:rPr>
          <w:delText>’</w:delText>
        </w:r>
      </w:del>
      <w:ins w:id="3696" w:author="Peng Luqi" w:date="2019-10-13T14:43:00Z">
        <w:r w:rsidR="00EF666F">
          <w:rPr>
            <w:lang w:val="fr-FR"/>
          </w:rPr>
          <w:t>’</w:t>
        </w:r>
      </w:ins>
      <w:r w:rsidRPr="00983763">
        <w:rPr>
          <w:lang w:val="fr-FR"/>
        </w:rPr>
        <w:t>âge de 15 ans, O</w:t>
      </w:r>
      <w:del w:id="3697" w:author="Peng Luqi" w:date="2019-10-13T14:43:00Z">
        <w:r w:rsidRPr="00983763" w:rsidDel="00EF666F">
          <w:rPr>
            <w:lang w:val="fr-FR"/>
          </w:rPr>
          <w:delText>’</w:delText>
        </w:r>
      </w:del>
      <w:ins w:id="3698" w:author="Peng Luqi" w:date="2019-10-13T14:43:00Z">
        <w:r w:rsidR="00EF666F">
          <w:rPr>
            <w:lang w:val="fr-FR"/>
          </w:rPr>
          <w:t>’</w:t>
        </w:r>
      </w:ins>
      <w:r w:rsidRPr="00983763">
        <w:rPr>
          <w:lang w:val="fr-FR"/>
        </w:rPr>
        <w:t>Sullivan a rempor</w:t>
      </w:r>
      <w:r w:rsidRPr="00336030">
        <w:rPr>
          <w:lang w:val="fr-FR"/>
        </w:rPr>
        <w:t>té en tout 65 championnats en date. Il est très rapide, ambidextre, est capable d</w:t>
      </w:r>
      <w:del w:id="3699" w:author="Peng Luqi" w:date="2019-10-13T14:43:00Z">
        <w:r w:rsidRPr="00336030" w:rsidDel="00EF666F">
          <w:rPr>
            <w:lang w:val="fr-FR"/>
          </w:rPr>
          <w:delText>’</w:delText>
        </w:r>
      </w:del>
      <w:ins w:id="3700" w:author="Peng Luqi" w:date="2019-10-13T14:43:00Z">
        <w:r w:rsidR="00EF666F">
          <w:rPr>
            <w:lang w:val="fr-FR"/>
          </w:rPr>
          <w:t>’</w:t>
        </w:r>
      </w:ins>
      <w:r w:rsidRPr="00336030">
        <w:rPr>
          <w:lang w:val="fr-FR"/>
        </w:rPr>
        <w:t>une concentration</w:t>
      </w:r>
      <w:r w:rsidRPr="00716360">
        <w:rPr>
          <w:lang w:val="fr-FR"/>
        </w:rPr>
        <w:t xml:space="preserve"> phénoménale et possède une précision extraordinaire. Génie ou légende, ce qu</w:t>
      </w:r>
      <w:del w:id="3701" w:author="Peng Luqi" w:date="2019-10-13T14:43:00Z">
        <w:r w:rsidRPr="00716360" w:rsidDel="00EF666F">
          <w:rPr>
            <w:lang w:val="fr-FR"/>
          </w:rPr>
          <w:delText>’</w:delText>
        </w:r>
      </w:del>
      <w:ins w:id="3702" w:author="Peng Luqi" w:date="2019-10-13T14:43:00Z">
        <w:r w:rsidR="00EF666F">
          <w:rPr>
            <w:lang w:val="fr-FR"/>
          </w:rPr>
          <w:t>’</w:t>
        </w:r>
      </w:ins>
      <w:r w:rsidRPr="00716360">
        <w:rPr>
          <w:lang w:val="fr-FR"/>
        </w:rPr>
        <w:t>il fait est incroyable.</w:t>
      </w:r>
    </w:p>
    <w:p w:rsidR="002B38DF" w:rsidRPr="00716360" w:rsidRDefault="002B38DF">
      <w:pPr>
        <w:pStyle w:val="a3"/>
        <w:ind w:left="170" w:right="170"/>
        <w:jc w:val="both"/>
        <w:rPr>
          <w:sz w:val="27"/>
          <w:lang w:val="fr-FR"/>
        </w:rPr>
        <w:pPrChange w:id="3703" w:author="Peng Luqi" w:date="2019-10-13T14:20:00Z">
          <w:pPr>
            <w:pStyle w:val="a3"/>
            <w:spacing w:before="9"/>
          </w:pPr>
        </w:pPrChange>
      </w:pPr>
    </w:p>
    <w:p w:rsidR="002B38DF" w:rsidRPr="00716360" w:rsidRDefault="00716360">
      <w:pPr>
        <w:pStyle w:val="a3"/>
        <w:ind w:left="170" w:right="170"/>
        <w:jc w:val="both"/>
        <w:rPr>
          <w:lang w:val="fr-FR"/>
        </w:rPr>
        <w:pPrChange w:id="3704" w:author="Peng Luqi" w:date="2019-10-13T14:20:00Z">
          <w:pPr>
            <w:pStyle w:val="a3"/>
            <w:ind w:left="130"/>
          </w:pPr>
        </w:pPrChange>
      </w:pPr>
      <w:r w:rsidRPr="00716360">
        <w:rPr>
          <w:lang w:val="fr-FR"/>
        </w:rPr>
        <w:t>Cependant, je ne parle pas d</w:t>
      </w:r>
      <w:del w:id="3705" w:author="Peng Luqi" w:date="2019-10-13T14:43:00Z">
        <w:r w:rsidRPr="00716360" w:rsidDel="00EF666F">
          <w:rPr>
            <w:lang w:val="fr-FR"/>
          </w:rPr>
          <w:delText>’</w:delText>
        </w:r>
      </w:del>
      <w:ins w:id="3706" w:author="Peng Luqi" w:date="2019-10-13T14:43:00Z">
        <w:r w:rsidR="00EF666F">
          <w:rPr>
            <w:lang w:val="fr-FR"/>
          </w:rPr>
          <w:t>’</w:t>
        </w:r>
      </w:ins>
      <w:r w:rsidRPr="00716360">
        <w:rPr>
          <w:lang w:val="fr-FR"/>
        </w:rPr>
        <w:t>O</w:t>
      </w:r>
      <w:del w:id="3707" w:author="Peng Luqi" w:date="2019-10-13T14:43:00Z">
        <w:r w:rsidRPr="00716360" w:rsidDel="00EF666F">
          <w:rPr>
            <w:lang w:val="fr-FR"/>
          </w:rPr>
          <w:delText>’</w:delText>
        </w:r>
      </w:del>
      <w:ins w:id="3708" w:author="Peng Luqi" w:date="2019-10-13T14:43:00Z">
        <w:r w:rsidR="00EF666F">
          <w:rPr>
            <w:lang w:val="fr-FR"/>
          </w:rPr>
          <w:t>’</w:t>
        </w:r>
      </w:ins>
      <w:r w:rsidRPr="00716360">
        <w:rPr>
          <w:lang w:val="fr-FR"/>
        </w:rPr>
        <w:t>Sullivan.</w:t>
      </w:r>
    </w:p>
    <w:p w:rsidR="002B38DF" w:rsidRPr="00716360" w:rsidRDefault="002B38DF">
      <w:pPr>
        <w:pStyle w:val="a3"/>
        <w:ind w:left="170" w:right="170"/>
        <w:jc w:val="both"/>
        <w:rPr>
          <w:sz w:val="27"/>
          <w:lang w:val="fr-FR"/>
        </w:rPr>
        <w:pPrChange w:id="3709" w:author="Peng Luqi" w:date="2019-10-13T14:20:00Z">
          <w:pPr>
            <w:pStyle w:val="a3"/>
            <w:spacing w:before="11"/>
          </w:pPr>
        </w:pPrChange>
      </w:pPr>
    </w:p>
    <w:p w:rsidR="002B38DF" w:rsidRDefault="00716360" w:rsidP="00CB23F4">
      <w:pPr>
        <w:pStyle w:val="a3"/>
        <w:ind w:left="170" w:right="170"/>
        <w:jc w:val="both"/>
        <w:rPr>
          <w:ins w:id="3710" w:author="Peng Luqi" w:date="2019-10-13T22:31:00Z"/>
          <w:lang w:val="fr-FR"/>
        </w:rPr>
      </w:pPr>
      <w:r w:rsidRPr="00716360">
        <w:rPr>
          <w:lang w:val="fr-FR"/>
        </w:rPr>
        <w:t>Dans cet exemple, nous sommes plus préoccupés par les malheureux qui ont joué contre O</w:t>
      </w:r>
      <w:del w:id="3711" w:author="Peng Luqi" w:date="2019-10-13T14:43:00Z">
        <w:r w:rsidRPr="00716360" w:rsidDel="00EF666F">
          <w:rPr>
            <w:lang w:val="fr-FR"/>
          </w:rPr>
          <w:delText>’</w:delText>
        </w:r>
      </w:del>
      <w:ins w:id="3712" w:author="Peng Luqi" w:date="2019-10-13T14:43:00Z">
        <w:r w:rsidR="00EF666F">
          <w:rPr>
            <w:lang w:val="fr-FR"/>
          </w:rPr>
          <w:t>’</w:t>
        </w:r>
      </w:ins>
      <w:r w:rsidRPr="00716360">
        <w:rPr>
          <w:lang w:val="fr-FR"/>
        </w:rPr>
        <w:t>Sullivan ces dernières années. Lequel d</w:t>
      </w:r>
      <w:del w:id="3713" w:author="Peng Luqi" w:date="2019-10-13T14:43:00Z">
        <w:r w:rsidRPr="00716360" w:rsidDel="00EF666F">
          <w:rPr>
            <w:lang w:val="fr-FR"/>
          </w:rPr>
          <w:delText>’</w:delText>
        </w:r>
      </w:del>
      <w:ins w:id="3714" w:author="Peng Luqi" w:date="2019-10-13T14:43:00Z">
        <w:r w:rsidR="00EF666F">
          <w:rPr>
            <w:lang w:val="fr-FR"/>
          </w:rPr>
          <w:t>’</w:t>
        </w:r>
      </w:ins>
      <w:r w:rsidRPr="00716360">
        <w:rPr>
          <w:lang w:val="fr-FR"/>
        </w:rPr>
        <w:t>entre eux ne travaille pas dur ? Lequel n</w:t>
      </w:r>
      <w:del w:id="3715" w:author="Peng Luqi" w:date="2019-10-13T14:43:00Z">
        <w:r w:rsidRPr="00716360" w:rsidDel="00EF666F">
          <w:rPr>
            <w:lang w:val="fr-FR"/>
          </w:rPr>
          <w:delText>’</w:delText>
        </w:r>
      </w:del>
      <w:ins w:id="3716" w:author="Peng Luqi" w:date="2019-10-13T14:43:00Z">
        <w:r w:rsidR="00EF666F">
          <w:rPr>
            <w:lang w:val="fr-FR"/>
          </w:rPr>
          <w:t>’</w:t>
        </w:r>
      </w:ins>
      <w:r w:rsidRPr="00716360">
        <w:rPr>
          <w:lang w:val="fr-FR"/>
        </w:rPr>
        <w:t>est pas diligent ? Lequel n</w:t>
      </w:r>
      <w:del w:id="3717" w:author="Peng Luqi" w:date="2019-10-13T14:43:00Z">
        <w:r w:rsidRPr="00716360" w:rsidDel="00EF666F">
          <w:rPr>
            <w:lang w:val="fr-FR"/>
          </w:rPr>
          <w:delText>’</w:delText>
        </w:r>
      </w:del>
      <w:ins w:id="3718" w:author="Peng Luqi" w:date="2019-10-13T14:43:00Z">
        <w:r w:rsidR="00EF666F">
          <w:rPr>
            <w:lang w:val="fr-FR"/>
          </w:rPr>
          <w:t>’</w:t>
        </w:r>
      </w:ins>
      <w:r w:rsidRPr="00716360">
        <w:rPr>
          <w:lang w:val="fr-FR"/>
        </w:rPr>
        <w:t>est pas assez actif dans sa propre frontière active ? Lequel n</w:t>
      </w:r>
      <w:del w:id="3719" w:author="Peng Luqi" w:date="2019-10-13T14:43:00Z">
        <w:r w:rsidRPr="00716360" w:rsidDel="00EF666F">
          <w:rPr>
            <w:lang w:val="fr-FR"/>
          </w:rPr>
          <w:delText>’</w:delText>
        </w:r>
      </w:del>
      <w:ins w:id="3720" w:author="Peng Luqi" w:date="2019-10-13T14:43:00Z">
        <w:r w:rsidR="00EF666F">
          <w:rPr>
            <w:lang w:val="fr-FR"/>
          </w:rPr>
          <w:t>’</w:t>
        </w:r>
      </w:ins>
      <w:r w:rsidRPr="00716360">
        <w:rPr>
          <w:lang w:val="fr-FR"/>
        </w:rPr>
        <w:t>est pas tout à fait talentueux ? Cependant, chacun d</w:t>
      </w:r>
      <w:del w:id="3721" w:author="Peng Luqi" w:date="2019-10-13T14:43:00Z">
        <w:r w:rsidRPr="00716360" w:rsidDel="00EF666F">
          <w:rPr>
            <w:lang w:val="fr-FR"/>
          </w:rPr>
          <w:delText>’</w:delText>
        </w:r>
      </w:del>
      <w:ins w:id="3722" w:author="Peng Luqi" w:date="2019-10-13T14:43:00Z">
        <w:r w:rsidR="00EF666F">
          <w:rPr>
            <w:lang w:val="fr-FR"/>
          </w:rPr>
          <w:t>’</w:t>
        </w:r>
      </w:ins>
      <w:r w:rsidRPr="00716360">
        <w:rPr>
          <w:lang w:val="fr-FR"/>
        </w:rPr>
        <w:t>eux est une corneille, pour reprendre la fable d</w:t>
      </w:r>
      <w:del w:id="3723" w:author="Peng Luqi" w:date="2019-10-13T14:43:00Z">
        <w:r w:rsidRPr="00716360" w:rsidDel="00EF666F">
          <w:rPr>
            <w:lang w:val="fr-FR"/>
          </w:rPr>
          <w:delText>’</w:delText>
        </w:r>
      </w:del>
      <w:ins w:id="3724" w:author="Peng Luqi" w:date="2019-10-13T14:43:00Z">
        <w:r w:rsidR="00EF666F">
          <w:rPr>
            <w:lang w:val="fr-FR"/>
          </w:rPr>
          <w:t>’</w:t>
        </w:r>
      </w:ins>
      <w:r w:rsidRPr="00716360">
        <w:rPr>
          <w:lang w:val="fr-FR"/>
        </w:rPr>
        <w:t>Esope, et les mots qui en sont extraits sont les mêmes : quelle est la vie de la corneille ?</w:t>
      </w:r>
    </w:p>
    <w:p w:rsidR="00850F45" w:rsidRDefault="00850F45" w:rsidP="00CB23F4">
      <w:pPr>
        <w:pStyle w:val="a3"/>
        <w:ind w:left="170" w:right="170"/>
        <w:jc w:val="both"/>
        <w:rPr>
          <w:ins w:id="3725" w:author="Peng Luqi" w:date="2019-10-13T22:31:00Z"/>
          <w:lang w:val="fr-FR"/>
        </w:rPr>
      </w:pPr>
    </w:p>
    <w:p w:rsidR="00850F45" w:rsidRPr="00716360" w:rsidDel="00850F45" w:rsidRDefault="00850F45">
      <w:pPr>
        <w:pStyle w:val="a3"/>
        <w:ind w:left="170" w:right="170"/>
        <w:jc w:val="both"/>
        <w:rPr>
          <w:del w:id="3726" w:author="Peng Luqi" w:date="2019-10-13T22:31:00Z"/>
          <w:lang w:val="fr-FR"/>
        </w:rPr>
        <w:pPrChange w:id="3727" w:author="Peng Luqi" w:date="2019-10-13T14:20:00Z">
          <w:pPr>
            <w:pStyle w:val="a3"/>
            <w:ind w:left="130" w:right="274"/>
          </w:pPr>
        </w:pPrChange>
      </w:pPr>
    </w:p>
    <w:p w:rsidR="00AF0C0B" w:rsidDel="00850F45" w:rsidRDefault="00AF0C0B">
      <w:pPr>
        <w:ind w:left="170" w:right="170"/>
        <w:jc w:val="both"/>
        <w:rPr>
          <w:del w:id="3728" w:author="Peng Luqi" w:date="2019-10-13T22:31:00Z"/>
          <w:lang w:val="fr-FR"/>
        </w:rPr>
        <w:sectPr w:rsidR="00AF0C0B" w:rsidDel="00850F45">
          <w:pgSz w:w="11910" w:h="16840"/>
          <w:pgMar w:top="1360" w:right="1240" w:bottom="280" w:left="1320" w:header="720" w:footer="720" w:gutter="0"/>
          <w:cols w:space="720"/>
        </w:sectPr>
        <w:pPrChange w:id="3729" w:author="Peng Luqi" w:date="2019-10-13T14:20:00Z">
          <w:pPr/>
        </w:pPrChange>
      </w:pPr>
    </w:p>
    <w:p w:rsidR="002B38DF" w:rsidRPr="00716360" w:rsidRDefault="00716360">
      <w:pPr>
        <w:pStyle w:val="a3"/>
        <w:ind w:left="170" w:right="170"/>
        <w:jc w:val="both"/>
        <w:rPr>
          <w:lang w:val="fr-FR"/>
        </w:rPr>
        <w:pPrChange w:id="3730" w:author="Peng Luqi" w:date="2019-10-13T14:20:00Z">
          <w:pPr>
            <w:pStyle w:val="a3"/>
            <w:spacing w:before="65"/>
            <w:ind w:left="130" w:right="313"/>
          </w:pPr>
        </w:pPrChange>
      </w:pPr>
      <w:r w:rsidRPr="00716360">
        <w:rPr>
          <w:lang w:val="fr-FR"/>
        </w:rPr>
        <w:t>Pour les joueurs qui ont rencontré O</w:t>
      </w:r>
      <w:del w:id="3731" w:author="Peng Luqi" w:date="2019-10-13T14:43:00Z">
        <w:r w:rsidRPr="00716360" w:rsidDel="00EF666F">
          <w:rPr>
            <w:lang w:val="fr-FR"/>
          </w:rPr>
          <w:delText>’</w:delText>
        </w:r>
      </w:del>
      <w:ins w:id="3732" w:author="Peng Luqi" w:date="2019-10-13T14:43:00Z">
        <w:r w:rsidR="00EF666F">
          <w:rPr>
            <w:lang w:val="fr-FR"/>
          </w:rPr>
          <w:t>’</w:t>
        </w:r>
      </w:ins>
      <w:r w:rsidRPr="00716360">
        <w:rPr>
          <w:lang w:val="fr-FR"/>
        </w:rPr>
        <w:t>Sullivan, ils ne leur restent plus qu</w:t>
      </w:r>
      <w:del w:id="3733" w:author="Peng Luqi" w:date="2019-10-13T14:43:00Z">
        <w:r w:rsidRPr="00716360" w:rsidDel="00EF666F">
          <w:rPr>
            <w:lang w:val="fr-FR"/>
          </w:rPr>
          <w:delText>’</w:delText>
        </w:r>
      </w:del>
      <w:ins w:id="3734" w:author="Peng Luqi" w:date="2019-10-13T14:43:00Z">
        <w:r w:rsidR="00EF666F">
          <w:rPr>
            <w:lang w:val="fr-FR"/>
          </w:rPr>
          <w:t>’</w:t>
        </w:r>
      </w:ins>
      <w:r w:rsidRPr="00716360">
        <w:rPr>
          <w:lang w:val="fr-FR"/>
        </w:rPr>
        <w:t>à abandonner l</w:t>
      </w:r>
      <w:del w:id="3735" w:author="Peng Luqi" w:date="2019-10-13T14:43:00Z">
        <w:r w:rsidRPr="00716360" w:rsidDel="00EF666F">
          <w:rPr>
            <w:lang w:val="fr-FR"/>
          </w:rPr>
          <w:delText>’</w:delText>
        </w:r>
      </w:del>
      <w:ins w:id="3736" w:author="Peng Luqi" w:date="2019-10-13T14:43:00Z">
        <w:r w:rsidR="00EF666F">
          <w:rPr>
            <w:lang w:val="fr-FR"/>
          </w:rPr>
          <w:t>’</w:t>
        </w:r>
      </w:ins>
      <w:r w:rsidRPr="00716360">
        <w:rPr>
          <w:lang w:val="fr-FR"/>
        </w:rPr>
        <w:t>idée d</w:t>
      </w:r>
      <w:del w:id="3737" w:author="Peng Luqi" w:date="2019-10-13T14:43:00Z">
        <w:r w:rsidRPr="00716360" w:rsidDel="00EF666F">
          <w:rPr>
            <w:lang w:val="fr-FR"/>
          </w:rPr>
          <w:delText>’</w:delText>
        </w:r>
      </w:del>
      <w:ins w:id="3738" w:author="Peng Luqi" w:date="2019-10-13T14:43:00Z">
        <w:r w:rsidR="00EF666F">
          <w:rPr>
            <w:lang w:val="fr-FR"/>
          </w:rPr>
          <w:t>’</w:t>
        </w:r>
      </w:ins>
      <w:r w:rsidRPr="00716360">
        <w:rPr>
          <w:lang w:val="fr-FR"/>
        </w:rPr>
        <w:t>être un jour champion ou bien même abandonner le billard tout court. Leur « destin » n</w:t>
      </w:r>
      <w:del w:id="3739" w:author="Peng Luqi" w:date="2019-10-13T14:43:00Z">
        <w:r w:rsidRPr="00716360" w:rsidDel="00EF666F">
          <w:rPr>
            <w:lang w:val="fr-FR"/>
          </w:rPr>
          <w:delText>’</w:delText>
        </w:r>
      </w:del>
      <w:ins w:id="3740" w:author="Peng Luqi" w:date="2019-10-13T14:43:00Z">
        <w:r w:rsidR="00EF666F">
          <w:rPr>
            <w:lang w:val="fr-FR"/>
          </w:rPr>
          <w:t>’</w:t>
        </w:r>
      </w:ins>
      <w:r w:rsidRPr="00716360">
        <w:rPr>
          <w:lang w:val="fr-FR"/>
        </w:rPr>
        <w:t>a aucune importance, à cause du seul O</w:t>
      </w:r>
      <w:del w:id="3741" w:author="Peng Luqi" w:date="2019-10-13T14:43:00Z">
        <w:r w:rsidRPr="00716360" w:rsidDel="00EF666F">
          <w:rPr>
            <w:lang w:val="fr-FR"/>
          </w:rPr>
          <w:delText>’</w:delText>
        </w:r>
      </w:del>
      <w:ins w:id="3742" w:author="Peng Luqi" w:date="2019-10-13T14:43:00Z">
        <w:r w:rsidR="00EF666F">
          <w:rPr>
            <w:lang w:val="fr-FR"/>
          </w:rPr>
          <w:t>’</w:t>
        </w:r>
      </w:ins>
      <w:r w:rsidRPr="00716360">
        <w:rPr>
          <w:lang w:val="fr-FR"/>
        </w:rPr>
        <w:t>Sullivan. Ce facteur décisif est clairement en dehors des frontières actives de tous les acteurs de la même génération.</w:t>
      </w:r>
    </w:p>
    <w:p w:rsidR="002B38DF" w:rsidRPr="00716360" w:rsidRDefault="002B38DF">
      <w:pPr>
        <w:pStyle w:val="a3"/>
        <w:ind w:left="170" w:right="170"/>
        <w:jc w:val="both"/>
        <w:rPr>
          <w:sz w:val="27"/>
          <w:lang w:val="fr-FR"/>
        </w:rPr>
        <w:pPrChange w:id="3743" w:author="Peng Luqi" w:date="2019-10-13T14:20:00Z">
          <w:pPr>
            <w:pStyle w:val="a3"/>
            <w:spacing w:before="9"/>
          </w:pPr>
        </w:pPrChange>
      </w:pPr>
    </w:p>
    <w:p w:rsidR="002B38DF" w:rsidRPr="00716360" w:rsidRDefault="00716360">
      <w:pPr>
        <w:pStyle w:val="a3"/>
        <w:ind w:left="170" w:right="170"/>
        <w:jc w:val="both"/>
        <w:rPr>
          <w:lang w:val="fr-FR"/>
        </w:rPr>
        <w:pPrChange w:id="3744" w:author="Peng Luqi" w:date="2019-10-13T14:20:00Z">
          <w:pPr>
            <w:pStyle w:val="a3"/>
            <w:spacing w:line="242" w:lineRule="auto"/>
            <w:ind w:left="130" w:right="266"/>
          </w:pPr>
        </w:pPrChange>
      </w:pPr>
      <w:r w:rsidRPr="00716360">
        <w:rPr>
          <w:lang w:val="fr-FR"/>
        </w:rPr>
        <w:t>Du point de vue d</w:t>
      </w:r>
      <w:del w:id="3745" w:author="Peng Luqi" w:date="2019-10-13T14:43:00Z">
        <w:r w:rsidRPr="00716360" w:rsidDel="00EF666F">
          <w:rPr>
            <w:lang w:val="fr-FR"/>
          </w:rPr>
          <w:delText>’</w:delText>
        </w:r>
      </w:del>
      <w:ins w:id="3746" w:author="Peng Luqi" w:date="2019-10-13T14:43:00Z">
        <w:r w:rsidR="00EF666F">
          <w:rPr>
            <w:lang w:val="fr-FR"/>
          </w:rPr>
          <w:t>’</w:t>
        </w:r>
      </w:ins>
      <w:r w:rsidRPr="00716360">
        <w:rPr>
          <w:lang w:val="fr-FR"/>
        </w:rPr>
        <w:t>O</w:t>
      </w:r>
      <w:del w:id="3747" w:author="Peng Luqi" w:date="2019-10-13T14:43:00Z">
        <w:r w:rsidRPr="00716360" w:rsidDel="00EF666F">
          <w:rPr>
            <w:lang w:val="fr-FR"/>
          </w:rPr>
          <w:delText>’</w:delText>
        </w:r>
      </w:del>
      <w:ins w:id="3748" w:author="Peng Luqi" w:date="2019-10-13T14:43:00Z">
        <w:r w:rsidR="00EF666F">
          <w:rPr>
            <w:lang w:val="fr-FR"/>
          </w:rPr>
          <w:t>’</w:t>
        </w:r>
      </w:ins>
      <w:r w:rsidRPr="00716360">
        <w:rPr>
          <w:lang w:val="fr-FR"/>
        </w:rPr>
        <w:t>Sullivan, il s</w:t>
      </w:r>
      <w:del w:id="3749" w:author="Peng Luqi" w:date="2019-10-13T14:43:00Z">
        <w:r w:rsidRPr="00716360" w:rsidDel="00EF666F">
          <w:rPr>
            <w:lang w:val="fr-FR"/>
          </w:rPr>
          <w:delText>’</w:delText>
        </w:r>
      </w:del>
      <w:ins w:id="3750" w:author="Peng Luqi" w:date="2019-10-13T14:43:00Z">
        <w:r w:rsidR="00EF666F">
          <w:rPr>
            <w:lang w:val="fr-FR"/>
          </w:rPr>
          <w:t>’</w:t>
        </w:r>
      </w:ins>
      <w:r w:rsidRPr="00716360">
        <w:rPr>
          <w:lang w:val="fr-FR"/>
        </w:rPr>
        <w:t>agit évidemment d</w:t>
      </w:r>
      <w:del w:id="3751" w:author="Peng Luqi" w:date="2019-10-13T14:43:00Z">
        <w:r w:rsidRPr="00716360" w:rsidDel="00EF666F">
          <w:rPr>
            <w:lang w:val="fr-FR"/>
          </w:rPr>
          <w:delText>’</w:delText>
        </w:r>
      </w:del>
      <w:ins w:id="3752" w:author="Peng Luqi" w:date="2019-10-13T14:43:00Z">
        <w:r w:rsidR="00EF666F">
          <w:rPr>
            <w:lang w:val="fr-FR"/>
          </w:rPr>
          <w:t>’</w:t>
        </w:r>
      </w:ins>
      <w:r w:rsidRPr="00716360">
        <w:rPr>
          <w:lang w:val="fr-FR"/>
        </w:rPr>
        <w:t>un cas de réussite rare : il a atteint l</w:t>
      </w:r>
      <w:del w:id="3753" w:author="Peng Luqi" w:date="2019-10-13T14:43:00Z">
        <w:r w:rsidRPr="00716360" w:rsidDel="00EF666F">
          <w:rPr>
            <w:lang w:val="fr-FR"/>
          </w:rPr>
          <w:delText>’</w:delText>
        </w:r>
      </w:del>
      <w:ins w:id="3754" w:author="Peng Luqi" w:date="2019-10-13T14:43:00Z">
        <w:r w:rsidR="00EF666F">
          <w:rPr>
            <w:lang w:val="fr-FR"/>
          </w:rPr>
          <w:t>’</w:t>
        </w:r>
      </w:ins>
      <w:r w:rsidRPr="00716360">
        <w:rPr>
          <w:lang w:val="fr-FR"/>
        </w:rPr>
        <w:t xml:space="preserve">extrême dans ses propres frontières et a remporté de grands succès, </w:t>
      </w:r>
      <w:r w:rsidRPr="00716360">
        <w:rPr>
          <w:lang w:val="fr-FR"/>
        </w:rPr>
        <w:lastRenderedPageBreak/>
        <w:t>mais en termes de quantité, il s</w:t>
      </w:r>
      <w:del w:id="3755" w:author="Peng Luqi" w:date="2019-10-13T14:43:00Z">
        <w:r w:rsidRPr="00716360" w:rsidDel="00EF666F">
          <w:rPr>
            <w:lang w:val="fr-FR"/>
          </w:rPr>
          <w:delText>’</w:delText>
        </w:r>
      </w:del>
      <w:ins w:id="3756" w:author="Peng Luqi" w:date="2019-10-13T14:43:00Z">
        <w:r w:rsidR="00EF666F">
          <w:rPr>
            <w:lang w:val="fr-FR"/>
          </w:rPr>
          <w:t>’</w:t>
        </w:r>
      </w:ins>
      <w:r w:rsidRPr="00716360">
        <w:rPr>
          <w:lang w:val="fr-FR"/>
        </w:rPr>
        <w:t>agit d</w:t>
      </w:r>
      <w:del w:id="3757" w:author="Peng Luqi" w:date="2019-10-13T14:43:00Z">
        <w:r w:rsidRPr="00716360" w:rsidDel="00EF666F">
          <w:rPr>
            <w:lang w:val="fr-FR"/>
          </w:rPr>
          <w:delText>’</w:delText>
        </w:r>
      </w:del>
      <w:ins w:id="3758" w:author="Peng Luqi" w:date="2019-10-13T14:43:00Z">
        <w:r w:rsidR="00EF666F">
          <w:rPr>
            <w:lang w:val="fr-FR"/>
          </w:rPr>
          <w:t>’</w:t>
        </w:r>
      </w:ins>
      <w:r w:rsidRPr="00716360">
        <w:rPr>
          <w:lang w:val="fr-FR"/>
        </w:rPr>
        <w:t>un cas isolé, sans aucune représentativité.</w:t>
      </w:r>
    </w:p>
    <w:p w:rsidR="002B38DF" w:rsidRPr="00716360" w:rsidRDefault="002B38DF">
      <w:pPr>
        <w:pStyle w:val="a3"/>
        <w:ind w:left="170" w:right="170"/>
        <w:jc w:val="both"/>
        <w:rPr>
          <w:sz w:val="27"/>
          <w:lang w:val="fr-FR"/>
        </w:rPr>
        <w:pPrChange w:id="3759" w:author="Peng Luqi" w:date="2019-10-13T14:20:00Z">
          <w:pPr>
            <w:pStyle w:val="a3"/>
            <w:spacing w:before="5"/>
          </w:pPr>
        </w:pPrChange>
      </w:pPr>
    </w:p>
    <w:p w:rsidR="002B38DF" w:rsidRDefault="00716360" w:rsidP="00CB23F4">
      <w:pPr>
        <w:pStyle w:val="a3"/>
        <w:ind w:left="170" w:right="170"/>
        <w:jc w:val="both"/>
        <w:rPr>
          <w:ins w:id="3760" w:author="Peng Luqi" w:date="2019-10-13T14:38:00Z"/>
          <w:lang w:val="fr-FR"/>
        </w:rPr>
      </w:pPr>
      <w:r w:rsidRPr="00716360">
        <w:rPr>
          <w:lang w:val="fr-FR"/>
        </w:rPr>
        <w:t>L</w:t>
      </w:r>
      <w:del w:id="3761" w:author="Peng Luqi" w:date="2019-10-13T14:43:00Z">
        <w:r w:rsidRPr="00716360" w:rsidDel="00EF666F">
          <w:rPr>
            <w:lang w:val="fr-FR"/>
          </w:rPr>
          <w:delText>’</w:delText>
        </w:r>
      </w:del>
      <w:ins w:id="3762" w:author="Peng Luqi" w:date="2019-10-13T14:43:00Z">
        <w:r w:rsidR="00EF666F">
          <w:rPr>
            <w:lang w:val="fr-FR"/>
          </w:rPr>
          <w:t>’</w:t>
        </w:r>
      </w:ins>
      <w:r w:rsidRPr="00716360">
        <w:rPr>
          <w:lang w:val="fr-FR"/>
        </w:rPr>
        <w:t>exemple que j</w:t>
      </w:r>
      <w:del w:id="3763" w:author="Peng Luqi" w:date="2019-10-13T14:43:00Z">
        <w:r w:rsidRPr="00716360" w:rsidDel="00EF666F">
          <w:rPr>
            <w:lang w:val="fr-FR"/>
          </w:rPr>
          <w:delText>’</w:delText>
        </w:r>
      </w:del>
      <w:ins w:id="3764" w:author="Peng Luqi" w:date="2019-10-13T14:43:00Z">
        <w:r w:rsidR="00EF666F">
          <w:rPr>
            <w:lang w:val="fr-FR"/>
          </w:rPr>
          <w:t>’</w:t>
        </w:r>
      </w:ins>
      <w:r w:rsidRPr="00716360">
        <w:rPr>
          <w:lang w:val="fr-FR"/>
        </w:rPr>
        <w:t>utilise ici, même limité, me permet d</w:t>
      </w:r>
      <w:del w:id="3765" w:author="Peng Luqi" w:date="2019-10-13T14:43:00Z">
        <w:r w:rsidRPr="00716360" w:rsidDel="00EF666F">
          <w:rPr>
            <w:lang w:val="fr-FR"/>
          </w:rPr>
          <w:delText>’</w:delText>
        </w:r>
      </w:del>
      <w:ins w:id="3766" w:author="Peng Luqi" w:date="2019-10-13T14:43:00Z">
        <w:r w:rsidR="00EF666F">
          <w:rPr>
            <w:lang w:val="fr-FR"/>
          </w:rPr>
          <w:t>’</w:t>
        </w:r>
      </w:ins>
      <w:r w:rsidRPr="00716360">
        <w:rPr>
          <w:lang w:val="fr-FR"/>
        </w:rPr>
        <w:t>illustrer un phénomène commun :</w:t>
      </w:r>
    </w:p>
    <w:p w:rsidR="006E7375" w:rsidRPr="00716360" w:rsidRDefault="006E7375">
      <w:pPr>
        <w:pStyle w:val="a3"/>
        <w:ind w:left="170" w:right="170"/>
        <w:jc w:val="both"/>
        <w:rPr>
          <w:lang w:val="fr-FR"/>
        </w:rPr>
        <w:pPrChange w:id="3767" w:author="Peng Luqi" w:date="2019-10-13T14:20:00Z">
          <w:pPr>
            <w:pStyle w:val="a3"/>
            <w:ind w:left="130" w:right="476"/>
          </w:pPr>
        </w:pPrChange>
      </w:pPr>
    </w:p>
    <w:p w:rsidR="002B38DF" w:rsidRPr="00716360" w:rsidRDefault="00716360">
      <w:pPr>
        <w:pStyle w:val="a3"/>
        <w:ind w:left="720" w:right="720"/>
        <w:jc w:val="both"/>
        <w:rPr>
          <w:lang w:val="fr-FR"/>
        </w:rPr>
        <w:pPrChange w:id="3768" w:author="Peng Luqi" w:date="2019-10-13T14:38:00Z">
          <w:pPr>
            <w:pStyle w:val="a3"/>
            <w:ind w:left="130" w:right="429"/>
          </w:pPr>
        </w:pPrChange>
      </w:pPr>
      <w:r w:rsidRPr="00716360">
        <w:rPr>
          <w:lang w:val="fr-FR"/>
        </w:rPr>
        <w:t>Les facteurs clés déterminant le destin se situent souvent en dehors des limites actives.</w:t>
      </w:r>
    </w:p>
    <w:p w:rsidR="002B38DF" w:rsidRPr="00716360" w:rsidRDefault="002B38DF">
      <w:pPr>
        <w:pStyle w:val="a3"/>
        <w:ind w:left="170" w:right="170"/>
        <w:jc w:val="both"/>
        <w:rPr>
          <w:sz w:val="27"/>
          <w:lang w:val="fr-FR"/>
        </w:rPr>
        <w:pPrChange w:id="3769" w:author="Peng Luqi" w:date="2019-10-13T14:20:00Z">
          <w:pPr>
            <w:pStyle w:val="a3"/>
            <w:spacing w:before="10"/>
          </w:pPr>
        </w:pPrChange>
      </w:pPr>
    </w:p>
    <w:p w:rsidR="002B38DF" w:rsidRPr="00716360" w:rsidDel="006E7375" w:rsidRDefault="00716360">
      <w:pPr>
        <w:pStyle w:val="a3"/>
        <w:ind w:left="170" w:right="170"/>
        <w:jc w:val="both"/>
        <w:rPr>
          <w:del w:id="3770" w:author="Peng Luqi" w:date="2019-10-13T14:38:00Z"/>
          <w:lang w:val="fr-FR"/>
        </w:rPr>
        <w:pPrChange w:id="3771" w:author="Peng Luqi" w:date="2019-10-13T14:20:00Z">
          <w:pPr>
            <w:pStyle w:val="a3"/>
            <w:ind w:left="130" w:right="188"/>
          </w:pPr>
        </w:pPrChange>
      </w:pPr>
      <w:r w:rsidRPr="00716360">
        <w:rPr>
          <w:lang w:val="fr-FR"/>
        </w:rPr>
        <w:t>Cependant, l</w:t>
      </w:r>
      <w:del w:id="3772" w:author="Peng Luqi" w:date="2019-10-13T14:43:00Z">
        <w:r w:rsidRPr="00716360" w:rsidDel="00EF666F">
          <w:rPr>
            <w:lang w:val="fr-FR"/>
          </w:rPr>
          <w:delText>’</w:delText>
        </w:r>
      </w:del>
      <w:ins w:id="3773" w:author="Peng Luqi" w:date="2019-10-13T14:43:00Z">
        <w:r w:rsidR="00EF666F">
          <w:rPr>
            <w:lang w:val="fr-FR"/>
          </w:rPr>
          <w:t>’</w:t>
        </w:r>
      </w:ins>
      <w:r w:rsidRPr="00716360">
        <w:rPr>
          <w:lang w:val="fr-FR"/>
        </w:rPr>
        <w:t>acceptation du phénomène ci-dessus est un point de départ cognitif extrêmement important. Il est difficile de perfectionner activement vos compétences à l</w:t>
      </w:r>
      <w:del w:id="3774" w:author="Peng Luqi" w:date="2019-10-13T14:43:00Z">
        <w:r w:rsidRPr="00716360" w:rsidDel="00EF666F">
          <w:rPr>
            <w:lang w:val="fr-FR"/>
          </w:rPr>
          <w:delText>’</w:delText>
        </w:r>
      </w:del>
      <w:ins w:id="3775" w:author="Peng Luqi" w:date="2019-10-13T14:43:00Z">
        <w:r w:rsidR="00EF666F">
          <w:rPr>
            <w:lang w:val="fr-FR"/>
          </w:rPr>
          <w:t>’</w:t>
        </w:r>
      </w:ins>
      <w:r w:rsidRPr="00716360">
        <w:rPr>
          <w:lang w:val="fr-FR"/>
        </w:rPr>
        <w:t>intérieur de la frontière, mais il est plus important de se rendre compte qu</w:t>
      </w:r>
      <w:del w:id="3776" w:author="Peng Luqi" w:date="2019-10-13T14:43:00Z">
        <w:r w:rsidRPr="00716360" w:rsidDel="00EF666F">
          <w:rPr>
            <w:lang w:val="fr-FR"/>
          </w:rPr>
          <w:delText>’</w:delText>
        </w:r>
      </w:del>
      <w:ins w:id="3777" w:author="Peng Luqi" w:date="2019-10-13T14:43:00Z">
        <w:r w:rsidR="00EF666F">
          <w:rPr>
            <w:lang w:val="fr-FR"/>
          </w:rPr>
          <w:t>’</w:t>
        </w:r>
      </w:ins>
      <w:r w:rsidRPr="00716360">
        <w:rPr>
          <w:lang w:val="fr-FR"/>
        </w:rPr>
        <w:t>il y a des facteurs plus importants et critiques à l</w:t>
      </w:r>
      <w:del w:id="3778" w:author="Peng Luqi" w:date="2019-10-13T14:43:00Z">
        <w:r w:rsidRPr="00716360" w:rsidDel="00EF666F">
          <w:rPr>
            <w:lang w:val="fr-FR"/>
          </w:rPr>
          <w:delText>’</w:delText>
        </w:r>
      </w:del>
      <w:ins w:id="3779" w:author="Peng Luqi" w:date="2019-10-13T14:43:00Z">
        <w:r w:rsidR="00EF666F">
          <w:rPr>
            <w:lang w:val="fr-FR"/>
          </w:rPr>
          <w:t>’</w:t>
        </w:r>
      </w:ins>
      <w:r w:rsidRPr="00716360">
        <w:rPr>
          <w:lang w:val="fr-FR"/>
        </w:rPr>
        <w:t>extérieur.</w:t>
      </w:r>
      <w:ins w:id="3780" w:author="Peng Luqi" w:date="2019-10-13T14:38:00Z">
        <w:r w:rsidR="006E7375">
          <w:rPr>
            <w:lang w:val="fr-FR"/>
          </w:rPr>
          <w:t xml:space="preserve"> </w:t>
        </w:r>
      </w:ins>
    </w:p>
    <w:p w:rsidR="002B38DF" w:rsidRPr="00716360" w:rsidRDefault="00716360">
      <w:pPr>
        <w:pStyle w:val="a3"/>
        <w:ind w:left="170" w:right="170"/>
        <w:jc w:val="both"/>
        <w:rPr>
          <w:lang w:val="fr-FR"/>
        </w:rPr>
        <w:pPrChange w:id="3781" w:author="Peng Luqi" w:date="2019-10-13T14:20:00Z">
          <w:pPr>
            <w:pStyle w:val="a3"/>
            <w:spacing w:line="242" w:lineRule="auto"/>
            <w:ind w:left="130" w:right="352"/>
          </w:pPr>
        </w:pPrChange>
      </w:pPr>
      <w:r w:rsidRPr="00716360">
        <w:rPr>
          <w:lang w:val="fr-FR"/>
        </w:rPr>
        <w:t>Commencez à vous demander activement : « Dans ce cas, que dois-je faire ? ». Perfectionnez un autre ensemble de techniques.</w:t>
      </w:r>
    </w:p>
    <w:p w:rsidR="002B38DF" w:rsidRPr="00716360" w:rsidRDefault="002B38DF">
      <w:pPr>
        <w:pStyle w:val="a3"/>
        <w:ind w:left="170" w:right="170"/>
        <w:jc w:val="both"/>
        <w:rPr>
          <w:sz w:val="27"/>
          <w:lang w:val="fr-FR"/>
        </w:rPr>
        <w:pPrChange w:id="3782" w:author="Peng Luqi" w:date="2019-10-13T14:20:00Z">
          <w:pPr>
            <w:pStyle w:val="a3"/>
            <w:spacing w:before="7"/>
          </w:pPr>
        </w:pPrChange>
      </w:pPr>
    </w:p>
    <w:p w:rsidR="002B38DF" w:rsidRPr="00716360" w:rsidRDefault="00716360">
      <w:pPr>
        <w:pStyle w:val="a3"/>
        <w:ind w:left="170" w:right="170"/>
        <w:jc w:val="both"/>
        <w:rPr>
          <w:lang w:val="fr-FR"/>
        </w:rPr>
        <w:pPrChange w:id="3783" w:author="Peng Luqi" w:date="2019-10-13T14:20:00Z">
          <w:pPr>
            <w:pStyle w:val="a3"/>
            <w:ind w:left="130"/>
          </w:pPr>
        </w:pPrChange>
      </w:pPr>
      <w:r w:rsidRPr="00716360">
        <w:rPr>
          <w:lang w:val="fr-FR"/>
        </w:rPr>
        <w:t>Tout le monde, à un moment, poussera la même complainte :</w:t>
      </w:r>
    </w:p>
    <w:p w:rsidR="002B38DF" w:rsidRPr="00716360" w:rsidRDefault="002B38DF">
      <w:pPr>
        <w:pStyle w:val="a3"/>
        <w:ind w:left="170" w:right="170"/>
        <w:jc w:val="both"/>
        <w:rPr>
          <w:sz w:val="27"/>
          <w:lang w:val="fr-FR"/>
        </w:rPr>
        <w:pPrChange w:id="3784" w:author="Peng Luqi" w:date="2019-10-13T14:20:00Z">
          <w:pPr>
            <w:pStyle w:val="a3"/>
            <w:spacing w:before="11"/>
          </w:pPr>
        </w:pPrChange>
      </w:pPr>
    </w:p>
    <w:p w:rsidR="002B38DF" w:rsidRPr="00716360" w:rsidRDefault="00716360">
      <w:pPr>
        <w:pStyle w:val="a3"/>
        <w:ind w:left="720" w:right="720"/>
        <w:jc w:val="both"/>
        <w:rPr>
          <w:lang w:val="fr-FR"/>
        </w:rPr>
        <w:pPrChange w:id="3785" w:author="Peng Luqi" w:date="2019-10-13T14:38:00Z">
          <w:pPr>
            <w:pStyle w:val="a3"/>
            <w:ind w:left="130" w:right="413"/>
          </w:pPr>
        </w:pPrChange>
      </w:pPr>
      <w:r w:rsidRPr="00716360">
        <w:rPr>
          <w:lang w:val="fr-FR"/>
        </w:rPr>
        <w:t>Pourquoi avez-vous toujours le sentiment d</w:t>
      </w:r>
      <w:del w:id="3786" w:author="Peng Luqi" w:date="2019-10-13T14:43:00Z">
        <w:r w:rsidRPr="00716360" w:rsidDel="00EF666F">
          <w:rPr>
            <w:lang w:val="fr-FR"/>
          </w:rPr>
          <w:delText>’</w:delText>
        </w:r>
      </w:del>
      <w:ins w:id="3787" w:author="Peng Luqi" w:date="2019-10-13T14:43:00Z">
        <w:r w:rsidR="00EF666F">
          <w:rPr>
            <w:lang w:val="fr-FR"/>
          </w:rPr>
          <w:t>’</w:t>
        </w:r>
      </w:ins>
      <w:r w:rsidRPr="00716360">
        <w:rPr>
          <w:lang w:val="fr-FR"/>
        </w:rPr>
        <w:t>être à la ramasse dans ce que vous faites ?</w:t>
      </w:r>
    </w:p>
    <w:p w:rsidR="006E7375" w:rsidRDefault="006E7375" w:rsidP="00CB23F4">
      <w:pPr>
        <w:pStyle w:val="a3"/>
        <w:ind w:left="170" w:right="170"/>
        <w:jc w:val="both"/>
        <w:rPr>
          <w:ins w:id="3788" w:author="Peng Luqi" w:date="2019-10-13T14:38:00Z"/>
          <w:lang w:val="fr-FR"/>
        </w:rPr>
      </w:pPr>
    </w:p>
    <w:p w:rsidR="002B38DF" w:rsidRDefault="00716360" w:rsidP="00CB23F4">
      <w:pPr>
        <w:pStyle w:val="a3"/>
        <w:ind w:left="170" w:right="170"/>
        <w:jc w:val="both"/>
        <w:rPr>
          <w:ins w:id="3789" w:author="Peng Luqi" w:date="2019-10-13T14:38:00Z"/>
          <w:lang w:val="fr-FR"/>
        </w:rPr>
      </w:pPr>
      <w:r w:rsidRPr="00716360">
        <w:rPr>
          <w:lang w:val="fr-FR"/>
        </w:rPr>
        <w:t>Ne vous moquez pas, cela a été aussi mon cas. Il est probable que c</w:t>
      </w:r>
      <w:del w:id="3790" w:author="Peng Luqi" w:date="2019-10-13T14:43:00Z">
        <w:r w:rsidRPr="00716360" w:rsidDel="00EF666F">
          <w:rPr>
            <w:lang w:val="fr-FR"/>
          </w:rPr>
          <w:delText>’</w:delText>
        </w:r>
      </w:del>
      <w:ins w:id="3791" w:author="Peng Luqi" w:date="2019-10-13T14:43:00Z">
        <w:r w:rsidR="00EF666F">
          <w:rPr>
            <w:lang w:val="fr-FR"/>
          </w:rPr>
          <w:t>’</w:t>
        </w:r>
      </w:ins>
      <w:r w:rsidRPr="00716360">
        <w:rPr>
          <w:lang w:val="fr-FR"/>
        </w:rPr>
        <w:t>est un problème universel rencontré par 99,99 % des personnes. Qu</w:t>
      </w:r>
      <w:del w:id="3792" w:author="Peng Luqi" w:date="2019-10-13T14:43:00Z">
        <w:r w:rsidRPr="00716360" w:rsidDel="00EF666F">
          <w:rPr>
            <w:lang w:val="fr-FR"/>
          </w:rPr>
          <w:delText>’</w:delText>
        </w:r>
      </w:del>
      <w:ins w:id="3793" w:author="Peng Luqi" w:date="2019-10-13T14:43:00Z">
        <w:r w:rsidR="00EF666F">
          <w:rPr>
            <w:lang w:val="fr-FR"/>
          </w:rPr>
          <w:t>’</w:t>
        </w:r>
      </w:ins>
      <w:r w:rsidRPr="00716360">
        <w:rPr>
          <w:lang w:val="fr-FR"/>
        </w:rPr>
        <w:t>en pensez-vous ? Je suppose que vous aurez au moins un membre de votre famille, un camarade de classe ou quelque chose du genre, qui vous jugera ainsi :</w:t>
      </w:r>
    </w:p>
    <w:p w:rsidR="006E7375" w:rsidRPr="00716360" w:rsidRDefault="006E7375">
      <w:pPr>
        <w:pStyle w:val="a3"/>
        <w:ind w:left="170" w:right="170"/>
        <w:jc w:val="both"/>
        <w:rPr>
          <w:lang w:val="fr-FR"/>
        </w:rPr>
        <w:pPrChange w:id="3794" w:author="Peng Luqi" w:date="2019-10-13T14:20:00Z">
          <w:pPr>
            <w:pStyle w:val="a3"/>
            <w:ind w:left="130" w:right="367"/>
          </w:pPr>
        </w:pPrChange>
      </w:pPr>
    </w:p>
    <w:p w:rsidR="002B38DF" w:rsidRDefault="00716360">
      <w:pPr>
        <w:pStyle w:val="a3"/>
        <w:ind w:left="720" w:right="720"/>
        <w:jc w:val="both"/>
        <w:rPr>
          <w:ins w:id="3795" w:author="Peng Luqi" w:date="2019-10-13T14:38:00Z"/>
          <w:lang w:val="fr-FR"/>
        </w:rPr>
        <w:pPrChange w:id="3796" w:author="Peng Luqi" w:date="2019-10-13T14:38:00Z">
          <w:pPr>
            <w:pStyle w:val="a3"/>
            <w:ind w:left="170" w:right="170"/>
            <w:jc w:val="both"/>
          </w:pPr>
        </w:pPrChange>
      </w:pPr>
      <w:r w:rsidRPr="00716360">
        <w:rPr>
          <w:lang w:val="fr-FR"/>
        </w:rPr>
        <w:t>Lui, oh, difficile à dire, comment peut-il échouer ou être à la ramasse dans tout ce qu</w:t>
      </w:r>
      <w:del w:id="3797" w:author="Peng Luqi" w:date="2019-10-13T14:43:00Z">
        <w:r w:rsidRPr="00716360" w:rsidDel="00EF666F">
          <w:rPr>
            <w:lang w:val="fr-FR"/>
          </w:rPr>
          <w:delText>’</w:delText>
        </w:r>
      </w:del>
      <w:ins w:id="3798" w:author="Peng Luqi" w:date="2019-10-13T14:43:00Z">
        <w:r w:rsidR="00EF666F">
          <w:rPr>
            <w:lang w:val="fr-FR"/>
          </w:rPr>
          <w:t>’</w:t>
        </w:r>
      </w:ins>
      <w:r w:rsidRPr="00716360">
        <w:rPr>
          <w:lang w:val="fr-FR"/>
        </w:rPr>
        <w:t>il a fait ? Peut-être est-ce la mauvaise vie ?</w:t>
      </w:r>
    </w:p>
    <w:p w:rsidR="006E7375" w:rsidRPr="00716360" w:rsidRDefault="006E7375">
      <w:pPr>
        <w:pStyle w:val="a3"/>
        <w:ind w:left="170" w:right="170"/>
        <w:jc w:val="both"/>
        <w:rPr>
          <w:lang w:val="fr-FR"/>
        </w:rPr>
        <w:pPrChange w:id="3799" w:author="Peng Luqi" w:date="2019-10-13T14:20:00Z">
          <w:pPr>
            <w:pStyle w:val="a3"/>
            <w:ind w:left="130" w:right="359"/>
          </w:pPr>
        </w:pPrChange>
      </w:pPr>
    </w:p>
    <w:p w:rsidR="002B38DF" w:rsidRPr="00716360" w:rsidDel="006E7375" w:rsidRDefault="00716360">
      <w:pPr>
        <w:pStyle w:val="a3"/>
        <w:ind w:left="170" w:right="170"/>
        <w:jc w:val="both"/>
        <w:rPr>
          <w:del w:id="3800" w:author="Peng Luqi" w:date="2019-10-13T14:39:00Z"/>
          <w:lang w:val="fr-FR"/>
        </w:rPr>
        <w:pPrChange w:id="3801" w:author="Peng Luqi" w:date="2019-10-13T14:20:00Z">
          <w:pPr>
            <w:pStyle w:val="a3"/>
            <w:spacing w:line="321" w:lineRule="exact"/>
            <w:ind w:left="130"/>
          </w:pPr>
        </w:pPrChange>
      </w:pPr>
      <w:r w:rsidRPr="00716360">
        <w:rPr>
          <w:lang w:val="fr-FR"/>
        </w:rPr>
        <w:t>Lorsque nous disons ceci ou pensons ainsi, nous définissons évidemment le</w:t>
      </w:r>
      <w:ins w:id="3802" w:author="Peng Luqi" w:date="2019-10-13T21:30:00Z">
        <w:r w:rsidR="00AE450C">
          <w:rPr>
            <w:lang w:val="fr-FR"/>
          </w:rPr>
          <w:br/>
        </w:r>
      </w:ins>
    </w:p>
    <w:p w:rsidR="002B38DF" w:rsidRPr="00716360" w:rsidRDefault="00716360">
      <w:pPr>
        <w:pStyle w:val="a3"/>
        <w:ind w:left="170" w:right="170"/>
        <w:jc w:val="both"/>
        <w:rPr>
          <w:lang w:val="fr-FR"/>
        </w:rPr>
        <w:pPrChange w:id="3803" w:author="Peng Luqi" w:date="2019-10-13T14:20:00Z">
          <w:pPr>
            <w:pStyle w:val="a3"/>
            <w:spacing w:before="2"/>
            <w:ind w:left="130"/>
          </w:pPr>
        </w:pPrChange>
      </w:pPr>
      <w:r w:rsidRPr="00716360">
        <w:rPr>
          <w:lang w:val="fr-FR"/>
        </w:rPr>
        <w:t>« facteur décisif en dehors de la limite active » comme étant « la vie ».</w:t>
      </w:r>
    </w:p>
    <w:p w:rsidR="002B38DF" w:rsidRPr="00716360" w:rsidRDefault="002B38DF">
      <w:pPr>
        <w:pStyle w:val="a3"/>
        <w:ind w:left="170" w:right="170"/>
        <w:jc w:val="both"/>
        <w:rPr>
          <w:sz w:val="27"/>
          <w:lang w:val="fr-FR"/>
        </w:rPr>
        <w:pPrChange w:id="3804" w:author="Peng Luqi" w:date="2019-10-13T14:20:00Z">
          <w:pPr>
            <w:pStyle w:val="a3"/>
            <w:spacing w:before="11"/>
          </w:pPr>
        </w:pPrChange>
      </w:pPr>
    </w:p>
    <w:p w:rsidR="002B38DF" w:rsidRDefault="00716360" w:rsidP="00CB23F4">
      <w:pPr>
        <w:pStyle w:val="a3"/>
        <w:ind w:left="170" w:right="170"/>
        <w:jc w:val="both"/>
        <w:rPr>
          <w:ins w:id="3805" w:author="Peng Luqi" w:date="2019-10-13T14:39:00Z"/>
          <w:lang w:val="fr-FR"/>
        </w:rPr>
      </w:pPr>
      <w:r w:rsidRPr="00716360">
        <w:rPr>
          <w:lang w:val="fr-FR"/>
        </w:rPr>
        <w:t>Au début des années 90, de nombreuses personnes compétentes ont choisi de quitter la Chine et de partir aux confins du monde afin de poursuivre leurs rêves. 30 ans plus tard, 30 années où l</w:t>
      </w:r>
      <w:del w:id="3806" w:author="Peng Luqi" w:date="2019-10-13T14:43:00Z">
        <w:r w:rsidRPr="00716360" w:rsidDel="00EF666F">
          <w:rPr>
            <w:lang w:val="fr-FR"/>
          </w:rPr>
          <w:delText>’</w:delText>
        </w:r>
      </w:del>
      <w:ins w:id="3807" w:author="Peng Luqi" w:date="2019-10-13T14:43:00Z">
        <w:r w:rsidR="00EF666F">
          <w:rPr>
            <w:lang w:val="fr-FR"/>
          </w:rPr>
          <w:t>’</w:t>
        </w:r>
      </w:ins>
      <w:r w:rsidRPr="00716360">
        <w:rPr>
          <w:lang w:val="fr-FR"/>
        </w:rPr>
        <w:t>économie chinoise s</w:t>
      </w:r>
      <w:del w:id="3808" w:author="Peng Luqi" w:date="2019-10-13T14:43:00Z">
        <w:r w:rsidRPr="00716360" w:rsidDel="00EF666F">
          <w:rPr>
            <w:lang w:val="fr-FR"/>
          </w:rPr>
          <w:delText>’</w:delText>
        </w:r>
      </w:del>
      <w:ins w:id="3809" w:author="Peng Luqi" w:date="2019-10-13T14:43:00Z">
        <w:r w:rsidR="00EF666F">
          <w:rPr>
            <w:lang w:val="fr-FR"/>
          </w:rPr>
          <w:t>’</w:t>
        </w:r>
      </w:ins>
      <w:r w:rsidRPr="00716360">
        <w:rPr>
          <w:lang w:val="fr-FR"/>
        </w:rPr>
        <w:t>est développée de manière phénoménale, la grande majorité de ceux qui avaient quitté leur domicile compare maintenant leur propre puissance économique et se lamente d</w:t>
      </w:r>
      <w:del w:id="3810" w:author="Peng Luqi" w:date="2019-10-13T14:43:00Z">
        <w:r w:rsidRPr="00716360" w:rsidDel="00EF666F">
          <w:rPr>
            <w:lang w:val="fr-FR"/>
          </w:rPr>
          <w:delText>’</w:delText>
        </w:r>
      </w:del>
      <w:ins w:id="3811" w:author="Peng Luqi" w:date="2019-10-13T14:43:00Z">
        <w:r w:rsidR="00EF666F">
          <w:rPr>
            <w:lang w:val="fr-FR"/>
          </w:rPr>
          <w:t>’</w:t>
        </w:r>
      </w:ins>
      <w:r w:rsidRPr="00716360">
        <w:rPr>
          <w:lang w:val="fr-FR"/>
        </w:rPr>
        <w:t>avoir gâché dix ou vingt ans de leur vie.</w:t>
      </w:r>
    </w:p>
    <w:p w:rsidR="006E7375" w:rsidRDefault="006E7375" w:rsidP="00CB23F4">
      <w:pPr>
        <w:pStyle w:val="a3"/>
        <w:ind w:left="170" w:right="170"/>
        <w:jc w:val="both"/>
        <w:rPr>
          <w:ins w:id="3812" w:author="Peng Luqi" w:date="2019-10-13T22:31:00Z"/>
          <w:lang w:val="fr-FR"/>
        </w:rPr>
      </w:pPr>
    </w:p>
    <w:p w:rsidR="00850F45" w:rsidRPr="00716360" w:rsidDel="00850F45" w:rsidRDefault="00850F45">
      <w:pPr>
        <w:pStyle w:val="a3"/>
        <w:ind w:left="170" w:right="170"/>
        <w:jc w:val="both"/>
        <w:rPr>
          <w:del w:id="3813" w:author="Peng Luqi" w:date="2019-10-13T22:31:00Z"/>
          <w:lang w:val="fr-FR"/>
        </w:rPr>
        <w:pPrChange w:id="3814" w:author="Peng Luqi" w:date="2019-10-13T14:20:00Z">
          <w:pPr>
            <w:pStyle w:val="a3"/>
            <w:ind w:left="130" w:right="172"/>
          </w:pPr>
        </w:pPrChange>
      </w:pPr>
    </w:p>
    <w:p w:rsidR="00AF0C0B" w:rsidDel="00850F45" w:rsidRDefault="00AF0C0B">
      <w:pPr>
        <w:ind w:left="170" w:right="170"/>
        <w:jc w:val="both"/>
        <w:rPr>
          <w:del w:id="3815" w:author="Peng Luqi" w:date="2019-10-13T22:31:00Z"/>
          <w:lang w:val="fr-FR"/>
        </w:rPr>
        <w:sectPr w:rsidR="00AF0C0B" w:rsidDel="00850F45">
          <w:pgSz w:w="11910" w:h="16840"/>
          <w:pgMar w:top="1360" w:right="1240" w:bottom="280" w:left="1320" w:header="720" w:footer="720" w:gutter="0"/>
          <w:cols w:space="720"/>
        </w:sectPr>
        <w:pPrChange w:id="3816" w:author="Peng Luqi" w:date="2019-10-13T14:20:00Z">
          <w:pPr/>
        </w:pPrChange>
      </w:pPr>
    </w:p>
    <w:p w:rsidR="002B38DF" w:rsidRPr="00716360" w:rsidRDefault="00716360">
      <w:pPr>
        <w:pStyle w:val="a3"/>
        <w:ind w:left="170" w:right="170"/>
        <w:jc w:val="both"/>
        <w:rPr>
          <w:lang w:val="fr-FR"/>
        </w:rPr>
        <w:pPrChange w:id="3817" w:author="Peng Luqi" w:date="2019-10-13T14:20:00Z">
          <w:pPr>
            <w:pStyle w:val="a3"/>
            <w:spacing w:before="65"/>
            <w:ind w:left="130" w:right="220"/>
          </w:pPr>
        </w:pPrChange>
      </w:pPr>
      <w:r w:rsidRPr="00716360">
        <w:rPr>
          <w:lang w:val="fr-FR"/>
        </w:rPr>
        <w:t>Est-ce dû à la vie ? En substance, il ne s</w:t>
      </w:r>
      <w:del w:id="3818" w:author="Peng Luqi" w:date="2019-10-13T14:43:00Z">
        <w:r w:rsidRPr="00716360" w:rsidDel="00EF666F">
          <w:rPr>
            <w:lang w:val="fr-FR"/>
          </w:rPr>
          <w:delText>’</w:delText>
        </w:r>
      </w:del>
      <w:ins w:id="3819" w:author="Peng Luqi" w:date="2019-10-13T14:43:00Z">
        <w:r w:rsidR="00EF666F">
          <w:rPr>
            <w:lang w:val="fr-FR"/>
          </w:rPr>
          <w:t>’</w:t>
        </w:r>
      </w:ins>
      <w:r w:rsidRPr="00716360">
        <w:rPr>
          <w:lang w:val="fr-FR"/>
        </w:rPr>
        <w:t>agit que de « l</w:t>
      </w:r>
      <w:del w:id="3820" w:author="Peng Luqi" w:date="2019-10-13T14:43:00Z">
        <w:r w:rsidRPr="00716360" w:rsidDel="00EF666F">
          <w:rPr>
            <w:lang w:val="fr-FR"/>
          </w:rPr>
          <w:delText>’</w:delText>
        </w:r>
      </w:del>
      <w:ins w:id="3821" w:author="Peng Luqi" w:date="2019-10-13T14:43:00Z">
        <w:r w:rsidR="00EF666F">
          <w:rPr>
            <w:lang w:val="fr-FR"/>
          </w:rPr>
          <w:t>’</w:t>
        </w:r>
      </w:ins>
      <w:r w:rsidRPr="00716360">
        <w:rPr>
          <w:lang w:val="fr-FR"/>
        </w:rPr>
        <w:t>effet d</w:t>
      </w:r>
      <w:del w:id="3822" w:author="Peng Luqi" w:date="2019-10-13T14:43:00Z">
        <w:r w:rsidRPr="00716360" w:rsidDel="00EF666F">
          <w:rPr>
            <w:lang w:val="fr-FR"/>
          </w:rPr>
          <w:delText>’</w:delText>
        </w:r>
      </w:del>
      <w:ins w:id="3823" w:author="Peng Luqi" w:date="2019-10-13T14:43:00Z">
        <w:r w:rsidR="00EF666F">
          <w:rPr>
            <w:lang w:val="fr-FR"/>
          </w:rPr>
          <w:t>’</w:t>
        </w:r>
      </w:ins>
      <w:r w:rsidRPr="00716360">
        <w:rPr>
          <w:lang w:val="fr-FR"/>
        </w:rPr>
        <w:t>une tendance », et non de la « vie » de l</w:t>
      </w:r>
      <w:del w:id="3824" w:author="Peng Luqi" w:date="2019-10-13T14:43:00Z">
        <w:r w:rsidRPr="00716360" w:rsidDel="00EF666F">
          <w:rPr>
            <w:lang w:val="fr-FR"/>
          </w:rPr>
          <w:delText>’</w:delText>
        </w:r>
      </w:del>
      <w:ins w:id="3825" w:author="Peng Luqi" w:date="2019-10-13T14:43:00Z">
        <w:r w:rsidR="00EF666F">
          <w:rPr>
            <w:lang w:val="fr-FR"/>
          </w:rPr>
          <w:t>’</w:t>
        </w:r>
      </w:ins>
      <w:r w:rsidRPr="00716360">
        <w:rPr>
          <w:lang w:val="fr-FR"/>
        </w:rPr>
        <w:t>individu, car il a choisi de partir à cette époque. Il aurait très bien pu choisir de rester. Par conséquent, de manière objective, nous pouvons dire qu</w:t>
      </w:r>
      <w:del w:id="3826" w:author="Peng Luqi" w:date="2019-10-13T14:43:00Z">
        <w:r w:rsidRPr="00716360" w:rsidDel="00EF666F">
          <w:rPr>
            <w:lang w:val="fr-FR"/>
          </w:rPr>
          <w:delText>’</w:delText>
        </w:r>
      </w:del>
      <w:ins w:id="3827" w:author="Peng Luqi" w:date="2019-10-13T14:43:00Z">
        <w:r w:rsidR="00EF666F">
          <w:rPr>
            <w:lang w:val="fr-FR"/>
          </w:rPr>
          <w:t>’</w:t>
        </w:r>
      </w:ins>
      <w:r w:rsidRPr="00716360">
        <w:rPr>
          <w:lang w:val="fr-FR"/>
        </w:rPr>
        <w:t>ils ont mal choisi le sens de la tendance. Cela revient à changer de voie sur l</w:t>
      </w:r>
      <w:del w:id="3828" w:author="Peng Luqi" w:date="2019-10-13T14:43:00Z">
        <w:r w:rsidRPr="00716360" w:rsidDel="00EF666F">
          <w:rPr>
            <w:lang w:val="fr-FR"/>
          </w:rPr>
          <w:delText>’</w:delText>
        </w:r>
      </w:del>
      <w:ins w:id="3829" w:author="Peng Luqi" w:date="2019-10-13T14:43:00Z">
        <w:r w:rsidR="00EF666F">
          <w:rPr>
            <w:lang w:val="fr-FR"/>
          </w:rPr>
          <w:t>’</w:t>
        </w:r>
      </w:ins>
      <w:r w:rsidRPr="00716360">
        <w:rPr>
          <w:lang w:val="fr-FR"/>
        </w:rPr>
        <w:t>autoroute en pensant qu</w:t>
      </w:r>
      <w:del w:id="3830" w:author="Peng Luqi" w:date="2019-10-13T14:43:00Z">
        <w:r w:rsidRPr="00716360" w:rsidDel="00EF666F">
          <w:rPr>
            <w:lang w:val="fr-FR"/>
          </w:rPr>
          <w:delText>’</w:delText>
        </w:r>
      </w:del>
      <w:ins w:id="3831" w:author="Peng Luqi" w:date="2019-10-13T14:43:00Z">
        <w:r w:rsidR="00EF666F">
          <w:rPr>
            <w:lang w:val="fr-FR"/>
          </w:rPr>
          <w:t>’</w:t>
        </w:r>
      </w:ins>
      <w:r w:rsidRPr="00716360">
        <w:rPr>
          <w:lang w:val="fr-FR"/>
        </w:rPr>
        <w:t>elle est plus rapide. Il s</w:t>
      </w:r>
      <w:del w:id="3832" w:author="Peng Luqi" w:date="2019-10-13T14:43:00Z">
        <w:r w:rsidRPr="00716360" w:rsidDel="00EF666F">
          <w:rPr>
            <w:lang w:val="fr-FR"/>
          </w:rPr>
          <w:delText>’</w:delText>
        </w:r>
      </w:del>
      <w:ins w:id="3833" w:author="Peng Luqi" w:date="2019-10-13T14:43:00Z">
        <w:r w:rsidR="00EF666F">
          <w:rPr>
            <w:lang w:val="fr-FR"/>
          </w:rPr>
          <w:t>’</w:t>
        </w:r>
      </w:ins>
      <w:r w:rsidRPr="00716360">
        <w:rPr>
          <w:lang w:val="fr-FR"/>
        </w:rPr>
        <w:t>est avéré que ce n</w:t>
      </w:r>
      <w:del w:id="3834" w:author="Peng Luqi" w:date="2019-10-13T14:43:00Z">
        <w:r w:rsidRPr="00716360" w:rsidDel="00EF666F">
          <w:rPr>
            <w:lang w:val="fr-FR"/>
          </w:rPr>
          <w:delText>’</w:delText>
        </w:r>
      </w:del>
      <w:ins w:id="3835" w:author="Peng Luqi" w:date="2019-10-13T14:43:00Z">
        <w:r w:rsidR="00EF666F">
          <w:rPr>
            <w:lang w:val="fr-FR"/>
          </w:rPr>
          <w:t>’</w:t>
        </w:r>
      </w:ins>
      <w:r w:rsidRPr="00716360">
        <w:rPr>
          <w:lang w:val="fr-FR"/>
        </w:rPr>
        <w:t>était pas le cas.</w:t>
      </w:r>
    </w:p>
    <w:p w:rsidR="002B38DF" w:rsidRPr="00716360" w:rsidRDefault="002B38DF">
      <w:pPr>
        <w:pStyle w:val="a3"/>
        <w:ind w:left="170" w:right="170"/>
        <w:jc w:val="both"/>
        <w:rPr>
          <w:lang w:val="fr-FR"/>
        </w:rPr>
        <w:pPrChange w:id="3836" w:author="Peng Luqi" w:date="2019-10-13T14:20:00Z">
          <w:pPr>
            <w:pStyle w:val="a3"/>
            <w:spacing w:before="2"/>
          </w:pPr>
        </w:pPrChange>
      </w:pPr>
    </w:p>
    <w:p w:rsidR="002B38DF" w:rsidRPr="00716360" w:rsidDel="006E7375" w:rsidRDefault="00716360">
      <w:pPr>
        <w:pStyle w:val="a3"/>
        <w:ind w:left="170" w:right="170"/>
        <w:jc w:val="both"/>
        <w:rPr>
          <w:del w:id="3837" w:author="Peng Luqi" w:date="2019-10-13T14:39:00Z"/>
          <w:lang w:val="fr-FR"/>
        </w:rPr>
        <w:pPrChange w:id="3838" w:author="Peng Luqi" w:date="2019-10-13T14:20:00Z">
          <w:pPr>
            <w:pStyle w:val="a3"/>
            <w:ind w:left="130" w:right="1012"/>
          </w:pPr>
        </w:pPrChange>
      </w:pPr>
      <w:r w:rsidRPr="00716360">
        <w:rPr>
          <w:lang w:val="fr-FR"/>
        </w:rPr>
        <w:t>Les facteurs clés déterminant le destin sont souvent en dehors des limites actives.</w:t>
      </w:r>
      <w:ins w:id="3839" w:author="Peng Luqi" w:date="2019-10-13T14:39:00Z">
        <w:r w:rsidR="006E7375">
          <w:rPr>
            <w:lang w:val="fr-FR"/>
          </w:rPr>
          <w:t xml:space="preserve"> </w:t>
        </w:r>
      </w:ins>
    </w:p>
    <w:p w:rsidR="002B38DF" w:rsidRPr="00716360" w:rsidRDefault="00716360">
      <w:pPr>
        <w:pStyle w:val="a3"/>
        <w:ind w:left="170" w:right="170"/>
        <w:jc w:val="both"/>
        <w:rPr>
          <w:lang w:val="fr-FR"/>
        </w:rPr>
        <w:pPrChange w:id="3840" w:author="Peng Luqi" w:date="2019-10-13T14:20:00Z">
          <w:pPr>
            <w:pStyle w:val="a3"/>
            <w:ind w:left="130" w:right="1253"/>
          </w:pPr>
        </w:pPrChange>
      </w:pPr>
      <w:r w:rsidRPr="00716360">
        <w:rPr>
          <w:lang w:val="fr-FR"/>
        </w:rPr>
        <w:t xml:space="preserve">Quels sont les facteurs les plus critiques en dehors des limites actives ? La </w:t>
      </w:r>
      <w:r w:rsidRPr="00716360">
        <w:rPr>
          <w:lang w:val="fr-FR"/>
        </w:rPr>
        <w:lastRenderedPageBreak/>
        <w:t>tendance.</w:t>
      </w:r>
    </w:p>
    <w:p w:rsidR="002B38DF" w:rsidRPr="00716360" w:rsidRDefault="002B38DF">
      <w:pPr>
        <w:pStyle w:val="a3"/>
        <w:ind w:left="170" w:right="170"/>
        <w:jc w:val="both"/>
        <w:rPr>
          <w:sz w:val="27"/>
          <w:lang w:val="fr-FR"/>
        </w:rPr>
        <w:pPrChange w:id="3841" w:author="Peng Luqi" w:date="2019-10-13T14:20:00Z">
          <w:pPr>
            <w:pStyle w:val="a3"/>
            <w:spacing w:before="9"/>
          </w:pPr>
        </w:pPrChange>
      </w:pPr>
    </w:p>
    <w:p w:rsidR="002B38DF" w:rsidRPr="00716360" w:rsidRDefault="00716360">
      <w:pPr>
        <w:pStyle w:val="a3"/>
        <w:ind w:left="170" w:right="170"/>
        <w:jc w:val="both"/>
        <w:rPr>
          <w:lang w:val="fr-FR"/>
        </w:rPr>
        <w:pPrChange w:id="3842" w:author="Peng Luqi" w:date="2019-10-13T14:20:00Z">
          <w:pPr>
            <w:pStyle w:val="a3"/>
            <w:spacing w:before="1"/>
            <w:ind w:left="130" w:right="258"/>
          </w:pPr>
        </w:pPrChange>
      </w:pPr>
      <w:r w:rsidRPr="00716360">
        <w:rPr>
          <w:lang w:val="fr-FR"/>
        </w:rPr>
        <w:t>« Un sage soumet au sort » est une expression correcte, car les personnes qui ne comprennent pas la tendance, ou même ne la sentent pas, ne peuvent être que médiocres. Le « sage prend son temps » est également une expression correcte, car la tendance dépasse les limites actives, mais elle joue un rôle déterminant.</w:t>
      </w:r>
    </w:p>
    <w:p w:rsidR="002B38DF" w:rsidRPr="00716360" w:rsidRDefault="00716360">
      <w:pPr>
        <w:pStyle w:val="a3"/>
        <w:ind w:left="170" w:right="170"/>
        <w:jc w:val="both"/>
        <w:rPr>
          <w:lang w:val="fr-FR"/>
        </w:rPr>
        <w:pPrChange w:id="3843" w:author="Peng Luqi" w:date="2019-10-13T14:20:00Z">
          <w:pPr>
            <w:pStyle w:val="a3"/>
            <w:spacing w:line="320" w:lineRule="exact"/>
            <w:ind w:left="130"/>
          </w:pPr>
        </w:pPrChange>
      </w:pPr>
      <w:r w:rsidRPr="00716360">
        <w:rPr>
          <w:lang w:val="fr-FR"/>
        </w:rPr>
        <w:t>Sans la situation actuelle, il n</w:t>
      </w:r>
      <w:del w:id="3844" w:author="Peng Luqi" w:date="2019-10-13T14:43:00Z">
        <w:r w:rsidRPr="00716360" w:rsidDel="00EF666F">
          <w:rPr>
            <w:lang w:val="fr-FR"/>
          </w:rPr>
          <w:delText>’</w:delText>
        </w:r>
      </w:del>
      <w:ins w:id="3845" w:author="Peng Luqi" w:date="2019-10-13T14:43:00Z">
        <w:r w:rsidR="00EF666F">
          <w:rPr>
            <w:lang w:val="fr-FR"/>
          </w:rPr>
          <w:t>’</w:t>
        </w:r>
      </w:ins>
      <w:r w:rsidRPr="00716360">
        <w:rPr>
          <w:lang w:val="fr-FR"/>
        </w:rPr>
        <w:t>y a pas de héros.</w:t>
      </w:r>
    </w:p>
    <w:p w:rsidR="002B38DF" w:rsidRPr="00716360" w:rsidDel="006E7375" w:rsidRDefault="002B38DF">
      <w:pPr>
        <w:pStyle w:val="a3"/>
        <w:ind w:left="170" w:right="170"/>
        <w:jc w:val="both"/>
        <w:rPr>
          <w:del w:id="3846" w:author="Peng Luqi" w:date="2019-10-13T14:39:00Z"/>
          <w:sz w:val="30"/>
          <w:lang w:val="fr-FR"/>
        </w:rPr>
        <w:pPrChange w:id="3847" w:author="Peng Luqi" w:date="2019-10-13T14:20:00Z">
          <w:pPr>
            <w:pStyle w:val="a3"/>
          </w:pPr>
        </w:pPrChange>
      </w:pPr>
    </w:p>
    <w:p w:rsidR="002B38DF" w:rsidRPr="00716360" w:rsidRDefault="002B38DF">
      <w:pPr>
        <w:pStyle w:val="a3"/>
        <w:ind w:left="170" w:right="170"/>
        <w:jc w:val="both"/>
        <w:rPr>
          <w:sz w:val="43"/>
          <w:lang w:val="fr-FR"/>
        </w:rPr>
        <w:pPrChange w:id="3848" w:author="Peng Luqi" w:date="2019-10-13T14:20:00Z">
          <w:pPr>
            <w:pStyle w:val="a3"/>
            <w:spacing w:before="9"/>
          </w:pPr>
        </w:pPrChange>
      </w:pPr>
    </w:p>
    <w:p w:rsidR="002B38DF" w:rsidRPr="00F23B1D" w:rsidRDefault="00F23B1D">
      <w:pPr>
        <w:pStyle w:val="2"/>
        <w:spacing w:before="0" w:after="0" w:line="240" w:lineRule="auto"/>
        <w:ind w:left="170" w:right="170"/>
        <w:rPr>
          <w:lang w:val="fr-FR"/>
          <w:rPrChange w:id="3849" w:author="Peng Luqi" w:date="2019-10-13T22:44:00Z">
            <w:rPr>
              <w:lang w:val="fr-FR"/>
            </w:rPr>
          </w:rPrChange>
        </w:rPr>
        <w:pPrChange w:id="3850" w:author="Peng Luqi" w:date="2019-10-13T22:44:00Z">
          <w:pPr>
            <w:pStyle w:val="1"/>
            <w:numPr>
              <w:ilvl w:val="1"/>
              <w:numId w:val="15"/>
            </w:numPr>
            <w:tabs>
              <w:tab w:val="left" w:pos="551"/>
            </w:tabs>
            <w:ind w:left="550" w:right="464" w:hanging="420"/>
          </w:pPr>
        </w:pPrChange>
      </w:pPr>
      <w:ins w:id="3851" w:author="Peng Luqi" w:date="2019-10-13T22:44:00Z">
        <w:r>
          <w:rPr>
            <w:rFonts w:ascii="Times New Roman" w:hAnsi="Times New Roman" w:cs="Times New Roman"/>
            <w:sz w:val="28"/>
            <w:szCs w:val="28"/>
            <w:lang w:val="fr-FR"/>
          </w:rPr>
          <w:t xml:space="preserve">9.4 </w:t>
        </w:r>
      </w:ins>
      <w:r w:rsidR="00716360" w:rsidRPr="00F23B1D">
        <w:rPr>
          <w:rFonts w:ascii="Times New Roman" w:hAnsi="Times New Roman" w:cs="Times New Roman"/>
          <w:sz w:val="28"/>
          <w:szCs w:val="28"/>
          <w:lang w:val="fr-FR"/>
          <w:rPrChange w:id="3852" w:author="Peng Luqi" w:date="2019-10-13T22:44:00Z">
            <w:rPr>
              <w:lang w:val="fr-FR"/>
            </w:rPr>
          </w:rPrChange>
        </w:rPr>
        <w:t xml:space="preserve">La stratégie optimale de gestion de la tendance ne peut être </w:t>
      </w:r>
      <w:del w:id="3853" w:author="Peng Luqi" w:date="2019-10-13T14:39:00Z">
        <w:r w:rsidR="00716360" w:rsidRPr="00F23B1D" w:rsidDel="006E7375">
          <w:rPr>
            <w:rFonts w:ascii="Times New Roman" w:hAnsi="Times New Roman" w:cs="Times New Roman"/>
            <w:sz w:val="28"/>
            <w:szCs w:val="28"/>
            <w:lang w:val="fr-FR"/>
            <w:rPrChange w:id="3854" w:author="Peng Luqi" w:date="2019-10-13T22:44:00Z">
              <w:rPr>
                <w:lang w:val="fr-FR"/>
              </w:rPr>
            </w:rPrChange>
          </w:rPr>
          <w:delText>que</w:delText>
        </w:r>
        <w:r w:rsidR="00716360" w:rsidRPr="00F23B1D" w:rsidDel="006E7375">
          <w:rPr>
            <w:rFonts w:ascii="Times New Roman" w:hAnsi="Times New Roman" w:cs="Times New Roman"/>
            <w:sz w:val="28"/>
            <w:szCs w:val="28"/>
            <w:lang w:val="fr-FR"/>
            <w:rPrChange w:id="3855" w:author="Peng Luqi" w:date="2019-10-13T22:44:00Z">
              <w:rPr>
                <w:spacing w:val="-39"/>
                <w:lang w:val="fr-FR"/>
              </w:rPr>
            </w:rPrChange>
          </w:rPr>
          <w:delText xml:space="preserve"> </w:delText>
        </w:r>
        <w:r w:rsidR="00716360" w:rsidRPr="00F23B1D" w:rsidDel="006E7375">
          <w:rPr>
            <w:rFonts w:ascii="Times New Roman" w:hAnsi="Times New Roman" w:cs="Times New Roman"/>
            <w:sz w:val="28"/>
            <w:szCs w:val="28"/>
            <w:lang w:val="fr-FR"/>
            <w:rPrChange w:id="3856" w:author="Peng Luqi" w:date="2019-10-13T22:44:00Z">
              <w:rPr>
                <w:lang w:val="fr-FR"/>
              </w:rPr>
            </w:rPrChange>
          </w:rPr>
          <w:delText>active</w:delText>
        </w:r>
      </w:del>
      <w:ins w:id="3857" w:author="Peng Luqi" w:date="2019-10-13T14:39:00Z">
        <w:r w:rsidR="006E7375" w:rsidRPr="00F23B1D">
          <w:rPr>
            <w:rFonts w:ascii="Times New Roman" w:hAnsi="Times New Roman" w:cs="Times New Roman"/>
            <w:sz w:val="28"/>
            <w:szCs w:val="28"/>
            <w:lang w:val="fr-FR"/>
            <w:rPrChange w:id="3858" w:author="Peng Luqi" w:date="2019-10-13T22:44:00Z">
              <w:rPr>
                <w:lang w:val="fr-FR"/>
              </w:rPr>
            </w:rPrChange>
          </w:rPr>
          <w:t>qu</w:t>
        </w:r>
      </w:ins>
      <w:ins w:id="3859" w:author="Peng Luqi" w:date="2019-10-13T14:43:00Z">
        <w:r w:rsidR="00EF666F" w:rsidRPr="00F23B1D">
          <w:rPr>
            <w:rFonts w:ascii="Times New Roman" w:hAnsi="Times New Roman" w:cs="Times New Roman"/>
            <w:sz w:val="28"/>
            <w:szCs w:val="28"/>
            <w:lang w:val="fr-FR"/>
            <w:rPrChange w:id="3860" w:author="Peng Luqi" w:date="2019-10-13T22:44:00Z">
              <w:rPr>
                <w:lang w:val="fr-FR"/>
              </w:rPr>
            </w:rPrChange>
          </w:rPr>
          <w:t>’</w:t>
        </w:r>
      </w:ins>
      <w:ins w:id="3861" w:author="Peng Luqi" w:date="2019-10-13T14:39:00Z">
        <w:r w:rsidR="006E7375" w:rsidRPr="00F23B1D">
          <w:rPr>
            <w:rFonts w:ascii="Times New Roman" w:hAnsi="Times New Roman" w:cs="Times New Roman"/>
            <w:sz w:val="28"/>
            <w:szCs w:val="28"/>
            <w:lang w:val="fr-FR"/>
            <w:rPrChange w:id="3862" w:author="Peng Luqi" w:date="2019-10-13T22:44:00Z">
              <w:rPr>
                <w:lang w:val="fr-FR"/>
              </w:rPr>
            </w:rPrChange>
          </w:rPr>
          <w:t>active</w:t>
        </w:r>
      </w:ins>
      <w:r w:rsidR="00716360" w:rsidRPr="00F23B1D">
        <w:rPr>
          <w:rFonts w:ascii="Times New Roman" w:hAnsi="Times New Roman" w:cs="Times New Roman"/>
          <w:sz w:val="28"/>
          <w:szCs w:val="28"/>
          <w:lang w:val="fr-FR"/>
          <w:rPrChange w:id="3863" w:author="Peng Luqi" w:date="2019-10-13T22:44:00Z">
            <w:rPr>
              <w:lang w:val="fr-FR"/>
            </w:rPr>
          </w:rPrChange>
        </w:rPr>
        <w:t xml:space="preserve"> et</w:t>
      </w:r>
      <w:r w:rsidR="00716360" w:rsidRPr="00F23B1D">
        <w:rPr>
          <w:rFonts w:ascii="Times New Roman" w:hAnsi="Times New Roman" w:cs="Times New Roman"/>
          <w:sz w:val="28"/>
          <w:szCs w:val="28"/>
          <w:lang w:val="fr-FR"/>
          <w:rPrChange w:id="3864" w:author="Peng Luqi" w:date="2019-10-13T22:44:00Z">
            <w:rPr>
              <w:spacing w:val="-1"/>
              <w:lang w:val="fr-FR"/>
            </w:rPr>
          </w:rPrChange>
        </w:rPr>
        <w:t xml:space="preserve"> </w:t>
      </w:r>
      <w:r w:rsidR="00716360" w:rsidRPr="00F23B1D">
        <w:rPr>
          <w:rFonts w:ascii="Times New Roman" w:hAnsi="Times New Roman" w:cs="Times New Roman"/>
          <w:sz w:val="28"/>
          <w:szCs w:val="28"/>
          <w:lang w:val="fr-FR"/>
          <w:rPrChange w:id="3865" w:author="Peng Luqi" w:date="2019-10-13T22:44:00Z">
            <w:rPr>
              <w:lang w:val="fr-FR"/>
            </w:rPr>
          </w:rPrChange>
        </w:rPr>
        <w:t>passive.</w:t>
      </w:r>
    </w:p>
    <w:p w:rsidR="002B38DF" w:rsidRPr="00716360" w:rsidRDefault="002B38DF">
      <w:pPr>
        <w:pStyle w:val="a3"/>
        <w:ind w:left="170" w:right="170"/>
        <w:jc w:val="both"/>
        <w:rPr>
          <w:b/>
          <w:sz w:val="27"/>
          <w:lang w:val="fr-FR"/>
        </w:rPr>
        <w:pPrChange w:id="3866" w:author="Peng Luqi" w:date="2019-10-13T14:20:00Z">
          <w:pPr>
            <w:pStyle w:val="a3"/>
            <w:spacing w:before="11"/>
          </w:pPr>
        </w:pPrChange>
      </w:pPr>
    </w:p>
    <w:p w:rsidR="006E7375" w:rsidRDefault="00716360" w:rsidP="00CB23F4">
      <w:pPr>
        <w:pStyle w:val="a3"/>
        <w:ind w:left="170" w:right="170"/>
        <w:jc w:val="both"/>
        <w:rPr>
          <w:ins w:id="3867" w:author="Peng Luqi" w:date="2019-10-13T14:39:00Z"/>
          <w:lang w:val="fr-FR"/>
        </w:rPr>
      </w:pPr>
      <w:r w:rsidRPr="00716360">
        <w:rPr>
          <w:lang w:val="fr-FR"/>
        </w:rPr>
        <w:t>Dans ses propres limites, l</w:t>
      </w:r>
      <w:del w:id="3868" w:author="Peng Luqi" w:date="2019-10-13T14:43:00Z">
        <w:r w:rsidRPr="00716360" w:rsidDel="00EF666F">
          <w:rPr>
            <w:lang w:val="fr-FR"/>
          </w:rPr>
          <w:delText>’</w:delText>
        </w:r>
      </w:del>
      <w:ins w:id="3869" w:author="Peng Luqi" w:date="2019-10-13T14:43:00Z">
        <w:r w:rsidR="00EF666F">
          <w:rPr>
            <w:lang w:val="fr-FR"/>
          </w:rPr>
          <w:t>’</w:t>
        </w:r>
      </w:ins>
      <w:r w:rsidRPr="00716360">
        <w:rPr>
          <w:lang w:val="fr-FR"/>
        </w:rPr>
        <w:t xml:space="preserve">initiative est de toute évidence importante. Cependant, un autre fait que la plupart des gens ignorent est le suivant : </w:t>
      </w:r>
    </w:p>
    <w:p w:rsidR="006E7375" w:rsidRDefault="006E7375" w:rsidP="00CB23F4">
      <w:pPr>
        <w:pStyle w:val="a3"/>
        <w:ind w:left="170" w:right="170"/>
        <w:jc w:val="both"/>
        <w:rPr>
          <w:ins w:id="3870" w:author="Peng Luqi" w:date="2019-10-13T14:39:00Z"/>
          <w:lang w:val="fr-FR"/>
        </w:rPr>
      </w:pPr>
    </w:p>
    <w:p w:rsidR="002B38DF" w:rsidRDefault="00716360">
      <w:pPr>
        <w:pStyle w:val="a3"/>
        <w:ind w:left="720" w:right="720"/>
        <w:jc w:val="both"/>
        <w:rPr>
          <w:ins w:id="3871" w:author="Peng Luqi" w:date="2019-10-13T14:39:00Z"/>
          <w:lang w:val="fr-FR"/>
        </w:rPr>
        <w:pPrChange w:id="3872" w:author="Peng Luqi" w:date="2019-10-13T14:40:00Z">
          <w:pPr>
            <w:pStyle w:val="a3"/>
            <w:ind w:left="170" w:right="170"/>
            <w:jc w:val="both"/>
          </w:pPr>
        </w:pPrChange>
      </w:pPr>
      <w:r w:rsidRPr="00716360">
        <w:rPr>
          <w:lang w:val="fr-FR"/>
        </w:rPr>
        <w:t>Le passif est encore plus important !</w:t>
      </w:r>
    </w:p>
    <w:p w:rsidR="006E7375" w:rsidRPr="00716360" w:rsidRDefault="006E7375">
      <w:pPr>
        <w:pStyle w:val="a3"/>
        <w:ind w:left="170" w:right="170"/>
        <w:jc w:val="both"/>
        <w:rPr>
          <w:lang w:val="fr-FR"/>
        </w:rPr>
        <w:pPrChange w:id="3873" w:author="Peng Luqi" w:date="2019-10-13T14:20:00Z">
          <w:pPr>
            <w:pStyle w:val="a3"/>
            <w:ind w:left="130" w:right="1191"/>
          </w:pPr>
        </w:pPrChange>
      </w:pPr>
    </w:p>
    <w:p w:rsidR="002B38DF" w:rsidRPr="00716360" w:rsidRDefault="00716360">
      <w:pPr>
        <w:pStyle w:val="a3"/>
        <w:ind w:left="170" w:right="170"/>
        <w:jc w:val="both"/>
        <w:rPr>
          <w:lang w:val="fr-FR"/>
        </w:rPr>
        <w:pPrChange w:id="3874" w:author="Peng Luqi" w:date="2019-10-13T14:20:00Z">
          <w:pPr>
            <w:pStyle w:val="a3"/>
            <w:ind w:left="130" w:right="251"/>
          </w:pPr>
        </w:pPrChange>
      </w:pPr>
      <w:r w:rsidRPr="00716360">
        <w:rPr>
          <w:lang w:val="fr-FR"/>
        </w:rPr>
        <w:t>L</w:t>
      </w:r>
      <w:del w:id="3875" w:author="Peng Luqi" w:date="2019-10-13T14:43:00Z">
        <w:r w:rsidRPr="00716360" w:rsidDel="00EF666F">
          <w:rPr>
            <w:lang w:val="fr-FR"/>
          </w:rPr>
          <w:delText>’</w:delText>
        </w:r>
      </w:del>
      <w:ins w:id="3876" w:author="Peng Luqi" w:date="2019-10-13T14:43:00Z">
        <w:r w:rsidR="00EF666F">
          <w:rPr>
            <w:lang w:val="fr-FR"/>
          </w:rPr>
          <w:t>’</w:t>
        </w:r>
      </w:ins>
      <w:r w:rsidRPr="00716360">
        <w:rPr>
          <w:lang w:val="fr-FR"/>
        </w:rPr>
        <w:t>importance de l</w:t>
      </w:r>
      <w:del w:id="3877" w:author="Peng Luqi" w:date="2019-10-13T14:43:00Z">
        <w:r w:rsidRPr="00716360" w:rsidDel="00EF666F">
          <w:rPr>
            <w:lang w:val="fr-FR"/>
          </w:rPr>
          <w:delText>’</w:delText>
        </w:r>
      </w:del>
      <w:ins w:id="3878" w:author="Peng Luqi" w:date="2019-10-13T14:43:00Z">
        <w:r w:rsidR="00EF666F">
          <w:rPr>
            <w:lang w:val="fr-FR"/>
          </w:rPr>
          <w:t>’</w:t>
        </w:r>
      </w:ins>
      <w:r w:rsidRPr="00716360">
        <w:rPr>
          <w:lang w:val="fr-FR"/>
        </w:rPr>
        <w:t>initiative est souvent dépréciée tout comme il est difficile de préciser l</w:t>
      </w:r>
      <w:del w:id="3879" w:author="Peng Luqi" w:date="2019-10-13T14:43:00Z">
        <w:r w:rsidRPr="00716360" w:rsidDel="00EF666F">
          <w:rPr>
            <w:lang w:val="fr-FR"/>
          </w:rPr>
          <w:delText>’</w:delText>
        </w:r>
      </w:del>
      <w:ins w:id="3880" w:author="Peng Luqi" w:date="2019-10-13T14:43:00Z">
        <w:r w:rsidR="00EF666F">
          <w:rPr>
            <w:lang w:val="fr-FR"/>
          </w:rPr>
          <w:t>’</w:t>
        </w:r>
      </w:ins>
      <w:r w:rsidRPr="00716360">
        <w:rPr>
          <w:lang w:val="fr-FR"/>
        </w:rPr>
        <w:t>importance de la passivité sans comprendre la « frontière active », car il s</w:t>
      </w:r>
      <w:del w:id="3881" w:author="Peng Luqi" w:date="2019-10-13T14:43:00Z">
        <w:r w:rsidRPr="00716360" w:rsidDel="00EF666F">
          <w:rPr>
            <w:lang w:val="fr-FR"/>
          </w:rPr>
          <w:delText>’</w:delText>
        </w:r>
      </w:del>
      <w:ins w:id="3882" w:author="Peng Luqi" w:date="2019-10-13T14:43:00Z">
        <w:r w:rsidR="00EF666F">
          <w:rPr>
            <w:lang w:val="fr-FR"/>
          </w:rPr>
          <w:t>’</w:t>
        </w:r>
      </w:ins>
      <w:r w:rsidRPr="00716360">
        <w:rPr>
          <w:lang w:val="fr-FR"/>
        </w:rPr>
        <w:t>agit d</w:t>
      </w:r>
      <w:del w:id="3883" w:author="Peng Luqi" w:date="2019-10-13T14:43:00Z">
        <w:r w:rsidRPr="00716360" w:rsidDel="00EF666F">
          <w:rPr>
            <w:lang w:val="fr-FR"/>
          </w:rPr>
          <w:delText>’</w:delText>
        </w:r>
      </w:del>
      <w:ins w:id="3884" w:author="Peng Luqi" w:date="2019-10-13T14:43:00Z">
        <w:r w:rsidR="00EF666F">
          <w:rPr>
            <w:lang w:val="fr-FR"/>
          </w:rPr>
          <w:t>’</w:t>
        </w:r>
      </w:ins>
      <w:r w:rsidRPr="00716360">
        <w:rPr>
          <w:lang w:val="fr-FR"/>
        </w:rPr>
        <w:t>un concept auquel de nombreuses personnes n</w:t>
      </w:r>
      <w:del w:id="3885" w:author="Peng Luqi" w:date="2019-10-13T14:43:00Z">
        <w:r w:rsidRPr="00716360" w:rsidDel="00EF666F">
          <w:rPr>
            <w:lang w:val="fr-FR"/>
          </w:rPr>
          <w:delText>’</w:delText>
        </w:r>
      </w:del>
      <w:ins w:id="3886" w:author="Peng Luqi" w:date="2019-10-13T14:43:00Z">
        <w:r w:rsidR="00EF666F">
          <w:rPr>
            <w:lang w:val="fr-FR"/>
          </w:rPr>
          <w:t>’</w:t>
        </w:r>
      </w:ins>
      <w:r w:rsidRPr="00716360">
        <w:rPr>
          <w:lang w:val="fr-FR"/>
        </w:rPr>
        <w:t>ont jamais sérieusement réfléchi.</w:t>
      </w:r>
    </w:p>
    <w:p w:rsidR="002B38DF" w:rsidRPr="00716360" w:rsidRDefault="002B38DF">
      <w:pPr>
        <w:pStyle w:val="a3"/>
        <w:ind w:left="170" w:right="170"/>
        <w:jc w:val="both"/>
        <w:rPr>
          <w:lang w:val="fr-FR"/>
        </w:rPr>
        <w:pPrChange w:id="3887" w:author="Peng Luqi" w:date="2019-10-13T14:20:00Z">
          <w:pPr>
            <w:pStyle w:val="a3"/>
            <w:spacing w:before="1"/>
          </w:pPr>
        </w:pPrChange>
      </w:pPr>
    </w:p>
    <w:p w:rsidR="002B38DF" w:rsidRPr="00716360" w:rsidDel="006E7375" w:rsidRDefault="00716360">
      <w:pPr>
        <w:pStyle w:val="a3"/>
        <w:ind w:left="170" w:right="170"/>
        <w:jc w:val="both"/>
        <w:rPr>
          <w:del w:id="3888" w:author="Peng Luqi" w:date="2019-10-13T14:40:00Z"/>
          <w:lang w:val="fr-FR"/>
        </w:rPr>
        <w:pPrChange w:id="3889" w:author="Peng Luqi" w:date="2019-10-13T14:20:00Z">
          <w:pPr>
            <w:pStyle w:val="a3"/>
            <w:spacing w:before="1"/>
            <w:ind w:left="130" w:right="219"/>
          </w:pPr>
        </w:pPrChange>
      </w:pPr>
      <w:r w:rsidRPr="00716360">
        <w:rPr>
          <w:lang w:val="fr-FR"/>
        </w:rPr>
        <w:t>Une fois que nous aurons commencé à étudier ce qu</w:t>
      </w:r>
      <w:del w:id="3890" w:author="Peng Luqi" w:date="2019-10-13T14:43:00Z">
        <w:r w:rsidRPr="00716360" w:rsidDel="00EF666F">
          <w:rPr>
            <w:lang w:val="fr-FR"/>
          </w:rPr>
          <w:delText>’</w:delText>
        </w:r>
      </w:del>
      <w:ins w:id="3891" w:author="Peng Luqi" w:date="2019-10-13T14:43:00Z">
        <w:r w:rsidR="00EF666F">
          <w:rPr>
            <w:lang w:val="fr-FR"/>
          </w:rPr>
          <w:t>’</w:t>
        </w:r>
      </w:ins>
      <w:r w:rsidRPr="00716360">
        <w:rPr>
          <w:lang w:val="fr-FR"/>
        </w:rPr>
        <w:t>est la tendance, nous réaliserons l</w:t>
      </w:r>
      <w:del w:id="3892" w:author="Peng Luqi" w:date="2019-10-13T14:43:00Z">
        <w:r w:rsidRPr="00716360" w:rsidDel="00EF666F">
          <w:rPr>
            <w:lang w:val="fr-FR"/>
          </w:rPr>
          <w:delText>’</w:delText>
        </w:r>
      </w:del>
      <w:ins w:id="3893" w:author="Peng Luqi" w:date="2019-10-13T14:43:00Z">
        <w:r w:rsidR="00EF666F">
          <w:rPr>
            <w:lang w:val="fr-FR"/>
          </w:rPr>
          <w:t>’</w:t>
        </w:r>
      </w:ins>
      <w:r w:rsidRPr="00716360">
        <w:rPr>
          <w:lang w:val="fr-FR"/>
        </w:rPr>
        <w:t>énorme pouvoir de la passivité. Ne pas savoir s</w:t>
      </w:r>
      <w:del w:id="3894" w:author="Peng Luqi" w:date="2019-10-13T14:43:00Z">
        <w:r w:rsidRPr="00716360" w:rsidDel="00EF666F">
          <w:rPr>
            <w:lang w:val="fr-FR"/>
          </w:rPr>
          <w:delText>’</w:delText>
        </w:r>
      </w:del>
      <w:ins w:id="3895" w:author="Peng Luqi" w:date="2019-10-13T14:43:00Z">
        <w:r w:rsidR="00EF666F">
          <w:rPr>
            <w:lang w:val="fr-FR"/>
          </w:rPr>
          <w:t>’</w:t>
        </w:r>
      </w:ins>
      <w:r w:rsidRPr="00716360">
        <w:rPr>
          <w:lang w:val="fr-FR"/>
        </w:rPr>
        <w:t>adapter à l</w:t>
      </w:r>
      <w:del w:id="3896" w:author="Peng Luqi" w:date="2019-10-13T14:43:00Z">
        <w:r w:rsidRPr="00716360" w:rsidDel="00EF666F">
          <w:rPr>
            <w:lang w:val="fr-FR"/>
          </w:rPr>
          <w:delText>’</w:delText>
        </w:r>
      </w:del>
      <w:ins w:id="3897" w:author="Peng Luqi" w:date="2019-10-13T14:43:00Z">
        <w:r w:rsidR="00EF666F">
          <w:rPr>
            <w:lang w:val="fr-FR"/>
          </w:rPr>
          <w:t>’</w:t>
        </w:r>
      </w:ins>
      <w:r w:rsidRPr="00716360">
        <w:rPr>
          <w:lang w:val="fr-FR"/>
        </w:rPr>
        <w:t>énergie passive est la pierre d</w:t>
      </w:r>
      <w:del w:id="3898" w:author="Peng Luqi" w:date="2019-10-13T14:43:00Z">
        <w:r w:rsidRPr="00716360" w:rsidDel="00EF666F">
          <w:rPr>
            <w:lang w:val="fr-FR"/>
          </w:rPr>
          <w:delText>’</w:delText>
        </w:r>
      </w:del>
      <w:ins w:id="3899" w:author="Peng Luqi" w:date="2019-10-13T14:43:00Z">
        <w:r w:rsidR="00EF666F">
          <w:rPr>
            <w:lang w:val="fr-FR"/>
          </w:rPr>
          <w:t>’</w:t>
        </w:r>
      </w:ins>
      <w:r w:rsidRPr="00716360">
        <w:rPr>
          <w:lang w:val="fr-FR"/>
        </w:rPr>
        <w:t>achoppement de la plupart des gens. Beaucoup d</w:t>
      </w:r>
      <w:del w:id="3900" w:author="Peng Luqi" w:date="2019-10-13T14:43:00Z">
        <w:r w:rsidRPr="00716360" w:rsidDel="00EF666F">
          <w:rPr>
            <w:lang w:val="fr-FR"/>
          </w:rPr>
          <w:delText>’</w:delText>
        </w:r>
      </w:del>
      <w:ins w:id="3901" w:author="Peng Luqi" w:date="2019-10-13T14:43:00Z">
        <w:r w:rsidR="00EF666F">
          <w:rPr>
            <w:lang w:val="fr-FR"/>
          </w:rPr>
          <w:t>’</w:t>
        </w:r>
      </w:ins>
      <w:r w:rsidRPr="00716360">
        <w:rPr>
          <w:lang w:val="fr-FR"/>
        </w:rPr>
        <w:t>entre eux ne peuvent s</w:t>
      </w:r>
      <w:del w:id="3902" w:author="Peng Luqi" w:date="2019-10-13T14:43:00Z">
        <w:r w:rsidRPr="00716360" w:rsidDel="00EF666F">
          <w:rPr>
            <w:lang w:val="fr-FR"/>
          </w:rPr>
          <w:delText>’</w:delText>
        </w:r>
      </w:del>
      <w:ins w:id="3903" w:author="Peng Luqi" w:date="2019-10-13T14:43:00Z">
        <w:r w:rsidR="00EF666F">
          <w:rPr>
            <w:lang w:val="fr-FR"/>
          </w:rPr>
          <w:t>’</w:t>
        </w:r>
      </w:ins>
      <w:r w:rsidRPr="00716360">
        <w:rPr>
          <w:lang w:val="fr-FR"/>
        </w:rPr>
        <w:t>empêcher d</w:t>
      </w:r>
      <w:del w:id="3904" w:author="Peng Luqi" w:date="2019-10-13T14:43:00Z">
        <w:r w:rsidRPr="00716360" w:rsidDel="00EF666F">
          <w:rPr>
            <w:lang w:val="fr-FR"/>
          </w:rPr>
          <w:delText>’</w:delText>
        </w:r>
      </w:del>
      <w:ins w:id="3905" w:author="Peng Luqi" w:date="2019-10-13T14:43:00Z">
        <w:r w:rsidR="00EF666F">
          <w:rPr>
            <w:lang w:val="fr-FR"/>
          </w:rPr>
          <w:t>’</w:t>
        </w:r>
      </w:ins>
      <w:r w:rsidRPr="00716360">
        <w:rPr>
          <w:lang w:val="fr-FR"/>
        </w:rPr>
        <w:t>utiliser des termes inappropriés comme par exemple « gérer la tendance ». Comment peut-on exploiter une tendance ? La tendance de quelque chose existe objectivement en dehors des limites actives de quiconque. Ce genre d</w:t>
      </w:r>
      <w:del w:id="3906" w:author="Peng Luqi" w:date="2019-10-13T14:43:00Z">
        <w:r w:rsidRPr="00716360" w:rsidDel="00EF666F">
          <w:rPr>
            <w:lang w:val="fr-FR"/>
          </w:rPr>
          <w:delText>’</w:delText>
        </w:r>
      </w:del>
      <w:ins w:id="3907" w:author="Peng Luqi" w:date="2019-10-13T14:43:00Z">
        <w:r w:rsidR="00EF666F">
          <w:rPr>
            <w:lang w:val="fr-FR"/>
          </w:rPr>
          <w:t>’</w:t>
        </w:r>
      </w:ins>
      <w:r w:rsidRPr="00716360">
        <w:rPr>
          <w:lang w:val="fr-FR"/>
        </w:rPr>
        <w:t>initiative n</w:t>
      </w:r>
      <w:del w:id="3908" w:author="Peng Luqi" w:date="2019-10-13T14:43:00Z">
        <w:r w:rsidRPr="00716360" w:rsidDel="00EF666F">
          <w:rPr>
            <w:lang w:val="fr-FR"/>
          </w:rPr>
          <w:delText>’</w:delText>
        </w:r>
      </w:del>
      <w:ins w:id="3909" w:author="Peng Luqi" w:date="2019-10-13T14:43:00Z">
        <w:r w:rsidR="00EF666F">
          <w:rPr>
            <w:lang w:val="fr-FR"/>
          </w:rPr>
          <w:t>’</w:t>
        </w:r>
      </w:ins>
      <w:r w:rsidRPr="00716360">
        <w:rPr>
          <w:lang w:val="fr-FR"/>
        </w:rPr>
        <w:t>a aucun effet sur la tendance, ce n</w:t>
      </w:r>
      <w:del w:id="3910" w:author="Peng Luqi" w:date="2019-10-13T14:43:00Z">
        <w:r w:rsidRPr="00716360" w:rsidDel="00EF666F">
          <w:rPr>
            <w:lang w:val="fr-FR"/>
          </w:rPr>
          <w:delText>’</w:delText>
        </w:r>
      </w:del>
      <w:ins w:id="3911" w:author="Peng Luqi" w:date="2019-10-13T14:43:00Z">
        <w:r w:rsidR="00EF666F">
          <w:rPr>
            <w:lang w:val="fr-FR"/>
          </w:rPr>
          <w:t>’</w:t>
        </w:r>
      </w:ins>
      <w:r w:rsidRPr="00716360">
        <w:rPr>
          <w:lang w:val="fr-FR"/>
        </w:rPr>
        <w:t>est qu</w:t>
      </w:r>
      <w:del w:id="3912" w:author="Peng Luqi" w:date="2019-10-13T14:43:00Z">
        <w:r w:rsidRPr="00716360" w:rsidDel="00EF666F">
          <w:rPr>
            <w:lang w:val="fr-FR"/>
          </w:rPr>
          <w:delText>’</w:delText>
        </w:r>
      </w:del>
      <w:ins w:id="3913" w:author="Peng Luqi" w:date="2019-10-13T14:43:00Z">
        <w:r w:rsidR="00EF666F">
          <w:rPr>
            <w:lang w:val="fr-FR"/>
          </w:rPr>
          <w:t>’</w:t>
        </w:r>
      </w:ins>
      <w:r w:rsidRPr="00716360">
        <w:rPr>
          <w:lang w:val="fr-FR"/>
        </w:rPr>
        <w:t>un vœu pieux des gens. Par conséquent, la formule la plus appropriée devrait être</w:t>
      </w:r>
      <w:ins w:id="3914" w:author="Peng Luqi" w:date="2019-10-13T14:40:00Z">
        <w:r w:rsidR="006E7375">
          <w:rPr>
            <w:lang w:val="fr-FR"/>
          </w:rPr>
          <w:t xml:space="preserve"> </w:t>
        </w:r>
      </w:ins>
    </w:p>
    <w:p w:rsidR="002B38DF" w:rsidRDefault="00716360" w:rsidP="00CB23F4">
      <w:pPr>
        <w:pStyle w:val="a3"/>
        <w:ind w:left="170" w:right="170"/>
        <w:jc w:val="both"/>
        <w:rPr>
          <w:ins w:id="3915" w:author="Peng Luqi" w:date="2019-10-13T14:40:00Z"/>
          <w:lang w:val="fr-FR"/>
        </w:rPr>
      </w:pPr>
      <w:r w:rsidRPr="00716360">
        <w:rPr>
          <w:lang w:val="fr-FR"/>
        </w:rPr>
        <w:t>« se conformer à la tendance ». Le terme « conformité » renvoie au passif, car en dehors de la limite active, la passivité a un pouvoir très puissant et magique.</w:t>
      </w:r>
    </w:p>
    <w:p w:rsidR="00EF666F" w:rsidRDefault="00EF666F" w:rsidP="00CB23F4">
      <w:pPr>
        <w:pStyle w:val="a3"/>
        <w:ind w:left="170" w:right="170"/>
        <w:jc w:val="both"/>
        <w:rPr>
          <w:ins w:id="3916" w:author="Peng Luqi" w:date="2019-10-13T22:34:00Z"/>
          <w:lang w:val="fr-FR"/>
        </w:rPr>
      </w:pPr>
    </w:p>
    <w:p w:rsidR="00850F45" w:rsidRPr="00716360" w:rsidDel="00850F45" w:rsidRDefault="00850F45">
      <w:pPr>
        <w:pStyle w:val="a3"/>
        <w:ind w:left="170" w:right="170"/>
        <w:jc w:val="both"/>
        <w:rPr>
          <w:del w:id="3917" w:author="Peng Luqi" w:date="2019-10-13T22:34:00Z"/>
          <w:lang w:val="fr-FR"/>
        </w:rPr>
        <w:pPrChange w:id="3918" w:author="Peng Luqi" w:date="2019-10-13T14:20:00Z">
          <w:pPr>
            <w:pStyle w:val="a3"/>
            <w:spacing w:line="242" w:lineRule="auto"/>
            <w:ind w:left="130" w:right="335"/>
          </w:pPr>
        </w:pPrChange>
      </w:pPr>
    </w:p>
    <w:p w:rsidR="00AF0C0B" w:rsidDel="00850F45" w:rsidRDefault="00AF0C0B">
      <w:pPr>
        <w:ind w:left="170" w:right="170"/>
        <w:jc w:val="both"/>
        <w:rPr>
          <w:del w:id="3919" w:author="Peng Luqi" w:date="2019-10-13T22:34:00Z"/>
          <w:lang w:val="fr-FR"/>
        </w:rPr>
        <w:sectPr w:rsidR="00AF0C0B" w:rsidDel="00850F45">
          <w:pgSz w:w="11910" w:h="16840"/>
          <w:pgMar w:top="1360" w:right="1240" w:bottom="280" w:left="1320" w:header="720" w:footer="720" w:gutter="0"/>
          <w:cols w:space="720"/>
        </w:sectPr>
        <w:pPrChange w:id="3920" w:author="Peng Luqi" w:date="2019-10-13T14:20:00Z">
          <w:pPr>
            <w:spacing w:line="242" w:lineRule="auto"/>
          </w:pPr>
        </w:pPrChange>
      </w:pPr>
    </w:p>
    <w:p w:rsidR="002B38DF" w:rsidRPr="00716360" w:rsidDel="00EF666F" w:rsidRDefault="00716360">
      <w:pPr>
        <w:pStyle w:val="a3"/>
        <w:ind w:left="170" w:right="170"/>
        <w:jc w:val="both"/>
        <w:rPr>
          <w:del w:id="3921" w:author="Peng Luqi" w:date="2019-10-13T14:40:00Z"/>
          <w:lang w:val="fr-FR"/>
        </w:rPr>
        <w:pPrChange w:id="3922" w:author="Peng Luqi" w:date="2019-10-13T14:20:00Z">
          <w:pPr>
            <w:pStyle w:val="a3"/>
            <w:spacing w:before="65"/>
            <w:ind w:left="130" w:right="227"/>
          </w:pPr>
        </w:pPrChange>
      </w:pPr>
      <w:r w:rsidRPr="00716360">
        <w:rPr>
          <w:lang w:val="fr-FR"/>
        </w:rPr>
        <w:t>Il n</w:t>
      </w:r>
      <w:del w:id="3923" w:author="Peng Luqi" w:date="2019-10-13T14:43:00Z">
        <w:r w:rsidRPr="00716360" w:rsidDel="00EF666F">
          <w:rPr>
            <w:lang w:val="fr-FR"/>
          </w:rPr>
          <w:delText>’</w:delText>
        </w:r>
      </w:del>
      <w:ins w:id="3924" w:author="Peng Luqi" w:date="2019-10-13T14:43:00Z">
        <w:r w:rsidR="00EF666F">
          <w:rPr>
            <w:lang w:val="fr-FR"/>
          </w:rPr>
          <w:t>’</w:t>
        </w:r>
      </w:ins>
      <w:r w:rsidRPr="00716360">
        <w:rPr>
          <w:lang w:val="fr-FR"/>
        </w:rPr>
        <w:t>est pas impossible d</w:t>
      </w:r>
      <w:del w:id="3925" w:author="Peng Luqi" w:date="2019-10-13T14:43:00Z">
        <w:r w:rsidRPr="00716360" w:rsidDel="00EF666F">
          <w:rPr>
            <w:lang w:val="fr-FR"/>
          </w:rPr>
          <w:delText>’</w:delText>
        </w:r>
      </w:del>
      <w:ins w:id="3926" w:author="Peng Luqi" w:date="2019-10-13T14:43:00Z">
        <w:r w:rsidR="00EF666F">
          <w:rPr>
            <w:lang w:val="fr-FR"/>
          </w:rPr>
          <w:t>’</w:t>
        </w:r>
      </w:ins>
      <w:r w:rsidRPr="00716360">
        <w:rPr>
          <w:lang w:val="fr-FR"/>
        </w:rPr>
        <w:t>utiliser le terme « conduite », car il y a en effet un petit nombre de personnes qui trouvent finalement la stratégie optimale pour</w:t>
      </w:r>
      <w:ins w:id="3927" w:author="Peng Luqi" w:date="2019-10-13T22:34:00Z">
        <w:r w:rsidR="00850F45">
          <w:rPr>
            <w:lang w:val="fr-FR"/>
          </w:rPr>
          <w:br/>
        </w:r>
      </w:ins>
    </w:p>
    <w:p w:rsidR="00EF666F" w:rsidRDefault="00716360" w:rsidP="00CB23F4">
      <w:pPr>
        <w:pStyle w:val="a3"/>
        <w:ind w:left="170" w:right="170"/>
        <w:jc w:val="both"/>
        <w:rPr>
          <w:ins w:id="3928" w:author="Peng Luqi" w:date="2019-10-13T14:40:00Z"/>
          <w:lang w:val="fr-FR"/>
        </w:rPr>
      </w:pPr>
      <w:r w:rsidRPr="00716360">
        <w:rPr>
          <w:lang w:val="fr-FR"/>
        </w:rPr>
        <w:t xml:space="preserve">« conduire la tendance » grâce à beaucoup de réflexion proactive : </w:t>
      </w:r>
    </w:p>
    <w:p w:rsidR="00EF666F" w:rsidRDefault="00EF666F" w:rsidP="00CB23F4">
      <w:pPr>
        <w:pStyle w:val="a3"/>
        <w:ind w:left="170" w:right="170"/>
        <w:jc w:val="both"/>
        <w:rPr>
          <w:ins w:id="3929" w:author="Peng Luqi" w:date="2019-10-13T14:40:00Z"/>
          <w:lang w:val="fr-FR"/>
        </w:rPr>
      </w:pPr>
    </w:p>
    <w:p w:rsidR="002B38DF" w:rsidRPr="00716360" w:rsidRDefault="00716360">
      <w:pPr>
        <w:pStyle w:val="a3"/>
        <w:ind w:left="720" w:right="720"/>
        <w:jc w:val="both"/>
        <w:rPr>
          <w:lang w:val="fr-FR"/>
        </w:rPr>
        <w:pPrChange w:id="3930" w:author="Peng Luqi" w:date="2019-10-13T14:41:00Z">
          <w:pPr>
            <w:pStyle w:val="a3"/>
            <w:ind w:left="130" w:right="1775"/>
          </w:pPr>
        </w:pPrChange>
      </w:pPr>
      <w:r w:rsidRPr="00716360">
        <w:rPr>
          <w:lang w:val="fr-FR"/>
        </w:rPr>
        <w:t>En étant un actif passif.</w:t>
      </w:r>
    </w:p>
    <w:p w:rsidR="002B38DF" w:rsidRPr="00716360" w:rsidRDefault="002B38DF">
      <w:pPr>
        <w:pStyle w:val="a3"/>
        <w:ind w:left="170" w:right="170"/>
        <w:jc w:val="both"/>
        <w:rPr>
          <w:sz w:val="27"/>
          <w:lang w:val="fr-FR"/>
        </w:rPr>
        <w:pPrChange w:id="3931" w:author="Peng Luqi" w:date="2019-10-13T14:20:00Z">
          <w:pPr>
            <w:pStyle w:val="a3"/>
            <w:spacing w:before="9"/>
          </w:pPr>
        </w:pPrChange>
      </w:pPr>
    </w:p>
    <w:p w:rsidR="002B38DF" w:rsidRPr="00716360" w:rsidRDefault="00716360">
      <w:pPr>
        <w:pStyle w:val="a3"/>
        <w:ind w:left="170" w:right="170"/>
        <w:jc w:val="both"/>
        <w:rPr>
          <w:lang w:val="fr-FR"/>
        </w:rPr>
        <w:pPrChange w:id="3932" w:author="Peng Luqi" w:date="2019-10-13T14:20:00Z">
          <w:pPr>
            <w:pStyle w:val="a3"/>
            <w:ind w:left="130"/>
          </w:pPr>
        </w:pPrChange>
      </w:pPr>
      <w:r w:rsidRPr="00716360">
        <w:rPr>
          <w:lang w:val="fr-FR"/>
        </w:rPr>
        <w:t>Qu</w:t>
      </w:r>
      <w:del w:id="3933" w:author="Peng Luqi" w:date="2019-10-13T14:43:00Z">
        <w:r w:rsidRPr="00716360" w:rsidDel="00EF666F">
          <w:rPr>
            <w:lang w:val="fr-FR"/>
          </w:rPr>
          <w:delText>’</w:delText>
        </w:r>
      </w:del>
      <w:ins w:id="3934" w:author="Peng Luqi" w:date="2019-10-13T14:43:00Z">
        <w:r w:rsidR="00EF666F">
          <w:rPr>
            <w:lang w:val="fr-FR"/>
          </w:rPr>
          <w:t>’</w:t>
        </w:r>
      </w:ins>
      <w:r w:rsidRPr="00716360">
        <w:rPr>
          <w:lang w:val="fr-FR"/>
        </w:rPr>
        <w:t>est-ce qu</w:t>
      </w:r>
      <w:del w:id="3935" w:author="Peng Luqi" w:date="2019-10-13T14:43:00Z">
        <w:r w:rsidRPr="00716360" w:rsidDel="00EF666F">
          <w:rPr>
            <w:lang w:val="fr-FR"/>
          </w:rPr>
          <w:delText>’</w:delText>
        </w:r>
      </w:del>
      <w:ins w:id="3936" w:author="Peng Luqi" w:date="2019-10-13T14:43:00Z">
        <w:r w:rsidR="00EF666F">
          <w:rPr>
            <w:lang w:val="fr-FR"/>
          </w:rPr>
          <w:t>’</w:t>
        </w:r>
      </w:ins>
      <w:r w:rsidRPr="00716360">
        <w:rPr>
          <w:lang w:val="fr-FR"/>
        </w:rPr>
        <w:t>un actif passif ?</w:t>
      </w:r>
    </w:p>
    <w:p w:rsidR="002B38DF" w:rsidRPr="00716360" w:rsidRDefault="002B38DF">
      <w:pPr>
        <w:pStyle w:val="a3"/>
        <w:ind w:left="170" w:right="170"/>
        <w:jc w:val="both"/>
        <w:rPr>
          <w:lang w:val="fr-FR"/>
        </w:rPr>
        <w:pPrChange w:id="3937" w:author="Peng Luqi" w:date="2019-10-13T14:20:00Z">
          <w:pPr>
            <w:pStyle w:val="a3"/>
            <w:spacing w:before="4"/>
          </w:pPr>
        </w:pPrChange>
      </w:pPr>
    </w:p>
    <w:p w:rsidR="002B38DF" w:rsidRPr="00716360" w:rsidRDefault="00EF666F">
      <w:pPr>
        <w:pStyle w:val="a4"/>
        <w:numPr>
          <w:ilvl w:val="2"/>
          <w:numId w:val="23"/>
        </w:numPr>
        <w:tabs>
          <w:tab w:val="left" w:pos="851"/>
        </w:tabs>
        <w:ind w:left="1077" w:right="720" w:hanging="357"/>
        <w:jc w:val="both"/>
        <w:rPr>
          <w:sz w:val="28"/>
          <w:lang w:val="fr-FR"/>
        </w:rPr>
        <w:pPrChange w:id="3938" w:author="Peng Luqi" w:date="2019-10-13T14:41:00Z">
          <w:pPr>
            <w:pStyle w:val="a4"/>
            <w:numPr>
              <w:ilvl w:val="2"/>
              <w:numId w:val="15"/>
            </w:numPr>
            <w:tabs>
              <w:tab w:val="left" w:pos="851"/>
            </w:tabs>
            <w:spacing w:line="322" w:lineRule="exact"/>
          </w:pPr>
        </w:pPrChange>
      </w:pPr>
      <w:ins w:id="3939" w:author="Peng Luqi" w:date="2019-10-13T14:41:00Z">
        <w:r>
          <w:rPr>
            <w:sz w:val="28"/>
            <w:lang w:val="fr-FR"/>
          </w:rPr>
          <w:t xml:space="preserve">   </w:t>
        </w:r>
      </w:ins>
      <w:r w:rsidR="00716360" w:rsidRPr="00716360">
        <w:rPr>
          <w:sz w:val="28"/>
          <w:lang w:val="fr-FR"/>
        </w:rPr>
        <w:t>Choisir de manière proactive la tendance la plus</w:t>
      </w:r>
      <w:r w:rsidR="00716360" w:rsidRPr="00EF666F">
        <w:rPr>
          <w:sz w:val="28"/>
          <w:lang w:val="fr-FR"/>
          <w:rPrChange w:id="3940" w:author="Peng Luqi" w:date="2019-10-13T14:41:00Z">
            <w:rPr>
              <w:spacing w:val="-7"/>
              <w:sz w:val="28"/>
              <w:lang w:val="fr-FR"/>
            </w:rPr>
          </w:rPrChange>
        </w:rPr>
        <w:t xml:space="preserve"> </w:t>
      </w:r>
      <w:r w:rsidR="00716360" w:rsidRPr="00716360">
        <w:rPr>
          <w:sz w:val="28"/>
          <w:lang w:val="fr-FR"/>
        </w:rPr>
        <w:t>correcte.</w:t>
      </w:r>
    </w:p>
    <w:p w:rsidR="002B38DF" w:rsidRPr="00716360" w:rsidRDefault="00EF666F">
      <w:pPr>
        <w:pStyle w:val="a4"/>
        <w:numPr>
          <w:ilvl w:val="2"/>
          <w:numId w:val="23"/>
        </w:numPr>
        <w:tabs>
          <w:tab w:val="left" w:pos="851"/>
        </w:tabs>
        <w:ind w:left="1077" w:right="720" w:hanging="357"/>
        <w:jc w:val="both"/>
        <w:rPr>
          <w:sz w:val="28"/>
          <w:lang w:val="fr-FR"/>
        </w:rPr>
        <w:pPrChange w:id="3941" w:author="Peng Luqi" w:date="2019-10-13T14:41:00Z">
          <w:pPr>
            <w:pStyle w:val="a4"/>
            <w:numPr>
              <w:ilvl w:val="2"/>
              <w:numId w:val="15"/>
            </w:numPr>
            <w:tabs>
              <w:tab w:val="left" w:pos="851"/>
            </w:tabs>
          </w:pPr>
        </w:pPrChange>
      </w:pPr>
      <w:ins w:id="3942" w:author="Peng Luqi" w:date="2019-10-13T14:41:00Z">
        <w:r>
          <w:rPr>
            <w:sz w:val="28"/>
            <w:lang w:val="fr-FR"/>
          </w:rPr>
          <w:t xml:space="preserve">  </w:t>
        </w:r>
      </w:ins>
      <w:r w:rsidR="00716360" w:rsidRPr="00716360">
        <w:rPr>
          <w:sz w:val="28"/>
          <w:lang w:val="fr-FR"/>
        </w:rPr>
        <w:t>Attendre passivement que la tendance face sa</w:t>
      </w:r>
      <w:r w:rsidR="00716360" w:rsidRPr="00EF666F">
        <w:rPr>
          <w:sz w:val="28"/>
          <w:lang w:val="fr-FR"/>
          <w:rPrChange w:id="3943" w:author="Peng Luqi" w:date="2019-10-13T14:41:00Z">
            <w:rPr>
              <w:spacing w:val="-5"/>
              <w:sz w:val="28"/>
              <w:lang w:val="fr-FR"/>
            </w:rPr>
          </w:rPrChange>
        </w:rPr>
        <w:t xml:space="preserve"> </w:t>
      </w:r>
      <w:r w:rsidR="00716360" w:rsidRPr="00716360">
        <w:rPr>
          <w:sz w:val="28"/>
          <w:lang w:val="fr-FR"/>
        </w:rPr>
        <w:t>part.</w:t>
      </w:r>
    </w:p>
    <w:p w:rsidR="002B38DF" w:rsidRPr="00716360" w:rsidRDefault="002B38DF">
      <w:pPr>
        <w:pStyle w:val="a3"/>
        <w:ind w:left="170" w:right="170"/>
        <w:jc w:val="both"/>
        <w:rPr>
          <w:sz w:val="27"/>
          <w:lang w:val="fr-FR"/>
        </w:rPr>
        <w:pPrChange w:id="3944" w:author="Peng Luqi" w:date="2019-10-13T14:20:00Z">
          <w:pPr>
            <w:pStyle w:val="a3"/>
            <w:spacing w:before="11"/>
          </w:pPr>
        </w:pPrChange>
      </w:pPr>
    </w:p>
    <w:p w:rsidR="002B38DF" w:rsidRPr="00716360" w:rsidRDefault="00716360">
      <w:pPr>
        <w:pStyle w:val="a3"/>
        <w:ind w:left="170" w:right="170"/>
        <w:jc w:val="both"/>
        <w:rPr>
          <w:lang w:val="fr-FR"/>
        </w:rPr>
        <w:pPrChange w:id="3945" w:author="Peng Luqi" w:date="2019-10-13T14:20:00Z">
          <w:pPr>
            <w:pStyle w:val="a3"/>
            <w:ind w:left="130" w:right="278"/>
          </w:pPr>
        </w:pPrChange>
      </w:pPr>
      <w:r w:rsidRPr="00716360">
        <w:rPr>
          <w:lang w:val="fr-FR"/>
        </w:rPr>
        <w:t>La grande majorité des gens pensent qu</w:t>
      </w:r>
      <w:del w:id="3946" w:author="Peng Luqi" w:date="2019-10-13T14:43:00Z">
        <w:r w:rsidRPr="00716360" w:rsidDel="00EF666F">
          <w:rPr>
            <w:lang w:val="fr-FR"/>
          </w:rPr>
          <w:delText>’</w:delText>
        </w:r>
      </w:del>
      <w:ins w:id="3947" w:author="Peng Luqi" w:date="2019-10-13T14:43:00Z">
        <w:r w:rsidR="00EF666F">
          <w:rPr>
            <w:lang w:val="fr-FR"/>
          </w:rPr>
          <w:t>’</w:t>
        </w:r>
      </w:ins>
      <w:r w:rsidRPr="00716360">
        <w:rPr>
          <w:lang w:val="fr-FR"/>
        </w:rPr>
        <w:t>il s</w:t>
      </w:r>
      <w:del w:id="3948" w:author="Peng Luqi" w:date="2019-10-13T14:43:00Z">
        <w:r w:rsidRPr="00716360" w:rsidDel="00EF666F">
          <w:rPr>
            <w:lang w:val="fr-FR"/>
          </w:rPr>
          <w:delText>’</w:delText>
        </w:r>
      </w:del>
      <w:ins w:id="3949" w:author="Peng Luqi" w:date="2019-10-13T14:43:00Z">
        <w:r w:rsidR="00EF666F">
          <w:rPr>
            <w:lang w:val="fr-FR"/>
          </w:rPr>
          <w:t>’</w:t>
        </w:r>
      </w:ins>
      <w:r w:rsidRPr="00716360">
        <w:rPr>
          <w:lang w:val="fr-FR"/>
        </w:rPr>
        <w:t>agit de leurs choix, lesquels n</w:t>
      </w:r>
      <w:del w:id="3950" w:author="Peng Luqi" w:date="2019-10-13T14:43:00Z">
        <w:r w:rsidRPr="00716360" w:rsidDel="00EF666F">
          <w:rPr>
            <w:lang w:val="fr-FR"/>
          </w:rPr>
          <w:delText>’</w:delText>
        </w:r>
      </w:del>
      <w:ins w:id="3951" w:author="Peng Luqi" w:date="2019-10-13T14:43:00Z">
        <w:r w:rsidR="00EF666F">
          <w:rPr>
            <w:lang w:val="fr-FR"/>
          </w:rPr>
          <w:t>’</w:t>
        </w:r>
      </w:ins>
      <w:r w:rsidRPr="00716360">
        <w:rPr>
          <w:lang w:val="fr-FR"/>
        </w:rPr>
        <w:t xml:space="preserve">ont en réalité aucune valeur. Que vous choisissiez la paire de chaussures que vous voulez porter le matin, la couleur de vos vêtements ou de vous déplacer en train </w:t>
      </w:r>
      <w:r w:rsidRPr="00716360">
        <w:rPr>
          <w:lang w:val="fr-FR"/>
        </w:rPr>
        <w:lastRenderedPageBreak/>
        <w:t>ou en avion n</w:t>
      </w:r>
      <w:del w:id="3952" w:author="Peng Luqi" w:date="2019-10-13T14:43:00Z">
        <w:r w:rsidRPr="00716360" w:rsidDel="00EF666F">
          <w:rPr>
            <w:lang w:val="fr-FR"/>
          </w:rPr>
          <w:delText>’</w:delText>
        </w:r>
      </w:del>
      <w:ins w:id="3953" w:author="Peng Luqi" w:date="2019-10-13T14:43:00Z">
        <w:r w:rsidR="00EF666F">
          <w:rPr>
            <w:lang w:val="fr-FR"/>
          </w:rPr>
          <w:t>’</w:t>
        </w:r>
      </w:ins>
      <w:r w:rsidRPr="00716360">
        <w:rPr>
          <w:lang w:val="fr-FR"/>
        </w:rPr>
        <w:t>a aucune importance. Ces choses insignifiantes n</w:t>
      </w:r>
      <w:del w:id="3954" w:author="Peng Luqi" w:date="2019-10-13T14:43:00Z">
        <w:r w:rsidRPr="00716360" w:rsidDel="00EF666F">
          <w:rPr>
            <w:lang w:val="fr-FR"/>
          </w:rPr>
          <w:delText>’</w:delText>
        </w:r>
      </w:del>
      <w:ins w:id="3955" w:author="Peng Luqi" w:date="2019-10-13T14:43:00Z">
        <w:r w:rsidR="00EF666F">
          <w:rPr>
            <w:lang w:val="fr-FR"/>
          </w:rPr>
          <w:t>’</w:t>
        </w:r>
      </w:ins>
      <w:r w:rsidRPr="00716360">
        <w:rPr>
          <w:lang w:val="fr-FR"/>
        </w:rPr>
        <w:t>ont pas d</w:t>
      </w:r>
      <w:del w:id="3956" w:author="Peng Luqi" w:date="2019-10-13T14:43:00Z">
        <w:r w:rsidRPr="00716360" w:rsidDel="00EF666F">
          <w:rPr>
            <w:lang w:val="fr-FR"/>
          </w:rPr>
          <w:delText>’</w:delText>
        </w:r>
      </w:del>
      <w:ins w:id="3957" w:author="Peng Luqi" w:date="2019-10-13T14:43:00Z">
        <w:r w:rsidR="00EF666F">
          <w:rPr>
            <w:lang w:val="fr-FR"/>
          </w:rPr>
          <w:t>’</w:t>
        </w:r>
      </w:ins>
      <w:r w:rsidRPr="00716360">
        <w:rPr>
          <w:lang w:val="fr-FR"/>
        </w:rPr>
        <w:t>influence en dehors de leur limite active. Le changement le plus important est uniquement l</w:t>
      </w:r>
      <w:del w:id="3958" w:author="Peng Luqi" w:date="2019-10-13T14:43:00Z">
        <w:r w:rsidRPr="00716360" w:rsidDel="00EF666F">
          <w:rPr>
            <w:lang w:val="fr-FR"/>
          </w:rPr>
          <w:delText>’</w:delText>
        </w:r>
      </w:del>
      <w:ins w:id="3959" w:author="Peng Luqi" w:date="2019-10-13T14:43:00Z">
        <w:r w:rsidR="00EF666F">
          <w:rPr>
            <w:lang w:val="fr-FR"/>
          </w:rPr>
          <w:t>’</w:t>
        </w:r>
      </w:ins>
      <w:r w:rsidRPr="00716360">
        <w:rPr>
          <w:lang w:val="fr-FR"/>
        </w:rPr>
        <w:t>estime de soi. Malheureusement, les gens ont une haute estime d</w:t>
      </w:r>
      <w:del w:id="3960" w:author="Peng Luqi" w:date="2019-10-13T14:43:00Z">
        <w:r w:rsidRPr="00716360" w:rsidDel="00EF666F">
          <w:rPr>
            <w:lang w:val="fr-FR"/>
          </w:rPr>
          <w:delText>’</w:delText>
        </w:r>
      </w:del>
      <w:ins w:id="3961" w:author="Peng Luqi" w:date="2019-10-13T14:43:00Z">
        <w:r w:rsidR="00EF666F">
          <w:rPr>
            <w:lang w:val="fr-FR"/>
          </w:rPr>
          <w:t>’</w:t>
        </w:r>
      </w:ins>
      <w:r w:rsidRPr="00716360">
        <w:rPr>
          <w:lang w:val="fr-FR"/>
        </w:rPr>
        <w:t>eux-mêmes, si bien qu</w:t>
      </w:r>
      <w:del w:id="3962" w:author="Peng Luqi" w:date="2019-10-13T14:43:00Z">
        <w:r w:rsidRPr="00716360" w:rsidDel="00EF666F">
          <w:rPr>
            <w:lang w:val="fr-FR"/>
          </w:rPr>
          <w:delText>’</w:delText>
        </w:r>
      </w:del>
      <w:ins w:id="3963" w:author="Peng Luqi" w:date="2019-10-13T14:43:00Z">
        <w:r w:rsidR="00EF666F">
          <w:rPr>
            <w:lang w:val="fr-FR"/>
          </w:rPr>
          <w:t>’</w:t>
        </w:r>
      </w:ins>
      <w:r w:rsidRPr="00716360">
        <w:rPr>
          <w:lang w:val="fr-FR"/>
        </w:rPr>
        <w:t>ils ne cherchent pas à évoluer. Mais lorsque la tendance leur tourne le dos, ils ont du mal à l</w:t>
      </w:r>
      <w:del w:id="3964" w:author="Peng Luqi" w:date="2019-10-13T14:43:00Z">
        <w:r w:rsidRPr="00716360" w:rsidDel="00EF666F">
          <w:rPr>
            <w:lang w:val="fr-FR"/>
          </w:rPr>
          <w:delText>’</w:delText>
        </w:r>
      </w:del>
      <w:ins w:id="3965" w:author="Peng Luqi" w:date="2019-10-13T14:43:00Z">
        <w:r w:rsidR="00EF666F">
          <w:rPr>
            <w:lang w:val="fr-FR"/>
          </w:rPr>
          <w:t>’</w:t>
        </w:r>
      </w:ins>
      <w:r w:rsidRPr="00716360">
        <w:rPr>
          <w:lang w:val="fr-FR"/>
        </w:rPr>
        <w:t>accepter et se trouvent des excuses, telles qu</w:t>
      </w:r>
      <w:del w:id="3966" w:author="Peng Luqi" w:date="2019-10-13T14:43:00Z">
        <w:r w:rsidRPr="00716360" w:rsidDel="00EF666F">
          <w:rPr>
            <w:lang w:val="fr-FR"/>
          </w:rPr>
          <w:delText>’</w:delText>
        </w:r>
      </w:del>
      <w:ins w:id="3967" w:author="Peng Luqi" w:date="2019-10-13T14:43:00Z">
        <w:r w:rsidR="00EF666F">
          <w:rPr>
            <w:lang w:val="fr-FR"/>
          </w:rPr>
          <w:t>’</w:t>
        </w:r>
      </w:ins>
      <w:r w:rsidRPr="00716360">
        <w:rPr>
          <w:lang w:val="fr-FR"/>
        </w:rPr>
        <w:t>un environnement défavorable.</w:t>
      </w:r>
    </w:p>
    <w:p w:rsidR="002B38DF" w:rsidRPr="00716360" w:rsidRDefault="002B38DF">
      <w:pPr>
        <w:pStyle w:val="a3"/>
        <w:ind w:left="170" w:right="170"/>
        <w:jc w:val="both"/>
        <w:rPr>
          <w:lang w:val="fr-FR"/>
        </w:rPr>
        <w:pPrChange w:id="3968" w:author="Peng Luqi" w:date="2019-10-13T14:20:00Z">
          <w:pPr>
            <w:pStyle w:val="a3"/>
            <w:spacing w:before="1"/>
          </w:pPr>
        </w:pPrChange>
      </w:pPr>
    </w:p>
    <w:p w:rsidR="002B38DF" w:rsidRPr="00716360" w:rsidRDefault="00716360">
      <w:pPr>
        <w:pStyle w:val="a3"/>
        <w:ind w:left="170" w:right="170"/>
        <w:jc w:val="both"/>
        <w:rPr>
          <w:lang w:val="fr-FR"/>
        </w:rPr>
        <w:pPrChange w:id="3969" w:author="Peng Luqi" w:date="2019-10-13T14:20:00Z">
          <w:pPr>
            <w:pStyle w:val="a3"/>
            <w:ind w:left="130" w:right="213"/>
          </w:pPr>
        </w:pPrChange>
      </w:pPr>
      <w:r w:rsidRPr="00716360">
        <w:rPr>
          <w:lang w:val="fr-FR"/>
        </w:rPr>
        <w:t>La cause fondamentale de la médiocrité peut être attribuée à la perte de temps et d</w:t>
      </w:r>
      <w:del w:id="3970" w:author="Peng Luqi" w:date="2019-10-13T14:43:00Z">
        <w:r w:rsidRPr="00716360" w:rsidDel="00EF666F">
          <w:rPr>
            <w:lang w:val="fr-FR"/>
          </w:rPr>
          <w:delText>’</w:delText>
        </w:r>
      </w:del>
      <w:ins w:id="3971" w:author="Peng Luqi" w:date="2019-10-13T14:43:00Z">
        <w:r w:rsidR="00EF666F">
          <w:rPr>
            <w:lang w:val="fr-FR"/>
          </w:rPr>
          <w:t>’</w:t>
        </w:r>
      </w:ins>
      <w:r w:rsidRPr="00716360">
        <w:rPr>
          <w:lang w:val="fr-FR"/>
        </w:rPr>
        <w:t>énergie à cause de choix qui ne sont pas liés à la tendance. En résumé : les décisions les plus importantes de la vie sont au nombre de trois ou cinq. Études, mariage ou carrière, pouvez-vous donner plus de deux décisions plus importantes que celles-ci ? Bien sûr, vous en avez une de plus que les autres : l</w:t>
      </w:r>
      <w:del w:id="3972" w:author="Peng Luqi" w:date="2019-10-13T14:43:00Z">
        <w:r w:rsidRPr="00716360" w:rsidDel="00EF666F">
          <w:rPr>
            <w:lang w:val="fr-FR"/>
          </w:rPr>
          <w:delText>’</w:delText>
        </w:r>
      </w:del>
      <w:ins w:id="3973" w:author="Peng Luqi" w:date="2019-10-13T14:43:00Z">
        <w:r w:rsidR="00EF666F">
          <w:rPr>
            <w:lang w:val="fr-FR"/>
          </w:rPr>
          <w:t>’</w:t>
        </w:r>
      </w:ins>
      <w:r w:rsidRPr="00716360">
        <w:rPr>
          <w:lang w:val="fr-FR"/>
        </w:rPr>
        <w:t>investissement fixe. Il s</w:t>
      </w:r>
      <w:del w:id="3974" w:author="Peng Luqi" w:date="2019-10-13T14:43:00Z">
        <w:r w:rsidRPr="00716360" w:rsidDel="00EF666F">
          <w:rPr>
            <w:lang w:val="fr-FR"/>
          </w:rPr>
          <w:delText>’</w:delText>
        </w:r>
      </w:del>
      <w:ins w:id="3975" w:author="Peng Luqi" w:date="2019-10-13T14:43:00Z">
        <w:r w:rsidR="00EF666F">
          <w:rPr>
            <w:lang w:val="fr-FR"/>
          </w:rPr>
          <w:t>’</w:t>
        </w:r>
      </w:ins>
      <w:r w:rsidRPr="00716360">
        <w:rPr>
          <w:lang w:val="fr-FR"/>
        </w:rPr>
        <w:t>agit d</w:t>
      </w:r>
      <w:del w:id="3976" w:author="Peng Luqi" w:date="2019-10-13T14:43:00Z">
        <w:r w:rsidRPr="00716360" w:rsidDel="00EF666F">
          <w:rPr>
            <w:lang w:val="fr-FR"/>
          </w:rPr>
          <w:delText>’</w:delText>
        </w:r>
      </w:del>
      <w:ins w:id="3977" w:author="Peng Luqi" w:date="2019-10-13T14:43:00Z">
        <w:r w:rsidR="00EF666F">
          <w:rPr>
            <w:lang w:val="fr-FR"/>
          </w:rPr>
          <w:t>’</w:t>
        </w:r>
      </w:ins>
      <w:r w:rsidRPr="00716360">
        <w:rPr>
          <w:lang w:val="fr-FR"/>
        </w:rPr>
        <w:t>un progrès essentiel dont la difficulté et l</w:t>
      </w:r>
      <w:del w:id="3978" w:author="Peng Luqi" w:date="2019-10-13T14:43:00Z">
        <w:r w:rsidRPr="00716360" w:rsidDel="00EF666F">
          <w:rPr>
            <w:lang w:val="fr-FR"/>
          </w:rPr>
          <w:delText>’</w:delText>
        </w:r>
      </w:del>
      <w:ins w:id="3979" w:author="Peng Luqi" w:date="2019-10-13T14:43:00Z">
        <w:r w:rsidR="00EF666F">
          <w:rPr>
            <w:lang w:val="fr-FR"/>
          </w:rPr>
          <w:t>’</w:t>
        </w:r>
      </w:ins>
      <w:r w:rsidRPr="00716360">
        <w:rPr>
          <w:lang w:val="fr-FR"/>
        </w:rPr>
        <w:t>importance équivalent à la « mutation génique » de l</w:t>
      </w:r>
      <w:del w:id="3980" w:author="Peng Luqi" w:date="2019-10-13T14:43:00Z">
        <w:r w:rsidRPr="00716360" w:rsidDel="00EF666F">
          <w:rPr>
            <w:lang w:val="fr-FR"/>
          </w:rPr>
          <w:delText>’</w:delText>
        </w:r>
      </w:del>
      <w:ins w:id="3981" w:author="Peng Luqi" w:date="2019-10-13T14:43:00Z">
        <w:r w:rsidR="00EF666F">
          <w:rPr>
            <w:lang w:val="fr-FR"/>
          </w:rPr>
          <w:t>’</w:t>
        </w:r>
      </w:ins>
      <w:r w:rsidRPr="00716360">
        <w:rPr>
          <w:lang w:val="fr-FR"/>
        </w:rPr>
        <w:t>évolution biologique.</w:t>
      </w:r>
    </w:p>
    <w:p w:rsidR="002B38DF" w:rsidRPr="00716360" w:rsidRDefault="002B38DF">
      <w:pPr>
        <w:pStyle w:val="a3"/>
        <w:ind w:left="170" w:right="170"/>
        <w:jc w:val="both"/>
        <w:rPr>
          <w:sz w:val="27"/>
          <w:lang w:val="fr-FR"/>
        </w:rPr>
        <w:pPrChange w:id="3982" w:author="Peng Luqi" w:date="2019-10-13T14:20:00Z">
          <w:pPr>
            <w:pStyle w:val="a3"/>
            <w:spacing w:before="8"/>
          </w:pPr>
        </w:pPrChange>
      </w:pPr>
    </w:p>
    <w:p w:rsidR="002B38DF" w:rsidRDefault="00716360" w:rsidP="00CB23F4">
      <w:pPr>
        <w:pStyle w:val="a3"/>
        <w:ind w:left="170" w:right="170"/>
        <w:jc w:val="both"/>
        <w:rPr>
          <w:ins w:id="3983" w:author="Peng Luqi" w:date="2019-10-13T14:41:00Z"/>
          <w:lang w:val="fr-FR"/>
        </w:rPr>
      </w:pPr>
      <w:r w:rsidRPr="00716360">
        <w:rPr>
          <w:lang w:val="fr-FR"/>
        </w:rPr>
        <w:t>Afin d</w:t>
      </w:r>
      <w:del w:id="3984" w:author="Peng Luqi" w:date="2019-10-13T14:43:00Z">
        <w:r w:rsidRPr="00716360" w:rsidDel="00EF666F">
          <w:rPr>
            <w:lang w:val="fr-FR"/>
          </w:rPr>
          <w:delText>’</w:delText>
        </w:r>
      </w:del>
      <w:ins w:id="3985" w:author="Peng Luqi" w:date="2019-10-13T14:43:00Z">
        <w:r w:rsidR="00EF666F">
          <w:rPr>
            <w:lang w:val="fr-FR"/>
          </w:rPr>
          <w:t>’</w:t>
        </w:r>
      </w:ins>
      <w:r w:rsidRPr="00716360">
        <w:rPr>
          <w:lang w:val="fr-FR"/>
        </w:rPr>
        <w:t>évaluer l</w:t>
      </w:r>
      <w:del w:id="3986" w:author="Peng Luqi" w:date="2019-10-13T14:43:00Z">
        <w:r w:rsidRPr="00716360" w:rsidDel="00EF666F">
          <w:rPr>
            <w:lang w:val="fr-FR"/>
          </w:rPr>
          <w:delText>’</w:delText>
        </w:r>
      </w:del>
      <w:ins w:id="3987" w:author="Peng Luqi" w:date="2019-10-13T14:43:00Z">
        <w:r w:rsidR="00EF666F">
          <w:rPr>
            <w:lang w:val="fr-FR"/>
          </w:rPr>
          <w:t>’</w:t>
        </w:r>
      </w:ins>
      <w:r w:rsidRPr="00716360">
        <w:rPr>
          <w:lang w:val="fr-FR"/>
        </w:rPr>
        <w:t>importance ou la signification d</w:t>
      </w:r>
      <w:del w:id="3988" w:author="Peng Luqi" w:date="2019-10-13T14:43:00Z">
        <w:r w:rsidRPr="00716360" w:rsidDel="00EF666F">
          <w:rPr>
            <w:lang w:val="fr-FR"/>
          </w:rPr>
          <w:delText>’</w:delText>
        </w:r>
      </w:del>
      <w:ins w:id="3989" w:author="Peng Luqi" w:date="2019-10-13T14:43:00Z">
        <w:r w:rsidR="00EF666F">
          <w:rPr>
            <w:lang w:val="fr-FR"/>
          </w:rPr>
          <w:t>’</w:t>
        </w:r>
      </w:ins>
      <w:r w:rsidRPr="00716360">
        <w:rPr>
          <w:lang w:val="fr-FR"/>
        </w:rPr>
        <w:t>une décision, il suffit de se demander :</w:t>
      </w:r>
    </w:p>
    <w:p w:rsidR="00EF666F" w:rsidRPr="00716360" w:rsidRDefault="00EF666F">
      <w:pPr>
        <w:pStyle w:val="a3"/>
        <w:ind w:left="170" w:right="170"/>
        <w:jc w:val="both"/>
        <w:rPr>
          <w:lang w:val="fr-FR"/>
        </w:rPr>
        <w:pPrChange w:id="3990" w:author="Peng Luqi" w:date="2019-10-13T14:20:00Z">
          <w:pPr>
            <w:pStyle w:val="a3"/>
            <w:spacing w:before="1"/>
            <w:ind w:left="130" w:right="662"/>
          </w:pPr>
        </w:pPrChange>
      </w:pPr>
    </w:p>
    <w:p w:rsidR="002B38DF" w:rsidRDefault="00716360">
      <w:pPr>
        <w:pStyle w:val="a3"/>
        <w:ind w:left="720" w:right="720"/>
        <w:jc w:val="both"/>
        <w:rPr>
          <w:ins w:id="3991" w:author="Peng Luqi" w:date="2019-10-13T14:41:00Z"/>
          <w:lang w:val="fr-FR"/>
        </w:rPr>
        <w:pPrChange w:id="3992" w:author="Peng Luqi" w:date="2019-10-13T14:42:00Z">
          <w:pPr>
            <w:pStyle w:val="a3"/>
            <w:ind w:left="170" w:right="170"/>
            <w:jc w:val="both"/>
          </w:pPr>
        </w:pPrChange>
      </w:pPr>
      <w:r w:rsidRPr="00716360">
        <w:rPr>
          <w:lang w:val="fr-FR"/>
        </w:rPr>
        <w:t>Est-ce un choix dans la tendance ?</w:t>
      </w:r>
    </w:p>
    <w:p w:rsidR="00EF666F" w:rsidRPr="00716360" w:rsidRDefault="00EF666F">
      <w:pPr>
        <w:pStyle w:val="a3"/>
        <w:ind w:left="170" w:right="170"/>
        <w:jc w:val="both"/>
        <w:rPr>
          <w:lang w:val="fr-FR"/>
        </w:rPr>
        <w:pPrChange w:id="3993" w:author="Peng Luqi" w:date="2019-10-13T14:20:00Z">
          <w:pPr>
            <w:pStyle w:val="a3"/>
            <w:spacing w:line="321" w:lineRule="exact"/>
            <w:ind w:left="130"/>
          </w:pPr>
        </w:pPrChange>
      </w:pPr>
    </w:p>
    <w:p w:rsidR="002B38DF" w:rsidRPr="00716360" w:rsidRDefault="00716360">
      <w:pPr>
        <w:pStyle w:val="a3"/>
        <w:ind w:left="170" w:right="170"/>
        <w:jc w:val="both"/>
        <w:rPr>
          <w:lang w:val="fr-FR"/>
        </w:rPr>
        <w:pPrChange w:id="3994" w:author="Peng Luqi" w:date="2019-10-13T14:20:00Z">
          <w:pPr>
            <w:pStyle w:val="a3"/>
            <w:ind w:left="130"/>
          </w:pPr>
        </w:pPrChange>
      </w:pPr>
      <w:r w:rsidRPr="00716360">
        <w:rPr>
          <w:lang w:val="fr-FR"/>
        </w:rPr>
        <w:t>Choisir de manière proactive la bonne tendance est plus facile à dire qu</w:t>
      </w:r>
      <w:del w:id="3995" w:author="Peng Luqi" w:date="2019-10-13T14:43:00Z">
        <w:r w:rsidRPr="00716360" w:rsidDel="00EF666F">
          <w:rPr>
            <w:lang w:val="fr-FR"/>
          </w:rPr>
          <w:delText>’</w:delText>
        </w:r>
      </w:del>
      <w:ins w:id="3996" w:author="Peng Luqi" w:date="2019-10-13T14:43:00Z">
        <w:r w:rsidR="00EF666F">
          <w:rPr>
            <w:lang w:val="fr-FR"/>
          </w:rPr>
          <w:t>’</w:t>
        </w:r>
      </w:ins>
      <w:r w:rsidRPr="00716360">
        <w:rPr>
          <w:lang w:val="fr-FR"/>
        </w:rPr>
        <w:t>à faire.</w:t>
      </w:r>
    </w:p>
    <w:p w:rsidR="002B38DF" w:rsidRPr="00716360" w:rsidRDefault="002B38DF">
      <w:pPr>
        <w:pStyle w:val="a3"/>
        <w:ind w:left="170" w:right="170"/>
        <w:jc w:val="both"/>
        <w:rPr>
          <w:lang w:val="fr-FR"/>
        </w:rPr>
        <w:pPrChange w:id="3997" w:author="Peng Luqi" w:date="2019-10-13T14:20:00Z">
          <w:pPr>
            <w:pStyle w:val="a3"/>
            <w:spacing w:before="3"/>
          </w:pPr>
        </w:pPrChange>
      </w:pPr>
    </w:p>
    <w:p w:rsidR="002B38DF" w:rsidRPr="00716360" w:rsidRDefault="00716360">
      <w:pPr>
        <w:pStyle w:val="a3"/>
        <w:ind w:left="170" w:right="170"/>
        <w:jc w:val="both"/>
        <w:rPr>
          <w:lang w:val="fr-FR"/>
        </w:rPr>
        <w:pPrChange w:id="3998" w:author="Peng Luqi" w:date="2019-10-13T14:20:00Z">
          <w:pPr>
            <w:pStyle w:val="a3"/>
            <w:ind w:left="130" w:right="180"/>
          </w:pPr>
        </w:pPrChange>
      </w:pPr>
      <w:r w:rsidRPr="00716360">
        <w:rPr>
          <w:lang w:val="fr-FR"/>
        </w:rPr>
        <w:t>La raison évidente de cette difficulté réside dans le fait que les gens n</w:t>
      </w:r>
      <w:del w:id="3999" w:author="Peng Luqi" w:date="2019-10-13T14:43:00Z">
        <w:r w:rsidRPr="00716360" w:rsidDel="00EF666F">
          <w:rPr>
            <w:lang w:val="fr-FR"/>
          </w:rPr>
          <w:delText>’</w:delText>
        </w:r>
      </w:del>
      <w:ins w:id="4000" w:author="Peng Luqi" w:date="2019-10-13T14:43:00Z">
        <w:r w:rsidR="00EF666F">
          <w:rPr>
            <w:lang w:val="fr-FR"/>
          </w:rPr>
          <w:t>’</w:t>
        </w:r>
      </w:ins>
      <w:r w:rsidRPr="00716360">
        <w:rPr>
          <w:lang w:val="fr-FR"/>
        </w:rPr>
        <w:t>arrivent pas à renoncer à des bagatelles. Ils sont même convaincus qu</w:t>
      </w:r>
      <w:del w:id="4001" w:author="Peng Luqi" w:date="2019-10-13T14:43:00Z">
        <w:r w:rsidRPr="00716360" w:rsidDel="00EF666F">
          <w:rPr>
            <w:lang w:val="fr-FR"/>
          </w:rPr>
          <w:delText>’</w:delText>
        </w:r>
      </w:del>
      <w:ins w:id="4002" w:author="Peng Luqi" w:date="2019-10-13T14:43:00Z">
        <w:r w:rsidR="00EF666F">
          <w:rPr>
            <w:lang w:val="fr-FR"/>
          </w:rPr>
          <w:t>’</w:t>
        </w:r>
      </w:ins>
      <w:r w:rsidRPr="00716360">
        <w:rPr>
          <w:lang w:val="fr-FR"/>
        </w:rPr>
        <w:t>ils ne peuvent s</w:t>
      </w:r>
      <w:del w:id="4003" w:author="Peng Luqi" w:date="2019-10-13T14:43:00Z">
        <w:r w:rsidRPr="00716360" w:rsidDel="00EF666F">
          <w:rPr>
            <w:lang w:val="fr-FR"/>
          </w:rPr>
          <w:delText>’</w:delText>
        </w:r>
      </w:del>
      <w:ins w:id="4004" w:author="Peng Luqi" w:date="2019-10-13T14:43:00Z">
        <w:r w:rsidR="00EF666F">
          <w:rPr>
            <w:lang w:val="fr-FR"/>
          </w:rPr>
          <w:t>’</w:t>
        </w:r>
      </w:ins>
      <w:r w:rsidRPr="00716360">
        <w:rPr>
          <w:lang w:val="fr-FR"/>
        </w:rPr>
        <w:t>en passer dans la vie. Quoi qu</w:t>
      </w:r>
      <w:del w:id="4005" w:author="Peng Luqi" w:date="2019-10-13T14:43:00Z">
        <w:r w:rsidRPr="00716360" w:rsidDel="00EF666F">
          <w:rPr>
            <w:lang w:val="fr-FR"/>
          </w:rPr>
          <w:delText>’</w:delText>
        </w:r>
      </w:del>
      <w:ins w:id="4006" w:author="Peng Luqi" w:date="2019-10-13T14:43:00Z">
        <w:r w:rsidR="00EF666F">
          <w:rPr>
            <w:lang w:val="fr-FR"/>
          </w:rPr>
          <w:t>’</w:t>
        </w:r>
      </w:ins>
      <w:r w:rsidRPr="00716360">
        <w:rPr>
          <w:lang w:val="fr-FR"/>
        </w:rPr>
        <w:t>il advienne, ils choisissent systématiquement d</w:t>
      </w:r>
      <w:del w:id="4007" w:author="Peng Luqi" w:date="2019-10-13T14:43:00Z">
        <w:r w:rsidRPr="00716360" w:rsidDel="00EF666F">
          <w:rPr>
            <w:lang w:val="fr-FR"/>
          </w:rPr>
          <w:delText>’</w:delText>
        </w:r>
      </w:del>
      <w:ins w:id="4008" w:author="Peng Luqi" w:date="2019-10-13T14:43:00Z">
        <w:r w:rsidR="00EF666F">
          <w:rPr>
            <w:lang w:val="fr-FR"/>
          </w:rPr>
          <w:t>’</w:t>
        </w:r>
      </w:ins>
      <w:r w:rsidRPr="00716360">
        <w:rPr>
          <w:lang w:val="fr-FR"/>
        </w:rPr>
        <w:t>aller contre la tendance et doivent en subir les conséquences.</w:t>
      </w:r>
    </w:p>
    <w:p w:rsidR="002B38DF" w:rsidRPr="00716360" w:rsidRDefault="002B38DF">
      <w:pPr>
        <w:pStyle w:val="a3"/>
        <w:ind w:left="170" w:right="170"/>
        <w:jc w:val="both"/>
        <w:rPr>
          <w:sz w:val="27"/>
          <w:lang w:val="fr-FR"/>
        </w:rPr>
        <w:pPrChange w:id="4009" w:author="Peng Luqi" w:date="2019-10-13T14:20:00Z">
          <w:pPr>
            <w:pStyle w:val="a3"/>
            <w:spacing w:before="10"/>
          </w:pPr>
        </w:pPrChange>
      </w:pPr>
    </w:p>
    <w:p w:rsidR="002B38DF" w:rsidRPr="00716360" w:rsidDel="00EF666F" w:rsidRDefault="00716360">
      <w:pPr>
        <w:pStyle w:val="a3"/>
        <w:ind w:left="170" w:right="170"/>
        <w:jc w:val="both"/>
        <w:rPr>
          <w:del w:id="4010" w:author="Peng Luqi" w:date="2019-10-13T14:42:00Z"/>
          <w:lang w:val="fr-FR"/>
        </w:rPr>
        <w:pPrChange w:id="4011" w:author="Peng Luqi" w:date="2019-10-13T22:33:00Z">
          <w:pPr>
            <w:pStyle w:val="a3"/>
            <w:ind w:left="130" w:right="320"/>
          </w:pPr>
        </w:pPrChange>
      </w:pPr>
      <w:r w:rsidRPr="00716360">
        <w:rPr>
          <w:lang w:val="fr-FR"/>
        </w:rPr>
        <w:t>Il est nécessaire de comprendre, d</w:t>
      </w:r>
      <w:del w:id="4012" w:author="Peng Luqi" w:date="2019-10-13T14:43:00Z">
        <w:r w:rsidRPr="00716360" w:rsidDel="00EF666F">
          <w:rPr>
            <w:lang w:val="fr-FR"/>
          </w:rPr>
          <w:delText>’</w:delText>
        </w:r>
      </w:del>
      <w:ins w:id="4013" w:author="Peng Luqi" w:date="2019-10-13T14:43:00Z">
        <w:r w:rsidR="00EF666F">
          <w:rPr>
            <w:lang w:val="fr-FR"/>
          </w:rPr>
          <w:t>’</w:t>
        </w:r>
      </w:ins>
      <w:r w:rsidRPr="00716360">
        <w:rPr>
          <w:lang w:val="fr-FR"/>
        </w:rPr>
        <w:t>étudier et de sentir la tendance avant de savoir la gérer. Les gens qui consacrent tout leur temps et énergie à des bagatelles toute la journée peuvent parfois se faire une idée de la tendance par des on-dit. Comme ils ont beaucoup à gérer, même après avoir été informés, ils</w:t>
      </w:r>
      <w:ins w:id="4014" w:author="Peng Luqi" w:date="2019-10-13T21:30:00Z">
        <w:r w:rsidR="00AE450C">
          <w:rPr>
            <w:lang w:val="fr-FR"/>
          </w:rPr>
          <w:t xml:space="preserve"> </w:t>
        </w:r>
      </w:ins>
    </w:p>
    <w:p w:rsidR="00AF0C0B" w:rsidDel="00AE450C" w:rsidRDefault="00AF0C0B">
      <w:pPr>
        <w:pStyle w:val="a3"/>
        <w:ind w:left="170" w:right="170"/>
        <w:jc w:val="both"/>
        <w:rPr>
          <w:del w:id="4015" w:author="Peng Luqi" w:date="2019-10-13T21:30:00Z"/>
          <w:lang w:val="fr-FR"/>
        </w:rPr>
        <w:sectPr w:rsidR="00AF0C0B" w:rsidDel="00AE450C">
          <w:pgSz w:w="11910" w:h="16840"/>
          <w:pgMar w:top="1360" w:right="1240" w:bottom="280" w:left="1320" w:header="720" w:footer="720" w:gutter="0"/>
          <w:cols w:space="720"/>
        </w:sectPr>
        <w:pPrChange w:id="4016" w:author="Peng Luqi" w:date="2019-10-13T22:33:00Z">
          <w:pPr/>
        </w:pPrChange>
      </w:pPr>
    </w:p>
    <w:p w:rsidR="002B38DF" w:rsidRPr="00716360" w:rsidRDefault="00716360">
      <w:pPr>
        <w:pStyle w:val="a3"/>
        <w:ind w:left="170" w:right="170"/>
        <w:jc w:val="both"/>
        <w:rPr>
          <w:lang w:val="fr-FR"/>
        </w:rPr>
        <w:pPrChange w:id="4017" w:author="Peng Luqi" w:date="2019-10-13T22:33:00Z">
          <w:pPr>
            <w:pStyle w:val="a3"/>
            <w:spacing w:before="65"/>
            <w:ind w:left="130" w:right="344"/>
          </w:pPr>
        </w:pPrChange>
      </w:pPr>
      <w:r w:rsidRPr="00716360">
        <w:rPr>
          <w:lang w:val="fr-FR"/>
        </w:rPr>
        <w:t>ne prennent pas le temps d</w:t>
      </w:r>
      <w:del w:id="4018" w:author="Peng Luqi" w:date="2019-10-13T14:43:00Z">
        <w:r w:rsidRPr="00716360" w:rsidDel="00EF666F">
          <w:rPr>
            <w:lang w:val="fr-FR"/>
          </w:rPr>
          <w:delText>’</w:delText>
        </w:r>
      </w:del>
      <w:ins w:id="4019" w:author="Peng Luqi" w:date="2019-10-13T14:43:00Z">
        <w:r w:rsidR="00EF666F">
          <w:rPr>
            <w:lang w:val="fr-FR"/>
          </w:rPr>
          <w:t>’</w:t>
        </w:r>
      </w:ins>
      <w:r w:rsidRPr="00716360">
        <w:rPr>
          <w:lang w:val="fr-FR"/>
        </w:rPr>
        <w:t>aller au fond des choses, sans parler d</w:t>
      </w:r>
      <w:del w:id="4020" w:author="Peng Luqi" w:date="2019-10-13T14:43:00Z">
        <w:r w:rsidRPr="00716360" w:rsidDel="00EF666F">
          <w:rPr>
            <w:lang w:val="fr-FR"/>
          </w:rPr>
          <w:delText>’</w:delText>
        </w:r>
      </w:del>
      <w:ins w:id="4021" w:author="Peng Luqi" w:date="2019-10-13T14:43:00Z">
        <w:r w:rsidR="00EF666F">
          <w:rPr>
            <w:lang w:val="fr-FR"/>
          </w:rPr>
          <w:t>’</w:t>
        </w:r>
      </w:ins>
      <w:r w:rsidRPr="00716360">
        <w:rPr>
          <w:lang w:val="fr-FR"/>
        </w:rPr>
        <w:t>étudier ou de comprendre. Quant à la gestion, cela ira au-delà de leur destin.</w:t>
      </w:r>
    </w:p>
    <w:p w:rsidR="002B38DF" w:rsidRPr="00716360" w:rsidRDefault="002B38DF">
      <w:pPr>
        <w:pStyle w:val="a3"/>
        <w:ind w:left="170" w:right="170"/>
        <w:jc w:val="both"/>
        <w:rPr>
          <w:sz w:val="27"/>
          <w:lang w:val="fr-FR"/>
        </w:rPr>
        <w:pPrChange w:id="4022" w:author="Peng Luqi" w:date="2019-10-13T14:20:00Z">
          <w:pPr>
            <w:pStyle w:val="a3"/>
            <w:spacing w:before="10"/>
          </w:pPr>
        </w:pPrChange>
      </w:pPr>
    </w:p>
    <w:p w:rsidR="00EF666F" w:rsidRDefault="00716360" w:rsidP="00CB23F4">
      <w:pPr>
        <w:pStyle w:val="a3"/>
        <w:ind w:left="170" w:right="170"/>
        <w:jc w:val="both"/>
        <w:rPr>
          <w:ins w:id="4023" w:author="Peng Luqi" w:date="2019-10-13T14:42:00Z"/>
          <w:lang w:val="fr-FR"/>
        </w:rPr>
      </w:pPr>
      <w:r w:rsidRPr="00716360">
        <w:rPr>
          <w:lang w:val="fr-FR"/>
        </w:rPr>
        <w:t>Avec ce genre d</w:t>
      </w:r>
      <w:del w:id="4024" w:author="Peng Luqi" w:date="2019-10-13T14:43:00Z">
        <w:r w:rsidRPr="00716360" w:rsidDel="00EF666F">
          <w:rPr>
            <w:lang w:val="fr-FR"/>
          </w:rPr>
          <w:delText>’</w:delText>
        </w:r>
      </w:del>
      <w:ins w:id="4025" w:author="Peng Luqi" w:date="2019-10-13T14:43:00Z">
        <w:r w:rsidR="00EF666F">
          <w:rPr>
            <w:lang w:val="fr-FR"/>
          </w:rPr>
          <w:t>’</w:t>
        </w:r>
      </w:ins>
      <w:r w:rsidRPr="00716360">
        <w:rPr>
          <w:lang w:val="fr-FR"/>
        </w:rPr>
        <w:t xml:space="preserve">attitude, ils font constamment face au même problème : </w:t>
      </w:r>
    </w:p>
    <w:p w:rsidR="00EF666F" w:rsidRDefault="00EF666F" w:rsidP="00CB23F4">
      <w:pPr>
        <w:pStyle w:val="a3"/>
        <w:ind w:left="170" w:right="170"/>
        <w:jc w:val="both"/>
        <w:rPr>
          <w:ins w:id="4026" w:author="Peng Luqi" w:date="2019-10-13T14:42:00Z"/>
          <w:lang w:val="fr-FR"/>
        </w:rPr>
      </w:pPr>
    </w:p>
    <w:p w:rsidR="002B38DF" w:rsidRDefault="00716360">
      <w:pPr>
        <w:pStyle w:val="a3"/>
        <w:ind w:left="720" w:right="720"/>
        <w:jc w:val="both"/>
        <w:rPr>
          <w:ins w:id="4027" w:author="Peng Luqi" w:date="2019-10-13T14:42:00Z"/>
          <w:lang w:val="fr-FR"/>
        </w:rPr>
        <w:pPrChange w:id="4028" w:author="Peng Luqi" w:date="2019-10-13T14:42:00Z">
          <w:pPr>
            <w:pStyle w:val="a3"/>
            <w:ind w:left="170" w:right="170"/>
            <w:jc w:val="both"/>
          </w:pPr>
        </w:pPrChange>
      </w:pPr>
      <w:r w:rsidRPr="00716360">
        <w:rPr>
          <w:lang w:val="fr-FR"/>
        </w:rPr>
        <w:t>Pourquoi suis-je toujours à la ramasse ?</w:t>
      </w:r>
    </w:p>
    <w:p w:rsidR="00EF666F" w:rsidRPr="00716360" w:rsidRDefault="00EF666F">
      <w:pPr>
        <w:pStyle w:val="a3"/>
        <w:ind w:left="170" w:right="170"/>
        <w:jc w:val="both"/>
        <w:rPr>
          <w:lang w:val="fr-FR"/>
        </w:rPr>
        <w:pPrChange w:id="4029" w:author="Peng Luqi" w:date="2019-10-13T14:20:00Z">
          <w:pPr>
            <w:pStyle w:val="a3"/>
            <w:ind w:left="130" w:right="1067"/>
          </w:pPr>
        </w:pPrChange>
      </w:pPr>
    </w:p>
    <w:p w:rsidR="002B38DF" w:rsidRPr="00716360" w:rsidRDefault="00716360">
      <w:pPr>
        <w:pStyle w:val="a3"/>
        <w:ind w:left="170" w:right="170"/>
        <w:jc w:val="both"/>
        <w:rPr>
          <w:lang w:val="fr-FR"/>
        </w:rPr>
        <w:pPrChange w:id="4030" w:author="Peng Luqi" w:date="2019-10-13T14:20:00Z">
          <w:pPr>
            <w:pStyle w:val="a3"/>
            <w:spacing w:line="321" w:lineRule="exact"/>
            <w:ind w:left="130"/>
          </w:pPr>
        </w:pPrChange>
      </w:pPr>
      <w:r w:rsidRPr="00716360">
        <w:rPr>
          <w:lang w:val="fr-FR"/>
        </w:rPr>
        <w:t>Ils sont cependant destinés à retomber dans la même situation.</w:t>
      </w:r>
    </w:p>
    <w:p w:rsidR="002B38DF" w:rsidRPr="00716360" w:rsidRDefault="002B38DF">
      <w:pPr>
        <w:pStyle w:val="a3"/>
        <w:ind w:left="170" w:right="170"/>
        <w:jc w:val="both"/>
        <w:rPr>
          <w:lang w:val="fr-FR"/>
        </w:rPr>
        <w:pPrChange w:id="4031" w:author="Peng Luqi" w:date="2019-10-13T14:20:00Z">
          <w:pPr>
            <w:pStyle w:val="a3"/>
            <w:spacing w:before="4"/>
          </w:pPr>
        </w:pPrChange>
      </w:pPr>
    </w:p>
    <w:p w:rsidR="002B38DF" w:rsidRPr="00716360" w:rsidRDefault="00716360">
      <w:pPr>
        <w:pStyle w:val="a3"/>
        <w:ind w:left="170" w:right="170"/>
        <w:jc w:val="both"/>
        <w:rPr>
          <w:lang w:val="fr-FR"/>
        </w:rPr>
        <w:pPrChange w:id="4032" w:author="Peng Luqi" w:date="2019-10-13T14:20:00Z">
          <w:pPr>
            <w:pStyle w:val="a3"/>
            <w:ind w:left="130" w:right="249"/>
          </w:pPr>
        </w:pPrChange>
      </w:pPr>
      <w:r w:rsidRPr="00716360">
        <w:rPr>
          <w:lang w:val="fr-FR"/>
        </w:rPr>
        <w:t>Dans de nombreux cas, en particulier sur les marchés boursiers, « être à la ramasse » n</w:t>
      </w:r>
      <w:del w:id="4033" w:author="Peng Luqi" w:date="2019-10-13T14:43:00Z">
        <w:r w:rsidRPr="00716360" w:rsidDel="00EF666F">
          <w:rPr>
            <w:lang w:val="fr-FR"/>
          </w:rPr>
          <w:delText>’</w:delText>
        </w:r>
      </w:del>
      <w:ins w:id="4034" w:author="Peng Luqi" w:date="2019-10-13T14:43:00Z">
        <w:r w:rsidR="00EF666F">
          <w:rPr>
            <w:lang w:val="fr-FR"/>
          </w:rPr>
          <w:t>’</w:t>
        </w:r>
      </w:ins>
      <w:r w:rsidRPr="00716360">
        <w:rPr>
          <w:lang w:val="fr-FR"/>
        </w:rPr>
        <w:t>est jamais un problème. Si vous vous souvenez du graphique qu</w:t>
      </w:r>
      <w:del w:id="4035" w:author="Peng Luqi" w:date="2019-10-13T14:43:00Z">
        <w:r w:rsidRPr="00716360" w:rsidDel="00EF666F">
          <w:rPr>
            <w:lang w:val="fr-FR"/>
          </w:rPr>
          <w:delText>’</w:delText>
        </w:r>
      </w:del>
      <w:ins w:id="4036" w:author="Peng Luqi" w:date="2019-10-13T14:43:00Z">
        <w:r w:rsidR="00EF666F">
          <w:rPr>
            <w:lang w:val="fr-FR"/>
          </w:rPr>
          <w:t>’</w:t>
        </w:r>
      </w:ins>
      <w:r w:rsidRPr="00716360">
        <w:rPr>
          <w:lang w:val="fr-FR"/>
        </w:rPr>
        <w:t>on peut appeler à la fois « courbe de sourire » et « courbe d</w:t>
      </w:r>
      <w:del w:id="4037" w:author="Peng Luqi" w:date="2019-10-13T14:43:00Z">
        <w:r w:rsidRPr="00716360" w:rsidDel="00EF666F">
          <w:rPr>
            <w:lang w:val="fr-FR"/>
          </w:rPr>
          <w:delText>’</w:delText>
        </w:r>
      </w:del>
      <w:ins w:id="4038" w:author="Peng Luqi" w:date="2019-10-13T14:43:00Z">
        <w:r w:rsidR="00EF666F">
          <w:rPr>
            <w:lang w:val="fr-FR"/>
          </w:rPr>
          <w:t>’</w:t>
        </w:r>
      </w:ins>
      <w:r w:rsidRPr="00716360">
        <w:rPr>
          <w:lang w:val="fr-FR"/>
        </w:rPr>
        <w:t>inquiétude », vous comprendrez que les investisseurs fixes peuvent entrer en position, un trade après l</w:t>
      </w:r>
      <w:del w:id="4039" w:author="Peng Luqi" w:date="2019-10-13T14:43:00Z">
        <w:r w:rsidRPr="00716360" w:rsidDel="00EF666F">
          <w:rPr>
            <w:lang w:val="fr-FR"/>
          </w:rPr>
          <w:delText>’</w:delText>
        </w:r>
      </w:del>
      <w:ins w:id="4040" w:author="Peng Luqi" w:date="2019-10-13T14:43:00Z">
        <w:r w:rsidR="00EF666F">
          <w:rPr>
            <w:lang w:val="fr-FR"/>
          </w:rPr>
          <w:t>’</w:t>
        </w:r>
      </w:ins>
      <w:r w:rsidRPr="00716360">
        <w:rPr>
          <w:lang w:val="fr-FR"/>
        </w:rPr>
        <w:t>autre, grâce à leur comportement d</w:t>
      </w:r>
      <w:del w:id="4041" w:author="Peng Luqi" w:date="2019-10-13T14:43:00Z">
        <w:r w:rsidRPr="00716360" w:rsidDel="00EF666F">
          <w:rPr>
            <w:lang w:val="fr-FR"/>
          </w:rPr>
          <w:delText>’</w:delText>
        </w:r>
      </w:del>
      <w:ins w:id="4042" w:author="Peng Luqi" w:date="2019-10-13T14:43:00Z">
        <w:r w:rsidR="00EF666F">
          <w:rPr>
            <w:lang w:val="fr-FR"/>
          </w:rPr>
          <w:t>’</w:t>
        </w:r>
      </w:ins>
      <w:r w:rsidRPr="00716360">
        <w:rPr>
          <w:lang w:val="fr-FR"/>
        </w:rPr>
        <w:t>investissement stable et continu sur le long terme. Le comportement et la stratégie déterminent le fait que « chaque fois qu</w:t>
      </w:r>
      <w:del w:id="4043" w:author="Peng Luqi" w:date="2019-10-13T14:43:00Z">
        <w:r w:rsidRPr="00716360" w:rsidDel="00EF666F">
          <w:rPr>
            <w:lang w:val="fr-FR"/>
          </w:rPr>
          <w:delText>’</w:delText>
        </w:r>
      </w:del>
      <w:ins w:id="4044" w:author="Peng Luqi" w:date="2019-10-13T14:43:00Z">
        <w:r w:rsidR="00EF666F">
          <w:rPr>
            <w:lang w:val="fr-FR"/>
          </w:rPr>
          <w:t>’</w:t>
        </w:r>
      </w:ins>
      <w:r w:rsidRPr="00716360">
        <w:rPr>
          <w:lang w:val="fr-FR"/>
        </w:rPr>
        <w:t>ils entrent sur le marché, le trade est efficient ». Chaque fois qu</w:t>
      </w:r>
      <w:del w:id="4045" w:author="Peng Luqi" w:date="2019-10-13T14:43:00Z">
        <w:r w:rsidRPr="00716360" w:rsidDel="00EF666F">
          <w:rPr>
            <w:lang w:val="fr-FR"/>
          </w:rPr>
          <w:delText>’</w:delText>
        </w:r>
      </w:del>
      <w:ins w:id="4046" w:author="Peng Luqi" w:date="2019-10-13T14:43:00Z">
        <w:r w:rsidR="00EF666F">
          <w:rPr>
            <w:lang w:val="fr-FR"/>
          </w:rPr>
          <w:t>’</w:t>
        </w:r>
      </w:ins>
      <w:r w:rsidRPr="00716360">
        <w:rPr>
          <w:lang w:val="fr-FR"/>
        </w:rPr>
        <w:t xml:space="preserve">ils passent par une </w:t>
      </w:r>
      <w:r w:rsidRPr="00716360">
        <w:rPr>
          <w:lang w:val="fr-FR"/>
        </w:rPr>
        <w:lastRenderedPageBreak/>
        <w:t>courbe de sourire, ils « avancent » leur prix d</w:t>
      </w:r>
      <w:del w:id="4047" w:author="Peng Luqi" w:date="2019-10-13T14:43:00Z">
        <w:r w:rsidRPr="00716360" w:rsidDel="00EF666F">
          <w:rPr>
            <w:lang w:val="fr-FR"/>
          </w:rPr>
          <w:delText>’</w:delText>
        </w:r>
      </w:del>
      <w:ins w:id="4048" w:author="Peng Luqi" w:date="2019-10-13T14:43:00Z">
        <w:r w:rsidR="00EF666F">
          <w:rPr>
            <w:lang w:val="fr-FR"/>
          </w:rPr>
          <w:t>’</w:t>
        </w:r>
      </w:ins>
      <w:r w:rsidRPr="00716360">
        <w:rPr>
          <w:lang w:val="fr-FR"/>
        </w:rPr>
        <w:t>entrée, car le coût moyen est réduit ! Les personnes qui ne pratiquent pas l</w:t>
      </w:r>
      <w:del w:id="4049" w:author="Peng Luqi" w:date="2019-10-13T14:43:00Z">
        <w:r w:rsidRPr="00716360" w:rsidDel="00EF666F">
          <w:rPr>
            <w:lang w:val="fr-FR"/>
          </w:rPr>
          <w:delText>’</w:delText>
        </w:r>
      </w:del>
      <w:ins w:id="4050" w:author="Peng Luqi" w:date="2019-10-13T14:43:00Z">
        <w:r w:rsidR="00EF666F">
          <w:rPr>
            <w:lang w:val="fr-FR"/>
          </w:rPr>
          <w:t>’</w:t>
        </w:r>
      </w:ins>
      <w:r w:rsidRPr="00716360">
        <w:rPr>
          <w:lang w:val="fr-FR"/>
        </w:rPr>
        <w:t>investissement fixe croient à tort avoir des coûts plus bas seulement parce qu</w:t>
      </w:r>
      <w:del w:id="4051" w:author="Peng Luqi" w:date="2019-10-13T14:43:00Z">
        <w:r w:rsidRPr="00716360" w:rsidDel="00EF666F">
          <w:rPr>
            <w:lang w:val="fr-FR"/>
          </w:rPr>
          <w:delText>’</w:delText>
        </w:r>
      </w:del>
      <w:ins w:id="4052" w:author="Peng Luqi" w:date="2019-10-13T14:43:00Z">
        <w:r w:rsidR="00EF666F">
          <w:rPr>
            <w:lang w:val="fr-FR"/>
          </w:rPr>
          <w:t>’</w:t>
        </w:r>
      </w:ins>
      <w:r w:rsidRPr="00716360">
        <w:rPr>
          <w:lang w:val="fr-FR"/>
        </w:rPr>
        <w:t>ils sont entrés plus tôt dans le marché, mais ils « reculent », car la même courbe devient alors une courbe misérable.</w:t>
      </w:r>
    </w:p>
    <w:p w:rsidR="002B38DF" w:rsidRPr="00716360" w:rsidRDefault="002B38DF">
      <w:pPr>
        <w:pStyle w:val="a3"/>
        <w:ind w:left="170" w:right="170"/>
        <w:jc w:val="both"/>
        <w:rPr>
          <w:lang w:val="fr-FR"/>
        </w:rPr>
        <w:pPrChange w:id="4053" w:author="Peng Luqi" w:date="2019-10-13T14:20:00Z">
          <w:pPr>
            <w:pStyle w:val="a3"/>
          </w:pPr>
        </w:pPrChange>
      </w:pPr>
    </w:p>
    <w:p w:rsidR="002B38DF" w:rsidRPr="00716360" w:rsidRDefault="00716360">
      <w:pPr>
        <w:pStyle w:val="a3"/>
        <w:ind w:left="170" w:right="170"/>
        <w:jc w:val="both"/>
        <w:rPr>
          <w:lang w:val="fr-FR"/>
        </w:rPr>
        <w:pPrChange w:id="4054" w:author="Peng Luqi" w:date="2019-10-13T14:20:00Z">
          <w:pPr>
            <w:pStyle w:val="a3"/>
            <w:ind w:left="130" w:right="186"/>
          </w:pPr>
        </w:pPrChange>
      </w:pPr>
      <w:r w:rsidRPr="00716360">
        <w:rPr>
          <w:lang w:val="fr-FR"/>
        </w:rPr>
        <w:t>Lorsque Facebook est devenu public, ses cours n</w:t>
      </w:r>
      <w:del w:id="4055" w:author="Peng Luqi" w:date="2019-10-13T14:43:00Z">
        <w:r w:rsidRPr="00716360" w:rsidDel="00EF666F">
          <w:rPr>
            <w:lang w:val="fr-FR"/>
          </w:rPr>
          <w:delText>’</w:delText>
        </w:r>
      </w:del>
      <w:ins w:id="4056" w:author="Peng Luqi" w:date="2019-10-13T14:43:00Z">
        <w:r w:rsidR="00EF666F">
          <w:rPr>
            <w:lang w:val="fr-FR"/>
          </w:rPr>
          <w:t>’</w:t>
        </w:r>
      </w:ins>
      <w:r w:rsidRPr="00716360">
        <w:rPr>
          <w:lang w:val="fr-FR"/>
        </w:rPr>
        <w:t>ont cessé d</w:t>
      </w:r>
      <w:del w:id="4057" w:author="Peng Luqi" w:date="2019-10-13T14:43:00Z">
        <w:r w:rsidRPr="00716360" w:rsidDel="00EF666F">
          <w:rPr>
            <w:lang w:val="fr-FR"/>
          </w:rPr>
          <w:delText>’</w:delText>
        </w:r>
      </w:del>
      <w:ins w:id="4058" w:author="Peng Luqi" w:date="2019-10-13T14:43:00Z">
        <w:r w:rsidR="00EF666F">
          <w:rPr>
            <w:lang w:val="fr-FR"/>
          </w:rPr>
          <w:t>’</w:t>
        </w:r>
      </w:ins>
      <w:r w:rsidRPr="00716360">
        <w:rPr>
          <w:lang w:val="fr-FR"/>
        </w:rPr>
        <w:t>augmenter. Devez- vous forcément être Peter Thiel pour avoir la possibilité d</w:t>
      </w:r>
      <w:del w:id="4059" w:author="Peng Luqi" w:date="2019-10-13T14:43:00Z">
        <w:r w:rsidRPr="00716360" w:rsidDel="00EF666F">
          <w:rPr>
            <w:lang w:val="fr-FR"/>
          </w:rPr>
          <w:delText>'</w:delText>
        </w:r>
      </w:del>
      <w:ins w:id="4060" w:author="Peng Luqi" w:date="2019-10-13T14:43:00Z">
        <w:r w:rsidR="00EF666F">
          <w:rPr>
            <w:lang w:val="fr-FR"/>
          </w:rPr>
          <w:t>’</w:t>
        </w:r>
      </w:ins>
      <w:r w:rsidRPr="00716360">
        <w:rPr>
          <w:lang w:val="fr-FR"/>
        </w:rPr>
        <w:t>investir dans Facebook et gagner beaucoup d</w:t>
      </w:r>
      <w:del w:id="4061" w:author="Peng Luqi" w:date="2019-10-13T14:43:00Z">
        <w:r w:rsidRPr="00716360" w:rsidDel="00EF666F">
          <w:rPr>
            <w:lang w:val="fr-FR"/>
          </w:rPr>
          <w:delText>'</w:delText>
        </w:r>
      </w:del>
      <w:ins w:id="4062" w:author="Peng Luqi" w:date="2019-10-13T14:43:00Z">
        <w:r w:rsidR="00EF666F">
          <w:rPr>
            <w:lang w:val="fr-FR"/>
          </w:rPr>
          <w:t>’</w:t>
        </w:r>
      </w:ins>
      <w:r w:rsidRPr="00716360">
        <w:rPr>
          <w:lang w:val="fr-FR"/>
        </w:rPr>
        <w:t>argent ? Non ! Vous n</w:t>
      </w:r>
      <w:del w:id="4063" w:author="Peng Luqi" w:date="2019-10-13T14:43:00Z">
        <w:r w:rsidRPr="00716360" w:rsidDel="00EF666F">
          <w:rPr>
            <w:lang w:val="fr-FR"/>
          </w:rPr>
          <w:delText>'</w:delText>
        </w:r>
      </w:del>
      <w:ins w:id="4064" w:author="Peng Luqi" w:date="2019-10-13T14:43:00Z">
        <w:r w:rsidR="00EF666F">
          <w:rPr>
            <w:lang w:val="fr-FR"/>
          </w:rPr>
          <w:t>’</w:t>
        </w:r>
      </w:ins>
      <w:r w:rsidRPr="00716360">
        <w:rPr>
          <w:lang w:val="fr-FR"/>
        </w:rPr>
        <w:t>avez ni les relations, ni la renommée, ni le capital, ni les capacités de Peter Thiel. Même en vivant dans la Silicon Valley, vous n</w:t>
      </w:r>
      <w:del w:id="4065" w:author="Peng Luqi" w:date="2019-10-13T14:43:00Z">
        <w:r w:rsidRPr="00716360" w:rsidDel="00EF666F">
          <w:rPr>
            <w:lang w:val="fr-FR"/>
          </w:rPr>
          <w:delText>’</w:delText>
        </w:r>
      </w:del>
      <w:ins w:id="4066" w:author="Peng Luqi" w:date="2019-10-13T14:43:00Z">
        <w:r w:rsidR="00EF666F">
          <w:rPr>
            <w:lang w:val="fr-FR"/>
          </w:rPr>
          <w:t>’</w:t>
        </w:r>
      </w:ins>
      <w:r w:rsidRPr="00716360">
        <w:rPr>
          <w:lang w:val="fr-FR"/>
        </w:rPr>
        <w:t>auriez pas pu être investisseur providentiel de Mark Zuckerberg. Lorsque Facebook est entré en Bourse, si vous en aviez acheté les actions à ce moment-là, bien qu</w:t>
      </w:r>
      <w:del w:id="4067" w:author="Peng Luqi" w:date="2019-10-13T14:43:00Z">
        <w:r w:rsidRPr="00716360" w:rsidDel="00EF666F">
          <w:rPr>
            <w:lang w:val="fr-FR"/>
          </w:rPr>
          <w:delText>’</w:delText>
        </w:r>
      </w:del>
      <w:ins w:id="4068" w:author="Peng Luqi" w:date="2019-10-13T14:43:00Z">
        <w:r w:rsidR="00EF666F">
          <w:rPr>
            <w:lang w:val="fr-FR"/>
          </w:rPr>
          <w:t>’</w:t>
        </w:r>
      </w:ins>
      <w:r w:rsidRPr="00716360">
        <w:rPr>
          <w:lang w:val="fr-FR"/>
        </w:rPr>
        <w:t>elles aient perdu de leur valeur sur le moment, dans le contexte d</w:t>
      </w:r>
      <w:del w:id="4069" w:author="Peng Luqi" w:date="2019-10-13T14:43:00Z">
        <w:r w:rsidRPr="00716360" w:rsidDel="00EF666F">
          <w:rPr>
            <w:lang w:val="fr-FR"/>
          </w:rPr>
          <w:delText>’</w:delText>
        </w:r>
      </w:del>
      <w:ins w:id="4070" w:author="Peng Luqi" w:date="2019-10-13T14:43:00Z">
        <w:r w:rsidR="00EF666F">
          <w:rPr>
            <w:lang w:val="fr-FR"/>
          </w:rPr>
          <w:t>’</w:t>
        </w:r>
      </w:ins>
      <w:r w:rsidRPr="00716360">
        <w:rPr>
          <w:lang w:val="fr-FR"/>
        </w:rPr>
        <w:t>un marché secoué, votre courbe de prix se serait transformée en une courbe du sourire ! Peu importe combien de personnes se sont finalement fait laminer par la courbe misérable. Tant que vous comprenez réellement la portée de l</w:t>
      </w:r>
      <w:del w:id="4071" w:author="Peng Luqi" w:date="2019-10-13T14:43:00Z">
        <w:r w:rsidRPr="00716360" w:rsidDel="00EF666F">
          <w:rPr>
            <w:lang w:val="fr-FR"/>
          </w:rPr>
          <w:delText>’</w:delText>
        </w:r>
      </w:del>
      <w:ins w:id="4072" w:author="Peng Luqi" w:date="2019-10-13T14:43:00Z">
        <w:r w:rsidR="00EF666F">
          <w:rPr>
            <w:lang w:val="fr-FR"/>
          </w:rPr>
          <w:t>’</w:t>
        </w:r>
      </w:ins>
      <w:r w:rsidRPr="00716360">
        <w:rPr>
          <w:lang w:val="fr-FR"/>
        </w:rPr>
        <w:t>investissement, peu importe où vous vous trouvez parmi les gens ordinaires, il s</w:t>
      </w:r>
      <w:del w:id="4073" w:author="Peng Luqi" w:date="2019-10-13T14:43:00Z">
        <w:r w:rsidRPr="00716360" w:rsidDel="00EF666F">
          <w:rPr>
            <w:lang w:val="fr-FR"/>
          </w:rPr>
          <w:delText>'</w:delText>
        </w:r>
      </w:del>
      <w:ins w:id="4074" w:author="Peng Luqi" w:date="2019-10-13T14:43:00Z">
        <w:r w:rsidR="00EF666F">
          <w:rPr>
            <w:lang w:val="fr-FR"/>
          </w:rPr>
          <w:t>’</w:t>
        </w:r>
      </w:ins>
      <w:r w:rsidRPr="00716360">
        <w:rPr>
          <w:lang w:val="fr-FR"/>
        </w:rPr>
        <w:t>avère que cette stratégie vous aurait rapporté cent fois votre mise de départ !</w:t>
      </w:r>
    </w:p>
    <w:p w:rsidR="002B38DF" w:rsidRPr="00716360" w:rsidRDefault="002B38DF">
      <w:pPr>
        <w:pStyle w:val="a3"/>
        <w:ind w:left="170" w:right="170"/>
        <w:jc w:val="both"/>
        <w:rPr>
          <w:lang w:val="fr-FR"/>
        </w:rPr>
        <w:pPrChange w:id="4075" w:author="Peng Luqi" w:date="2019-10-13T14:20:00Z">
          <w:pPr>
            <w:pStyle w:val="a3"/>
          </w:pPr>
        </w:pPrChange>
      </w:pPr>
    </w:p>
    <w:p w:rsidR="002B38DF" w:rsidRPr="00716360" w:rsidDel="00AE450C" w:rsidRDefault="00716360">
      <w:pPr>
        <w:pStyle w:val="a3"/>
        <w:ind w:left="170" w:right="170"/>
        <w:jc w:val="both"/>
        <w:rPr>
          <w:del w:id="4076" w:author="Peng Luqi" w:date="2019-10-13T21:30:00Z"/>
          <w:lang w:val="fr-FR"/>
        </w:rPr>
        <w:pPrChange w:id="4077" w:author="Peng Luqi" w:date="2019-10-13T14:20:00Z">
          <w:pPr>
            <w:pStyle w:val="a3"/>
            <w:ind w:left="130" w:right="289"/>
          </w:pPr>
        </w:pPrChange>
      </w:pPr>
      <w:r w:rsidRPr="00716360">
        <w:rPr>
          <w:lang w:val="fr-FR"/>
        </w:rPr>
        <w:t>Au cours de mes huit années dans le monde de la blockchain, j</w:t>
      </w:r>
      <w:del w:id="4078" w:author="Peng Luqi" w:date="2019-10-13T14:43:00Z">
        <w:r w:rsidRPr="00716360" w:rsidDel="00EF666F">
          <w:rPr>
            <w:lang w:val="fr-FR"/>
          </w:rPr>
          <w:delText>’</w:delText>
        </w:r>
      </w:del>
      <w:ins w:id="4079" w:author="Peng Luqi" w:date="2019-10-13T14:43:00Z">
        <w:r w:rsidR="00EF666F">
          <w:rPr>
            <w:lang w:val="fr-FR"/>
          </w:rPr>
          <w:t>’</w:t>
        </w:r>
      </w:ins>
      <w:r w:rsidRPr="00716360">
        <w:rPr>
          <w:lang w:val="fr-FR"/>
        </w:rPr>
        <w:t>ai bien évidemment vu un grand nombre de gens se lancer dans le milieu lorsque les cryptomonnaies en étaient à leurs balbutiements. Ont-ils tous tenu sur la longueur ? À l</w:t>
      </w:r>
      <w:del w:id="4080" w:author="Peng Luqi" w:date="2019-10-13T14:43:00Z">
        <w:r w:rsidRPr="00716360" w:rsidDel="00EF666F">
          <w:rPr>
            <w:lang w:val="fr-FR"/>
          </w:rPr>
          <w:delText>'</w:delText>
        </w:r>
      </w:del>
      <w:ins w:id="4081" w:author="Peng Luqi" w:date="2019-10-13T14:43:00Z">
        <w:r w:rsidR="00EF666F">
          <w:rPr>
            <w:lang w:val="fr-FR"/>
          </w:rPr>
          <w:t>’</w:t>
        </w:r>
      </w:ins>
      <w:r w:rsidRPr="00716360">
        <w:rPr>
          <w:lang w:val="fr-FR"/>
        </w:rPr>
        <w:t>évidence non. Même si vous entrez tôt sur un marché, sans la bonne stratégie (ne vous méprenez pas, il n</w:t>
      </w:r>
      <w:del w:id="4082" w:author="Peng Luqi" w:date="2019-10-13T14:43:00Z">
        <w:r w:rsidRPr="00716360" w:rsidDel="00EF666F">
          <w:rPr>
            <w:lang w:val="fr-FR"/>
          </w:rPr>
          <w:delText>'</w:delText>
        </w:r>
      </w:del>
      <w:ins w:id="4083" w:author="Peng Luqi" w:date="2019-10-13T14:43:00Z">
        <w:r w:rsidR="00EF666F">
          <w:rPr>
            <w:lang w:val="fr-FR"/>
          </w:rPr>
          <w:t>’</w:t>
        </w:r>
      </w:ins>
      <w:r w:rsidRPr="00716360">
        <w:rPr>
          <w:lang w:val="fr-FR"/>
        </w:rPr>
        <w:t>y a qu</w:t>
      </w:r>
      <w:del w:id="4084" w:author="Peng Luqi" w:date="2019-10-13T14:43:00Z">
        <w:r w:rsidRPr="00716360" w:rsidDel="00EF666F">
          <w:rPr>
            <w:lang w:val="fr-FR"/>
          </w:rPr>
          <w:delText>'</w:delText>
        </w:r>
      </w:del>
      <w:ins w:id="4085" w:author="Peng Luqi" w:date="2019-10-13T14:43:00Z">
        <w:r w:rsidR="00EF666F">
          <w:rPr>
            <w:lang w:val="fr-FR"/>
          </w:rPr>
          <w:t>’</w:t>
        </w:r>
      </w:ins>
      <w:r w:rsidRPr="00716360">
        <w:rPr>
          <w:lang w:val="fr-FR"/>
        </w:rPr>
        <w:t>une seule stratégie, l</w:t>
      </w:r>
      <w:del w:id="4086" w:author="Peng Luqi" w:date="2019-10-13T14:43:00Z">
        <w:r w:rsidRPr="00716360" w:rsidDel="00EF666F">
          <w:rPr>
            <w:lang w:val="fr-FR"/>
          </w:rPr>
          <w:delText>’</w:delText>
        </w:r>
      </w:del>
      <w:ins w:id="4087" w:author="Peng Luqi" w:date="2019-10-13T14:43:00Z">
        <w:r w:rsidR="00EF666F">
          <w:rPr>
            <w:lang w:val="fr-FR"/>
          </w:rPr>
          <w:t>’</w:t>
        </w:r>
      </w:ins>
      <w:r w:rsidRPr="00716360">
        <w:rPr>
          <w:lang w:val="fr-FR"/>
        </w:rPr>
        <w:t>investissement fixe), huit ans plus tard vous ne serez plus de la partie. Nul besoin de mots forts, n</w:t>
      </w:r>
      <w:del w:id="4088" w:author="Peng Luqi" w:date="2019-10-13T14:43:00Z">
        <w:r w:rsidRPr="00716360" w:rsidDel="00EF666F">
          <w:rPr>
            <w:lang w:val="fr-FR"/>
          </w:rPr>
          <w:delText>’</w:delText>
        </w:r>
      </w:del>
      <w:ins w:id="4089" w:author="Peng Luqi" w:date="2019-10-13T14:43:00Z">
        <w:r w:rsidR="00EF666F">
          <w:rPr>
            <w:lang w:val="fr-FR"/>
          </w:rPr>
          <w:t>’</w:t>
        </w:r>
      </w:ins>
      <w:r w:rsidRPr="00716360">
        <w:rPr>
          <w:lang w:val="fr-FR"/>
        </w:rPr>
        <w:t>ayez pas peur de perdre la face, c</w:t>
      </w:r>
      <w:del w:id="4090" w:author="Peng Luqi" w:date="2019-10-13T14:43:00Z">
        <w:r w:rsidRPr="00716360" w:rsidDel="00EF666F">
          <w:rPr>
            <w:lang w:val="fr-FR"/>
          </w:rPr>
          <w:delText>'</w:delText>
        </w:r>
      </w:del>
      <w:ins w:id="4091" w:author="Peng Luqi" w:date="2019-10-13T14:43:00Z">
        <w:r w:rsidR="00EF666F">
          <w:rPr>
            <w:lang w:val="fr-FR"/>
          </w:rPr>
          <w:t>’</w:t>
        </w:r>
      </w:ins>
      <w:r w:rsidRPr="00716360">
        <w:rPr>
          <w:lang w:val="fr-FR"/>
        </w:rPr>
        <w:t>est une description juste et réaliste. La stratégie d</w:t>
      </w:r>
      <w:del w:id="4092" w:author="Peng Luqi" w:date="2019-10-13T14:43:00Z">
        <w:r w:rsidRPr="00716360" w:rsidDel="00EF666F">
          <w:rPr>
            <w:lang w:val="fr-FR"/>
          </w:rPr>
          <w:delText>’</w:delText>
        </w:r>
      </w:del>
      <w:ins w:id="4093" w:author="Peng Luqi" w:date="2019-10-13T14:43:00Z">
        <w:r w:rsidR="00EF666F">
          <w:rPr>
            <w:lang w:val="fr-FR"/>
          </w:rPr>
          <w:t>’</w:t>
        </w:r>
      </w:ins>
      <w:r w:rsidRPr="00716360">
        <w:rPr>
          <w:lang w:val="fr-FR"/>
        </w:rPr>
        <w:t>investissement fixe semble trop simple pour que les gens ne l</w:t>
      </w:r>
      <w:del w:id="4094" w:author="Peng Luqi" w:date="2019-10-13T14:43:00Z">
        <w:r w:rsidRPr="00716360" w:rsidDel="00EF666F">
          <w:rPr>
            <w:lang w:val="fr-FR"/>
          </w:rPr>
          <w:delText>’</w:delText>
        </w:r>
      </w:del>
      <w:ins w:id="4095" w:author="Peng Luqi" w:date="2019-10-13T14:43:00Z">
        <w:r w:rsidR="00EF666F">
          <w:rPr>
            <w:lang w:val="fr-FR"/>
          </w:rPr>
          <w:t>’</w:t>
        </w:r>
      </w:ins>
      <w:r w:rsidRPr="00716360">
        <w:rPr>
          <w:lang w:val="fr-FR"/>
        </w:rPr>
        <w:t xml:space="preserve">apprécient. Les gens aiment les trucs </w:t>
      </w:r>
      <w:r w:rsidRPr="00716360">
        <w:rPr>
          <w:i/>
          <w:lang w:val="fr-FR"/>
        </w:rPr>
        <w:t>fancy</w:t>
      </w:r>
      <w:r w:rsidRPr="00716360">
        <w:rPr>
          <w:lang w:val="fr-FR"/>
        </w:rPr>
        <w:t>, à la mode, sophistiqué</w:t>
      </w:r>
      <w:ins w:id="4096" w:author="Peng Luqi" w:date="2019-10-13T22:44:00Z">
        <w:r w:rsidR="00F23B1D">
          <w:rPr>
            <w:lang w:val="fr-FR"/>
          </w:rPr>
          <w:t xml:space="preserve"> </w:t>
        </w:r>
      </w:ins>
    </w:p>
    <w:p w:rsidR="00AF0C0B" w:rsidDel="00F23B1D" w:rsidRDefault="00AF0C0B">
      <w:pPr>
        <w:pStyle w:val="a3"/>
        <w:ind w:left="170" w:right="170"/>
        <w:jc w:val="both"/>
        <w:rPr>
          <w:del w:id="4097" w:author="Peng Luqi" w:date="2019-10-13T22:44:00Z"/>
          <w:lang w:val="fr-FR"/>
        </w:rPr>
        <w:sectPr w:rsidR="00AF0C0B" w:rsidDel="00F23B1D">
          <w:pgSz w:w="11910" w:h="16840"/>
          <w:pgMar w:top="1360" w:right="1240" w:bottom="280" w:left="1320" w:header="720" w:footer="720" w:gutter="0"/>
          <w:cols w:space="720"/>
        </w:sectPr>
        <w:pPrChange w:id="4098" w:author="Peng Luqi" w:date="2019-10-13T21:30:00Z">
          <w:pPr/>
        </w:pPrChange>
      </w:pPr>
    </w:p>
    <w:p w:rsidR="002B38DF" w:rsidRPr="00716360" w:rsidRDefault="00716360">
      <w:pPr>
        <w:pStyle w:val="a3"/>
        <w:ind w:left="170" w:right="170"/>
        <w:jc w:val="both"/>
        <w:rPr>
          <w:lang w:val="fr-FR"/>
        </w:rPr>
        <w:pPrChange w:id="4099" w:author="Peng Luqi" w:date="2019-10-13T14:20:00Z">
          <w:pPr>
            <w:pStyle w:val="a3"/>
            <w:spacing w:before="65"/>
            <w:ind w:left="130" w:right="413"/>
          </w:pPr>
        </w:pPrChange>
      </w:pPr>
      <w:r w:rsidRPr="00716360">
        <w:rPr>
          <w:lang w:val="fr-FR"/>
        </w:rPr>
        <w:t>et haut de gamme. Pourtant, peu importe ce qu</w:t>
      </w:r>
      <w:del w:id="4100" w:author="Peng Luqi" w:date="2019-10-13T14:43:00Z">
        <w:r w:rsidRPr="00716360" w:rsidDel="00EF666F">
          <w:rPr>
            <w:lang w:val="fr-FR"/>
          </w:rPr>
          <w:delText>’</w:delText>
        </w:r>
      </w:del>
      <w:ins w:id="4101" w:author="Peng Luqi" w:date="2019-10-13T14:43:00Z">
        <w:r w:rsidR="00EF666F">
          <w:rPr>
            <w:lang w:val="fr-FR"/>
          </w:rPr>
          <w:t>’</w:t>
        </w:r>
      </w:ins>
      <w:r w:rsidRPr="00716360">
        <w:rPr>
          <w:lang w:val="fr-FR"/>
        </w:rPr>
        <w:t>ils portent (c</w:t>
      </w:r>
      <w:del w:id="4102" w:author="Peng Luqi" w:date="2019-10-13T14:43:00Z">
        <w:r w:rsidRPr="00716360" w:rsidDel="00EF666F">
          <w:rPr>
            <w:lang w:val="fr-FR"/>
          </w:rPr>
          <w:delText>'</w:delText>
        </w:r>
      </w:del>
      <w:ins w:id="4103" w:author="Peng Luqi" w:date="2019-10-13T14:43:00Z">
        <w:r w:rsidR="00EF666F">
          <w:rPr>
            <w:lang w:val="fr-FR"/>
          </w:rPr>
          <w:t>’</w:t>
        </w:r>
      </w:ins>
      <w:r w:rsidRPr="00716360">
        <w:rPr>
          <w:lang w:val="fr-FR"/>
        </w:rPr>
        <w:t>est-à-dire à l</w:t>
      </w:r>
      <w:del w:id="4104" w:author="Peng Luqi" w:date="2019-10-13T14:43:00Z">
        <w:r w:rsidRPr="00716360" w:rsidDel="00EF666F">
          <w:rPr>
            <w:lang w:val="fr-FR"/>
          </w:rPr>
          <w:delText>'</w:delText>
        </w:r>
      </w:del>
      <w:ins w:id="4105" w:author="Peng Luqi" w:date="2019-10-13T14:43:00Z">
        <w:r w:rsidR="00EF666F">
          <w:rPr>
            <w:lang w:val="fr-FR"/>
          </w:rPr>
          <w:t>’</w:t>
        </w:r>
      </w:ins>
      <w:r w:rsidRPr="00716360">
        <w:rPr>
          <w:lang w:val="fr-FR"/>
        </w:rPr>
        <w:t>intérieur des limites actives), ils ne font que s</w:t>
      </w:r>
      <w:del w:id="4106" w:author="Peng Luqi" w:date="2019-10-13T14:43:00Z">
        <w:r w:rsidRPr="00716360" w:rsidDel="00EF666F">
          <w:rPr>
            <w:lang w:val="fr-FR"/>
          </w:rPr>
          <w:delText>’</w:delText>
        </w:r>
      </w:del>
      <w:ins w:id="4107" w:author="Peng Luqi" w:date="2019-10-13T14:43:00Z">
        <w:r w:rsidR="00EF666F">
          <w:rPr>
            <w:lang w:val="fr-FR"/>
          </w:rPr>
          <w:t>’</w:t>
        </w:r>
      </w:ins>
      <w:r w:rsidRPr="00716360">
        <w:rPr>
          <w:lang w:val="fr-FR"/>
        </w:rPr>
        <w:t>habiller. Toutefois, les choses sans prétention a appliqué en dehors des limites actives les conduiront immanquablement à la catastrophe. Un grand nombre de « fonds quantitatifs » sur le marché se sont effondrés entre le second semestre de 2018 et le premier semestre de 2019. Sur la même période, deux personnes célèbres se sont suicidées, évidemment les plus prétentieuses. Ils ne pouvaient pas supporter l</w:t>
      </w:r>
      <w:del w:id="4108" w:author="Peng Luqi" w:date="2019-10-13T14:43:00Z">
        <w:r w:rsidRPr="00716360" w:rsidDel="00EF666F">
          <w:rPr>
            <w:lang w:val="fr-FR"/>
          </w:rPr>
          <w:delText>'</w:delText>
        </w:r>
      </w:del>
      <w:ins w:id="4109" w:author="Peng Luqi" w:date="2019-10-13T14:43:00Z">
        <w:r w:rsidR="00EF666F">
          <w:rPr>
            <w:lang w:val="fr-FR"/>
          </w:rPr>
          <w:t>’</w:t>
        </w:r>
      </w:ins>
      <w:r w:rsidRPr="00716360">
        <w:rPr>
          <w:lang w:val="fr-FR"/>
        </w:rPr>
        <w:t>échec de leur initiative.</w:t>
      </w:r>
    </w:p>
    <w:p w:rsidR="002B38DF" w:rsidRPr="00716360" w:rsidRDefault="002B38DF">
      <w:pPr>
        <w:pStyle w:val="a3"/>
        <w:ind w:left="170" w:right="170"/>
        <w:jc w:val="both"/>
        <w:rPr>
          <w:lang w:val="fr-FR"/>
        </w:rPr>
        <w:pPrChange w:id="4110" w:author="Peng Luqi" w:date="2019-10-13T14:20:00Z">
          <w:pPr>
            <w:pStyle w:val="a3"/>
            <w:spacing w:before="1"/>
          </w:pPr>
        </w:pPrChange>
      </w:pPr>
    </w:p>
    <w:p w:rsidR="002B38DF" w:rsidDel="00F23B1D" w:rsidRDefault="00716360" w:rsidP="00F23B1D">
      <w:pPr>
        <w:pStyle w:val="a3"/>
        <w:ind w:left="170" w:right="170"/>
        <w:jc w:val="both"/>
        <w:rPr>
          <w:del w:id="4111" w:author="Peng Luqi" w:date="2019-10-13T22:44:00Z"/>
          <w:lang w:val="fr-FR"/>
        </w:rPr>
      </w:pPr>
      <w:r w:rsidRPr="00716360">
        <w:rPr>
          <w:lang w:val="fr-FR"/>
        </w:rPr>
        <w:t>Par conséquent, pour être actif et passif, la première étape consiste à abandonner la bagatelle. La mesure est simple : tout ce qui n</w:t>
      </w:r>
      <w:del w:id="4112" w:author="Peng Luqi" w:date="2019-10-13T14:43:00Z">
        <w:r w:rsidRPr="00716360" w:rsidDel="00EF666F">
          <w:rPr>
            <w:lang w:val="fr-FR"/>
          </w:rPr>
          <w:delText>'</w:delText>
        </w:r>
      </w:del>
      <w:ins w:id="4113" w:author="Peng Luqi" w:date="2019-10-13T14:43:00Z">
        <w:r w:rsidR="00EF666F">
          <w:rPr>
            <w:lang w:val="fr-FR"/>
          </w:rPr>
          <w:t>’</w:t>
        </w:r>
      </w:ins>
      <w:r w:rsidRPr="00716360">
        <w:rPr>
          <w:lang w:val="fr-FR"/>
        </w:rPr>
        <w:t>a rien à voir avec la tendance est trivial. Après avoir tout abandonné, le reste devient naturel. C</w:t>
      </w:r>
      <w:del w:id="4114" w:author="Peng Luqi" w:date="2019-10-13T14:43:00Z">
        <w:r w:rsidRPr="00716360" w:rsidDel="00EF666F">
          <w:rPr>
            <w:lang w:val="fr-FR"/>
          </w:rPr>
          <w:delText>’</w:delText>
        </w:r>
      </w:del>
      <w:ins w:id="4115" w:author="Peng Luqi" w:date="2019-10-13T14:43:00Z">
        <w:r w:rsidR="00EF666F">
          <w:rPr>
            <w:lang w:val="fr-FR"/>
          </w:rPr>
          <w:t>’</w:t>
        </w:r>
      </w:ins>
      <w:r w:rsidRPr="00716360">
        <w:rPr>
          <w:lang w:val="fr-FR"/>
        </w:rPr>
        <w:t>est seulement ainsi que nous pourrons clairement penser, puis distinguer quand être actif et quand être passif, afin de vraiment comprendre ce que l</w:t>
      </w:r>
      <w:del w:id="4116" w:author="Peng Luqi" w:date="2019-10-13T14:43:00Z">
        <w:r w:rsidRPr="00716360" w:rsidDel="00EF666F">
          <w:rPr>
            <w:lang w:val="fr-FR"/>
          </w:rPr>
          <w:delText>’</w:delText>
        </w:r>
      </w:del>
      <w:ins w:id="4117" w:author="Peng Luqi" w:date="2019-10-13T14:43:00Z">
        <w:r w:rsidR="00EF666F">
          <w:rPr>
            <w:lang w:val="fr-FR"/>
          </w:rPr>
          <w:t>’</w:t>
        </w:r>
      </w:ins>
      <w:r w:rsidRPr="00716360">
        <w:rPr>
          <w:lang w:val="fr-FR"/>
        </w:rPr>
        <w:t>on appelle l</w:t>
      </w:r>
      <w:del w:id="4118" w:author="Peng Luqi" w:date="2019-10-13T14:43:00Z">
        <w:r w:rsidRPr="00716360" w:rsidDel="00EF666F">
          <w:rPr>
            <w:lang w:val="fr-FR"/>
          </w:rPr>
          <w:delText>’</w:delText>
        </w:r>
      </w:del>
      <w:ins w:id="4119" w:author="Peng Luqi" w:date="2019-10-13T14:43:00Z">
        <w:r w:rsidR="00EF666F">
          <w:rPr>
            <w:lang w:val="fr-FR"/>
          </w:rPr>
          <w:t>’</w:t>
        </w:r>
      </w:ins>
      <w:r w:rsidRPr="00716360">
        <w:rPr>
          <w:lang w:val="fr-FR"/>
        </w:rPr>
        <w:t>actif passif.</w:t>
      </w:r>
    </w:p>
    <w:p w:rsidR="00F23B1D" w:rsidRDefault="00F23B1D" w:rsidP="00CB23F4">
      <w:pPr>
        <w:pStyle w:val="a3"/>
        <w:ind w:left="170" w:right="170"/>
        <w:jc w:val="both"/>
        <w:rPr>
          <w:ins w:id="4120" w:author="Peng Luqi" w:date="2019-10-13T22:44:00Z"/>
          <w:lang w:val="fr-FR"/>
        </w:rPr>
      </w:pPr>
    </w:p>
    <w:p w:rsidR="00F23B1D" w:rsidRPr="00716360" w:rsidRDefault="00F23B1D">
      <w:pPr>
        <w:pStyle w:val="a3"/>
        <w:ind w:left="170" w:right="170"/>
        <w:jc w:val="both"/>
        <w:rPr>
          <w:ins w:id="4121" w:author="Peng Luqi" w:date="2019-10-13T22:44:00Z"/>
          <w:lang w:val="fr-FR"/>
        </w:rPr>
        <w:pPrChange w:id="4122" w:author="Peng Luqi" w:date="2019-10-13T14:20:00Z">
          <w:pPr>
            <w:pStyle w:val="a3"/>
            <w:ind w:left="130" w:right="190"/>
          </w:pPr>
        </w:pPrChange>
      </w:pPr>
    </w:p>
    <w:p w:rsidR="002B38DF" w:rsidRPr="00F23B1D" w:rsidDel="00F23B1D" w:rsidRDefault="00F23B1D">
      <w:pPr>
        <w:pStyle w:val="2"/>
        <w:spacing w:before="0" w:after="0" w:line="240" w:lineRule="auto"/>
        <w:ind w:left="170" w:right="170"/>
        <w:jc w:val="both"/>
        <w:rPr>
          <w:del w:id="4123" w:author="Peng Luqi" w:date="2019-10-13T22:44:00Z"/>
          <w:sz w:val="28"/>
          <w:lang w:val="fr-FR"/>
          <w:rPrChange w:id="4124" w:author="Peng Luqi" w:date="2019-10-13T22:45:00Z">
            <w:rPr>
              <w:del w:id="4125" w:author="Peng Luqi" w:date="2019-10-13T22:44:00Z"/>
              <w:sz w:val="27"/>
              <w:lang w:val="fr-FR"/>
            </w:rPr>
          </w:rPrChange>
        </w:rPr>
        <w:pPrChange w:id="4126" w:author="Peng Luqi" w:date="2019-10-13T22:46:00Z">
          <w:pPr>
            <w:pStyle w:val="a3"/>
            <w:spacing w:before="9"/>
          </w:pPr>
        </w:pPrChange>
      </w:pPr>
      <w:ins w:id="4127" w:author="Peng Luqi" w:date="2019-10-13T22:45:00Z">
        <w:r>
          <w:rPr>
            <w:rFonts w:ascii="Times New Roman" w:hAnsi="Times New Roman" w:cs="Times New Roman" w:hint="eastAsia"/>
            <w:sz w:val="28"/>
            <w:szCs w:val="28"/>
            <w:lang w:val="fr-FR"/>
          </w:rPr>
          <w:t>9</w:t>
        </w:r>
        <w:r>
          <w:rPr>
            <w:rFonts w:ascii="Times New Roman" w:hAnsi="Times New Roman" w:cs="Times New Roman"/>
            <w:sz w:val="28"/>
            <w:szCs w:val="28"/>
            <w:lang w:val="fr-FR"/>
          </w:rPr>
          <w:t xml:space="preserve">.5 </w:t>
        </w:r>
      </w:ins>
    </w:p>
    <w:p w:rsidR="002B38DF" w:rsidRPr="00F23B1D" w:rsidDel="00EF666F" w:rsidRDefault="00716360">
      <w:pPr>
        <w:pStyle w:val="2"/>
        <w:spacing w:before="0" w:after="0" w:line="240" w:lineRule="auto"/>
        <w:ind w:left="170" w:right="170"/>
        <w:jc w:val="both"/>
        <w:rPr>
          <w:del w:id="4128" w:author="Peng Luqi" w:date="2019-10-13T14:42:00Z"/>
          <w:lang w:val="fr-FR"/>
          <w:rPrChange w:id="4129" w:author="Peng Luqi" w:date="2019-10-13T22:45:00Z">
            <w:rPr>
              <w:del w:id="4130" w:author="Peng Luqi" w:date="2019-10-13T14:42:00Z"/>
              <w:lang w:val="fr-FR"/>
            </w:rPr>
          </w:rPrChange>
        </w:rPr>
        <w:pPrChange w:id="4131" w:author="Peng Luqi" w:date="2019-10-13T22:46:00Z">
          <w:pPr>
            <w:pStyle w:val="1"/>
            <w:numPr>
              <w:ilvl w:val="1"/>
              <w:numId w:val="15"/>
            </w:numPr>
            <w:tabs>
              <w:tab w:val="left" w:pos="551"/>
            </w:tabs>
            <w:spacing w:line="322" w:lineRule="exact"/>
            <w:ind w:left="550" w:hanging="420"/>
          </w:pPr>
        </w:pPrChange>
      </w:pPr>
      <w:r w:rsidRPr="00F23B1D">
        <w:rPr>
          <w:b w:val="0"/>
          <w:bCs w:val="0"/>
          <w:sz w:val="28"/>
          <w:szCs w:val="28"/>
          <w:lang w:val="fr-FR"/>
          <w:rPrChange w:id="4132" w:author="Peng Luqi" w:date="2019-10-13T22:45:00Z">
            <w:rPr>
              <w:b w:val="0"/>
              <w:bCs w:val="0"/>
              <w:lang w:val="fr-FR"/>
            </w:rPr>
          </w:rPrChange>
        </w:rPr>
        <w:t>Pourquoi l</w:t>
      </w:r>
      <w:del w:id="4133" w:author="Peng Luqi" w:date="2019-10-13T14:43:00Z">
        <w:r w:rsidRPr="00F23B1D" w:rsidDel="00EF666F">
          <w:rPr>
            <w:b w:val="0"/>
            <w:bCs w:val="0"/>
            <w:sz w:val="28"/>
            <w:szCs w:val="28"/>
            <w:lang w:val="fr-FR"/>
            <w:rPrChange w:id="4134" w:author="Peng Luqi" w:date="2019-10-13T22:45:00Z">
              <w:rPr>
                <w:b w:val="0"/>
                <w:bCs w:val="0"/>
                <w:lang w:val="fr-FR"/>
              </w:rPr>
            </w:rPrChange>
          </w:rPr>
          <w:delText>’</w:delText>
        </w:r>
      </w:del>
      <w:ins w:id="4135" w:author="Peng Luqi" w:date="2019-10-13T14:43:00Z">
        <w:r w:rsidR="00EF666F" w:rsidRPr="00F23B1D">
          <w:rPr>
            <w:b w:val="0"/>
            <w:bCs w:val="0"/>
            <w:sz w:val="28"/>
            <w:szCs w:val="28"/>
            <w:lang w:val="fr-FR"/>
            <w:rPrChange w:id="4136" w:author="Peng Luqi" w:date="2019-10-13T22:45:00Z">
              <w:rPr>
                <w:b w:val="0"/>
                <w:bCs w:val="0"/>
                <w:lang w:val="fr-FR"/>
              </w:rPr>
            </w:rPrChange>
          </w:rPr>
          <w:t>’</w:t>
        </w:r>
      </w:ins>
      <w:r w:rsidRPr="00F23B1D">
        <w:rPr>
          <w:b w:val="0"/>
          <w:bCs w:val="0"/>
          <w:sz w:val="28"/>
          <w:szCs w:val="28"/>
          <w:lang w:val="fr-FR"/>
          <w:rPrChange w:id="4137" w:author="Peng Luqi" w:date="2019-10-13T22:45:00Z">
            <w:rPr>
              <w:b w:val="0"/>
              <w:bCs w:val="0"/>
              <w:lang w:val="fr-FR"/>
            </w:rPr>
          </w:rPrChange>
        </w:rPr>
        <w:t>investissement fixe est une stratégie de</w:t>
      </w:r>
      <w:r w:rsidRPr="00F23B1D">
        <w:rPr>
          <w:b w:val="0"/>
          <w:bCs w:val="0"/>
          <w:sz w:val="28"/>
          <w:szCs w:val="28"/>
          <w:lang w:val="fr-FR"/>
          <w:rPrChange w:id="4138" w:author="Peng Luqi" w:date="2019-10-13T22:45:00Z">
            <w:rPr>
              <w:b w:val="0"/>
              <w:bCs w:val="0"/>
              <w:spacing w:val="-8"/>
              <w:lang w:val="fr-FR"/>
            </w:rPr>
          </w:rPrChange>
        </w:rPr>
        <w:t xml:space="preserve"> </w:t>
      </w:r>
      <w:r w:rsidRPr="00F23B1D">
        <w:rPr>
          <w:b w:val="0"/>
          <w:bCs w:val="0"/>
          <w:sz w:val="28"/>
          <w:szCs w:val="28"/>
          <w:lang w:val="fr-FR"/>
          <w:rPrChange w:id="4139" w:author="Peng Luqi" w:date="2019-10-13T22:45:00Z">
            <w:rPr>
              <w:b w:val="0"/>
              <w:bCs w:val="0"/>
              <w:lang w:val="fr-FR"/>
            </w:rPr>
          </w:rPrChange>
        </w:rPr>
        <w:t>pratique</w:t>
      </w:r>
    </w:p>
    <w:p w:rsidR="002B38DF" w:rsidRPr="00F23B1D" w:rsidRDefault="00716360">
      <w:pPr>
        <w:pStyle w:val="2"/>
        <w:spacing w:before="0" w:after="0" w:line="240" w:lineRule="auto"/>
        <w:ind w:left="170" w:right="170"/>
        <w:jc w:val="both"/>
        <w:rPr>
          <w:b w:val="0"/>
          <w:sz w:val="28"/>
          <w:szCs w:val="28"/>
          <w:lang w:val="fr-FR"/>
          <w:rPrChange w:id="4140" w:author="Peng Luqi" w:date="2019-10-13T22:45:00Z">
            <w:rPr>
              <w:b/>
              <w:sz w:val="28"/>
              <w:lang w:val="fr-FR"/>
            </w:rPr>
          </w:rPrChange>
        </w:rPr>
        <w:pPrChange w:id="4141" w:author="Peng Luqi" w:date="2019-10-13T22:46:00Z">
          <w:pPr>
            <w:ind w:left="130"/>
          </w:pPr>
        </w:pPrChange>
      </w:pPr>
      <w:del w:id="4142" w:author="Peng Luqi" w:date="2019-10-13T22:38:00Z">
        <w:r w:rsidRPr="00F23B1D" w:rsidDel="00850F45">
          <w:rPr>
            <w:rFonts w:ascii="Times New Roman" w:hAnsi="Times New Roman" w:cs="Times New Roman"/>
            <w:sz w:val="28"/>
            <w:szCs w:val="28"/>
            <w:lang w:val="fr-FR"/>
            <w:rPrChange w:id="4143" w:author="Peng Luqi" w:date="2019-10-13T22:45:00Z">
              <w:rPr>
                <w:bCs/>
                <w:sz w:val="28"/>
                <w:lang w:val="fr-FR"/>
              </w:rPr>
            </w:rPrChange>
          </w:rPr>
          <w:delText xml:space="preserve">« </w:delText>
        </w:r>
      </w:del>
      <w:ins w:id="4144" w:author="Peng Luqi" w:date="2019-10-13T22:38:00Z">
        <w:r w:rsidR="00850F45" w:rsidRPr="00F23B1D">
          <w:rPr>
            <w:rFonts w:ascii="Times New Roman" w:hAnsi="Times New Roman" w:cs="Times New Roman"/>
            <w:sz w:val="28"/>
            <w:szCs w:val="28"/>
            <w:lang w:val="fr-FR"/>
            <w:rPrChange w:id="4145" w:author="Peng Luqi" w:date="2019-10-13T22:45:00Z">
              <w:rPr>
                <w:b/>
                <w:bCs/>
                <w:lang w:val="fr-FR"/>
              </w:rPr>
            </w:rPrChange>
          </w:rPr>
          <w:t xml:space="preserve"> </w:t>
        </w:r>
      </w:ins>
      <w:ins w:id="4146" w:author="Peng Luqi" w:date="2019-10-13T22:45:00Z">
        <w:r w:rsidR="00F23B1D">
          <w:rPr>
            <w:rFonts w:ascii="Times New Roman" w:hAnsi="Times New Roman" w:cs="Times New Roman"/>
            <w:sz w:val="28"/>
            <w:szCs w:val="28"/>
            <w:lang w:val="fr-FR"/>
          </w:rPr>
          <w:t>« </w:t>
        </w:r>
      </w:ins>
      <w:r w:rsidRPr="00F23B1D">
        <w:rPr>
          <w:rFonts w:ascii="Times New Roman" w:hAnsi="Times New Roman" w:cs="Times New Roman"/>
          <w:sz w:val="28"/>
          <w:szCs w:val="28"/>
          <w:lang w:val="fr-FR"/>
          <w:rPrChange w:id="4147" w:author="Peng Luqi" w:date="2019-10-13T22:45:00Z">
            <w:rPr>
              <w:bCs/>
              <w:sz w:val="28"/>
              <w:lang w:val="fr-FR"/>
            </w:rPr>
          </w:rPrChange>
        </w:rPr>
        <w:t>activement</w:t>
      </w:r>
      <w:del w:id="4148" w:author="Peng Luqi" w:date="2019-10-13T21:28:00Z">
        <w:r w:rsidRPr="00F23B1D" w:rsidDel="00AE450C">
          <w:rPr>
            <w:rFonts w:ascii="Times New Roman" w:hAnsi="Times New Roman" w:cs="Times New Roman"/>
            <w:sz w:val="28"/>
            <w:szCs w:val="28"/>
            <w:lang w:val="fr-FR"/>
            <w:rPrChange w:id="4149" w:author="Peng Luqi" w:date="2019-10-13T22:45:00Z">
              <w:rPr>
                <w:bCs/>
                <w:sz w:val="28"/>
                <w:lang w:val="fr-FR"/>
              </w:rPr>
            </w:rPrChange>
          </w:rPr>
          <w:delText xml:space="preserve"> </w:delText>
        </w:r>
      </w:del>
      <w:ins w:id="4150" w:author="Peng Luqi" w:date="2019-10-13T21:28:00Z">
        <w:r w:rsidR="00AE450C" w:rsidRPr="00F23B1D">
          <w:rPr>
            <w:rFonts w:ascii="Times New Roman" w:hAnsi="Times New Roman" w:cs="Times New Roman"/>
            <w:sz w:val="28"/>
            <w:szCs w:val="28"/>
            <w:lang w:val="fr-FR"/>
            <w:rPrChange w:id="4151" w:author="Peng Luqi" w:date="2019-10-13T22:45:00Z">
              <w:rPr>
                <w:b/>
                <w:bCs/>
                <w:lang w:val="fr-FR"/>
              </w:rPr>
            </w:rPrChange>
          </w:rPr>
          <w:t xml:space="preserve"> </w:t>
        </w:r>
      </w:ins>
      <w:r w:rsidRPr="00F23B1D">
        <w:rPr>
          <w:rFonts w:ascii="Times New Roman" w:hAnsi="Times New Roman" w:cs="Times New Roman"/>
          <w:sz w:val="28"/>
          <w:szCs w:val="28"/>
          <w:lang w:val="fr-FR"/>
          <w:rPrChange w:id="4152" w:author="Peng Luqi" w:date="2019-10-13T22:45:00Z">
            <w:rPr>
              <w:bCs/>
              <w:sz w:val="28"/>
              <w:lang w:val="fr-FR"/>
            </w:rPr>
          </w:rPrChange>
        </w:rPr>
        <w:t>passive » ?</w:t>
      </w:r>
    </w:p>
    <w:p w:rsidR="002B38DF" w:rsidRPr="00F23B1D" w:rsidRDefault="002B38DF">
      <w:pPr>
        <w:pStyle w:val="a3"/>
        <w:ind w:left="170" w:right="170"/>
        <w:jc w:val="both"/>
        <w:rPr>
          <w:lang w:val="fr-FR"/>
          <w:rPrChange w:id="4153" w:author="Peng Luqi" w:date="2019-10-13T22:45:00Z">
            <w:rPr>
              <w:b/>
              <w:sz w:val="27"/>
              <w:lang w:val="fr-FR"/>
            </w:rPr>
          </w:rPrChange>
        </w:rPr>
        <w:pPrChange w:id="4154" w:author="Peng Luqi" w:date="2019-10-13T14:20:00Z">
          <w:pPr>
            <w:pStyle w:val="a3"/>
            <w:spacing w:before="11"/>
          </w:pPr>
        </w:pPrChange>
      </w:pPr>
    </w:p>
    <w:p w:rsidR="002B38DF" w:rsidRPr="00716360" w:rsidDel="00EF666F" w:rsidRDefault="00716360">
      <w:pPr>
        <w:pStyle w:val="a3"/>
        <w:ind w:left="170" w:right="170"/>
        <w:jc w:val="both"/>
        <w:rPr>
          <w:del w:id="4155" w:author="Peng Luqi" w:date="2019-10-13T14:43:00Z"/>
          <w:lang w:val="fr-FR"/>
        </w:rPr>
        <w:pPrChange w:id="4156" w:author="Peng Luqi" w:date="2019-10-13T14:20:00Z">
          <w:pPr>
            <w:pStyle w:val="a3"/>
            <w:ind w:left="130" w:right="690"/>
          </w:pPr>
        </w:pPrChange>
      </w:pPr>
      <w:r w:rsidRPr="00716360">
        <w:rPr>
          <w:lang w:val="fr-FR"/>
        </w:rPr>
        <w:t>Je suis l</w:t>
      </w:r>
      <w:del w:id="4157" w:author="Peng Luqi" w:date="2019-10-13T14:43:00Z">
        <w:r w:rsidRPr="00716360" w:rsidDel="00EF666F">
          <w:rPr>
            <w:lang w:val="fr-FR"/>
          </w:rPr>
          <w:delText>'</w:delText>
        </w:r>
      </w:del>
      <w:ins w:id="4158" w:author="Peng Luqi" w:date="2019-10-13T14:43:00Z">
        <w:r w:rsidR="00EF666F">
          <w:rPr>
            <w:lang w:val="fr-FR"/>
          </w:rPr>
          <w:t>’</w:t>
        </w:r>
      </w:ins>
      <w:r w:rsidRPr="00716360">
        <w:rPr>
          <w:lang w:val="fr-FR"/>
        </w:rPr>
        <w:t>auteur d</w:t>
      </w:r>
      <w:del w:id="4159" w:author="Peng Luqi" w:date="2019-10-13T14:43:00Z">
        <w:r w:rsidRPr="00716360" w:rsidDel="00EF666F">
          <w:rPr>
            <w:lang w:val="fr-FR"/>
          </w:rPr>
          <w:delText>’</w:delText>
        </w:r>
      </w:del>
      <w:ins w:id="4160" w:author="Peng Luqi" w:date="2019-10-13T14:43:00Z">
        <w:r w:rsidR="00EF666F">
          <w:rPr>
            <w:lang w:val="fr-FR"/>
          </w:rPr>
          <w:t>’</w:t>
        </w:r>
      </w:ins>
      <w:r w:rsidRPr="00716360">
        <w:rPr>
          <w:lang w:val="fr-FR"/>
        </w:rPr>
        <w:t>une soupe au poulet hardcore, je partage mes pensées, mes décisions, mes gains avec tout le monde, mais pas mes échecs. Pourquoi ?</w:t>
      </w:r>
      <w:ins w:id="4161" w:author="Peng Luqi" w:date="2019-10-13T14:43:00Z">
        <w:r w:rsidR="00EF666F">
          <w:rPr>
            <w:lang w:val="fr-FR"/>
          </w:rPr>
          <w:t xml:space="preserve"> </w:t>
        </w:r>
      </w:ins>
    </w:p>
    <w:p w:rsidR="002B38DF" w:rsidRPr="00716360" w:rsidRDefault="00716360">
      <w:pPr>
        <w:pStyle w:val="a3"/>
        <w:ind w:left="170" w:right="170"/>
        <w:jc w:val="both"/>
        <w:rPr>
          <w:lang w:val="fr-FR"/>
        </w:rPr>
        <w:pPrChange w:id="4162" w:author="Peng Luqi" w:date="2019-10-13T14:20:00Z">
          <w:pPr>
            <w:pStyle w:val="a3"/>
            <w:spacing w:before="4"/>
            <w:ind w:left="130" w:right="321"/>
          </w:pPr>
        </w:pPrChange>
      </w:pPr>
      <w:r w:rsidRPr="00716360">
        <w:rPr>
          <w:lang w:val="fr-FR"/>
        </w:rPr>
        <w:t>L</w:t>
      </w:r>
      <w:del w:id="4163" w:author="Peng Luqi" w:date="2019-10-13T14:43:00Z">
        <w:r w:rsidRPr="00716360" w:rsidDel="00EF666F">
          <w:rPr>
            <w:lang w:val="fr-FR"/>
          </w:rPr>
          <w:delText>’</w:delText>
        </w:r>
      </w:del>
      <w:ins w:id="4164" w:author="Peng Luqi" w:date="2019-10-13T14:43:00Z">
        <w:r w:rsidR="00EF666F">
          <w:rPr>
            <w:lang w:val="fr-FR"/>
          </w:rPr>
          <w:t>’</w:t>
        </w:r>
      </w:ins>
      <w:r w:rsidRPr="00716360">
        <w:rPr>
          <w:lang w:val="fr-FR"/>
        </w:rPr>
        <w:t>échec n</w:t>
      </w:r>
      <w:del w:id="4165" w:author="Peng Luqi" w:date="2019-10-13T14:43:00Z">
        <w:r w:rsidRPr="00716360" w:rsidDel="00EF666F">
          <w:rPr>
            <w:lang w:val="fr-FR"/>
          </w:rPr>
          <w:delText>'</w:delText>
        </w:r>
      </w:del>
      <w:ins w:id="4166" w:author="Peng Luqi" w:date="2019-10-13T14:43:00Z">
        <w:r w:rsidR="00EF666F">
          <w:rPr>
            <w:lang w:val="fr-FR"/>
          </w:rPr>
          <w:t>’</w:t>
        </w:r>
      </w:ins>
      <w:r w:rsidRPr="00716360">
        <w:rPr>
          <w:lang w:val="fr-FR"/>
        </w:rPr>
        <w:t>est pas à proprement dit de « l</w:t>
      </w:r>
      <w:del w:id="4167" w:author="Peng Luqi" w:date="2019-10-13T14:43:00Z">
        <w:r w:rsidRPr="00716360" w:rsidDel="00EF666F">
          <w:rPr>
            <w:lang w:val="fr-FR"/>
          </w:rPr>
          <w:delText>’</w:delText>
        </w:r>
      </w:del>
      <w:ins w:id="4168" w:author="Peng Luqi" w:date="2019-10-13T14:43:00Z">
        <w:r w:rsidR="00EF666F">
          <w:rPr>
            <w:lang w:val="fr-FR"/>
          </w:rPr>
          <w:t>’</w:t>
        </w:r>
      </w:ins>
      <w:r w:rsidRPr="00716360">
        <w:rPr>
          <w:lang w:val="fr-FR"/>
        </w:rPr>
        <w:t>expérience ». C</w:t>
      </w:r>
      <w:del w:id="4169" w:author="Peng Luqi" w:date="2019-10-13T14:43:00Z">
        <w:r w:rsidRPr="00716360" w:rsidDel="00EF666F">
          <w:rPr>
            <w:lang w:val="fr-FR"/>
          </w:rPr>
          <w:delText>'</w:delText>
        </w:r>
      </w:del>
      <w:ins w:id="4170" w:author="Peng Luqi" w:date="2019-10-13T14:43:00Z">
        <w:r w:rsidR="00EF666F">
          <w:rPr>
            <w:lang w:val="fr-FR"/>
          </w:rPr>
          <w:t>’</w:t>
        </w:r>
      </w:ins>
      <w:r w:rsidRPr="00716360">
        <w:rPr>
          <w:lang w:val="fr-FR"/>
        </w:rPr>
        <w:t xml:space="preserve">est tout au plus une </w:t>
      </w:r>
      <w:r w:rsidRPr="00716360">
        <w:rPr>
          <w:lang w:val="fr-FR"/>
        </w:rPr>
        <w:lastRenderedPageBreak/>
        <w:t>leçon, mais au fond, elle est inutile ! Avez-vous déjà vu des parents salauds élevés leurs enfants dans le rôle d</w:t>
      </w:r>
      <w:del w:id="4171" w:author="Peng Luqi" w:date="2019-10-13T14:43:00Z">
        <w:r w:rsidRPr="00716360" w:rsidDel="00EF666F">
          <w:rPr>
            <w:lang w:val="fr-FR"/>
          </w:rPr>
          <w:delText>'</w:delText>
        </w:r>
      </w:del>
      <w:ins w:id="4172" w:author="Peng Luqi" w:date="2019-10-13T14:43:00Z">
        <w:r w:rsidR="00EF666F">
          <w:rPr>
            <w:lang w:val="fr-FR"/>
          </w:rPr>
          <w:t>’</w:t>
        </w:r>
      </w:ins>
      <w:r w:rsidRPr="00716360">
        <w:rPr>
          <w:lang w:val="fr-FR"/>
        </w:rPr>
        <w:t>un maître d</w:t>
      </w:r>
      <w:del w:id="4173" w:author="Peng Luqi" w:date="2019-10-13T14:43:00Z">
        <w:r w:rsidRPr="00716360" w:rsidDel="00EF666F">
          <w:rPr>
            <w:lang w:val="fr-FR"/>
          </w:rPr>
          <w:delText>'</w:delText>
        </w:r>
      </w:del>
      <w:ins w:id="4174" w:author="Peng Luqi" w:date="2019-10-13T14:43:00Z">
        <w:r w:rsidR="00EF666F">
          <w:rPr>
            <w:lang w:val="fr-FR"/>
          </w:rPr>
          <w:t>’</w:t>
        </w:r>
      </w:ins>
      <w:r w:rsidRPr="00716360">
        <w:rPr>
          <w:lang w:val="fr-FR"/>
        </w:rPr>
        <w:t>école en apprenant de leur propre expérience ?</w:t>
      </w:r>
    </w:p>
    <w:p w:rsidR="002B38DF" w:rsidRPr="00716360" w:rsidRDefault="002B38DF">
      <w:pPr>
        <w:pStyle w:val="a3"/>
        <w:ind w:left="170" w:right="170"/>
        <w:jc w:val="both"/>
        <w:rPr>
          <w:sz w:val="27"/>
          <w:lang w:val="fr-FR"/>
        </w:rPr>
        <w:pPrChange w:id="4175" w:author="Peng Luqi" w:date="2019-10-13T14:20:00Z">
          <w:pPr>
            <w:pStyle w:val="a3"/>
            <w:spacing w:before="10"/>
          </w:pPr>
        </w:pPrChange>
      </w:pPr>
    </w:p>
    <w:p w:rsidR="002B38DF" w:rsidRPr="00716360" w:rsidRDefault="00716360">
      <w:pPr>
        <w:pStyle w:val="a3"/>
        <w:ind w:left="170" w:right="170"/>
        <w:jc w:val="both"/>
        <w:rPr>
          <w:lang w:val="fr-FR"/>
        </w:rPr>
        <w:pPrChange w:id="4176" w:author="Peng Luqi" w:date="2019-10-13T14:20:00Z">
          <w:pPr>
            <w:pStyle w:val="a3"/>
            <w:ind w:left="130" w:right="258"/>
          </w:pPr>
        </w:pPrChange>
      </w:pPr>
      <w:r w:rsidRPr="00716360">
        <w:rPr>
          <w:lang w:val="fr-FR"/>
        </w:rPr>
        <w:t>Je ne parle que de ce que j</w:t>
      </w:r>
      <w:del w:id="4177" w:author="Peng Luqi" w:date="2019-10-13T14:43:00Z">
        <w:r w:rsidRPr="00716360" w:rsidDel="00EF666F">
          <w:rPr>
            <w:lang w:val="fr-FR"/>
          </w:rPr>
          <w:delText>'</w:delText>
        </w:r>
      </w:del>
      <w:ins w:id="4178" w:author="Peng Luqi" w:date="2019-10-13T14:43:00Z">
        <w:r w:rsidR="00EF666F">
          <w:rPr>
            <w:lang w:val="fr-FR"/>
          </w:rPr>
          <w:t>’</w:t>
        </w:r>
      </w:ins>
      <w:r w:rsidRPr="00716360">
        <w:rPr>
          <w:lang w:val="fr-FR"/>
        </w:rPr>
        <w:t>ai fait. C</w:t>
      </w:r>
      <w:del w:id="4179" w:author="Peng Luqi" w:date="2019-10-13T14:43:00Z">
        <w:r w:rsidRPr="00716360" w:rsidDel="00EF666F">
          <w:rPr>
            <w:lang w:val="fr-FR"/>
          </w:rPr>
          <w:delText>'</w:delText>
        </w:r>
      </w:del>
      <w:ins w:id="4180" w:author="Peng Luqi" w:date="2019-10-13T14:43:00Z">
        <w:r w:rsidR="00EF666F">
          <w:rPr>
            <w:lang w:val="fr-FR"/>
          </w:rPr>
          <w:t>’</w:t>
        </w:r>
      </w:ins>
      <w:r w:rsidRPr="00716360">
        <w:rPr>
          <w:lang w:val="fr-FR"/>
        </w:rPr>
        <w:t>est mon noyau dur. Qu</w:t>
      </w:r>
      <w:del w:id="4181" w:author="Peng Luqi" w:date="2019-10-13T14:43:00Z">
        <w:r w:rsidRPr="00716360" w:rsidDel="00EF666F">
          <w:rPr>
            <w:lang w:val="fr-FR"/>
          </w:rPr>
          <w:delText>'</w:delText>
        </w:r>
      </w:del>
      <w:ins w:id="4182" w:author="Peng Luqi" w:date="2019-10-13T14:43:00Z">
        <w:r w:rsidR="00EF666F">
          <w:rPr>
            <w:lang w:val="fr-FR"/>
          </w:rPr>
          <w:t>’</w:t>
        </w:r>
      </w:ins>
      <w:r w:rsidRPr="00716360">
        <w:rPr>
          <w:lang w:val="fr-FR"/>
        </w:rPr>
        <w:t>est-ce que les autres ont à voir avec vous-même ? Une fois que vous accomplissez quelque chose, ce que vous en tirez devient une expérience précieuse. Il y a également des échecs dans le processus, mais en raison de l</w:t>
      </w:r>
      <w:del w:id="4183" w:author="Peng Luqi" w:date="2019-10-13T14:43:00Z">
        <w:r w:rsidRPr="00716360" w:rsidDel="00EF666F">
          <w:rPr>
            <w:lang w:val="fr-FR"/>
          </w:rPr>
          <w:delText>'</w:delText>
        </w:r>
      </w:del>
      <w:ins w:id="4184" w:author="Peng Luqi" w:date="2019-10-13T14:43:00Z">
        <w:r w:rsidR="00EF666F">
          <w:rPr>
            <w:lang w:val="fr-FR"/>
          </w:rPr>
          <w:t>’</w:t>
        </w:r>
      </w:ins>
      <w:r w:rsidRPr="00716360">
        <w:rPr>
          <w:lang w:val="fr-FR"/>
        </w:rPr>
        <w:t>ajustement final, les leçons apprises deviennent précieuses et méritent d</w:t>
      </w:r>
      <w:del w:id="4185" w:author="Peng Luqi" w:date="2019-10-13T14:43:00Z">
        <w:r w:rsidRPr="00716360" w:rsidDel="00EF666F">
          <w:rPr>
            <w:lang w:val="fr-FR"/>
          </w:rPr>
          <w:delText>'</w:delText>
        </w:r>
      </w:del>
      <w:ins w:id="4186" w:author="Peng Luqi" w:date="2019-10-13T14:43:00Z">
        <w:r w:rsidR="00EF666F">
          <w:rPr>
            <w:lang w:val="fr-FR"/>
          </w:rPr>
          <w:t>’</w:t>
        </w:r>
      </w:ins>
      <w:r w:rsidRPr="00716360">
        <w:rPr>
          <w:lang w:val="fr-FR"/>
        </w:rPr>
        <w:t>être partagées.</w:t>
      </w:r>
    </w:p>
    <w:p w:rsidR="002B38DF" w:rsidRPr="00716360" w:rsidRDefault="002B38DF">
      <w:pPr>
        <w:pStyle w:val="a3"/>
        <w:ind w:left="170" w:right="170"/>
        <w:jc w:val="both"/>
        <w:rPr>
          <w:sz w:val="27"/>
          <w:lang w:val="fr-FR"/>
        </w:rPr>
        <w:pPrChange w:id="4187" w:author="Peng Luqi" w:date="2019-10-13T14:20:00Z">
          <w:pPr>
            <w:pStyle w:val="a3"/>
            <w:spacing w:before="9"/>
          </w:pPr>
        </w:pPrChange>
      </w:pPr>
    </w:p>
    <w:p w:rsidR="002B38DF" w:rsidRPr="00716360" w:rsidRDefault="00716360">
      <w:pPr>
        <w:pStyle w:val="a3"/>
        <w:ind w:left="170" w:right="170"/>
        <w:jc w:val="both"/>
        <w:rPr>
          <w:lang w:val="fr-FR"/>
        </w:rPr>
        <w:pPrChange w:id="4188" w:author="Peng Luqi" w:date="2019-10-13T14:20:00Z">
          <w:pPr>
            <w:pStyle w:val="a3"/>
            <w:ind w:left="130" w:right="780"/>
          </w:pPr>
        </w:pPrChange>
      </w:pPr>
      <w:r w:rsidRPr="00716360">
        <w:rPr>
          <w:lang w:val="fr-FR"/>
        </w:rPr>
        <w:t>Je n</w:t>
      </w:r>
      <w:del w:id="4189" w:author="Peng Luqi" w:date="2019-10-13T14:43:00Z">
        <w:r w:rsidRPr="00716360" w:rsidDel="00EF666F">
          <w:rPr>
            <w:lang w:val="fr-FR"/>
          </w:rPr>
          <w:delText>'</w:delText>
        </w:r>
      </w:del>
      <w:ins w:id="4190" w:author="Peng Luqi" w:date="2019-10-13T14:43:00Z">
        <w:r w:rsidR="00EF666F">
          <w:rPr>
            <w:lang w:val="fr-FR"/>
          </w:rPr>
          <w:t>’</w:t>
        </w:r>
      </w:ins>
      <w:r w:rsidRPr="00716360">
        <w:rPr>
          <w:lang w:val="fr-FR"/>
        </w:rPr>
        <w:t>aime pas avoir un sentiment de supériorité morale et, en fait, je déteste quiconque a une supériorité morale non fondée. Ils sont mon opposé, le contraire absolu. Ils peuvent tous venir et vociférer leur moralité car le seul recours qu</w:t>
      </w:r>
      <w:del w:id="4191" w:author="Peng Luqi" w:date="2019-10-13T14:43:00Z">
        <w:r w:rsidRPr="00716360" w:rsidDel="00EF666F">
          <w:rPr>
            <w:lang w:val="fr-FR"/>
          </w:rPr>
          <w:delText>’</w:delText>
        </w:r>
      </w:del>
      <w:ins w:id="4192" w:author="Peng Luqi" w:date="2019-10-13T14:43:00Z">
        <w:r w:rsidR="00EF666F">
          <w:rPr>
            <w:lang w:val="fr-FR"/>
          </w:rPr>
          <w:t>’</w:t>
        </w:r>
      </w:ins>
      <w:r w:rsidRPr="00716360">
        <w:rPr>
          <w:lang w:val="fr-FR"/>
        </w:rPr>
        <w:t>ils ont est de paraître supérieur.</w:t>
      </w:r>
    </w:p>
    <w:p w:rsidR="002B38DF" w:rsidRPr="00716360" w:rsidRDefault="002B38DF">
      <w:pPr>
        <w:pStyle w:val="a3"/>
        <w:ind w:left="170" w:right="170"/>
        <w:jc w:val="both"/>
        <w:rPr>
          <w:lang w:val="fr-FR"/>
        </w:rPr>
        <w:pPrChange w:id="4193" w:author="Peng Luqi" w:date="2019-10-13T14:20:00Z">
          <w:pPr>
            <w:pStyle w:val="a3"/>
            <w:spacing w:before="3"/>
          </w:pPr>
        </w:pPrChange>
      </w:pPr>
    </w:p>
    <w:p w:rsidR="002B38DF" w:rsidRDefault="00716360" w:rsidP="00CB23F4">
      <w:pPr>
        <w:pStyle w:val="a3"/>
        <w:ind w:left="170" w:right="170"/>
        <w:jc w:val="both"/>
        <w:rPr>
          <w:ins w:id="4194" w:author="Peng Luqi" w:date="2019-10-13T14:43:00Z"/>
          <w:lang w:val="fr-FR"/>
        </w:rPr>
      </w:pPr>
      <w:r w:rsidRPr="00716360">
        <w:rPr>
          <w:lang w:val="fr-FR"/>
        </w:rPr>
        <w:t>Ce qui suit n</w:t>
      </w:r>
      <w:del w:id="4195" w:author="Peng Luqi" w:date="2019-10-13T14:43:00Z">
        <w:r w:rsidRPr="00716360" w:rsidDel="00EF666F">
          <w:rPr>
            <w:lang w:val="fr-FR"/>
          </w:rPr>
          <w:delText>’</w:delText>
        </w:r>
      </w:del>
      <w:ins w:id="4196" w:author="Peng Luqi" w:date="2019-10-13T14:43:00Z">
        <w:r w:rsidR="00EF666F">
          <w:rPr>
            <w:lang w:val="fr-FR"/>
          </w:rPr>
          <w:t>’</w:t>
        </w:r>
      </w:ins>
      <w:r w:rsidRPr="00716360">
        <w:rPr>
          <w:lang w:val="fr-FR"/>
        </w:rPr>
        <w:t>est absolument pas exagéré :</w:t>
      </w:r>
    </w:p>
    <w:p w:rsidR="00EF666F" w:rsidRPr="00716360" w:rsidRDefault="00EF666F">
      <w:pPr>
        <w:pStyle w:val="a3"/>
        <w:ind w:left="170" w:right="170"/>
        <w:jc w:val="both"/>
        <w:rPr>
          <w:lang w:val="fr-FR"/>
        </w:rPr>
        <w:pPrChange w:id="4197" w:author="Peng Luqi" w:date="2019-10-13T14:20:00Z">
          <w:pPr>
            <w:pStyle w:val="a3"/>
            <w:spacing w:line="322" w:lineRule="exact"/>
            <w:ind w:left="130"/>
          </w:pPr>
        </w:pPrChange>
      </w:pPr>
    </w:p>
    <w:p w:rsidR="002B38DF" w:rsidRPr="00716360" w:rsidRDefault="00716360">
      <w:pPr>
        <w:pStyle w:val="a3"/>
        <w:ind w:left="720" w:right="720"/>
        <w:jc w:val="both"/>
        <w:rPr>
          <w:lang w:val="fr-FR"/>
        </w:rPr>
        <w:pPrChange w:id="4198" w:author="Peng Luqi" w:date="2019-10-13T14:44:00Z">
          <w:pPr>
            <w:pStyle w:val="a3"/>
            <w:ind w:left="130" w:right="1136"/>
          </w:pPr>
        </w:pPrChange>
      </w:pPr>
      <w:r w:rsidRPr="00716360">
        <w:rPr>
          <w:lang w:val="fr-FR"/>
        </w:rPr>
        <w:t>Toutes les salopes moralisatrices sont de vraies menteuses, que cela soit intentionnel ou non.</w:t>
      </w:r>
    </w:p>
    <w:p w:rsidR="002B38DF" w:rsidRPr="00716360" w:rsidRDefault="002B38DF">
      <w:pPr>
        <w:pStyle w:val="a3"/>
        <w:ind w:left="170" w:right="170"/>
        <w:jc w:val="both"/>
        <w:rPr>
          <w:sz w:val="27"/>
          <w:lang w:val="fr-FR"/>
        </w:rPr>
        <w:pPrChange w:id="4199" w:author="Peng Luqi" w:date="2019-10-13T14:20:00Z">
          <w:pPr>
            <w:pStyle w:val="a3"/>
            <w:spacing w:before="10"/>
          </w:pPr>
        </w:pPrChange>
      </w:pPr>
    </w:p>
    <w:p w:rsidR="002B38DF" w:rsidRPr="00716360" w:rsidDel="00AE450C" w:rsidRDefault="00716360">
      <w:pPr>
        <w:pStyle w:val="a3"/>
        <w:ind w:left="170" w:right="170"/>
        <w:jc w:val="both"/>
        <w:rPr>
          <w:del w:id="4200" w:author="Peng Luqi" w:date="2019-10-13T21:29:00Z"/>
          <w:lang w:val="fr-FR"/>
        </w:rPr>
        <w:pPrChange w:id="4201" w:author="Peng Luqi" w:date="2019-10-13T14:20:00Z">
          <w:pPr>
            <w:pStyle w:val="a3"/>
            <w:ind w:left="130" w:right="380"/>
            <w:jc w:val="both"/>
          </w:pPr>
        </w:pPrChange>
      </w:pPr>
      <w:r w:rsidRPr="00716360">
        <w:rPr>
          <w:lang w:val="fr-FR"/>
        </w:rPr>
        <w:t>Savez-vous pourquoi ces fraudeurs ont toujours l</w:t>
      </w:r>
      <w:del w:id="4202" w:author="Peng Luqi" w:date="2019-10-13T14:43:00Z">
        <w:r w:rsidRPr="00716360" w:rsidDel="00EF666F">
          <w:rPr>
            <w:lang w:val="fr-FR"/>
          </w:rPr>
          <w:delText>'</w:delText>
        </w:r>
      </w:del>
      <w:ins w:id="4203" w:author="Peng Luqi" w:date="2019-10-13T14:43:00Z">
        <w:r w:rsidR="00EF666F">
          <w:rPr>
            <w:lang w:val="fr-FR"/>
          </w:rPr>
          <w:t>’</w:t>
        </w:r>
      </w:ins>
      <w:r w:rsidRPr="00716360">
        <w:rPr>
          <w:lang w:val="fr-FR"/>
        </w:rPr>
        <w:t>air plus intelligent ? Dès qu</w:t>
      </w:r>
      <w:del w:id="4204" w:author="Peng Luqi" w:date="2019-10-13T14:43:00Z">
        <w:r w:rsidRPr="00716360" w:rsidDel="00EF666F">
          <w:rPr>
            <w:lang w:val="fr-FR"/>
          </w:rPr>
          <w:delText>'</w:delText>
        </w:r>
      </w:del>
      <w:ins w:id="4205" w:author="Peng Luqi" w:date="2019-10-13T14:43:00Z">
        <w:r w:rsidR="00EF666F">
          <w:rPr>
            <w:lang w:val="fr-FR"/>
          </w:rPr>
          <w:t>’</w:t>
        </w:r>
      </w:ins>
      <w:r w:rsidRPr="00716360">
        <w:rPr>
          <w:lang w:val="fr-FR"/>
        </w:rPr>
        <w:t>il y a une nouvelle tendance, il semble qu</w:t>
      </w:r>
      <w:del w:id="4206" w:author="Peng Luqi" w:date="2019-10-13T14:43:00Z">
        <w:r w:rsidRPr="00716360" w:rsidDel="00EF666F">
          <w:rPr>
            <w:lang w:val="fr-FR"/>
          </w:rPr>
          <w:delText>'</w:delText>
        </w:r>
      </w:del>
      <w:ins w:id="4207" w:author="Peng Luqi" w:date="2019-10-13T14:43:00Z">
        <w:r w:rsidR="00EF666F">
          <w:rPr>
            <w:lang w:val="fr-FR"/>
          </w:rPr>
          <w:t>’</w:t>
        </w:r>
      </w:ins>
      <w:r w:rsidRPr="00716360">
        <w:rPr>
          <w:lang w:val="fr-FR"/>
        </w:rPr>
        <w:t>ils apprennent toujours plus vite ! Tant de gens les admirent : « Eh, ces gars sont vraiment capables d</w:t>
      </w:r>
      <w:del w:id="4208" w:author="Peng Luqi" w:date="2019-10-13T14:43:00Z">
        <w:r w:rsidRPr="00716360" w:rsidDel="00EF666F">
          <w:rPr>
            <w:lang w:val="fr-FR"/>
          </w:rPr>
          <w:delText>'</w:delText>
        </w:r>
      </w:del>
      <w:ins w:id="4209" w:author="Peng Luqi" w:date="2019-10-13T14:43:00Z">
        <w:r w:rsidR="00EF666F">
          <w:rPr>
            <w:lang w:val="fr-FR"/>
          </w:rPr>
          <w:t>’</w:t>
        </w:r>
      </w:ins>
      <w:r w:rsidRPr="00716360">
        <w:rPr>
          <w:lang w:val="fr-FR"/>
        </w:rPr>
        <w:t>apprendre ! »</w:t>
      </w:r>
      <w:ins w:id="4210" w:author="Peng Luqi" w:date="2019-10-13T22:35:00Z">
        <w:r w:rsidR="00850F45">
          <w:rPr>
            <w:lang w:val="fr-FR"/>
          </w:rPr>
          <w:t xml:space="preserve"> </w:t>
        </w:r>
      </w:ins>
    </w:p>
    <w:p w:rsidR="00AF0C0B" w:rsidDel="00850F45" w:rsidRDefault="00AF0C0B">
      <w:pPr>
        <w:pStyle w:val="a3"/>
        <w:ind w:left="170" w:right="170"/>
        <w:jc w:val="both"/>
        <w:rPr>
          <w:del w:id="4211" w:author="Peng Luqi" w:date="2019-10-13T22:35:00Z"/>
          <w:lang w:val="fr-FR"/>
        </w:rPr>
        <w:sectPr w:rsidR="00AF0C0B" w:rsidDel="00850F45">
          <w:pgSz w:w="11910" w:h="16840"/>
          <w:pgMar w:top="1360" w:right="1240" w:bottom="280" w:left="1320" w:header="720" w:footer="720" w:gutter="0"/>
          <w:cols w:space="720"/>
        </w:sectPr>
        <w:pPrChange w:id="4212" w:author="Peng Luqi" w:date="2019-10-13T21:29:00Z">
          <w:pPr>
            <w:jc w:val="both"/>
          </w:pPr>
        </w:pPrChange>
      </w:pPr>
    </w:p>
    <w:p w:rsidR="002B38DF" w:rsidRPr="00716360" w:rsidDel="00AE450C" w:rsidRDefault="00716360">
      <w:pPr>
        <w:pStyle w:val="a3"/>
        <w:ind w:left="170" w:right="170"/>
        <w:jc w:val="both"/>
        <w:rPr>
          <w:del w:id="4213" w:author="Peng Luqi" w:date="2019-10-13T21:29:00Z"/>
          <w:lang w:val="fr-FR"/>
        </w:rPr>
        <w:pPrChange w:id="4214" w:author="Peng Luqi" w:date="2019-10-13T14:20:00Z">
          <w:pPr>
            <w:pStyle w:val="a3"/>
            <w:spacing w:before="65"/>
            <w:ind w:left="130" w:right="554"/>
          </w:pPr>
        </w:pPrChange>
      </w:pPr>
      <w:r w:rsidRPr="00716360">
        <w:rPr>
          <w:lang w:val="fr-FR"/>
        </w:rPr>
        <w:t>N</w:t>
      </w:r>
      <w:del w:id="4215" w:author="Peng Luqi" w:date="2019-10-13T14:43:00Z">
        <w:r w:rsidRPr="00716360" w:rsidDel="00EF666F">
          <w:rPr>
            <w:lang w:val="fr-FR"/>
          </w:rPr>
          <w:delText>'</w:delText>
        </w:r>
      </w:del>
      <w:ins w:id="4216" w:author="Peng Luqi" w:date="2019-10-13T14:43:00Z">
        <w:r w:rsidR="00EF666F">
          <w:rPr>
            <w:lang w:val="fr-FR"/>
          </w:rPr>
          <w:t>’</w:t>
        </w:r>
      </w:ins>
      <w:r w:rsidRPr="00716360">
        <w:rPr>
          <w:lang w:val="fr-FR"/>
        </w:rPr>
        <w:t>insultez pas votre capacité d</w:t>
      </w:r>
      <w:del w:id="4217" w:author="Peng Luqi" w:date="2019-10-13T14:43:00Z">
        <w:r w:rsidRPr="00716360" w:rsidDel="00EF666F">
          <w:rPr>
            <w:lang w:val="fr-FR"/>
          </w:rPr>
          <w:delText>'</w:delText>
        </w:r>
      </w:del>
      <w:ins w:id="4218" w:author="Peng Luqi" w:date="2019-10-13T14:43:00Z">
        <w:r w:rsidR="00EF666F">
          <w:rPr>
            <w:lang w:val="fr-FR"/>
          </w:rPr>
          <w:t>’</w:t>
        </w:r>
      </w:ins>
      <w:r w:rsidRPr="00716360">
        <w:rPr>
          <w:lang w:val="fr-FR"/>
        </w:rPr>
        <w:t>apprentissage ! La raison pour laquelle ces menteurs semblent « apprendre rapidement » est parce qu</w:t>
      </w:r>
      <w:del w:id="4219" w:author="Peng Luqi" w:date="2019-10-13T14:43:00Z">
        <w:r w:rsidRPr="00716360" w:rsidDel="00EF666F">
          <w:rPr>
            <w:lang w:val="fr-FR"/>
          </w:rPr>
          <w:delText>'</w:delText>
        </w:r>
      </w:del>
      <w:ins w:id="4220" w:author="Peng Luqi" w:date="2019-10-13T14:43:00Z">
        <w:r w:rsidR="00EF666F">
          <w:rPr>
            <w:lang w:val="fr-FR"/>
          </w:rPr>
          <w:t>’</w:t>
        </w:r>
      </w:ins>
      <w:r w:rsidRPr="00716360">
        <w:rPr>
          <w:lang w:val="fr-FR"/>
        </w:rPr>
        <w:t>ils n</w:t>
      </w:r>
      <w:del w:id="4221" w:author="Peng Luqi" w:date="2019-10-13T14:43:00Z">
        <w:r w:rsidRPr="00716360" w:rsidDel="00EF666F">
          <w:rPr>
            <w:lang w:val="fr-FR"/>
          </w:rPr>
          <w:delText>'</w:delText>
        </w:r>
      </w:del>
      <w:ins w:id="4222" w:author="Peng Luqi" w:date="2019-10-13T14:43:00Z">
        <w:r w:rsidR="00EF666F">
          <w:rPr>
            <w:lang w:val="fr-FR"/>
          </w:rPr>
          <w:t>’</w:t>
        </w:r>
      </w:ins>
      <w:r w:rsidRPr="00716360">
        <w:rPr>
          <w:lang w:val="fr-FR"/>
        </w:rPr>
        <w:t>ont pas à apprendre ni à étudier. Ils se contentent de distinguer des concepts qu</w:t>
      </w:r>
      <w:del w:id="4223" w:author="Peng Luqi" w:date="2019-10-13T14:43:00Z">
        <w:r w:rsidRPr="00716360" w:rsidDel="00EF666F">
          <w:rPr>
            <w:lang w:val="fr-FR"/>
          </w:rPr>
          <w:delText>'</w:delText>
        </w:r>
      </w:del>
      <w:ins w:id="4224" w:author="Peng Luqi" w:date="2019-10-13T14:43:00Z">
        <w:r w:rsidR="00EF666F">
          <w:rPr>
            <w:lang w:val="fr-FR"/>
          </w:rPr>
          <w:t>’</w:t>
        </w:r>
      </w:ins>
      <w:r w:rsidRPr="00716360">
        <w:rPr>
          <w:lang w:val="fr-FR"/>
        </w:rPr>
        <w:t>ils ne comprennent pas. Puisqu</w:t>
      </w:r>
      <w:del w:id="4225" w:author="Peng Luqi" w:date="2019-10-13T14:43:00Z">
        <w:r w:rsidRPr="00716360" w:rsidDel="00EF666F">
          <w:rPr>
            <w:lang w:val="fr-FR"/>
          </w:rPr>
          <w:delText>’</w:delText>
        </w:r>
      </w:del>
      <w:ins w:id="4226" w:author="Peng Luqi" w:date="2019-10-13T14:43:00Z">
        <w:r w:rsidR="00EF666F">
          <w:rPr>
            <w:lang w:val="fr-FR"/>
          </w:rPr>
          <w:t>’</w:t>
        </w:r>
      </w:ins>
      <w:r w:rsidRPr="00716360">
        <w:rPr>
          <w:lang w:val="fr-FR"/>
        </w:rPr>
        <w:t>ils ne comprennent pas, ils pensent que d</w:t>
      </w:r>
      <w:del w:id="4227" w:author="Peng Luqi" w:date="2019-10-13T14:43:00Z">
        <w:r w:rsidRPr="00716360" w:rsidDel="00EF666F">
          <w:rPr>
            <w:lang w:val="fr-FR"/>
          </w:rPr>
          <w:delText>’</w:delText>
        </w:r>
      </w:del>
      <w:ins w:id="4228" w:author="Peng Luqi" w:date="2019-10-13T14:43:00Z">
        <w:r w:rsidR="00EF666F">
          <w:rPr>
            <w:lang w:val="fr-FR"/>
          </w:rPr>
          <w:t>’</w:t>
        </w:r>
      </w:ins>
      <w:r w:rsidRPr="00716360">
        <w:rPr>
          <w:lang w:val="fr-FR"/>
        </w:rPr>
        <w:t>autre</w:t>
      </w:r>
      <w:ins w:id="4229" w:author="Peng Luqi" w:date="2019-10-13T21:29:00Z">
        <w:r w:rsidR="00AE450C">
          <w:rPr>
            <w:lang w:val="fr-FR"/>
          </w:rPr>
          <w:t>s</w:t>
        </w:r>
      </w:ins>
      <w:r w:rsidRPr="00716360">
        <w:rPr>
          <w:lang w:val="fr-FR"/>
        </w:rPr>
        <w:t xml:space="preserve"> ne comprendront pas non plus, alors ils s</w:t>
      </w:r>
      <w:del w:id="4230" w:author="Peng Luqi" w:date="2019-10-13T14:43:00Z">
        <w:r w:rsidRPr="00716360" w:rsidDel="00EF666F">
          <w:rPr>
            <w:lang w:val="fr-FR"/>
          </w:rPr>
          <w:delText>’</w:delText>
        </w:r>
      </w:del>
      <w:ins w:id="4231" w:author="Peng Luqi" w:date="2019-10-13T14:43:00Z">
        <w:r w:rsidR="00EF666F">
          <w:rPr>
            <w:lang w:val="fr-FR"/>
          </w:rPr>
          <w:t>’</w:t>
        </w:r>
      </w:ins>
      <w:r w:rsidRPr="00716360">
        <w:rPr>
          <w:lang w:val="fr-FR"/>
        </w:rPr>
        <w:t>en emparent et étourdissent les gens avec ! Que peut-on envier à ceux qui prennent du jade et s</w:t>
      </w:r>
      <w:del w:id="4232" w:author="Peng Luqi" w:date="2019-10-13T14:43:00Z">
        <w:r w:rsidRPr="00716360" w:rsidDel="00EF666F">
          <w:rPr>
            <w:lang w:val="fr-FR"/>
          </w:rPr>
          <w:delText>’</w:delText>
        </w:r>
      </w:del>
      <w:ins w:id="4233" w:author="Peng Luqi" w:date="2019-10-13T14:43:00Z">
        <w:r w:rsidR="00EF666F">
          <w:rPr>
            <w:lang w:val="fr-FR"/>
          </w:rPr>
          <w:t>’</w:t>
        </w:r>
      </w:ins>
      <w:r w:rsidRPr="00716360">
        <w:rPr>
          <w:lang w:val="fr-FR"/>
        </w:rPr>
        <w:t>en servent comme</w:t>
      </w:r>
      <w:ins w:id="4234" w:author="Peng Luqi" w:date="2019-10-13T21:29:00Z">
        <w:r w:rsidR="00AE450C">
          <w:rPr>
            <w:lang w:val="fr-FR"/>
          </w:rPr>
          <w:t xml:space="preserve"> </w:t>
        </w:r>
      </w:ins>
    </w:p>
    <w:p w:rsidR="002B38DF" w:rsidRPr="00716360" w:rsidRDefault="00716360">
      <w:pPr>
        <w:pStyle w:val="a3"/>
        <w:ind w:left="170" w:right="170"/>
        <w:jc w:val="both"/>
        <w:rPr>
          <w:lang w:val="fr-FR"/>
        </w:rPr>
        <w:pPrChange w:id="4235" w:author="Peng Luqi" w:date="2019-10-13T14:20:00Z">
          <w:pPr>
            <w:pStyle w:val="a3"/>
            <w:spacing w:line="242" w:lineRule="auto"/>
            <w:ind w:left="130" w:right="226"/>
          </w:pPr>
        </w:pPrChange>
      </w:pPr>
      <w:r w:rsidRPr="00716360">
        <w:rPr>
          <w:lang w:val="fr-FR"/>
        </w:rPr>
        <w:t>une brique pour assommer les gens ? Les moralisateurs sont à tous les égards de vrais escrocs : ils cherchent à renverser les autres, sans états d</w:t>
      </w:r>
      <w:del w:id="4236" w:author="Peng Luqi" w:date="2019-10-13T14:43:00Z">
        <w:r w:rsidRPr="00716360" w:rsidDel="00EF666F">
          <w:rPr>
            <w:lang w:val="fr-FR"/>
          </w:rPr>
          <w:delText>’</w:delText>
        </w:r>
      </w:del>
      <w:ins w:id="4237" w:author="Peng Luqi" w:date="2019-10-13T14:43:00Z">
        <w:r w:rsidR="00EF666F">
          <w:rPr>
            <w:lang w:val="fr-FR"/>
          </w:rPr>
          <w:t>’</w:t>
        </w:r>
      </w:ins>
      <w:r w:rsidRPr="00716360">
        <w:rPr>
          <w:lang w:val="fr-FR"/>
        </w:rPr>
        <w:t>âme.</w:t>
      </w:r>
    </w:p>
    <w:p w:rsidR="002B38DF" w:rsidRPr="00716360" w:rsidRDefault="002B38DF">
      <w:pPr>
        <w:pStyle w:val="a3"/>
        <w:ind w:left="170" w:right="170"/>
        <w:jc w:val="both"/>
        <w:rPr>
          <w:sz w:val="27"/>
          <w:lang w:val="fr-FR"/>
        </w:rPr>
        <w:pPrChange w:id="4238" w:author="Peng Luqi" w:date="2019-10-13T14:20:00Z">
          <w:pPr>
            <w:pStyle w:val="a3"/>
            <w:spacing w:before="6"/>
          </w:pPr>
        </w:pPrChange>
      </w:pPr>
    </w:p>
    <w:p w:rsidR="002B38DF" w:rsidRPr="00716360" w:rsidDel="00EF666F" w:rsidRDefault="00716360">
      <w:pPr>
        <w:pStyle w:val="a3"/>
        <w:ind w:left="170" w:right="170"/>
        <w:jc w:val="both"/>
        <w:rPr>
          <w:del w:id="4239" w:author="Peng Luqi" w:date="2019-10-13T14:44:00Z"/>
          <w:lang w:val="fr-FR"/>
        </w:rPr>
        <w:pPrChange w:id="4240" w:author="Peng Luqi" w:date="2019-10-13T14:20:00Z">
          <w:pPr>
            <w:pStyle w:val="a3"/>
            <w:spacing w:line="322" w:lineRule="exact"/>
            <w:ind w:left="130"/>
          </w:pPr>
        </w:pPrChange>
      </w:pPr>
      <w:r w:rsidRPr="00716360">
        <w:rPr>
          <w:lang w:val="fr-FR"/>
        </w:rPr>
        <w:t>Cela explique pourquoi tant de gens passent leur journée à parler</w:t>
      </w:r>
      <w:ins w:id="4241" w:author="Peng Luqi" w:date="2019-10-13T22:36:00Z">
        <w:r w:rsidR="00850F45">
          <w:rPr>
            <w:lang w:val="fr-FR"/>
          </w:rPr>
          <w:br/>
        </w:r>
      </w:ins>
    </w:p>
    <w:p w:rsidR="002B38DF" w:rsidRPr="00716360" w:rsidRDefault="00716360">
      <w:pPr>
        <w:pStyle w:val="a3"/>
        <w:ind w:left="170" w:right="170"/>
        <w:jc w:val="both"/>
        <w:rPr>
          <w:lang w:val="fr-FR"/>
        </w:rPr>
        <w:pPrChange w:id="4242" w:author="Peng Luqi" w:date="2019-10-13T14:20:00Z">
          <w:pPr>
            <w:pStyle w:val="a3"/>
            <w:ind w:left="130" w:right="312"/>
          </w:pPr>
        </w:pPrChange>
      </w:pPr>
      <w:r w:rsidRPr="00716360">
        <w:rPr>
          <w:lang w:val="fr-FR"/>
        </w:rPr>
        <w:t>« décentralisation ». Cependant, quand on les écoute attentivement, on constate qu</w:t>
      </w:r>
      <w:del w:id="4243" w:author="Peng Luqi" w:date="2019-10-13T14:43:00Z">
        <w:r w:rsidRPr="00716360" w:rsidDel="00EF666F">
          <w:rPr>
            <w:lang w:val="fr-FR"/>
          </w:rPr>
          <w:delText>'</w:delText>
        </w:r>
      </w:del>
      <w:ins w:id="4244" w:author="Peng Luqi" w:date="2019-10-13T14:43:00Z">
        <w:r w:rsidR="00EF666F">
          <w:rPr>
            <w:lang w:val="fr-FR"/>
          </w:rPr>
          <w:t>’</w:t>
        </w:r>
      </w:ins>
      <w:r w:rsidRPr="00716360">
        <w:rPr>
          <w:lang w:val="fr-FR"/>
        </w:rPr>
        <w:t>ils n</w:t>
      </w:r>
      <w:del w:id="4245" w:author="Peng Luqi" w:date="2019-10-13T14:43:00Z">
        <w:r w:rsidRPr="00716360" w:rsidDel="00EF666F">
          <w:rPr>
            <w:lang w:val="fr-FR"/>
          </w:rPr>
          <w:delText>’</w:delText>
        </w:r>
      </w:del>
      <w:ins w:id="4246" w:author="Peng Luqi" w:date="2019-10-13T14:43:00Z">
        <w:r w:rsidR="00EF666F">
          <w:rPr>
            <w:lang w:val="fr-FR"/>
          </w:rPr>
          <w:t>’</w:t>
        </w:r>
      </w:ins>
      <w:r w:rsidRPr="00716360">
        <w:rPr>
          <w:lang w:val="fr-FR"/>
        </w:rPr>
        <w:t>y connaissent rien. La décentralisation n</w:t>
      </w:r>
      <w:del w:id="4247" w:author="Peng Luqi" w:date="2019-10-13T14:43:00Z">
        <w:r w:rsidRPr="00716360" w:rsidDel="00EF666F">
          <w:rPr>
            <w:lang w:val="fr-FR"/>
          </w:rPr>
          <w:delText>’</w:delText>
        </w:r>
      </w:del>
      <w:ins w:id="4248" w:author="Peng Luqi" w:date="2019-10-13T14:43:00Z">
        <w:r w:rsidR="00EF666F">
          <w:rPr>
            <w:lang w:val="fr-FR"/>
          </w:rPr>
          <w:t>’</w:t>
        </w:r>
      </w:ins>
      <w:r w:rsidRPr="00716360">
        <w:rPr>
          <w:lang w:val="fr-FR"/>
        </w:rPr>
        <w:t>est qu</w:t>
      </w:r>
      <w:del w:id="4249" w:author="Peng Luqi" w:date="2019-10-13T14:43:00Z">
        <w:r w:rsidRPr="00716360" w:rsidDel="00EF666F">
          <w:rPr>
            <w:lang w:val="fr-FR"/>
          </w:rPr>
          <w:delText>’</w:delText>
        </w:r>
      </w:del>
      <w:ins w:id="4250" w:author="Peng Luqi" w:date="2019-10-13T14:43:00Z">
        <w:r w:rsidR="00EF666F">
          <w:rPr>
            <w:lang w:val="fr-FR"/>
          </w:rPr>
          <w:t>’</w:t>
        </w:r>
      </w:ins>
      <w:r w:rsidRPr="00716360">
        <w:rPr>
          <w:lang w:val="fr-FR"/>
        </w:rPr>
        <w:t>un moyen dans le modèle technologique de la blockchain, pas un objectif. L</w:t>
      </w:r>
      <w:del w:id="4251" w:author="Peng Luqi" w:date="2019-10-13T14:43:00Z">
        <w:r w:rsidRPr="00716360" w:rsidDel="00EF666F">
          <w:rPr>
            <w:lang w:val="fr-FR"/>
          </w:rPr>
          <w:delText>’</w:delText>
        </w:r>
      </w:del>
      <w:ins w:id="4252" w:author="Peng Luqi" w:date="2019-10-13T14:43:00Z">
        <w:r w:rsidR="00EF666F">
          <w:rPr>
            <w:lang w:val="fr-FR"/>
          </w:rPr>
          <w:t>’</w:t>
        </w:r>
      </w:ins>
      <w:r w:rsidRPr="00716360">
        <w:rPr>
          <w:lang w:val="fr-FR"/>
        </w:rPr>
        <w:t>objectif de la technologie de la blockchain est d</w:t>
      </w:r>
      <w:del w:id="4253" w:author="Peng Luqi" w:date="2019-10-13T14:43:00Z">
        <w:r w:rsidRPr="00716360" w:rsidDel="00EF666F">
          <w:rPr>
            <w:lang w:val="fr-FR"/>
          </w:rPr>
          <w:delText>’</w:delText>
        </w:r>
      </w:del>
      <w:ins w:id="4254" w:author="Peng Luqi" w:date="2019-10-13T14:43:00Z">
        <w:r w:rsidR="00EF666F">
          <w:rPr>
            <w:lang w:val="fr-FR"/>
          </w:rPr>
          <w:t>’</w:t>
        </w:r>
      </w:ins>
      <w:r w:rsidRPr="00716360">
        <w:rPr>
          <w:lang w:val="fr-FR"/>
        </w:rPr>
        <w:t>être « ouverte, transparente et inaltérable ». Pour atteindre cet objectif, elle utilise des moyens décentralisés. La décentralisation n</w:t>
      </w:r>
      <w:del w:id="4255" w:author="Peng Luqi" w:date="2019-10-13T14:43:00Z">
        <w:r w:rsidRPr="00716360" w:rsidDel="00EF666F">
          <w:rPr>
            <w:lang w:val="fr-FR"/>
          </w:rPr>
          <w:delText>'</w:delText>
        </w:r>
      </w:del>
      <w:ins w:id="4256" w:author="Peng Luqi" w:date="2019-10-13T14:43:00Z">
        <w:r w:rsidR="00EF666F">
          <w:rPr>
            <w:lang w:val="fr-FR"/>
          </w:rPr>
          <w:t>’</w:t>
        </w:r>
      </w:ins>
      <w:r w:rsidRPr="00716360">
        <w:rPr>
          <w:lang w:val="fr-FR"/>
        </w:rPr>
        <w:t>est pas une panacée, elle ne peut pas être utilisée pour résoudre tous les problèmes. J</w:t>
      </w:r>
      <w:del w:id="4257" w:author="Peng Luqi" w:date="2019-10-13T14:43:00Z">
        <w:r w:rsidRPr="00716360" w:rsidDel="00EF666F">
          <w:rPr>
            <w:lang w:val="fr-FR"/>
          </w:rPr>
          <w:delText>'</w:delText>
        </w:r>
      </w:del>
      <w:ins w:id="4258" w:author="Peng Luqi" w:date="2019-10-13T14:43:00Z">
        <w:r w:rsidR="00EF666F">
          <w:rPr>
            <w:lang w:val="fr-FR"/>
          </w:rPr>
          <w:t>’</w:t>
        </w:r>
      </w:ins>
      <w:r w:rsidRPr="00716360">
        <w:rPr>
          <w:lang w:val="fr-FR"/>
        </w:rPr>
        <w:t>ai une bouteille de bière par une chaude journée d</w:t>
      </w:r>
      <w:del w:id="4259" w:author="Peng Luqi" w:date="2019-10-13T14:43:00Z">
        <w:r w:rsidRPr="00716360" w:rsidDel="00EF666F">
          <w:rPr>
            <w:lang w:val="fr-FR"/>
          </w:rPr>
          <w:delText>'</w:delText>
        </w:r>
      </w:del>
      <w:ins w:id="4260" w:author="Peng Luqi" w:date="2019-10-13T14:43:00Z">
        <w:r w:rsidR="00EF666F">
          <w:rPr>
            <w:lang w:val="fr-FR"/>
          </w:rPr>
          <w:t>’</w:t>
        </w:r>
      </w:ins>
      <w:r w:rsidRPr="00716360">
        <w:rPr>
          <w:lang w:val="fr-FR"/>
        </w:rPr>
        <w:t>été, mais elle n</w:t>
      </w:r>
      <w:del w:id="4261" w:author="Peng Luqi" w:date="2019-10-13T14:43:00Z">
        <w:r w:rsidRPr="00716360" w:rsidDel="00EF666F">
          <w:rPr>
            <w:lang w:val="fr-FR"/>
          </w:rPr>
          <w:delText>’</w:delText>
        </w:r>
      </w:del>
      <w:ins w:id="4262" w:author="Peng Luqi" w:date="2019-10-13T14:43:00Z">
        <w:r w:rsidR="00EF666F">
          <w:rPr>
            <w:lang w:val="fr-FR"/>
          </w:rPr>
          <w:t>’</w:t>
        </w:r>
      </w:ins>
      <w:r w:rsidRPr="00716360">
        <w:rPr>
          <w:lang w:val="fr-FR"/>
        </w:rPr>
        <w:t>est pas fraîche, est-ce que vous pouvez la refroidir à l</w:t>
      </w:r>
      <w:del w:id="4263" w:author="Peng Luqi" w:date="2019-10-13T14:43:00Z">
        <w:r w:rsidRPr="00716360" w:rsidDel="00EF666F">
          <w:rPr>
            <w:lang w:val="fr-FR"/>
          </w:rPr>
          <w:delText>’</w:delText>
        </w:r>
      </w:del>
      <w:ins w:id="4264" w:author="Peng Luqi" w:date="2019-10-13T14:43:00Z">
        <w:r w:rsidR="00EF666F">
          <w:rPr>
            <w:lang w:val="fr-FR"/>
          </w:rPr>
          <w:t>’</w:t>
        </w:r>
      </w:ins>
      <w:r w:rsidRPr="00716360">
        <w:rPr>
          <w:lang w:val="fr-FR"/>
        </w:rPr>
        <w:t>aide la décentralisation ? La décentralisation est utilisée pour résoudre des problèmes spécifiques liés à la technologie blockchain, elle n</w:t>
      </w:r>
      <w:del w:id="4265" w:author="Peng Luqi" w:date="2019-10-13T14:43:00Z">
        <w:r w:rsidRPr="00716360" w:rsidDel="00EF666F">
          <w:rPr>
            <w:lang w:val="fr-FR"/>
          </w:rPr>
          <w:delText>’</w:delText>
        </w:r>
      </w:del>
      <w:ins w:id="4266" w:author="Peng Luqi" w:date="2019-10-13T14:43:00Z">
        <w:r w:rsidR="00EF666F">
          <w:rPr>
            <w:lang w:val="fr-FR"/>
          </w:rPr>
          <w:t>’</w:t>
        </w:r>
      </w:ins>
      <w:r w:rsidRPr="00716360">
        <w:rPr>
          <w:lang w:val="fr-FR"/>
        </w:rPr>
        <w:t>a pas pour fonction de se substituer aux banques ou aux gouvernements. Écouter ces sermonneurs diaboliser cette technologie est vraiment ennuyant.</w:t>
      </w:r>
    </w:p>
    <w:p w:rsidR="002B38DF" w:rsidRPr="00716360" w:rsidRDefault="002B38DF">
      <w:pPr>
        <w:pStyle w:val="a3"/>
        <w:ind w:left="170" w:right="170"/>
        <w:jc w:val="both"/>
        <w:rPr>
          <w:lang w:val="fr-FR"/>
        </w:rPr>
        <w:pPrChange w:id="4267" w:author="Peng Luqi" w:date="2019-10-13T14:20:00Z">
          <w:pPr>
            <w:pStyle w:val="a3"/>
          </w:pPr>
        </w:pPrChange>
      </w:pPr>
    </w:p>
    <w:p w:rsidR="002B38DF" w:rsidRPr="00716360" w:rsidRDefault="00716360">
      <w:pPr>
        <w:pStyle w:val="a3"/>
        <w:ind w:left="170" w:right="170"/>
        <w:jc w:val="both"/>
        <w:rPr>
          <w:lang w:val="fr-FR"/>
        </w:rPr>
        <w:pPrChange w:id="4268" w:author="Peng Luqi" w:date="2019-10-13T14:20:00Z">
          <w:pPr>
            <w:pStyle w:val="a3"/>
            <w:spacing w:line="276" w:lineRule="auto"/>
            <w:ind w:left="130" w:right="216"/>
          </w:pPr>
        </w:pPrChange>
      </w:pPr>
      <w:r w:rsidRPr="00716360">
        <w:rPr>
          <w:lang w:val="fr-FR"/>
        </w:rPr>
        <w:t>Il y en a d</w:t>
      </w:r>
      <w:del w:id="4269" w:author="Peng Luqi" w:date="2019-10-13T14:43:00Z">
        <w:r w:rsidRPr="00716360" w:rsidDel="00EF666F">
          <w:rPr>
            <w:lang w:val="fr-FR"/>
          </w:rPr>
          <w:delText>’</w:delText>
        </w:r>
      </w:del>
      <w:ins w:id="4270" w:author="Peng Luqi" w:date="2019-10-13T14:43:00Z">
        <w:r w:rsidR="00EF666F">
          <w:rPr>
            <w:lang w:val="fr-FR"/>
          </w:rPr>
          <w:t>’</w:t>
        </w:r>
      </w:ins>
      <w:r w:rsidRPr="00716360">
        <w:rPr>
          <w:lang w:val="fr-FR"/>
        </w:rPr>
        <w:t>autres qui se disputent le « consensus » toute la journée. « Le consensus de la coercition stupide est aussi un consensus. » Il s</w:t>
      </w:r>
      <w:del w:id="4271" w:author="Peng Luqi" w:date="2019-10-13T14:43:00Z">
        <w:r w:rsidRPr="00716360" w:rsidDel="00EF666F">
          <w:rPr>
            <w:lang w:val="fr-FR"/>
          </w:rPr>
          <w:delText>'</w:delText>
        </w:r>
      </w:del>
      <w:ins w:id="4272" w:author="Peng Luqi" w:date="2019-10-13T14:43:00Z">
        <w:r w:rsidR="00EF666F">
          <w:rPr>
            <w:lang w:val="fr-FR"/>
          </w:rPr>
          <w:t>’</w:t>
        </w:r>
      </w:ins>
      <w:r w:rsidRPr="00716360">
        <w:rPr>
          <w:lang w:val="fr-FR"/>
        </w:rPr>
        <w:t>agit en fait d</w:t>
      </w:r>
      <w:del w:id="4273" w:author="Peng Luqi" w:date="2019-10-13T14:43:00Z">
        <w:r w:rsidRPr="00716360" w:rsidDel="00EF666F">
          <w:rPr>
            <w:lang w:val="fr-FR"/>
          </w:rPr>
          <w:delText>'</w:delText>
        </w:r>
      </w:del>
      <w:ins w:id="4274" w:author="Peng Luqi" w:date="2019-10-13T14:43:00Z">
        <w:r w:rsidR="00EF666F">
          <w:rPr>
            <w:lang w:val="fr-FR"/>
          </w:rPr>
          <w:t>’</w:t>
        </w:r>
      </w:ins>
      <w:r w:rsidRPr="00716360">
        <w:rPr>
          <w:lang w:val="fr-FR"/>
        </w:rPr>
        <w:t xml:space="preserve">une remarque </w:t>
      </w:r>
      <w:r w:rsidRPr="00716360">
        <w:rPr>
          <w:lang w:val="fr-FR"/>
        </w:rPr>
        <w:lastRenderedPageBreak/>
        <w:t>sarcastique. Les gars qui tentent d</w:t>
      </w:r>
      <w:del w:id="4275" w:author="Peng Luqi" w:date="2019-10-13T14:43:00Z">
        <w:r w:rsidRPr="00716360" w:rsidDel="00EF666F">
          <w:rPr>
            <w:lang w:val="fr-FR"/>
          </w:rPr>
          <w:delText>’</w:delText>
        </w:r>
      </w:del>
      <w:ins w:id="4276" w:author="Peng Luqi" w:date="2019-10-13T14:43:00Z">
        <w:r w:rsidR="00EF666F">
          <w:rPr>
            <w:lang w:val="fr-FR"/>
          </w:rPr>
          <w:t>’</w:t>
        </w:r>
      </w:ins>
      <w:r w:rsidRPr="00716360">
        <w:rPr>
          <w:lang w:val="fr-FR"/>
        </w:rPr>
        <w:t>attraper le vent et ombres n</w:t>
      </w:r>
      <w:del w:id="4277" w:author="Peng Luqi" w:date="2019-10-13T14:43:00Z">
        <w:r w:rsidRPr="00716360" w:rsidDel="00EF666F">
          <w:rPr>
            <w:lang w:val="fr-FR"/>
          </w:rPr>
          <w:delText>'</w:delText>
        </w:r>
      </w:del>
      <w:ins w:id="4278" w:author="Peng Luqi" w:date="2019-10-13T14:43:00Z">
        <w:r w:rsidR="00EF666F">
          <w:rPr>
            <w:lang w:val="fr-FR"/>
          </w:rPr>
          <w:t>’</w:t>
        </w:r>
      </w:ins>
      <w:r w:rsidRPr="00716360">
        <w:rPr>
          <w:lang w:val="fr-FR"/>
        </w:rPr>
        <w:t>en comprennent pas le sens caché. Il n</w:t>
      </w:r>
      <w:del w:id="4279" w:author="Peng Luqi" w:date="2019-10-13T14:43:00Z">
        <w:r w:rsidRPr="00716360" w:rsidDel="00EF666F">
          <w:rPr>
            <w:lang w:val="fr-FR"/>
          </w:rPr>
          <w:delText>’</w:delText>
        </w:r>
      </w:del>
      <w:ins w:id="4280" w:author="Peng Luqi" w:date="2019-10-13T14:43:00Z">
        <w:r w:rsidR="00EF666F">
          <w:rPr>
            <w:lang w:val="fr-FR"/>
          </w:rPr>
          <w:t>’</w:t>
        </w:r>
      </w:ins>
      <w:r w:rsidRPr="00716360">
        <w:rPr>
          <w:lang w:val="fr-FR"/>
        </w:rPr>
        <w:t>y a pas tellement de consensus entre les gens ! Le consensus dans la technologie blockchain fait référence au consensus algorithmique entre ordinateurs : ils sont normalisés et les algorithmes sont unifiés, il existe donc un consensus. Comment cela peut-il être possible entre personnes ? Le consensus le plus important que je puisse trouver entre les gens est qu</w:t>
      </w:r>
      <w:del w:id="4281" w:author="Peng Luqi" w:date="2019-10-13T14:43:00Z">
        <w:r w:rsidRPr="00716360" w:rsidDel="00EF666F">
          <w:rPr>
            <w:lang w:val="fr-FR"/>
          </w:rPr>
          <w:delText>'</w:delText>
        </w:r>
      </w:del>
      <w:ins w:id="4282" w:author="Peng Luqi" w:date="2019-10-13T14:43:00Z">
        <w:r w:rsidR="00EF666F">
          <w:rPr>
            <w:lang w:val="fr-FR"/>
          </w:rPr>
          <w:t>’</w:t>
        </w:r>
      </w:ins>
      <w:r w:rsidRPr="00716360">
        <w:rPr>
          <w:lang w:val="fr-FR"/>
        </w:rPr>
        <w:t>ils veulent tous gagner de l</w:t>
      </w:r>
      <w:del w:id="4283" w:author="Peng Luqi" w:date="2019-10-13T14:43:00Z">
        <w:r w:rsidRPr="00716360" w:rsidDel="00EF666F">
          <w:rPr>
            <w:lang w:val="fr-FR"/>
          </w:rPr>
          <w:delText>'</w:delText>
        </w:r>
      </w:del>
      <w:ins w:id="4284" w:author="Peng Luqi" w:date="2019-10-13T14:43:00Z">
        <w:r w:rsidR="00EF666F">
          <w:rPr>
            <w:lang w:val="fr-FR"/>
          </w:rPr>
          <w:t>’</w:t>
        </w:r>
      </w:ins>
      <w:r w:rsidRPr="00716360">
        <w:rPr>
          <w:lang w:val="fr-FR"/>
        </w:rPr>
        <w:t>argent, mais ils savent tous que c</w:t>
      </w:r>
      <w:del w:id="4285" w:author="Peng Luqi" w:date="2019-10-13T14:43:00Z">
        <w:r w:rsidRPr="00716360" w:rsidDel="00EF666F">
          <w:rPr>
            <w:lang w:val="fr-FR"/>
          </w:rPr>
          <w:delText>'</w:delText>
        </w:r>
      </w:del>
      <w:ins w:id="4286" w:author="Peng Luqi" w:date="2019-10-13T14:43:00Z">
        <w:r w:rsidR="00EF666F">
          <w:rPr>
            <w:lang w:val="fr-FR"/>
          </w:rPr>
          <w:t>’</w:t>
        </w:r>
      </w:ins>
      <w:r w:rsidRPr="00716360">
        <w:rPr>
          <w:lang w:val="fr-FR"/>
        </w:rPr>
        <w:t>est difficile.</w:t>
      </w:r>
    </w:p>
    <w:p w:rsidR="002B38DF" w:rsidRPr="00716360" w:rsidRDefault="002B38DF">
      <w:pPr>
        <w:pStyle w:val="a3"/>
        <w:ind w:left="170" w:right="170"/>
        <w:jc w:val="both"/>
        <w:rPr>
          <w:sz w:val="32"/>
          <w:lang w:val="fr-FR"/>
        </w:rPr>
        <w:pPrChange w:id="4287" w:author="Peng Luqi" w:date="2019-10-13T14:20:00Z">
          <w:pPr>
            <w:pStyle w:val="a3"/>
          </w:pPr>
        </w:pPrChange>
      </w:pPr>
    </w:p>
    <w:p w:rsidR="002B38DF" w:rsidRPr="00716360" w:rsidRDefault="00716360">
      <w:pPr>
        <w:pStyle w:val="a3"/>
        <w:ind w:left="170" w:right="170"/>
        <w:jc w:val="both"/>
        <w:rPr>
          <w:lang w:val="fr-FR"/>
        </w:rPr>
        <w:pPrChange w:id="4288" w:author="Peng Luqi" w:date="2019-10-13T14:20:00Z">
          <w:pPr>
            <w:pStyle w:val="a3"/>
            <w:spacing w:line="276" w:lineRule="auto"/>
            <w:ind w:left="130" w:right="190"/>
          </w:pPr>
        </w:pPrChange>
      </w:pPr>
      <w:r w:rsidRPr="00716360">
        <w:rPr>
          <w:lang w:val="fr-FR"/>
        </w:rPr>
        <w:t>Est-ce que c</w:t>
      </w:r>
      <w:del w:id="4289" w:author="Peng Luqi" w:date="2019-10-13T14:43:00Z">
        <w:r w:rsidRPr="00716360" w:rsidDel="00EF666F">
          <w:rPr>
            <w:lang w:val="fr-FR"/>
          </w:rPr>
          <w:delText>’</w:delText>
        </w:r>
      </w:del>
      <w:ins w:id="4290" w:author="Peng Luqi" w:date="2019-10-13T14:43:00Z">
        <w:r w:rsidR="00EF666F">
          <w:rPr>
            <w:lang w:val="fr-FR"/>
          </w:rPr>
          <w:t>’</w:t>
        </w:r>
      </w:ins>
      <w:r w:rsidRPr="00716360">
        <w:rPr>
          <w:lang w:val="fr-FR"/>
        </w:rPr>
        <w:t>est difficile de ne pas prétendre si vous ne comprenez pas ? Ne pas dire de bêtise si vous ne comprenez pas est compliqué ? Le désir d</w:t>
      </w:r>
      <w:del w:id="4291" w:author="Peng Luqi" w:date="2019-10-13T14:43:00Z">
        <w:r w:rsidRPr="00716360" w:rsidDel="00EF666F">
          <w:rPr>
            <w:lang w:val="fr-FR"/>
          </w:rPr>
          <w:delText>'</w:delText>
        </w:r>
      </w:del>
      <w:ins w:id="4292" w:author="Peng Luqi" w:date="2019-10-13T14:43:00Z">
        <w:r w:rsidR="00EF666F">
          <w:rPr>
            <w:lang w:val="fr-FR"/>
          </w:rPr>
          <w:t>’</w:t>
        </w:r>
      </w:ins>
      <w:r w:rsidRPr="00716360">
        <w:rPr>
          <w:lang w:val="fr-FR"/>
        </w:rPr>
        <w:t>être supérieur est-il trop fort ? En public, afin de ne pas faire de vagues, je parle ou compare la littérature, en privé, ce n</w:t>
      </w:r>
      <w:del w:id="4293" w:author="Peng Luqi" w:date="2019-10-13T14:43:00Z">
        <w:r w:rsidRPr="00716360" w:rsidDel="00EF666F">
          <w:rPr>
            <w:lang w:val="fr-FR"/>
          </w:rPr>
          <w:delText>’</w:delText>
        </w:r>
      </w:del>
      <w:ins w:id="4294" w:author="Peng Luqi" w:date="2019-10-13T14:43:00Z">
        <w:r w:rsidR="00EF666F">
          <w:rPr>
            <w:lang w:val="fr-FR"/>
          </w:rPr>
          <w:t>’</w:t>
        </w:r>
      </w:ins>
      <w:r w:rsidRPr="00716360">
        <w:rPr>
          <w:lang w:val="fr-FR"/>
        </w:rPr>
        <w:t>est absolument pas nécessaire :</w:t>
      </w:r>
    </w:p>
    <w:p w:rsidR="00EF666F" w:rsidRDefault="00EF666F" w:rsidP="00CB23F4">
      <w:pPr>
        <w:pStyle w:val="a3"/>
        <w:ind w:left="170" w:right="170"/>
        <w:jc w:val="both"/>
        <w:rPr>
          <w:ins w:id="4295" w:author="Peng Luqi" w:date="2019-10-13T14:44:00Z"/>
          <w:lang w:val="fr-FR"/>
        </w:rPr>
      </w:pPr>
    </w:p>
    <w:p w:rsidR="00EF666F" w:rsidRDefault="00716360" w:rsidP="00EF666F">
      <w:pPr>
        <w:pStyle w:val="a3"/>
        <w:ind w:left="720" w:right="720"/>
        <w:jc w:val="both"/>
        <w:rPr>
          <w:ins w:id="4296" w:author="Peng Luqi" w:date="2019-10-13T14:45:00Z"/>
          <w:lang w:val="fr-FR"/>
        </w:rPr>
      </w:pPr>
      <w:r w:rsidRPr="00716360">
        <w:rPr>
          <w:lang w:val="fr-FR"/>
        </w:rPr>
        <w:t>Ne vous forcez pas si vous n</w:t>
      </w:r>
      <w:del w:id="4297" w:author="Peng Luqi" w:date="2019-10-13T14:43:00Z">
        <w:r w:rsidRPr="00716360" w:rsidDel="00EF666F">
          <w:rPr>
            <w:lang w:val="fr-FR"/>
          </w:rPr>
          <w:delText>’</w:delText>
        </w:r>
      </w:del>
      <w:ins w:id="4298" w:author="Peng Luqi" w:date="2019-10-13T14:43:00Z">
        <w:r w:rsidR="00EF666F">
          <w:rPr>
            <w:lang w:val="fr-FR"/>
          </w:rPr>
          <w:t>’</w:t>
        </w:r>
      </w:ins>
      <w:r w:rsidRPr="00716360">
        <w:rPr>
          <w:lang w:val="fr-FR"/>
        </w:rPr>
        <w:t>en avez pas l</w:t>
      </w:r>
      <w:del w:id="4299" w:author="Peng Luqi" w:date="2019-10-13T14:43:00Z">
        <w:r w:rsidRPr="00716360" w:rsidDel="00EF666F">
          <w:rPr>
            <w:lang w:val="fr-FR"/>
          </w:rPr>
          <w:delText>'</w:delText>
        </w:r>
      </w:del>
      <w:ins w:id="4300" w:author="Peng Luqi" w:date="2019-10-13T14:43:00Z">
        <w:r w:rsidR="00EF666F">
          <w:rPr>
            <w:lang w:val="fr-FR"/>
          </w:rPr>
          <w:t>’</w:t>
        </w:r>
      </w:ins>
      <w:r w:rsidRPr="00716360">
        <w:rPr>
          <w:lang w:val="fr-FR"/>
        </w:rPr>
        <w:t xml:space="preserve">envie. </w:t>
      </w:r>
    </w:p>
    <w:p w:rsidR="00EF666F" w:rsidRDefault="00EF666F">
      <w:pPr>
        <w:pStyle w:val="a3"/>
        <w:ind w:left="170" w:right="170"/>
        <w:jc w:val="both"/>
        <w:rPr>
          <w:ins w:id="4301" w:author="Peng Luqi" w:date="2019-10-13T14:45:00Z"/>
          <w:lang w:val="fr-FR"/>
        </w:rPr>
        <w:pPrChange w:id="4302" w:author="Peng Luqi" w:date="2019-10-13T14:45:00Z">
          <w:pPr>
            <w:pStyle w:val="a3"/>
            <w:ind w:right="720"/>
            <w:jc w:val="both"/>
          </w:pPr>
        </w:pPrChange>
      </w:pPr>
    </w:p>
    <w:p w:rsidR="002B38DF" w:rsidRDefault="00716360" w:rsidP="00EF666F">
      <w:pPr>
        <w:pStyle w:val="a3"/>
        <w:ind w:left="170" w:right="170"/>
        <w:jc w:val="both"/>
        <w:rPr>
          <w:ins w:id="4303" w:author="Peng Luqi" w:date="2019-10-13T14:45:00Z"/>
          <w:lang w:val="fr-FR"/>
        </w:rPr>
      </w:pPr>
      <w:r w:rsidRPr="00716360">
        <w:rPr>
          <w:lang w:val="fr-FR"/>
        </w:rPr>
        <w:t>Est-ce simple ? !</w:t>
      </w:r>
    </w:p>
    <w:p w:rsidR="00EF666F" w:rsidRDefault="00EF666F" w:rsidP="00EF666F">
      <w:pPr>
        <w:pStyle w:val="a3"/>
        <w:ind w:left="170" w:right="170"/>
        <w:jc w:val="both"/>
        <w:rPr>
          <w:ins w:id="4304" w:author="Peng Luqi" w:date="2019-10-13T22:36:00Z"/>
          <w:lang w:val="fr-FR"/>
        </w:rPr>
      </w:pPr>
    </w:p>
    <w:p w:rsidR="00850F45" w:rsidRPr="00716360" w:rsidDel="00850F45" w:rsidRDefault="00850F45">
      <w:pPr>
        <w:pStyle w:val="a3"/>
        <w:ind w:left="170" w:right="170"/>
        <w:jc w:val="both"/>
        <w:rPr>
          <w:del w:id="4305" w:author="Peng Luqi" w:date="2019-10-13T22:36:00Z"/>
          <w:lang w:val="fr-FR"/>
        </w:rPr>
        <w:pPrChange w:id="4306" w:author="Peng Luqi" w:date="2019-10-13T14:45:00Z">
          <w:pPr>
            <w:pStyle w:val="a3"/>
            <w:spacing w:before="3" w:line="552" w:lineRule="auto"/>
            <w:ind w:left="130" w:right="3750"/>
          </w:pPr>
        </w:pPrChange>
      </w:pPr>
    </w:p>
    <w:p w:rsidR="00AF0C0B" w:rsidDel="00850F45" w:rsidRDefault="00AF0C0B">
      <w:pPr>
        <w:ind w:left="170" w:right="170"/>
        <w:jc w:val="both"/>
        <w:rPr>
          <w:del w:id="4307" w:author="Peng Luqi" w:date="2019-10-13T22:36:00Z"/>
          <w:lang w:val="fr-FR"/>
        </w:rPr>
        <w:sectPr w:rsidR="00AF0C0B" w:rsidDel="00850F45">
          <w:pgSz w:w="11910" w:h="16840"/>
          <w:pgMar w:top="1360" w:right="1240" w:bottom="280" w:left="1320" w:header="720" w:footer="720" w:gutter="0"/>
          <w:cols w:space="720"/>
        </w:sectPr>
        <w:pPrChange w:id="4308" w:author="Peng Luqi" w:date="2019-10-13T14:20:00Z">
          <w:pPr>
            <w:spacing w:line="552" w:lineRule="auto"/>
          </w:pPr>
        </w:pPrChange>
      </w:pPr>
    </w:p>
    <w:p w:rsidR="002B38DF" w:rsidRPr="00716360" w:rsidDel="00850F45" w:rsidRDefault="002B38DF">
      <w:pPr>
        <w:pStyle w:val="a3"/>
        <w:ind w:left="170" w:right="170"/>
        <w:jc w:val="both"/>
        <w:rPr>
          <w:del w:id="4309" w:author="Peng Luqi" w:date="2019-10-13T22:36:00Z"/>
          <w:sz w:val="11"/>
          <w:lang w:val="fr-FR"/>
        </w:rPr>
        <w:pPrChange w:id="4310" w:author="Peng Luqi" w:date="2019-10-13T14:20:00Z">
          <w:pPr>
            <w:pStyle w:val="a3"/>
            <w:spacing w:before="1"/>
          </w:pPr>
        </w:pPrChange>
      </w:pPr>
    </w:p>
    <w:p w:rsidR="002B38DF" w:rsidRPr="00716360" w:rsidRDefault="00716360">
      <w:pPr>
        <w:pStyle w:val="a3"/>
        <w:ind w:left="170" w:right="170"/>
        <w:jc w:val="both"/>
        <w:rPr>
          <w:i/>
          <w:lang w:val="fr-FR"/>
        </w:rPr>
        <w:pPrChange w:id="4311" w:author="Peng Luqi" w:date="2019-10-13T14:20:00Z">
          <w:pPr>
            <w:pStyle w:val="a3"/>
            <w:spacing w:before="87" w:line="276" w:lineRule="auto"/>
            <w:ind w:left="130" w:right="173"/>
          </w:pPr>
        </w:pPrChange>
      </w:pPr>
      <w:r w:rsidRPr="00716360">
        <w:rPr>
          <w:lang w:val="fr-FR"/>
        </w:rPr>
        <w:t>Lorsque j</w:t>
      </w:r>
      <w:del w:id="4312" w:author="Peng Luqi" w:date="2019-10-13T14:43:00Z">
        <w:r w:rsidRPr="00716360" w:rsidDel="00EF666F">
          <w:rPr>
            <w:lang w:val="fr-FR"/>
          </w:rPr>
          <w:delText>’</w:delText>
        </w:r>
      </w:del>
      <w:ins w:id="4313" w:author="Peng Luqi" w:date="2019-10-13T14:43:00Z">
        <w:r w:rsidR="00EF666F">
          <w:rPr>
            <w:lang w:val="fr-FR"/>
          </w:rPr>
          <w:t>’</w:t>
        </w:r>
      </w:ins>
      <w:r w:rsidRPr="00716360">
        <w:rPr>
          <w:lang w:val="fr-FR"/>
        </w:rPr>
        <w:t xml:space="preserve">ai conçu le </w:t>
      </w:r>
      <w:r w:rsidRPr="00716360">
        <w:rPr>
          <w:color w:val="4A86E8"/>
          <w:lang w:val="fr-FR"/>
        </w:rPr>
        <w:t>BOX</w:t>
      </w:r>
      <w:r w:rsidRPr="00716360">
        <w:rPr>
          <w:lang w:val="fr-FR"/>
        </w:rPr>
        <w:t>, il s</w:t>
      </w:r>
      <w:del w:id="4314" w:author="Peng Luqi" w:date="2019-10-13T14:43:00Z">
        <w:r w:rsidRPr="00716360" w:rsidDel="00EF666F">
          <w:rPr>
            <w:lang w:val="fr-FR"/>
          </w:rPr>
          <w:delText>'</w:delText>
        </w:r>
      </w:del>
      <w:ins w:id="4315" w:author="Peng Luqi" w:date="2019-10-13T14:43:00Z">
        <w:r w:rsidR="00EF666F">
          <w:rPr>
            <w:lang w:val="fr-FR"/>
          </w:rPr>
          <w:t>’</w:t>
        </w:r>
      </w:ins>
      <w:r w:rsidRPr="00716360">
        <w:rPr>
          <w:lang w:val="fr-FR"/>
        </w:rPr>
        <w:t>agissait essentiellement d</w:t>
      </w:r>
      <w:del w:id="4316" w:author="Peng Luqi" w:date="2019-10-13T14:43:00Z">
        <w:r w:rsidRPr="00716360" w:rsidDel="00EF666F">
          <w:rPr>
            <w:lang w:val="fr-FR"/>
          </w:rPr>
          <w:delText>’</w:delText>
        </w:r>
      </w:del>
      <w:ins w:id="4317" w:author="Peng Luqi" w:date="2019-10-13T14:43:00Z">
        <w:r w:rsidR="00EF666F">
          <w:rPr>
            <w:lang w:val="fr-FR"/>
          </w:rPr>
          <w:t>’</w:t>
        </w:r>
      </w:ins>
      <w:r w:rsidRPr="00716360">
        <w:rPr>
          <w:lang w:val="fr-FR"/>
        </w:rPr>
        <w:t>une stratégie d</w:t>
      </w:r>
      <w:del w:id="4318" w:author="Peng Luqi" w:date="2019-10-13T14:43:00Z">
        <w:r w:rsidRPr="00716360" w:rsidDel="00EF666F">
          <w:rPr>
            <w:lang w:val="fr-FR"/>
          </w:rPr>
          <w:delText>’</w:delText>
        </w:r>
      </w:del>
      <w:ins w:id="4319" w:author="Peng Luqi" w:date="2019-10-13T14:43:00Z">
        <w:r w:rsidR="00EF666F">
          <w:rPr>
            <w:lang w:val="fr-FR"/>
          </w:rPr>
          <w:t>’</w:t>
        </w:r>
      </w:ins>
      <w:r w:rsidRPr="00716360">
        <w:rPr>
          <w:lang w:val="fr-FR"/>
        </w:rPr>
        <w:t>investissement fixe open source. Un code de programmeur peut être open source. Mes livres et articles peuvent être open source. Comment ma stratégie d</w:t>
      </w:r>
      <w:del w:id="4320" w:author="Peng Luqi" w:date="2019-10-13T14:43:00Z">
        <w:r w:rsidRPr="00716360" w:rsidDel="00EF666F">
          <w:rPr>
            <w:lang w:val="fr-FR"/>
          </w:rPr>
          <w:delText>’</w:delText>
        </w:r>
      </w:del>
      <w:ins w:id="4321" w:author="Peng Luqi" w:date="2019-10-13T14:43:00Z">
        <w:r w:rsidR="00EF666F">
          <w:rPr>
            <w:lang w:val="fr-FR"/>
          </w:rPr>
          <w:t>’</w:t>
        </w:r>
      </w:ins>
      <w:r w:rsidRPr="00716360">
        <w:rPr>
          <w:lang w:val="fr-FR"/>
        </w:rPr>
        <w:t>investissement peut-elle être open source également ? Ce n</w:t>
      </w:r>
      <w:del w:id="4322" w:author="Peng Luqi" w:date="2019-10-13T14:43:00Z">
        <w:r w:rsidRPr="00716360" w:rsidDel="00EF666F">
          <w:rPr>
            <w:lang w:val="fr-FR"/>
          </w:rPr>
          <w:delText>’</w:delText>
        </w:r>
      </w:del>
      <w:ins w:id="4323" w:author="Peng Luqi" w:date="2019-10-13T14:43:00Z">
        <w:r w:rsidR="00EF666F">
          <w:rPr>
            <w:lang w:val="fr-FR"/>
          </w:rPr>
          <w:t>’</w:t>
        </w:r>
      </w:ins>
      <w:r w:rsidRPr="00716360">
        <w:rPr>
          <w:lang w:val="fr-FR"/>
        </w:rPr>
        <w:t>est pas la première fois que j</w:t>
      </w:r>
      <w:del w:id="4324" w:author="Peng Luqi" w:date="2019-10-13T14:43:00Z">
        <w:r w:rsidRPr="00716360" w:rsidDel="00EF666F">
          <w:rPr>
            <w:lang w:val="fr-FR"/>
          </w:rPr>
          <w:delText>’</w:delText>
        </w:r>
      </w:del>
      <w:ins w:id="4325" w:author="Peng Luqi" w:date="2019-10-13T14:43:00Z">
        <w:r w:rsidR="00EF666F">
          <w:rPr>
            <w:lang w:val="fr-FR"/>
          </w:rPr>
          <w:t>’</w:t>
        </w:r>
      </w:ins>
      <w:r w:rsidRPr="00716360">
        <w:rPr>
          <w:lang w:val="fr-FR"/>
        </w:rPr>
        <w:t>ouvre en open source mes principes d</w:t>
      </w:r>
      <w:del w:id="4326" w:author="Peng Luqi" w:date="2019-10-13T14:43:00Z">
        <w:r w:rsidRPr="00716360" w:rsidDel="00EF666F">
          <w:rPr>
            <w:lang w:val="fr-FR"/>
          </w:rPr>
          <w:delText>’</w:delText>
        </w:r>
      </w:del>
      <w:ins w:id="4327" w:author="Peng Luqi" w:date="2019-10-13T14:43:00Z">
        <w:r w:rsidR="00EF666F">
          <w:rPr>
            <w:lang w:val="fr-FR"/>
          </w:rPr>
          <w:t>’</w:t>
        </w:r>
      </w:ins>
      <w:r w:rsidRPr="00716360">
        <w:rPr>
          <w:lang w:val="fr-FR"/>
        </w:rPr>
        <w:t>investissement. Le 3 juin 2017, j</w:t>
      </w:r>
      <w:del w:id="4328" w:author="Peng Luqi" w:date="2019-10-13T14:43:00Z">
        <w:r w:rsidRPr="00716360" w:rsidDel="00EF666F">
          <w:rPr>
            <w:lang w:val="fr-FR"/>
          </w:rPr>
          <w:delText>'</w:delText>
        </w:r>
      </w:del>
      <w:ins w:id="4329" w:author="Peng Luqi" w:date="2019-10-13T14:43:00Z">
        <w:r w:rsidR="00EF666F">
          <w:rPr>
            <w:lang w:val="fr-FR"/>
          </w:rPr>
          <w:t>’</w:t>
        </w:r>
      </w:ins>
      <w:r w:rsidRPr="00716360">
        <w:rPr>
          <w:lang w:val="fr-FR"/>
        </w:rPr>
        <w:t xml:space="preserve">ai ouvert </w:t>
      </w:r>
      <w:r w:rsidRPr="00716360">
        <w:rPr>
          <w:i/>
          <w:color w:val="4A86E8"/>
          <w:lang w:val="fr-FR"/>
        </w:rPr>
        <w:t>Principes d</w:t>
      </w:r>
      <w:del w:id="4330" w:author="Peng Luqi" w:date="2019-10-13T14:43:00Z">
        <w:r w:rsidRPr="00716360" w:rsidDel="00EF666F">
          <w:rPr>
            <w:i/>
            <w:color w:val="4A86E8"/>
            <w:lang w:val="fr-FR"/>
          </w:rPr>
          <w:delText>'</w:delText>
        </w:r>
      </w:del>
      <w:ins w:id="4331" w:author="Peng Luqi" w:date="2019-10-13T14:43:00Z">
        <w:r w:rsidR="00EF666F">
          <w:rPr>
            <w:i/>
            <w:color w:val="4A86E8"/>
            <w:lang w:val="fr-FR"/>
          </w:rPr>
          <w:t>’</w:t>
        </w:r>
      </w:ins>
      <w:r w:rsidRPr="00716360">
        <w:rPr>
          <w:i/>
          <w:color w:val="4A86E8"/>
          <w:lang w:val="fr-FR"/>
        </w:rPr>
        <w:t>investissement OpenBlock Block Source d</w:t>
      </w:r>
      <w:del w:id="4332" w:author="Peng Luqi" w:date="2019-10-13T14:43:00Z">
        <w:r w:rsidRPr="00716360" w:rsidDel="00EF666F">
          <w:rPr>
            <w:i/>
            <w:color w:val="4A86E8"/>
            <w:lang w:val="fr-FR"/>
          </w:rPr>
          <w:delText>'</w:delText>
        </w:r>
      </w:del>
      <w:ins w:id="4333" w:author="Peng Luqi" w:date="2019-10-13T14:43:00Z">
        <w:r w:rsidR="00EF666F">
          <w:rPr>
            <w:i/>
            <w:color w:val="4A86E8"/>
            <w:lang w:val="fr-FR"/>
          </w:rPr>
          <w:t>’</w:t>
        </w:r>
      </w:ins>
      <w:r w:rsidRPr="00716360">
        <w:rPr>
          <w:i/>
          <w:color w:val="4A86E8"/>
          <w:lang w:val="fr-FR"/>
        </w:rPr>
        <w:t>InBlockchain</w:t>
      </w:r>
      <w:r w:rsidRPr="00716360">
        <w:rPr>
          <w:lang w:val="fr-FR"/>
        </w:rPr>
        <w:t xml:space="preserve">, qui a été par la suite été inclus dans le livre </w:t>
      </w:r>
      <w:r w:rsidRPr="00716360">
        <w:rPr>
          <w:i/>
          <w:lang w:val="fr-FR"/>
        </w:rPr>
        <w:t>L</w:t>
      </w:r>
      <w:del w:id="4334" w:author="Peng Luqi" w:date="2019-10-13T14:43:00Z">
        <w:r w:rsidRPr="00716360" w:rsidDel="00EF666F">
          <w:rPr>
            <w:i/>
            <w:lang w:val="fr-FR"/>
          </w:rPr>
          <w:delText>’</w:delText>
        </w:r>
      </w:del>
      <w:ins w:id="4335" w:author="Peng Luqi" w:date="2019-10-13T14:43:00Z">
        <w:r w:rsidR="00EF666F">
          <w:rPr>
            <w:i/>
            <w:lang w:val="fr-FR"/>
          </w:rPr>
          <w:t>’</w:t>
        </w:r>
      </w:ins>
      <w:r w:rsidRPr="00716360">
        <w:rPr>
          <w:i/>
          <w:lang w:val="fr-FR"/>
        </w:rPr>
        <w:t>autodidactie des grands hommes.</w:t>
      </w:r>
    </w:p>
    <w:p w:rsidR="002B38DF" w:rsidRPr="00716360" w:rsidRDefault="002B38DF">
      <w:pPr>
        <w:pStyle w:val="a3"/>
        <w:ind w:left="170" w:right="170"/>
        <w:jc w:val="both"/>
        <w:rPr>
          <w:i/>
          <w:sz w:val="32"/>
          <w:lang w:val="fr-FR"/>
        </w:rPr>
        <w:pPrChange w:id="4336" w:author="Peng Luqi" w:date="2019-10-13T14:20:00Z">
          <w:pPr>
            <w:pStyle w:val="a3"/>
            <w:spacing w:before="1"/>
          </w:pPr>
        </w:pPrChange>
      </w:pPr>
    </w:p>
    <w:p w:rsidR="002B38DF" w:rsidRDefault="00716360" w:rsidP="00CB23F4">
      <w:pPr>
        <w:pStyle w:val="a3"/>
        <w:ind w:left="170" w:right="170"/>
        <w:jc w:val="both"/>
        <w:rPr>
          <w:ins w:id="4337" w:author="Peng Luqi" w:date="2019-10-13T14:45:00Z"/>
          <w:lang w:val="fr-FR"/>
        </w:rPr>
      </w:pPr>
      <w:r w:rsidRPr="00716360">
        <w:rPr>
          <w:lang w:val="fr-FR"/>
        </w:rPr>
        <w:t xml:space="preserve">Le cœur de la conception du </w:t>
      </w:r>
      <w:r w:rsidRPr="00716360">
        <w:rPr>
          <w:color w:val="4A86E8"/>
          <w:lang w:val="fr-FR"/>
        </w:rPr>
        <w:t xml:space="preserve">BOX </w:t>
      </w:r>
      <w:r w:rsidRPr="00716360">
        <w:rPr>
          <w:lang w:val="fr-FR"/>
        </w:rPr>
        <w:t>est simple :</w:t>
      </w:r>
    </w:p>
    <w:p w:rsidR="00EF666F" w:rsidRPr="00716360" w:rsidRDefault="00EF666F">
      <w:pPr>
        <w:pStyle w:val="a3"/>
        <w:ind w:left="170" w:right="170"/>
        <w:jc w:val="both"/>
        <w:rPr>
          <w:lang w:val="fr-FR"/>
        </w:rPr>
        <w:pPrChange w:id="4338" w:author="Peng Luqi" w:date="2019-10-13T14:20:00Z">
          <w:pPr>
            <w:pStyle w:val="a3"/>
            <w:spacing w:before="1"/>
            <w:ind w:left="130"/>
          </w:pPr>
        </w:pPrChange>
      </w:pPr>
    </w:p>
    <w:p w:rsidR="002B38DF" w:rsidRPr="00716360" w:rsidRDefault="00EF666F">
      <w:pPr>
        <w:pStyle w:val="a4"/>
        <w:numPr>
          <w:ilvl w:val="2"/>
          <w:numId w:val="23"/>
        </w:numPr>
        <w:tabs>
          <w:tab w:val="left" w:pos="851"/>
        </w:tabs>
        <w:ind w:left="1077" w:right="720" w:hanging="357"/>
        <w:jc w:val="both"/>
        <w:rPr>
          <w:sz w:val="28"/>
          <w:lang w:val="fr-FR"/>
        </w:rPr>
        <w:pPrChange w:id="4339" w:author="Peng Luqi" w:date="2019-10-13T14:46:00Z">
          <w:pPr>
            <w:pStyle w:val="a4"/>
            <w:numPr>
              <w:ilvl w:val="2"/>
              <w:numId w:val="15"/>
            </w:numPr>
            <w:tabs>
              <w:tab w:val="left" w:pos="851"/>
            </w:tabs>
            <w:spacing w:before="47" w:line="276" w:lineRule="auto"/>
            <w:ind w:right="360"/>
          </w:pPr>
        </w:pPrChange>
      </w:pPr>
      <w:ins w:id="4340" w:author="Peng Luqi" w:date="2019-10-13T14:46:00Z">
        <w:r>
          <w:rPr>
            <w:sz w:val="28"/>
            <w:lang w:val="fr-FR"/>
          </w:rPr>
          <w:t xml:space="preserve">   </w:t>
        </w:r>
      </w:ins>
      <w:r w:rsidR="00716360" w:rsidRPr="00716360">
        <w:rPr>
          <w:sz w:val="28"/>
          <w:lang w:val="fr-FR"/>
        </w:rPr>
        <w:t>Choisir un actif d</w:t>
      </w:r>
      <w:del w:id="4341" w:author="Peng Luqi" w:date="2019-10-13T14:43:00Z">
        <w:r w:rsidR="00716360" w:rsidRPr="00716360" w:rsidDel="00EF666F">
          <w:rPr>
            <w:sz w:val="28"/>
            <w:lang w:val="fr-FR"/>
          </w:rPr>
          <w:delText>'</w:delText>
        </w:r>
      </w:del>
      <w:ins w:id="4342" w:author="Peng Luqi" w:date="2019-10-13T14:43:00Z">
        <w:r>
          <w:rPr>
            <w:sz w:val="28"/>
            <w:lang w:val="fr-FR"/>
          </w:rPr>
          <w:t>’</w:t>
        </w:r>
      </w:ins>
      <w:r w:rsidR="00716360" w:rsidRPr="00716360">
        <w:rPr>
          <w:sz w:val="28"/>
          <w:lang w:val="fr-FR"/>
        </w:rPr>
        <w:t>investissement en fonction de la tendance de développement de l</w:t>
      </w:r>
      <w:del w:id="4343" w:author="Peng Luqi" w:date="2019-10-13T14:43:00Z">
        <w:r w:rsidR="00716360" w:rsidRPr="00716360" w:rsidDel="00EF666F">
          <w:rPr>
            <w:sz w:val="28"/>
            <w:lang w:val="fr-FR"/>
          </w:rPr>
          <w:delText>'</w:delText>
        </w:r>
      </w:del>
      <w:ins w:id="4344" w:author="Peng Luqi" w:date="2019-10-13T14:43:00Z">
        <w:r>
          <w:rPr>
            <w:sz w:val="28"/>
            <w:lang w:val="fr-FR"/>
          </w:rPr>
          <w:t>’</w:t>
        </w:r>
      </w:ins>
      <w:r w:rsidR="00716360" w:rsidRPr="00716360">
        <w:rPr>
          <w:sz w:val="28"/>
          <w:lang w:val="fr-FR"/>
        </w:rPr>
        <w:t>ensemble d</w:t>
      </w:r>
      <w:del w:id="4345" w:author="Peng Luqi" w:date="2019-10-13T14:43:00Z">
        <w:r w:rsidR="00716360" w:rsidRPr="00716360" w:rsidDel="00EF666F">
          <w:rPr>
            <w:sz w:val="28"/>
            <w:lang w:val="fr-FR"/>
          </w:rPr>
          <w:delText>’</w:delText>
        </w:r>
      </w:del>
      <w:ins w:id="4346" w:author="Peng Luqi" w:date="2019-10-13T14:43:00Z">
        <w:r>
          <w:rPr>
            <w:sz w:val="28"/>
            <w:lang w:val="fr-FR"/>
          </w:rPr>
          <w:t>’</w:t>
        </w:r>
      </w:ins>
      <w:r w:rsidR="00716360" w:rsidRPr="00716360">
        <w:rPr>
          <w:sz w:val="28"/>
          <w:lang w:val="fr-FR"/>
        </w:rPr>
        <w:t>un secteur en sélectionnant une série d</w:t>
      </w:r>
      <w:del w:id="4347" w:author="Peng Luqi" w:date="2019-10-13T14:43:00Z">
        <w:r w:rsidR="00716360" w:rsidRPr="00716360" w:rsidDel="00EF666F">
          <w:rPr>
            <w:sz w:val="28"/>
            <w:lang w:val="fr-FR"/>
          </w:rPr>
          <w:delText>’</w:delText>
        </w:r>
      </w:del>
      <w:ins w:id="4348" w:author="Peng Luqi" w:date="2019-10-13T14:43:00Z">
        <w:r>
          <w:rPr>
            <w:sz w:val="28"/>
            <w:lang w:val="fr-FR"/>
          </w:rPr>
          <w:t>’</w:t>
        </w:r>
      </w:ins>
      <w:r w:rsidR="00716360" w:rsidRPr="00716360">
        <w:rPr>
          <w:sz w:val="28"/>
          <w:lang w:val="fr-FR"/>
        </w:rPr>
        <w:t>actifs de haute qualité compatibles avec la tendance de</w:t>
      </w:r>
      <w:r w:rsidR="00716360" w:rsidRPr="00EF666F">
        <w:rPr>
          <w:sz w:val="28"/>
          <w:lang w:val="fr-FR"/>
          <w:rPrChange w:id="4349" w:author="Peng Luqi" w:date="2019-10-13T14:46:00Z">
            <w:rPr>
              <w:spacing w:val="-39"/>
              <w:sz w:val="28"/>
              <w:lang w:val="fr-FR"/>
            </w:rPr>
          </w:rPrChange>
        </w:rPr>
        <w:t xml:space="preserve"> </w:t>
      </w:r>
      <w:r w:rsidR="00716360" w:rsidRPr="00716360">
        <w:rPr>
          <w:sz w:val="28"/>
          <w:lang w:val="fr-FR"/>
        </w:rPr>
        <w:t>développement de la technologie</w:t>
      </w:r>
      <w:r w:rsidR="00716360" w:rsidRPr="00EF666F">
        <w:rPr>
          <w:sz w:val="28"/>
          <w:lang w:val="fr-FR"/>
          <w:rPrChange w:id="4350" w:author="Peng Luqi" w:date="2019-10-13T14:46:00Z">
            <w:rPr>
              <w:spacing w:val="-1"/>
              <w:sz w:val="28"/>
              <w:lang w:val="fr-FR"/>
            </w:rPr>
          </w:rPrChange>
        </w:rPr>
        <w:t xml:space="preserve"> </w:t>
      </w:r>
      <w:r w:rsidR="00716360" w:rsidRPr="00716360">
        <w:rPr>
          <w:sz w:val="28"/>
          <w:lang w:val="fr-FR"/>
        </w:rPr>
        <w:t>blockchain.</w:t>
      </w:r>
    </w:p>
    <w:p w:rsidR="002B38DF" w:rsidRPr="00716360" w:rsidRDefault="00EF666F">
      <w:pPr>
        <w:pStyle w:val="a4"/>
        <w:numPr>
          <w:ilvl w:val="2"/>
          <w:numId w:val="23"/>
        </w:numPr>
        <w:tabs>
          <w:tab w:val="left" w:pos="851"/>
        </w:tabs>
        <w:ind w:left="1077" w:right="720" w:hanging="357"/>
        <w:jc w:val="both"/>
        <w:rPr>
          <w:sz w:val="28"/>
          <w:lang w:val="fr-FR"/>
        </w:rPr>
        <w:pPrChange w:id="4351" w:author="Peng Luqi" w:date="2019-10-13T14:46:00Z">
          <w:pPr>
            <w:pStyle w:val="a4"/>
            <w:numPr>
              <w:ilvl w:val="2"/>
              <w:numId w:val="15"/>
            </w:numPr>
            <w:tabs>
              <w:tab w:val="left" w:pos="851"/>
            </w:tabs>
            <w:spacing w:before="2" w:line="276" w:lineRule="auto"/>
            <w:ind w:right="714"/>
          </w:pPr>
        </w:pPrChange>
      </w:pPr>
      <w:ins w:id="4352" w:author="Peng Luqi" w:date="2019-10-13T14:46:00Z">
        <w:r>
          <w:rPr>
            <w:sz w:val="28"/>
            <w:lang w:val="fr-FR"/>
          </w:rPr>
          <w:t xml:space="preserve">   </w:t>
        </w:r>
      </w:ins>
      <w:r w:rsidR="00716360" w:rsidRPr="00716360">
        <w:rPr>
          <w:sz w:val="28"/>
          <w:lang w:val="fr-FR"/>
        </w:rPr>
        <w:t>Puisque que Li Xiaolai l</w:t>
      </w:r>
      <w:del w:id="4353" w:author="Peng Luqi" w:date="2019-10-13T14:43:00Z">
        <w:r w:rsidR="00716360" w:rsidRPr="00716360" w:rsidDel="00EF666F">
          <w:rPr>
            <w:sz w:val="28"/>
            <w:lang w:val="fr-FR"/>
          </w:rPr>
          <w:delText>'</w:delText>
        </w:r>
      </w:del>
      <w:ins w:id="4354" w:author="Peng Luqi" w:date="2019-10-13T14:43:00Z">
        <w:r>
          <w:rPr>
            <w:sz w:val="28"/>
            <w:lang w:val="fr-FR"/>
          </w:rPr>
          <w:t>’</w:t>
        </w:r>
      </w:ins>
      <w:r w:rsidR="00716360" w:rsidRPr="00716360">
        <w:rPr>
          <w:sz w:val="28"/>
          <w:lang w:val="fr-FR"/>
        </w:rPr>
        <w:t>a ouvert, il devrait fixer les frais de gestion à zéro.</w:t>
      </w:r>
    </w:p>
    <w:p w:rsidR="002B38DF" w:rsidRPr="00716360" w:rsidRDefault="00EF666F">
      <w:pPr>
        <w:pStyle w:val="a4"/>
        <w:numPr>
          <w:ilvl w:val="2"/>
          <w:numId w:val="23"/>
        </w:numPr>
        <w:tabs>
          <w:tab w:val="left" w:pos="851"/>
        </w:tabs>
        <w:ind w:left="1077" w:right="720" w:hanging="357"/>
        <w:jc w:val="both"/>
        <w:rPr>
          <w:sz w:val="28"/>
          <w:lang w:val="fr-FR"/>
        </w:rPr>
        <w:pPrChange w:id="4355" w:author="Peng Luqi" w:date="2019-10-13T14:46:00Z">
          <w:pPr>
            <w:pStyle w:val="a4"/>
            <w:numPr>
              <w:ilvl w:val="2"/>
              <w:numId w:val="15"/>
            </w:numPr>
            <w:tabs>
              <w:tab w:val="left" w:pos="851"/>
            </w:tabs>
            <w:spacing w:line="276" w:lineRule="auto"/>
            <w:ind w:right="716"/>
          </w:pPr>
        </w:pPrChange>
      </w:pPr>
      <w:ins w:id="4356" w:author="Peng Luqi" w:date="2019-10-13T14:46:00Z">
        <w:r>
          <w:rPr>
            <w:sz w:val="28"/>
            <w:lang w:val="fr-FR"/>
          </w:rPr>
          <w:t xml:space="preserve">   </w:t>
        </w:r>
      </w:ins>
      <w:r w:rsidR="00716360" w:rsidRPr="00716360">
        <w:rPr>
          <w:sz w:val="28"/>
          <w:lang w:val="fr-FR"/>
        </w:rPr>
        <w:t>Puisque que Li Xiaolai le pense, il doit le faire. Donc, pour gagner de l</w:t>
      </w:r>
      <w:del w:id="4357" w:author="Peng Luqi" w:date="2019-10-13T14:43:00Z">
        <w:r w:rsidR="00716360" w:rsidRPr="00716360" w:rsidDel="00EF666F">
          <w:rPr>
            <w:sz w:val="28"/>
            <w:lang w:val="fr-FR"/>
          </w:rPr>
          <w:delText>’</w:delText>
        </w:r>
      </w:del>
      <w:ins w:id="4358" w:author="Peng Luqi" w:date="2019-10-13T14:43:00Z">
        <w:r>
          <w:rPr>
            <w:sz w:val="28"/>
            <w:lang w:val="fr-FR"/>
          </w:rPr>
          <w:t>’</w:t>
        </w:r>
      </w:ins>
      <w:r w:rsidR="00716360" w:rsidRPr="00716360">
        <w:rPr>
          <w:sz w:val="28"/>
          <w:lang w:val="fr-FR"/>
        </w:rPr>
        <w:t>argent, il doit investir pour</w:t>
      </w:r>
      <w:r w:rsidR="00716360" w:rsidRPr="00EF666F">
        <w:rPr>
          <w:sz w:val="28"/>
          <w:lang w:val="fr-FR"/>
          <w:rPrChange w:id="4359" w:author="Peng Luqi" w:date="2019-10-13T14:46:00Z">
            <w:rPr>
              <w:spacing w:val="-2"/>
              <w:sz w:val="28"/>
              <w:lang w:val="fr-FR"/>
            </w:rPr>
          </w:rPrChange>
        </w:rPr>
        <w:t xml:space="preserve"> </w:t>
      </w:r>
      <w:r w:rsidR="00716360" w:rsidRPr="00716360">
        <w:rPr>
          <w:sz w:val="28"/>
          <w:lang w:val="fr-FR"/>
        </w:rPr>
        <w:t>lui-même.</w:t>
      </w:r>
    </w:p>
    <w:p w:rsidR="002B38DF" w:rsidRPr="00716360" w:rsidRDefault="00EF666F">
      <w:pPr>
        <w:pStyle w:val="a4"/>
        <w:numPr>
          <w:ilvl w:val="2"/>
          <w:numId w:val="23"/>
        </w:numPr>
        <w:tabs>
          <w:tab w:val="left" w:pos="851"/>
        </w:tabs>
        <w:ind w:left="1077" w:right="720" w:hanging="357"/>
        <w:jc w:val="both"/>
        <w:rPr>
          <w:sz w:val="28"/>
          <w:lang w:val="fr-FR"/>
        </w:rPr>
        <w:pPrChange w:id="4360" w:author="Peng Luqi" w:date="2019-10-13T14:46:00Z">
          <w:pPr>
            <w:pStyle w:val="a4"/>
            <w:numPr>
              <w:ilvl w:val="2"/>
              <w:numId w:val="15"/>
            </w:numPr>
            <w:tabs>
              <w:tab w:val="left" w:pos="851"/>
            </w:tabs>
            <w:spacing w:before="3" w:line="276" w:lineRule="auto"/>
            <w:ind w:right="506"/>
          </w:pPr>
        </w:pPrChange>
      </w:pPr>
      <w:ins w:id="4361" w:author="Peng Luqi" w:date="2019-10-13T14:46:00Z">
        <w:r>
          <w:rPr>
            <w:sz w:val="28"/>
            <w:lang w:val="fr-FR"/>
          </w:rPr>
          <w:t xml:space="preserve">   </w:t>
        </w:r>
      </w:ins>
      <w:r w:rsidR="00716360" w:rsidRPr="00716360">
        <w:rPr>
          <w:sz w:val="28"/>
          <w:lang w:val="fr-FR"/>
        </w:rPr>
        <w:t>Étant donné que l</w:t>
      </w:r>
      <w:del w:id="4362" w:author="Peng Luqi" w:date="2019-10-13T14:43:00Z">
        <w:r w:rsidR="00716360" w:rsidRPr="00716360" w:rsidDel="00EF666F">
          <w:rPr>
            <w:sz w:val="28"/>
            <w:lang w:val="fr-FR"/>
          </w:rPr>
          <w:delText>'</w:delText>
        </w:r>
      </w:del>
      <w:ins w:id="4363" w:author="Peng Luqi" w:date="2019-10-13T14:43:00Z">
        <w:r>
          <w:rPr>
            <w:sz w:val="28"/>
            <w:lang w:val="fr-FR"/>
          </w:rPr>
          <w:t>’</w:t>
        </w:r>
      </w:ins>
      <w:r w:rsidR="00716360" w:rsidRPr="00716360">
        <w:rPr>
          <w:sz w:val="28"/>
          <w:lang w:val="fr-FR"/>
        </w:rPr>
        <w:t>investissement fixe est un comportement social, il est nécessaire de créer une communauté d</w:t>
      </w:r>
      <w:del w:id="4364" w:author="Peng Luqi" w:date="2019-10-13T14:43:00Z">
        <w:r w:rsidR="00716360" w:rsidRPr="00716360" w:rsidDel="00EF666F">
          <w:rPr>
            <w:sz w:val="28"/>
            <w:lang w:val="fr-FR"/>
          </w:rPr>
          <w:delText>’</w:delText>
        </w:r>
      </w:del>
      <w:ins w:id="4365" w:author="Peng Luqi" w:date="2019-10-13T14:43:00Z">
        <w:r>
          <w:rPr>
            <w:sz w:val="28"/>
            <w:lang w:val="fr-FR"/>
          </w:rPr>
          <w:t>’</w:t>
        </w:r>
      </w:ins>
      <w:r w:rsidR="00716360" w:rsidRPr="00716360">
        <w:rPr>
          <w:sz w:val="28"/>
          <w:lang w:val="fr-FR"/>
        </w:rPr>
        <w:t>investisseurs fixes où les participants doivent y jouer sous leur vrai</w:t>
      </w:r>
      <w:r w:rsidR="00716360" w:rsidRPr="00EF666F">
        <w:rPr>
          <w:sz w:val="28"/>
          <w:lang w:val="fr-FR"/>
          <w:rPrChange w:id="4366" w:author="Peng Luqi" w:date="2019-10-13T14:46:00Z">
            <w:rPr>
              <w:spacing w:val="-2"/>
              <w:sz w:val="28"/>
              <w:lang w:val="fr-FR"/>
            </w:rPr>
          </w:rPrChange>
        </w:rPr>
        <w:t xml:space="preserve"> </w:t>
      </w:r>
      <w:r w:rsidR="00716360" w:rsidRPr="00716360">
        <w:rPr>
          <w:sz w:val="28"/>
          <w:lang w:val="fr-FR"/>
        </w:rPr>
        <w:t>nom.</w:t>
      </w:r>
    </w:p>
    <w:p w:rsidR="002B38DF" w:rsidRPr="00716360" w:rsidRDefault="002B38DF">
      <w:pPr>
        <w:pStyle w:val="a3"/>
        <w:ind w:left="170" w:right="170"/>
        <w:jc w:val="both"/>
        <w:rPr>
          <w:sz w:val="31"/>
          <w:lang w:val="fr-FR"/>
        </w:rPr>
        <w:pPrChange w:id="4367" w:author="Peng Luqi" w:date="2019-10-13T14:20:00Z">
          <w:pPr>
            <w:pStyle w:val="a3"/>
            <w:spacing w:before="10"/>
          </w:pPr>
        </w:pPrChange>
      </w:pPr>
    </w:p>
    <w:p w:rsidR="002B38DF" w:rsidRPr="00716360" w:rsidRDefault="00716360">
      <w:pPr>
        <w:pStyle w:val="a3"/>
        <w:ind w:left="170" w:right="170"/>
        <w:jc w:val="both"/>
        <w:rPr>
          <w:lang w:val="fr-FR"/>
        </w:rPr>
        <w:pPrChange w:id="4368" w:author="Peng Luqi" w:date="2019-10-13T14:20:00Z">
          <w:pPr>
            <w:pStyle w:val="a3"/>
            <w:spacing w:before="1" w:line="276" w:lineRule="auto"/>
            <w:ind w:left="130" w:right="240"/>
          </w:pPr>
        </w:pPrChange>
      </w:pPr>
      <w:r w:rsidRPr="00716360">
        <w:rPr>
          <w:lang w:val="fr-FR"/>
        </w:rPr>
        <w:t xml:space="preserve">Le </w:t>
      </w:r>
      <w:r w:rsidRPr="00716360">
        <w:rPr>
          <w:color w:val="4A86E8"/>
          <w:lang w:val="fr-FR"/>
        </w:rPr>
        <w:t xml:space="preserve">BOX </w:t>
      </w:r>
      <w:r w:rsidRPr="00716360">
        <w:rPr>
          <w:lang w:val="fr-FR"/>
        </w:rPr>
        <w:t>est un fonds ETF blockchain adossé à d</w:t>
      </w:r>
      <w:del w:id="4369" w:author="Peng Luqi" w:date="2019-10-13T14:43:00Z">
        <w:r w:rsidRPr="00716360" w:rsidDel="00EF666F">
          <w:rPr>
            <w:lang w:val="fr-FR"/>
          </w:rPr>
          <w:delText>’</w:delText>
        </w:r>
      </w:del>
      <w:ins w:id="4370" w:author="Peng Luqi" w:date="2019-10-13T14:43:00Z">
        <w:r w:rsidR="00EF666F">
          <w:rPr>
            <w:lang w:val="fr-FR"/>
          </w:rPr>
          <w:t>’</w:t>
        </w:r>
      </w:ins>
      <w:r w:rsidRPr="00716360">
        <w:rPr>
          <w:lang w:val="fr-FR"/>
        </w:rPr>
        <w:t>autres parités. Que cela veut-il dire ? La manière de mesurer les revenus ne repose pas sur le renminbi ou le dollar, mais sur la somme des BTC / EOS / XIN dans lesquels vous investissez chaque fois que vous faite un placement. En fonction de la quantité totale de BTC / EOS / XIN vous serez en mesure d</w:t>
      </w:r>
      <w:del w:id="4371" w:author="Peng Luqi" w:date="2019-10-13T14:43:00Z">
        <w:r w:rsidRPr="00716360" w:rsidDel="00EF666F">
          <w:rPr>
            <w:lang w:val="fr-FR"/>
          </w:rPr>
          <w:delText>’</w:delText>
        </w:r>
      </w:del>
      <w:ins w:id="4372" w:author="Peng Luqi" w:date="2019-10-13T14:43:00Z">
        <w:r w:rsidR="00EF666F">
          <w:rPr>
            <w:lang w:val="fr-FR"/>
          </w:rPr>
          <w:t>’</w:t>
        </w:r>
      </w:ins>
      <w:r w:rsidRPr="00716360">
        <w:rPr>
          <w:lang w:val="fr-FR"/>
        </w:rPr>
        <w:t xml:space="preserve">utiliser le </w:t>
      </w:r>
      <w:r w:rsidRPr="00716360">
        <w:rPr>
          <w:color w:val="4A86E8"/>
          <w:lang w:val="fr-FR"/>
        </w:rPr>
        <w:t>BOX</w:t>
      </w:r>
      <w:r w:rsidRPr="00716360">
        <w:rPr>
          <w:lang w:val="fr-FR"/>
        </w:rPr>
        <w:t>token (certificats basés sur la blockchain) pour collecter le montant de BTC / EOS / XIN dans lequel vous avez</w:t>
      </w:r>
      <w:r w:rsidRPr="00716360">
        <w:rPr>
          <w:spacing w:val="-1"/>
          <w:lang w:val="fr-FR"/>
        </w:rPr>
        <w:t xml:space="preserve"> </w:t>
      </w:r>
      <w:r w:rsidRPr="00716360">
        <w:rPr>
          <w:lang w:val="fr-FR"/>
        </w:rPr>
        <w:t>investi.</w:t>
      </w:r>
    </w:p>
    <w:p w:rsidR="002B38DF" w:rsidRPr="00716360" w:rsidRDefault="002B38DF">
      <w:pPr>
        <w:pStyle w:val="a3"/>
        <w:ind w:left="170" w:right="170"/>
        <w:jc w:val="both"/>
        <w:rPr>
          <w:sz w:val="32"/>
          <w:lang w:val="fr-FR"/>
        </w:rPr>
        <w:pPrChange w:id="4373" w:author="Peng Luqi" w:date="2019-10-13T14:20:00Z">
          <w:pPr>
            <w:pStyle w:val="a3"/>
            <w:spacing w:before="1"/>
          </w:pPr>
        </w:pPrChange>
      </w:pPr>
    </w:p>
    <w:p w:rsidR="002B38DF" w:rsidRPr="00716360" w:rsidRDefault="00716360">
      <w:pPr>
        <w:pStyle w:val="a3"/>
        <w:ind w:left="170" w:right="170"/>
        <w:jc w:val="both"/>
        <w:rPr>
          <w:lang w:val="fr-FR"/>
        </w:rPr>
        <w:pPrChange w:id="4374" w:author="Peng Luqi" w:date="2019-10-13T14:20:00Z">
          <w:pPr>
            <w:pStyle w:val="a3"/>
            <w:spacing w:line="276" w:lineRule="auto"/>
            <w:ind w:left="130" w:right="181"/>
          </w:pPr>
        </w:pPrChange>
      </w:pPr>
      <w:r w:rsidRPr="00716360">
        <w:rPr>
          <w:lang w:val="fr-FR"/>
        </w:rPr>
        <w:t xml:space="preserve">Dans ce processus, toutes les opérations et toutes les transactions de </w:t>
      </w:r>
      <w:r w:rsidRPr="00716360">
        <w:rPr>
          <w:color w:val="4A86E8"/>
          <w:lang w:val="fr-FR"/>
        </w:rPr>
        <w:t xml:space="preserve">BOX </w:t>
      </w:r>
      <w:r w:rsidRPr="00716360">
        <w:rPr>
          <w:lang w:val="fr-FR"/>
        </w:rPr>
        <w:t>sont ouvertes et transparentes, et respectent scrupuleusement le « système de marge à 100 % ».</w:t>
      </w:r>
    </w:p>
    <w:p w:rsidR="002B38DF" w:rsidRPr="00716360" w:rsidRDefault="002B38DF">
      <w:pPr>
        <w:pStyle w:val="a3"/>
        <w:ind w:left="170" w:right="170"/>
        <w:jc w:val="both"/>
        <w:rPr>
          <w:sz w:val="32"/>
          <w:lang w:val="fr-FR"/>
        </w:rPr>
        <w:pPrChange w:id="4375" w:author="Peng Luqi" w:date="2019-10-13T14:20:00Z">
          <w:pPr>
            <w:pStyle w:val="a3"/>
            <w:spacing w:before="5"/>
          </w:pPr>
        </w:pPrChange>
      </w:pPr>
    </w:p>
    <w:p w:rsidR="002B38DF" w:rsidRDefault="00716360" w:rsidP="00CB23F4">
      <w:pPr>
        <w:pStyle w:val="a3"/>
        <w:ind w:left="170" w:right="170"/>
        <w:jc w:val="both"/>
        <w:rPr>
          <w:ins w:id="4376" w:author="Peng Luqi" w:date="2019-10-13T22:36:00Z"/>
          <w:lang w:val="fr-FR"/>
        </w:rPr>
      </w:pPr>
      <w:r w:rsidRPr="00716360">
        <w:rPr>
          <w:lang w:val="fr-FR"/>
        </w:rPr>
        <w:t xml:space="preserve">Par conséquent, de ce point de vue, </w:t>
      </w:r>
      <w:r w:rsidRPr="00716360">
        <w:rPr>
          <w:color w:val="4A86E8"/>
          <w:lang w:val="fr-FR"/>
        </w:rPr>
        <w:t xml:space="preserve">BOX </w:t>
      </w:r>
      <w:r w:rsidRPr="00716360">
        <w:rPr>
          <w:lang w:val="fr-FR"/>
        </w:rPr>
        <w:t>est un fonds « garanti » de norme monétaire.</w:t>
      </w:r>
    </w:p>
    <w:p w:rsidR="00850F45" w:rsidRDefault="00850F45" w:rsidP="00CB23F4">
      <w:pPr>
        <w:pStyle w:val="a3"/>
        <w:ind w:left="170" w:right="170"/>
        <w:jc w:val="both"/>
        <w:rPr>
          <w:ins w:id="4377" w:author="Peng Luqi" w:date="2019-10-13T22:36:00Z"/>
          <w:lang w:val="fr-FR"/>
        </w:rPr>
      </w:pPr>
    </w:p>
    <w:p w:rsidR="00850F45" w:rsidRPr="00716360" w:rsidDel="00850F45" w:rsidRDefault="00850F45">
      <w:pPr>
        <w:pStyle w:val="a3"/>
        <w:ind w:left="170" w:right="170"/>
        <w:jc w:val="both"/>
        <w:rPr>
          <w:del w:id="4378" w:author="Peng Luqi" w:date="2019-10-13T22:36:00Z"/>
          <w:lang w:val="fr-FR"/>
        </w:rPr>
        <w:pPrChange w:id="4379" w:author="Peng Luqi" w:date="2019-10-13T14:20:00Z">
          <w:pPr>
            <w:pStyle w:val="a3"/>
            <w:spacing w:line="276" w:lineRule="auto"/>
            <w:ind w:left="130" w:right="778"/>
          </w:pPr>
        </w:pPrChange>
      </w:pPr>
    </w:p>
    <w:p w:rsidR="00AF0C0B" w:rsidDel="00850F45" w:rsidRDefault="00AF0C0B">
      <w:pPr>
        <w:ind w:left="170" w:right="170"/>
        <w:jc w:val="both"/>
        <w:rPr>
          <w:del w:id="4380" w:author="Peng Luqi" w:date="2019-10-13T22:36:00Z"/>
          <w:lang w:val="fr-FR"/>
        </w:rPr>
        <w:sectPr w:rsidR="00AF0C0B" w:rsidDel="00850F45">
          <w:pgSz w:w="11910" w:h="16840"/>
          <w:pgMar w:top="1580" w:right="1240" w:bottom="280" w:left="1320" w:header="720" w:footer="720" w:gutter="0"/>
          <w:cols w:space="720"/>
        </w:sectPr>
        <w:pPrChange w:id="4381" w:author="Peng Luqi" w:date="2019-10-13T14:20:00Z">
          <w:pPr>
            <w:spacing w:line="276" w:lineRule="auto"/>
          </w:pPr>
        </w:pPrChange>
      </w:pPr>
    </w:p>
    <w:p w:rsidR="002B38DF" w:rsidRPr="00716360" w:rsidRDefault="00716360">
      <w:pPr>
        <w:pStyle w:val="a3"/>
        <w:ind w:left="170" w:right="170"/>
        <w:jc w:val="both"/>
        <w:rPr>
          <w:lang w:val="fr-FR"/>
        </w:rPr>
        <w:pPrChange w:id="4382" w:author="Peng Luqi" w:date="2019-10-13T14:20:00Z">
          <w:pPr>
            <w:pStyle w:val="a3"/>
            <w:spacing w:before="65" w:line="276" w:lineRule="auto"/>
            <w:ind w:left="130" w:right="397"/>
          </w:pPr>
        </w:pPrChange>
      </w:pPr>
      <w:r w:rsidRPr="00716360">
        <w:rPr>
          <w:lang w:val="fr-FR"/>
        </w:rPr>
        <w:t xml:space="preserve">Alors, est-il possible pour le </w:t>
      </w:r>
      <w:r w:rsidRPr="00716360">
        <w:rPr>
          <w:color w:val="4A86E8"/>
          <w:lang w:val="fr-FR"/>
        </w:rPr>
        <w:t xml:space="preserve">BOX </w:t>
      </w:r>
      <w:r w:rsidRPr="00716360">
        <w:rPr>
          <w:lang w:val="fr-FR"/>
        </w:rPr>
        <w:t xml:space="preserve">de générer des revenus basés sur une norme monétaire ? Le </w:t>
      </w:r>
      <w:r w:rsidRPr="00716360">
        <w:rPr>
          <w:color w:val="4A86E8"/>
          <w:lang w:val="fr-FR"/>
        </w:rPr>
        <w:t xml:space="preserve">BOX </w:t>
      </w:r>
      <w:r w:rsidRPr="00716360">
        <w:rPr>
          <w:lang w:val="fr-FR"/>
        </w:rPr>
        <w:t xml:space="preserve">lui-même ne le fait pas. Toutefois, </w:t>
      </w:r>
      <w:r w:rsidRPr="00716360">
        <w:rPr>
          <w:color w:val="4A86E8"/>
          <w:lang w:val="fr-FR"/>
        </w:rPr>
        <w:t>b.watch</w:t>
      </w:r>
      <w:r w:rsidRPr="00716360">
        <w:rPr>
          <w:lang w:val="fr-FR"/>
        </w:rPr>
        <w:t>, place d</w:t>
      </w:r>
      <w:del w:id="4383" w:author="Peng Luqi" w:date="2019-10-13T14:43:00Z">
        <w:r w:rsidRPr="00716360" w:rsidDel="00EF666F">
          <w:rPr>
            <w:lang w:val="fr-FR"/>
          </w:rPr>
          <w:delText>’</w:delText>
        </w:r>
      </w:del>
      <w:ins w:id="4384" w:author="Peng Luqi" w:date="2019-10-13T14:43:00Z">
        <w:r w:rsidR="00EF666F">
          <w:rPr>
            <w:lang w:val="fr-FR"/>
          </w:rPr>
          <w:t>’</w:t>
        </w:r>
      </w:ins>
      <w:r w:rsidRPr="00716360">
        <w:rPr>
          <w:lang w:val="fr-FR"/>
        </w:rPr>
        <w:t xml:space="preserve">échanges sur le marché secondaire de </w:t>
      </w:r>
      <w:r w:rsidRPr="00716360">
        <w:rPr>
          <w:color w:val="4A86E8"/>
          <w:lang w:val="fr-FR"/>
        </w:rPr>
        <w:t xml:space="preserve">BOX </w:t>
      </w:r>
      <w:r w:rsidRPr="00716360">
        <w:rPr>
          <w:lang w:val="fr-FR"/>
        </w:rPr>
        <w:t xml:space="preserve">le fera. </w:t>
      </w:r>
      <w:r w:rsidRPr="00716360">
        <w:rPr>
          <w:color w:val="4A86E8"/>
          <w:lang w:val="fr-FR"/>
        </w:rPr>
        <w:t xml:space="preserve">B.watch </w:t>
      </w:r>
      <w:r w:rsidRPr="00716360">
        <w:rPr>
          <w:lang w:val="fr-FR"/>
        </w:rPr>
        <w:t xml:space="preserve">versera régulièrement au détenteur de </w:t>
      </w:r>
      <w:r w:rsidRPr="00716360">
        <w:rPr>
          <w:color w:val="4A86E8"/>
          <w:lang w:val="fr-FR"/>
        </w:rPr>
        <w:t xml:space="preserve">BOX </w:t>
      </w:r>
      <w:r w:rsidRPr="00716360">
        <w:rPr>
          <w:lang w:val="fr-FR"/>
        </w:rPr>
        <w:t>50 % des revenus d</w:t>
      </w:r>
      <w:del w:id="4385" w:author="Peng Luqi" w:date="2019-10-13T14:43:00Z">
        <w:r w:rsidRPr="00716360" w:rsidDel="00EF666F">
          <w:rPr>
            <w:lang w:val="fr-FR"/>
          </w:rPr>
          <w:delText>’</w:delText>
        </w:r>
      </w:del>
      <w:ins w:id="4386" w:author="Peng Luqi" w:date="2019-10-13T14:43:00Z">
        <w:r w:rsidR="00EF666F">
          <w:rPr>
            <w:lang w:val="fr-FR"/>
          </w:rPr>
          <w:t>’</w:t>
        </w:r>
      </w:ins>
      <w:r w:rsidRPr="00716360">
        <w:rPr>
          <w:lang w:val="fr-FR"/>
        </w:rPr>
        <w:t xml:space="preserve">honoraires du marché secondaire (un millième dans les deux sens). La réserve de </w:t>
      </w:r>
      <w:r w:rsidRPr="00716360">
        <w:rPr>
          <w:color w:val="4A86E8"/>
          <w:lang w:val="fr-FR"/>
        </w:rPr>
        <w:t xml:space="preserve">BOX </w:t>
      </w:r>
      <w:r w:rsidRPr="00716360">
        <w:rPr>
          <w:lang w:val="fr-FR"/>
        </w:rPr>
        <w:t>ne cesse de s</w:t>
      </w:r>
      <w:del w:id="4387" w:author="Peng Luqi" w:date="2019-10-13T14:43:00Z">
        <w:r w:rsidRPr="00716360" w:rsidDel="00EF666F">
          <w:rPr>
            <w:lang w:val="fr-FR"/>
          </w:rPr>
          <w:delText>’</w:delText>
        </w:r>
      </w:del>
      <w:ins w:id="4388" w:author="Peng Luqi" w:date="2019-10-13T14:43:00Z">
        <w:r w:rsidR="00EF666F">
          <w:rPr>
            <w:lang w:val="fr-FR"/>
          </w:rPr>
          <w:t>’</w:t>
        </w:r>
      </w:ins>
      <w:r w:rsidRPr="00716360">
        <w:rPr>
          <w:lang w:val="fr-FR"/>
        </w:rPr>
        <w:t>améliorer et les recettes générées par ces taxes peuvent avoir une certaine ampleur.</w:t>
      </w:r>
    </w:p>
    <w:p w:rsidR="002B38DF" w:rsidRPr="00716360" w:rsidRDefault="002B38DF">
      <w:pPr>
        <w:pStyle w:val="a3"/>
        <w:ind w:left="170" w:right="170"/>
        <w:jc w:val="both"/>
        <w:rPr>
          <w:sz w:val="32"/>
          <w:lang w:val="fr-FR"/>
        </w:rPr>
        <w:pPrChange w:id="4389" w:author="Peng Luqi" w:date="2019-10-13T14:20:00Z">
          <w:pPr>
            <w:pStyle w:val="a3"/>
            <w:spacing w:before="1"/>
          </w:pPr>
        </w:pPrChange>
      </w:pPr>
    </w:p>
    <w:p w:rsidR="002B38DF" w:rsidRPr="00716360" w:rsidDel="00850F45" w:rsidRDefault="00716360">
      <w:pPr>
        <w:pStyle w:val="a3"/>
        <w:ind w:left="170" w:right="170"/>
        <w:jc w:val="both"/>
        <w:rPr>
          <w:del w:id="4390" w:author="Peng Luqi" w:date="2019-10-13T22:37:00Z"/>
          <w:lang w:val="fr-FR"/>
        </w:rPr>
        <w:pPrChange w:id="4391" w:author="Peng Luqi" w:date="2019-10-13T14:20:00Z">
          <w:pPr>
            <w:pStyle w:val="a3"/>
            <w:spacing w:before="1" w:line="276" w:lineRule="auto"/>
            <w:ind w:left="130" w:right="590"/>
          </w:pPr>
        </w:pPrChange>
      </w:pPr>
      <w:r w:rsidRPr="00716360">
        <w:rPr>
          <w:lang w:val="fr-FR"/>
        </w:rPr>
        <w:t xml:space="preserve">Les 50 % restants des revenus constituent le modèle économique de </w:t>
      </w:r>
      <w:r w:rsidRPr="00716360">
        <w:rPr>
          <w:color w:val="4A86E8"/>
          <w:lang w:val="fr-FR"/>
        </w:rPr>
        <w:t>b.watch</w:t>
      </w:r>
      <w:r w:rsidRPr="00716360">
        <w:rPr>
          <w:lang w:val="fr-FR"/>
        </w:rPr>
        <w:t>. Ainsi, la valeur de l</w:t>
      </w:r>
      <w:del w:id="4392" w:author="Peng Luqi" w:date="2019-10-13T14:43:00Z">
        <w:r w:rsidRPr="00716360" w:rsidDel="00EF666F">
          <w:rPr>
            <w:lang w:val="fr-FR"/>
          </w:rPr>
          <w:delText>’</w:delText>
        </w:r>
      </w:del>
      <w:ins w:id="4393" w:author="Peng Luqi" w:date="2019-10-13T14:43:00Z">
        <w:r w:rsidR="00EF666F">
          <w:rPr>
            <w:lang w:val="fr-FR"/>
          </w:rPr>
          <w:t>’</w:t>
        </w:r>
      </w:ins>
      <w:r w:rsidRPr="00716360">
        <w:rPr>
          <w:lang w:val="fr-FR"/>
        </w:rPr>
        <w:t>entreprise augmentera progressivement. Dans les sept prochaines années (comme Li Xiaolai l</w:t>
      </w:r>
      <w:del w:id="4394" w:author="Peng Luqi" w:date="2019-10-13T14:43:00Z">
        <w:r w:rsidRPr="00716360" w:rsidDel="00EF666F">
          <w:rPr>
            <w:lang w:val="fr-FR"/>
          </w:rPr>
          <w:delText>'</w:delText>
        </w:r>
      </w:del>
      <w:ins w:id="4395" w:author="Peng Luqi" w:date="2019-10-13T14:43:00Z">
        <w:r w:rsidR="00EF666F">
          <w:rPr>
            <w:lang w:val="fr-FR"/>
          </w:rPr>
          <w:t>’</w:t>
        </w:r>
      </w:ins>
      <w:r w:rsidRPr="00716360">
        <w:rPr>
          <w:lang w:val="fr-FR"/>
        </w:rPr>
        <w:t>a toujours dit, « sept ans, c</w:t>
      </w:r>
      <w:del w:id="4396" w:author="Peng Luqi" w:date="2019-10-13T14:43:00Z">
        <w:r w:rsidRPr="00716360" w:rsidDel="00EF666F">
          <w:rPr>
            <w:lang w:val="fr-FR"/>
          </w:rPr>
          <w:delText>'</w:delText>
        </w:r>
      </w:del>
      <w:ins w:id="4397" w:author="Peng Luqi" w:date="2019-10-13T14:43:00Z">
        <w:r w:rsidR="00EF666F">
          <w:rPr>
            <w:lang w:val="fr-FR"/>
          </w:rPr>
          <w:t>’</w:t>
        </w:r>
      </w:ins>
      <w:r w:rsidRPr="00716360">
        <w:rPr>
          <w:lang w:val="fr-FR"/>
        </w:rPr>
        <w:t xml:space="preserve">est une vie »), les actions de </w:t>
      </w:r>
      <w:r w:rsidRPr="00716360">
        <w:rPr>
          <w:color w:val="4A86E8"/>
          <w:lang w:val="fr-FR"/>
        </w:rPr>
        <w:t xml:space="preserve">b.watch </w:t>
      </w:r>
      <w:r w:rsidRPr="00716360">
        <w:rPr>
          <w:lang w:val="fr-FR"/>
        </w:rPr>
        <w:t>seront distribuées selon certains algorithmes</w:t>
      </w:r>
      <w:r w:rsidRPr="00716360">
        <w:rPr>
          <w:spacing w:val="-38"/>
          <w:lang w:val="fr-FR"/>
        </w:rPr>
        <w:t xml:space="preserve"> </w:t>
      </w:r>
      <w:r w:rsidRPr="00716360">
        <w:rPr>
          <w:lang w:val="fr-FR"/>
        </w:rPr>
        <w:t>en</w:t>
      </w:r>
      <w:ins w:id="4398" w:author="Peng Luqi" w:date="2019-10-13T22:37:00Z">
        <w:r w:rsidR="00850F45">
          <w:rPr>
            <w:lang w:val="fr-FR"/>
          </w:rPr>
          <w:t xml:space="preserve"> </w:t>
        </w:r>
      </w:ins>
    </w:p>
    <w:p w:rsidR="002B38DF" w:rsidRPr="00716360" w:rsidRDefault="00716360">
      <w:pPr>
        <w:pStyle w:val="a3"/>
        <w:ind w:left="170" w:right="170"/>
        <w:jc w:val="both"/>
        <w:rPr>
          <w:lang w:val="fr-FR"/>
        </w:rPr>
        <w:pPrChange w:id="4399" w:author="Peng Luqi" w:date="2019-10-13T14:20:00Z">
          <w:pPr>
            <w:pStyle w:val="a3"/>
            <w:spacing w:before="2" w:line="276" w:lineRule="auto"/>
            <w:ind w:left="130" w:right="202"/>
          </w:pPr>
        </w:pPrChange>
      </w:pPr>
      <w:r w:rsidRPr="00716360">
        <w:rPr>
          <w:lang w:val="fr-FR"/>
        </w:rPr>
        <w:t>fonction de la contribution de la communauté sous forme de points, puis, au bon moment, seront ouvertes les transactions sur le marché secondaire.</w:t>
      </w:r>
    </w:p>
    <w:p w:rsidR="002B38DF" w:rsidRPr="00716360" w:rsidRDefault="002B38DF">
      <w:pPr>
        <w:pStyle w:val="a3"/>
        <w:ind w:left="170" w:right="170"/>
        <w:jc w:val="both"/>
        <w:rPr>
          <w:sz w:val="32"/>
          <w:lang w:val="fr-FR"/>
        </w:rPr>
        <w:pPrChange w:id="4400" w:author="Peng Luqi" w:date="2019-10-13T14:20:00Z">
          <w:pPr>
            <w:pStyle w:val="a3"/>
          </w:pPr>
        </w:pPrChange>
      </w:pPr>
    </w:p>
    <w:p w:rsidR="002B38DF" w:rsidRPr="00716360" w:rsidRDefault="00716360">
      <w:pPr>
        <w:pStyle w:val="a3"/>
        <w:ind w:left="170" w:right="170"/>
        <w:jc w:val="both"/>
        <w:rPr>
          <w:lang w:val="fr-FR"/>
        </w:rPr>
        <w:pPrChange w:id="4401" w:author="Peng Luqi" w:date="2019-10-13T14:20:00Z">
          <w:pPr>
            <w:pStyle w:val="a3"/>
            <w:spacing w:line="276" w:lineRule="auto"/>
            <w:ind w:left="130" w:right="305"/>
          </w:pPr>
        </w:pPrChange>
      </w:pPr>
      <w:r w:rsidRPr="00716360">
        <w:rPr>
          <w:lang w:val="fr-FR"/>
        </w:rPr>
        <w:t xml:space="preserve">Comment aller plus en profondeur ? Le plan de </w:t>
      </w:r>
      <w:r w:rsidRPr="00716360">
        <w:rPr>
          <w:color w:val="4A86E8"/>
          <w:lang w:val="fr-FR"/>
        </w:rPr>
        <w:t xml:space="preserve">b.watch </w:t>
      </w:r>
      <w:r w:rsidRPr="00716360">
        <w:rPr>
          <w:lang w:val="fr-FR"/>
        </w:rPr>
        <w:t>est d</w:t>
      </w:r>
      <w:del w:id="4402" w:author="Peng Luqi" w:date="2019-10-13T14:43:00Z">
        <w:r w:rsidRPr="00716360" w:rsidDel="00EF666F">
          <w:rPr>
            <w:lang w:val="fr-FR"/>
          </w:rPr>
          <w:delText>’</w:delText>
        </w:r>
      </w:del>
      <w:ins w:id="4403" w:author="Peng Luqi" w:date="2019-10-13T14:43:00Z">
        <w:r w:rsidR="00EF666F">
          <w:rPr>
            <w:lang w:val="fr-FR"/>
          </w:rPr>
          <w:t>’</w:t>
        </w:r>
      </w:ins>
      <w:r w:rsidRPr="00716360">
        <w:rPr>
          <w:lang w:val="fr-FR"/>
        </w:rPr>
        <w:t>émettre toutes les actions. Comment le feront-ils ? Qu</w:t>
      </w:r>
      <w:del w:id="4404" w:author="Peng Luqi" w:date="2019-10-13T14:43:00Z">
        <w:r w:rsidRPr="00716360" w:rsidDel="00EF666F">
          <w:rPr>
            <w:lang w:val="fr-FR"/>
          </w:rPr>
          <w:delText>'</w:delText>
        </w:r>
      </w:del>
      <w:ins w:id="4405" w:author="Peng Luqi" w:date="2019-10-13T14:43:00Z">
        <w:r w:rsidR="00EF666F">
          <w:rPr>
            <w:lang w:val="fr-FR"/>
          </w:rPr>
          <w:t>’</w:t>
        </w:r>
      </w:ins>
      <w:r w:rsidRPr="00716360">
        <w:rPr>
          <w:lang w:val="fr-FR"/>
        </w:rPr>
        <w:t>en est-il des coûts de personnel et d</w:t>
      </w:r>
      <w:del w:id="4406" w:author="Peng Luqi" w:date="2019-10-13T14:43:00Z">
        <w:r w:rsidRPr="00716360" w:rsidDel="00EF666F">
          <w:rPr>
            <w:lang w:val="fr-FR"/>
          </w:rPr>
          <w:delText>'</w:delText>
        </w:r>
      </w:del>
      <w:ins w:id="4407" w:author="Peng Luqi" w:date="2019-10-13T14:43:00Z">
        <w:r w:rsidR="00EF666F">
          <w:rPr>
            <w:lang w:val="fr-FR"/>
          </w:rPr>
          <w:t>’</w:t>
        </w:r>
      </w:ins>
      <w:r w:rsidRPr="00716360">
        <w:rPr>
          <w:lang w:val="fr-FR"/>
        </w:rPr>
        <w:t>équipement ? Tout est à la charge de Li Xiaolai. Pourquoi ? Parce que Li Xiaolai doit également investir, et il s</w:t>
      </w:r>
      <w:del w:id="4408" w:author="Peng Luqi" w:date="2019-10-13T14:43:00Z">
        <w:r w:rsidRPr="00716360" w:rsidDel="00EF666F">
          <w:rPr>
            <w:lang w:val="fr-FR"/>
          </w:rPr>
          <w:delText>’</w:delText>
        </w:r>
      </w:del>
      <w:ins w:id="4409" w:author="Peng Luqi" w:date="2019-10-13T14:43:00Z">
        <w:r w:rsidR="00EF666F">
          <w:rPr>
            <w:lang w:val="fr-FR"/>
          </w:rPr>
          <w:t>’</w:t>
        </w:r>
      </w:ins>
      <w:r w:rsidRPr="00716360">
        <w:rPr>
          <w:lang w:val="fr-FR"/>
        </w:rPr>
        <w:t>est décidé à investir beaucoup. Si vous pouvez gagner de l</w:t>
      </w:r>
      <w:del w:id="4410" w:author="Peng Luqi" w:date="2019-10-13T14:43:00Z">
        <w:r w:rsidRPr="00716360" w:rsidDel="00EF666F">
          <w:rPr>
            <w:lang w:val="fr-FR"/>
          </w:rPr>
          <w:delText>’</w:delText>
        </w:r>
      </w:del>
      <w:ins w:id="4411" w:author="Peng Luqi" w:date="2019-10-13T14:43:00Z">
        <w:r w:rsidR="00EF666F">
          <w:rPr>
            <w:lang w:val="fr-FR"/>
          </w:rPr>
          <w:t>’</w:t>
        </w:r>
      </w:ins>
      <w:r w:rsidRPr="00716360">
        <w:rPr>
          <w:lang w:val="fr-FR"/>
        </w:rPr>
        <w:t>argent, le coût de la seule responsabilité de Li Xiaolai est nul.</w:t>
      </w:r>
    </w:p>
    <w:p w:rsidR="002B38DF" w:rsidRPr="00716360" w:rsidRDefault="002B38DF">
      <w:pPr>
        <w:pStyle w:val="a3"/>
        <w:ind w:left="170" w:right="170"/>
        <w:jc w:val="both"/>
        <w:rPr>
          <w:sz w:val="32"/>
          <w:lang w:val="fr-FR"/>
        </w:rPr>
        <w:pPrChange w:id="4412" w:author="Peng Luqi" w:date="2019-10-13T14:20:00Z">
          <w:pPr>
            <w:pStyle w:val="a3"/>
            <w:spacing w:before="2"/>
          </w:pPr>
        </w:pPrChange>
      </w:pPr>
    </w:p>
    <w:p w:rsidR="002B38DF" w:rsidRPr="00716360" w:rsidRDefault="00716360">
      <w:pPr>
        <w:pStyle w:val="a3"/>
        <w:ind w:left="170" w:right="170"/>
        <w:jc w:val="both"/>
        <w:rPr>
          <w:lang w:val="fr-FR"/>
        </w:rPr>
        <w:pPrChange w:id="4413" w:author="Peng Luqi" w:date="2019-10-13T14:20:00Z">
          <w:pPr>
            <w:pStyle w:val="a3"/>
            <w:spacing w:line="276" w:lineRule="auto"/>
            <w:ind w:left="130" w:right="219"/>
          </w:pPr>
        </w:pPrChange>
      </w:pPr>
      <w:r w:rsidRPr="00716360">
        <w:rPr>
          <w:lang w:val="fr-FR"/>
        </w:rPr>
        <w:t xml:space="preserve">La </w:t>
      </w:r>
      <w:r w:rsidRPr="00716360">
        <w:rPr>
          <w:color w:val="4A86E8"/>
          <w:lang w:val="fr-FR"/>
        </w:rPr>
        <w:t xml:space="preserve">BOX </w:t>
      </w:r>
      <w:r w:rsidRPr="00716360">
        <w:rPr>
          <w:lang w:val="fr-FR"/>
        </w:rPr>
        <w:t>contient en gros tout le contenu de ce livre, toutes les discussions, toutes les meilleures pratiques qui peuvent produire une valeur réelle. Ce que vous lisez est un livre qui peut être utilisé pour commencer à pratiquer de suite !</w:t>
      </w:r>
    </w:p>
    <w:p w:rsidR="002B38DF" w:rsidRPr="00716360" w:rsidRDefault="002B38DF">
      <w:pPr>
        <w:pStyle w:val="a3"/>
        <w:ind w:left="170" w:right="170"/>
        <w:jc w:val="both"/>
        <w:rPr>
          <w:sz w:val="32"/>
          <w:lang w:val="fr-FR"/>
        </w:rPr>
        <w:pPrChange w:id="4414" w:author="Peng Luqi" w:date="2019-10-13T14:20:00Z">
          <w:pPr>
            <w:pStyle w:val="a3"/>
            <w:spacing w:before="5"/>
          </w:pPr>
        </w:pPrChange>
      </w:pPr>
    </w:p>
    <w:p w:rsidR="002B38DF" w:rsidRPr="00716360" w:rsidRDefault="00716360">
      <w:pPr>
        <w:pStyle w:val="a3"/>
        <w:ind w:left="170" w:right="170"/>
        <w:jc w:val="both"/>
        <w:rPr>
          <w:lang w:val="fr-FR"/>
        </w:rPr>
        <w:pPrChange w:id="4415" w:author="Peng Luqi" w:date="2019-10-13T14:20:00Z">
          <w:pPr>
            <w:pStyle w:val="a3"/>
            <w:spacing w:line="276" w:lineRule="auto"/>
            <w:ind w:left="130" w:right="220"/>
          </w:pPr>
        </w:pPrChange>
      </w:pPr>
      <w:r w:rsidRPr="00716360">
        <w:rPr>
          <w:lang w:val="fr-FR"/>
        </w:rPr>
        <w:t>Vous commencerez par perfectionner votre personnalité active, vous commencerez à explorer les limites actives, vous commencerez à comprendre le pouvoir de la passivité, vous commencerez à choisir des tendances, vous commencerez à faire l</w:t>
      </w:r>
      <w:del w:id="4416" w:author="Peng Luqi" w:date="2019-10-13T14:43:00Z">
        <w:r w:rsidRPr="00716360" w:rsidDel="00EF666F">
          <w:rPr>
            <w:lang w:val="fr-FR"/>
          </w:rPr>
          <w:delText>'</w:delText>
        </w:r>
      </w:del>
      <w:ins w:id="4417" w:author="Peng Luqi" w:date="2019-10-13T14:43:00Z">
        <w:r w:rsidR="00EF666F">
          <w:rPr>
            <w:lang w:val="fr-FR"/>
          </w:rPr>
          <w:t>’</w:t>
        </w:r>
      </w:ins>
      <w:r w:rsidRPr="00716360">
        <w:rPr>
          <w:lang w:val="fr-FR"/>
        </w:rPr>
        <w:t>expérience de l</w:t>
      </w:r>
      <w:del w:id="4418" w:author="Peng Luqi" w:date="2019-10-13T14:43:00Z">
        <w:r w:rsidRPr="00716360" w:rsidDel="00EF666F">
          <w:rPr>
            <w:lang w:val="fr-FR"/>
          </w:rPr>
          <w:delText>'</w:delText>
        </w:r>
      </w:del>
      <w:ins w:id="4419" w:author="Peng Luqi" w:date="2019-10-13T14:43:00Z">
        <w:r w:rsidR="00EF666F">
          <w:rPr>
            <w:lang w:val="fr-FR"/>
          </w:rPr>
          <w:t>’</w:t>
        </w:r>
      </w:ins>
      <w:r w:rsidRPr="00716360">
        <w:rPr>
          <w:lang w:val="fr-FR"/>
        </w:rPr>
        <w:t>intelligence passive, vous commencerez à vous transformer en une personne de valeur, patiente, disciplinée dans un domaine spécifique. En bref, vous commencerez à satisfaire vos propres désirs.</w:t>
      </w:r>
    </w:p>
    <w:p w:rsidR="002B38DF" w:rsidRPr="00716360" w:rsidRDefault="002B38DF">
      <w:pPr>
        <w:pStyle w:val="a3"/>
        <w:ind w:left="170" w:right="170"/>
        <w:jc w:val="both"/>
        <w:rPr>
          <w:sz w:val="32"/>
          <w:lang w:val="fr-FR"/>
        </w:rPr>
        <w:pPrChange w:id="4420" w:author="Peng Luqi" w:date="2019-10-13T14:20:00Z">
          <w:pPr>
            <w:pStyle w:val="a3"/>
            <w:spacing w:before="2"/>
          </w:pPr>
        </w:pPrChange>
      </w:pPr>
    </w:p>
    <w:p w:rsidR="002B38DF" w:rsidRDefault="00716360" w:rsidP="00CB23F4">
      <w:pPr>
        <w:pStyle w:val="a3"/>
        <w:ind w:left="170" w:right="170"/>
        <w:jc w:val="both"/>
        <w:rPr>
          <w:ins w:id="4421" w:author="Peng Luqi" w:date="2019-10-13T22:37:00Z"/>
          <w:lang w:val="fr-FR"/>
        </w:rPr>
      </w:pPr>
      <w:r w:rsidRPr="00716360">
        <w:rPr>
          <w:lang w:val="fr-FR"/>
        </w:rPr>
        <w:t>Peu importe si les personnes extérieures ne comprennent pas, les membres de la communauté vous comprennent. Ils n</w:t>
      </w:r>
      <w:del w:id="4422" w:author="Peng Luqi" w:date="2019-10-13T14:43:00Z">
        <w:r w:rsidRPr="00716360" w:rsidDel="00EF666F">
          <w:rPr>
            <w:lang w:val="fr-FR"/>
          </w:rPr>
          <w:delText>'</w:delText>
        </w:r>
      </w:del>
      <w:ins w:id="4423" w:author="Peng Luqi" w:date="2019-10-13T14:43:00Z">
        <w:r w:rsidR="00EF666F">
          <w:rPr>
            <w:lang w:val="fr-FR"/>
          </w:rPr>
          <w:t>’</w:t>
        </w:r>
      </w:ins>
      <w:r w:rsidRPr="00716360">
        <w:rPr>
          <w:lang w:val="fr-FR"/>
        </w:rPr>
        <w:t>ont même rien à dire, ils investissent en silence avec vous. Tout ce qui est autre que l</w:t>
      </w:r>
      <w:del w:id="4424" w:author="Peng Luqi" w:date="2019-10-13T14:43:00Z">
        <w:r w:rsidRPr="00716360" w:rsidDel="00EF666F">
          <w:rPr>
            <w:lang w:val="fr-FR"/>
          </w:rPr>
          <w:delText>’</w:delText>
        </w:r>
      </w:del>
      <w:ins w:id="4425" w:author="Peng Luqi" w:date="2019-10-13T14:43:00Z">
        <w:r w:rsidR="00EF666F">
          <w:rPr>
            <w:lang w:val="fr-FR"/>
          </w:rPr>
          <w:t>’</w:t>
        </w:r>
      </w:ins>
      <w:r w:rsidRPr="00716360">
        <w:rPr>
          <w:lang w:val="fr-FR"/>
        </w:rPr>
        <w:t>investissement fixe n</w:t>
      </w:r>
      <w:del w:id="4426" w:author="Peng Luqi" w:date="2019-10-13T14:43:00Z">
        <w:r w:rsidRPr="00716360" w:rsidDel="00EF666F">
          <w:rPr>
            <w:lang w:val="fr-FR"/>
          </w:rPr>
          <w:delText>'</w:delText>
        </w:r>
      </w:del>
      <w:ins w:id="4427" w:author="Peng Luqi" w:date="2019-10-13T14:43:00Z">
        <w:r w:rsidR="00EF666F">
          <w:rPr>
            <w:lang w:val="fr-FR"/>
          </w:rPr>
          <w:t>’</w:t>
        </w:r>
      </w:ins>
      <w:r w:rsidRPr="00716360">
        <w:rPr>
          <w:lang w:val="fr-FR"/>
        </w:rPr>
        <w:t>a rien à voir avec la communauté et avec vous.</w:t>
      </w:r>
    </w:p>
    <w:p w:rsidR="00850F45" w:rsidRDefault="00850F45" w:rsidP="00CB23F4">
      <w:pPr>
        <w:pStyle w:val="a3"/>
        <w:ind w:left="170" w:right="170"/>
        <w:jc w:val="both"/>
        <w:rPr>
          <w:ins w:id="4428" w:author="Peng Luqi" w:date="2019-10-13T22:37:00Z"/>
          <w:lang w:val="fr-FR"/>
        </w:rPr>
      </w:pPr>
    </w:p>
    <w:p w:rsidR="00850F45" w:rsidRPr="00716360" w:rsidDel="00850F45" w:rsidRDefault="00850F45">
      <w:pPr>
        <w:pStyle w:val="a3"/>
        <w:ind w:left="170" w:right="170"/>
        <w:jc w:val="both"/>
        <w:rPr>
          <w:del w:id="4429" w:author="Peng Luqi" w:date="2019-10-13T22:37:00Z"/>
          <w:lang w:val="fr-FR"/>
        </w:rPr>
        <w:pPrChange w:id="4430" w:author="Peng Luqi" w:date="2019-10-13T14:20:00Z">
          <w:pPr>
            <w:pStyle w:val="a3"/>
            <w:spacing w:line="276" w:lineRule="auto"/>
            <w:ind w:left="130" w:right="250"/>
          </w:pPr>
        </w:pPrChange>
      </w:pPr>
    </w:p>
    <w:p w:rsidR="00AF0C0B" w:rsidDel="00850F45" w:rsidRDefault="00AF0C0B">
      <w:pPr>
        <w:ind w:left="170" w:right="170"/>
        <w:jc w:val="both"/>
        <w:rPr>
          <w:del w:id="4431" w:author="Peng Luqi" w:date="2019-10-13T22:37:00Z"/>
          <w:lang w:val="fr-FR"/>
        </w:rPr>
        <w:sectPr w:rsidR="00AF0C0B" w:rsidDel="00850F45">
          <w:pgSz w:w="11910" w:h="16840"/>
          <w:pgMar w:top="1360" w:right="1240" w:bottom="280" w:left="1320" w:header="720" w:footer="720" w:gutter="0"/>
          <w:cols w:space="720"/>
        </w:sectPr>
        <w:pPrChange w:id="4432" w:author="Peng Luqi" w:date="2019-10-13T14:20:00Z">
          <w:pPr>
            <w:spacing w:line="276" w:lineRule="auto"/>
          </w:pPr>
        </w:pPrChange>
      </w:pPr>
    </w:p>
    <w:p w:rsidR="002B38DF" w:rsidRPr="00716360" w:rsidDel="00850F45" w:rsidRDefault="002B38DF">
      <w:pPr>
        <w:pStyle w:val="a3"/>
        <w:ind w:left="170" w:right="170"/>
        <w:jc w:val="both"/>
        <w:rPr>
          <w:del w:id="4433" w:author="Peng Luqi" w:date="2019-10-13T22:37:00Z"/>
          <w:sz w:val="11"/>
          <w:lang w:val="fr-FR"/>
        </w:rPr>
        <w:pPrChange w:id="4434" w:author="Peng Luqi" w:date="2019-10-13T14:20:00Z">
          <w:pPr>
            <w:pStyle w:val="a3"/>
            <w:spacing w:before="1"/>
          </w:pPr>
        </w:pPrChange>
      </w:pPr>
    </w:p>
    <w:p w:rsidR="002B38DF" w:rsidRPr="00716360" w:rsidRDefault="00716360">
      <w:pPr>
        <w:pStyle w:val="a3"/>
        <w:ind w:left="170" w:right="170"/>
        <w:jc w:val="both"/>
        <w:rPr>
          <w:lang w:val="fr-FR"/>
        </w:rPr>
        <w:pPrChange w:id="4435" w:author="Peng Luqi" w:date="2019-10-13T14:20:00Z">
          <w:pPr>
            <w:pStyle w:val="a3"/>
            <w:spacing w:before="87" w:line="276" w:lineRule="auto"/>
            <w:ind w:left="130" w:right="612"/>
          </w:pPr>
        </w:pPrChange>
      </w:pPr>
      <w:r w:rsidRPr="00716360">
        <w:rPr>
          <w:lang w:val="fr-FR"/>
        </w:rPr>
        <w:t>Le 3 juillet 2019, dans une conférence, j</w:t>
      </w:r>
      <w:del w:id="4436" w:author="Peng Luqi" w:date="2019-10-13T14:43:00Z">
        <w:r w:rsidRPr="00716360" w:rsidDel="00EF666F">
          <w:rPr>
            <w:lang w:val="fr-FR"/>
          </w:rPr>
          <w:delText>'</w:delText>
        </w:r>
      </w:del>
      <w:ins w:id="4437" w:author="Peng Luqi" w:date="2019-10-13T14:43:00Z">
        <w:r w:rsidR="00EF666F">
          <w:rPr>
            <w:lang w:val="fr-FR"/>
          </w:rPr>
          <w:t>’</w:t>
        </w:r>
      </w:ins>
      <w:r w:rsidRPr="00716360">
        <w:rPr>
          <w:lang w:val="fr-FR"/>
        </w:rPr>
        <w:t xml:space="preserve">ai mentionné certaines des règles de base </w:t>
      </w:r>
      <w:r w:rsidRPr="00716360">
        <w:rPr>
          <w:lang w:val="fr-FR"/>
        </w:rPr>
        <w:lastRenderedPageBreak/>
        <w:t>de la communauté d</w:t>
      </w:r>
      <w:del w:id="4438" w:author="Peng Luqi" w:date="2019-10-13T14:43:00Z">
        <w:r w:rsidRPr="00716360" w:rsidDel="00EF666F">
          <w:rPr>
            <w:lang w:val="fr-FR"/>
          </w:rPr>
          <w:delText>’</w:delText>
        </w:r>
      </w:del>
      <w:ins w:id="4439" w:author="Peng Luqi" w:date="2019-10-13T14:43:00Z">
        <w:r w:rsidR="00EF666F">
          <w:rPr>
            <w:lang w:val="fr-FR"/>
          </w:rPr>
          <w:t>’</w:t>
        </w:r>
      </w:ins>
      <w:r w:rsidRPr="00716360">
        <w:rPr>
          <w:lang w:val="fr-FR"/>
        </w:rPr>
        <w:t>investissement fixe :</w:t>
      </w:r>
    </w:p>
    <w:p w:rsidR="002B38DF" w:rsidRPr="00716360" w:rsidDel="006E6782" w:rsidRDefault="002B38DF">
      <w:pPr>
        <w:pStyle w:val="a3"/>
        <w:ind w:left="170" w:right="170"/>
        <w:jc w:val="both"/>
        <w:rPr>
          <w:del w:id="4440" w:author="Peng Luqi" w:date="2019-10-13T21:28:00Z"/>
          <w:sz w:val="30"/>
          <w:lang w:val="fr-FR"/>
        </w:rPr>
        <w:pPrChange w:id="4441" w:author="Peng Luqi" w:date="2019-10-13T14:20:00Z">
          <w:pPr>
            <w:pStyle w:val="a3"/>
          </w:pPr>
        </w:pPrChange>
      </w:pPr>
    </w:p>
    <w:p w:rsidR="002B38DF" w:rsidRPr="00716360" w:rsidRDefault="002B38DF">
      <w:pPr>
        <w:pStyle w:val="a3"/>
        <w:ind w:left="170" w:right="170"/>
        <w:jc w:val="both"/>
        <w:rPr>
          <w:sz w:val="34"/>
          <w:lang w:val="fr-FR"/>
        </w:rPr>
        <w:pPrChange w:id="4442" w:author="Peng Luqi" w:date="2019-10-13T14:20:00Z">
          <w:pPr>
            <w:pStyle w:val="a3"/>
            <w:spacing w:before="6"/>
          </w:pPr>
        </w:pPrChange>
      </w:pPr>
    </w:p>
    <w:p w:rsidR="002B38DF" w:rsidRPr="00EF666F" w:rsidRDefault="00EF666F">
      <w:pPr>
        <w:tabs>
          <w:tab w:val="left" w:pos="715"/>
        </w:tabs>
        <w:ind w:right="720"/>
        <w:jc w:val="both"/>
        <w:rPr>
          <w:sz w:val="28"/>
          <w:szCs w:val="28"/>
          <w:lang w:val="fr-FR"/>
          <w:rPrChange w:id="4443" w:author="Peng Luqi" w:date="2019-10-13T14:47:00Z">
            <w:rPr>
              <w:lang w:val="fr-FR"/>
            </w:rPr>
          </w:rPrChange>
        </w:rPr>
        <w:pPrChange w:id="4444" w:author="Peng Luqi" w:date="2019-10-13T14:48:00Z">
          <w:pPr>
            <w:pStyle w:val="a4"/>
            <w:numPr>
              <w:numId w:val="14"/>
            </w:numPr>
            <w:tabs>
              <w:tab w:val="left" w:pos="851"/>
            </w:tabs>
            <w:spacing w:before="1"/>
          </w:pPr>
        </w:pPrChange>
      </w:pPr>
      <w:ins w:id="4445" w:author="Peng Luqi" w:date="2019-10-13T14:47:00Z">
        <w:r w:rsidRPr="00EF666F">
          <w:rPr>
            <w:sz w:val="28"/>
            <w:szCs w:val="28"/>
            <w:lang w:val="fr-FR"/>
            <w:rPrChange w:id="4446" w:author="Peng Luqi" w:date="2019-10-13T14:47:00Z">
              <w:rPr>
                <w:sz w:val="28"/>
                <w:lang w:val="fr-FR"/>
              </w:rPr>
            </w:rPrChange>
          </w:rPr>
          <w:tab/>
        </w:r>
      </w:ins>
      <w:ins w:id="4447" w:author="Peng Luqi" w:date="2019-10-13T14:48:00Z">
        <w:r>
          <w:rPr>
            <w:sz w:val="28"/>
            <w:szCs w:val="28"/>
            <w:lang w:val="fr-FR"/>
          </w:rPr>
          <w:t xml:space="preserve">1. </w:t>
        </w:r>
      </w:ins>
      <w:r w:rsidR="00716360" w:rsidRPr="00EF666F">
        <w:rPr>
          <w:sz w:val="28"/>
          <w:szCs w:val="28"/>
          <w:lang w:val="fr-FR"/>
          <w:rPrChange w:id="4448" w:author="Peng Luqi" w:date="2019-10-13T14:47:00Z">
            <w:rPr>
              <w:lang w:val="fr-FR"/>
            </w:rPr>
          </w:rPrChange>
        </w:rPr>
        <w:t>Tolérer la</w:t>
      </w:r>
      <w:r w:rsidR="00716360" w:rsidRPr="00EF666F">
        <w:rPr>
          <w:sz w:val="28"/>
          <w:szCs w:val="28"/>
          <w:lang w:val="fr-FR"/>
          <w:rPrChange w:id="4449" w:author="Peng Luqi" w:date="2019-10-13T14:47:00Z">
            <w:rPr>
              <w:spacing w:val="-1"/>
              <w:lang w:val="fr-FR"/>
            </w:rPr>
          </w:rPrChange>
        </w:rPr>
        <w:t xml:space="preserve"> </w:t>
      </w:r>
      <w:r w:rsidR="00716360" w:rsidRPr="00EF666F">
        <w:rPr>
          <w:sz w:val="28"/>
          <w:szCs w:val="28"/>
          <w:lang w:val="fr-FR"/>
          <w:rPrChange w:id="4450" w:author="Peng Luqi" w:date="2019-10-13T14:47:00Z">
            <w:rPr>
              <w:lang w:val="fr-FR"/>
            </w:rPr>
          </w:rPrChange>
        </w:rPr>
        <w:t>diversité</w:t>
      </w:r>
    </w:p>
    <w:p w:rsidR="002B38DF" w:rsidRPr="00716360" w:rsidRDefault="002B38DF">
      <w:pPr>
        <w:pStyle w:val="a3"/>
        <w:ind w:left="720" w:right="720"/>
        <w:jc w:val="both"/>
        <w:rPr>
          <w:sz w:val="36"/>
          <w:lang w:val="fr-FR"/>
        </w:rPr>
        <w:pPrChange w:id="4451" w:author="Peng Luqi" w:date="2019-10-13T14:46:00Z">
          <w:pPr>
            <w:pStyle w:val="a3"/>
            <w:spacing w:before="3"/>
          </w:pPr>
        </w:pPrChange>
      </w:pPr>
    </w:p>
    <w:p w:rsidR="002B38DF" w:rsidRPr="00716360" w:rsidRDefault="00716360">
      <w:pPr>
        <w:pStyle w:val="a3"/>
        <w:ind w:left="720" w:right="720"/>
        <w:jc w:val="both"/>
        <w:rPr>
          <w:lang w:val="fr-FR"/>
        </w:rPr>
        <w:pPrChange w:id="4452" w:author="Peng Luqi" w:date="2019-10-13T14:46:00Z">
          <w:pPr>
            <w:pStyle w:val="a3"/>
            <w:spacing w:line="276" w:lineRule="auto"/>
            <w:ind w:left="130" w:right="246"/>
          </w:pPr>
        </w:pPrChange>
      </w:pPr>
      <w:r w:rsidRPr="00716360">
        <w:rPr>
          <w:lang w:val="fr-FR"/>
        </w:rPr>
        <w:t>C</w:t>
      </w:r>
      <w:del w:id="4453" w:author="Peng Luqi" w:date="2019-10-13T14:43:00Z">
        <w:r w:rsidRPr="00716360" w:rsidDel="00EF666F">
          <w:rPr>
            <w:lang w:val="fr-FR"/>
          </w:rPr>
          <w:delText>'</w:delText>
        </w:r>
      </w:del>
      <w:ins w:id="4454" w:author="Peng Luqi" w:date="2019-10-13T14:43:00Z">
        <w:r w:rsidR="00EF666F">
          <w:rPr>
            <w:lang w:val="fr-FR"/>
          </w:rPr>
          <w:t>’</w:t>
        </w:r>
      </w:ins>
      <w:r w:rsidRPr="00716360">
        <w:rPr>
          <w:lang w:val="fr-FR"/>
        </w:rPr>
        <w:t>est une communauté où se croisent des milliers de personnes. Par conséquent, nous devons préciser dès le début que tout le monde doit se montrer tolérant envers la diversité.</w:t>
      </w:r>
    </w:p>
    <w:p w:rsidR="002B38DF" w:rsidRPr="00716360" w:rsidRDefault="002B38DF">
      <w:pPr>
        <w:pStyle w:val="a3"/>
        <w:ind w:left="720" w:right="720"/>
        <w:jc w:val="both"/>
        <w:rPr>
          <w:sz w:val="32"/>
          <w:lang w:val="fr-FR"/>
        </w:rPr>
        <w:pPrChange w:id="4455" w:author="Peng Luqi" w:date="2019-10-13T14:46:00Z">
          <w:pPr>
            <w:pStyle w:val="a3"/>
            <w:spacing w:before="4"/>
          </w:pPr>
        </w:pPrChange>
      </w:pPr>
    </w:p>
    <w:p w:rsidR="002B38DF" w:rsidRPr="00716360" w:rsidRDefault="00716360">
      <w:pPr>
        <w:pStyle w:val="a3"/>
        <w:ind w:left="720" w:right="720"/>
        <w:jc w:val="both"/>
        <w:rPr>
          <w:lang w:val="fr-FR"/>
        </w:rPr>
        <w:pPrChange w:id="4456" w:author="Peng Luqi" w:date="2019-10-13T14:46:00Z">
          <w:pPr>
            <w:pStyle w:val="a3"/>
            <w:spacing w:line="276" w:lineRule="auto"/>
            <w:ind w:left="130" w:right="218"/>
          </w:pPr>
        </w:pPrChange>
      </w:pPr>
      <w:r w:rsidRPr="00716360">
        <w:rPr>
          <w:lang w:val="fr-FR"/>
        </w:rPr>
        <w:t>Aujourd</w:t>
      </w:r>
      <w:del w:id="4457" w:author="Peng Luqi" w:date="2019-10-13T14:43:00Z">
        <w:r w:rsidRPr="00716360" w:rsidDel="00EF666F">
          <w:rPr>
            <w:lang w:val="fr-FR"/>
          </w:rPr>
          <w:delText>’</w:delText>
        </w:r>
      </w:del>
      <w:ins w:id="4458" w:author="Peng Luqi" w:date="2019-10-13T14:43:00Z">
        <w:r w:rsidR="00EF666F">
          <w:rPr>
            <w:lang w:val="fr-FR"/>
          </w:rPr>
          <w:t>’</w:t>
        </w:r>
      </w:ins>
      <w:r w:rsidRPr="00716360">
        <w:rPr>
          <w:lang w:val="fr-FR"/>
        </w:rPr>
        <w:t>hui, il y a plus de 5 000 personnes dans ce groupe. Parmi elles environ trente ou quarante éternuent quand elles sont exposées à un vif l</w:t>
      </w:r>
      <w:del w:id="4459" w:author="Peng Luqi" w:date="2019-10-13T14:43:00Z">
        <w:r w:rsidRPr="00716360" w:rsidDel="00EF666F">
          <w:rPr>
            <w:lang w:val="fr-FR"/>
          </w:rPr>
          <w:delText>’</w:delText>
        </w:r>
      </w:del>
      <w:ins w:id="4460" w:author="Peng Luqi" w:date="2019-10-13T14:43:00Z">
        <w:r w:rsidR="00EF666F">
          <w:rPr>
            <w:lang w:val="fr-FR"/>
          </w:rPr>
          <w:t>’</w:t>
        </w:r>
      </w:ins>
      <w:r w:rsidRPr="00716360">
        <w:rPr>
          <w:lang w:val="fr-FR"/>
        </w:rPr>
        <w:t>éclat (7 %), environ trente ou quarante sont homosexuelles (6 %), deux ou trois mille ont, à des degrés divers, des croyances religieuses (33 %), trois ou quatre mille personnes sont superstitieuses (66 %), 4 000 ou plus ont une variété d</w:t>
      </w:r>
      <w:del w:id="4461" w:author="Peng Luqi" w:date="2019-10-13T14:43:00Z">
        <w:r w:rsidRPr="00716360" w:rsidDel="00EF666F">
          <w:rPr>
            <w:lang w:val="fr-FR"/>
          </w:rPr>
          <w:delText>'</w:delText>
        </w:r>
      </w:del>
      <w:ins w:id="4462" w:author="Peng Luqi" w:date="2019-10-13T14:43:00Z">
        <w:r w:rsidR="00EF666F">
          <w:rPr>
            <w:lang w:val="fr-FR"/>
          </w:rPr>
          <w:t>’</w:t>
        </w:r>
      </w:ins>
      <w:r w:rsidRPr="00716360">
        <w:rPr>
          <w:lang w:val="fr-FR"/>
        </w:rPr>
        <w:t>a priori basé sur le mépris (85 %) et quasiment tous pensent être au-dessus de la moyenne (99 %) à certains égards. Tous se trouvent dans un endroit différent, ont leur manière de parler et leurs propres accents, tous ont des niveaux d</w:t>
      </w:r>
      <w:del w:id="4463" w:author="Peng Luqi" w:date="2019-10-13T14:43:00Z">
        <w:r w:rsidRPr="00716360" w:rsidDel="00EF666F">
          <w:rPr>
            <w:lang w:val="fr-FR"/>
          </w:rPr>
          <w:delText>'</w:delText>
        </w:r>
      </w:del>
      <w:ins w:id="4464" w:author="Peng Luqi" w:date="2019-10-13T14:43:00Z">
        <w:r w:rsidR="00EF666F">
          <w:rPr>
            <w:lang w:val="fr-FR"/>
          </w:rPr>
          <w:t>’</w:t>
        </w:r>
      </w:ins>
      <w:r w:rsidRPr="00716360">
        <w:rPr>
          <w:lang w:val="fr-FR"/>
        </w:rPr>
        <w:t>éducation, des conditions familiales, des habitudes de vie et de travail, bonnes ou mauvaises, ou des valeurs différent</w:t>
      </w:r>
      <w:ins w:id="4465" w:author="Peng Luqi" w:date="2019-10-13T14:47:00Z">
        <w:r w:rsidR="00EF666F">
          <w:rPr>
            <w:lang w:val="fr-FR"/>
          </w:rPr>
          <w:t>e</w:t>
        </w:r>
      </w:ins>
      <w:r w:rsidRPr="00716360">
        <w:rPr>
          <w:lang w:val="fr-FR"/>
        </w:rPr>
        <w:t>s. C</w:t>
      </w:r>
      <w:del w:id="4466" w:author="Peng Luqi" w:date="2019-10-13T14:43:00Z">
        <w:r w:rsidRPr="00716360" w:rsidDel="00EF666F">
          <w:rPr>
            <w:lang w:val="fr-FR"/>
          </w:rPr>
          <w:delText>’</w:delText>
        </w:r>
      </w:del>
      <w:ins w:id="4467" w:author="Peng Luqi" w:date="2019-10-13T14:43:00Z">
        <w:r w:rsidR="00EF666F">
          <w:rPr>
            <w:lang w:val="fr-FR"/>
          </w:rPr>
          <w:t>’</w:t>
        </w:r>
      </w:ins>
      <w:r w:rsidRPr="00716360">
        <w:rPr>
          <w:lang w:val="fr-FR"/>
        </w:rPr>
        <w:t>est la diversité.</w:t>
      </w:r>
    </w:p>
    <w:p w:rsidR="002B38DF" w:rsidRPr="00716360" w:rsidRDefault="002B38DF">
      <w:pPr>
        <w:pStyle w:val="a3"/>
        <w:ind w:left="720" w:right="720"/>
        <w:jc w:val="both"/>
        <w:rPr>
          <w:sz w:val="32"/>
          <w:lang w:val="fr-FR"/>
        </w:rPr>
        <w:pPrChange w:id="4468" w:author="Peng Luqi" w:date="2019-10-13T14:46:00Z">
          <w:pPr>
            <w:pStyle w:val="a3"/>
          </w:pPr>
        </w:pPrChange>
      </w:pPr>
    </w:p>
    <w:p w:rsidR="002B38DF" w:rsidRPr="00716360" w:rsidRDefault="00716360">
      <w:pPr>
        <w:pStyle w:val="a3"/>
        <w:ind w:left="720" w:right="720"/>
        <w:jc w:val="both"/>
        <w:rPr>
          <w:lang w:val="fr-FR"/>
        </w:rPr>
        <w:pPrChange w:id="4469" w:author="Peng Luqi" w:date="2019-10-13T14:46:00Z">
          <w:pPr>
            <w:pStyle w:val="a3"/>
            <w:spacing w:line="276" w:lineRule="auto"/>
            <w:ind w:left="130" w:right="250"/>
          </w:pPr>
        </w:pPrChange>
      </w:pPr>
      <w:r w:rsidRPr="00716360">
        <w:rPr>
          <w:lang w:val="fr-FR"/>
        </w:rPr>
        <w:t>Cependant, cette communauté se verra accueillir plus de personnes à l</w:t>
      </w:r>
      <w:del w:id="4470" w:author="Peng Luqi" w:date="2019-10-13T14:43:00Z">
        <w:r w:rsidRPr="00716360" w:rsidDel="00EF666F">
          <w:rPr>
            <w:lang w:val="fr-FR"/>
          </w:rPr>
          <w:delText>'</w:delText>
        </w:r>
      </w:del>
      <w:ins w:id="4471" w:author="Peng Luqi" w:date="2019-10-13T14:43:00Z">
        <w:r w:rsidR="00EF666F">
          <w:rPr>
            <w:lang w:val="fr-FR"/>
          </w:rPr>
          <w:t>’</w:t>
        </w:r>
      </w:ins>
      <w:r w:rsidRPr="00716360">
        <w:rPr>
          <w:lang w:val="fr-FR"/>
        </w:rPr>
        <w:t>avenir, donc la diversité doit être acceptée. Par conséquent, dans le futur, dans n</w:t>
      </w:r>
      <w:del w:id="4472" w:author="Peng Luqi" w:date="2019-10-13T14:43:00Z">
        <w:r w:rsidRPr="00716360" w:rsidDel="00EF666F">
          <w:rPr>
            <w:lang w:val="fr-FR"/>
          </w:rPr>
          <w:delText>’</w:delText>
        </w:r>
      </w:del>
      <w:ins w:id="4473" w:author="Peng Luqi" w:date="2019-10-13T14:43:00Z">
        <w:r w:rsidR="00EF666F">
          <w:rPr>
            <w:lang w:val="fr-FR"/>
          </w:rPr>
          <w:t>’</w:t>
        </w:r>
      </w:ins>
      <w:r w:rsidRPr="00716360">
        <w:rPr>
          <w:lang w:val="fr-FR"/>
        </w:rPr>
        <w:t>importe quel groupe de chat, ne vous querellez pas et n</w:t>
      </w:r>
      <w:del w:id="4474" w:author="Peng Luqi" w:date="2019-10-13T14:43:00Z">
        <w:r w:rsidRPr="00716360" w:rsidDel="00EF666F">
          <w:rPr>
            <w:lang w:val="fr-FR"/>
          </w:rPr>
          <w:delText>’</w:delText>
        </w:r>
      </w:del>
      <w:ins w:id="4475" w:author="Peng Luqi" w:date="2019-10-13T14:43:00Z">
        <w:r w:rsidR="00EF666F">
          <w:rPr>
            <w:lang w:val="fr-FR"/>
          </w:rPr>
          <w:t>’</w:t>
        </w:r>
      </w:ins>
      <w:r w:rsidRPr="00716360">
        <w:rPr>
          <w:lang w:val="fr-FR"/>
        </w:rPr>
        <w:t>attaquez personne. Une fois qu</w:t>
      </w:r>
      <w:del w:id="4476" w:author="Peng Luqi" w:date="2019-10-13T14:43:00Z">
        <w:r w:rsidRPr="00716360" w:rsidDel="00EF666F">
          <w:rPr>
            <w:lang w:val="fr-FR"/>
          </w:rPr>
          <w:delText>'</w:delText>
        </w:r>
      </w:del>
      <w:ins w:id="4477" w:author="Peng Luqi" w:date="2019-10-13T14:43:00Z">
        <w:r w:rsidR="00EF666F">
          <w:rPr>
            <w:lang w:val="fr-FR"/>
          </w:rPr>
          <w:t>’</w:t>
        </w:r>
      </w:ins>
      <w:r w:rsidRPr="00716360">
        <w:rPr>
          <w:lang w:val="fr-FR"/>
        </w:rPr>
        <w:t>une querelle se produit, quelle qu</w:t>
      </w:r>
      <w:del w:id="4478" w:author="Peng Luqi" w:date="2019-10-13T14:43:00Z">
        <w:r w:rsidRPr="00716360" w:rsidDel="00EF666F">
          <w:rPr>
            <w:lang w:val="fr-FR"/>
          </w:rPr>
          <w:delText>’</w:delText>
        </w:r>
      </w:del>
      <w:ins w:id="4479" w:author="Peng Luqi" w:date="2019-10-13T14:43:00Z">
        <w:r w:rsidR="00EF666F">
          <w:rPr>
            <w:lang w:val="fr-FR"/>
          </w:rPr>
          <w:t>’</w:t>
        </w:r>
      </w:ins>
      <w:r w:rsidRPr="00716360">
        <w:rPr>
          <w:lang w:val="fr-FR"/>
        </w:rPr>
        <w:t>en soit la cause, qui a tort ou raison, ne posez aucune question, les deux parties seront exclues directement de la communauté.</w:t>
      </w:r>
    </w:p>
    <w:p w:rsidR="002B38DF" w:rsidRPr="00716360" w:rsidRDefault="002B38DF">
      <w:pPr>
        <w:pStyle w:val="a3"/>
        <w:ind w:left="170" w:right="170"/>
        <w:jc w:val="both"/>
        <w:rPr>
          <w:sz w:val="32"/>
          <w:lang w:val="fr-FR"/>
        </w:rPr>
        <w:pPrChange w:id="4480" w:author="Peng Luqi" w:date="2019-10-13T14:20:00Z">
          <w:pPr>
            <w:pStyle w:val="a3"/>
            <w:spacing w:before="2"/>
          </w:pPr>
        </w:pPrChange>
      </w:pPr>
    </w:p>
    <w:p w:rsidR="002B38DF" w:rsidRPr="00716360" w:rsidRDefault="00EF666F">
      <w:pPr>
        <w:pStyle w:val="a3"/>
        <w:ind w:left="720" w:right="720"/>
        <w:jc w:val="both"/>
        <w:rPr>
          <w:lang w:val="fr-FR"/>
        </w:rPr>
        <w:pPrChange w:id="4481" w:author="Peng Luqi" w:date="2019-10-13T14:47:00Z">
          <w:pPr>
            <w:pStyle w:val="a4"/>
            <w:numPr>
              <w:numId w:val="14"/>
            </w:numPr>
            <w:tabs>
              <w:tab w:val="left" w:pos="851"/>
            </w:tabs>
            <w:spacing w:line="276" w:lineRule="auto"/>
            <w:ind w:right="1347"/>
          </w:pPr>
        </w:pPrChange>
      </w:pPr>
      <w:ins w:id="4482" w:author="Peng Luqi" w:date="2019-10-13T14:47:00Z">
        <w:r>
          <w:rPr>
            <w:lang w:val="fr-FR"/>
          </w:rPr>
          <w:t xml:space="preserve">2. </w:t>
        </w:r>
      </w:ins>
      <w:r w:rsidR="00716360" w:rsidRPr="00716360">
        <w:rPr>
          <w:lang w:val="fr-FR"/>
        </w:rPr>
        <w:t>Ne pas évaluer des choses qui ne sont pas liées au contenu de la communauté</w:t>
      </w:r>
    </w:p>
    <w:p w:rsidR="002B38DF" w:rsidRPr="00EF666F" w:rsidRDefault="002B38DF">
      <w:pPr>
        <w:pStyle w:val="a3"/>
        <w:ind w:left="720" w:right="720"/>
        <w:jc w:val="both"/>
        <w:rPr>
          <w:lang w:val="fr-FR"/>
          <w:rPrChange w:id="4483" w:author="Peng Luqi" w:date="2019-10-13T14:47:00Z">
            <w:rPr>
              <w:sz w:val="32"/>
              <w:lang w:val="fr-FR"/>
            </w:rPr>
          </w:rPrChange>
        </w:rPr>
        <w:pPrChange w:id="4484" w:author="Peng Luqi" w:date="2019-10-13T14:47:00Z">
          <w:pPr>
            <w:pStyle w:val="a3"/>
            <w:spacing w:before="1"/>
          </w:pPr>
        </w:pPrChange>
      </w:pPr>
    </w:p>
    <w:p w:rsidR="002B38DF" w:rsidRPr="00716360" w:rsidDel="00EF666F" w:rsidRDefault="00716360">
      <w:pPr>
        <w:pStyle w:val="a3"/>
        <w:ind w:left="720" w:right="720"/>
        <w:jc w:val="both"/>
        <w:rPr>
          <w:del w:id="4485" w:author="Peng Luqi" w:date="2019-10-13T14:48:00Z"/>
          <w:lang w:val="fr-FR"/>
        </w:rPr>
        <w:pPrChange w:id="4486" w:author="Peng Luqi" w:date="2019-10-13T14:47:00Z">
          <w:pPr>
            <w:pStyle w:val="a3"/>
            <w:spacing w:line="276" w:lineRule="auto"/>
            <w:ind w:left="130" w:right="261"/>
          </w:pPr>
        </w:pPrChange>
      </w:pPr>
      <w:r w:rsidRPr="00716360">
        <w:rPr>
          <w:lang w:val="fr-FR"/>
        </w:rPr>
        <w:t>En théorie, cela devrait être « ne pas évaluer des choses qui ne vous concernent pas ». Si vous voulez demander « Qu</w:t>
      </w:r>
      <w:del w:id="4487" w:author="Peng Luqi" w:date="2019-10-13T14:43:00Z">
        <w:r w:rsidRPr="00716360" w:rsidDel="00EF666F">
          <w:rPr>
            <w:lang w:val="fr-FR"/>
          </w:rPr>
          <w:delText>'</w:delText>
        </w:r>
      </w:del>
      <w:ins w:id="4488" w:author="Peng Luqi" w:date="2019-10-13T14:43:00Z">
        <w:r w:rsidR="00EF666F">
          <w:rPr>
            <w:lang w:val="fr-FR"/>
          </w:rPr>
          <w:t>’</w:t>
        </w:r>
      </w:ins>
      <w:r w:rsidRPr="00716360">
        <w:rPr>
          <w:lang w:val="fr-FR"/>
        </w:rPr>
        <w:t>en pensez-vous ? » Allez tout droit, cognez-vous contre un mur puis tournez à droite pour savoir. Rire et investir dans la communauté et y gagner en savoir sur l</w:t>
      </w:r>
      <w:del w:id="4489" w:author="Peng Luqi" w:date="2019-10-13T14:43:00Z">
        <w:r w:rsidRPr="00716360" w:rsidDel="00EF666F">
          <w:rPr>
            <w:lang w:val="fr-FR"/>
          </w:rPr>
          <w:delText>’</w:delText>
        </w:r>
      </w:del>
      <w:ins w:id="4490" w:author="Peng Luqi" w:date="2019-10-13T14:43:00Z">
        <w:r w:rsidR="00EF666F">
          <w:rPr>
            <w:lang w:val="fr-FR"/>
          </w:rPr>
          <w:t>’</w:t>
        </w:r>
      </w:ins>
      <w:r w:rsidRPr="00716360">
        <w:rPr>
          <w:lang w:val="fr-FR"/>
        </w:rPr>
        <w:t>investissement et la blockchain, c</w:t>
      </w:r>
      <w:del w:id="4491" w:author="Peng Luqi" w:date="2019-10-13T14:43:00Z">
        <w:r w:rsidRPr="00716360" w:rsidDel="00EF666F">
          <w:rPr>
            <w:lang w:val="fr-FR"/>
          </w:rPr>
          <w:delText>’</w:delText>
        </w:r>
      </w:del>
      <w:ins w:id="4492" w:author="Peng Luqi" w:date="2019-10-13T14:43:00Z">
        <w:r w:rsidR="00EF666F">
          <w:rPr>
            <w:lang w:val="fr-FR"/>
          </w:rPr>
          <w:t>’</w:t>
        </w:r>
      </w:ins>
      <w:r w:rsidRPr="00716360">
        <w:rPr>
          <w:lang w:val="fr-FR"/>
        </w:rPr>
        <w:t>est le moyen le plus fiable pour gagner de l</w:t>
      </w:r>
      <w:del w:id="4493" w:author="Peng Luqi" w:date="2019-10-13T14:43:00Z">
        <w:r w:rsidRPr="00716360" w:rsidDel="00EF666F">
          <w:rPr>
            <w:lang w:val="fr-FR"/>
          </w:rPr>
          <w:delText>’</w:delText>
        </w:r>
      </w:del>
      <w:ins w:id="4494" w:author="Peng Luqi" w:date="2019-10-13T14:43:00Z">
        <w:r w:rsidR="00EF666F">
          <w:rPr>
            <w:lang w:val="fr-FR"/>
          </w:rPr>
          <w:t>’</w:t>
        </w:r>
      </w:ins>
      <w:r w:rsidRPr="00716360">
        <w:rPr>
          <w:lang w:val="fr-FR"/>
        </w:rPr>
        <w:t>argent propre par des canaux</w:t>
      </w:r>
      <w:ins w:id="4495" w:author="Peng Luqi" w:date="2019-10-13T14:48:00Z">
        <w:r w:rsidR="00EF666F">
          <w:rPr>
            <w:lang w:val="fr-FR"/>
          </w:rPr>
          <w:t xml:space="preserve"> </w:t>
        </w:r>
      </w:ins>
    </w:p>
    <w:p w:rsidR="00AF0C0B" w:rsidDel="00EF666F" w:rsidRDefault="00AF0C0B">
      <w:pPr>
        <w:pStyle w:val="a3"/>
        <w:ind w:left="720" w:right="720"/>
        <w:jc w:val="both"/>
        <w:rPr>
          <w:del w:id="4496" w:author="Peng Luqi" w:date="2019-10-13T14:48:00Z"/>
          <w:lang w:val="fr-FR"/>
        </w:rPr>
        <w:sectPr w:rsidR="00AF0C0B" w:rsidDel="00EF666F">
          <w:pgSz w:w="11910" w:h="16840"/>
          <w:pgMar w:top="1580" w:right="1240" w:bottom="280" w:left="1320" w:header="720" w:footer="720" w:gutter="0"/>
          <w:cols w:space="720"/>
        </w:sectPr>
        <w:pPrChange w:id="4497" w:author="Peng Luqi" w:date="2019-10-13T14:47:00Z">
          <w:pPr>
            <w:spacing w:line="276" w:lineRule="auto"/>
          </w:pPr>
        </w:pPrChange>
      </w:pPr>
    </w:p>
    <w:p w:rsidR="002B38DF" w:rsidRPr="00716360" w:rsidRDefault="00716360">
      <w:pPr>
        <w:pStyle w:val="a3"/>
        <w:ind w:left="720" w:right="720"/>
        <w:jc w:val="both"/>
        <w:rPr>
          <w:lang w:val="fr-FR"/>
        </w:rPr>
        <w:pPrChange w:id="4498" w:author="Peng Luqi" w:date="2019-10-13T14:47:00Z">
          <w:pPr>
            <w:pStyle w:val="a3"/>
            <w:spacing w:before="65" w:line="276" w:lineRule="auto"/>
            <w:ind w:left="130" w:right="569"/>
          </w:pPr>
        </w:pPrChange>
      </w:pPr>
      <w:r w:rsidRPr="00716360">
        <w:rPr>
          <w:lang w:val="fr-FR"/>
        </w:rPr>
        <w:t>appropriés. Social, politique, culture, etc., chacun a un endroit plus approprié pour en discuter. Ici, les gens ne se soucient que d</w:t>
      </w:r>
      <w:del w:id="4499" w:author="Peng Luqi" w:date="2019-10-13T14:43:00Z">
        <w:r w:rsidRPr="00716360" w:rsidDel="00EF666F">
          <w:rPr>
            <w:lang w:val="fr-FR"/>
          </w:rPr>
          <w:delText>’</w:delText>
        </w:r>
      </w:del>
      <w:ins w:id="4500" w:author="Peng Luqi" w:date="2019-10-13T14:43:00Z">
        <w:r w:rsidR="00EF666F">
          <w:rPr>
            <w:lang w:val="fr-FR"/>
          </w:rPr>
          <w:t>’</w:t>
        </w:r>
      </w:ins>
      <w:r w:rsidRPr="00716360">
        <w:rPr>
          <w:lang w:val="fr-FR"/>
        </w:rPr>
        <w:t>une chose : comment continuer à se développer ? Comment maintenir une bonne attitude ? Il n</w:t>
      </w:r>
      <w:del w:id="4501" w:author="Peng Luqi" w:date="2019-10-13T14:43:00Z">
        <w:r w:rsidRPr="00716360" w:rsidDel="00EF666F">
          <w:rPr>
            <w:lang w:val="fr-FR"/>
          </w:rPr>
          <w:delText>’</w:delText>
        </w:r>
      </w:del>
      <w:ins w:id="4502" w:author="Peng Luqi" w:date="2019-10-13T14:43:00Z">
        <w:r w:rsidR="00EF666F">
          <w:rPr>
            <w:lang w:val="fr-FR"/>
          </w:rPr>
          <w:t>’</w:t>
        </w:r>
      </w:ins>
      <w:r w:rsidRPr="00716360">
        <w:rPr>
          <w:lang w:val="fr-FR"/>
        </w:rPr>
        <w:t>y a pas besoin de discuter de ce qui n</w:t>
      </w:r>
      <w:del w:id="4503" w:author="Peng Luqi" w:date="2019-10-13T14:43:00Z">
        <w:r w:rsidRPr="00716360" w:rsidDel="00EF666F">
          <w:rPr>
            <w:lang w:val="fr-FR"/>
          </w:rPr>
          <w:delText>'</w:delText>
        </w:r>
      </w:del>
      <w:ins w:id="4504" w:author="Peng Luqi" w:date="2019-10-13T14:43:00Z">
        <w:r w:rsidR="00EF666F">
          <w:rPr>
            <w:lang w:val="fr-FR"/>
          </w:rPr>
          <w:t>’</w:t>
        </w:r>
      </w:ins>
      <w:r w:rsidRPr="00716360">
        <w:rPr>
          <w:lang w:val="fr-FR"/>
        </w:rPr>
        <w:t>a rien à voir avec cela.</w:t>
      </w:r>
    </w:p>
    <w:p w:rsidR="002B38DF" w:rsidRPr="00716360" w:rsidRDefault="002B38DF">
      <w:pPr>
        <w:pStyle w:val="a3"/>
        <w:ind w:left="170" w:right="170"/>
        <w:jc w:val="both"/>
        <w:rPr>
          <w:sz w:val="32"/>
          <w:lang w:val="fr-FR"/>
        </w:rPr>
        <w:pPrChange w:id="4505" w:author="Peng Luqi" w:date="2019-10-13T14:20:00Z">
          <w:pPr>
            <w:pStyle w:val="a3"/>
            <w:spacing w:before="3"/>
          </w:pPr>
        </w:pPrChange>
      </w:pPr>
    </w:p>
    <w:p w:rsidR="002B38DF" w:rsidRPr="00EF666F" w:rsidRDefault="00EF666F">
      <w:pPr>
        <w:pStyle w:val="a3"/>
        <w:ind w:left="720" w:right="720"/>
        <w:jc w:val="both"/>
        <w:rPr>
          <w:lang w:val="fr-FR"/>
          <w:rPrChange w:id="4506" w:author="Peng Luqi" w:date="2019-10-13T14:48:00Z">
            <w:rPr>
              <w:sz w:val="28"/>
              <w:lang w:val="fr-FR"/>
            </w:rPr>
          </w:rPrChange>
        </w:rPr>
        <w:pPrChange w:id="4507" w:author="Peng Luqi" w:date="2019-10-13T14:48:00Z">
          <w:pPr>
            <w:pStyle w:val="a4"/>
            <w:numPr>
              <w:numId w:val="14"/>
            </w:numPr>
            <w:tabs>
              <w:tab w:val="left" w:pos="851"/>
            </w:tabs>
            <w:spacing w:before="1"/>
          </w:pPr>
        </w:pPrChange>
      </w:pPr>
      <w:ins w:id="4508" w:author="Peng Luqi" w:date="2019-10-13T14:48:00Z">
        <w:r>
          <w:rPr>
            <w:lang w:val="fr-FR"/>
          </w:rPr>
          <w:t xml:space="preserve">3. </w:t>
        </w:r>
      </w:ins>
      <w:r w:rsidR="00716360" w:rsidRPr="00EF666F">
        <w:rPr>
          <w:lang w:val="fr-FR"/>
          <w:rPrChange w:id="4509" w:author="Peng Luqi" w:date="2019-10-13T14:48:00Z">
            <w:rPr>
              <w:lang w:val="fr-FR"/>
            </w:rPr>
          </w:rPrChange>
        </w:rPr>
        <w:t>Apprendre à gagner le respect des autres par les</w:t>
      </w:r>
      <w:r w:rsidR="00716360" w:rsidRPr="00EF666F">
        <w:rPr>
          <w:lang w:val="fr-FR"/>
          <w:rPrChange w:id="4510" w:author="Peng Luqi" w:date="2019-10-13T14:48:00Z">
            <w:rPr>
              <w:spacing w:val="-6"/>
              <w:lang w:val="fr-FR"/>
            </w:rPr>
          </w:rPrChange>
        </w:rPr>
        <w:t xml:space="preserve"> </w:t>
      </w:r>
      <w:r w:rsidR="00716360" w:rsidRPr="00EF666F">
        <w:rPr>
          <w:lang w:val="fr-FR"/>
          <w:rPrChange w:id="4511" w:author="Peng Luqi" w:date="2019-10-13T14:48:00Z">
            <w:rPr>
              <w:lang w:val="fr-FR"/>
            </w:rPr>
          </w:rPrChange>
        </w:rPr>
        <w:t>actes</w:t>
      </w:r>
    </w:p>
    <w:p w:rsidR="002B38DF" w:rsidRPr="00EF666F" w:rsidRDefault="002B38DF">
      <w:pPr>
        <w:pStyle w:val="a3"/>
        <w:ind w:left="720" w:right="720"/>
        <w:jc w:val="both"/>
        <w:rPr>
          <w:lang w:val="fr-FR"/>
          <w:rPrChange w:id="4512" w:author="Peng Luqi" w:date="2019-10-13T14:48:00Z">
            <w:rPr>
              <w:sz w:val="36"/>
              <w:lang w:val="fr-FR"/>
            </w:rPr>
          </w:rPrChange>
        </w:rPr>
        <w:pPrChange w:id="4513" w:author="Peng Luqi" w:date="2019-10-13T14:48:00Z">
          <w:pPr>
            <w:pStyle w:val="a3"/>
            <w:spacing w:before="3"/>
          </w:pPr>
        </w:pPrChange>
      </w:pPr>
    </w:p>
    <w:p w:rsidR="002B38DF" w:rsidRPr="00716360" w:rsidRDefault="00716360">
      <w:pPr>
        <w:pStyle w:val="a3"/>
        <w:ind w:left="720" w:right="720"/>
        <w:jc w:val="both"/>
        <w:rPr>
          <w:lang w:val="fr-FR"/>
        </w:rPr>
        <w:pPrChange w:id="4514" w:author="Peng Luqi" w:date="2019-10-13T14:48:00Z">
          <w:pPr>
            <w:pStyle w:val="a3"/>
            <w:spacing w:line="276" w:lineRule="auto"/>
            <w:ind w:left="130" w:right="266"/>
          </w:pPr>
        </w:pPrChange>
      </w:pPr>
      <w:r w:rsidRPr="00716360">
        <w:rPr>
          <w:lang w:val="fr-FR"/>
        </w:rPr>
        <w:t xml:space="preserve">Il y a beaucoup de gens ici et, en termes de probabilité, nombreux sont ceux qui vous seront définitivement inconnus. Ne pensez pas que des étrangers vous montreront automatiquement le moindre respect. Être </w:t>
      </w:r>
      <w:r w:rsidRPr="00716360">
        <w:rPr>
          <w:lang w:val="fr-FR"/>
        </w:rPr>
        <w:lastRenderedPageBreak/>
        <w:t>poli ne signifie pas que vous êtes respecté, c</w:t>
      </w:r>
      <w:del w:id="4515" w:author="Peng Luqi" w:date="2019-10-13T14:43:00Z">
        <w:r w:rsidRPr="00716360" w:rsidDel="00EF666F">
          <w:rPr>
            <w:lang w:val="fr-FR"/>
          </w:rPr>
          <w:delText>'</w:delText>
        </w:r>
      </w:del>
      <w:ins w:id="4516" w:author="Peng Luqi" w:date="2019-10-13T14:43:00Z">
        <w:r w:rsidR="00EF666F">
          <w:rPr>
            <w:lang w:val="fr-FR"/>
          </w:rPr>
          <w:t>’</w:t>
        </w:r>
      </w:ins>
      <w:r w:rsidRPr="00716360">
        <w:rPr>
          <w:lang w:val="fr-FR"/>
        </w:rPr>
        <w:t>est juste que les gens se respectent eux-mêmes.</w:t>
      </w:r>
    </w:p>
    <w:p w:rsidR="002B38DF" w:rsidRPr="00EF666F" w:rsidRDefault="002B38DF">
      <w:pPr>
        <w:pStyle w:val="a3"/>
        <w:ind w:left="720" w:right="720"/>
        <w:jc w:val="both"/>
        <w:rPr>
          <w:lang w:val="fr-FR"/>
          <w:rPrChange w:id="4517" w:author="Peng Luqi" w:date="2019-10-13T14:48:00Z">
            <w:rPr>
              <w:sz w:val="32"/>
              <w:lang w:val="fr-FR"/>
            </w:rPr>
          </w:rPrChange>
        </w:rPr>
        <w:pPrChange w:id="4518" w:author="Peng Luqi" w:date="2019-10-13T14:48:00Z">
          <w:pPr>
            <w:pStyle w:val="a3"/>
            <w:spacing w:before="3"/>
          </w:pPr>
        </w:pPrChange>
      </w:pPr>
    </w:p>
    <w:p w:rsidR="002B38DF" w:rsidRPr="00716360" w:rsidRDefault="00716360">
      <w:pPr>
        <w:pStyle w:val="a3"/>
        <w:ind w:left="720" w:right="720"/>
        <w:jc w:val="both"/>
        <w:rPr>
          <w:lang w:val="fr-FR"/>
        </w:rPr>
        <w:pPrChange w:id="4519" w:author="Peng Luqi" w:date="2019-10-13T14:48:00Z">
          <w:pPr>
            <w:pStyle w:val="a3"/>
            <w:spacing w:before="1" w:line="276" w:lineRule="auto"/>
            <w:ind w:left="130" w:right="213"/>
          </w:pPr>
        </w:pPrChange>
      </w:pPr>
      <w:r w:rsidRPr="00716360">
        <w:rPr>
          <w:lang w:val="fr-FR"/>
        </w:rPr>
        <w:t>Se faire respecter, c</w:t>
      </w:r>
      <w:del w:id="4520" w:author="Peng Luqi" w:date="2019-10-13T14:43:00Z">
        <w:r w:rsidRPr="00716360" w:rsidDel="00EF666F">
          <w:rPr>
            <w:lang w:val="fr-FR"/>
          </w:rPr>
          <w:delText>’</w:delText>
        </w:r>
      </w:del>
      <w:ins w:id="4521" w:author="Peng Luqi" w:date="2019-10-13T14:43:00Z">
        <w:r w:rsidR="00EF666F">
          <w:rPr>
            <w:lang w:val="fr-FR"/>
          </w:rPr>
          <w:t>’</w:t>
        </w:r>
      </w:ins>
      <w:r w:rsidRPr="00716360">
        <w:rPr>
          <w:lang w:val="fr-FR"/>
        </w:rPr>
        <w:t>est « gagner » et « accumuler », comme avec l</w:t>
      </w:r>
      <w:del w:id="4522" w:author="Peng Luqi" w:date="2019-10-13T14:43:00Z">
        <w:r w:rsidRPr="00716360" w:rsidDel="00EF666F">
          <w:rPr>
            <w:lang w:val="fr-FR"/>
          </w:rPr>
          <w:delText>’</w:delText>
        </w:r>
      </w:del>
      <w:ins w:id="4523" w:author="Peng Luqi" w:date="2019-10-13T14:43:00Z">
        <w:r w:rsidR="00EF666F">
          <w:rPr>
            <w:lang w:val="fr-FR"/>
          </w:rPr>
          <w:t>’</w:t>
        </w:r>
      </w:ins>
      <w:r w:rsidRPr="00716360">
        <w:rPr>
          <w:lang w:val="fr-FR"/>
        </w:rPr>
        <w:t>argent. Le respect de l</w:t>
      </w:r>
      <w:del w:id="4524" w:author="Peng Luqi" w:date="2019-10-13T14:43:00Z">
        <w:r w:rsidRPr="00716360" w:rsidDel="00EF666F">
          <w:rPr>
            <w:lang w:val="fr-FR"/>
          </w:rPr>
          <w:delText>’</w:delText>
        </w:r>
      </w:del>
      <w:ins w:id="4525" w:author="Peng Luqi" w:date="2019-10-13T14:43:00Z">
        <w:r w:rsidR="00EF666F">
          <w:rPr>
            <w:lang w:val="fr-FR"/>
          </w:rPr>
          <w:t>’</w:t>
        </w:r>
      </w:ins>
      <w:r w:rsidRPr="00716360">
        <w:rPr>
          <w:lang w:val="fr-FR"/>
        </w:rPr>
        <w:t>escroc sera réduit à zéro tôt ou tard. Certaines personnes peuvent être ennuyeuses même quand il s</w:t>
      </w:r>
      <w:del w:id="4526" w:author="Peng Luqi" w:date="2019-10-13T14:43:00Z">
        <w:r w:rsidRPr="00716360" w:rsidDel="00EF666F">
          <w:rPr>
            <w:lang w:val="fr-FR"/>
          </w:rPr>
          <w:delText>’</w:delText>
        </w:r>
      </w:del>
      <w:ins w:id="4527" w:author="Peng Luqi" w:date="2019-10-13T14:43:00Z">
        <w:r w:rsidR="00EF666F">
          <w:rPr>
            <w:lang w:val="fr-FR"/>
          </w:rPr>
          <w:t>’</w:t>
        </w:r>
      </w:ins>
      <w:r w:rsidRPr="00716360">
        <w:rPr>
          <w:lang w:val="fr-FR"/>
        </w:rPr>
        <w:t>agit de prendre un surnom. Ne croyez pas que ce n</w:t>
      </w:r>
      <w:del w:id="4528" w:author="Peng Luqi" w:date="2019-10-13T14:43:00Z">
        <w:r w:rsidRPr="00716360" w:rsidDel="00EF666F">
          <w:rPr>
            <w:lang w:val="fr-FR"/>
          </w:rPr>
          <w:delText>'</w:delText>
        </w:r>
      </w:del>
      <w:ins w:id="4529" w:author="Peng Luqi" w:date="2019-10-13T14:43:00Z">
        <w:r w:rsidR="00EF666F">
          <w:rPr>
            <w:lang w:val="fr-FR"/>
          </w:rPr>
          <w:t>’</w:t>
        </w:r>
      </w:ins>
      <w:r w:rsidRPr="00716360">
        <w:rPr>
          <w:lang w:val="fr-FR"/>
        </w:rPr>
        <w:t>est pas grave. La capacité de gagner de l</w:t>
      </w:r>
      <w:del w:id="4530" w:author="Peng Luqi" w:date="2019-10-13T14:43:00Z">
        <w:r w:rsidRPr="00716360" w:rsidDel="00EF666F">
          <w:rPr>
            <w:lang w:val="fr-FR"/>
          </w:rPr>
          <w:delText>'</w:delText>
        </w:r>
      </w:del>
      <w:ins w:id="4531" w:author="Peng Luqi" w:date="2019-10-13T14:43:00Z">
        <w:r w:rsidR="00EF666F">
          <w:rPr>
            <w:lang w:val="fr-FR"/>
          </w:rPr>
          <w:t>’</w:t>
        </w:r>
      </w:ins>
      <w:r w:rsidRPr="00716360">
        <w:rPr>
          <w:lang w:val="fr-FR"/>
        </w:rPr>
        <w:t>argent dépend presque entièrement de votre capacité à obtenir le respect des étrangers.</w:t>
      </w:r>
    </w:p>
    <w:p w:rsidR="002B38DF" w:rsidRPr="00EF666F" w:rsidRDefault="002B38DF">
      <w:pPr>
        <w:pStyle w:val="a3"/>
        <w:ind w:left="720" w:right="720"/>
        <w:jc w:val="both"/>
        <w:rPr>
          <w:lang w:val="fr-FR"/>
          <w:rPrChange w:id="4532" w:author="Peng Luqi" w:date="2019-10-13T14:48:00Z">
            <w:rPr>
              <w:sz w:val="32"/>
              <w:lang w:val="fr-FR"/>
            </w:rPr>
          </w:rPrChange>
        </w:rPr>
        <w:pPrChange w:id="4533" w:author="Peng Luqi" w:date="2019-10-13T14:48:00Z">
          <w:pPr>
            <w:pStyle w:val="a3"/>
            <w:spacing w:before="2"/>
          </w:pPr>
        </w:pPrChange>
      </w:pPr>
    </w:p>
    <w:p w:rsidR="002B38DF" w:rsidRPr="00716360" w:rsidDel="00EF666F" w:rsidRDefault="00716360">
      <w:pPr>
        <w:pStyle w:val="a3"/>
        <w:ind w:left="720" w:right="720"/>
        <w:jc w:val="both"/>
        <w:rPr>
          <w:del w:id="4534" w:author="Peng Luqi" w:date="2019-10-13T14:48:00Z"/>
          <w:lang w:val="fr-FR"/>
        </w:rPr>
        <w:pPrChange w:id="4535" w:author="Peng Luqi" w:date="2019-10-13T14:48:00Z">
          <w:pPr>
            <w:pStyle w:val="a3"/>
            <w:spacing w:before="1" w:line="276" w:lineRule="auto"/>
            <w:ind w:left="130" w:right="215"/>
          </w:pPr>
        </w:pPrChange>
      </w:pPr>
      <w:r w:rsidRPr="00716360">
        <w:rPr>
          <w:lang w:val="fr-FR"/>
        </w:rPr>
        <w:t>À l</w:t>
      </w:r>
      <w:del w:id="4536" w:author="Peng Luqi" w:date="2019-10-13T14:43:00Z">
        <w:r w:rsidRPr="00716360" w:rsidDel="00EF666F">
          <w:rPr>
            <w:lang w:val="fr-FR"/>
          </w:rPr>
          <w:delText>'</w:delText>
        </w:r>
      </w:del>
      <w:ins w:id="4537" w:author="Peng Luqi" w:date="2019-10-13T14:43:00Z">
        <w:r w:rsidR="00EF666F">
          <w:rPr>
            <w:lang w:val="fr-FR"/>
          </w:rPr>
          <w:t>’</w:t>
        </w:r>
      </w:ins>
      <w:r w:rsidRPr="00716360">
        <w:rPr>
          <w:lang w:val="fr-FR"/>
        </w:rPr>
        <w:t>avenir, tous les membres de cette communauté seront authentifiés (KYC). Je vous suggère dès à présent d</w:t>
      </w:r>
      <w:del w:id="4538" w:author="Peng Luqi" w:date="2019-10-13T14:43:00Z">
        <w:r w:rsidRPr="00716360" w:rsidDel="00EF666F">
          <w:rPr>
            <w:lang w:val="fr-FR"/>
          </w:rPr>
          <w:delText>'</w:delText>
        </w:r>
      </w:del>
      <w:ins w:id="4539" w:author="Peng Luqi" w:date="2019-10-13T14:43:00Z">
        <w:r w:rsidR="00EF666F">
          <w:rPr>
            <w:lang w:val="fr-FR"/>
          </w:rPr>
          <w:t>’</w:t>
        </w:r>
      </w:ins>
      <w:r w:rsidRPr="00716360">
        <w:rPr>
          <w:lang w:val="fr-FR"/>
        </w:rPr>
        <w:t>utiliser de vrais noms au lieu de pseudonymes.</w:t>
      </w:r>
      <w:ins w:id="4540" w:author="Peng Luqi" w:date="2019-10-13T14:48:00Z">
        <w:r w:rsidR="00EF666F">
          <w:rPr>
            <w:lang w:val="fr-FR"/>
          </w:rPr>
          <w:t xml:space="preserve"> </w:t>
        </w:r>
      </w:ins>
    </w:p>
    <w:p w:rsidR="002B38DF" w:rsidRPr="00716360" w:rsidRDefault="00716360">
      <w:pPr>
        <w:pStyle w:val="a3"/>
        <w:ind w:left="720" w:right="720"/>
        <w:jc w:val="both"/>
        <w:rPr>
          <w:lang w:val="fr-FR"/>
        </w:rPr>
        <w:pPrChange w:id="4541" w:author="Peng Luqi" w:date="2019-10-13T14:48:00Z">
          <w:pPr>
            <w:pStyle w:val="a3"/>
            <w:spacing w:line="321" w:lineRule="exact"/>
            <w:ind w:left="130"/>
          </w:pPr>
        </w:pPrChange>
      </w:pPr>
      <w:r w:rsidRPr="00716360">
        <w:rPr>
          <w:lang w:val="fr-FR"/>
        </w:rPr>
        <w:t>Croyez-moi, la marque personnelle est très importante.</w:t>
      </w:r>
    </w:p>
    <w:p w:rsidR="002B38DF" w:rsidRPr="00716360" w:rsidRDefault="002B38DF">
      <w:pPr>
        <w:pStyle w:val="a3"/>
        <w:ind w:left="170" w:right="170"/>
        <w:jc w:val="both"/>
        <w:rPr>
          <w:sz w:val="36"/>
          <w:lang w:val="fr-FR"/>
        </w:rPr>
        <w:pPrChange w:id="4542" w:author="Peng Luqi" w:date="2019-10-13T14:20:00Z">
          <w:pPr>
            <w:pStyle w:val="a3"/>
            <w:spacing w:before="3"/>
          </w:pPr>
        </w:pPrChange>
      </w:pPr>
    </w:p>
    <w:p w:rsidR="002B38DF" w:rsidRPr="00716360" w:rsidRDefault="00EF666F">
      <w:pPr>
        <w:pStyle w:val="a3"/>
        <w:ind w:left="720" w:right="720"/>
        <w:jc w:val="both"/>
        <w:rPr>
          <w:lang w:val="fr-FR"/>
        </w:rPr>
        <w:pPrChange w:id="4543" w:author="Peng Luqi" w:date="2019-10-13T14:49:00Z">
          <w:pPr>
            <w:pStyle w:val="a4"/>
            <w:numPr>
              <w:numId w:val="14"/>
            </w:numPr>
            <w:tabs>
              <w:tab w:val="left" w:pos="851"/>
            </w:tabs>
          </w:pPr>
        </w:pPrChange>
      </w:pPr>
      <w:ins w:id="4544" w:author="Peng Luqi" w:date="2019-10-13T14:49:00Z">
        <w:r>
          <w:rPr>
            <w:lang w:val="fr-FR"/>
          </w:rPr>
          <w:t xml:space="preserve">4. </w:t>
        </w:r>
      </w:ins>
      <w:r w:rsidR="00716360" w:rsidRPr="00716360">
        <w:rPr>
          <w:lang w:val="fr-FR"/>
        </w:rPr>
        <w:t>Ne pas lutter contre le monde</w:t>
      </w:r>
      <w:r w:rsidR="00716360" w:rsidRPr="00EF666F">
        <w:rPr>
          <w:lang w:val="fr-FR"/>
          <w:rPrChange w:id="4545" w:author="Peng Luqi" w:date="2019-10-13T14:49:00Z">
            <w:rPr>
              <w:spacing w:val="-2"/>
              <w:lang w:val="fr-FR"/>
            </w:rPr>
          </w:rPrChange>
        </w:rPr>
        <w:t xml:space="preserve"> </w:t>
      </w:r>
      <w:r w:rsidR="00716360" w:rsidRPr="00716360">
        <w:rPr>
          <w:lang w:val="fr-FR"/>
        </w:rPr>
        <w:t>entier</w:t>
      </w:r>
    </w:p>
    <w:p w:rsidR="002B38DF" w:rsidRPr="00EF666F" w:rsidRDefault="002B38DF">
      <w:pPr>
        <w:pStyle w:val="a3"/>
        <w:ind w:left="720" w:right="720"/>
        <w:jc w:val="both"/>
        <w:rPr>
          <w:lang w:val="fr-FR"/>
          <w:rPrChange w:id="4546" w:author="Peng Luqi" w:date="2019-10-13T14:49:00Z">
            <w:rPr>
              <w:sz w:val="36"/>
              <w:lang w:val="fr-FR"/>
            </w:rPr>
          </w:rPrChange>
        </w:rPr>
        <w:pPrChange w:id="4547" w:author="Peng Luqi" w:date="2019-10-13T14:49:00Z">
          <w:pPr>
            <w:pStyle w:val="a3"/>
            <w:spacing w:before="3"/>
          </w:pPr>
        </w:pPrChange>
      </w:pPr>
    </w:p>
    <w:p w:rsidR="002B38DF" w:rsidRPr="00716360" w:rsidRDefault="00716360">
      <w:pPr>
        <w:pStyle w:val="a3"/>
        <w:ind w:left="720" w:right="720"/>
        <w:jc w:val="both"/>
        <w:rPr>
          <w:lang w:val="fr-FR"/>
        </w:rPr>
        <w:pPrChange w:id="4548" w:author="Peng Luqi" w:date="2019-10-13T14:49:00Z">
          <w:pPr>
            <w:pStyle w:val="a3"/>
            <w:spacing w:line="278" w:lineRule="auto"/>
            <w:ind w:left="130" w:right="357"/>
            <w:jc w:val="both"/>
          </w:pPr>
        </w:pPrChange>
      </w:pPr>
      <w:r w:rsidRPr="00716360">
        <w:rPr>
          <w:lang w:val="fr-FR"/>
        </w:rPr>
        <w:t>Ne pensez pas que vous tenez votre bouche juste parce que vous êtes en Chine. Bien sûr, parce que vous êtes en Chine, vous devez être en mesure de contrôler votre bouche.</w:t>
      </w:r>
    </w:p>
    <w:p w:rsidR="002B38DF" w:rsidRPr="00EF666F" w:rsidRDefault="002B38DF">
      <w:pPr>
        <w:pStyle w:val="a3"/>
        <w:ind w:left="720" w:right="720"/>
        <w:jc w:val="both"/>
        <w:rPr>
          <w:lang w:val="fr-FR"/>
          <w:rPrChange w:id="4549" w:author="Peng Luqi" w:date="2019-10-13T14:49:00Z">
            <w:rPr>
              <w:sz w:val="31"/>
              <w:lang w:val="fr-FR"/>
            </w:rPr>
          </w:rPrChange>
        </w:rPr>
        <w:pPrChange w:id="4550" w:author="Peng Luqi" w:date="2019-10-13T14:49:00Z">
          <w:pPr>
            <w:pStyle w:val="a3"/>
            <w:spacing w:before="6"/>
          </w:pPr>
        </w:pPrChange>
      </w:pPr>
    </w:p>
    <w:p w:rsidR="002B38DF" w:rsidRPr="00716360" w:rsidRDefault="00716360">
      <w:pPr>
        <w:pStyle w:val="a3"/>
        <w:ind w:left="720" w:right="720"/>
        <w:jc w:val="both"/>
        <w:rPr>
          <w:lang w:val="fr-FR"/>
        </w:rPr>
        <w:pPrChange w:id="4551" w:author="Peng Luqi" w:date="2019-10-13T14:49:00Z">
          <w:pPr>
            <w:pStyle w:val="a3"/>
            <w:spacing w:line="276" w:lineRule="auto"/>
            <w:ind w:left="130" w:right="189"/>
          </w:pPr>
        </w:pPrChange>
      </w:pPr>
      <w:r w:rsidRPr="00716360">
        <w:rPr>
          <w:lang w:val="fr-FR"/>
        </w:rPr>
        <w:t>Ne dites pas de bêtises, ne dite rien dont vous ne pouvez pas assumer la responsabilité. Ne montrez pas votre courage en vous accrochant à la sécurité de quelqu</w:t>
      </w:r>
      <w:del w:id="4552" w:author="Peng Luqi" w:date="2019-10-13T14:43:00Z">
        <w:r w:rsidRPr="00716360" w:rsidDel="00EF666F">
          <w:rPr>
            <w:lang w:val="fr-FR"/>
          </w:rPr>
          <w:delText>'</w:delText>
        </w:r>
      </w:del>
      <w:ins w:id="4553" w:author="Peng Luqi" w:date="2019-10-13T14:43:00Z">
        <w:r w:rsidR="00EF666F">
          <w:rPr>
            <w:lang w:val="fr-FR"/>
          </w:rPr>
          <w:t>’</w:t>
        </w:r>
      </w:ins>
      <w:r w:rsidRPr="00716360">
        <w:rPr>
          <w:lang w:val="fr-FR"/>
        </w:rPr>
        <w:t>un d</w:t>
      </w:r>
      <w:del w:id="4554" w:author="Peng Luqi" w:date="2019-10-13T14:43:00Z">
        <w:r w:rsidRPr="00716360" w:rsidDel="00EF666F">
          <w:rPr>
            <w:lang w:val="fr-FR"/>
          </w:rPr>
          <w:delText>'</w:delText>
        </w:r>
      </w:del>
      <w:ins w:id="4555" w:author="Peng Luqi" w:date="2019-10-13T14:43:00Z">
        <w:r w:rsidR="00EF666F">
          <w:rPr>
            <w:lang w:val="fr-FR"/>
          </w:rPr>
          <w:t>’</w:t>
        </w:r>
      </w:ins>
      <w:r w:rsidRPr="00716360">
        <w:rPr>
          <w:lang w:val="fr-FR"/>
        </w:rPr>
        <w:t>autre.</w:t>
      </w:r>
    </w:p>
    <w:p w:rsidR="002B38DF" w:rsidRPr="00EF666F" w:rsidRDefault="002B38DF">
      <w:pPr>
        <w:pStyle w:val="a3"/>
        <w:ind w:left="720" w:right="720"/>
        <w:jc w:val="both"/>
        <w:rPr>
          <w:lang w:val="fr-FR"/>
          <w:rPrChange w:id="4556" w:author="Peng Luqi" w:date="2019-10-13T14:49:00Z">
            <w:rPr>
              <w:sz w:val="32"/>
              <w:lang w:val="fr-FR"/>
            </w:rPr>
          </w:rPrChange>
        </w:rPr>
        <w:pPrChange w:id="4557" w:author="Peng Luqi" w:date="2019-10-13T14:49:00Z">
          <w:pPr>
            <w:pStyle w:val="a3"/>
          </w:pPr>
        </w:pPrChange>
      </w:pPr>
    </w:p>
    <w:p w:rsidR="002B38DF" w:rsidRDefault="00716360" w:rsidP="00EF666F">
      <w:pPr>
        <w:pStyle w:val="a3"/>
        <w:ind w:left="720" w:right="720"/>
        <w:jc w:val="both"/>
        <w:rPr>
          <w:ins w:id="4558" w:author="Peng Luqi" w:date="2019-10-13T22:37:00Z"/>
          <w:lang w:val="fr-FR"/>
        </w:rPr>
      </w:pPr>
      <w:r w:rsidRPr="00716360">
        <w:rPr>
          <w:lang w:val="fr-FR"/>
        </w:rPr>
        <w:t>Vous pouvez grandir, peu importe le type d</w:t>
      </w:r>
      <w:del w:id="4559" w:author="Peng Luqi" w:date="2019-10-13T14:43:00Z">
        <w:r w:rsidRPr="00716360" w:rsidDel="00EF666F">
          <w:rPr>
            <w:lang w:val="fr-FR"/>
          </w:rPr>
          <w:delText>'</w:delText>
        </w:r>
      </w:del>
      <w:ins w:id="4560" w:author="Peng Luqi" w:date="2019-10-13T14:43:00Z">
        <w:r w:rsidR="00EF666F">
          <w:rPr>
            <w:lang w:val="fr-FR"/>
          </w:rPr>
          <w:t>’</w:t>
        </w:r>
      </w:ins>
      <w:r w:rsidRPr="00716360">
        <w:rPr>
          <w:lang w:val="fr-FR"/>
        </w:rPr>
        <w:t>environnement. Mais si vous ne grandissez pas, vous ne devriez pas blâmer l</w:t>
      </w:r>
      <w:del w:id="4561" w:author="Peng Luqi" w:date="2019-10-13T14:43:00Z">
        <w:r w:rsidRPr="00716360" w:rsidDel="00EF666F">
          <w:rPr>
            <w:lang w:val="fr-FR"/>
          </w:rPr>
          <w:delText>'</w:delText>
        </w:r>
      </w:del>
      <w:ins w:id="4562" w:author="Peng Luqi" w:date="2019-10-13T14:43:00Z">
        <w:r w:rsidR="00EF666F">
          <w:rPr>
            <w:lang w:val="fr-FR"/>
          </w:rPr>
          <w:t>’</w:t>
        </w:r>
      </w:ins>
      <w:r w:rsidRPr="00716360">
        <w:rPr>
          <w:lang w:val="fr-FR"/>
        </w:rPr>
        <w:t>environnement. Parce que si vous l</w:t>
      </w:r>
      <w:del w:id="4563" w:author="Peng Luqi" w:date="2019-10-13T14:43:00Z">
        <w:r w:rsidRPr="00716360" w:rsidDel="00EF666F">
          <w:rPr>
            <w:lang w:val="fr-FR"/>
          </w:rPr>
          <w:delText>’</w:delText>
        </w:r>
      </w:del>
      <w:ins w:id="4564" w:author="Peng Luqi" w:date="2019-10-13T14:43:00Z">
        <w:r w:rsidR="00EF666F">
          <w:rPr>
            <w:lang w:val="fr-FR"/>
          </w:rPr>
          <w:t>’</w:t>
        </w:r>
      </w:ins>
      <w:r w:rsidRPr="00716360">
        <w:rPr>
          <w:lang w:val="fr-FR"/>
        </w:rPr>
        <w:t>observez sous un autre angle, c</w:t>
      </w:r>
      <w:del w:id="4565" w:author="Peng Luqi" w:date="2019-10-13T14:43:00Z">
        <w:r w:rsidRPr="00716360" w:rsidDel="00EF666F">
          <w:rPr>
            <w:lang w:val="fr-FR"/>
          </w:rPr>
          <w:delText>'</w:delText>
        </w:r>
      </w:del>
      <w:ins w:id="4566" w:author="Peng Luqi" w:date="2019-10-13T14:43:00Z">
        <w:r w:rsidR="00EF666F">
          <w:rPr>
            <w:lang w:val="fr-FR"/>
          </w:rPr>
          <w:t>’</w:t>
        </w:r>
      </w:ins>
      <w:r w:rsidRPr="00716360">
        <w:rPr>
          <w:lang w:val="fr-FR"/>
        </w:rPr>
        <w:t>est juste que vous êtes stupide, vous êtes faible et que vous ne pouvez rien y faire.</w:t>
      </w:r>
    </w:p>
    <w:p w:rsidR="00850F45" w:rsidRDefault="00850F45" w:rsidP="00850F45">
      <w:pPr>
        <w:pStyle w:val="a3"/>
        <w:ind w:right="720"/>
        <w:jc w:val="both"/>
        <w:rPr>
          <w:ins w:id="4567" w:author="Peng Luqi" w:date="2019-10-13T22:37:00Z"/>
          <w:lang w:val="fr-FR"/>
        </w:rPr>
      </w:pPr>
    </w:p>
    <w:p w:rsidR="00850F45" w:rsidRPr="00716360" w:rsidDel="00850F45" w:rsidRDefault="00850F45">
      <w:pPr>
        <w:pStyle w:val="a3"/>
        <w:ind w:right="720"/>
        <w:jc w:val="both"/>
        <w:rPr>
          <w:del w:id="4568" w:author="Peng Luqi" w:date="2019-10-13T22:37:00Z"/>
          <w:lang w:val="fr-FR"/>
        </w:rPr>
        <w:pPrChange w:id="4569" w:author="Peng Luqi" w:date="2019-10-13T22:37:00Z">
          <w:pPr>
            <w:pStyle w:val="a3"/>
            <w:spacing w:line="276" w:lineRule="auto"/>
            <w:ind w:left="130" w:right="246"/>
          </w:pPr>
        </w:pPrChange>
      </w:pPr>
    </w:p>
    <w:p w:rsidR="00AF0C0B" w:rsidDel="00850F45" w:rsidRDefault="00AF0C0B">
      <w:pPr>
        <w:ind w:left="170" w:right="170"/>
        <w:jc w:val="both"/>
        <w:rPr>
          <w:del w:id="4570" w:author="Peng Luqi" w:date="2019-10-13T22:37:00Z"/>
          <w:lang w:val="fr-FR"/>
        </w:rPr>
        <w:sectPr w:rsidR="00AF0C0B" w:rsidDel="00850F45">
          <w:pgSz w:w="11910" w:h="16840"/>
          <w:pgMar w:top="1360" w:right="1240" w:bottom="280" w:left="1320" w:header="720" w:footer="720" w:gutter="0"/>
          <w:cols w:space="720"/>
        </w:sectPr>
        <w:pPrChange w:id="4571" w:author="Peng Luqi" w:date="2019-10-13T14:20:00Z">
          <w:pPr>
            <w:spacing w:line="276" w:lineRule="auto"/>
          </w:pPr>
        </w:pPrChange>
      </w:pPr>
    </w:p>
    <w:p w:rsidR="002B38DF" w:rsidRPr="00716360" w:rsidRDefault="00EF666F">
      <w:pPr>
        <w:pStyle w:val="a3"/>
        <w:ind w:left="720" w:right="720"/>
        <w:jc w:val="both"/>
        <w:rPr>
          <w:lang w:val="fr-FR"/>
          <w:rPrChange w:id="4572" w:author="Peng Luqi" w:date="2019-10-12T17:46:00Z">
            <w:rPr>
              <w:sz w:val="28"/>
            </w:rPr>
          </w:rPrChange>
        </w:rPr>
        <w:pPrChange w:id="4573" w:author="Peng Luqi" w:date="2019-10-13T14:49:00Z">
          <w:pPr>
            <w:pStyle w:val="a4"/>
            <w:numPr>
              <w:numId w:val="14"/>
            </w:numPr>
            <w:tabs>
              <w:tab w:val="left" w:pos="851"/>
            </w:tabs>
            <w:spacing w:before="65"/>
          </w:pPr>
        </w:pPrChange>
      </w:pPr>
      <w:ins w:id="4574" w:author="Peng Luqi" w:date="2019-10-13T14:49:00Z">
        <w:r>
          <w:rPr>
            <w:lang w:val="fr-FR"/>
          </w:rPr>
          <w:t xml:space="preserve">5. </w:t>
        </w:r>
      </w:ins>
      <w:r w:rsidR="00716360" w:rsidRPr="00716360">
        <w:rPr>
          <w:lang w:val="fr-FR"/>
          <w:rPrChange w:id="4575" w:author="Peng Luqi" w:date="2019-10-12T17:46:00Z">
            <w:rPr/>
          </w:rPrChange>
        </w:rPr>
        <w:t>Ne pas flatter Li</w:t>
      </w:r>
      <w:r w:rsidR="00716360" w:rsidRPr="00EF666F">
        <w:rPr>
          <w:lang w:val="fr-FR"/>
          <w:rPrChange w:id="4576" w:author="Peng Luqi" w:date="2019-10-13T14:49:00Z">
            <w:rPr>
              <w:spacing w:val="-1"/>
            </w:rPr>
          </w:rPrChange>
        </w:rPr>
        <w:t xml:space="preserve"> </w:t>
      </w:r>
      <w:r w:rsidR="00716360" w:rsidRPr="00716360">
        <w:rPr>
          <w:lang w:val="fr-FR"/>
          <w:rPrChange w:id="4577" w:author="Peng Luqi" w:date="2019-10-12T17:46:00Z">
            <w:rPr/>
          </w:rPrChange>
        </w:rPr>
        <w:t>Xiaolai</w:t>
      </w:r>
    </w:p>
    <w:p w:rsidR="002B38DF" w:rsidRPr="00EF666F" w:rsidRDefault="002B38DF">
      <w:pPr>
        <w:pStyle w:val="a3"/>
        <w:ind w:left="720" w:right="720"/>
        <w:jc w:val="both"/>
        <w:rPr>
          <w:lang w:val="fr-FR"/>
          <w:rPrChange w:id="4578" w:author="Peng Luqi" w:date="2019-10-13T14:49:00Z">
            <w:rPr>
              <w:sz w:val="36"/>
            </w:rPr>
          </w:rPrChange>
        </w:rPr>
        <w:pPrChange w:id="4579" w:author="Peng Luqi" w:date="2019-10-13T14:49:00Z">
          <w:pPr>
            <w:pStyle w:val="a3"/>
            <w:spacing w:before="3"/>
          </w:pPr>
        </w:pPrChange>
      </w:pPr>
    </w:p>
    <w:p w:rsidR="002B38DF" w:rsidRPr="00D748EC" w:rsidRDefault="00716360">
      <w:pPr>
        <w:pStyle w:val="a3"/>
        <w:ind w:left="720" w:right="720"/>
        <w:jc w:val="both"/>
        <w:rPr>
          <w:lang w:val="fr-FR"/>
        </w:rPr>
        <w:pPrChange w:id="4580" w:author="Peng Luqi" w:date="2019-10-13T14:49:00Z">
          <w:pPr>
            <w:pStyle w:val="a3"/>
            <w:spacing w:line="276" w:lineRule="auto"/>
            <w:ind w:left="130" w:right="344"/>
          </w:pPr>
        </w:pPrChange>
      </w:pPr>
      <w:r w:rsidRPr="00716360">
        <w:rPr>
          <w:lang w:val="fr-FR"/>
        </w:rPr>
        <w:t>Li Xiaolai sait qu</w:t>
      </w:r>
      <w:del w:id="4581" w:author="Peng Luqi" w:date="2019-10-13T14:43:00Z">
        <w:r w:rsidRPr="00716360" w:rsidDel="00EF666F">
          <w:rPr>
            <w:lang w:val="fr-FR"/>
          </w:rPr>
          <w:delText>'</w:delText>
        </w:r>
      </w:del>
      <w:ins w:id="4582" w:author="Peng Luqi" w:date="2019-10-13T14:43:00Z">
        <w:r w:rsidR="00EF666F">
          <w:rPr>
            <w:lang w:val="fr-FR"/>
          </w:rPr>
          <w:t>’</w:t>
        </w:r>
      </w:ins>
      <w:r w:rsidRPr="00716360">
        <w:rPr>
          <w:lang w:val="fr-FR"/>
        </w:rPr>
        <w:t>il a quelques kilos en trop. Critiquez-le. S</w:t>
      </w:r>
      <w:del w:id="4583" w:author="Peng Luqi" w:date="2019-10-13T14:43:00Z">
        <w:r w:rsidRPr="00716360" w:rsidDel="00EF666F">
          <w:rPr>
            <w:lang w:val="fr-FR"/>
          </w:rPr>
          <w:delText>'</w:delText>
        </w:r>
      </w:del>
      <w:ins w:id="4584" w:author="Peng Luqi" w:date="2019-10-13T14:43:00Z">
        <w:r w:rsidR="00EF666F">
          <w:rPr>
            <w:lang w:val="fr-FR"/>
          </w:rPr>
          <w:t>’</w:t>
        </w:r>
      </w:ins>
      <w:r w:rsidRPr="00716360">
        <w:rPr>
          <w:lang w:val="fr-FR"/>
        </w:rPr>
        <w:t>il ne commet pas d</w:t>
      </w:r>
      <w:del w:id="4585" w:author="Peng Luqi" w:date="2019-10-13T14:43:00Z">
        <w:r w:rsidRPr="00716360" w:rsidDel="00EF666F">
          <w:rPr>
            <w:lang w:val="fr-FR"/>
          </w:rPr>
          <w:delText>'</w:delText>
        </w:r>
      </w:del>
      <w:ins w:id="4586" w:author="Peng Luqi" w:date="2019-10-13T14:43:00Z">
        <w:r w:rsidR="00EF666F">
          <w:rPr>
            <w:lang w:val="fr-FR"/>
          </w:rPr>
          <w:t>’</w:t>
        </w:r>
      </w:ins>
      <w:r w:rsidRPr="00716360">
        <w:rPr>
          <w:lang w:val="fr-FR"/>
        </w:rPr>
        <w:t>erreur, il ne sera pas fâc</w:t>
      </w:r>
      <w:r w:rsidRPr="006C3CF6">
        <w:rPr>
          <w:lang w:val="fr-FR"/>
        </w:rPr>
        <w:t>hé. Il ne sera pas plus heureux si vous le dites, parce qu</w:t>
      </w:r>
      <w:del w:id="4587" w:author="Peng Luqi" w:date="2019-10-13T14:43:00Z">
        <w:r w:rsidRPr="006C3CF6" w:rsidDel="00EF666F">
          <w:rPr>
            <w:lang w:val="fr-FR"/>
          </w:rPr>
          <w:delText>'</w:delText>
        </w:r>
      </w:del>
      <w:ins w:id="4588" w:author="Peng Luqi" w:date="2019-10-13T14:43:00Z">
        <w:r w:rsidR="00EF666F">
          <w:rPr>
            <w:lang w:val="fr-FR"/>
          </w:rPr>
          <w:t>’</w:t>
        </w:r>
      </w:ins>
      <w:r w:rsidRPr="006C3CF6">
        <w:rPr>
          <w:lang w:val="fr-FR"/>
        </w:rPr>
        <w:t>il sait qu</w:t>
      </w:r>
      <w:del w:id="4589" w:author="Peng Luqi" w:date="2019-10-13T14:43:00Z">
        <w:r w:rsidRPr="006C3CF6" w:rsidDel="00EF666F">
          <w:rPr>
            <w:lang w:val="fr-FR"/>
          </w:rPr>
          <w:delText>'</w:delText>
        </w:r>
      </w:del>
      <w:ins w:id="4590" w:author="Peng Luqi" w:date="2019-10-13T14:43:00Z">
        <w:r w:rsidR="00EF666F">
          <w:rPr>
            <w:lang w:val="fr-FR"/>
          </w:rPr>
          <w:t>’</w:t>
        </w:r>
      </w:ins>
      <w:r w:rsidRPr="006C3CF6">
        <w:rPr>
          <w:lang w:val="fr-FR"/>
        </w:rPr>
        <w:t>il y a des endroits où les gens ne le disent pas. Li Xiaolai est une personne ordinaire avec des défauts, mais il fait c</w:t>
      </w:r>
      <w:r w:rsidRPr="00D748EC">
        <w:rPr>
          <w:lang w:val="fr-FR"/>
        </w:rPr>
        <w:t>ertaines choses bien.</w:t>
      </w:r>
    </w:p>
    <w:p w:rsidR="002B38DF" w:rsidRPr="00EF666F" w:rsidRDefault="002B38DF">
      <w:pPr>
        <w:pStyle w:val="a3"/>
        <w:ind w:left="720" w:right="720"/>
        <w:jc w:val="both"/>
        <w:rPr>
          <w:lang w:val="fr-FR"/>
          <w:rPrChange w:id="4591" w:author="Peng Luqi" w:date="2019-10-13T14:49:00Z">
            <w:rPr>
              <w:sz w:val="32"/>
              <w:lang w:val="fr-FR"/>
            </w:rPr>
          </w:rPrChange>
        </w:rPr>
        <w:pPrChange w:id="4592" w:author="Peng Luqi" w:date="2019-10-13T14:49:00Z">
          <w:pPr>
            <w:pStyle w:val="a3"/>
            <w:spacing w:before="4"/>
          </w:pPr>
        </w:pPrChange>
      </w:pPr>
    </w:p>
    <w:p w:rsidR="002B38DF" w:rsidRPr="00336030" w:rsidRDefault="00716360">
      <w:pPr>
        <w:pStyle w:val="a3"/>
        <w:ind w:left="720" w:right="720"/>
        <w:jc w:val="both"/>
        <w:rPr>
          <w:lang w:val="fr-FR"/>
        </w:rPr>
        <w:pPrChange w:id="4593" w:author="Peng Luqi" w:date="2019-10-13T14:49:00Z">
          <w:pPr>
            <w:pStyle w:val="a3"/>
            <w:spacing w:line="276" w:lineRule="auto"/>
            <w:ind w:left="130" w:right="235"/>
          </w:pPr>
        </w:pPrChange>
      </w:pPr>
      <w:r w:rsidRPr="00423E76">
        <w:rPr>
          <w:lang w:val="fr-FR"/>
        </w:rPr>
        <w:t>Cependant, la question de la gratitude est très embarrassante à la fois pour la personne concernée et le spectateur. Alors ne le gratifiez pas. Si vous ne pouvez pas vous empêcher d</w:t>
      </w:r>
      <w:del w:id="4594" w:author="Peng Luqi" w:date="2019-10-13T14:43:00Z">
        <w:r w:rsidRPr="00423E76" w:rsidDel="00EF666F">
          <w:rPr>
            <w:lang w:val="fr-FR"/>
          </w:rPr>
          <w:delText>'</w:delText>
        </w:r>
      </w:del>
      <w:ins w:id="4595" w:author="Peng Luqi" w:date="2019-10-13T14:43:00Z">
        <w:r w:rsidR="00EF666F">
          <w:rPr>
            <w:lang w:val="fr-FR"/>
          </w:rPr>
          <w:t>’</w:t>
        </w:r>
      </w:ins>
      <w:r w:rsidRPr="00423E76">
        <w:rPr>
          <w:lang w:val="fr-FR"/>
        </w:rPr>
        <w:t>exprimer votre gratitude à Li Xiaolai, utilisez la méthode qu</w:t>
      </w:r>
      <w:del w:id="4596" w:author="Peng Luqi" w:date="2019-10-13T14:43:00Z">
        <w:r w:rsidRPr="00423E76" w:rsidDel="00EF666F">
          <w:rPr>
            <w:lang w:val="fr-FR"/>
          </w:rPr>
          <w:delText>'</w:delText>
        </w:r>
      </w:del>
      <w:ins w:id="4597" w:author="Peng Luqi" w:date="2019-10-13T14:43:00Z">
        <w:r w:rsidR="00EF666F">
          <w:rPr>
            <w:lang w:val="fr-FR"/>
          </w:rPr>
          <w:t>’</w:t>
        </w:r>
      </w:ins>
      <w:r w:rsidRPr="00423E76">
        <w:rPr>
          <w:lang w:val="fr-FR"/>
        </w:rPr>
        <w:t>il a dite pour gagner de l</w:t>
      </w:r>
      <w:del w:id="4598" w:author="Peng Luqi" w:date="2019-10-13T14:43:00Z">
        <w:r w:rsidRPr="00423E76" w:rsidDel="00EF666F">
          <w:rPr>
            <w:lang w:val="fr-FR"/>
          </w:rPr>
          <w:delText>'</w:delText>
        </w:r>
      </w:del>
      <w:ins w:id="4599" w:author="Peng Luqi" w:date="2019-10-13T14:43:00Z">
        <w:r w:rsidR="00EF666F">
          <w:rPr>
            <w:lang w:val="fr-FR"/>
          </w:rPr>
          <w:t>’</w:t>
        </w:r>
      </w:ins>
      <w:r w:rsidRPr="00423E76">
        <w:rPr>
          <w:lang w:val="fr-FR"/>
        </w:rPr>
        <w:t>argent. Seule la pratique es</w:t>
      </w:r>
      <w:r w:rsidRPr="00983763">
        <w:rPr>
          <w:lang w:val="fr-FR"/>
        </w:rPr>
        <w:t>t la clé du succès, seul le résultat et l</w:t>
      </w:r>
      <w:del w:id="4600" w:author="Peng Luqi" w:date="2019-10-13T14:43:00Z">
        <w:r w:rsidRPr="00983763" w:rsidDel="00EF666F">
          <w:rPr>
            <w:lang w:val="fr-FR"/>
          </w:rPr>
          <w:delText>'</w:delText>
        </w:r>
      </w:del>
      <w:ins w:id="4601" w:author="Peng Luqi" w:date="2019-10-13T14:43:00Z">
        <w:r w:rsidR="00EF666F">
          <w:rPr>
            <w:lang w:val="fr-FR"/>
          </w:rPr>
          <w:t>’</w:t>
        </w:r>
      </w:ins>
      <w:r w:rsidRPr="00983763">
        <w:rPr>
          <w:lang w:val="fr-FR"/>
        </w:rPr>
        <w:t>expérience méritent d</w:t>
      </w:r>
      <w:del w:id="4602" w:author="Peng Luqi" w:date="2019-10-13T14:43:00Z">
        <w:r w:rsidRPr="00983763" w:rsidDel="00EF666F">
          <w:rPr>
            <w:lang w:val="fr-FR"/>
          </w:rPr>
          <w:delText>’</w:delText>
        </w:r>
      </w:del>
      <w:ins w:id="4603" w:author="Peng Luqi" w:date="2019-10-13T14:43:00Z">
        <w:r w:rsidR="00EF666F">
          <w:rPr>
            <w:lang w:val="fr-FR"/>
          </w:rPr>
          <w:t>’</w:t>
        </w:r>
      </w:ins>
      <w:r w:rsidRPr="00983763">
        <w:rPr>
          <w:lang w:val="fr-FR"/>
        </w:rPr>
        <w:t>être partagés.</w:t>
      </w:r>
    </w:p>
    <w:p w:rsidR="002B38DF" w:rsidRPr="00EF666F" w:rsidRDefault="002B38DF">
      <w:pPr>
        <w:pStyle w:val="a3"/>
        <w:ind w:left="720" w:right="720"/>
        <w:jc w:val="both"/>
        <w:rPr>
          <w:lang w:val="fr-FR"/>
          <w:rPrChange w:id="4604" w:author="Peng Luqi" w:date="2019-10-13T14:49:00Z">
            <w:rPr>
              <w:sz w:val="32"/>
              <w:lang w:val="fr-FR"/>
            </w:rPr>
          </w:rPrChange>
        </w:rPr>
        <w:pPrChange w:id="4605" w:author="Peng Luqi" w:date="2019-10-13T14:49:00Z">
          <w:pPr>
            <w:pStyle w:val="a3"/>
            <w:spacing w:before="3"/>
          </w:pPr>
        </w:pPrChange>
      </w:pPr>
    </w:p>
    <w:p w:rsidR="002B38DF" w:rsidRPr="00716360" w:rsidRDefault="00716360">
      <w:pPr>
        <w:pStyle w:val="a3"/>
        <w:ind w:left="170" w:right="170"/>
        <w:jc w:val="both"/>
        <w:rPr>
          <w:lang w:val="fr-FR"/>
        </w:rPr>
        <w:pPrChange w:id="4606" w:author="Peng Luqi" w:date="2019-10-13T14:49:00Z">
          <w:pPr>
            <w:pStyle w:val="a3"/>
            <w:spacing w:line="276" w:lineRule="auto"/>
            <w:ind w:left="130"/>
          </w:pPr>
        </w:pPrChange>
      </w:pPr>
      <w:r w:rsidRPr="00716360">
        <w:rPr>
          <w:lang w:val="fr-FR"/>
        </w:rPr>
        <w:t>Selon la définition de l</w:t>
      </w:r>
      <w:del w:id="4607" w:author="Peng Luqi" w:date="2019-10-13T14:43:00Z">
        <w:r w:rsidRPr="00716360" w:rsidDel="00EF666F">
          <w:rPr>
            <w:lang w:val="fr-FR"/>
          </w:rPr>
          <w:delText>'</w:delText>
        </w:r>
      </w:del>
      <w:ins w:id="4608" w:author="Peng Luqi" w:date="2019-10-13T14:43:00Z">
        <w:r w:rsidR="00EF666F">
          <w:rPr>
            <w:lang w:val="fr-FR"/>
          </w:rPr>
          <w:t>’</w:t>
        </w:r>
      </w:ins>
      <w:r w:rsidRPr="00716360">
        <w:rPr>
          <w:lang w:val="fr-FR"/>
        </w:rPr>
        <w:t>investissement fixe, l</w:t>
      </w:r>
      <w:del w:id="4609" w:author="Peng Luqi" w:date="2019-10-13T14:43:00Z">
        <w:r w:rsidRPr="00716360" w:rsidDel="00EF666F">
          <w:rPr>
            <w:lang w:val="fr-FR"/>
          </w:rPr>
          <w:delText>'</w:delText>
        </w:r>
      </w:del>
      <w:ins w:id="4610" w:author="Peng Luqi" w:date="2019-10-13T14:43:00Z">
        <w:r w:rsidR="00EF666F">
          <w:rPr>
            <w:lang w:val="fr-FR"/>
          </w:rPr>
          <w:t>’</w:t>
        </w:r>
      </w:ins>
      <w:r w:rsidRPr="00716360">
        <w:rPr>
          <w:lang w:val="fr-FR"/>
        </w:rPr>
        <w:t xml:space="preserve">action de longue date impose le </w:t>
      </w:r>
      <w:r w:rsidRPr="00716360">
        <w:rPr>
          <w:lang w:val="fr-FR"/>
        </w:rPr>
        <w:lastRenderedPageBreak/>
        <w:t>principe de filtrage des critères d</w:t>
      </w:r>
      <w:del w:id="4611" w:author="Peng Luqi" w:date="2019-10-13T14:43:00Z">
        <w:r w:rsidRPr="00716360" w:rsidDel="00EF666F">
          <w:rPr>
            <w:lang w:val="fr-FR"/>
          </w:rPr>
          <w:delText>'</w:delText>
        </w:r>
      </w:del>
      <w:ins w:id="4612" w:author="Peng Luqi" w:date="2019-10-13T14:43:00Z">
        <w:r w:rsidR="00EF666F">
          <w:rPr>
            <w:lang w:val="fr-FR"/>
          </w:rPr>
          <w:t>’</w:t>
        </w:r>
      </w:ins>
      <w:r w:rsidRPr="00716360">
        <w:rPr>
          <w:lang w:val="fr-FR"/>
        </w:rPr>
        <w:t>investissement le plus strict. Ce sont des choix actifs, puis d</w:t>
      </w:r>
      <w:del w:id="4613" w:author="Peng Luqi" w:date="2019-10-13T14:43:00Z">
        <w:r w:rsidRPr="00716360" w:rsidDel="00EF666F">
          <w:rPr>
            <w:lang w:val="fr-FR"/>
          </w:rPr>
          <w:delText>'</w:delText>
        </w:r>
      </w:del>
      <w:ins w:id="4614" w:author="Peng Luqi" w:date="2019-10-13T14:43:00Z">
        <w:r w:rsidR="00EF666F">
          <w:rPr>
            <w:lang w:val="fr-FR"/>
          </w:rPr>
          <w:t>’</w:t>
        </w:r>
      </w:ins>
      <w:r w:rsidRPr="00716360">
        <w:rPr>
          <w:lang w:val="fr-FR"/>
        </w:rPr>
        <w:t>investissement régulier, de détention à long terme, et la courbe du sourire emprunté de la puissante force passive qui vous permet de créer de la richesse via votre argent et la tendance générale du développement.</w:t>
      </w:r>
    </w:p>
    <w:p w:rsidR="002B38DF" w:rsidRPr="00EF666F" w:rsidRDefault="002B38DF">
      <w:pPr>
        <w:pStyle w:val="a3"/>
        <w:ind w:left="170" w:right="170"/>
        <w:jc w:val="both"/>
        <w:rPr>
          <w:lang w:val="fr-FR"/>
          <w:rPrChange w:id="4615" w:author="Peng Luqi" w:date="2019-10-13T14:49:00Z">
            <w:rPr>
              <w:sz w:val="32"/>
              <w:lang w:val="fr-FR"/>
            </w:rPr>
          </w:rPrChange>
        </w:rPr>
        <w:pPrChange w:id="4616" w:author="Peng Luqi" w:date="2019-10-13T14:49:00Z">
          <w:pPr>
            <w:pStyle w:val="a3"/>
            <w:spacing w:before="3"/>
          </w:pPr>
        </w:pPrChange>
      </w:pPr>
    </w:p>
    <w:p w:rsidR="002B38DF" w:rsidRPr="00716360" w:rsidRDefault="00716360">
      <w:pPr>
        <w:pStyle w:val="a3"/>
        <w:ind w:left="170" w:right="170"/>
        <w:jc w:val="both"/>
        <w:rPr>
          <w:lang w:val="fr-FR"/>
        </w:rPr>
        <w:pPrChange w:id="4617" w:author="Peng Luqi" w:date="2019-10-13T14:49:00Z">
          <w:pPr>
            <w:pStyle w:val="a3"/>
            <w:spacing w:line="276" w:lineRule="auto"/>
            <w:ind w:left="130" w:right="359"/>
          </w:pPr>
        </w:pPrChange>
      </w:pPr>
      <w:r w:rsidRPr="00716360">
        <w:rPr>
          <w:lang w:val="fr-FR"/>
        </w:rPr>
        <w:t>Dans la vie de toute personne ordinaire, il est difficile de trouver un autre acte simple et durable qui puisse créer une richesse si incroyable : en fait, même les riches ne peuvent en fin de compte que gagner de nouvelles richesses en investissement.</w:t>
      </w:r>
    </w:p>
    <w:p w:rsidR="002B38DF" w:rsidRPr="00EF666F" w:rsidRDefault="002B38DF">
      <w:pPr>
        <w:pStyle w:val="a3"/>
        <w:ind w:left="170" w:right="170"/>
        <w:jc w:val="both"/>
        <w:rPr>
          <w:lang w:val="fr-FR"/>
          <w:rPrChange w:id="4618" w:author="Peng Luqi" w:date="2019-10-13T14:49:00Z">
            <w:rPr>
              <w:sz w:val="31"/>
              <w:lang w:val="fr-FR"/>
            </w:rPr>
          </w:rPrChange>
        </w:rPr>
        <w:pPrChange w:id="4619" w:author="Peng Luqi" w:date="2019-10-13T14:49:00Z">
          <w:pPr>
            <w:pStyle w:val="a3"/>
            <w:spacing w:before="10"/>
          </w:pPr>
        </w:pPrChange>
      </w:pPr>
    </w:p>
    <w:p w:rsidR="002B38DF" w:rsidRPr="00716360" w:rsidRDefault="00716360">
      <w:pPr>
        <w:pStyle w:val="a3"/>
        <w:ind w:left="170" w:right="170"/>
        <w:jc w:val="both"/>
        <w:rPr>
          <w:lang w:val="fr-FR"/>
        </w:rPr>
        <w:pPrChange w:id="4620" w:author="Peng Luqi" w:date="2019-10-13T14:49:00Z">
          <w:pPr>
            <w:pStyle w:val="a3"/>
            <w:spacing w:line="276" w:lineRule="auto"/>
            <w:ind w:left="130" w:right="237"/>
          </w:pPr>
        </w:pPrChange>
      </w:pPr>
      <w:r w:rsidRPr="00716360">
        <w:rPr>
          <w:lang w:val="fr-FR"/>
        </w:rPr>
        <w:t>Être actif et passif est la meilleure stratégie pour créer de la richesse en cette ère financière.</w:t>
      </w:r>
    </w:p>
    <w:p w:rsidR="002B38DF" w:rsidRPr="00716360" w:rsidDel="00850F45" w:rsidRDefault="002B38DF">
      <w:pPr>
        <w:pStyle w:val="a3"/>
        <w:ind w:left="170" w:right="170"/>
        <w:jc w:val="both"/>
        <w:rPr>
          <w:del w:id="4621" w:author="Peng Luqi" w:date="2019-10-13T22:37:00Z"/>
          <w:sz w:val="30"/>
          <w:lang w:val="fr-FR"/>
        </w:rPr>
        <w:pPrChange w:id="4622" w:author="Peng Luqi" w:date="2019-10-13T14:20:00Z">
          <w:pPr>
            <w:pStyle w:val="a3"/>
          </w:pPr>
        </w:pPrChange>
      </w:pPr>
    </w:p>
    <w:p w:rsidR="002B38DF" w:rsidRPr="00716360" w:rsidRDefault="002B38DF">
      <w:pPr>
        <w:pStyle w:val="a3"/>
        <w:ind w:left="170" w:right="170"/>
        <w:jc w:val="both"/>
        <w:rPr>
          <w:sz w:val="29"/>
          <w:lang w:val="fr-FR"/>
        </w:rPr>
        <w:pPrChange w:id="4623" w:author="Peng Luqi" w:date="2019-10-13T14:20:00Z">
          <w:pPr>
            <w:pStyle w:val="a3"/>
            <w:spacing w:before="10"/>
          </w:pPr>
        </w:pPrChange>
      </w:pPr>
    </w:p>
    <w:p w:rsidR="002B38DF" w:rsidRPr="00F23B1D" w:rsidRDefault="00F23B1D">
      <w:pPr>
        <w:pStyle w:val="2"/>
        <w:spacing w:before="0" w:after="0" w:line="240" w:lineRule="auto"/>
        <w:ind w:left="170" w:right="170"/>
        <w:rPr>
          <w:b w:val="0"/>
          <w:sz w:val="28"/>
          <w:szCs w:val="28"/>
          <w:lang w:val="fr-FR"/>
          <w:rPrChange w:id="4624" w:author="Peng Luqi" w:date="2019-10-13T22:47:00Z">
            <w:rPr>
              <w:b/>
              <w:lang w:val="fr-FR"/>
            </w:rPr>
          </w:rPrChange>
        </w:rPr>
        <w:pPrChange w:id="4625" w:author="Peng Luqi" w:date="2019-10-13T22:47:00Z">
          <w:pPr>
            <w:pStyle w:val="a4"/>
            <w:numPr>
              <w:ilvl w:val="1"/>
              <w:numId w:val="15"/>
            </w:numPr>
            <w:tabs>
              <w:tab w:val="left" w:pos="461"/>
            </w:tabs>
            <w:ind w:left="460" w:hanging="330"/>
          </w:pPr>
        </w:pPrChange>
      </w:pPr>
      <w:ins w:id="4626" w:author="Peng Luqi" w:date="2019-10-13T22:48:00Z">
        <w:r>
          <w:rPr>
            <w:rFonts w:ascii="Times New Roman" w:hAnsi="Times New Roman" w:cs="Times New Roman"/>
            <w:sz w:val="28"/>
            <w:szCs w:val="28"/>
            <w:lang w:val="fr-FR"/>
          </w:rPr>
          <w:t xml:space="preserve">9.6 </w:t>
        </w:r>
      </w:ins>
      <w:r w:rsidR="00716360" w:rsidRPr="00F23B1D">
        <w:rPr>
          <w:rFonts w:ascii="Times New Roman" w:hAnsi="Times New Roman" w:cs="Times New Roman"/>
          <w:sz w:val="28"/>
          <w:szCs w:val="28"/>
          <w:lang w:val="fr-FR"/>
          <w:rPrChange w:id="4627" w:author="Peng Luqi" w:date="2019-10-13T22:47:00Z">
            <w:rPr>
              <w:bCs/>
              <w:lang w:val="fr-FR"/>
            </w:rPr>
          </w:rPrChange>
        </w:rPr>
        <w:t>Quelle est la puissance de la force passive conforme à la tendance</w:t>
      </w:r>
      <w:r w:rsidR="00716360" w:rsidRPr="00F23B1D">
        <w:rPr>
          <w:rFonts w:ascii="Times New Roman" w:hAnsi="Times New Roman" w:cs="Times New Roman"/>
          <w:sz w:val="28"/>
          <w:szCs w:val="28"/>
          <w:lang w:val="fr-FR"/>
          <w:rPrChange w:id="4628" w:author="Peng Luqi" w:date="2019-10-13T22:47:00Z">
            <w:rPr>
              <w:bCs/>
              <w:spacing w:val="-19"/>
              <w:lang w:val="fr-FR"/>
            </w:rPr>
          </w:rPrChange>
        </w:rPr>
        <w:t xml:space="preserve"> </w:t>
      </w:r>
      <w:r w:rsidR="00716360" w:rsidRPr="00F23B1D">
        <w:rPr>
          <w:rFonts w:ascii="Times New Roman" w:hAnsi="Times New Roman" w:cs="Times New Roman"/>
          <w:sz w:val="28"/>
          <w:szCs w:val="28"/>
          <w:lang w:val="fr-FR"/>
          <w:rPrChange w:id="4629" w:author="Peng Luqi" w:date="2019-10-13T22:47:00Z">
            <w:rPr>
              <w:bCs/>
              <w:lang w:val="fr-FR"/>
            </w:rPr>
          </w:rPrChange>
        </w:rPr>
        <w:t>?</w:t>
      </w:r>
    </w:p>
    <w:p w:rsidR="002B38DF" w:rsidRPr="00F94CB9" w:rsidRDefault="002B38DF">
      <w:pPr>
        <w:pStyle w:val="a3"/>
        <w:ind w:left="170" w:right="170"/>
        <w:jc w:val="both"/>
        <w:rPr>
          <w:b/>
          <w:lang w:val="fr-FR"/>
          <w:rPrChange w:id="4630" w:author="Peng Luqi" w:date="2019-10-13T14:50:00Z">
            <w:rPr>
              <w:b/>
              <w:sz w:val="20"/>
              <w:lang w:val="fr-FR"/>
            </w:rPr>
          </w:rPrChange>
        </w:rPr>
        <w:pPrChange w:id="4631" w:author="Peng Luqi" w:date="2019-10-13T14:20:00Z">
          <w:pPr>
            <w:pStyle w:val="a3"/>
            <w:spacing w:before="7"/>
          </w:pPr>
        </w:pPrChange>
      </w:pPr>
    </w:p>
    <w:p w:rsidR="002B38DF" w:rsidRPr="00F94CB9" w:rsidRDefault="00716360">
      <w:pPr>
        <w:ind w:left="170" w:right="170"/>
        <w:jc w:val="both"/>
        <w:rPr>
          <w:sz w:val="28"/>
          <w:szCs w:val="28"/>
          <w:lang w:val="fr-FR"/>
          <w:rPrChange w:id="4632" w:author="Peng Luqi" w:date="2019-10-13T14:50:00Z">
            <w:rPr>
              <w:lang w:val="fr-FR"/>
            </w:rPr>
          </w:rPrChange>
        </w:rPr>
        <w:pPrChange w:id="4633" w:author="Peng Luqi" w:date="2019-10-13T14:20:00Z">
          <w:pPr>
            <w:ind w:left="130"/>
          </w:pPr>
        </w:pPrChange>
      </w:pPr>
      <w:r w:rsidRPr="00F94CB9">
        <w:rPr>
          <w:sz w:val="28"/>
          <w:szCs w:val="28"/>
          <w:lang w:val="fr-FR"/>
          <w:rPrChange w:id="4634" w:author="Peng Luqi" w:date="2019-10-13T14:50:00Z">
            <w:rPr>
              <w:lang w:val="fr-FR"/>
            </w:rPr>
          </w:rPrChange>
        </w:rPr>
        <w:t>Voyons tout d</w:t>
      </w:r>
      <w:del w:id="4635" w:author="Peng Luqi" w:date="2019-10-13T14:43:00Z">
        <w:r w:rsidRPr="00F94CB9" w:rsidDel="00EF666F">
          <w:rPr>
            <w:sz w:val="28"/>
            <w:szCs w:val="28"/>
            <w:lang w:val="fr-FR"/>
            <w:rPrChange w:id="4636" w:author="Peng Luqi" w:date="2019-10-13T14:50:00Z">
              <w:rPr>
                <w:lang w:val="fr-FR"/>
              </w:rPr>
            </w:rPrChange>
          </w:rPr>
          <w:delText>’</w:delText>
        </w:r>
      </w:del>
      <w:ins w:id="4637" w:author="Peng Luqi" w:date="2019-10-13T14:43:00Z">
        <w:r w:rsidR="00EF666F" w:rsidRPr="00F94CB9">
          <w:rPr>
            <w:sz w:val="28"/>
            <w:szCs w:val="28"/>
            <w:lang w:val="fr-FR"/>
            <w:rPrChange w:id="4638" w:author="Peng Luqi" w:date="2019-10-13T14:50:00Z">
              <w:rPr>
                <w:lang w:val="fr-FR"/>
              </w:rPr>
            </w:rPrChange>
          </w:rPr>
          <w:t>’</w:t>
        </w:r>
      </w:ins>
      <w:r w:rsidRPr="00F94CB9">
        <w:rPr>
          <w:sz w:val="28"/>
          <w:szCs w:val="28"/>
          <w:lang w:val="fr-FR"/>
          <w:rPrChange w:id="4639" w:author="Peng Luqi" w:date="2019-10-13T14:50:00Z">
            <w:rPr>
              <w:lang w:val="fr-FR"/>
            </w:rPr>
          </w:rPrChange>
        </w:rPr>
        <w:t>abord l</w:t>
      </w:r>
      <w:del w:id="4640" w:author="Peng Luqi" w:date="2019-10-13T14:43:00Z">
        <w:r w:rsidRPr="00F94CB9" w:rsidDel="00EF666F">
          <w:rPr>
            <w:sz w:val="28"/>
            <w:szCs w:val="28"/>
            <w:lang w:val="fr-FR"/>
            <w:rPrChange w:id="4641" w:author="Peng Luqi" w:date="2019-10-13T14:50:00Z">
              <w:rPr>
                <w:lang w:val="fr-FR"/>
              </w:rPr>
            </w:rPrChange>
          </w:rPr>
          <w:delText>’</w:delText>
        </w:r>
      </w:del>
      <w:ins w:id="4642" w:author="Peng Luqi" w:date="2019-10-13T14:43:00Z">
        <w:r w:rsidR="00EF666F" w:rsidRPr="00F94CB9">
          <w:rPr>
            <w:sz w:val="28"/>
            <w:szCs w:val="28"/>
            <w:lang w:val="fr-FR"/>
            <w:rPrChange w:id="4643" w:author="Peng Luqi" w:date="2019-10-13T14:50:00Z">
              <w:rPr>
                <w:lang w:val="fr-FR"/>
              </w:rPr>
            </w:rPrChange>
          </w:rPr>
          <w:t>’</w:t>
        </w:r>
      </w:ins>
      <w:r w:rsidRPr="00F94CB9">
        <w:rPr>
          <w:sz w:val="28"/>
          <w:szCs w:val="28"/>
          <w:lang w:val="fr-FR"/>
          <w:rPrChange w:id="4644" w:author="Peng Luqi" w:date="2019-10-13T14:50:00Z">
            <w:rPr>
              <w:lang w:val="fr-FR"/>
            </w:rPr>
          </w:rPrChange>
        </w:rPr>
        <w:t>exemple inverse. L</w:t>
      </w:r>
      <w:del w:id="4645" w:author="Peng Luqi" w:date="2019-10-13T14:43:00Z">
        <w:r w:rsidRPr="00F94CB9" w:rsidDel="00EF666F">
          <w:rPr>
            <w:sz w:val="28"/>
            <w:szCs w:val="28"/>
            <w:lang w:val="fr-FR"/>
            <w:rPrChange w:id="4646" w:author="Peng Luqi" w:date="2019-10-13T14:50:00Z">
              <w:rPr>
                <w:lang w:val="fr-FR"/>
              </w:rPr>
            </w:rPrChange>
          </w:rPr>
          <w:delText>’</w:delText>
        </w:r>
      </w:del>
      <w:ins w:id="4647" w:author="Peng Luqi" w:date="2019-10-13T14:43:00Z">
        <w:r w:rsidR="00EF666F" w:rsidRPr="00F94CB9">
          <w:rPr>
            <w:sz w:val="28"/>
            <w:szCs w:val="28"/>
            <w:lang w:val="fr-FR"/>
            <w:rPrChange w:id="4648" w:author="Peng Luqi" w:date="2019-10-13T14:50:00Z">
              <w:rPr>
                <w:lang w:val="fr-FR"/>
              </w:rPr>
            </w:rPrChange>
          </w:rPr>
          <w:t>’</w:t>
        </w:r>
      </w:ins>
      <w:r w:rsidRPr="00F94CB9">
        <w:rPr>
          <w:sz w:val="28"/>
          <w:szCs w:val="28"/>
          <w:lang w:val="fr-FR"/>
          <w:rPrChange w:id="4649" w:author="Peng Luqi" w:date="2019-10-13T14:50:00Z">
            <w:rPr>
              <w:lang w:val="fr-FR"/>
            </w:rPr>
          </w:rPrChange>
        </w:rPr>
        <w:t>éducation, telle que nous l</w:t>
      </w:r>
      <w:del w:id="4650" w:author="Peng Luqi" w:date="2019-10-13T14:43:00Z">
        <w:r w:rsidRPr="00F94CB9" w:rsidDel="00EF666F">
          <w:rPr>
            <w:sz w:val="28"/>
            <w:szCs w:val="28"/>
            <w:lang w:val="fr-FR"/>
            <w:rPrChange w:id="4651" w:author="Peng Luqi" w:date="2019-10-13T14:50:00Z">
              <w:rPr>
                <w:lang w:val="fr-FR"/>
              </w:rPr>
            </w:rPrChange>
          </w:rPr>
          <w:delText>’</w:delText>
        </w:r>
      </w:del>
      <w:ins w:id="4652" w:author="Peng Luqi" w:date="2019-10-13T14:43:00Z">
        <w:r w:rsidR="00EF666F" w:rsidRPr="00F94CB9">
          <w:rPr>
            <w:sz w:val="28"/>
            <w:szCs w:val="28"/>
            <w:lang w:val="fr-FR"/>
            <w:rPrChange w:id="4653" w:author="Peng Luqi" w:date="2019-10-13T14:50:00Z">
              <w:rPr>
                <w:lang w:val="fr-FR"/>
              </w:rPr>
            </w:rPrChange>
          </w:rPr>
          <w:t>’</w:t>
        </w:r>
      </w:ins>
      <w:r w:rsidRPr="00F94CB9">
        <w:rPr>
          <w:sz w:val="28"/>
          <w:szCs w:val="28"/>
          <w:lang w:val="fr-FR"/>
          <w:rPrChange w:id="4654" w:author="Peng Luqi" w:date="2019-10-13T14:50:00Z">
            <w:rPr>
              <w:lang w:val="fr-FR"/>
            </w:rPr>
          </w:rPrChange>
        </w:rPr>
        <w:t>entendons, est un excellent exemple pour illustrer les forces négatives de la passivité.</w:t>
      </w:r>
    </w:p>
    <w:p w:rsidR="002B38DF" w:rsidRPr="00F94CB9" w:rsidRDefault="002B38DF">
      <w:pPr>
        <w:pStyle w:val="a3"/>
        <w:ind w:left="170" w:right="170"/>
        <w:jc w:val="both"/>
        <w:rPr>
          <w:lang w:val="fr-FR"/>
          <w:rPrChange w:id="4655" w:author="Peng Luqi" w:date="2019-10-13T14:50:00Z">
            <w:rPr>
              <w:sz w:val="21"/>
              <w:lang w:val="fr-FR"/>
            </w:rPr>
          </w:rPrChange>
        </w:rPr>
        <w:pPrChange w:id="4656" w:author="Peng Luqi" w:date="2019-10-13T14:20:00Z">
          <w:pPr>
            <w:pStyle w:val="a3"/>
            <w:spacing w:before="1"/>
          </w:pPr>
        </w:pPrChange>
      </w:pPr>
    </w:p>
    <w:p w:rsidR="002B38DF" w:rsidRPr="00F94CB9" w:rsidRDefault="00716360">
      <w:pPr>
        <w:ind w:left="170" w:right="170"/>
        <w:jc w:val="both"/>
        <w:rPr>
          <w:sz w:val="28"/>
          <w:szCs w:val="28"/>
          <w:lang w:val="fr-FR"/>
          <w:rPrChange w:id="4657" w:author="Peng Luqi" w:date="2019-10-13T14:50:00Z">
            <w:rPr>
              <w:lang w:val="fr-FR"/>
            </w:rPr>
          </w:rPrChange>
        </w:rPr>
        <w:pPrChange w:id="4658" w:author="Peng Luqi" w:date="2019-10-13T14:20:00Z">
          <w:pPr>
            <w:ind w:left="130" w:right="181"/>
            <w:jc w:val="both"/>
          </w:pPr>
        </w:pPrChange>
      </w:pPr>
      <w:r w:rsidRPr="00F94CB9">
        <w:rPr>
          <w:sz w:val="28"/>
          <w:szCs w:val="28"/>
          <w:lang w:val="fr-FR"/>
          <w:rPrChange w:id="4659" w:author="Peng Luqi" w:date="2019-10-13T14:50:00Z">
            <w:rPr>
              <w:lang w:val="fr-FR"/>
            </w:rPr>
          </w:rPrChange>
        </w:rPr>
        <w:t>En</w:t>
      </w:r>
      <w:r w:rsidRPr="00F94CB9">
        <w:rPr>
          <w:spacing w:val="-7"/>
          <w:sz w:val="28"/>
          <w:szCs w:val="28"/>
          <w:lang w:val="fr-FR"/>
          <w:rPrChange w:id="4660" w:author="Peng Luqi" w:date="2019-10-13T14:50:00Z">
            <w:rPr>
              <w:spacing w:val="-7"/>
              <w:lang w:val="fr-FR"/>
            </w:rPr>
          </w:rPrChange>
        </w:rPr>
        <w:t xml:space="preserve"> </w:t>
      </w:r>
      <w:r w:rsidRPr="00F94CB9">
        <w:rPr>
          <w:sz w:val="28"/>
          <w:szCs w:val="28"/>
          <w:lang w:val="fr-FR"/>
          <w:rPrChange w:id="4661" w:author="Peng Luqi" w:date="2019-10-13T14:50:00Z">
            <w:rPr>
              <w:lang w:val="fr-FR"/>
            </w:rPr>
          </w:rPrChange>
        </w:rPr>
        <w:t>tout</w:t>
      </w:r>
      <w:r w:rsidRPr="00F94CB9">
        <w:rPr>
          <w:spacing w:val="-6"/>
          <w:sz w:val="28"/>
          <w:szCs w:val="28"/>
          <w:lang w:val="fr-FR"/>
          <w:rPrChange w:id="4662" w:author="Peng Luqi" w:date="2019-10-13T14:50:00Z">
            <w:rPr>
              <w:spacing w:val="-6"/>
              <w:lang w:val="fr-FR"/>
            </w:rPr>
          </w:rPrChange>
        </w:rPr>
        <w:t xml:space="preserve"> </w:t>
      </w:r>
      <w:r w:rsidRPr="00F94CB9">
        <w:rPr>
          <w:sz w:val="28"/>
          <w:szCs w:val="28"/>
          <w:lang w:val="fr-FR"/>
          <w:rPrChange w:id="4663" w:author="Peng Luqi" w:date="2019-10-13T14:50:00Z">
            <w:rPr>
              <w:lang w:val="fr-FR"/>
            </w:rPr>
          </w:rPrChange>
        </w:rPr>
        <w:t>temps,</w:t>
      </w:r>
      <w:r w:rsidRPr="00F94CB9">
        <w:rPr>
          <w:spacing w:val="-6"/>
          <w:sz w:val="28"/>
          <w:szCs w:val="28"/>
          <w:lang w:val="fr-FR"/>
          <w:rPrChange w:id="4664" w:author="Peng Luqi" w:date="2019-10-13T14:50:00Z">
            <w:rPr>
              <w:spacing w:val="-6"/>
              <w:lang w:val="fr-FR"/>
            </w:rPr>
          </w:rPrChange>
        </w:rPr>
        <w:t xml:space="preserve"> </w:t>
      </w:r>
      <w:r w:rsidRPr="00F94CB9">
        <w:rPr>
          <w:sz w:val="28"/>
          <w:szCs w:val="28"/>
          <w:lang w:val="fr-FR"/>
          <w:rPrChange w:id="4665" w:author="Peng Luqi" w:date="2019-10-13T14:50:00Z">
            <w:rPr>
              <w:lang w:val="fr-FR"/>
            </w:rPr>
          </w:rPrChange>
        </w:rPr>
        <w:t>les</w:t>
      </w:r>
      <w:r w:rsidRPr="00F94CB9">
        <w:rPr>
          <w:spacing w:val="-6"/>
          <w:sz w:val="28"/>
          <w:szCs w:val="28"/>
          <w:lang w:val="fr-FR"/>
          <w:rPrChange w:id="4666" w:author="Peng Luqi" w:date="2019-10-13T14:50:00Z">
            <w:rPr>
              <w:spacing w:val="-6"/>
              <w:lang w:val="fr-FR"/>
            </w:rPr>
          </w:rPrChange>
        </w:rPr>
        <w:t xml:space="preserve"> </w:t>
      </w:r>
      <w:r w:rsidRPr="00F94CB9">
        <w:rPr>
          <w:sz w:val="28"/>
          <w:szCs w:val="28"/>
          <w:lang w:val="fr-FR"/>
          <w:rPrChange w:id="4667" w:author="Peng Luqi" w:date="2019-10-13T14:50:00Z">
            <w:rPr>
              <w:lang w:val="fr-FR"/>
            </w:rPr>
          </w:rPrChange>
        </w:rPr>
        <w:t>gens</w:t>
      </w:r>
      <w:r w:rsidRPr="00F94CB9">
        <w:rPr>
          <w:spacing w:val="-6"/>
          <w:sz w:val="28"/>
          <w:szCs w:val="28"/>
          <w:lang w:val="fr-FR"/>
          <w:rPrChange w:id="4668" w:author="Peng Luqi" w:date="2019-10-13T14:50:00Z">
            <w:rPr>
              <w:spacing w:val="-6"/>
              <w:lang w:val="fr-FR"/>
            </w:rPr>
          </w:rPrChange>
        </w:rPr>
        <w:t xml:space="preserve"> </w:t>
      </w:r>
      <w:r w:rsidRPr="00F94CB9">
        <w:rPr>
          <w:sz w:val="28"/>
          <w:szCs w:val="28"/>
          <w:lang w:val="fr-FR"/>
          <w:rPrChange w:id="4669" w:author="Peng Luqi" w:date="2019-10-13T14:50:00Z">
            <w:rPr>
              <w:lang w:val="fr-FR"/>
            </w:rPr>
          </w:rPrChange>
        </w:rPr>
        <w:t>se</w:t>
      </w:r>
      <w:r w:rsidRPr="00F94CB9">
        <w:rPr>
          <w:spacing w:val="-6"/>
          <w:sz w:val="28"/>
          <w:szCs w:val="28"/>
          <w:lang w:val="fr-FR"/>
          <w:rPrChange w:id="4670" w:author="Peng Luqi" w:date="2019-10-13T14:50:00Z">
            <w:rPr>
              <w:spacing w:val="-6"/>
              <w:lang w:val="fr-FR"/>
            </w:rPr>
          </w:rPrChange>
        </w:rPr>
        <w:t xml:space="preserve"> </w:t>
      </w:r>
      <w:r w:rsidRPr="00F94CB9">
        <w:rPr>
          <w:sz w:val="28"/>
          <w:szCs w:val="28"/>
          <w:lang w:val="fr-FR"/>
          <w:rPrChange w:id="4671" w:author="Peng Luqi" w:date="2019-10-13T14:50:00Z">
            <w:rPr>
              <w:lang w:val="fr-FR"/>
            </w:rPr>
          </w:rPrChange>
        </w:rPr>
        <w:t>sont</w:t>
      </w:r>
      <w:r w:rsidRPr="00F94CB9">
        <w:rPr>
          <w:spacing w:val="-7"/>
          <w:sz w:val="28"/>
          <w:szCs w:val="28"/>
          <w:lang w:val="fr-FR"/>
          <w:rPrChange w:id="4672" w:author="Peng Luqi" w:date="2019-10-13T14:50:00Z">
            <w:rPr>
              <w:spacing w:val="-7"/>
              <w:lang w:val="fr-FR"/>
            </w:rPr>
          </w:rPrChange>
        </w:rPr>
        <w:t xml:space="preserve"> </w:t>
      </w:r>
      <w:r w:rsidRPr="00F94CB9">
        <w:rPr>
          <w:sz w:val="28"/>
          <w:szCs w:val="28"/>
          <w:lang w:val="fr-FR"/>
          <w:rPrChange w:id="4673" w:author="Peng Luqi" w:date="2019-10-13T14:50:00Z">
            <w:rPr>
              <w:lang w:val="fr-FR"/>
            </w:rPr>
          </w:rPrChange>
        </w:rPr>
        <w:t>non</w:t>
      </w:r>
      <w:r w:rsidRPr="00F94CB9">
        <w:rPr>
          <w:spacing w:val="-6"/>
          <w:sz w:val="28"/>
          <w:szCs w:val="28"/>
          <w:lang w:val="fr-FR"/>
          <w:rPrChange w:id="4674" w:author="Peng Luqi" w:date="2019-10-13T14:50:00Z">
            <w:rPr>
              <w:spacing w:val="-6"/>
              <w:lang w:val="fr-FR"/>
            </w:rPr>
          </w:rPrChange>
        </w:rPr>
        <w:t xml:space="preserve"> </w:t>
      </w:r>
      <w:r w:rsidRPr="00F94CB9">
        <w:rPr>
          <w:sz w:val="28"/>
          <w:szCs w:val="28"/>
          <w:lang w:val="fr-FR"/>
          <w:rPrChange w:id="4675" w:author="Peng Luqi" w:date="2019-10-13T14:50:00Z">
            <w:rPr>
              <w:lang w:val="fr-FR"/>
            </w:rPr>
          </w:rPrChange>
        </w:rPr>
        <w:t>seulement</w:t>
      </w:r>
      <w:r w:rsidRPr="00F94CB9">
        <w:rPr>
          <w:spacing w:val="-6"/>
          <w:sz w:val="28"/>
          <w:szCs w:val="28"/>
          <w:lang w:val="fr-FR"/>
          <w:rPrChange w:id="4676" w:author="Peng Luqi" w:date="2019-10-13T14:50:00Z">
            <w:rPr>
              <w:spacing w:val="-6"/>
              <w:lang w:val="fr-FR"/>
            </w:rPr>
          </w:rPrChange>
        </w:rPr>
        <w:t xml:space="preserve"> </w:t>
      </w:r>
      <w:r w:rsidRPr="00F94CB9">
        <w:rPr>
          <w:sz w:val="28"/>
          <w:szCs w:val="28"/>
          <w:lang w:val="fr-FR"/>
          <w:rPrChange w:id="4677" w:author="Peng Luqi" w:date="2019-10-13T14:50:00Z">
            <w:rPr>
              <w:lang w:val="fr-FR"/>
            </w:rPr>
          </w:rPrChange>
        </w:rPr>
        <w:t>plaints</w:t>
      </w:r>
      <w:r w:rsidRPr="00F94CB9">
        <w:rPr>
          <w:spacing w:val="-6"/>
          <w:sz w:val="28"/>
          <w:szCs w:val="28"/>
          <w:lang w:val="fr-FR"/>
          <w:rPrChange w:id="4678" w:author="Peng Luqi" w:date="2019-10-13T14:50:00Z">
            <w:rPr>
              <w:spacing w:val="-6"/>
              <w:lang w:val="fr-FR"/>
            </w:rPr>
          </w:rPrChange>
        </w:rPr>
        <w:t xml:space="preserve"> </w:t>
      </w:r>
      <w:r w:rsidRPr="00F94CB9">
        <w:rPr>
          <w:sz w:val="28"/>
          <w:szCs w:val="28"/>
          <w:lang w:val="fr-FR"/>
          <w:rPrChange w:id="4679" w:author="Peng Luqi" w:date="2019-10-13T14:50:00Z">
            <w:rPr>
              <w:lang w:val="fr-FR"/>
            </w:rPr>
          </w:rPrChange>
        </w:rPr>
        <w:t>de</w:t>
      </w:r>
      <w:r w:rsidRPr="00F94CB9">
        <w:rPr>
          <w:spacing w:val="-6"/>
          <w:sz w:val="28"/>
          <w:szCs w:val="28"/>
          <w:lang w:val="fr-FR"/>
          <w:rPrChange w:id="4680" w:author="Peng Luqi" w:date="2019-10-13T14:50:00Z">
            <w:rPr>
              <w:spacing w:val="-6"/>
              <w:lang w:val="fr-FR"/>
            </w:rPr>
          </w:rPrChange>
        </w:rPr>
        <w:t xml:space="preserve"> </w:t>
      </w:r>
      <w:r w:rsidRPr="00F94CB9">
        <w:rPr>
          <w:sz w:val="28"/>
          <w:szCs w:val="28"/>
          <w:lang w:val="fr-FR"/>
          <w:rPrChange w:id="4681" w:author="Peng Luqi" w:date="2019-10-13T14:50:00Z">
            <w:rPr>
              <w:lang w:val="fr-FR"/>
            </w:rPr>
          </w:rPrChange>
        </w:rPr>
        <w:t>leur</w:t>
      </w:r>
      <w:r w:rsidRPr="00F94CB9">
        <w:rPr>
          <w:spacing w:val="-6"/>
          <w:sz w:val="28"/>
          <w:szCs w:val="28"/>
          <w:lang w:val="fr-FR"/>
          <w:rPrChange w:id="4682" w:author="Peng Luqi" w:date="2019-10-13T14:50:00Z">
            <w:rPr>
              <w:spacing w:val="-6"/>
              <w:lang w:val="fr-FR"/>
            </w:rPr>
          </w:rPrChange>
        </w:rPr>
        <w:t xml:space="preserve"> </w:t>
      </w:r>
      <w:r w:rsidRPr="00F94CB9">
        <w:rPr>
          <w:sz w:val="28"/>
          <w:szCs w:val="28"/>
          <w:lang w:val="fr-FR"/>
          <w:rPrChange w:id="4683" w:author="Peng Luqi" w:date="2019-10-13T14:50:00Z">
            <w:rPr>
              <w:lang w:val="fr-FR"/>
            </w:rPr>
          </w:rPrChange>
        </w:rPr>
        <w:t>propre</w:t>
      </w:r>
      <w:r w:rsidRPr="00F94CB9">
        <w:rPr>
          <w:spacing w:val="-7"/>
          <w:sz w:val="28"/>
          <w:szCs w:val="28"/>
          <w:lang w:val="fr-FR"/>
          <w:rPrChange w:id="4684" w:author="Peng Luqi" w:date="2019-10-13T14:50:00Z">
            <w:rPr>
              <w:spacing w:val="-7"/>
              <w:lang w:val="fr-FR"/>
            </w:rPr>
          </w:rPrChange>
        </w:rPr>
        <w:t xml:space="preserve"> </w:t>
      </w:r>
      <w:r w:rsidRPr="00F94CB9">
        <w:rPr>
          <w:sz w:val="28"/>
          <w:szCs w:val="28"/>
          <w:lang w:val="fr-FR"/>
          <w:rPrChange w:id="4685" w:author="Peng Luqi" w:date="2019-10-13T14:50:00Z">
            <w:rPr>
              <w:lang w:val="fr-FR"/>
            </w:rPr>
          </w:rPrChange>
        </w:rPr>
        <w:t>éducation,</w:t>
      </w:r>
      <w:r w:rsidRPr="00F94CB9">
        <w:rPr>
          <w:spacing w:val="-6"/>
          <w:sz w:val="28"/>
          <w:szCs w:val="28"/>
          <w:lang w:val="fr-FR"/>
          <w:rPrChange w:id="4686" w:author="Peng Luqi" w:date="2019-10-13T14:50:00Z">
            <w:rPr>
              <w:spacing w:val="-6"/>
              <w:lang w:val="fr-FR"/>
            </w:rPr>
          </w:rPrChange>
        </w:rPr>
        <w:t xml:space="preserve"> </w:t>
      </w:r>
      <w:r w:rsidRPr="00F94CB9">
        <w:rPr>
          <w:sz w:val="28"/>
          <w:szCs w:val="28"/>
          <w:lang w:val="fr-FR"/>
          <w:rPrChange w:id="4687" w:author="Peng Luqi" w:date="2019-10-13T14:50:00Z">
            <w:rPr>
              <w:lang w:val="fr-FR"/>
            </w:rPr>
          </w:rPrChange>
        </w:rPr>
        <w:t>mais</w:t>
      </w:r>
      <w:r w:rsidRPr="00F94CB9">
        <w:rPr>
          <w:spacing w:val="-6"/>
          <w:sz w:val="28"/>
          <w:szCs w:val="28"/>
          <w:lang w:val="fr-FR"/>
          <w:rPrChange w:id="4688" w:author="Peng Luqi" w:date="2019-10-13T14:50:00Z">
            <w:rPr>
              <w:spacing w:val="-6"/>
              <w:lang w:val="fr-FR"/>
            </w:rPr>
          </w:rPrChange>
        </w:rPr>
        <w:t xml:space="preserve"> </w:t>
      </w:r>
      <w:r w:rsidRPr="00F94CB9">
        <w:rPr>
          <w:sz w:val="28"/>
          <w:szCs w:val="28"/>
          <w:lang w:val="fr-FR"/>
          <w:rPrChange w:id="4689" w:author="Peng Luqi" w:date="2019-10-13T14:50:00Z">
            <w:rPr>
              <w:lang w:val="fr-FR"/>
            </w:rPr>
          </w:rPrChange>
        </w:rPr>
        <w:t>également</w:t>
      </w:r>
      <w:r w:rsidRPr="00F94CB9">
        <w:rPr>
          <w:spacing w:val="-6"/>
          <w:sz w:val="28"/>
          <w:szCs w:val="28"/>
          <w:lang w:val="fr-FR"/>
          <w:rPrChange w:id="4690" w:author="Peng Luqi" w:date="2019-10-13T14:50:00Z">
            <w:rPr>
              <w:spacing w:val="-6"/>
              <w:lang w:val="fr-FR"/>
            </w:rPr>
          </w:rPrChange>
        </w:rPr>
        <w:t xml:space="preserve"> </w:t>
      </w:r>
      <w:r w:rsidRPr="00F94CB9">
        <w:rPr>
          <w:sz w:val="28"/>
          <w:szCs w:val="28"/>
          <w:lang w:val="fr-FR"/>
          <w:rPrChange w:id="4691" w:author="Peng Luqi" w:date="2019-10-13T14:50:00Z">
            <w:rPr>
              <w:lang w:val="fr-FR"/>
            </w:rPr>
          </w:rPrChange>
        </w:rPr>
        <w:t>de</w:t>
      </w:r>
      <w:r w:rsidRPr="00F94CB9">
        <w:rPr>
          <w:spacing w:val="-6"/>
          <w:sz w:val="28"/>
          <w:szCs w:val="28"/>
          <w:lang w:val="fr-FR"/>
          <w:rPrChange w:id="4692" w:author="Peng Luqi" w:date="2019-10-13T14:50:00Z">
            <w:rPr>
              <w:spacing w:val="-6"/>
              <w:lang w:val="fr-FR"/>
            </w:rPr>
          </w:rPrChange>
        </w:rPr>
        <w:t xml:space="preserve"> </w:t>
      </w:r>
      <w:r w:rsidRPr="00F94CB9">
        <w:rPr>
          <w:sz w:val="28"/>
          <w:szCs w:val="28"/>
          <w:lang w:val="fr-FR"/>
          <w:rPrChange w:id="4693" w:author="Peng Luqi" w:date="2019-10-13T14:50:00Z">
            <w:rPr>
              <w:lang w:val="fr-FR"/>
            </w:rPr>
          </w:rPrChange>
        </w:rPr>
        <w:t>celle de</w:t>
      </w:r>
      <w:r w:rsidRPr="00F94CB9">
        <w:rPr>
          <w:spacing w:val="-14"/>
          <w:sz w:val="28"/>
          <w:szCs w:val="28"/>
          <w:lang w:val="fr-FR"/>
          <w:rPrChange w:id="4694" w:author="Peng Luqi" w:date="2019-10-13T14:50:00Z">
            <w:rPr>
              <w:spacing w:val="-14"/>
              <w:lang w:val="fr-FR"/>
            </w:rPr>
          </w:rPrChange>
        </w:rPr>
        <w:t xml:space="preserve"> </w:t>
      </w:r>
      <w:r w:rsidRPr="00F94CB9">
        <w:rPr>
          <w:sz w:val="28"/>
          <w:szCs w:val="28"/>
          <w:lang w:val="fr-FR"/>
          <w:rPrChange w:id="4695" w:author="Peng Luqi" w:date="2019-10-13T14:50:00Z">
            <w:rPr>
              <w:lang w:val="fr-FR"/>
            </w:rPr>
          </w:rPrChange>
        </w:rPr>
        <w:t>toute</w:t>
      </w:r>
      <w:r w:rsidRPr="00F94CB9">
        <w:rPr>
          <w:spacing w:val="-14"/>
          <w:sz w:val="28"/>
          <w:szCs w:val="28"/>
          <w:lang w:val="fr-FR"/>
          <w:rPrChange w:id="4696" w:author="Peng Luqi" w:date="2019-10-13T14:50:00Z">
            <w:rPr>
              <w:spacing w:val="-14"/>
              <w:lang w:val="fr-FR"/>
            </w:rPr>
          </w:rPrChange>
        </w:rPr>
        <w:t xml:space="preserve"> </w:t>
      </w:r>
      <w:r w:rsidRPr="00F94CB9">
        <w:rPr>
          <w:sz w:val="28"/>
          <w:szCs w:val="28"/>
          <w:lang w:val="fr-FR"/>
          <w:rPrChange w:id="4697" w:author="Peng Luqi" w:date="2019-10-13T14:50:00Z">
            <w:rPr>
              <w:lang w:val="fr-FR"/>
            </w:rPr>
          </w:rPrChange>
        </w:rPr>
        <w:t>la</w:t>
      </w:r>
      <w:r w:rsidRPr="00F94CB9">
        <w:rPr>
          <w:spacing w:val="-14"/>
          <w:sz w:val="28"/>
          <w:szCs w:val="28"/>
          <w:lang w:val="fr-FR"/>
          <w:rPrChange w:id="4698" w:author="Peng Luqi" w:date="2019-10-13T14:50:00Z">
            <w:rPr>
              <w:spacing w:val="-14"/>
              <w:lang w:val="fr-FR"/>
            </w:rPr>
          </w:rPrChange>
        </w:rPr>
        <w:t xml:space="preserve"> </w:t>
      </w:r>
      <w:r w:rsidRPr="00F94CB9">
        <w:rPr>
          <w:sz w:val="28"/>
          <w:szCs w:val="28"/>
          <w:lang w:val="fr-FR"/>
          <w:rPrChange w:id="4699" w:author="Peng Luqi" w:date="2019-10-13T14:50:00Z">
            <w:rPr>
              <w:lang w:val="fr-FR"/>
            </w:rPr>
          </w:rPrChange>
        </w:rPr>
        <w:t>société.</w:t>
      </w:r>
      <w:r w:rsidRPr="00F94CB9">
        <w:rPr>
          <w:spacing w:val="-13"/>
          <w:sz w:val="28"/>
          <w:szCs w:val="28"/>
          <w:lang w:val="fr-FR"/>
          <w:rPrChange w:id="4700" w:author="Peng Luqi" w:date="2019-10-13T14:50:00Z">
            <w:rPr>
              <w:spacing w:val="-13"/>
              <w:lang w:val="fr-FR"/>
            </w:rPr>
          </w:rPrChange>
        </w:rPr>
        <w:t xml:space="preserve"> </w:t>
      </w:r>
      <w:r w:rsidRPr="00F94CB9">
        <w:rPr>
          <w:sz w:val="28"/>
          <w:szCs w:val="28"/>
          <w:lang w:val="fr-FR"/>
          <w:rPrChange w:id="4701" w:author="Peng Luqi" w:date="2019-10-13T14:50:00Z">
            <w:rPr>
              <w:lang w:val="fr-FR"/>
            </w:rPr>
          </w:rPrChange>
        </w:rPr>
        <w:t>Ce</w:t>
      </w:r>
      <w:r w:rsidRPr="00F94CB9">
        <w:rPr>
          <w:spacing w:val="-14"/>
          <w:sz w:val="28"/>
          <w:szCs w:val="28"/>
          <w:lang w:val="fr-FR"/>
          <w:rPrChange w:id="4702" w:author="Peng Luqi" w:date="2019-10-13T14:50:00Z">
            <w:rPr>
              <w:spacing w:val="-14"/>
              <w:lang w:val="fr-FR"/>
            </w:rPr>
          </w:rPrChange>
        </w:rPr>
        <w:t xml:space="preserve"> </w:t>
      </w:r>
      <w:r w:rsidRPr="00F94CB9">
        <w:rPr>
          <w:sz w:val="28"/>
          <w:szCs w:val="28"/>
          <w:lang w:val="fr-FR"/>
          <w:rPrChange w:id="4703" w:author="Peng Luqi" w:date="2019-10-13T14:50:00Z">
            <w:rPr>
              <w:lang w:val="fr-FR"/>
            </w:rPr>
          </w:rPrChange>
        </w:rPr>
        <w:t>phénomène</w:t>
      </w:r>
      <w:r w:rsidRPr="00F94CB9">
        <w:rPr>
          <w:spacing w:val="-14"/>
          <w:sz w:val="28"/>
          <w:szCs w:val="28"/>
          <w:lang w:val="fr-FR"/>
          <w:rPrChange w:id="4704" w:author="Peng Luqi" w:date="2019-10-13T14:50:00Z">
            <w:rPr>
              <w:spacing w:val="-14"/>
              <w:lang w:val="fr-FR"/>
            </w:rPr>
          </w:rPrChange>
        </w:rPr>
        <w:t xml:space="preserve"> </w:t>
      </w:r>
      <w:r w:rsidRPr="00F94CB9">
        <w:rPr>
          <w:sz w:val="28"/>
          <w:szCs w:val="28"/>
          <w:lang w:val="fr-FR"/>
          <w:rPrChange w:id="4705" w:author="Peng Luqi" w:date="2019-10-13T14:50:00Z">
            <w:rPr>
              <w:lang w:val="fr-FR"/>
            </w:rPr>
          </w:rPrChange>
        </w:rPr>
        <w:t>n</w:t>
      </w:r>
      <w:del w:id="4706" w:author="Peng Luqi" w:date="2019-10-13T14:43:00Z">
        <w:r w:rsidRPr="00F94CB9" w:rsidDel="00EF666F">
          <w:rPr>
            <w:sz w:val="28"/>
            <w:szCs w:val="28"/>
            <w:lang w:val="fr-FR"/>
            <w:rPrChange w:id="4707" w:author="Peng Luqi" w:date="2019-10-13T14:50:00Z">
              <w:rPr>
                <w:lang w:val="fr-FR"/>
              </w:rPr>
            </w:rPrChange>
          </w:rPr>
          <w:delText>’</w:delText>
        </w:r>
      </w:del>
      <w:ins w:id="4708" w:author="Peng Luqi" w:date="2019-10-13T14:43:00Z">
        <w:r w:rsidR="00EF666F" w:rsidRPr="00F94CB9">
          <w:rPr>
            <w:sz w:val="28"/>
            <w:szCs w:val="28"/>
            <w:lang w:val="fr-FR"/>
            <w:rPrChange w:id="4709" w:author="Peng Luqi" w:date="2019-10-13T14:50:00Z">
              <w:rPr>
                <w:lang w:val="fr-FR"/>
              </w:rPr>
            </w:rPrChange>
          </w:rPr>
          <w:t>’</w:t>
        </w:r>
      </w:ins>
      <w:r w:rsidRPr="00F94CB9">
        <w:rPr>
          <w:sz w:val="28"/>
          <w:szCs w:val="28"/>
          <w:lang w:val="fr-FR"/>
          <w:rPrChange w:id="4710" w:author="Peng Luqi" w:date="2019-10-13T14:50:00Z">
            <w:rPr>
              <w:lang w:val="fr-FR"/>
            </w:rPr>
          </w:rPrChange>
        </w:rPr>
        <w:t>est</w:t>
      </w:r>
      <w:r w:rsidRPr="00F94CB9">
        <w:rPr>
          <w:spacing w:val="-13"/>
          <w:sz w:val="28"/>
          <w:szCs w:val="28"/>
          <w:lang w:val="fr-FR"/>
          <w:rPrChange w:id="4711" w:author="Peng Luqi" w:date="2019-10-13T14:50:00Z">
            <w:rPr>
              <w:spacing w:val="-13"/>
              <w:lang w:val="fr-FR"/>
            </w:rPr>
          </w:rPrChange>
        </w:rPr>
        <w:t xml:space="preserve"> </w:t>
      </w:r>
      <w:r w:rsidRPr="00F94CB9">
        <w:rPr>
          <w:sz w:val="28"/>
          <w:szCs w:val="28"/>
          <w:lang w:val="fr-FR"/>
          <w:rPrChange w:id="4712" w:author="Peng Luqi" w:date="2019-10-13T14:50:00Z">
            <w:rPr>
              <w:lang w:val="fr-FR"/>
            </w:rPr>
          </w:rPrChange>
        </w:rPr>
        <w:t>pas</w:t>
      </w:r>
      <w:r w:rsidRPr="00F94CB9">
        <w:rPr>
          <w:spacing w:val="-13"/>
          <w:sz w:val="28"/>
          <w:szCs w:val="28"/>
          <w:lang w:val="fr-FR"/>
          <w:rPrChange w:id="4713" w:author="Peng Luqi" w:date="2019-10-13T14:50:00Z">
            <w:rPr>
              <w:spacing w:val="-13"/>
              <w:lang w:val="fr-FR"/>
            </w:rPr>
          </w:rPrChange>
        </w:rPr>
        <w:t xml:space="preserve"> </w:t>
      </w:r>
      <w:r w:rsidRPr="00F94CB9">
        <w:rPr>
          <w:sz w:val="28"/>
          <w:szCs w:val="28"/>
          <w:lang w:val="fr-FR"/>
          <w:rPrChange w:id="4714" w:author="Peng Luqi" w:date="2019-10-13T14:50:00Z">
            <w:rPr>
              <w:lang w:val="fr-FR"/>
            </w:rPr>
          </w:rPrChange>
        </w:rPr>
        <w:t>propre</w:t>
      </w:r>
      <w:r w:rsidRPr="00F94CB9">
        <w:rPr>
          <w:spacing w:val="-14"/>
          <w:sz w:val="28"/>
          <w:szCs w:val="28"/>
          <w:lang w:val="fr-FR"/>
          <w:rPrChange w:id="4715" w:author="Peng Luqi" w:date="2019-10-13T14:50:00Z">
            <w:rPr>
              <w:spacing w:val="-14"/>
              <w:lang w:val="fr-FR"/>
            </w:rPr>
          </w:rPrChange>
        </w:rPr>
        <w:t xml:space="preserve"> </w:t>
      </w:r>
      <w:r w:rsidRPr="00F94CB9">
        <w:rPr>
          <w:sz w:val="28"/>
          <w:szCs w:val="28"/>
          <w:lang w:val="fr-FR"/>
          <w:rPrChange w:id="4716" w:author="Peng Luqi" w:date="2019-10-13T14:50:00Z">
            <w:rPr>
              <w:lang w:val="fr-FR"/>
            </w:rPr>
          </w:rPrChange>
        </w:rPr>
        <w:t>à</w:t>
      </w:r>
      <w:r w:rsidRPr="00F94CB9">
        <w:rPr>
          <w:spacing w:val="-14"/>
          <w:sz w:val="28"/>
          <w:szCs w:val="28"/>
          <w:lang w:val="fr-FR"/>
          <w:rPrChange w:id="4717" w:author="Peng Luqi" w:date="2019-10-13T14:50:00Z">
            <w:rPr>
              <w:spacing w:val="-14"/>
              <w:lang w:val="fr-FR"/>
            </w:rPr>
          </w:rPrChange>
        </w:rPr>
        <w:t xml:space="preserve"> </w:t>
      </w:r>
      <w:r w:rsidRPr="00F94CB9">
        <w:rPr>
          <w:sz w:val="28"/>
          <w:szCs w:val="28"/>
          <w:lang w:val="fr-FR"/>
          <w:rPrChange w:id="4718" w:author="Peng Luqi" w:date="2019-10-13T14:50:00Z">
            <w:rPr>
              <w:lang w:val="fr-FR"/>
            </w:rPr>
          </w:rPrChange>
        </w:rPr>
        <w:t>la</w:t>
      </w:r>
      <w:r w:rsidRPr="00F94CB9">
        <w:rPr>
          <w:spacing w:val="-14"/>
          <w:sz w:val="28"/>
          <w:szCs w:val="28"/>
          <w:lang w:val="fr-FR"/>
          <w:rPrChange w:id="4719" w:author="Peng Luqi" w:date="2019-10-13T14:50:00Z">
            <w:rPr>
              <w:spacing w:val="-14"/>
              <w:lang w:val="fr-FR"/>
            </w:rPr>
          </w:rPrChange>
        </w:rPr>
        <w:t xml:space="preserve"> </w:t>
      </w:r>
      <w:r w:rsidRPr="00F94CB9">
        <w:rPr>
          <w:sz w:val="28"/>
          <w:szCs w:val="28"/>
          <w:lang w:val="fr-FR"/>
          <w:rPrChange w:id="4720" w:author="Peng Luqi" w:date="2019-10-13T14:50:00Z">
            <w:rPr>
              <w:lang w:val="fr-FR"/>
            </w:rPr>
          </w:rPrChange>
        </w:rPr>
        <w:t>Chine,</w:t>
      </w:r>
      <w:r w:rsidRPr="00F94CB9">
        <w:rPr>
          <w:spacing w:val="-13"/>
          <w:sz w:val="28"/>
          <w:szCs w:val="28"/>
          <w:lang w:val="fr-FR"/>
          <w:rPrChange w:id="4721" w:author="Peng Luqi" w:date="2019-10-13T14:50:00Z">
            <w:rPr>
              <w:spacing w:val="-13"/>
              <w:lang w:val="fr-FR"/>
            </w:rPr>
          </w:rPrChange>
        </w:rPr>
        <w:t xml:space="preserve"> </w:t>
      </w:r>
      <w:r w:rsidRPr="00F94CB9">
        <w:rPr>
          <w:sz w:val="28"/>
          <w:szCs w:val="28"/>
          <w:lang w:val="fr-FR"/>
          <w:rPrChange w:id="4722" w:author="Peng Luqi" w:date="2019-10-13T14:50:00Z">
            <w:rPr>
              <w:lang w:val="fr-FR"/>
            </w:rPr>
          </w:rPrChange>
        </w:rPr>
        <w:t>mais</w:t>
      </w:r>
      <w:r w:rsidRPr="00F94CB9">
        <w:rPr>
          <w:spacing w:val="-13"/>
          <w:sz w:val="28"/>
          <w:szCs w:val="28"/>
          <w:lang w:val="fr-FR"/>
          <w:rPrChange w:id="4723" w:author="Peng Luqi" w:date="2019-10-13T14:50:00Z">
            <w:rPr>
              <w:spacing w:val="-13"/>
              <w:lang w:val="fr-FR"/>
            </w:rPr>
          </w:rPrChange>
        </w:rPr>
        <w:t xml:space="preserve"> </w:t>
      </w:r>
      <w:r w:rsidRPr="00F94CB9">
        <w:rPr>
          <w:sz w:val="28"/>
          <w:szCs w:val="28"/>
          <w:lang w:val="fr-FR"/>
          <w:rPrChange w:id="4724" w:author="Peng Luqi" w:date="2019-10-13T14:50:00Z">
            <w:rPr>
              <w:lang w:val="fr-FR"/>
            </w:rPr>
          </w:rPrChange>
        </w:rPr>
        <w:t>au</w:t>
      </w:r>
      <w:r w:rsidRPr="00F94CB9">
        <w:rPr>
          <w:spacing w:val="-14"/>
          <w:sz w:val="28"/>
          <w:szCs w:val="28"/>
          <w:lang w:val="fr-FR"/>
          <w:rPrChange w:id="4725" w:author="Peng Luqi" w:date="2019-10-13T14:50:00Z">
            <w:rPr>
              <w:spacing w:val="-14"/>
              <w:lang w:val="fr-FR"/>
            </w:rPr>
          </w:rPrChange>
        </w:rPr>
        <w:t xml:space="preserve"> </w:t>
      </w:r>
      <w:r w:rsidRPr="00F94CB9">
        <w:rPr>
          <w:sz w:val="28"/>
          <w:szCs w:val="28"/>
          <w:lang w:val="fr-FR"/>
          <w:rPrChange w:id="4726" w:author="Peng Luqi" w:date="2019-10-13T14:50:00Z">
            <w:rPr>
              <w:lang w:val="fr-FR"/>
            </w:rPr>
          </w:rPrChange>
        </w:rPr>
        <w:t>monde</w:t>
      </w:r>
      <w:r w:rsidRPr="00F94CB9">
        <w:rPr>
          <w:spacing w:val="-14"/>
          <w:sz w:val="28"/>
          <w:szCs w:val="28"/>
          <w:lang w:val="fr-FR"/>
          <w:rPrChange w:id="4727" w:author="Peng Luqi" w:date="2019-10-13T14:50:00Z">
            <w:rPr>
              <w:spacing w:val="-14"/>
              <w:lang w:val="fr-FR"/>
            </w:rPr>
          </w:rPrChange>
        </w:rPr>
        <w:t xml:space="preserve"> </w:t>
      </w:r>
      <w:r w:rsidRPr="00F94CB9">
        <w:rPr>
          <w:sz w:val="28"/>
          <w:szCs w:val="28"/>
          <w:lang w:val="fr-FR"/>
          <w:rPrChange w:id="4728" w:author="Peng Luqi" w:date="2019-10-13T14:50:00Z">
            <w:rPr>
              <w:lang w:val="fr-FR"/>
            </w:rPr>
          </w:rPrChange>
        </w:rPr>
        <w:t>entier.</w:t>
      </w:r>
      <w:r w:rsidRPr="00F94CB9">
        <w:rPr>
          <w:spacing w:val="-13"/>
          <w:sz w:val="28"/>
          <w:szCs w:val="28"/>
          <w:lang w:val="fr-FR"/>
          <w:rPrChange w:id="4729" w:author="Peng Luqi" w:date="2019-10-13T14:50:00Z">
            <w:rPr>
              <w:spacing w:val="-13"/>
              <w:lang w:val="fr-FR"/>
            </w:rPr>
          </w:rPrChange>
        </w:rPr>
        <w:t xml:space="preserve"> </w:t>
      </w:r>
      <w:r w:rsidRPr="00F94CB9">
        <w:rPr>
          <w:sz w:val="28"/>
          <w:szCs w:val="28"/>
          <w:lang w:val="fr-FR"/>
          <w:rPrChange w:id="4730" w:author="Peng Luqi" w:date="2019-10-13T14:50:00Z">
            <w:rPr>
              <w:lang w:val="fr-FR"/>
            </w:rPr>
          </w:rPrChange>
        </w:rPr>
        <w:t>Mais,</w:t>
      </w:r>
      <w:r w:rsidRPr="00F94CB9">
        <w:rPr>
          <w:spacing w:val="-13"/>
          <w:sz w:val="28"/>
          <w:szCs w:val="28"/>
          <w:lang w:val="fr-FR"/>
          <w:rPrChange w:id="4731" w:author="Peng Luqi" w:date="2019-10-13T14:50:00Z">
            <w:rPr>
              <w:spacing w:val="-13"/>
              <w:lang w:val="fr-FR"/>
            </w:rPr>
          </w:rPrChange>
        </w:rPr>
        <w:t xml:space="preserve"> </w:t>
      </w:r>
      <w:r w:rsidRPr="00F94CB9">
        <w:rPr>
          <w:sz w:val="28"/>
          <w:szCs w:val="28"/>
          <w:lang w:val="fr-FR"/>
          <w:rPrChange w:id="4732" w:author="Peng Luqi" w:date="2019-10-13T14:50:00Z">
            <w:rPr>
              <w:lang w:val="fr-FR"/>
            </w:rPr>
          </w:rPrChange>
        </w:rPr>
        <w:t>en</w:t>
      </w:r>
      <w:r w:rsidRPr="00F94CB9">
        <w:rPr>
          <w:spacing w:val="-14"/>
          <w:sz w:val="28"/>
          <w:szCs w:val="28"/>
          <w:lang w:val="fr-FR"/>
          <w:rPrChange w:id="4733" w:author="Peng Luqi" w:date="2019-10-13T14:50:00Z">
            <w:rPr>
              <w:spacing w:val="-14"/>
              <w:lang w:val="fr-FR"/>
            </w:rPr>
          </w:rPrChange>
        </w:rPr>
        <w:t xml:space="preserve"> </w:t>
      </w:r>
      <w:r w:rsidRPr="00F94CB9">
        <w:rPr>
          <w:sz w:val="28"/>
          <w:szCs w:val="28"/>
          <w:lang w:val="fr-FR"/>
          <w:rPrChange w:id="4734" w:author="Peng Luqi" w:date="2019-10-13T14:50:00Z">
            <w:rPr>
              <w:lang w:val="fr-FR"/>
            </w:rPr>
          </w:rPrChange>
        </w:rPr>
        <w:t>changeant votre perspective, l</w:t>
      </w:r>
      <w:del w:id="4735" w:author="Peng Luqi" w:date="2019-10-13T14:43:00Z">
        <w:r w:rsidRPr="00F94CB9" w:rsidDel="00EF666F">
          <w:rPr>
            <w:sz w:val="28"/>
            <w:szCs w:val="28"/>
            <w:lang w:val="fr-FR"/>
            <w:rPrChange w:id="4736" w:author="Peng Luqi" w:date="2019-10-13T14:50:00Z">
              <w:rPr>
                <w:lang w:val="fr-FR"/>
              </w:rPr>
            </w:rPrChange>
          </w:rPr>
          <w:delText>’</w:delText>
        </w:r>
      </w:del>
      <w:ins w:id="4737" w:author="Peng Luqi" w:date="2019-10-13T14:43:00Z">
        <w:r w:rsidR="00EF666F" w:rsidRPr="00F94CB9">
          <w:rPr>
            <w:sz w:val="28"/>
            <w:szCs w:val="28"/>
            <w:lang w:val="fr-FR"/>
            <w:rPrChange w:id="4738" w:author="Peng Luqi" w:date="2019-10-13T14:50:00Z">
              <w:rPr>
                <w:lang w:val="fr-FR"/>
              </w:rPr>
            </w:rPrChange>
          </w:rPr>
          <w:t>’</w:t>
        </w:r>
      </w:ins>
      <w:r w:rsidRPr="00F94CB9">
        <w:rPr>
          <w:sz w:val="28"/>
          <w:szCs w:val="28"/>
          <w:lang w:val="fr-FR"/>
          <w:rPrChange w:id="4739" w:author="Peng Luqi" w:date="2019-10-13T14:50:00Z">
            <w:rPr>
              <w:lang w:val="fr-FR"/>
            </w:rPr>
          </w:rPrChange>
        </w:rPr>
        <w:t>observation inverse pourrait vous</w:t>
      </w:r>
      <w:r w:rsidRPr="00F94CB9">
        <w:rPr>
          <w:spacing w:val="-10"/>
          <w:sz w:val="28"/>
          <w:szCs w:val="28"/>
          <w:lang w:val="fr-FR"/>
          <w:rPrChange w:id="4740" w:author="Peng Luqi" w:date="2019-10-13T14:50:00Z">
            <w:rPr>
              <w:spacing w:val="-10"/>
              <w:lang w:val="fr-FR"/>
            </w:rPr>
          </w:rPrChange>
        </w:rPr>
        <w:t xml:space="preserve"> </w:t>
      </w:r>
      <w:r w:rsidRPr="00F94CB9">
        <w:rPr>
          <w:sz w:val="28"/>
          <w:szCs w:val="28"/>
          <w:lang w:val="fr-FR"/>
          <w:rPrChange w:id="4741" w:author="Peng Luqi" w:date="2019-10-13T14:50:00Z">
            <w:rPr>
              <w:lang w:val="fr-FR"/>
            </w:rPr>
          </w:rPrChange>
        </w:rPr>
        <w:t>surprendre.</w:t>
      </w:r>
    </w:p>
    <w:p w:rsidR="002B38DF" w:rsidRPr="00F94CB9" w:rsidRDefault="002B38DF">
      <w:pPr>
        <w:pStyle w:val="a3"/>
        <w:ind w:left="170" w:right="170"/>
        <w:jc w:val="both"/>
        <w:rPr>
          <w:lang w:val="fr-FR"/>
          <w:rPrChange w:id="4742" w:author="Peng Luqi" w:date="2019-10-13T14:50:00Z">
            <w:rPr>
              <w:sz w:val="21"/>
              <w:lang w:val="fr-FR"/>
            </w:rPr>
          </w:rPrChange>
        </w:rPr>
        <w:pPrChange w:id="4743" w:author="Peng Luqi" w:date="2019-10-13T14:20:00Z">
          <w:pPr>
            <w:pStyle w:val="a3"/>
          </w:pPr>
        </w:pPrChange>
      </w:pPr>
    </w:p>
    <w:p w:rsidR="002B38DF" w:rsidRPr="00F94CB9" w:rsidRDefault="00716360">
      <w:pPr>
        <w:pStyle w:val="a3"/>
        <w:ind w:left="720" w:right="720"/>
        <w:jc w:val="both"/>
        <w:rPr>
          <w:lang w:val="fr-FR"/>
          <w:rPrChange w:id="4744" w:author="Peng Luqi" w:date="2019-10-13T14:50:00Z">
            <w:rPr>
              <w:lang w:val="fr-FR"/>
            </w:rPr>
          </w:rPrChange>
        </w:rPr>
        <w:pPrChange w:id="4745" w:author="Peng Luqi" w:date="2019-10-13T14:52:00Z">
          <w:pPr>
            <w:spacing w:line="237" w:lineRule="auto"/>
            <w:ind w:left="130"/>
          </w:pPr>
        </w:pPrChange>
      </w:pPr>
      <w:r w:rsidRPr="00F94CB9">
        <w:rPr>
          <w:lang w:val="fr-FR"/>
          <w:rPrChange w:id="4746" w:author="Peng Luqi" w:date="2019-10-13T14:50:00Z">
            <w:rPr>
              <w:lang w:val="fr-FR"/>
            </w:rPr>
          </w:rPrChange>
        </w:rPr>
        <w:t>Car, en réalité, quelle que soit l</w:t>
      </w:r>
      <w:del w:id="4747" w:author="Peng Luqi" w:date="2019-10-13T14:43:00Z">
        <w:r w:rsidRPr="00F94CB9" w:rsidDel="00EF666F">
          <w:rPr>
            <w:lang w:val="fr-FR"/>
            <w:rPrChange w:id="4748" w:author="Peng Luqi" w:date="2019-10-13T14:50:00Z">
              <w:rPr>
                <w:lang w:val="fr-FR"/>
              </w:rPr>
            </w:rPrChange>
          </w:rPr>
          <w:delText>’</w:delText>
        </w:r>
      </w:del>
      <w:ins w:id="4749" w:author="Peng Luqi" w:date="2019-10-13T14:43:00Z">
        <w:r w:rsidR="00EF666F" w:rsidRPr="00F94CB9">
          <w:rPr>
            <w:lang w:val="fr-FR"/>
            <w:rPrChange w:id="4750" w:author="Peng Luqi" w:date="2019-10-13T14:50:00Z">
              <w:rPr>
                <w:lang w:val="fr-FR"/>
              </w:rPr>
            </w:rPrChange>
          </w:rPr>
          <w:t>’</w:t>
        </w:r>
      </w:ins>
      <w:r w:rsidRPr="00F94CB9">
        <w:rPr>
          <w:lang w:val="fr-FR"/>
          <w:rPrChange w:id="4751" w:author="Peng Luqi" w:date="2019-10-13T14:50:00Z">
            <w:rPr>
              <w:lang w:val="fr-FR"/>
            </w:rPr>
          </w:rPrChange>
        </w:rPr>
        <w:t>époque, quel que soit l</w:t>
      </w:r>
      <w:del w:id="4752" w:author="Peng Luqi" w:date="2019-10-13T14:43:00Z">
        <w:r w:rsidRPr="00F94CB9" w:rsidDel="00EF666F">
          <w:rPr>
            <w:lang w:val="fr-FR"/>
            <w:rPrChange w:id="4753" w:author="Peng Luqi" w:date="2019-10-13T14:50:00Z">
              <w:rPr>
                <w:lang w:val="fr-FR"/>
              </w:rPr>
            </w:rPrChange>
          </w:rPr>
          <w:delText>’</w:delText>
        </w:r>
      </w:del>
      <w:ins w:id="4754" w:author="Peng Luqi" w:date="2019-10-13T14:43:00Z">
        <w:r w:rsidR="00EF666F" w:rsidRPr="00F94CB9">
          <w:rPr>
            <w:lang w:val="fr-FR"/>
            <w:rPrChange w:id="4755" w:author="Peng Luqi" w:date="2019-10-13T14:50:00Z">
              <w:rPr>
                <w:lang w:val="fr-FR"/>
              </w:rPr>
            </w:rPrChange>
          </w:rPr>
          <w:t>’</w:t>
        </w:r>
      </w:ins>
      <w:r w:rsidRPr="00F94CB9">
        <w:rPr>
          <w:lang w:val="fr-FR"/>
          <w:rPrChange w:id="4756" w:author="Peng Luqi" w:date="2019-10-13T14:50:00Z">
            <w:rPr>
              <w:lang w:val="fr-FR"/>
            </w:rPr>
          </w:rPrChange>
        </w:rPr>
        <w:t>endroit, l</w:t>
      </w:r>
      <w:del w:id="4757" w:author="Peng Luqi" w:date="2019-10-13T14:43:00Z">
        <w:r w:rsidRPr="00F94CB9" w:rsidDel="00EF666F">
          <w:rPr>
            <w:lang w:val="fr-FR"/>
            <w:rPrChange w:id="4758" w:author="Peng Luqi" w:date="2019-10-13T14:50:00Z">
              <w:rPr>
                <w:lang w:val="fr-FR"/>
              </w:rPr>
            </w:rPrChange>
          </w:rPr>
          <w:delText>’</w:delText>
        </w:r>
      </w:del>
      <w:ins w:id="4759" w:author="Peng Luqi" w:date="2019-10-13T14:43:00Z">
        <w:r w:rsidR="00EF666F" w:rsidRPr="00F94CB9">
          <w:rPr>
            <w:lang w:val="fr-FR"/>
            <w:rPrChange w:id="4760" w:author="Peng Luqi" w:date="2019-10-13T14:50:00Z">
              <w:rPr>
                <w:lang w:val="fr-FR"/>
              </w:rPr>
            </w:rPrChange>
          </w:rPr>
          <w:t>’</w:t>
        </w:r>
      </w:ins>
      <w:r w:rsidRPr="00F94CB9">
        <w:rPr>
          <w:lang w:val="fr-FR"/>
          <w:rPrChange w:id="4761" w:author="Peng Luqi" w:date="2019-10-13T14:50:00Z">
            <w:rPr>
              <w:lang w:val="fr-FR"/>
            </w:rPr>
          </w:rPrChange>
        </w:rPr>
        <w:t>éducation a toujours été un franc succès.</w:t>
      </w:r>
    </w:p>
    <w:p w:rsidR="002B38DF" w:rsidRPr="00F94CB9" w:rsidRDefault="002B38DF">
      <w:pPr>
        <w:pStyle w:val="a3"/>
        <w:ind w:left="170" w:right="170"/>
        <w:jc w:val="both"/>
        <w:rPr>
          <w:lang w:val="fr-FR"/>
          <w:rPrChange w:id="4762" w:author="Peng Luqi" w:date="2019-10-13T14:50:00Z">
            <w:rPr>
              <w:sz w:val="22"/>
              <w:lang w:val="fr-FR"/>
            </w:rPr>
          </w:rPrChange>
        </w:rPr>
        <w:pPrChange w:id="4763" w:author="Peng Luqi" w:date="2019-10-13T14:20:00Z">
          <w:pPr>
            <w:pStyle w:val="a3"/>
            <w:spacing w:before="3"/>
          </w:pPr>
        </w:pPrChange>
      </w:pPr>
    </w:p>
    <w:p w:rsidR="00F94CB9" w:rsidRDefault="00716360" w:rsidP="00CB23F4">
      <w:pPr>
        <w:ind w:left="170" w:right="170"/>
        <w:jc w:val="both"/>
        <w:rPr>
          <w:ins w:id="4764" w:author="Peng Luqi" w:date="2019-10-13T14:52:00Z"/>
          <w:spacing w:val="-14"/>
          <w:sz w:val="28"/>
          <w:szCs w:val="28"/>
          <w:lang w:val="fr-FR"/>
        </w:rPr>
      </w:pPr>
      <w:r w:rsidRPr="00F94CB9">
        <w:rPr>
          <w:sz w:val="28"/>
          <w:szCs w:val="28"/>
          <w:lang w:val="fr-FR"/>
          <w:rPrChange w:id="4765" w:author="Peng Luqi" w:date="2019-10-13T14:50:00Z">
            <w:rPr>
              <w:lang w:val="fr-FR"/>
            </w:rPr>
          </w:rPrChange>
        </w:rPr>
        <w:t>Comment</w:t>
      </w:r>
      <w:r w:rsidRPr="00F94CB9">
        <w:rPr>
          <w:spacing w:val="-15"/>
          <w:sz w:val="28"/>
          <w:szCs w:val="28"/>
          <w:lang w:val="fr-FR"/>
          <w:rPrChange w:id="4766" w:author="Peng Luqi" w:date="2019-10-13T14:50:00Z">
            <w:rPr>
              <w:spacing w:val="-15"/>
              <w:lang w:val="fr-FR"/>
            </w:rPr>
          </w:rPrChange>
        </w:rPr>
        <w:t xml:space="preserve"> </w:t>
      </w:r>
      <w:r w:rsidRPr="00F94CB9">
        <w:rPr>
          <w:sz w:val="28"/>
          <w:szCs w:val="28"/>
          <w:lang w:val="fr-FR"/>
          <w:rPrChange w:id="4767" w:author="Peng Luqi" w:date="2019-10-13T14:50:00Z">
            <w:rPr>
              <w:lang w:val="fr-FR"/>
            </w:rPr>
          </w:rPrChange>
        </w:rPr>
        <w:t>arriver</w:t>
      </w:r>
      <w:r w:rsidRPr="00F94CB9">
        <w:rPr>
          <w:spacing w:val="-14"/>
          <w:sz w:val="28"/>
          <w:szCs w:val="28"/>
          <w:lang w:val="fr-FR"/>
          <w:rPrChange w:id="4768" w:author="Peng Luqi" w:date="2019-10-13T14:50:00Z">
            <w:rPr>
              <w:spacing w:val="-14"/>
              <w:lang w:val="fr-FR"/>
            </w:rPr>
          </w:rPrChange>
        </w:rPr>
        <w:t xml:space="preserve"> </w:t>
      </w:r>
      <w:r w:rsidRPr="00F94CB9">
        <w:rPr>
          <w:sz w:val="28"/>
          <w:szCs w:val="28"/>
          <w:lang w:val="fr-FR"/>
          <w:rPrChange w:id="4769" w:author="Peng Luqi" w:date="2019-10-13T14:50:00Z">
            <w:rPr>
              <w:lang w:val="fr-FR"/>
            </w:rPr>
          </w:rPrChange>
        </w:rPr>
        <w:t>à</w:t>
      </w:r>
      <w:r w:rsidRPr="00F94CB9">
        <w:rPr>
          <w:spacing w:val="-14"/>
          <w:sz w:val="28"/>
          <w:szCs w:val="28"/>
          <w:lang w:val="fr-FR"/>
          <w:rPrChange w:id="4770" w:author="Peng Luqi" w:date="2019-10-13T14:50:00Z">
            <w:rPr>
              <w:spacing w:val="-14"/>
              <w:lang w:val="fr-FR"/>
            </w:rPr>
          </w:rPrChange>
        </w:rPr>
        <w:t xml:space="preserve"> </w:t>
      </w:r>
      <w:r w:rsidRPr="00F94CB9">
        <w:rPr>
          <w:sz w:val="28"/>
          <w:szCs w:val="28"/>
          <w:lang w:val="fr-FR"/>
          <w:rPrChange w:id="4771" w:author="Peng Luqi" w:date="2019-10-13T14:50:00Z">
            <w:rPr>
              <w:lang w:val="fr-FR"/>
            </w:rPr>
          </w:rPrChange>
        </w:rPr>
        <w:t>cette</w:t>
      </w:r>
      <w:r w:rsidRPr="00F94CB9">
        <w:rPr>
          <w:spacing w:val="-14"/>
          <w:sz w:val="28"/>
          <w:szCs w:val="28"/>
          <w:lang w:val="fr-FR"/>
          <w:rPrChange w:id="4772" w:author="Peng Luqi" w:date="2019-10-13T14:50:00Z">
            <w:rPr>
              <w:spacing w:val="-14"/>
              <w:lang w:val="fr-FR"/>
            </w:rPr>
          </w:rPrChange>
        </w:rPr>
        <w:t xml:space="preserve"> </w:t>
      </w:r>
      <w:r w:rsidRPr="00F94CB9">
        <w:rPr>
          <w:sz w:val="28"/>
          <w:szCs w:val="28"/>
          <w:lang w:val="fr-FR"/>
          <w:rPrChange w:id="4773" w:author="Peng Luqi" w:date="2019-10-13T14:50:00Z">
            <w:rPr>
              <w:lang w:val="fr-FR"/>
            </w:rPr>
          </w:rPrChange>
        </w:rPr>
        <w:t>conclusion</w:t>
      </w:r>
      <w:r w:rsidRPr="00F94CB9">
        <w:rPr>
          <w:spacing w:val="-5"/>
          <w:sz w:val="28"/>
          <w:szCs w:val="28"/>
          <w:lang w:val="fr-FR"/>
          <w:rPrChange w:id="4774" w:author="Peng Luqi" w:date="2019-10-13T14:50:00Z">
            <w:rPr>
              <w:spacing w:val="-5"/>
              <w:lang w:val="fr-FR"/>
            </w:rPr>
          </w:rPrChange>
        </w:rPr>
        <w:t xml:space="preserve"> </w:t>
      </w:r>
      <w:r w:rsidRPr="00F94CB9">
        <w:rPr>
          <w:sz w:val="28"/>
          <w:szCs w:val="28"/>
          <w:lang w:val="fr-FR"/>
          <w:rPrChange w:id="4775" w:author="Peng Luqi" w:date="2019-10-13T14:50:00Z">
            <w:rPr>
              <w:lang w:val="fr-FR"/>
            </w:rPr>
          </w:rPrChange>
        </w:rPr>
        <w:t>?</w:t>
      </w:r>
      <w:r w:rsidRPr="00F94CB9">
        <w:rPr>
          <w:spacing w:val="-14"/>
          <w:sz w:val="28"/>
          <w:szCs w:val="28"/>
          <w:lang w:val="fr-FR"/>
          <w:rPrChange w:id="4776" w:author="Peng Luqi" w:date="2019-10-13T14:50:00Z">
            <w:rPr>
              <w:spacing w:val="-14"/>
              <w:lang w:val="fr-FR"/>
            </w:rPr>
          </w:rPrChange>
        </w:rPr>
        <w:t xml:space="preserve"> </w:t>
      </w:r>
      <w:r w:rsidRPr="00F94CB9">
        <w:rPr>
          <w:sz w:val="28"/>
          <w:szCs w:val="28"/>
          <w:lang w:val="fr-FR"/>
          <w:rPrChange w:id="4777" w:author="Peng Luqi" w:date="2019-10-13T14:50:00Z">
            <w:rPr>
              <w:lang w:val="fr-FR"/>
            </w:rPr>
          </w:rPrChange>
        </w:rPr>
        <w:t>En</w:t>
      </w:r>
      <w:r w:rsidRPr="00F94CB9">
        <w:rPr>
          <w:spacing w:val="-14"/>
          <w:sz w:val="28"/>
          <w:szCs w:val="28"/>
          <w:lang w:val="fr-FR"/>
          <w:rPrChange w:id="4778" w:author="Peng Luqi" w:date="2019-10-13T14:50:00Z">
            <w:rPr>
              <w:spacing w:val="-14"/>
              <w:lang w:val="fr-FR"/>
            </w:rPr>
          </w:rPrChange>
        </w:rPr>
        <w:t xml:space="preserve"> </w:t>
      </w:r>
      <w:r w:rsidRPr="00F94CB9">
        <w:rPr>
          <w:sz w:val="28"/>
          <w:szCs w:val="28"/>
          <w:lang w:val="fr-FR"/>
          <w:rPrChange w:id="4779" w:author="Peng Luqi" w:date="2019-10-13T14:50:00Z">
            <w:rPr>
              <w:lang w:val="fr-FR"/>
            </w:rPr>
          </w:rPrChange>
        </w:rPr>
        <w:t>changeant</w:t>
      </w:r>
      <w:r w:rsidRPr="00F94CB9">
        <w:rPr>
          <w:spacing w:val="-14"/>
          <w:sz w:val="28"/>
          <w:szCs w:val="28"/>
          <w:lang w:val="fr-FR"/>
          <w:rPrChange w:id="4780" w:author="Peng Luqi" w:date="2019-10-13T14:50:00Z">
            <w:rPr>
              <w:spacing w:val="-14"/>
              <w:lang w:val="fr-FR"/>
            </w:rPr>
          </w:rPrChange>
        </w:rPr>
        <w:t xml:space="preserve"> </w:t>
      </w:r>
      <w:r w:rsidRPr="00F94CB9">
        <w:rPr>
          <w:sz w:val="28"/>
          <w:szCs w:val="28"/>
          <w:lang w:val="fr-FR"/>
          <w:rPrChange w:id="4781" w:author="Peng Luqi" w:date="2019-10-13T14:50:00Z">
            <w:rPr>
              <w:lang w:val="fr-FR"/>
            </w:rPr>
          </w:rPrChange>
        </w:rPr>
        <w:t>la</w:t>
      </w:r>
      <w:r w:rsidRPr="00F94CB9">
        <w:rPr>
          <w:spacing w:val="-15"/>
          <w:sz w:val="28"/>
          <w:szCs w:val="28"/>
          <w:lang w:val="fr-FR"/>
          <w:rPrChange w:id="4782" w:author="Peng Luqi" w:date="2019-10-13T14:50:00Z">
            <w:rPr>
              <w:spacing w:val="-15"/>
              <w:lang w:val="fr-FR"/>
            </w:rPr>
          </w:rPrChange>
        </w:rPr>
        <w:t xml:space="preserve"> </w:t>
      </w:r>
      <w:r w:rsidRPr="00F94CB9">
        <w:rPr>
          <w:sz w:val="28"/>
          <w:szCs w:val="28"/>
          <w:lang w:val="fr-FR"/>
          <w:rPrChange w:id="4783" w:author="Peng Luqi" w:date="2019-10-13T14:50:00Z">
            <w:rPr>
              <w:lang w:val="fr-FR"/>
            </w:rPr>
          </w:rPrChange>
        </w:rPr>
        <w:t>définition</w:t>
      </w:r>
      <w:r w:rsidRPr="00F94CB9">
        <w:rPr>
          <w:spacing w:val="-14"/>
          <w:sz w:val="28"/>
          <w:szCs w:val="28"/>
          <w:lang w:val="fr-FR"/>
          <w:rPrChange w:id="4784" w:author="Peng Luqi" w:date="2019-10-13T14:50:00Z">
            <w:rPr>
              <w:spacing w:val="-14"/>
              <w:lang w:val="fr-FR"/>
            </w:rPr>
          </w:rPrChange>
        </w:rPr>
        <w:t xml:space="preserve"> </w:t>
      </w:r>
      <w:r w:rsidRPr="00F94CB9">
        <w:rPr>
          <w:sz w:val="28"/>
          <w:szCs w:val="28"/>
          <w:lang w:val="fr-FR"/>
          <w:rPrChange w:id="4785" w:author="Peng Luqi" w:date="2019-10-13T14:50:00Z">
            <w:rPr>
              <w:lang w:val="fr-FR"/>
            </w:rPr>
          </w:rPrChange>
        </w:rPr>
        <w:t>même</w:t>
      </w:r>
      <w:r w:rsidRPr="00F94CB9">
        <w:rPr>
          <w:spacing w:val="-14"/>
          <w:sz w:val="28"/>
          <w:szCs w:val="28"/>
          <w:lang w:val="fr-FR"/>
          <w:rPrChange w:id="4786" w:author="Peng Luqi" w:date="2019-10-13T14:50:00Z">
            <w:rPr>
              <w:spacing w:val="-14"/>
              <w:lang w:val="fr-FR"/>
            </w:rPr>
          </w:rPrChange>
        </w:rPr>
        <w:t xml:space="preserve"> </w:t>
      </w:r>
      <w:r w:rsidRPr="00F94CB9">
        <w:rPr>
          <w:sz w:val="28"/>
          <w:szCs w:val="28"/>
          <w:lang w:val="fr-FR"/>
          <w:rPrChange w:id="4787" w:author="Peng Luqi" w:date="2019-10-13T14:50:00Z">
            <w:rPr>
              <w:lang w:val="fr-FR"/>
            </w:rPr>
          </w:rPrChange>
        </w:rPr>
        <w:t>de</w:t>
      </w:r>
      <w:r w:rsidRPr="00F94CB9">
        <w:rPr>
          <w:spacing w:val="-15"/>
          <w:sz w:val="28"/>
          <w:szCs w:val="28"/>
          <w:lang w:val="fr-FR"/>
          <w:rPrChange w:id="4788" w:author="Peng Luqi" w:date="2019-10-13T14:50:00Z">
            <w:rPr>
              <w:spacing w:val="-15"/>
              <w:lang w:val="fr-FR"/>
            </w:rPr>
          </w:rPrChange>
        </w:rPr>
        <w:t xml:space="preserve"> </w:t>
      </w:r>
      <w:r w:rsidRPr="00F94CB9">
        <w:rPr>
          <w:sz w:val="28"/>
          <w:szCs w:val="28"/>
          <w:lang w:val="fr-FR"/>
          <w:rPrChange w:id="4789" w:author="Peng Luqi" w:date="2019-10-13T14:50:00Z">
            <w:rPr>
              <w:lang w:val="fr-FR"/>
            </w:rPr>
          </w:rPrChange>
        </w:rPr>
        <w:t>l</w:t>
      </w:r>
      <w:del w:id="4790" w:author="Peng Luqi" w:date="2019-10-13T14:43:00Z">
        <w:r w:rsidRPr="00F94CB9" w:rsidDel="00EF666F">
          <w:rPr>
            <w:sz w:val="28"/>
            <w:szCs w:val="28"/>
            <w:lang w:val="fr-FR"/>
            <w:rPrChange w:id="4791" w:author="Peng Luqi" w:date="2019-10-13T14:50:00Z">
              <w:rPr>
                <w:lang w:val="fr-FR"/>
              </w:rPr>
            </w:rPrChange>
          </w:rPr>
          <w:delText>’</w:delText>
        </w:r>
      </w:del>
      <w:ins w:id="4792" w:author="Peng Luqi" w:date="2019-10-13T14:43:00Z">
        <w:r w:rsidR="00EF666F" w:rsidRPr="00F94CB9">
          <w:rPr>
            <w:sz w:val="28"/>
            <w:szCs w:val="28"/>
            <w:lang w:val="fr-FR"/>
            <w:rPrChange w:id="4793" w:author="Peng Luqi" w:date="2019-10-13T14:50:00Z">
              <w:rPr>
                <w:lang w:val="fr-FR"/>
              </w:rPr>
            </w:rPrChange>
          </w:rPr>
          <w:t>’</w:t>
        </w:r>
      </w:ins>
      <w:r w:rsidRPr="00F94CB9">
        <w:rPr>
          <w:sz w:val="28"/>
          <w:szCs w:val="28"/>
          <w:lang w:val="fr-FR"/>
          <w:rPrChange w:id="4794" w:author="Peng Luqi" w:date="2019-10-13T14:50:00Z">
            <w:rPr>
              <w:lang w:val="fr-FR"/>
            </w:rPr>
          </w:rPrChange>
        </w:rPr>
        <w:t>éducation</w:t>
      </w:r>
      <w:r w:rsidRPr="00F94CB9">
        <w:rPr>
          <w:spacing w:val="-4"/>
          <w:sz w:val="28"/>
          <w:szCs w:val="28"/>
          <w:lang w:val="fr-FR"/>
          <w:rPrChange w:id="4795" w:author="Peng Luqi" w:date="2019-10-13T14:50:00Z">
            <w:rPr>
              <w:spacing w:val="-4"/>
              <w:lang w:val="fr-FR"/>
            </w:rPr>
          </w:rPrChange>
        </w:rPr>
        <w:t xml:space="preserve"> </w:t>
      </w:r>
      <w:r w:rsidRPr="00F94CB9">
        <w:rPr>
          <w:sz w:val="28"/>
          <w:szCs w:val="28"/>
          <w:lang w:val="fr-FR"/>
          <w:rPrChange w:id="4796" w:author="Peng Luqi" w:date="2019-10-13T14:50:00Z">
            <w:rPr>
              <w:lang w:val="fr-FR"/>
            </w:rPr>
          </w:rPrChange>
        </w:rPr>
        <w:t>:</w:t>
      </w:r>
      <w:r w:rsidRPr="00F94CB9">
        <w:rPr>
          <w:spacing w:val="-14"/>
          <w:sz w:val="28"/>
          <w:szCs w:val="28"/>
          <w:lang w:val="fr-FR"/>
          <w:rPrChange w:id="4797" w:author="Peng Luqi" w:date="2019-10-13T14:50:00Z">
            <w:rPr>
              <w:spacing w:val="-14"/>
              <w:lang w:val="fr-FR"/>
            </w:rPr>
          </w:rPrChange>
        </w:rPr>
        <w:t xml:space="preserve"> </w:t>
      </w:r>
    </w:p>
    <w:p w:rsidR="00F94CB9" w:rsidRDefault="00F94CB9" w:rsidP="00CB23F4">
      <w:pPr>
        <w:ind w:left="170" w:right="170"/>
        <w:jc w:val="both"/>
        <w:rPr>
          <w:ins w:id="4798" w:author="Peng Luqi" w:date="2019-10-13T14:52:00Z"/>
          <w:spacing w:val="-14"/>
          <w:sz w:val="28"/>
          <w:szCs w:val="28"/>
          <w:lang w:val="fr-FR"/>
        </w:rPr>
      </w:pPr>
    </w:p>
    <w:p w:rsidR="002B38DF" w:rsidRDefault="00716360" w:rsidP="00F94CB9">
      <w:pPr>
        <w:pStyle w:val="a3"/>
        <w:ind w:left="720" w:right="720"/>
        <w:jc w:val="both"/>
        <w:rPr>
          <w:ins w:id="4799" w:author="Peng Luqi" w:date="2019-10-13T22:48:00Z"/>
          <w:lang w:val="fr-FR"/>
        </w:rPr>
      </w:pPr>
      <w:del w:id="4800" w:author="Peng Luqi" w:date="2019-10-13T14:52:00Z">
        <w:r w:rsidRPr="00F94CB9" w:rsidDel="00F94CB9">
          <w:rPr>
            <w:lang w:val="fr-FR"/>
          </w:rPr>
          <w:delText>ce</w:delText>
        </w:r>
      </w:del>
      <w:ins w:id="4801" w:author="Peng Luqi" w:date="2019-10-13T14:52:00Z">
        <w:r w:rsidR="00F94CB9" w:rsidRPr="00F94CB9">
          <w:rPr>
            <w:lang w:val="fr-FR"/>
          </w:rPr>
          <w:t>Ce</w:t>
        </w:r>
      </w:ins>
      <w:r w:rsidRPr="00F94CB9">
        <w:rPr>
          <w:lang w:val="fr-FR"/>
          <w:rPrChange w:id="4802" w:author="Peng Luqi" w:date="2019-10-13T14:52:00Z">
            <w:rPr>
              <w:spacing w:val="-14"/>
              <w:lang w:val="fr-FR"/>
            </w:rPr>
          </w:rPrChange>
        </w:rPr>
        <w:t xml:space="preserve"> </w:t>
      </w:r>
      <w:r w:rsidRPr="00F94CB9">
        <w:rPr>
          <w:lang w:val="fr-FR"/>
        </w:rPr>
        <w:t>qu</w:t>
      </w:r>
      <w:del w:id="4803" w:author="Peng Luqi" w:date="2019-10-13T14:43:00Z">
        <w:r w:rsidRPr="00F94CB9" w:rsidDel="00EF666F">
          <w:rPr>
            <w:lang w:val="fr-FR"/>
          </w:rPr>
          <w:delText>’</w:delText>
        </w:r>
      </w:del>
      <w:ins w:id="4804" w:author="Peng Luqi" w:date="2019-10-13T14:43:00Z">
        <w:r w:rsidR="00EF666F" w:rsidRPr="00F94CB9">
          <w:rPr>
            <w:lang w:val="fr-FR"/>
          </w:rPr>
          <w:t>’</w:t>
        </w:r>
      </w:ins>
      <w:r w:rsidRPr="00F94CB9">
        <w:rPr>
          <w:lang w:val="fr-FR"/>
        </w:rPr>
        <w:t>on</w:t>
      </w:r>
      <w:r w:rsidRPr="00F94CB9">
        <w:rPr>
          <w:lang w:val="fr-FR"/>
          <w:rPrChange w:id="4805" w:author="Peng Luqi" w:date="2019-10-13T14:52:00Z">
            <w:rPr>
              <w:spacing w:val="-14"/>
              <w:lang w:val="fr-FR"/>
            </w:rPr>
          </w:rPrChange>
        </w:rPr>
        <w:t xml:space="preserve"> </w:t>
      </w:r>
      <w:r w:rsidRPr="00F94CB9">
        <w:rPr>
          <w:lang w:val="fr-FR"/>
        </w:rPr>
        <w:t>appelle l</w:t>
      </w:r>
      <w:del w:id="4806" w:author="Peng Luqi" w:date="2019-10-13T14:43:00Z">
        <w:r w:rsidRPr="00F94CB9" w:rsidDel="00EF666F">
          <w:rPr>
            <w:lang w:val="fr-FR"/>
          </w:rPr>
          <w:delText>’</w:delText>
        </w:r>
      </w:del>
      <w:ins w:id="4807" w:author="Peng Luqi" w:date="2019-10-13T14:43:00Z">
        <w:r w:rsidR="00EF666F" w:rsidRPr="00F94CB9">
          <w:rPr>
            <w:lang w:val="fr-FR"/>
          </w:rPr>
          <w:t>’</w:t>
        </w:r>
      </w:ins>
      <w:r w:rsidRPr="00F94CB9">
        <w:rPr>
          <w:lang w:val="fr-FR"/>
        </w:rPr>
        <w:t>éducation, c</w:t>
      </w:r>
      <w:del w:id="4808" w:author="Peng Luqi" w:date="2019-10-13T14:43:00Z">
        <w:r w:rsidRPr="00F94CB9" w:rsidDel="00EF666F">
          <w:rPr>
            <w:lang w:val="fr-FR"/>
          </w:rPr>
          <w:delText>’</w:delText>
        </w:r>
      </w:del>
      <w:ins w:id="4809" w:author="Peng Luqi" w:date="2019-10-13T14:43:00Z">
        <w:r w:rsidR="00EF666F" w:rsidRPr="00F94CB9">
          <w:rPr>
            <w:lang w:val="fr-FR"/>
          </w:rPr>
          <w:t>’</w:t>
        </w:r>
      </w:ins>
      <w:r w:rsidRPr="00F94CB9">
        <w:rPr>
          <w:lang w:val="fr-FR"/>
        </w:rPr>
        <w:t>est en fait ce que le système d</w:t>
      </w:r>
      <w:del w:id="4810" w:author="Peng Luqi" w:date="2019-10-13T14:43:00Z">
        <w:r w:rsidRPr="00F94CB9" w:rsidDel="00EF666F">
          <w:rPr>
            <w:lang w:val="fr-FR"/>
          </w:rPr>
          <w:delText>’</w:delText>
        </w:r>
      </w:del>
      <w:ins w:id="4811" w:author="Peng Luqi" w:date="2019-10-13T14:43:00Z">
        <w:r w:rsidR="00EF666F" w:rsidRPr="00F94CB9">
          <w:rPr>
            <w:lang w:val="fr-FR"/>
          </w:rPr>
          <w:t>’</w:t>
        </w:r>
      </w:ins>
      <w:r w:rsidRPr="00F94CB9">
        <w:rPr>
          <w:lang w:val="fr-FR"/>
        </w:rPr>
        <w:t>un individu veut lui</w:t>
      </w:r>
      <w:r w:rsidRPr="00F94CB9">
        <w:rPr>
          <w:lang w:val="fr-FR"/>
          <w:rPrChange w:id="4812" w:author="Peng Luqi" w:date="2019-10-13T14:52:00Z">
            <w:rPr>
              <w:spacing w:val="-18"/>
              <w:lang w:val="fr-FR"/>
            </w:rPr>
          </w:rPrChange>
        </w:rPr>
        <w:t xml:space="preserve"> </w:t>
      </w:r>
      <w:r w:rsidRPr="00F94CB9">
        <w:rPr>
          <w:lang w:val="fr-FR"/>
        </w:rPr>
        <w:t>donner.</w:t>
      </w:r>
    </w:p>
    <w:p w:rsidR="00F23B1D" w:rsidRDefault="00F23B1D" w:rsidP="00F23B1D">
      <w:pPr>
        <w:pStyle w:val="a3"/>
        <w:ind w:right="720"/>
        <w:jc w:val="both"/>
        <w:rPr>
          <w:ins w:id="4813" w:author="Peng Luqi" w:date="2019-10-13T22:48:00Z"/>
          <w:lang w:val="fr-FR"/>
        </w:rPr>
      </w:pPr>
    </w:p>
    <w:p w:rsidR="00F23B1D" w:rsidRPr="00F94CB9" w:rsidDel="00F23B1D" w:rsidRDefault="00F23B1D">
      <w:pPr>
        <w:pStyle w:val="a3"/>
        <w:ind w:right="720"/>
        <w:jc w:val="both"/>
        <w:rPr>
          <w:del w:id="4814" w:author="Peng Luqi" w:date="2019-10-13T22:48:00Z"/>
          <w:lang w:val="fr-FR"/>
          <w:rPrChange w:id="4815" w:author="Peng Luqi" w:date="2019-10-13T14:50:00Z">
            <w:rPr>
              <w:del w:id="4816" w:author="Peng Luqi" w:date="2019-10-13T22:48:00Z"/>
              <w:lang w:val="fr-FR"/>
            </w:rPr>
          </w:rPrChange>
        </w:rPr>
        <w:pPrChange w:id="4817" w:author="Peng Luqi" w:date="2019-10-13T22:48:00Z">
          <w:pPr>
            <w:ind w:left="130"/>
          </w:pPr>
        </w:pPrChange>
      </w:pPr>
    </w:p>
    <w:p w:rsidR="00000000" w:rsidRDefault="0010589D">
      <w:pPr>
        <w:ind w:left="170" w:right="170"/>
        <w:jc w:val="both"/>
        <w:rPr>
          <w:del w:id="4818" w:author="Peng Luqi" w:date="2019-10-13T22:48:00Z"/>
          <w:sz w:val="28"/>
          <w:szCs w:val="28"/>
          <w:lang w:val="fr-FR"/>
          <w:rPrChange w:id="4819" w:author="Peng Luqi" w:date="2019-10-13T14:50:00Z">
            <w:rPr>
              <w:del w:id="4820" w:author="Peng Luqi" w:date="2019-10-13T22:48:00Z"/>
              <w:lang w:val="fr-FR"/>
            </w:rPr>
          </w:rPrChange>
        </w:rPr>
        <w:sectPr w:rsidR="00000000">
          <w:pgSz w:w="11910" w:h="16840"/>
          <w:pgMar w:top="1360" w:right="1240" w:bottom="280" w:left="1320" w:header="720" w:footer="720" w:gutter="0"/>
          <w:cols w:space="720"/>
        </w:sectPr>
        <w:pPrChange w:id="4821" w:author="Peng Luqi" w:date="2019-10-13T14:20:00Z">
          <w:pPr/>
        </w:pPrChange>
      </w:pPr>
    </w:p>
    <w:p w:rsidR="002B38DF" w:rsidRPr="00F94CB9" w:rsidRDefault="00716360">
      <w:pPr>
        <w:ind w:left="170" w:right="170"/>
        <w:jc w:val="both"/>
        <w:rPr>
          <w:sz w:val="28"/>
          <w:szCs w:val="28"/>
          <w:lang w:val="fr-FR"/>
          <w:rPrChange w:id="4822" w:author="Peng Luqi" w:date="2019-10-13T14:50:00Z">
            <w:rPr>
              <w:lang w:val="fr-FR"/>
            </w:rPr>
          </w:rPrChange>
        </w:rPr>
        <w:pPrChange w:id="4823" w:author="Peng Luqi" w:date="2019-10-13T14:20:00Z">
          <w:pPr>
            <w:spacing w:before="68"/>
            <w:ind w:left="130" w:right="184"/>
            <w:jc w:val="both"/>
          </w:pPr>
        </w:pPrChange>
      </w:pPr>
      <w:r w:rsidRPr="00F94CB9">
        <w:rPr>
          <w:sz w:val="28"/>
          <w:szCs w:val="28"/>
          <w:lang w:val="fr-FR"/>
          <w:rPrChange w:id="4824" w:author="Peng Luqi" w:date="2019-10-13T14:50:00Z">
            <w:rPr>
              <w:lang w:val="fr-FR"/>
            </w:rPr>
          </w:rPrChange>
        </w:rPr>
        <w:t>Nous</w:t>
      </w:r>
      <w:r w:rsidRPr="00F94CB9">
        <w:rPr>
          <w:spacing w:val="-17"/>
          <w:sz w:val="28"/>
          <w:szCs w:val="28"/>
          <w:lang w:val="fr-FR"/>
          <w:rPrChange w:id="4825" w:author="Peng Luqi" w:date="2019-10-13T14:50:00Z">
            <w:rPr>
              <w:spacing w:val="-17"/>
              <w:lang w:val="fr-FR"/>
            </w:rPr>
          </w:rPrChange>
        </w:rPr>
        <w:t xml:space="preserve"> </w:t>
      </w:r>
      <w:r w:rsidRPr="00F94CB9">
        <w:rPr>
          <w:sz w:val="28"/>
          <w:szCs w:val="28"/>
          <w:lang w:val="fr-FR"/>
          <w:rPrChange w:id="4826" w:author="Peng Luqi" w:date="2019-10-13T14:50:00Z">
            <w:rPr>
              <w:lang w:val="fr-FR"/>
            </w:rPr>
          </w:rPrChange>
        </w:rPr>
        <w:t>sommes</w:t>
      </w:r>
      <w:r w:rsidRPr="00F94CB9">
        <w:rPr>
          <w:spacing w:val="-16"/>
          <w:sz w:val="28"/>
          <w:szCs w:val="28"/>
          <w:lang w:val="fr-FR"/>
          <w:rPrChange w:id="4827" w:author="Peng Luqi" w:date="2019-10-13T14:50:00Z">
            <w:rPr>
              <w:spacing w:val="-16"/>
              <w:lang w:val="fr-FR"/>
            </w:rPr>
          </w:rPrChange>
        </w:rPr>
        <w:t xml:space="preserve"> </w:t>
      </w:r>
      <w:r w:rsidRPr="00F94CB9">
        <w:rPr>
          <w:sz w:val="28"/>
          <w:szCs w:val="28"/>
          <w:lang w:val="fr-FR"/>
          <w:rPrChange w:id="4828" w:author="Peng Luqi" w:date="2019-10-13T14:50:00Z">
            <w:rPr>
              <w:lang w:val="fr-FR"/>
            </w:rPr>
          </w:rPrChange>
        </w:rPr>
        <w:t>tous</w:t>
      </w:r>
      <w:r w:rsidRPr="00F94CB9">
        <w:rPr>
          <w:spacing w:val="-16"/>
          <w:sz w:val="28"/>
          <w:szCs w:val="28"/>
          <w:lang w:val="fr-FR"/>
          <w:rPrChange w:id="4829" w:author="Peng Luqi" w:date="2019-10-13T14:50:00Z">
            <w:rPr>
              <w:spacing w:val="-16"/>
              <w:lang w:val="fr-FR"/>
            </w:rPr>
          </w:rPrChange>
        </w:rPr>
        <w:t xml:space="preserve"> </w:t>
      </w:r>
      <w:r w:rsidRPr="00F94CB9">
        <w:rPr>
          <w:sz w:val="28"/>
          <w:szCs w:val="28"/>
          <w:lang w:val="fr-FR"/>
          <w:rPrChange w:id="4830" w:author="Peng Luqi" w:date="2019-10-13T14:50:00Z">
            <w:rPr>
              <w:lang w:val="fr-FR"/>
            </w:rPr>
          </w:rPrChange>
        </w:rPr>
        <w:t>incorporés</w:t>
      </w:r>
      <w:r w:rsidRPr="00F94CB9">
        <w:rPr>
          <w:spacing w:val="-16"/>
          <w:sz w:val="28"/>
          <w:szCs w:val="28"/>
          <w:lang w:val="fr-FR"/>
          <w:rPrChange w:id="4831" w:author="Peng Luqi" w:date="2019-10-13T14:50:00Z">
            <w:rPr>
              <w:spacing w:val="-16"/>
              <w:lang w:val="fr-FR"/>
            </w:rPr>
          </w:rPrChange>
        </w:rPr>
        <w:t xml:space="preserve"> </w:t>
      </w:r>
      <w:r w:rsidRPr="00F94CB9">
        <w:rPr>
          <w:sz w:val="28"/>
          <w:szCs w:val="28"/>
          <w:lang w:val="fr-FR"/>
          <w:rPrChange w:id="4832" w:author="Peng Luqi" w:date="2019-10-13T14:50:00Z">
            <w:rPr>
              <w:lang w:val="fr-FR"/>
            </w:rPr>
          </w:rPrChange>
        </w:rPr>
        <w:t>dans</w:t>
      </w:r>
      <w:r w:rsidRPr="00F94CB9">
        <w:rPr>
          <w:spacing w:val="-16"/>
          <w:sz w:val="28"/>
          <w:szCs w:val="28"/>
          <w:lang w:val="fr-FR"/>
          <w:rPrChange w:id="4833" w:author="Peng Luqi" w:date="2019-10-13T14:50:00Z">
            <w:rPr>
              <w:spacing w:val="-16"/>
              <w:lang w:val="fr-FR"/>
            </w:rPr>
          </w:rPrChange>
        </w:rPr>
        <w:t xml:space="preserve"> </w:t>
      </w:r>
      <w:r w:rsidRPr="00F94CB9">
        <w:rPr>
          <w:sz w:val="28"/>
          <w:szCs w:val="28"/>
          <w:lang w:val="fr-FR"/>
          <w:rPrChange w:id="4834" w:author="Peng Luqi" w:date="2019-10-13T14:50:00Z">
            <w:rPr>
              <w:lang w:val="fr-FR"/>
            </w:rPr>
          </w:rPrChange>
        </w:rPr>
        <w:t>cette</w:t>
      </w:r>
      <w:r w:rsidRPr="00F94CB9">
        <w:rPr>
          <w:spacing w:val="-16"/>
          <w:sz w:val="28"/>
          <w:szCs w:val="28"/>
          <w:lang w:val="fr-FR"/>
          <w:rPrChange w:id="4835" w:author="Peng Luqi" w:date="2019-10-13T14:50:00Z">
            <w:rPr>
              <w:spacing w:val="-16"/>
              <w:lang w:val="fr-FR"/>
            </w:rPr>
          </w:rPrChange>
        </w:rPr>
        <w:t xml:space="preserve"> </w:t>
      </w:r>
      <w:r w:rsidRPr="00F94CB9">
        <w:rPr>
          <w:sz w:val="28"/>
          <w:szCs w:val="28"/>
          <w:lang w:val="fr-FR"/>
          <w:rPrChange w:id="4836" w:author="Peng Luqi" w:date="2019-10-13T14:50:00Z">
            <w:rPr>
              <w:lang w:val="fr-FR"/>
            </w:rPr>
          </w:rPrChange>
        </w:rPr>
        <w:t>série</w:t>
      </w:r>
      <w:r w:rsidRPr="00F94CB9">
        <w:rPr>
          <w:spacing w:val="-17"/>
          <w:sz w:val="28"/>
          <w:szCs w:val="28"/>
          <w:lang w:val="fr-FR"/>
          <w:rPrChange w:id="4837" w:author="Peng Luqi" w:date="2019-10-13T14:50:00Z">
            <w:rPr>
              <w:spacing w:val="-17"/>
              <w:lang w:val="fr-FR"/>
            </w:rPr>
          </w:rPrChange>
        </w:rPr>
        <w:t xml:space="preserve"> </w:t>
      </w:r>
      <w:r w:rsidRPr="00F94CB9">
        <w:rPr>
          <w:sz w:val="28"/>
          <w:szCs w:val="28"/>
          <w:lang w:val="fr-FR"/>
          <w:rPrChange w:id="4838" w:author="Peng Luqi" w:date="2019-10-13T14:50:00Z">
            <w:rPr>
              <w:lang w:val="fr-FR"/>
            </w:rPr>
          </w:rPrChange>
        </w:rPr>
        <w:t>de</w:t>
      </w:r>
      <w:r w:rsidRPr="00F94CB9">
        <w:rPr>
          <w:spacing w:val="-16"/>
          <w:sz w:val="28"/>
          <w:szCs w:val="28"/>
          <w:lang w:val="fr-FR"/>
          <w:rPrChange w:id="4839" w:author="Peng Luqi" w:date="2019-10-13T14:50:00Z">
            <w:rPr>
              <w:spacing w:val="-16"/>
              <w:lang w:val="fr-FR"/>
            </w:rPr>
          </w:rPrChange>
        </w:rPr>
        <w:t xml:space="preserve"> </w:t>
      </w:r>
      <w:r w:rsidRPr="00F94CB9">
        <w:rPr>
          <w:sz w:val="28"/>
          <w:szCs w:val="28"/>
          <w:lang w:val="fr-FR"/>
          <w:rPrChange w:id="4840" w:author="Peng Luqi" w:date="2019-10-13T14:50:00Z">
            <w:rPr>
              <w:lang w:val="fr-FR"/>
            </w:rPr>
          </w:rPrChange>
        </w:rPr>
        <w:t>systèmes</w:t>
      </w:r>
      <w:r w:rsidRPr="00F94CB9">
        <w:rPr>
          <w:spacing w:val="-16"/>
          <w:sz w:val="28"/>
          <w:szCs w:val="28"/>
          <w:lang w:val="fr-FR"/>
          <w:rPrChange w:id="4841" w:author="Peng Luqi" w:date="2019-10-13T14:50:00Z">
            <w:rPr>
              <w:spacing w:val="-16"/>
              <w:lang w:val="fr-FR"/>
            </w:rPr>
          </w:rPrChange>
        </w:rPr>
        <w:t xml:space="preserve"> </w:t>
      </w:r>
      <w:r w:rsidRPr="00F94CB9">
        <w:rPr>
          <w:sz w:val="28"/>
          <w:szCs w:val="28"/>
          <w:lang w:val="fr-FR"/>
          <w:rPrChange w:id="4842" w:author="Peng Luqi" w:date="2019-10-13T14:50:00Z">
            <w:rPr>
              <w:lang w:val="fr-FR"/>
            </w:rPr>
          </w:rPrChange>
        </w:rPr>
        <w:t>étroitement</w:t>
      </w:r>
      <w:r w:rsidRPr="00F94CB9">
        <w:rPr>
          <w:spacing w:val="-16"/>
          <w:sz w:val="28"/>
          <w:szCs w:val="28"/>
          <w:lang w:val="fr-FR"/>
          <w:rPrChange w:id="4843" w:author="Peng Luqi" w:date="2019-10-13T14:50:00Z">
            <w:rPr>
              <w:spacing w:val="-16"/>
              <w:lang w:val="fr-FR"/>
            </w:rPr>
          </w:rPrChange>
        </w:rPr>
        <w:t xml:space="preserve"> </w:t>
      </w:r>
      <w:r w:rsidRPr="00F94CB9">
        <w:rPr>
          <w:sz w:val="28"/>
          <w:szCs w:val="28"/>
          <w:lang w:val="fr-FR"/>
          <w:rPrChange w:id="4844" w:author="Peng Luqi" w:date="2019-10-13T14:50:00Z">
            <w:rPr>
              <w:lang w:val="fr-FR"/>
            </w:rPr>
          </w:rPrChange>
        </w:rPr>
        <w:t>liés</w:t>
      </w:r>
      <w:r w:rsidRPr="00F94CB9">
        <w:rPr>
          <w:spacing w:val="-16"/>
          <w:sz w:val="28"/>
          <w:szCs w:val="28"/>
          <w:lang w:val="fr-FR"/>
          <w:rPrChange w:id="4845" w:author="Peng Luqi" w:date="2019-10-13T14:50:00Z">
            <w:rPr>
              <w:spacing w:val="-16"/>
              <w:lang w:val="fr-FR"/>
            </w:rPr>
          </w:rPrChange>
        </w:rPr>
        <w:t xml:space="preserve"> </w:t>
      </w:r>
      <w:r w:rsidRPr="00F94CB9">
        <w:rPr>
          <w:sz w:val="28"/>
          <w:szCs w:val="28"/>
          <w:lang w:val="fr-FR"/>
          <w:rPrChange w:id="4846" w:author="Peng Luqi" w:date="2019-10-13T14:50:00Z">
            <w:rPr>
              <w:lang w:val="fr-FR"/>
            </w:rPr>
          </w:rPrChange>
        </w:rPr>
        <w:t>les</w:t>
      </w:r>
      <w:r w:rsidRPr="00F94CB9">
        <w:rPr>
          <w:spacing w:val="-16"/>
          <w:sz w:val="28"/>
          <w:szCs w:val="28"/>
          <w:lang w:val="fr-FR"/>
          <w:rPrChange w:id="4847" w:author="Peng Luqi" w:date="2019-10-13T14:50:00Z">
            <w:rPr>
              <w:spacing w:val="-16"/>
              <w:lang w:val="fr-FR"/>
            </w:rPr>
          </w:rPrChange>
        </w:rPr>
        <w:t xml:space="preserve"> </w:t>
      </w:r>
      <w:r w:rsidRPr="00F94CB9">
        <w:rPr>
          <w:sz w:val="28"/>
          <w:szCs w:val="28"/>
          <w:lang w:val="fr-FR"/>
          <w:rPrChange w:id="4848" w:author="Peng Luqi" w:date="2019-10-13T14:50:00Z">
            <w:rPr>
              <w:lang w:val="fr-FR"/>
            </w:rPr>
          </w:rPrChange>
        </w:rPr>
        <w:t>uns</w:t>
      </w:r>
      <w:r w:rsidRPr="00F94CB9">
        <w:rPr>
          <w:spacing w:val="-17"/>
          <w:sz w:val="28"/>
          <w:szCs w:val="28"/>
          <w:lang w:val="fr-FR"/>
          <w:rPrChange w:id="4849" w:author="Peng Luqi" w:date="2019-10-13T14:50:00Z">
            <w:rPr>
              <w:spacing w:val="-17"/>
              <w:lang w:val="fr-FR"/>
            </w:rPr>
          </w:rPrChange>
        </w:rPr>
        <w:t xml:space="preserve"> </w:t>
      </w:r>
      <w:r w:rsidRPr="00F94CB9">
        <w:rPr>
          <w:sz w:val="28"/>
          <w:szCs w:val="28"/>
          <w:lang w:val="fr-FR"/>
          <w:rPrChange w:id="4850" w:author="Peng Luqi" w:date="2019-10-13T14:50:00Z">
            <w:rPr>
              <w:lang w:val="fr-FR"/>
            </w:rPr>
          </w:rPrChange>
        </w:rPr>
        <w:t>aux</w:t>
      </w:r>
      <w:r w:rsidRPr="00F94CB9">
        <w:rPr>
          <w:spacing w:val="-16"/>
          <w:sz w:val="28"/>
          <w:szCs w:val="28"/>
          <w:lang w:val="fr-FR"/>
          <w:rPrChange w:id="4851" w:author="Peng Luqi" w:date="2019-10-13T14:50:00Z">
            <w:rPr>
              <w:spacing w:val="-16"/>
              <w:lang w:val="fr-FR"/>
            </w:rPr>
          </w:rPrChange>
        </w:rPr>
        <w:t xml:space="preserve"> </w:t>
      </w:r>
      <w:r w:rsidRPr="00F94CB9">
        <w:rPr>
          <w:sz w:val="28"/>
          <w:szCs w:val="28"/>
          <w:lang w:val="fr-FR"/>
          <w:rPrChange w:id="4852" w:author="Peng Luqi" w:date="2019-10-13T14:50:00Z">
            <w:rPr>
              <w:lang w:val="fr-FR"/>
            </w:rPr>
          </w:rPrChange>
        </w:rPr>
        <w:t>autres</w:t>
      </w:r>
      <w:r w:rsidRPr="00F94CB9">
        <w:rPr>
          <w:spacing w:val="-5"/>
          <w:sz w:val="28"/>
          <w:szCs w:val="28"/>
          <w:lang w:val="fr-FR"/>
          <w:rPrChange w:id="4853" w:author="Peng Luqi" w:date="2019-10-13T14:50:00Z">
            <w:rPr>
              <w:spacing w:val="-5"/>
              <w:lang w:val="fr-FR"/>
            </w:rPr>
          </w:rPrChange>
        </w:rPr>
        <w:t xml:space="preserve"> </w:t>
      </w:r>
      <w:r w:rsidRPr="00F94CB9">
        <w:rPr>
          <w:sz w:val="28"/>
          <w:szCs w:val="28"/>
          <w:lang w:val="fr-FR"/>
          <w:rPrChange w:id="4854" w:author="Peng Luqi" w:date="2019-10-13T14:50:00Z">
            <w:rPr>
              <w:lang w:val="fr-FR"/>
            </w:rPr>
          </w:rPrChange>
        </w:rPr>
        <w:t>:</w:t>
      </w:r>
      <w:r w:rsidRPr="00F94CB9">
        <w:rPr>
          <w:spacing w:val="-16"/>
          <w:sz w:val="28"/>
          <w:szCs w:val="28"/>
          <w:lang w:val="fr-FR"/>
          <w:rPrChange w:id="4855" w:author="Peng Luqi" w:date="2019-10-13T14:50:00Z">
            <w:rPr>
              <w:spacing w:val="-16"/>
              <w:lang w:val="fr-FR"/>
            </w:rPr>
          </w:rPrChange>
        </w:rPr>
        <w:t xml:space="preserve"> </w:t>
      </w:r>
      <w:r w:rsidRPr="00F94CB9">
        <w:rPr>
          <w:sz w:val="28"/>
          <w:szCs w:val="28"/>
          <w:lang w:val="fr-FR"/>
          <w:rPrChange w:id="4856" w:author="Peng Luqi" w:date="2019-10-13T14:50:00Z">
            <w:rPr>
              <w:lang w:val="fr-FR"/>
            </w:rPr>
          </w:rPrChange>
        </w:rPr>
        <w:t>la</w:t>
      </w:r>
      <w:r w:rsidRPr="00F94CB9">
        <w:rPr>
          <w:spacing w:val="-16"/>
          <w:sz w:val="28"/>
          <w:szCs w:val="28"/>
          <w:lang w:val="fr-FR"/>
          <w:rPrChange w:id="4857" w:author="Peng Luqi" w:date="2019-10-13T14:50:00Z">
            <w:rPr>
              <w:spacing w:val="-16"/>
              <w:lang w:val="fr-FR"/>
            </w:rPr>
          </w:rPrChange>
        </w:rPr>
        <w:t xml:space="preserve"> </w:t>
      </w:r>
      <w:r w:rsidRPr="00F94CB9">
        <w:rPr>
          <w:sz w:val="28"/>
          <w:szCs w:val="28"/>
          <w:lang w:val="fr-FR"/>
          <w:rPrChange w:id="4858" w:author="Peng Luqi" w:date="2019-10-13T14:50:00Z">
            <w:rPr>
              <w:lang w:val="fr-FR"/>
            </w:rPr>
          </w:rPrChange>
        </w:rPr>
        <w:t>culture, la société, la nation, le monde, etc. Ce sont des « systèmes déjà matures ». Ne les voyez pas comme de simples entités à desseins. Ils sont au font des systèmes bien vivants, possédant une âme, ayant des pouvoirs</w:t>
      </w:r>
      <w:r w:rsidRPr="00F94CB9">
        <w:rPr>
          <w:spacing w:val="-2"/>
          <w:sz w:val="28"/>
          <w:szCs w:val="28"/>
          <w:lang w:val="fr-FR"/>
          <w:rPrChange w:id="4859" w:author="Peng Luqi" w:date="2019-10-13T14:50:00Z">
            <w:rPr>
              <w:spacing w:val="-2"/>
              <w:lang w:val="fr-FR"/>
            </w:rPr>
          </w:rPrChange>
        </w:rPr>
        <w:t xml:space="preserve"> </w:t>
      </w:r>
      <w:r w:rsidRPr="00F94CB9">
        <w:rPr>
          <w:sz w:val="28"/>
          <w:szCs w:val="28"/>
          <w:lang w:val="fr-FR"/>
          <w:rPrChange w:id="4860" w:author="Peng Luqi" w:date="2019-10-13T14:50:00Z">
            <w:rPr>
              <w:lang w:val="fr-FR"/>
            </w:rPr>
          </w:rPrChange>
        </w:rPr>
        <w:t>divins.</w:t>
      </w:r>
    </w:p>
    <w:p w:rsidR="002B38DF" w:rsidRPr="00F94CB9" w:rsidRDefault="002B38DF">
      <w:pPr>
        <w:pStyle w:val="a3"/>
        <w:ind w:left="170" w:right="170"/>
        <w:jc w:val="both"/>
        <w:rPr>
          <w:lang w:val="fr-FR"/>
          <w:rPrChange w:id="4861" w:author="Peng Luqi" w:date="2019-10-13T14:50:00Z">
            <w:rPr>
              <w:sz w:val="20"/>
              <w:lang w:val="fr-FR"/>
            </w:rPr>
          </w:rPrChange>
        </w:rPr>
        <w:pPrChange w:id="4862" w:author="Peng Luqi" w:date="2019-10-13T14:20:00Z">
          <w:pPr>
            <w:pStyle w:val="a3"/>
            <w:spacing w:before="11"/>
          </w:pPr>
        </w:pPrChange>
      </w:pPr>
    </w:p>
    <w:p w:rsidR="002B38DF" w:rsidRPr="00F94CB9" w:rsidRDefault="00716360">
      <w:pPr>
        <w:ind w:left="170" w:right="170"/>
        <w:jc w:val="both"/>
        <w:rPr>
          <w:sz w:val="28"/>
          <w:szCs w:val="28"/>
          <w:lang w:val="fr-FR"/>
          <w:rPrChange w:id="4863" w:author="Peng Luqi" w:date="2019-10-13T14:50:00Z">
            <w:rPr>
              <w:lang w:val="fr-FR"/>
            </w:rPr>
          </w:rPrChange>
        </w:rPr>
        <w:pPrChange w:id="4864" w:author="Peng Luqi" w:date="2019-10-13T14:20:00Z">
          <w:pPr>
            <w:ind w:left="130" w:right="180"/>
            <w:jc w:val="both"/>
          </w:pPr>
        </w:pPrChange>
      </w:pPr>
      <w:r w:rsidRPr="00F94CB9">
        <w:rPr>
          <w:sz w:val="28"/>
          <w:szCs w:val="28"/>
          <w:lang w:val="fr-FR"/>
          <w:rPrChange w:id="4865" w:author="Peng Luqi" w:date="2019-10-13T14:50:00Z">
            <w:rPr>
              <w:lang w:val="fr-FR"/>
            </w:rPr>
          </w:rPrChange>
        </w:rPr>
        <w:t>Dans n</w:t>
      </w:r>
      <w:del w:id="4866" w:author="Peng Luqi" w:date="2019-10-13T14:43:00Z">
        <w:r w:rsidRPr="00F94CB9" w:rsidDel="00EF666F">
          <w:rPr>
            <w:sz w:val="28"/>
            <w:szCs w:val="28"/>
            <w:lang w:val="fr-FR"/>
            <w:rPrChange w:id="4867" w:author="Peng Luqi" w:date="2019-10-13T14:50:00Z">
              <w:rPr>
                <w:lang w:val="fr-FR"/>
              </w:rPr>
            </w:rPrChange>
          </w:rPr>
          <w:delText>’</w:delText>
        </w:r>
      </w:del>
      <w:ins w:id="4868" w:author="Peng Luqi" w:date="2019-10-13T14:43:00Z">
        <w:r w:rsidR="00EF666F" w:rsidRPr="00F94CB9">
          <w:rPr>
            <w:sz w:val="28"/>
            <w:szCs w:val="28"/>
            <w:lang w:val="fr-FR"/>
            <w:rPrChange w:id="4869" w:author="Peng Luqi" w:date="2019-10-13T14:50:00Z">
              <w:rPr>
                <w:lang w:val="fr-FR"/>
              </w:rPr>
            </w:rPrChange>
          </w:rPr>
          <w:t>’</w:t>
        </w:r>
      </w:ins>
      <w:r w:rsidRPr="00F94CB9">
        <w:rPr>
          <w:sz w:val="28"/>
          <w:szCs w:val="28"/>
          <w:lang w:val="fr-FR"/>
          <w:rPrChange w:id="4870" w:author="Peng Luqi" w:date="2019-10-13T14:50:00Z">
            <w:rPr>
              <w:lang w:val="fr-FR"/>
            </w:rPr>
          </w:rPrChange>
        </w:rPr>
        <w:t>importe quel système, il y a des bénéficiaires et des non bénéficiaires, ces derniers étant la grande majorité. En conséquence, l</w:t>
      </w:r>
      <w:del w:id="4871" w:author="Peng Luqi" w:date="2019-10-13T14:43:00Z">
        <w:r w:rsidRPr="00F94CB9" w:rsidDel="00EF666F">
          <w:rPr>
            <w:sz w:val="28"/>
            <w:szCs w:val="28"/>
            <w:lang w:val="fr-FR"/>
            <w:rPrChange w:id="4872" w:author="Peng Luqi" w:date="2019-10-13T14:50:00Z">
              <w:rPr>
                <w:lang w:val="fr-FR"/>
              </w:rPr>
            </w:rPrChange>
          </w:rPr>
          <w:delText>’</w:delText>
        </w:r>
      </w:del>
      <w:ins w:id="4873" w:author="Peng Luqi" w:date="2019-10-13T14:43:00Z">
        <w:r w:rsidR="00EF666F" w:rsidRPr="00F94CB9">
          <w:rPr>
            <w:sz w:val="28"/>
            <w:szCs w:val="28"/>
            <w:lang w:val="fr-FR"/>
            <w:rPrChange w:id="4874" w:author="Peng Luqi" w:date="2019-10-13T14:50:00Z">
              <w:rPr>
                <w:lang w:val="fr-FR"/>
              </w:rPr>
            </w:rPrChange>
          </w:rPr>
          <w:t>’</w:t>
        </w:r>
      </w:ins>
      <w:r w:rsidRPr="00F94CB9">
        <w:rPr>
          <w:sz w:val="28"/>
          <w:szCs w:val="28"/>
          <w:lang w:val="fr-FR"/>
          <w:rPrChange w:id="4875" w:author="Peng Luqi" w:date="2019-10-13T14:50:00Z">
            <w:rPr>
              <w:lang w:val="fr-FR"/>
            </w:rPr>
          </w:rPrChange>
        </w:rPr>
        <w:t>objectif de l</w:t>
      </w:r>
      <w:del w:id="4876" w:author="Peng Luqi" w:date="2019-10-13T14:43:00Z">
        <w:r w:rsidRPr="00F94CB9" w:rsidDel="00EF666F">
          <w:rPr>
            <w:sz w:val="28"/>
            <w:szCs w:val="28"/>
            <w:lang w:val="fr-FR"/>
            <w:rPrChange w:id="4877" w:author="Peng Luqi" w:date="2019-10-13T14:50:00Z">
              <w:rPr>
                <w:lang w:val="fr-FR"/>
              </w:rPr>
            </w:rPrChange>
          </w:rPr>
          <w:delText>’</w:delText>
        </w:r>
      </w:del>
      <w:ins w:id="4878" w:author="Peng Luqi" w:date="2019-10-13T14:43:00Z">
        <w:r w:rsidR="00EF666F" w:rsidRPr="00F94CB9">
          <w:rPr>
            <w:sz w:val="28"/>
            <w:szCs w:val="28"/>
            <w:lang w:val="fr-FR"/>
            <w:rPrChange w:id="4879" w:author="Peng Luqi" w:date="2019-10-13T14:50:00Z">
              <w:rPr>
                <w:lang w:val="fr-FR"/>
              </w:rPr>
            </w:rPrChange>
          </w:rPr>
          <w:t>’</w:t>
        </w:r>
      </w:ins>
      <w:r w:rsidRPr="00F94CB9">
        <w:rPr>
          <w:sz w:val="28"/>
          <w:szCs w:val="28"/>
          <w:lang w:val="fr-FR"/>
          <w:rPrChange w:id="4880" w:author="Peng Luqi" w:date="2019-10-13T14:50:00Z">
            <w:rPr>
              <w:lang w:val="fr-FR"/>
            </w:rPr>
          </w:rPrChange>
        </w:rPr>
        <w:t>éducation est clair. Ceux qui en sont bénéficiaires la feront évoluer à leur avantage. Je pense que quiconque s</w:t>
      </w:r>
      <w:del w:id="4881" w:author="Peng Luqi" w:date="2019-10-13T14:43:00Z">
        <w:r w:rsidRPr="00F94CB9" w:rsidDel="00EF666F">
          <w:rPr>
            <w:sz w:val="28"/>
            <w:szCs w:val="28"/>
            <w:lang w:val="fr-FR"/>
            <w:rPrChange w:id="4882" w:author="Peng Luqi" w:date="2019-10-13T14:50:00Z">
              <w:rPr>
                <w:lang w:val="fr-FR"/>
              </w:rPr>
            </w:rPrChange>
          </w:rPr>
          <w:delText>’</w:delText>
        </w:r>
      </w:del>
      <w:ins w:id="4883" w:author="Peng Luqi" w:date="2019-10-13T14:43:00Z">
        <w:r w:rsidR="00EF666F" w:rsidRPr="00F94CB9">
          <w:rPr>
            <w:sz w:val="28"/>
            <w:szCs w:val="28"/>
            <w:lang w:val="fr-FR"/>
            <w:rPrChange w:id="4884" w:author="Peng Luqi" w:date="2019-10-13T14:50:00Z">
              <w:rPr>
                <w:lang w:val="fr-FR"/>
              </w:rPr>
            </w:rPrChange>
          </w:rPr>
          <w:t>’</w:t>
        </w:r>
      </w:ins>
      <w:r w:rsidRPr="00F94CB9">
        <w:rPr>
          <w:sz w:val="28"/>
          <w:szCs w:val="28"/>
          <w:lang w:val="fr-FR"/>
          <w:rPrChange w:id="4885" w:author="Peng Luqi" w:date="2019-10-13T14:50:00Z">
            <w:rPr>
              <w:lang w:val="fr-FR"/>
            </w:rPr>
          </w:rPrChange>
        </w:rPr>
        <w:t>y investissant fera en sorte qu</w:t>
      </w:r>
      <w:del w:id="4886" w:author="Peng Luqi" w:date="2019-10-13T14:43:00Z">
        <w:r w:rsidRPr="00F94CB9" w:rsidDel="00EF666F">
          <w:rPr>
            <w:sz w:val="28"/>
            <w:szCs w:val="28"/>
            <w:lang w:val="fr-FR"/>
            <w:rPrChange w:id="4887" w:author="Peng Luqi" w:date="2019-10-13T14:50:00Z">
              <w:rPr>
                <w:lang w:val="fr-FR"/>
              </w:rPr>
            </w:rPrChange>
          </w:rPr>
          <w:delText>’</w:delText>
        </w:r>
      </w:del>
      <w:ins w:id="4888" w:author="Peng Luqi" w:date="2019-10-13T14:43:00Z">
        <w:r w:rsidR="00EF666F" w:rsidRPr="00F94CB9">
          <w:rPr>
            <w:sz w:val="28"/>
            <w:szCs w:val="28"/>
            <w:lang w:val="fr-FR"/>
            <w:rPrChange w:id="4889" w:author="Peng Luqi" w:date="2019-10-13T14:50:00Z">
              <w:rPr>
                <w:lang w:val="fr-FR"/>
              </w:rPr>
            </w:rPrChange>
          </w:rPr>
          <w:t>’</w:t>
        </w:r>
      </w:ins>
      <w:r w:rsidRPr="00F94CB9">
        <w:rPr>
          <w:sz w:val="28"/>
          <w:szCs w:val="28"/>
          <w:lang w:val="fr-FR"/>
          <w:rPrChange w:id="4890" w:author="Peng Luqi" w:date="2019-10-13T14:50:00Z">
            <w:rPr>
              <w:lang w:val="fr-FR"/>
            </w:rPr>
          </w:rPrChange>
        </w:rPr>
        <w:t>elle lui soit favorable. Je crois qu</w:t>
      </w:r>
      <w:del w:id="4891" w:author="Peng Luqi" w:date="2019-10-13T14:43:00Z">
        <w:r w:rsidRPr="00F94CB9" w:rsidDel="00EF666F">
          <w:rPr>
            <w:sz w:val="28"/>
            <w:szCs w:val="28"/>
            <w:lang w:val="fr-FR"/>
            <w:rPrChange w:id="4892" w:author="Peng Luqi" w:date="2019-10-13T14:50:00Z">
              <w:rPr>
                <w:lang w:val="fr-FR"/>
              </w:rPr>
            </w:rPrChange>
          </w:rPr>
          <w:delText>’</w:delText>
        </w:r>
      </w:del>
      <w:ins w:id="4893" w:author="Peng Luqi" w:date="2019-10-13T14:43:00Z">
        <w:r w:rsidR="00EF666F" w:rsidRPr="00F94CB9">
          <w:rPr>
            <w:sz w:val="28"/>
            <w:szCs w:val="28"/>
            <w:lang w:val="fr-FR"/>
            <w:rPrChange w:id="4894" w:author="Peng Luqi" w:date="2019-10-13T14:50:00Z">
              <w:rPr>
                <w:lang w:val="fr-FR"/>
              </w:rPr>
            </w:rPrChange>
          </w:rPr>
          <w:t>’</w:t>
        </w:r>
      </w:ins>
      <w:r w:rsidRPr="00F94CB9">
        <w:rPr>
          <w:sz w:val="28"/>
          <w:szCs w:val="28"/>
          <w:lang w:val="fr-FR"/>
          <w:rPrChange w:id="4895" w:author="Peng Luqi" w:date="2019-10-13T14:50:00Z">
            <w:rPr>
              <w:lang w:val="fr-FR"/>
            </w:rPr>
          </w:rPrChange>
        </w:rPr>
        <w:t>il n</w:t>
      </w:r>
      <w:del w:id="4896" w:author="Peng Luqi" w:date="2019-10-13T14:43:00Z">
        <w:r w:rsidRPr="00F94CB9" w:rsidDel="00EF666F">
          <w:rPr>
            <w:sz w:val="28"/>
            <w:szCs w:val="28"/>
            <w:lang w:val="fr-FR"/>
            <w:rPrChange w:id="4897" w:author="Peng Luqi" w:date="2019-10-13T14:50:00Z">
              <w:rPr>
                <w:lang w:val="fr-FR"/>
              </w:rPr>
            </w:rPrChange>
          </w:rPr>
          <w:delText>’</w:delText>
        </w:r>
      </w:del>
      <w:ins w:id="4898" w:author="Peng Luqi" w:date="2019-10-13T14:43:00Z">
        <w:r w:rsidR="00EF666F" w:rsidRPr="00F94CB9">
          <w:rPr>
            <w:sz w:val="28"/>
            <w:szCs w:val="28"/>
            <w:lang w:val="fr-FR"/>
            <w:rPrChange w:id="4899" w:author="Peng Luqi" w:date="2019-10-13T14:50:00Z">
              <w:rPr>
                <w:lang w:val="fr-FR"/>
              </w:rPr>
            </w:rPrChange>
          </w:rPr>
          <w:t>’</w:t>
        </w:r>
      </w:ins>
      <w:r w:rsidRPr="00F94CB9">
        <w:rPr>
          <w:sz w:val="28"/>
          <w:szCs w:val="28"/>
          <w:lang w:val="fr-FR"/>
          <w:rPrChange w:id="4900" w:author="Peng Luqi" w:date="2019-10-13T14:50:00Z">
            <w:rPr>
              <w:lang w:val="fr-FR"/>
            </w:rPr>
          </w:rPrChange>
        </w:rPr>
        <w:t>est pas nécessaire d</w:t>
      </w:r>
      <w:del w:id="4901" w:author="Peng Luqi" w:date="2019-10-13T14:43:00Z">
        <w:r w:rsidRPr="00F94CB9" w:rsidDel="00EF666F">
          <w:rPr>
            <w:sz w:val="28"/>
            <w:szCs w:val="28"/>
            <w:lang w:val="fr-FR"/>
            <w:rPrChange w:id="4902" w:author="Peng Luqi" w:date="2019-10-13T14:50:00Z">
              <w:rPr>
                <w:lang w:val="fr-FR"/>
              </w:rPr>
            </w:rPrChange>
          </w:rPr>
          <w:delText>’</w:delText>
        </w:r>
      </w:del>
      <w:ins w:id="4903" w:author="Peng Luqi" w:date="2019-10-13T14:43:00Z">
        <w:r w:rsidR="00EF666F" w:rsidRPr="00F94CB9">
          <w:rPr>
            <w:sz w:val="28"/>
            <w:szCs w:val="28"/>
            <w:lang w:val="fr-FR"/>
            <w:rPrChange w:id="4904" w:author="Peng Luqi" w:date="2019-10-13T14:50:00Z">
              <w:rPr>
                <w:lang w:val="fr-FR"/>
              </w:rPr>
            </w:rPrChange>
          </w:rPr>
          <w:t>’</w:t>
        </w:r>
      </w:ins>
      <w:r w:rsidRPr="00F94CB9">
        <w:rPr>
          <w:sz w:val="28"/>
          <w:szCs w:val="28"/>
          <w:lang w:val="fr-FR"/>
          <w:rPrChange w:id="4905" w:author="Peng Luqi" w:date="2019-10-13T14:50:00Z">
            <w:rPr>
              <w:lang w:val="fr-FR"/>
            </w:rPr>
          </w:rPrChange>
        </w:rPr>
        <w:t>en parler, vous savez qu</w:t>
      </w:r>
      <w:del w:id="4906" w:author="Peng Luqi" w:date="2019-10-13T14:43:00Z">
        <w:r w:rsidRPr="00F94CB9" w:rsidDel="00EF666F">
          <w:rPr>
            <w:sz w:val="28"/>
            <w:szCs w:val="28"/>
            <w:lang w:val="fr-FR"/>
            <w:rPrChange w:id="4907" w:author="Peng Luqi" w:date="2019-10-13T14:50:00Z">
              <w:rPr>
                <w:lang w:val="fr-FR"/>
              </w:rPr>
            </w:rPrChange>
          </w:rPr>
          <w:delText>’</w:delText>
        </w:r>
      </w:del>
      <w:ins w:id="4908" w:author="Peng Luqi" w:date="2019-10-13T14:43:00Z">
        <w:r w:rsidR="00EF666F" w:rsidRPr="00F94CB9">
          <w:rPr>
            <w:sz w:val="28"/>
            <w:szCs w:val="28"/>
            <w:lang w:val="fr-FR"/>
            <w:rPrChange w:id="4909" w:author="Peng Luqi" w:date="2019-10-13T14:50:00Z">
              <w:rPr>
                <w:lang w:val="fr-FR"/>
              </w:rPr>
            </w:rPrChange>
          </w:rPr>
          <w:t>’</w:t>
        </w:r>
      </w:ins>
      <w:r w:rsidRPr="00F94CB9">
        <w:rPr>
          <w:sz w:val="28"/>
          <w:szCs w:val="28"/>
          <w:lang w:val="fr-FR"/>
          <w:rPrChange w:id="4910" w:author="Peng Luqi" w:date="2019-10-13T14:50:00Z">
            <w:rPr>
              <w:lang w:val="fr-FR"/>
            </w:rPr>
          </w:rPrChange>
        </w:rPr>
        <w:t>il le ferait ! Les non- bénéficiaires s</w:t>
      </w:r>
      <w:del w:id="4911" w:author="Peng Luqi" w:date="2019-10-13T14:43:00Z">
        <w:r w:rsidRPr="00F94CB9" w:rsidDel="00EF666F">
          <w:rPr>
            <w:sz w:val="28"/>
            <w:szCs w:val="28"/>
            <w:lang w:val="fr-FR"/>
            <w:rPrChange w:id="4912" w:author="Peng Luqi" w:date="2019-10-13T14:50:00Z">
              <w:rPr>
                <w:lang w:val="fr-FR"/>
              </w:rPr>
            </w:rPrChange>
          </w:rPr>
          <w:delText>’</w:delText>
        </w:r>
      </w:del>
      <w:ins w:id="4913" w:author="Peng Luqi" w:date="2019-10-13T14:43:00Z">
        <w:r w:rsidR="00EF666F" w:rsidRPr="00F94CB9">
          <w:rPr>
            <w:sz w:val="28"/>
            <w:szCs w:val="28"/>
            <w:lang w:val="fr-FR"/>
            <w:rPrChange w:id="4914" w:author="Peng Luqi" w:date="2019-10-13T14:50:00Z">
              <w:rPr>
                <w:lang w:val="fr-FR"/>
              </w:rPr>
            </w:rPrChange>
          </w:rPr>
          <w:t>’</w:t>
        </w:r>
      </w:ins>
      <w:r w:rsidRPr="00F94CB9">
        <w:rPr>
          <w:sz w:val="28"/>
          <w:szCs w:val="28"/>
          <w:lang w:val="fr-FR"/>
          <w:rPrChange w:id="4915" w:author="Peng Luqi" w:date="2019-10-13T14:50:00Z">
            <w:rPr>
              <w:lang w:val="fr-FR"/>
            </w:rPr>
          </w:rPrChange>
        </w:rPr>
        <w:t>apercevront qu</w:t>
      </w:r>
      <w:del w:id="4916" w:author="Peng Luqi" w:date="2019-10-13T14:43:00Z">
        <w:r w:rsidRPr="00F94CB9" w:rsidDel="00EF666F">
          <w:rPr>
            <w:sz w:val="28"/>
            <w:szCs w:val="28"/>
            <w:lang w:val="fr-FR"/>
            <w:rPrChange w:id="4917" w:author="Peng Luqi" w:date="2019-10-13T14:50:00Z">
              <w:rPr>
                <w:lang w:val="fr-FR"/>
              </w:rPr>
            </w:rPrChange>
          </w:rPr>
          <w:delText>’</w:delText>
        </w:r>
      </w:del>
      <w:ins w:id="4918" w:author="Peng Luqi" w:date="2019-10-13T14:43:00Z">
        <w:r w:rsidR="00EF666F" w:rsidRPr="00F94CB9">
          <w:rPr>
            <w:sz w:val="28"/>
            <w:szCs w:val="28"/>
            <w:lang w:val="fr-FR"/>
            <w:rPrChange w:id="4919" w:author="Peng Luqi" w:date="2019-10-13T14:50:00Z">
              <w:rPr>
                <w:lang w:val="fr-FR"/>
              </w:rPr>
            </w:rPrChange>
          </w:rPr>
          <w:t>’</w:t>
        </w:r>
      </w:ins>
      <w:r w:rsidRPr="00F94CB9">
        <w:rPr>
          <w:sz w:val="28"/>
          <w:szCs w:val="28"/>
          <w:lang w:val="fr-FR"/>
          <w:rPrChange w:id="4920" w:author="Peng Luqi" w:date="2019-10-13T14:50:00Z">
            <w:rPr>
              <w:lang w:val="fr-FR"/>
            </w:rPr>
          </w:rPrChange>
        </w:rPr>
        <w:t>ils se trouvent dans une situation désavantageuse et tenteront pour la plupart</w:t>
      </w:r>
      <w:r w:rsidRPr="00F94CB9">
        <w:rPr>
          <w:spacing w:val="-8"/>
          <w:sz w:val="28"/>
          <w:szCs w:val="28"/>
          <w:lang w:val="fr-FR"/>
          <w:rPrChange w:id="4921" w:author="Peng Luqi" w:date="2019-10-13T14:50:00Z">
            <w:rPr>
              <w:spacing w:val="-8"/>
              <w:lang w:val="fr-FR"/>
            </w:rPr>
          </w:rPrChange>
        </w:rPr>
        <w:t xml:space="preserve"> </w:t>
      </w:r>
      <w:r w:rsidRPr="00F94CB9">
        <w:rPr>
          <w:sz w:val="28"/>
          <w:szCs w:val="28"/>
          <w:lang w:val="fr-FR"/>
          <w:rPrChange w:id="4922" w:author="Peng Luqi" w:date="2019-10-13T14:50:00Z">
            <w:rPr>
              <w:lang w:val="fr-FR"/>
            </w:rPr>
          </w:rPrChange>
        </w:rPr>
        <w:t>d</w:t>
      </w:r>
      <w:del w:id="4923" w:author="Peng Luqi" w:date="2019-10-13T14:43:00Z">
        <w:r w:rsidRPr="00F94CB9" w:rsidDel="00EF666F">
          <w:rPr>
            <w:sz w:val="28"/>
            <w:szCs w:val="28"/>
            <w:lang w:val="fr-FR"/>
            <w:rPrChange w:id="4924" w:author="Peng Luqi" w:date="2019-10-13T14:50:00Z">
              <w:rPr>
                <w:lang w:val="fr-FR"/>
              </w:rPr>
            </w:rPrChange>
          </w:rPr>
          <w:delText>’</w:delText>
        </w:r>
      </w:del>
      <w:ins w:id="4925" w:author="Peng Luqi" w:date="2019-10-13T14:43:00Z">
        <w:r w:rsidR="00EF666F" w:rsidRPr="00F94CB9">
          <w:rPr>
            <w:sz w:val="28"/>
            <w:szCs w:val="28"/>
            <w:lang w:val="fr-FR"/>
            <w:rPrChange w:id="4926" w:author="Peng Luqi" w:date="2019-10-13T14:50:00Z">
              <w:rPr>
                <w:lang w:val="fr-FR"/>
              </w:rPr>
            </w:rPrChange>
          </w:rPr>
          <w:t>’</w:t>
        </w:r>
      </w:ins>
      <w:r w:rsidRPr="00F94CB9">
        <w:rPr>
          <w:sz w:val="28"/>
          <w:szCs w:val="28"/>
          <w:lang w:val="fr-FR"/>
          <w:rPrChange w:id="4927" w:author="Peng Luqi" w:date="2019-10-13T14:50:00Z">
            <w:rPr>
              <w:lang w:val="fr-FR"/>
            </w:rPr>
          </w:rPrChange>
        </w:rPr>
        <w:t>entre</w:t>
      </w:r>
      <w:r w:rsidRPr="00F94CB9">
        <w:rPr>
          <w:spacing w:val="-7"/>
          <w:sz w:val="28"/>
          <w:szCs w:val="28"/>
          <w:lang w:val="fr-FR"/>
          <w:rPrChange w:id="4928" w:author="Peng Luqi" w:date="2019-10-13T14:50:00Z">
            <w:rPr>
              <w:spacing w:val="-7"/>
              <w:lang w:val="fr-FR"/>
            </w:rPr>
          </w:rPrChange>
        </w:rPr>
        <w:t xml:space="preserve"> </w:t>
      </w:r>
      <w:r w:rsidRPr="00F94CB9">
        <w:rPr>
          <w:sz w:val="28"/>
          <w:szCs w:val="28"/>
          <w:lang w:val="fr-FR"/>
          <w:rPrChange w:id="4929" w:author="Peng Luqi" w:date="2019-10-13T14:50:00Z">
            <w:rPr>
              <w:lang w:val="fr-FR"/>
            </w:rPr>
          </w:rPrChange>
        </w:rPr>
        <w:t>eux</w:t>
      </w:r>
      <w:r w:rsidRPr="00F94CB9">
        <w:rPr>
          <w:spacing w:val="-8"/>
          <w:sz w:val="28"/>
          <w:szCs w:val="28"/>
          <w:lang w:val="fr-FR"/>
          <w:rPrChange w:id="4930" w:author="Peng Luqi" w:date="2019-10-13T14:50:00Z">
            <w:rPr>
              <w:spacing w:val="-8"/>
              <w:lang w:val="fr-FR"/>
            </w:rPr>
          </w:rPrChange>
        </w:rPr>
        <w:t xml:space="preserve"> </w:t>
      </w:r>
      <w:r w:rsidRPr="00F94CB9">
        <w:rPr>
          <w:sz w:val="28"/>
          <w:szCs w:val="28"/>
          <w:lang w:val="fr-FR"/>
          <w:rPrChange w:id="4931" w:author="Peng Luqi" w:date="2019-10-13T14:50:00Z">
            <w:rPr>
              <w:lang w:val="fr-FR"/>
            </w:rPr>
          </w:rPrChange>
        </w:rPr>
        <w:t>de</w:t>
      </w:r>
      <w:r w:rsidRPr="00F94CB9">
        <w:rPr>
          <w:spacing w:val="-7"/>
          <w:sz w:val="28"/>
          <w:szCs w:val="28"/>
          <w:lang w:val="fr-FR"/>
          <w:rPrChange w:id="4932" w:author="Peng Luqi" w:date="2019-10-13T14:50:00Z">
            <w:rPr>
              <w:spacing w:val="-7"/>
              <w:lang w:val="fr-FR"/>
            </w:rPr>
          </w:rPrChange>
        </w:rPr>
        <w:t xml:space="preserve"> </w:t>
      </w:r>
      <w:r w:rsidRPr="00F94CB9">
        <w:rPr>
          <w:sz w:val="28"/>
          <w:szCs w:val="28"/>
          <w:lang w:val="fr-FR"/>
          <w:rPrChange w:id="4933" w:author="Peng Luqi" w:date="2019-10-13T14:50:00Z">
            <w:rPr>
              <w:lang w:val="fr-FR"/>
            </w:rPr>
          </w:rPrChange>
        </w:rPr>
        <w:t>devenir</w:t>
      </w:r>
      <w:r w:rsidRPr="00F94CB9">
        <w:rPr>
          <w:spacing w:val="-7"/>
          <w:sz w:val="28"/>
          <w:szCs w:val="28"/>
          <w:lang w:val="fr-FR"/>
          <w:rPrChange w:id="4934" w:author="Peng Luqi" w:date="2019-10-13T14:50:00Z">
            <w:rPr>
              <w:spacing w:val="-7"/>
              <w:lang w:val="fr-FR"/>
            </w:rPr>
          </w:rPrChange>
        </w:rPr>
        <w:t xml:space="preserve"> </w:t>
      </w:r>
      <w:r w:rsidRPr="00F94CB9">
        <w:rPr>
          <w:sz w:val="28"/>
          <w:szCs w:val="28"/>
          <w:lang w:val="fr-FR"/>
          <w:rPrChange w:id="4935" w:author="Peng Luqi" w:date="2019-10-13T14:50:00Z">
            <w:rPr>
              <w:lang w:val="fr-FR"/>
            </w:rPr>
          </w:rPrChange>
        </w:rPr>
        <w:t>des</w:t>
      </w:r>
      <w:r w:rsidRPr="00F94CB9">
        <w:rPr>
          <w:spacing w:val="-8"/>
          <w:sz w:val="28"/>
          <w:szCs w:val="28"/>
          <w:lang w:val="fr-FR"/>
          <w:rPrChange w:id="4936" w:author="Peng Luqi" w:date="2019-10-13T14:50:00Z">
            <w:rPr>
              <w:spacing w:val="-8"/>
              <w:lang w:val="fr-FR"/>
            </w:rPr>
          </w:rPrChange>
        </w:rPr>
        <w:t xml:space="preserve"> </w:t>
      </w:r>
      <w:r w:rsidRPr="00F94CB9">
        <w:rPr>
          <w:sz w:val="28"/>
          <w:szCs w:val="28"/>
          <w:lang w:val="fr-FR"/>
          <w:rPrChange w:id="4937" w:author="Peng Luqi" w:date="2019-10-13T14:50:00Z">
            <w:rPr>
              <w:lang w:val="fr-FR"/>
            </w:rPr>
          </w:rPrChange>
        </w:rPr>
        <w:t>bénéficiaires.</w:t>
      </w:r>
      <w:r w:rsidRPr="00F94CB9">
        <w:rPr>
          <w:spacing w:val="-7"/>
          <w:sz w:val="28"/>
          <w:szCs w:val="28"/>
          <w:lang w:val="fr-FR"/>
          <w:rPrChange w:id="4938" w:author="Peng Luqi" w:date="2019-10-13T14:50:00Z">
            <w:rPr>
              <w:spacing w:val="-7"/>
              <w:lang w:val="fr-FR"/>
            </w:rPr>
          </w:rPrChange>
        </w:rPr>
        <w:t xml:space="preserve"> </w:t>
      </w:r>
      <w:r w:rsidRPr="00F94CB9">
        <w:rPr>
          <w:sz w:val="28"/>
          <w:szCs w:val="28"/>
          <w:lang w:val="fr-FR"/>
          <w:rPrChange w:id="4939" w:author="Peng Luqi" w:date="2019-10-13T14:50:00Z">
            <w:rPr>
              <w:lang w:val="fr-FR"/>
            </w:rPr>
          </w:rPrChange>
        </w:rPr>
        <w:t>Les</w:t>
      </w:r>
      <w:r w:rsidRPr="00F94CB9">
        <w:rPr>
          <w:spacing w:val="-8"/>
          <w:sz w:val="28"/>
          <w:szCs w:val="28"/>
          <w:lang w:val="fr-FR"/>
          <w:rPrChange w:id="4940" w:author="Peng Luqi" w:date="2019-10-13T14:50:00Z">
            <w:rPr>
              <w:spacing w:val="-8"/>
              <w:lang w:val="fr-FR"/>
            </w:rPr>
          </w:rPrChange>
        </w:rPr>
        <w:t xml:space="preserve"> </w:t>
      </w:r>
      <w:r w:rsidRPr="00F94CB9">
        <w:rPr>
          <w:sz w:val="28"/>
          <w:szCs w:val="28"/>
          <w:lang w:val="fr-FR"/>
          <w:rPrChange w:id="4941" w:author="Peng Luqi" w:date="2019-10-13T14:50:00Z">
            <w:rPr>
              <w:lang w:val="fr-FR"/>
            </w:rPr>
          </w:rPrChange>
        </w:rPr>
        <w:t>autres</w:t>
      </w:r>
      <w:r w:rsidRPr="00F94CB9">
        <w:rPr>
          <w:spacing w:val="-7"/>
          <w:sz w:val="28"/>
          <w:szCs w:val="28"/>
          <w:lang w:val="fr-FR"/>
          <w:rPrChange w:id="4942" w:author="Peng Luqi" w:date="2019-10-13T14:50:00Z">
            <w:rPr>
              <w:spacing w:val="-7"/>
              <w:lang w:val="fr-FR"/>
            </w:rPr>
          </w:rPrChange>
        </w:rPr>
        <w:t xml:space="preserve"> </w:t>
      </w:r>
      <w:r w:rsidRPr="00F94CB9">
        <w:rPr>
          <w:sz w:val="28"/>
          <w:szCs w:val="28"/>
          <w:lang w:val="fr-FR"/>
          <w:rPrChange w:id="4943" w:author="Peng Luqi" w:date="2019-10-13T14:50:00Z">
            <w:rPr>
              <w:lang w:val="fr-FR"/>
            </w:rPr>
          </w:rPrChange>
        </w:rPr>
        <w:t>résisteront</w:t>
      </w:r>
      <w:r w:rsidRPr="00F94CB9">
        <w:rPr>
          <w:spacing w:val="-7"/>
          <w:sz w:val="28"/>
          <w:szCs w:val="28"/>
          <w:lang w:val="fr-FR"/>
          <w:rPrChange w:id="4944" w:author="Peng Luqi" w:date="2019-10-13T14:50:00Z">
            <w:rPr>
              <w:spacing w:val="-7"/>
              <w:lang w:val="fr-FR"/>
            </w:rPr>
          </w:rPrChange>
        </w:rPr>
        <w:t xml:space="preserve"> </w:t>
      </w:r>
      <w:r w:rsidRPr="00F94CB9">
        <w:rPr>
          <w:sz w:val="28"/>
          <w:szCs w:val="28"/>
          <w:lang w:val="fr-FR"/>
          <w:rPrChange w:id="4945" w:author="Peng Luqi" w:date="2019-10-13T14:50:00Z">
            <w:rPr>
              <w:lang w:val="fr-FR"/>
            </w:rPr>
          </w:rPrChange>
        </w:rPr>
        <w:t>mais</w:t>
      </w:r>
      <w:r w:rsidRPr="00F94CB9">
        <w:rPr>
          <w:spacing w:val="-10"/>
          <w:sz w:val="28"/>
          <w:szCs w:val="28"/>
          <w:lang w:val="fr-FR"/>
          <w:rPrChange w:id="4946" w:author="Peng Luqi" w:date="2019-10-13T14:50:00Z">
            <w:rPr>
              <w:spacing w:val="-10"/>
              <w:lang w:val="fr-FR"/>
            </w:rPr>
          </w:rPrChange>
        </w:rPr>
        <w:t xml:space="preserve"> </w:t>
      </w:r>
      <w:r w:rsidRPr="00F94CB9">
        <w:rPr>
          <w:sz w:val="28"/>
          <w:szCs w:val="28"/>
          <w:lang w:val="fr-FR"/>
          <w:rPrChange w:id="4947" w:author="Peng Luqi" w:date="2019-10-13T14:50:00Z">
            <w:rPr>
              <w:lang w:val="fr-FR"/>
            </w:rPr>
          </w:rPrChange>
        </w:rPr>
        <w:t>seront</w:t>
      </w:r>
      <w:r w:rsidRPr="00F94CB9">
        <w:rPr>
          <w:spacing w:val="-7"/>
          <w:sz w:val="28"/>
          <w:szCs w:val="28"/>
          <w:lang w:val="fr-FR"/>
          <w:rPrChange w:id="4948" w:author="Peng Luqi" w:date="2019-10-13T14:50:00Z">
            <w:rPr>
              <w:spacing w:val="-7"/>
              <w:lang w:val="fr-FR"/>
            </w:rPr>
          </w:rPrChange>
        </w:rPr>
        <w:t xml:space="preserve"> </w:t>
      </w:r>
      <w:r w:rsidRPr="00F94CB9">
        <w:rPr>
          <w:sz w:val="28"/>
          <w:szCs w:val="28"/>
          <w:lang w:val="fr-FR"/>
          <w:rPrChange w:id="4949" w:author="Peng Luqi" w:date="2019-10-13T14:50:00Z">
            <w:rPr>
              <w:lang w:val="fr-FR"/>
            </w:rPr>
          </w:rPrChange>
        </w:rPr>
        <w:t>finalement</w:t>
      </w:r>
      <w:r w:rsidRPr="00F94CB9">
        <w:rPr>
          <w:spacing w:val="-7"/>
          <w:sz w:val="28"/>
          <w:szCs w:val="28"/>
          <w:lang w:val="fr-FR"/>
          <w:rPrChange w:id="4950" w:author="Peng Luqi" w:date="2019-10-13T14:50:00Z">
            <w:rPr>
              <w:spacing w:val="-7"/>
              <w:lang w:val="fr-FR"/>
            </w:rPr>
          </w:rPrChange>
        </w:rPr>
        <w:t xml:space="preserve"> </w:t>
      </w:r>
      <w:r w:rsidRPr="00F94CB9">
        <w:rPr>
          <w:sz w:val="28"/>
          <w:szCs w:val="28"/>
          <w:lang w:val="fr-FR"/>
          <w:rPrChange w:id="4951" w:author="Peng Luqi" w:date="2019-10-13T14:50:00Z">
            <w:rPr>
              <w:lang w:val="fr-FR"/>
            </w:rPr>
          </w:rPrChange>
        </w:rPr>
        <w:t>éliminés. Surprise ! S</w:t>
      </w:r>
      <w:del w:id="4952" w:author="Peng Luqi" w:date="2019-10-13T14:43:00Z">
        <w:r w:rsidRPr="00F94CB9" w:rsidDel="00EF666F">
          <w:rPr>
            <w:sz w:val="28"/>
            <w:szCs w:val="28"/>
            <w:lang w:val="fr-FR"/>
            <w:rPrChange w:id="4953" w:author="Peng Luqi" w:date="2019-10-13T14:50:00Z">
              <w:rPr>
                <w:lang w:val="fr-FR"/>
              </w:rPr>
            </w:rPrChange>
          </w:rPr>
          <w:delText>’</w:delText>
        </w:r>
      </w:del>
      <w:ins w:id="4954" w:author="Peng Luqi" w:date="2019-10-13T14:43:00Z">
        <w:r w:rsidR="00EF666F" w:rsidRPr="00F94CB9">
          <w:rPr>
            <w:sz w:val="28"/>
            <w:szCs w:val="28"/>
            <w:lang w:val="fr-FR"/>
            <w:rPrChange w:id="4955" w:author="Peng Luqi" w:date="2019-10-13T14:50:00Z">
              <w:rPr>
                <w:lang w:val="fr-FR"/>
              </w:rPr>
            </w:rPrChange>
          </w:rPr>
          <w:t>’</w:t>
        </w:r>
      </w:ins>
      <w:r w:rsidRPr="00F94CB9">
        <w:rPr>
          <w:sz w:val="28"/>
          <w:szCs w:val="28"/>
          <w:lang w:val="fr-FR"/>
          <w:rPrChange w:id="4956" w:author="Peng Luqi" w:date="2019-10-13T14:50:00Z">
            <w:rPr>
              <w:lang w:val="fr-FR"/>
            </w:rPr>
          </w:rPrChange>
        </w:rPr>
        <w:t xml:space="preserve">ils ont de la chance, certains non bénéficiaires réussiront, ils deviendront immédiatement bénéficiaires et porteront à leur tour ce système qui, bien entendu, les sert </w:t>
      </w:r>
      <w:r w:rsidRPr="00F94CB9">
        <w:rPr>
          <w:sz w:val="28"/>
          <w:szCs w:val="28"/>
          <w:lang w:val="fr-FR"/>
          <w:rPrChange w:id="4957" w:author="Peng Luqi" w:date="2019-10-13T14:50:00Z">
            <w:rPr>
              <w:lang w:val="fr-FR"/>
            </w:rPr>
          </w:rPrChange>
        </w:rPr>
        <w:lastRenderedPageBreak/>
        <w:t>également, bouclant ainsi la boucle.</w:t>
      </w:r>
      <w:r w:rsidRPr="00F94CB9">
        <w:rPr>
          <w:spacing w:val="-3"/>
          <w:sz w:val="28"/>
          <w:szCs w:val="28"/>
          <w:lang w:val="fr-FR"/>
          <w:rPrChange w:id="4958" w:author="Peng Luqi" w:date="2019-10-13T14:50:00Z">
            <w:rPr>
              <w:spacing w:val="-3"/>
              <w:lang w:val="fr-FR"/>
            </w:rPr>
          </w:rPrChange>
        </w:rPr>
        <w:t xml:space="preserve"> </w:t>
      </w:r>
      <w:r w:rsidRPr="00F94CB9">
        <w:rPr>
          <w:sz w:val="28"/>
          <w:szCs w:val="28"/>
          <w:lang w:val="fr-FR"/>
          <w:rPrChange w:id="4959" w:author="Peng Luqi" w:date="2019-10-13T14:50:00Z">
            <w:rPr>
              <w:lang w:val="fr-FR"/>
            </w:rPr>
          </w:rPrChange>
        </w:rPr>
        <w:t>Il</w:t>
      </w:r>
      <w:r w:rsidRPr="00F94CB9">
        <w:rPr>
          <w:spacing w:val="-3"/>
          <w:sz w:val="28"/>
          <w:szCs w:val="28"/>
          <w:lang w:val="fr-FR"/>
          <w:rPrChange w:id="4960" w:author="Peng Luqi" w:date="2019-10-13T14:50:00Z">
            <w:rPr>
              <w:spacing w:val="-3"/>
              <w:lang w:val="fr-FR"/>
            </w:rPr>
          </w:rPrChange>
        </w:rPr>
        <w:t xml:space="preserve"> </w:t>
      </w:r>
      <w:r w:rsidRPr="00F94CB9">
        <w:rPr>
          <w:sz w:val="28"/>
          <w:szCs w:val="28"/>
          <w:lang w:val="fr-FR"/>
          <w:rPrChange w:id="4961" w:author="Peng Luqi" w:date="2019-10-13T14:50:00Z">
            <w:rPr>
              <w:lang w:val="fr-FR"/>
            </w:rPr>
          </w:rPrChange>
        </w:rPr>
        <w:t>est</w:t>
      </w:r>
      <w:r w:rsidRPr="00F94CB9">
        <w:rPr>
          <w:spacing w:val="-2"/>
          <w:sz w:val="28"/>
          <w:szCs w:val="28"/>
          <w:lang w:val="fr-FR"/>
          <w:rPrChange w:id="4962" w:author="Peng Luqi" w:date="2019-10-13T14:50:00Z">
            <w:rPr>
              <w:spacing w:val="-2"/>
              <w:lang w:val="fr-FR"/>
            </w:rPr>
          </w:rPrChange>
        </w:rPr>
        <w:t xml:space="preserve"> </w:t>
      </w:r>
      <w:r w:rsidRPr="00F94CB9">
        <w:rPr>
          <w:sz w:val="28"/>
          <w:szCs w:val="28"/>
          <w:lang w:val="fr-FR"/>
          <w:rPrChange w:id="4963" w:author="Peng Luqi" w:date="2019-10-13T14:50:00Z">
            <w:rPr>
              <w:lang w:val="fr-FR"/>
            </w:rPr>
          </w:rPrChange>
        </w:rPr>
        <w:t>donc</w:t>
      </w:r>
      <w:r w:rsidRPr="00F94CB9">
        <w:rPr>
          <w:spacing w:val="-3"/>
          <w:sz w:val="28"/>
          <w:szCs w:val="28"/>
          <w:lang w:val="fr-FR"/>
          <w:rPrChange w:id="4964" w:author="Peng Luqi" w:date="2019-10-13T14:50:00Z">
            <w:rPr>
              <w:spacing w:val="-3"/>
              <w:lang w:val="fr-FR"/>
            </w:rPr>
          </w:rPrChange>
        </w:rPr>
        <w:t xml:space="preserve"> </w:t>
      </w:r>
      <w:r w:rsidRPr="00F94CB9">
        <w:rPr>
          <w:sz w:val="28"/>
          <w:szCs w:val="28"/>
          <w:lang w:val="fr-FR"/>
          <w:rPrChange w:id="4965" w:author="Peng Luqi" w:date="2019-10-13T14:50:00Z">
            <w:rPr>
              <w:lang w:val="fr-FR"/>
            </w:rPr>
          </w:rPrChange>
        </w:rPr>
        <w:t>inutile</w:t>
      </w:r>
      <w:r w:rsidRPr="00F94CB9">
        <w:rPr>
          <w:spacing w:val="-2"/>
          <w:sz w:val="28"/>
          <w:szCs w:val="28"/>
          <w:lang w:val="fr-FR"/>
          <w:rPrChange w:id="4966" w:author="Peng Luqi" w:date="2019-10-13T14:50:00Z">
            <w:rPr>
              <w:spacing w:val="-2"/>
              <w:lang w:val="fr-FR"/>
            </w:rPr>
          </w:rPrChange>
        </w:rPr>
        <w:t xml:space="preserve"> </w:t>
      </w:r>
      <w:r w:rsidRPr="00F94CB9">
        <w:rPr>
          <w:sz w:val="28"/>
          <w:szCs w:val="28"/>
          <w:lang w:val="fr-FR"/>
          <w:rPrChange w:id="4967" w:author="Peng Luqi" w:date="2019-10-13T14:50:00Z">
            <w:rPr>
              <w:lang w:val="fr-FR"/>
            </w:rPr>
          </w:rPrChange>
        </w:rPr>
        <w:t>de</w:t>
      </w:r>
      <w:r w:rsidRPr="00F94CB9">
        <w:rPr>
          <w:spacing w:val="-3"/>
          <w:sz w:val="28"/>
          <w:szCs w:val="28"/>
          <w:lang w:val="fr-FR"/>
          <w:rPrChange w:id="4968" w:author="Peng Luqi" w:date="2019-10-13T14:50:00Z">
            <w:rPr>
              <w:spacing w:val="-3"/>
              <w:lang w:val="fr-FR"/>
            </w:rPr>
          </w:rPrChange>
        </w:rPr>
        <w:t xml:space="preserve"> </w:t>
      </w:r>
      <w:r w:rsidRPr="00F94CB9">
        <w:rPr>
          <w:sz w:val="28"/>
          <w:szCs w:val="28"/>
          <w:lang w:val="fr-FR"/>
          <w:rPrChange w:id="4969" w:author="Peng Luqi" w:date="2019-10-13T14:50:00Z">
            <w:rPr>
              <w:lang w:val="fr-FR"/>
            </w:rPr>
          </w:rPrChange>
        </w:rPr>
        <w:t>se</w:t>
      </w:r>
      <w:r w:rsidRPr="00F94CB9">
        <w:rPr>
          <w:spacing w:val="-2"/>
          <w:sz w:val="28"/>
          <w:szCs w:val="28"/>
          <w:lang w:val="fr-FR"/>
          <w:rPrChange w:id="4970" w:author="Peng Luqi" w:date="2019-10-13T14:50:00Z">
            <w:rPr>
              <w:spacing w:val="-2"/>
              <w:lang w:val="fr-FR"/>
            </w:rPr>
          </w:rPrChange>
        </w:rPr>
        <w:t xml:space="preserve"> </w:t>
      </w:r>
      <w:r w:rsidRPr="00F94CB9">
        <w:rPr>
          <w:sz w:val="28"/>
          <w:szCs w:val="28"/>
          <w:lang w:val="fr-FR"/>
          <w:rPrChange w:id="4971" w:author="Peng Luqi" w:date="2019-10-13T14:50:00Z">
            <w:rPr>
              <w:lang w:val="fr-FR"/>
            </w:rPr>
          </w:rPrChange>
        </w:rPr>
        <w:t>plaindre,</w:t>
      </w:r>
      <w:r w:rsidRPr="00F94CB9">
        <w:rPr>
          <w:spacing w:val="-3"/>
          <w:sz w:val="28"/>
          <w:szCs w:val="28"/>
          <w:lang w:val="fr-FR"/>
          <w:rPrChange w:id="4972" w:author="Peng Luqi" w:date="2019-10-13T14:50:00Z">
            <w:rPr>
              <w:spacing w:val="-3"/>
              <w:lang w:val="fr-FR"/>
            </w:rPr>
          </w:rPrChange>
        </w:rPr>
        <w:t xml:space="preserve"> </w:t>
      </w:r>
      <w:r w:rsidRPr="00F94CB9">
        <w:rPr>
          <w:sz w:val="28"/>
          <w:szCs w:val="28"/>
          <w:lang w:val="fr-FR"/>
          <w:rPrChange w:id="4973" w:author="Peng Luqi" w:date="2019-10-13T14:50:00Z">
            <w:rPr>
              <w:lang w:val="fr-FR"/>
            </w:rPr>
          </w:rPrChange>
        </w:rPr>
        <w:t>c</w:t>
      </w:r>
      <w:del w:id="4974" w:author="Peng Luqi" w:date="2019-10-13T14:43:00Z">
        <w:r w:rsidRPr="00F94CB9" w:rsidDel="00EF666F">
          <w:rPr>
            <w:sz w:val="28"/>
            <w:szCs w:val="28"/>
            <w:lang w:val="fr-FR"/>
            <w:rPrChange w:id="4975" w:author="Peng Luqi" w:date="2019-10-13T14:50:00Z">
              <w:rPr>
                <w:lang w:val="fr-FR"/>
              </w:rPr>
            </w:rPrChange>
          </w:rPr>
          <w:delText>’</w:delText>
        </w:r>
      </w:del>
      <w:ins w:id="4976" w:author="Peng Luqi" w:date="2019-10-13T14:43:00Z">
        <w:r w:rsidR="00EF666F" w:rsidRPr="00F94CB9">
          <w:rPr>
            <w:sz w:val="28"/>
            <w:szCs w:val="28"/>
            <w:lang w:val="fr-FR"/>
            <w:rPrChange w:id="4977" w:author="Peng Luqi" w:date="2019-10-13T14:50:00Z">
              <w:rPr>
                <w:lang w:val="fr-FR"/>
              </w:rPr>
            </w:rPrChange>
          </w:rPr>
          <w:t>’</w:t>
        </w:r>
      </w:ins>
      <w:r w:rsidRPr="00F94CB9">
        <w:rPr>
          <w:sz w:val="28"/>
          <w:szCs w:val="28"/>
          <w:lang w:val="fr-FR"/>
          <w:rPrChange w:id="4978" w:author="Peng Luqi" w:date="2019-10-13T14:50:00Z">
            <w:rPr>
              <w:lang w:val="fr-FR"/>
            </w:rPr>
          </w:rPrChange>
        </w:rPr>
        <w:t>est</w:t>
      </w:r>
      <w:r w:rsidRPr="00F94CB9">
        <w:rPr>
          <w:spacing w:val="-2"/>
          <w:sz w:val="28"/>
          <w:szCs w:val="28"/>
          <w:lang w:val="fr-FR"/>
          <w:rPrChange w:id="4979" w:author="Peng Luqi" w:date="2019-10-13T14:50:00Z">
            <w:rPr>
              <w:spacing w:val="-2"/>
              <w:lang w:val="fr-FR"/>
            </w:rPr>
          </w:rPrChange>
        </w:rPr>
        <w:t xml:space="preserve"> </w:t>
      </w:r>
      <w:r w:rsidRPr="00F94CB9">
        <w:rPr>
          <w:sz w:val="28"/>
          <w:szCs w:val="28"/>
          <w:lang w:val="fr-FR"/>
          <w:rPrChange w:id="4980" w:author="Peng Luqi" w:date="2019-10-13T14:50:00Z">
            <w:rPr>
              <w:lang w:val="fr-FR"/>
            </w:rPr>
          </w:rPrChange>
        </w:rPr>
        <w:t>la</w:t>
      </w:r>
      <w:r w:rsidRPr="00F94CB9">
        <w:rPr>
          <w:spacing w:val="-3"/>
          <w:sz w:val="28"/>
          <w:szCs w:val="28"/>
          <w:lang w:val="fr-FR"/>
          <w:rPrChange w:id="4981" w:author="Peng Luqi" w:date="2019-10-13T14:50:00Z">
            <w:rPr>
              <w:spacing w:val="-3"/>
              <w:lang w:val="fr-FR"/>
            </w:rPr>
          </w:rPrChange>
        </w:rPr>
        <w:t xml:space="preserve"> </w:t>
      </w:r>
      <w:r w:rsidRPr="00F94CB9">
        <w:rPr>
          <w:sz w:val="28"/>
          <w:szCs w:val="28"/>
          <w:lang w:val="fr-FR"/>
          <w:rPrChange w:id="4982" w:author="Peng Luqi" w:date="2019-10-13T14:50:00Z">
            <w:rPr>
              <w:lang w:val="fr-FR"/>
            </w:rPr>
          </w:rPrChange>
        </w:rPr>
        <w:t>même</w:t>
      </w:r>
      <w:r w:rsidRPr="00F94CB9">
        <w:rPr>
          <w:spacing w:val="-2"/>
          <w:sz w:val="28"/>
          <w:szCs w:val="28"/>
          <w:lang w:val="fr-FR"/>
          <w:rPrChange w:id="4983" w:author="Peng Luqi" w:date="2019-10-13T14:50:00Z">
            <w:rPr>
              <w:spacing w:val="-2"/>
              <w:lang w:val="fr-FR"/>
            </w:rPr>
          </w:rPrChange>
        </w:rPr>
        <w:t xml:space="preserve"> </w:t>
      </w:r>
      <w:r w:rsidRPr="00F94CB9">
        <w:rPr>
          <w:sz w:val="28"/>
          <w:szCs w:val="28"/>
          <w:lang w:val="fr-FR"/>
          <w:rPrChange w:id="4984" w:author="Peng Luqi" w:date="2019-10-13T14:50:00Z">
            <w:rPr>
              <w:lang w:val="fr-FR"/>
            </w:rPr>
          </w:rPrChange>
        </w:rPr>
        <w:t>chose</w:t>
      </w:r>
      <w:r w:rsidRPr="00F94CB9">
        <w:rPr>
          <w:spacing w:val="-3"/>
          <w:sz w:val="28"/>
          <w:szCs w:val="28"/>
          <w:lang w:val="fr-FR"/>
          <w:rPrChange w:id="4985" w:author="Peng Luqi" w:date="2019-10-13T14:50:00Z">
            <w:rPr>
              <w:spacing w:val="-3"/>
              <w:lang w:val="fr-FR"/>
            </w:rPr>
          </w:rPrChange>
        </w:rPr>
        <w:t xml:space="preserve"> </w:t>
      </w:r>
      <w:r w:rsidRPr="00F94CB9">
        <w:rPr>
          <w:sz w:val="28"/>
          <w:szCs w:val="28"/>
          <w:lang w:val="fr-FR"/>
          <w:rPrChange w:id="4986" w:author="Peng Luqi" w:date="2019-10-13T14:50:00Z">
            <w:rPr>
              <w:lang w:val="fr-FR"/>
            </w:rPr>
          </w:rPrChange>
        </w:rPr>
        <w:t>partout</w:t>
      </w:r>
      <w:r w:rsidRPr="00F94CB9">
        <w:rPr>
          <w:spacing w:val="-2"/>
          <w:sz w:val="28"/>
          <w:szCs w:val="28"/>
          <w:lang w:val="fr-FR"/>
          <w:rPrChange w:id="4987" w:author="Peng Luqi" w:date="2019-10-13T14:50:00Z">
            <w:rPr>
              <w:spacing w:val="-2"/>
              <w:lang w:val="fr-FR"/>
            </w:rPr>
          </w:rPrChange>
        </w:rPr>
        <w:t xml:space="preserve"> </w:t>
      </w:r>
      <w:r w:rsidRPr="00F94CB9">
        <w:rPr>
          <w:sz w:val="28"/>
          <w:szCs w:val="28"/>
          <w:lang w:val="fr-FR"/>
          <w:rPrChange w:id="4988" w:author="Peng Luqi" w:date="2019-10-13T14:50:00Z">
            <w:rPr>
              <w:lang w:val="fr-FR"/>
            </w:rPr>
          </w:rPrChange>
        </w:rPr>
        <w:t>dans</w:t>
      </w:r>
      <w:r w:rsidRPr="00F94CB9">
        <w:rPr>
          <w:spacing w:val="-3"/>
          <w:sz w:val="28"/>
          <w:szCs w:val="28"/>
          <w:lang w:val="fr-FR"/>
          <w:rPrChange w:id="4989" w:author="Peng Luqi" w:date="2019-10-13T14:50:00Z">
            <w:rPr>
              <w:spacing w:val="-3"/>
              <w:lang w:val="fr-FR"/>
            </w:rPr>
          </w:rPrChange>
        </w:rPr>
        <w:t xml:space="preserve"> </w:t>
      </w:r>
      <w:r w:rsidRPr="00F94CB9">
        <w:rPr>
          <w:sz w:val="28"/>
          <w:szCs w:val="28"/>
          <w:lang w:val="fr-FR"/>
          <w:rPrChange w:id="4990" w:author="Peng Luqi" w:date="2019-10-13T14:50:00Z">
            <w:rPr>
              <w:lang w:val="fr-FR"/>
            </w:rPr>
          </w:rPrChange>
        </w:rPr>
        <w:t>le</w:t>
      </w:r>
      <w:r w:rsidRPr="00F94CB9">
        <w:rPr>
          <w:spacing w:val="-2"/>
          <w:sz w:val="28"/>
          <w:szCs w:val="28"/>
          <w:lang w:val="fr-FR"/>
          <w:rPrChange w:id="4991" w:author="Peng Luqi" w:date="2019-10-13T14:50:00Z">
            <w:rPr>
              <w:spacing w:val="-2"/>
              <w:lang w:val="fr-FR"/>
            </w:rPr>
          </w:rPrChange>
        </w:rPr>
        <w:t xml:space="preserve"> </w:t>
      </w:r>
      <w:r w:rsidRPr="00F94CB9">
        <w:rPr>
          <w:sz w:val="28"/>
          <w:szCs w:val="28"/>
          <w:lang w:val="fr-FR"/>
          <w:rPrChange w:id="4992" w:author="Peng Luqi" w:date="2019-10-13T14:50:00Z">
            <w:rPr>
              <w:lang w:val="fr-FR"/>
            </w:rPr>
          </w:rPrChange>
        </w:rPr>
        <w:t>monde.</w:t>
      </w:r>
      <w:r w:rsidRPr="00F94CB9">
        <w:rPr>
          <w:spacing w:val="-3"/>
          <w:sz w:val="28"/>
          <w:szCs w:val="28"/>
          <w:lang w:val="fr-FR"/>
          <w:rPrChange w:id="4993" w:author="Peng Luqi" w:date="2019-10-13T14:50:00Z">
            <w:rPr>
              <w:spacing w:val="-3"/>
              <w:lang w:val="fr-FR"/>
            </w:rPr>
          </w:rPrChange>
        </w:rPr>
        <w:t xml:space="preserve"> </w:t>
      </w:r>
      <w:r w:rsidRPr="00F94CB9">
        <w:rPr>
          <w:sz w:val="28"/>
          <w:szCs w:val="28"/>
          <w:lang w:val="fr-FR"/>
          <w:rPrChange w:id="4994" w:author="Peng Luqi" w:date="2019-10-13T14:50:00Z">
            <w:rPr>
              <w:lang w:val="fr-FR"/>
            </w:rPr>
          </w:rPrChange>
        </w:rPr>
        <w:t>N</w:t>
      </w:r>
      <w:del w:id="4995" w:author="Peng Luqi" w:date="2019-10-13T14:43:00Z">
        <w:r w:rsidRPr="00F94CB9" w:rsidDel="00EF666F">
          <w:rPr>
            <w:sz w:val="28"/>
            <w:szCs w:val="28"/>
            <w:lang w:val="fr-FR"/>
            <w:rPrChange w:id="4996" w:author="Peng Luqi" w:date="2019-10-13T14:50:00Z">
              <w:rPr>
                <w:lang w:val="fr-FR"/>
              </w:rPr>
            </w:rPrChange>
          </w:rPr>
          <w:delText>’</w:delText>
        </w:r>
      </w:del>
      <w:ins w:id="4997" w:author="Peng Luqi" w:date="2019-10-13T14:43:00Z">
        <w:r w:rsidR="00EF666F" w:rsidRPr="00F94CB9">
          <w:rPr>
            <w:sz w:val="28"/>
            <w:szCs w:val="28"/>
            <w:lang w:val="fr-FR"/>
            <w:rPrChange w:id="4998" w:author="Peng Luqi" w:date="2019-10-13T14:50:00Z">
              <w:rPr>
                <w:lang w:val="fr-FR"/>
              </w:rPr>
            </w:rPrChange>
          </w:rPr>
          <w:t>’</w:t>
        </w:r>
      </w:ins>
      <w:r w:rsidRPr="00F94CB9">
        <w:rPr>
          <w:sz w:val="28"/>
          <w:szCs w:val="28"/>
          <w:lang w:val="fr-FR"/>
          <w:rPrChange w:id="4999" w:author="Peng Luqi" w:date="2019-10-13T14:50:00Z">
            <w:rPr>
              <w:lang w:val="fr-FR"/>
            </w:rPr>
          </w:rPrChange>
        </w:rPr>
        <w:t>est-ce</w:t>
      </w:r>
      <w:r w:rsidRPr="00F94CB9">
        <w:rPr>
          <w:spacing w:val="-2"/>
          <w:sz w:val="28"/>
          <w:szCs w:val="28"/>
          <w:lang w:val="fr-FR"/>
          <w:rPrChange w:id="5000" w:author="Peng Luqi" w:date="2019-10-13T14:50:00Z">
            <w:rPr>
              <w:spacing w:val="-2"/>
              <w:lang w:val="fr-FR"/>
            </w:rPr>
          </w:rPrChange>
        </w:rPr>
        <w:t xml:space="preserve"> </w:t>
      </w:r>
      <w:r w:rsidRPr="00F94CB9">
        <w:rPr>
          <w:sz w:val="28"/>
          <w:szCs w:val="28"/>
          <w:lang w:val="fr-FR"/>
          <w:rPrChange w:id="5001" w:author="Peng Luqi" w:date="2019-10-13T14:50:00Z">
            <w:rPr>
              <w:lang w:val="fr-FR"/>
            </w:rPr>
          </w:rPrChange>
        </w:rPr>
        <w:t>pas</w:t>
      </w:r>
      <w:r w:rsidRPr="00F94CB9">
        <w:rPr>
          <w:spacing w:val="-3"/>
          <w:sz w:val="28"/>
          <w:szCs w:val="28"/>
          <w:lang w:val="fr-FR"/>
          <w:rPrChange w:id="5002" w:author="Peng Luqi" w:date="2019-10-13T14:50:00Z">
            <w:rPr>
              <w:spacing w:val="-3"/>
              <w:lang w:val="fr-FR"/>
            </w:rPr>
          </w:rPrChange>
        </w:rPr>
        <w:t xml:space="preserve"> </w:t>
      </w:r>
      <w:r w:rsidRPr="00F94CB9">
        <w:rPr>
          <w:sz w:val="28"/>
          <w:szCs w:val="28"/>
          <w:lang w:val="fr-FR"/>
          <w:rPrChange w:id="5003" w:author="Peng Luqi" w:date="2019-10-13T14:50:00Z">
            <w:rPr>
              <w:lang w:val="fr-FR"/>
            </w:rPr>
          </w:rPrChange>
        </w:rPr>
        <w:t>?</w:t>
      </w:r>
    </w:p>
    <w:p w:rsidR="002B38DF" w:rsidRPr="00F94CB9" w:rsidRDefault="002B38DF">
      <w:pPr>
        <w:pStyle w:val="a3"/>
        <w:ind w:left="170" w:right="170"/>
        <w:jc w:val="both"/>
        <w:rPr>
          <w:lang w:val="fr-FR"/>
          <w:rPrChange w:id="5004" w:author="Peng Luqi" w:date="2019-10-13T14:50:00Z">
            <w:rPr>
              <w:sz w:val="20"/>
              <w:lang w:val="fr-FR"/>
            </w:rPr>
          </w:rPrChange>
        </w:rPr>
        <w:pPrChange w:id="5005" w:author="Peng Luqi" w:date="2019-10-13T14:20:00Z">
          <w:pPr>
            <w:pStyle w:val="a3"/>
            <w:spacing w:before="8"/>
          </w:pPr>
        </w:pPrChange>
      </w:pPr>
    </w:p>
    <w:p w:rsidR="002B38DF" w:rsidRPr="00F94CB9" w:rsidRDefault="00716360">
      <w:pPr>
        <w:ind w:left="170" w:right="170"/>
        <w:jc w:val="both"/>
        <w:rPr>
          <w:sz w:val="28"/>
          <w:szCs w:val="28"/>
          <w:lang w:val="fr-FR"/>
          <w:rPrChange w:id="5006" w:author="Peng Luqi" w:date="2019-10-13T14:50:00Z">
            <w:rPr>
              <w:lang w:val="fr-FR"/>
            </w:rPr>
          </w:rPrChange>
        </w:rPr>
        <w:pPrChange w:id="5007" w:author="Peng Luqi" w:date="2019-10-13T14:20:00Z">
          <w:pPr>
            <w:ind w:left="130"/>
          </w:pPr>
        </w:pPrChange>
      </w:pPr>
      <w:r w:rsidRPr="00F94CB9">
        <w:rPr>
          <w:sz w:val="28"/>
          <w:szCs w:val="28"/>
          <w:lang w:val="fr-FR"/>
          <w:rPrChange w:id="5008" w:author="Peng Luqi" w:date="2019-10-13T14:50:00Z">
            <w:rPr>
              <w:lang w:val="fr-FR"/>
            </w:rPr>
          </w:rPrChange>
        </w:rPr>
        <w:t>Voilà pour l</w:t>
      </w:r>
      <w:del w:id="5009" w:author="Peng Luqi" w:date="2019-10-13T14:43:00Z">
        <w:r w:rsidRPr="00F94CB9" w:rsidDel="00EF666F">
          <w:rPr>
            <w:sz w:val="28"/>
            <w:szCs w:val="28"/>
            <w:lang w:val="fr-FR"/>
            <w:rPrChange w:id="5010" w:author="Peng Luqi" w:date="2019-10-13T14:50:00Z">
              <w:rPr>
                <w:lang w:val="fr-FR"/>
              </w:rPr>
            </w:rPrChange>
          </w:rPr>
          <w:delText>’</w:delText>
        </w:r>
      </w:del>
      <w:ins w:id="5011" w:author="Peng Luqi" w:date="2019-10-13T14:43:00Z">
        <w:r w:rsidR="00EF666F" w:rsidRPr="00F94CB9">
          <w:rPr>
            <w:sz w:val="28"/>
            <w:szCs w:val="28"/>
            <w:lang w:val="fr-FR"/>
            <w:rPrChange w:id="5012" w:author="Peng Luqi" w:date="2019-10-13T14:50:00Z">
              <w:rPr>
                <w:lang w:val="fr-FR"/>
              </w:rPr>
            </w:rPrChange>
          </w:rPr>
          <w:t>’</w:t>
        </w:r>
      </w:ins>
      <w:r w:rsidRPr="00F94CB9">
        <w:rPr>
          <w:sz w:val="28"/>
          <w:szCs w:val="28"/>
          <w:lang w:val="fr-FR"/>
          <w:rPrChange w:id="5013" w:author="Peng Luqi" w:date="2019-10-13T14:50:00Z">
            <w:rPr>
              <w:lang w:val="fr-FR"/>
            </w:rPr>
          </w:rPrChange>
        </w:rPr>
        <w:t>éducation que l</w:t>
      </w:r>
      <w:del w:id="5014" w:author="Peng Luqi" w:date="2019-10-13T14:43:00Z">
        <w:r w:rsidRPr="00F94CB9" w:rsidDel="00EF666F">
          <w:rPr>
            <w:sz w:val="28"/>
            <w:szCs w:val="28"/>
            <w:lang w:val="fr-FR"/>
            <w:rPrChange w:id="5015" w:author="Peng Luqi" w:date="2019-10-13T14:50:00Z">
              <w:rPr>
                <w:lang w:val="fr-FR"/>
              </w:rPr>
            </w:rPrChange>
          </w:rPr>
          <w:delText>’</w:delText>
        </w:r>
      </w:del>
      <w:ins w:id="5016" w:author="Peng Luqi" w:date="2019-10-13T14:43:00Z">
        <w:r w:rsidR="00EF666F" w:rsidRPr="00F94CB9">
          <w:rPr>
            <w:sz w:val="28"/>
            <w:szCs w:val="28"/>
            <w:lang w:val="fr-FR"/>
            <w:rPrChange w:id="5017" w:author="Peng Luqi" w:date="2019-10-13T14:50:00Z">
              <w:rPr>
                <w:lang w:val="fr-FR"/>
              </w:rPr>
            </w:rPrChange>
          </w:rPr>
          <w:t>’</w:t>
        </w:r>
      </w:ins>
      <w:r w:rsidRPr="00F94CB9">
        <w:rPr>
          <w:sz w:val="28"/>
          <w:szCs w:val="28"/>
          <w:lang w:val="fr-FR"/>
          <w:rPrChange w:id="5018" w:author="Peng Luqi" w:date="2019-10-13T14:50:00Z">
            <w:rPr>
              <w:lang w:val="fr-FR"/>
            </w:rPr>
          </w:rPrChange>
        </w:rPr>
        <w:t>on peut définir ainsi :</w:t>
      </w:r>
    </w:p>
    <w:p w:rsidR="002B38DF" w:rsidRPr="00F94CB9" w:rsidRDefault="002B38DF">
      <w:pPr>
        <w:pStyle w:val="a3"/>
        <w:ind w:left="170" w:right="170"/>
        <w:jc w:val="both"/>
        <w:rPr>
          <w:lang w:val="fr-FR"/>
          <w:rPrChange w:id="5019" w:author="Peng Luqi" w:date="2019-10-13T14:50:00Z">
            <w:rPr>
              <w:sz w:val="21"/>
              <w:lang w:val="fr-FR"/>
            </w:rPr>
          </w:rPrChange>
        </w:rPr>
        <w:pPrChange w:id="5020" w:author="Peng Luqi" w:date="2019-10-13T14:20:00Z">
          <w:pPr>
            <w:pStyle w:val="a3"/>
          </w:pPr>
        </w:pPrChange>
      </w:pPr>
    </w:p>
    <w:p w:rsidR="002B38DF" w:rsidRPr="00F94CB9" w:rsidRDefault="00716360">
      <w:pPr>
        <w:pStyle w:val="a3"/>
        <w:ind w:left="720" w:right="720"/>
        <w:jc w:val="both"/>
        <w:rPr>
          <w:lang w:val="fr-FR"/>
          <w:rPrChange w:id="5021" w:author="Peng Luqi" w:date="2019-10-13T14:50:00Z">
            <w:rPr>
              <w:lang w:val="fr-FR"/>
            </w:rPr>
          </w:rPrChange>
        </w:rPr>
        <w:pPrChange w:id="5022" w:author="Peng Luqi" w:date="2019-10-13T14:53:00Z">
          <w:pPr>
            <w:ind w:left="130"/>
          </w:pPr>
        </w:pPrChange>
      </w:pPr>
      <w:r w:rsidRPr="00F94CB9">
        <w:rPr>
          <w:lang w:val="fr-FR"/>
          <w:rPrChange w:id="5023" w:author="Peng Luqi" w:date="2019-10-13T14:50:00Z">
            <w:rPr>
              <w:lang w:val="fr-FR"/>
            </w:rPr>
          </w:rPrChange>
        </w:rPr>
        <w:t>L</w:t>
      </w:r>
      <w:del w:id="5024" w:author="Peng Luqi" w:date="2019-10-13T14:43:00Z">
        <w:r w:rsidRPr="00F94CB9" w:rsidDel="00EF666F">
          <w:rPr>
            <w:lang w:val="fr-FR"/>
            <w:rPrChange w:id="5025" w:author="Peng Luqi" w:date="2019-10-13T14:50:00Z">
              <w:rPr>
                <w:lang w:val="fr-FR"/>
              </w:rPr>
            </w:rPrChange>
          </w:rPr>
          <w:delText>’</w:delText>
        </w:r>
      </w:del>
      <w:ins w:id="5026" w:author="Peng Luqi" w:date="2019-10-13T14:43:00Z">
        <w:r w:rsidR="00EF666F" w:rsidRPr="00F94CB9">
          <w:rPr>
            <w:lang w:val="fr-FR"/>
            <w:rPrChange w:id="5027" w:author="Peng Luqi" w:date="2019-10-13T14:50:00Z">
              <w:rPr>
                <w:lang w:val="fr-FR"/>
              </w:rPr>
            </w:rPrChange>
          </w:rPr>
          <w:t>’</w:t>
        </w:r>
      </w:ins>
      <w:r w:rsidRPr="00F94CB9">
        <w:rPr>
          <w:lang w:val="fr-FR"/>
          <w:rPrChange w:id="5028" w:author="Peng Luqi" w:date="2019-10-13T14:50:00Z">
            <w:rPr>
              <w:lang w:val="fr-FR"/>
            </w:rPr>
          </w:rPrChange>
        </w:rPr>
        <w:t>éducation est le système dans lequel vous vous trouvez et ce à quoi vous ressemblez.</w:t>
      </w:r>
    </w:p>
    <w:p w:rsidR="002B38DF" w:rsidRPr="00F94CB9" w:rsidRDefault="002B38DF">
      <w:pPr>
        <w:pStyle w:val="a3"/>
        <w:ind w:left="170" w:right="170"/>
        <w:jc w:val="both"/>
        <w:rPr>
          <w:lang w:val="fr-FR"/>
          <w:rPrChange w:id="5029" w:author="Peng Luqi" w:date="2019-10-13T14:50:00Z">
            <w:rPr>
              <w:sz w:val="21"/>
              <w:lang w:val="fr-FR"/>
            </w:rPr>
          </w:rPrChange>
        </w:rPr>
        <w:pPrChange w:id="5030" w:author="Peng Luqi" w:date="2019-10-13T14:20:00Z">
          <w:pPr>
            <w:pStyle w:val="a3"/>
            <w:spacing w:before="10"/>
          </w:pPr>
        </w:pPrChange>
      </w:pPr>
    </w:p>
    <w:p w:rsidR="002B38DF" w:rsidRPr="00F94CB9" w:rsidRDefault="00716360">
      <w:pPr>
        <w:ind w:left="170" w:right="170"/>
        <w:jc w:val="both"/>
        <w:rPr>
          <w:sz w:val="28"/>
          <w:szCs w:val="28"/>
          <w:lang w:val="fr-FR"/>
          <w:rPrChange w:id="5031" w:author="Peng Luqi" w:date="2019-10-13T14:50:00Z">
            <w:rPr>
              <w:lang w:val="fr-FR"/>
            </w:rPr>
          </w:rPrChange>
        </w:rPr>
        <w:pPrChange w:id="5032" w:author="Peng Luqi" w:date="2019-10-13T14:20:00Z">
          <w:pPr>
            <w:ind w:left="130" w:right="183"/>
            <w:jc w:val="both"/>
          </w:pPr>
        </w:pPrChange>
      </w:pPr>
      <w:r w:rsidRPr="00F94CB9">
        <w:rPr>
          <w:sz w:val="28"/>
          <w:szCs w:val="28"/>
          <w:lang w:val="fr-FR"/>
          <w:rPrChange w:id="5033" w:author="Peng Luqi" w:date="2019-10-13T14:50:00Z">
            <w:rPr>
              <w:lang w:val="fr-FR"/>
            </w:rPr>
          </w:rPrChange>
        </w:rPr>
        <w:t>Si la définition de l</w:t>
      </w:r>
      <w:del w:id="5034" w:author="Peng Luqi" w:date="2019-10-13T14:43:00Z">
        <w:r w:rsidRPr="00F94CB9" w:rsidDel="00EF666F">
          <w:rPr>
            <w:sz w:val="28"/>
            <w:szCs w:val="28"/>
            <w:lang w:val="fr-FR"/>
            <w:rPrChange w:id="5035" w:author="Peng Luqi" w:date="2019-10-13T14:50:00Z">
              <w:rPr>
                <w:lang w:val="fr-FR"/>
              </w:rPr>
            </w:rPrChange>
          </w:rPr>
          <w:delText>’</w:delText>
        </w:r>
      </w:del>
      <w:ins w:id="5036" w:author="Peng Luqi" w:date="2019-10-13T14:43:00Z">
        <w:r w:rsidR="00EF666F" w:rsidRPr="00F94CB9">
          <w:rPr>
            <w:sz w:val="28"/>
            <w:szCs w:val="28"/>
            <w:lang w:val="fr-FR"/>
            <w:rPrChange w:id="5037" w:author="Peng Luqi" w:date="2019-10-13T14:50:00Z">
              <w:rPr>
                <w:lang w:val="fr-FR"/>
              </w:rPr>
            </w:rPrChange>
          </w:rPr>
          <w:t>’</w:t>
        </w:r>
      </w:ins>
      <w:r w:rsidRPr="00F94CB9">
        <w:rPr>
          <w:sz w:val="28"/>
          <w:szCs w:val="28"/>
          <w:lang w:val="fr-FR"/>
          <w:rPrChange w:id="5038" w:author="Peng Luqi" w:date="2019-10-13T14:50:00Z">
            <w:rPr>
              <w:lang w:val="fr-FR"/>
            </w:rPr>
          </w:rPrChange>
        </w:rPr>
        <w:t>éducation est celle-ci, alors la conclusion devient évidente. L</w:t>
      </w:r>
      <w:del w:id="5039" w:author="Peng Luqi" w:date="2019-10-13T14:43:00Z">
        <w:r w:rsidRPr="00F94CB9" w:rsidDel="00EF666F">
          <w:rPr>
            <w:sz w:val="28"/>
            <w:szCs w:val="28"/>
            <w:lang w:val="fr-FR"/>
            <w:rPrChange w:id="5040" w:author="Peng Luqi" w:date="2019-10-13T14:50:00Z">
              <w:rPr>
                <w:lang w:val="fr-FR"/>
              </w:rPr>
            </w:rPrChange>
          </w:rPr>
          <w:delText>’</w:delText>
        </w:r>
      </w:del>
      <w:ins w:id="5041" w:author="Peng Luqi" w:date="2019-10-13T14:43:00Z">
        <w:r w:rsidR="00EF666F" w:rsidRPr="00F94CB9">
          <w:rPr>
            <w:sz w:val="28"/>
            <w:szCs w:val="28"/>
            <w:lang w:val="fr-FR"/>
            <w:rPrChange w:id="5042" w:author="Peng Luqi" w:date="2019-10-13T14:50:00Z">
              <w:rPr>
                <w:lang w:val="fr-FR"/>
              </w:rPr>
            </w:rPrChange>
          </w:rPr>
          <w:t>’</w:t>
        </w:r>
      </w:ins>
      <w:r w:rsidRPr="00F94CB9">
        <w:rPr>
          <w:sz w:val="28"/>
          <w:szCs w:val="28"/>
          <w:lang w:val="fr-FR"/>
          <w:rPrChange w:id="5043" w:author="Peng Luqi" w:date="2019-10-13T14:50:00Z">
            <w:rPr>
              <w:lang w:val="fr-FR"/>
            </w:rPr>
          </w:rPrChange>
        </w:rPr>
        <w:t>éducation, quelle qu</w:t>
      </w:r>
      <w:del w:id="5044" w:author="Peng Luqi" w:date="2019-10-13T14:43:00Z">
        <w:r w:rsidRPr="00F94CB9" w:rsidDel="00EF666F">
          <w:rPr>
            <w:sz w:val="28"/>
            <w:szCs w:val="28"/>
            <w:lang w:val="fr-FR"/>
            <w:rPrChange w:id="5045" w:author="Peng Luqi" w:date="2019-10-13T14:50:00Z">
              <w:rPr>
                <w:lang w:val="fr-FR"/>
              </w:rPr>
            </w:rPrChange>
          </w:rPr>
          <w:delText>’</w:delText>
        </w:r>
      </w:del>
      <w:ins w:id="5046" w:author="Peng Luqi" w:date="2019-10-13T14:43:00Z">
        <w:r w:rsidR="00EF666F" w:rsidRPr="00F94CB9">
          <w:rPr>
            <w:sz w:val="28"/>
            <w:szCs w:val="28"/>
            <w:lang w:val="fr-FR"/>
            <w:rPrChange w:id="5047" w:author="Peng Luqi" w:date="2019-10-13T14:50:00Z">
              <w:rPr>
                <w:lang w:val="fr-FR"/>
              </w:rPr>
            </w:rPrChange>
          </w:rPr>
          <w:t>’</w:t>
        </w:r>
      </w:ins>
      <w:r w:rsidRPr="00F94CB9">
        <w:rPr>
          <w:sz w:val="28"/>
          <w:szCs w:val="28"/>
          <w:lang w:val="fr-FR"/>
          <w:rPrChange w:id="5048" w:author="Peng Luqi" w:date="2019-10-13T14:50:00Z">
            <w:rPr>
              <w:lang w:val="fr-FR"/>
            </w:rPr>
          </w:rPrChange>
        </w:rPr>
        <w:t>elle fut, est une réussite et peut même être qualifiée d</w:t>
      </w:r>
      <w:del w:id="5049" w:author="Peng Luqi" w:date="2019-10-13T14:43:00Z">
        <w:r w:rsidRPr="00F94CB9" w:rsidDel="00EF666F">
          <w:rPr>
            <w:sz w:val="28"/>
            <w:szCs w:val="28"/>
            <w:lang w:val="fr-FR"/>
            <w:rPrChange w:id="5050" w:author="Peng Luqi" w:date="2019-10-13T14:50:00Z">
              <w:rPr>
                <w:lang w:val="fr-FR"/>
              </w:rPr>
            </w:rPrChange>
          </w:rPr>
          <w:delText>’</w:delText>
        </w:r>
      </w:del>
      <w:ins w:id="5051" w:author="Peng Luqi" w:date="2019-10-13T14:43:00Z">
        <w:r w:rsidR="00EF666F" w:rsidRPr="00F94CB9">
          <w:rPr>
            <w:sz w:val="28"/>
            <w:szCs w:val="28"/>
            <w:lang w:val="fr-FR"/>
            <w:rPrChange w:id="5052" w:author="Peng Luqi" w:date="2019-10-13T14:50:00Z">
              <w:rPr>
                <w:lang w:val="fr-FR"/>
              </w:rPr>
            </w:rPrChange>
          </w:rPr>
          <w:t>’</w:t>
        </w:r>
      </w:ins>
      <w:r w:rsidRPr="00F94CB9">
        <w:rPr>
          <w:sz w:val="28"/>
          <w:szCs w:val="28"/>
          <w:lang w:val="fr-FR"/>
          <w:rPrChange w:id="5053" w:author="Peng Luqi" w:date="2019-10-13T14:50:00Z">
            <w:rPr>
              <w:lang w:val="fr-FR"/>
            </w:rPr>
          </w:rPrChange>
        </w:rPr>
        <w:t>exceptionnelle. De plus, elle s</w:t>
      </w:r>
      <w:del w:id="5054" w:author="Peng Luqi" w:date="2019-10-13T14:43:00Z">
        <w:r w:rsidRPr="00F94CB9" w:rsidDel="00EF666F">
          <w:rPr>
            <w:sz w:val="28"/>
            <w:szCs w:val="28"/>
            <w:lang w:val="fr-FR"/>
            <w:rPrChange w:id="5055" w:author="Peng Luqi" w:date="2019-10-13T14:50:00Z">
              <w:rPr>
                <w:lang w:val="fr-FR"/>
              </w:rPr>
            </w:rPrChange>
          </w:rPr>
          <w:delText>’</w:delText>
        </w:r>
      </w:del>
      <w:ins w:id="5056" w:author="Peng Luqi" w:date="2019-10-13T14:43:00Z">
        <w:r w:rsidR="00EF666F" w:rsidRPr="00F94CB9">
          <w:rPr>
            <w:sz w:val="28"/>
            <w:szCs w:val="28"/>
            <w:lang w:val="fr-FR"/>
            <w:rPrChange w:id="5057" w:author="Peng Luqi" w:date="2019-10-13T14:50:00Z">
              <w:rPr>
                <w:lang w:val="fr-FR"/>
              </w:rPr>
            </w:rPrChange>
          </w:rPr>
          <w:t>’</w:t>
        </w:r>
      </w:ins>
      <w:r w:rsidRPr="00F94CB9">
        <w:rPr>
          <w:sz w:val="28"/>
          <w:szCs w:val="28"/>
          <w:lang w:val="fr-FR"/>
          <w:rPrChange w:id="5058" w:author="Peng Luqi" w:date="2019-10-13T14:50:00Z">
            <w:rPr>
              <w:lang w:val="fr-FR"/>
            </w:rPr>
          </w:rPrChange>
        </w:rPr>
        <w:t>améliore. Par conséquent, l</w:t>
      </w:r>
      <w:del w:id="5059" w:author="Peng Luqi" w:date="2019-10-13T14:43:00Z">
        <w:r w:rsidRPr="00F94CB9" w:rsidDel="00EF666F">
          <w:rPr>
            <w:sz w:val="28"/>
            <w:szCs w:val="28"/>
            <w:lang w:val="fr-FR"/>
            <w:rPrChange w:id="5060" w:author="Peng Luqi" w:date="2019-10-13T14:50:00Z">
              <w:rPr>
                <w:lang w:val="fr-FR"/>
              </w:rPr>
            </w:rPrChange>
          </w:rPr>
          <w:delText>’</w:delText>
        </w:r>
      </w:del>
      <w:ins w:id="5061" w:author="Peng Luqi" w:date="2019-10-13T14:43:00Z">
        <w:r w:rsidR="00EF666F" w:rsidRPr="00F94CB9">
          <w:rPr>
            <w:sz w:val="28"/>
            <w:szCs w:val="28"/>
            <w:lang w:val="fr-FR"/>
            <w:rPrChange w:id="5062" w:author="Peng Luqi" w:date="2019-10-13T14:50:00Z">
              <w:rPr>
                <w:lang w:val="fr-FR"/>
              </w:rPr>
            </w:rPrChange>
          </w:rPr>
          <w:t>’</w:t>
        </w:r>
      </w:ins>
      <w:r w:rsidRPr="00F94CB9">
        <w:rPr>
          <w:sz w:val="28"/>
          <w:szCs w:val="28"/>
          <w:lang w:val="fr-FR"/>
          <w:rPrChange w:id="5063" w:author="Peng Luqi" w:date="2019-10-13T14:50:00Z">
            <w:rPr>
              <w:lang w:val="fr-FR"/>
            </w:rPr>
          </w:rPrChange>
        </w:rPr>
        <w:t>échec de l</w:t>
      </w:r>
      <w:del w:id="5064" w:author="Peng Luqi" w:date="2019-10-13T14:43:00Z">
        <w:r w:rsidRPr="00F94CB9" w:rsidDel="00EF666F">
          <w:rPr>
            <w:sz w:val="28"/>
            <w:szCs w:val="28"/>
            <w:lang w:val="fr-FR"/>
            <w:rPrChange w:id="5065" w:author="Peng Luqi" w:date="2019-10-13T14:50:00Z">
              <w:rPr>
                <w:lang w:val="fr-FR"/>
              </w:rPr>
            </w:rPrChange>
          </w:rPr>
          <w:delText>’</w:delText>
        </w:r>
      </w:del>
      <w:ins w:id="5066" w:author="Peng Luqi" w:date="2019-10-13T14:43:00Z">
        <w:r w:rsidR="00EF666F" w:rsidRPr="00F94CB9">
          <w:rPr>
            <w:sz w:val="28"/>
            <w:szCs w:val="28"/>
            <w:lang w:val="fr-FR"/>
            <w:rPrChange w:id="5067" w:author="Peng Luqi" w:date="2019-10-13T14:50:00Z">
              <w:rPr>
                <w:lang w:val="fr-FR"/>
              </w:rPr>
            </w:rPrChange>
          </w:rPr>
          <w:t>’</w:t>
        </w:r>
      </w:ins>
      <w:r w:rsidRPr="00F94CB9">
        <w:rPr>
          <w:sz w:val="28"/>
          <w:szCs w:val="28"/>
          <w:lang w:val="fr-FR"/>
          <w:rPrChange w:id="5068" w:author="Peng Luqi" w:date="2019-10-13T14:50:00Z">
            <w:rPr>
              <w:lang w:val="fr-FR"/>
            </w:rPr>
          </w:rPrChange>
        </w:rPr>
        <w:t>éducation dont se plaignent les gens n</w:t>
      </w:r>
      <w:del w:id="5069" w:author="Peng Luqi" w:date="2019-10-13T14:43:00Z">
        <w:r w:rsidRPr="00F94CB9" w:rsidDel="00EF666F">
          <w:rPr>
            <w:sz w:val="28"/>
            <w:szCs w:val="28"/>
            <w:lang w:val="fr-FR"/>
            <w:rPrChange w:id="5070" w:author="Peng Luqi" w:date="2019-10-13T14:50:00Z">
              <w:rPr>
                <w:lang w:val="fr-FR"/>
              </w:rPr>
            </w:rPrChange>
          </w:rPr>
          <w:delText>’</w:delText>
        </w:r>
      </w:del>
      <w:ins w:id="5071" w:author="Peng Luqi" w:date="2019-10-13T14:43:00Z">
        <w:r w:rsidR="00EF666F" w:rsidRPr="00F94CB9">
          <w:rPr>
            <w:sz w:val="28"/>
            <w:szCs w:val="28"/>
            <w:lang w:val="fr-FR"/>
            <w:rPrChange w:id="5072" w:author="Peng Luqi" w:date="2019-10-13T14:50:00Z">
              <w:rPr>
                <w:lang w:val="fr-FR"/>
              </w:rPr>
            </w:rPrChange>
          </w:rPr>
          <w:t>’</w:t>
        </w:r>
      </w:ins>
      <w:r w:rsidRPr="00F94CB9">
        <w:rPr>
          <w:sz w:val="28"/>
          <w:szCs w:val="28"/>
          <w:lang w:val="fr-FR"/>
          <w:rPrChange w:id="5073" w:author="Peng Luqi" w:date="2019-10-13T14:50:00Z">
            <w:rPr>
              <w:lang w:val="fr-FR"/>
            </w:rPr>
          </w:rPrChange>
        </w:rPr>
        <w:t>est en réalité que la gêne des non- bénéficiaires dans ce système.</w:t>
      </w:r>
    </w:p>
    <w:p w:rsidR="002B38DF" w:rsidRPr="00F94CB9" w:rsidRDefault="002B38DF">
      <w:pPr>
        <w:pStyle w:val="a3"/>
        <w:ind w:left="170" w:right="170"/>
        <w:jc w:val="both"/>
        <w:rPr>
          <w:lang w:val="fr-FR"/>
          <w:rPrChange w:id="5074" w:author="Peng Luqi" w:date="2019-10-13T14:50:00Z">
            <w:rPr>
              <w:sz w:val="20"/>
              <w:lang w:val="fr-FR"/>
            </w:rPr>
          </w:rPrChange>
        </w:rPr>
        <w:pPrChange w:id="5075" w:author="Peng Luqi" w:date="2019-10-13T14:20:00Z">
          <w:pPr>
            <w:pStyle w:val="a3"/>
            <w:spacing w:before="10"/>
          </w:pPr>
        </w:pPrChange>
      </w:pPr>
    </w:p>
    <w:p w:rsidR="002B38DF" w:rsidRDefault="00716360" w:rsidP="00CB23F4">
      <w:pPr>
        <w:ind w:left="170" w:right="170"/>
        <w:jc w:val="both"/>
        <w:rPr>
          <w:ins w:id="5076" w:author="Peng Luqi" w:date="2019-10-13T14:53:00Z"/>
          <w:sz w:val="28"/>
          <w:szCs w:val="28"/>
          <w:lang w:val="fr-FR"/>
        </w:rPr>
      </w:pPr>
      <w:r w:rsidRPr="00F94CB9">
        <w:rPr>
          <w:sz w:val="28"/>
          <w:szCs w:val="28"/>
          <w:lang w:val="fr-FR"/>
          <w:rPrChange w:id="5077" w:author="Peng Luqi" w:date="2019-10-13T14:50:00Z">
            <w:rPr>
              <w:lang w:val="fr-FR"/>
            </w:rPr>
          </w:rPrChange>
        </w:rPr>
        <w:t>Y a-t-il un chemin pour les gens ordinaires ? Oui, il y en a.</w:t>
      </w:r>
    </w:p>
    <w:p w:rsidR="00F94CB9" w:rsidRPr="00F94CB9" w:rsidRDefault="00F94CB9">
      <w:pPr>
        <w:ind w:left="170" w:right="170"/>
        <w:jc w:val="both"/>
        <w:rPr>
          <w:sz w:val="28"/>
          <w:szCs w:val="28"/>
          <w:lang w:val="fr-FR"/>
          <w:rPrChange w:id="5078" w:author="Peng Luqi" w:date="2019-10-13T14:50:00Z">
            <w:rPr>
              <w:lang w:val="fr-FR"/>
            </w:rPr>
          </w:rPrChange>
        </w:rPr>
        <w:pPrChange w:id="5079" w:author="Peng Luqi" w:date="2019-10-13T14:20:00Z">
          <w:pPr>
            <w:spacing w:before="1"/>
            <w:ind w:left="130"/>
          </w:pPr>
        </w:pPrChange>
      </w:pPr>
    </w:p>
    <w:p w:rsidR="002B38DF" w:rsidRPr="00F94CB9" w:rsidRDefault="00716360">
      <w:pPr>
        <w:ind w:left="170" w:right="170"/>
        <w:jc w:val="both"/>
        <w:rPr>
          <w:sz w:val="28"/>
          <w:szCs w:val="28"/>
          <w:lang w:val="fr-FR"/>
          <w:rPrChange w:id="5080" w:author="Peng Luqi" w:date="2019-10-13T14:50:00Z">
            <w:rPr>
              <w:lang w:val="fr-FR"/>
            </w:rPr>
          </w:rPrChange>
        </w:rPr>
        <w:pPrChange w:id="5081" w:author="Peng Luqi" w:date="2019-10-13T14:20:00Z">
          <w:pPr>
            <w:spacing w:before="198"/>
            <w:ind w:left="130"/>
          </w:pPr>
        </w:pPrChange>
      </w:pPr>
      <w:r w:rsidRPr="00F94CB9">
        <w:rPr>
          <w:sz w:val="28"/>
          <w:szCs w:val="28"/>
          <w:lang w:val="fr-FR"/>
          <w:rPrChange w:id="5082" w:author="Peng Luqi" w:date="2019-10-13T14:50:00Z">
            <w:rPr>
              <w:lang w:val="fr-FR"/>
            </w:rPr>
          </w:rPrChange>
        </w:rPr>
        <w:t>Si la définition de l</w:t>
      </w:r>
      <w:del w:id="5083" w:author="Peng Luqi" w:date="2019-10-13T14:43:00Z">
        <w:r w:rsidRPr="00F94CB9" w:rsidDel="00EF666F">
          <w:rPr>
            <w:sz w:val="28"/>
            <w:szCs w:val="28"/>
            <w:lang w:val="fr-FR"/>
            <w:rPrChange w:id="5084" w:author="Peng Luqi" w:date="2019-10-13T14:50:00Z">
              <w:rPr>
                <w:lang w:val="fr-FR"/>
              </w:rPr>
            </w:rPrChange>
          </w:rPr>
          <w:delText>’</w:delText>
        </w:r>
      </w:del>
      <w:ins w:id="5085" w:author="Peng Luqi" w:date="2019-10-13T14:43:00Z">
        <w:r w:rsidR="00EF666F" w:rsidRPr="00F94CB9">
          <w:rPr>
            <w:sz w:val="28"/>
            <w:szCs w:val="28"/>
            <w:lang w:val="fr-FR"/>
            <w:rPrChange w:id="5086" w:author="Peng Luqi" w:date="2019-10-13T14:50:00Z">
              <w:rPr>
                <w:lang w:val="fr-FR"/>
              </w:rPr>
            </w:rPrChange>
          </w:rPr>
          <w:t>’</w:t>
        </w:r>
      </w:ins>
      <w:r w:rsidRPr="00F94CB9">
        <w:rPr>
          <w:sz w:val="28"/>
          <w:szCs w:val="28"/>
          <w:lang w:val="fr-FR"/>
          <w:rPrChange w:id="5087" w:author="Peng Luqi" w:date="2019-10-13T14:50:00Z">
            <w:rPr>
              <w:lang w:val="fr-FR"/>
            </w:rPr>
          </w:rPrChange>
        </w:rPr>
        <w:t>éducation est celle-ci, comment définir l</w:t>
      </w:r>
      <w:del w:id="5088" w:author="Peng Luqi" w:date="2019-10-13T14:43:00Z">
        <w:r w:rsidRPr="00F94CB9" w:rsidDel="00EF666F">
          <w:rPr>
            <w:sz w:val="28"/>
            <w:szCs w:val="28"/>
            <w:lang w:val="fr-FR"/>
            <w:rPrChange w:id="5089" w:author="Peng Luqi" w:date="2019-10-13T14:50:00Z">
              <w:rPr>
                <w:lang w:val="fr-FR"/>
              </w:rPr>
            </w:rPrChange>
          </w:rPr>
          <w:delText>’</w:delText>
        </w:r>
      </w:del>
      <w:ins w:id="5090" w:author="Peng Luqi" w:date="2019-10-13T14:43:00Z">
        <w:r w:rsidR="00EF666F" w:rsidRPr="00F94CB9">
          <w:rPr>
            <w:sz w:val="28"/>
            <w:szCs w:val="28"/>
            <w:lang w:val="fr-FR"/>
            <w:rPrChange w:id="5091" w:author="Peng Luqi" w:date="2019-10-13T14:50:00Z">
              <w:rPr>
                <w:lang w:val="fr-FR"/>
              </w:rPr>
            </w:rPrChange>
          </w:rPr>
          <w:t>’</w:t>
        </w:r>
      </w:ins>
      <w:r w:rsidRPr="00F94CB9">
        <w:rPr>
          <w:sz w:val="28"/>
          <w:szCs w:val="28"/>
          <w:lang w:val="fr-FR"/>
          <w:rPrChange w:id="5092" w:author="Peng Luqi" w:date="2019-10-13T14:50:00Z">
            <w:rPr>
              <w:lang w:val="fr-FR"/>
            </w:rPr>
          </w:rPrChange>
        </w:rPr>
        <w:t>autodidactie ?</w:t>
      </w:r>
    </w:p>
    <w:p w:rsidR="002B38DF" w:rsidRPr="00F94CB9" w:rsidRDefault="002B38DF">
      <w:pPr>
        <w:pStyle w:val="a3"/>
        <w:ind w:left="170" w:right="170"/>
        <w:jc w:val="both"/>
        <w:rPr>
          <w:lang w:val="fr-FR"/>
          <w:rPrChange w:id="5093" w:author="Peng Luqi" w:date="2019-10-13T14:50:00Z">
            <w:rPr>
              <w:sz w:val="21"/>
              <w:lang w:val="fr-FR"/>
            </w:rPr>
          </w:rPrChange>
        </w:rPr>
        <w:pPrChange w:id="5094" w:author="Peng Luqi" w:date="2019-10-13T14:20:00Z">
          <w:pPr>
            <w:pStyle w:val="a3"/>
          </w:pPr>
        </w:pPrChange>
      </w:pPr>
    </w:p>
    <w:p w:rsidR="002B38DF" w:rsidRPr="00F94CB9" w:rsidRDefault="00716360">
      <w:pPr>
        <w:pStyle w:val="a3"/>
        <w:ind w:left="720" w:right="720"/>
        <w:jc w:val="both"/>
        <w:rPr>
          <w:lang w:val="fr-FR"/>
          <w:rPrChange w:id="5095" w:author="Peng Luqi" w:date="2019-10-13T14:50:00Z">
            <w:rPr>
              <w:lang w:val="fr-FR"/>
            </w:rPr>
          </w:rPrChange>
        </w:rPr>
        <w:pPrChange w:id="5096" w:author="Peng Luqi" w:date="2019-10-13T14:53:00Z">
          <w:pPr>
            <w:ind w:left="130" w:right="184"/>
            <w:jc w:val="both"/>
          </w:pPr>
        </w:pPrChange>
      </w:pPr>
      <w:r w:rsidRPr="00F94CB9">
        <w:rPr>
          <w:lang w:val="fr-FR"/>
          <w:rPrChange w:id="5097" w:author="Peng Luqi" w:date="2019-10-13T14:50:00Z">
            <w:rPr>
              <w:lang w:val="fr-FR"/>
            </w:rPr>
          </w:rPrChange>
        </w:rPr>
        <w:t>Si</w:t>
      </w:r>
      <w:r w:rsidRPr="00F94CB9">
        <w:rPr>
          <w:lang w:val="fr-FR"/>
          <w:rPrChange w:id="5098" w:author="Peng Luqi" w:date="2019-10-13T14:53:00Z">
            <w:rPr>
              <w:spacing w:val="-6"/>
              <w:lang w:val="fr-FR"/>
            </w:rPr>
          </w:rPrChange>
        </w:rPr>
        <w:t xml:space="preserve"> </w:t>
      </w:r>
      <w:r w:rsidRPr="00F94CB9">
        <w:rPr>
          <w:lang w:val="fr-FR"/>
          <w:rPrChange w:id="5099" w:author="Peng Luqi" w:date="2019-10-13T14:50:00Z">
            <w:rPr>
              <w:lang w:val="fr-FR"/>
            </w:rPr>
          </w:rPrChange>
        </w:rPr>
        <w:t>l</w:t>
      </w:r>
      <w:del w:id="5100" w:author="Peng Luqi" w:date="2019-10-13T14:43:00Z">
        <w:r w:rsidRPr="00F94CB9" w:rsidDel="00EF666F">
          <w:rPr>
            <w:lang w:val="fr-FR"/>
            <w:rPrChange w:id="5101" w:author="Peng Luqi" w:date="2019-10-13T14:50:00Z">
              <w:rPr>
                <w:lang w:val="fr-FR"/>
              </w:rPr>
            </w:rPrChange>
          </w:rPr>
          <w:delText>’</w:delText>
        </w:r>
      </w:del>
      <w:ins w:id="5102" w:author="Peng Luqi" w:date="2019-10-13T14:43:00Z">
        <w:r w:rsidR="00EF666F" w:rsidRPr="00F94CB9">
          <w:rPr>
            <w:lang w:val="fr-FR"/>
            <w:rPrChange w:id="5103" w:author="Peng Luqi" w:date="2019-10-13T14:50:00Z">
              <w:rPr>
                <w:lang w:val="fr-FR"/>
              </w:rPr>
            </w:rPrChange>
          </w:rPr>
          <w:t>’</w:t>
        </w:r>
      </w:ins>
      <w:r w:rsidRPr="00F94CB9">
        <w:rPr>
          <w:lang w:val="fr-FR"/>
          <w:rPrChange w:id="5104" w:author="Peng Luqi" w:date="2019-10-13T14:50:00Z">
            <w:rPr>
              <w:lang w:val="fr-FR"/>
            </w:rPr>
          </w:rPrChange>
        </w:rPr>
        <w:t>éducation</w:t>
      </w:r>
      <w:r w:rsidRPr="00F94CB9">
        <w:rPr>
          <w:lang w:val="fr-FR"/>
          <w:rPrChange w:id="5105" w:author="Peng Luqi" w:date="2019-10-13T14:53:00Z">
            <w:rPr>
              <w:spacing w:val="-6"/>
              <w:lang w:val="fr-FR"/>
            </w:rPr>
          </w:rPrChange>
        </w:rPr>
        <w:t xml:space="preserve"> </w:t>
      </w:r>
      <w:r w:rsidRPr="00F94CB9">
        <w:rPr>
          <w:lang w:val="fr-FR"/>
          <w:rPrChange w:id="5106" w:author="Peng Luqi" w:date="2019-10-13T14:50:00Z">
            <w:rPr>
              <w:lang w:val="fr-FR"/>
            </w:rPr>
          </w:rPrChange>
        </w:rPr>
        <w:t>est</w:t>
      </w:r>
      <w:r w:rsidRPr="00F94CB9">
        <w:rPr>
          <w:lang w:val="fr-FR"/>
          <w:rPrChange w:id="5107" w:author="Peng Luqi" w:date="2019-10-13T14:53:00Z">
            <w:rPr>
              <w:spacing w:val="-6"/>
              <w:lang w:val="fr-FR"/>
            </w:rPr>
          </w:rPrChange>
        </w:rPr>
        <w:t xml:space="preserve"> </w:t>
      </w:r>
      <w:r w:rsidRPr="00F94CB9">
        <w:rPr>
          <w:lang w:val="fr-FR"/>
          <w:rPrChange w:id="5108" w:author="Peng Luqi" w:date="2019-10-13T14:50:00Z">
            <w:rPr>
              <w:lang w:val="fr-FR"/>
            </w:rPr>
          </w:rPrChange>
        </w:rPr>
        <w:t>ce</w:t>
      </w:r>
      <w:r w:rsidRPr="00F94CB9">
        <w:rPr>
          <w:lang w:val="fr-FR"/>
          <w:rPrChange w:id="5109" w:author="Peng Luqi" w:date="2019-10-13T14:53:00Z">
            <w:rPr>
              <w:spacing w:val="-6"/>
              <w:lang w:val="fr-FR"/>
            </w:rPr>
          </w:rPrChange>
        </w:rPr>
        <w:t xml:space="preserve"> </w:t>
      </w:r>
      <w:r w:rsidRPr="00F94CB9">
        <w:rPr>
          <w:lang w:val="fr-FR"/>
          <w:rPrChange w:id="5110" w:author="Peng Luqi" w:date="2019-10-13T14:50:00Z">
            <w:rPr>
              <w:lang w:val="fr-FR"/>
            </w:rPr>
          </w:rPrChange>
        </w:rPr>
        <w:t>que</w:t>
      </w:r>
      <w:r w:rsidRPr="00F94CB9">
        <w:rPr>
          <w:lang w:val="fr-FR"/>
          <w:rPrChange w:id="5111" w:author="Peng Luqi" w:date="2019-10-13T14:53:00Z">
            <w:rPr>
              <w:spacing w:val="-6"/>
              <w:lang w:val="fr-FR"/>
            </w:rPr>
          </w:rPrChange>
        </w:rPr>
        <w:t xml:space="preserve"> </w:t>
      </w:r>
      <w:r w:rsidRPr="00F94CB9">
        <w:rPr>
          <w:lang w:val="fr-FR"/>
          <w:rPrChange w:id="5112" w:author="Peng Luqi" w:date="2019-10-13T14:50:00Z">
            <w:rPr>
              <w:lang w:val="fr-FR"/>
            </w:rPr>
          </w:rPrChange>
        </w:rPr>
        <w:t>le</w:t>
      </w:r>
      <w:r w:rsidRPr="00F94CB9">
        <w:rPr>
          <w:lang w:val="fr-FR"/>
          <w:rPrChange w:id="5113" w:author="Peng Luqi" w:date="2019-10-13T14:53:00Z">
            <w:rPr>
              <w:spacing w:val="-6"/>
              <w:lang w:val="fr-FR"/>
            </w:rPr>
          </w:rPrChange>
        </w:rPr>
        <w:t xml:space="preserve"> </w:t>
      </w:r>
      <w:r w:rsidRPr="00F94CB9">
        <w:rPr>
          <w:lang w:val="fr-FR"/>
          <w:rPrChange w:id="5114" w:author="Peng Luqi" w:date="2019-10-13T14:50:00Z">
            <w:rPr>
              <w:lang w:val="fr-FR"/>
            </w:rPr>
          </w:rPrChange>
        </w:rPr>
        <w:t>système</w:t>
      </w:r>
      <w:r w:rsidRPr="00F94CB9">
        <w:rPr>
          <w:lang w:val="fr-FR"/>
          <w:rPrChange w:id="5115" w:author="Peng Luqi" w:date="2019-10-13T14:53:00Z">
            <w:rPr>
              <w:spacing w:val="-6"/>
              <w:lang w:val="fr-FR"/>
            </w:rPr>
          </w:rPrChange>
        </w:rPr>
        <w:t xml:space="preserve"> </w:t>
      </w:r>
      <w:r w:rsidRPr="00F94CB9">
        <w:rPr>
          <w:lang w:val="fr-FR"/>
          <w:rPrChange w:id="5116" w:author="Peng Luqi" w:date="2019-10-13T14:50:00Z">
            <w:rPr>
              <w:lang w:val="fr-FR"/>
            </w:rPr>
          </w:rPrChange>
        </w:rPr>
        <w:t>veut</w:t>
      </w:r>
      <w:r w:rsidRPr="00F94CB9">
        <w:rPr>
          <w:lang w:val="fr-FR"/>
          <w:rPrChange w:id="5117" w:author="Peng Luqi" w:date="2019-10-13T14:53:00Z">
            <w:rPr>
              <w:spacing w:val="-6"/>
              <w:lang w:val="fr-FR"/>
            </w:rPr>
          </w:rPrChange>
        </w:rPr>
        <w:t xml:space="preserve"> </w:t>
      </w:r>
      <w:r w:rsidRPr="00F94CB9">
        <w:rPr>
          <w:lang w:val="fr-FR"/>
          <w:rPrChange w:id="5118" w:author="Peng Luqi" w:date="2019-10-13T14:50:00Z">
            <w:rPr>
              <w:lang w:val="fr-FR"/>
            </w:rPr>
          </w:rPrChange>
        </w:rPr>
        <w:t>ce</w:t>
      </w:r>
      <w:r w:rsidRPr="00F94CB9">
        <w:rPr>
          <w:lang w:val="fr-FR"/>
          <w:rPrChange w:id="5119" w:author="Peng Luqi" w:date="2019-10-13T14:53:00Z">
            <w:rPr>
              <w:spacing w:val="-6"/>
              <w:lang w:val="fr-FR"/>
            </w:rPr>
          </w:rPrChange>
        </w:rPr>
        <w:t xml:space="preserve"> </w:t>
      </w:r>
      <w:r w:rsidRPr="00F94CB9">
        <w:rPr>
          <w:lang w:val="fr-FR"/>
          <w:rPrChange w:id="5120" w:author="Peng Luqi" w:date="2019-10-13T14:50:00Z">
            <w:rPr>
              <w:lang w:val="fr-FR"/>
            </w:rPr>
          </w:rPrChange>
        </w:rPr>
        <w:t>que</w:t>
      </w:r>
      <w:r w:rsidRPr="00F94CB9">
        <w:rPr>
          <w:lang w:val="fr-FR"/>
          <w:rPrChange w:id="5121" w:author="Peng Luqi" w:date="2019-10-13T14:53:00Z">
            <w:rPr>
              <w:spacing w:val="-6"/>
              <w:lang w:val="fr-FR"/>
            </w:rPr>
          </w:rPrChange>
        </w:rPr>
        <w:t xml:space="preserve"> </w:t>
      </w:r>
      <w:r w:rsidRPr="00F94CB9">
        <w:rPr>
          <w:lang w:val="fr-FR"/>
          <w:rPrChange w:id="5122" w:author="Peng Luqi" w:date="2019-10-13T14:50:00Z">
            <w:rPr>
              <w:lang w:val="fr-FR"/>
            </w:rPr>
          </w:rPrChange>
        </w:rPr>
        <w:t>vous</w:t>
      </w:r>
      <w:r w:rsidRPr="00F94CB9">
        <w:rPr>
          <w:lang w:val="fr-FR"/>
          <w:rPrChange w:id="5123" w:author="Peng Luqi" w:date="2019-10-13T14:53:00Z">
            <w:rPr>
              <w:spacing w:val="-6"/>
              <w:lang w:val="fr-FR"/>
            </w:rPr>
          </w:rPrChange>
        </w:rPr>
        <w:t xml:space="preserve"> </w:t>
      </w:r>
      <w:r w:rsidRPr="00F94CB9">
        <w:rPr>
          <w:lang w:val="fr-FR"/>
          <w:rPrChange w:id="5124" w:author="Peng Luqi" w:date="2019-10-13T14:50:00Z">
            <w:rPr>
              <w:lang w:val="fr-FR"/>
            </w:rPr>
          </w:rPrChange>
        </w:rPr>
        <w:t>soyez,</w:t>
      </w:r>
      <w:r w:rsidRPr="00F94CB9">
        <w:rPr>
          <w:lang w:val="fr-FR"/>
          <w:rPrChange w:id="5125" w:author="Peng Luqi" w:date="2019-10-13T14:53:00Z">
            <w:rPr>
              <w:spacing w:val="-5"/>
              <w:lang w:val="fr-FR"/>
            </w:rPr>
          </w:rPrChange>
        </w:rPr>
        <w:t xml:space="preserve"> </w:t>
      </w:r>
      <w:r w:rsidRPr="00F94CB9">
        <w:rPr>
          <w:lang w:val="fr-FR"/>
          <w:rPrChange w:id="5126" w:author="Peng Luqi" w:date="2019-10-13T14:50:00Z">
            <w:rPr>
              <w:lang w:val="fr-FR"/>
            </w:rPr>
          </w:rPrChange>
        </w:rPr>
        <w:t>en</w:t>
      </w:r>
      <w:r w:rsidRPr="00F94CB9">
        <w:rPr>
          <w:lang w:val="fr-FR"/>
          <w:rPrChange w:id="5127" w:author="Peng Luqi" w:date="2019-10-13T14:53:00Z">
            <w:rPr>
              <w:spacing w:val="-6"/>
              <w:lang w:val="fr-FR"/>
            </w:rPr>
          </w:rPrChange>
        </w:rPr>
        <w:t xml:space="preserve"> </w:t>
      </w:r>
      <w:r w:rsidRPr="00F94CB9">
        <w:rPr>
          <w:lang w:val="fr-FR"/>
          <w:rPrChange w:id="5128" w:author="Peng Luqi" w:date="2019-10-13T14:50:00Z">
            <w:rPr>
              <w:lang w:val="fr-FR"/>
            </w:rPr>
          </w:rPrChange>
        </w:rPr>
        <w:t>revanche,</w:t>
      </w:r>
      <w:r w:rsidRPr="00F94CB9">
        <w:rPr>
          <w:lang w:val="fr-FR"/>
          <w:rPrChange w:id="5129" w:author="Peng Luqi" w:date="2019-10-13T14:53:00Z">
            <w:rPr>
              <w:spacing w:val="-6"/>
              <w:lang w:val="fr-FR"/>
            </w:rPr>
          </w:rPrChange>
        </w:rPr>
        <w:t xml:space="preserve"> </w:t>
      </w:r>
      <w:r w:rsidRPr="00F94CB9">
        <w:rPr>
          <w:lang w:val="fr-FR"/>
          <w:rPrChange w:id="5130" w:author="Peng Luqi" w:date="2019-10-13T14:50:00Z">
            <w:rPr>
              <w:lang w:val="fr-FR"/>
            </w:rPr>
          </w:rPrChange>
        </w:rPr>
        <w:t>l</w:t>
      </w:r>
      <w:del w:id="5131" w:author="Peng Luqi" w:date="2019-10-13T14:43:00Z">
        <w:r w:rsidRPr="00F94CB9" w:rsidDel="00EF666F">
          <w:rPr>
            <w:lang w:val="fr-FR"/>
            <w:rPrChange w:id="5132" w:author="Peng Luqi" w:date="2019-10-13T14:50:00Z">
              <w:rPr>
                <w:lang w:val="fr-FR"/>
              </w:rPr>
            </w:rPrChange>
          </w:rPr>
          <w:delText>’</w:delText>
        </w:r>
      </w:del>
      <w:ins w:id="5133" w:author="Peng Luqi" w:date="2019-10-13T14:43:00Z">
        <w:r w:rsidR="00EF666F" w:rsidRPr="00F94CB9">
          <w:rPr>
            <w:lang w:val="fr-FR"/>
            <w:rPrChange w:id="5134" w:author="Peng Luqi" w:date="2019-10-13T14:50:00Z">
              <w:rPr>
                <w:lang w:val="fr-FR"/>
              </w:rPr>
            </w:rPrChange>
          </w:rPr>
          <w:t>’</w:t>
        </w:r>
      </w:ins>
      <w:r w:rsidRPr="00F94CB9">
        <w:rPr>
          <w:lang w:val="fr-FR"/>
          <w:rPrChange w:id="5135" w:author="Peng Luqi" w:date="2019-10-13T14:50:00Z">
            <w:rPr>
              <w:lang w:val="fr-FR"/>
            </w:rPr>
          </w:rPrChange>
        </w:rPr>
        <w:t>autodidactie</w:t>
      </w:r>
      <w:r w:rsidRPr="00F94CB9">
        <w:rPr>
          <w:lang w:val="fr-FR"/>
          <w:rPrChange w:id="5136" w:author="Peng Luqi" w:date="2019-10-13T14:53:00Z">
            <w:rPr>
              <w:spacing w:val="-6"/>
              <w:lang w:val="fr-FR"/>
            </w:rPr>
          </w:rPrChange>
        </w:rPr>
        <w:t xml:space="preserve"> </w:t>
      </w:r>
      <w:r w:rsidRPr="00F94CB9">
        <w:rPr>
          <w:lang w:val="fr-FR"/>
          <w:rPrChange w:id="5137" w:author="Peng Luqi" w:date="2019-10-13T14:50:00Z">
            <w:rPr>
              <w:lang w:val="fr-FR"/>
            </w:rPr>
          </w:rPrChange>
        </w:rPr>
        <w:t>est</w:t>
      </w:r>
      <w:r w:rsidRPr="00F94CB9">
        <w:rPr>
          <w:lang w:val="fr-FR"/>
          <w:rPrChange w:id="5138" w:author="Peng Luqi" w:date="2019-10-13T14:53:00Z">
            <w:rPr>
              <w:spacing w:val="-6"/>
              <w:lang w:val="fr-FR"/>
            </w:rPr>
          </w:rPrChange>
        </w:rPr>
        <w:t xml:space="preserve"> </w:t>
      </w:r>
      <w:r w:rsidRPr="00F94CB9">
        <w:rPr>
          <w:lang w:val="fr-FR"/>
          <w:rPrChange w:id="5139" w:author="Peng Luqi" w:date="2019-10-13T14:50:00Z">
            <w:rPr>
              <w:lang w:val="fr-FR"/>
            </w:rPr>
          </w:rPrChange>
        </w:rPr>
        <w:t>ce</w:t>
      </w:r>
      <w:r w:rsidRPr="00F94CB9">
        <w:rPr>
          <w:lang w:val="fr-FR"/>
          <w:rPrChange w:id="5140" w:author="Peng Luqi" w:date="2019-10-13T14:53:00Z">
            <w:rPr>
              <w:spacing w:val="-6"/>
              <w:lang w:val="fr-FR"/>
            </w:rPr>
          </w:rPrChange>
        </w:rPr>
        <w:t xml:space="preserve"> </w:t>
      </w:r>
      <w:r w:rsidRPr="00F94CB9">
        <w:rPr>
          <w:lang w:val="fr-FR"/>
          <w:rPrChange w:id="5141" w:author="Peng Luqi" w:date="2019-10-13T14:50:00Z">
            <w:rPr>
              <w:lang w:val="fr-FR"/>
            </w:rPr>
          </w:rPrChange>
        </w:rPr>
        <w:t>que</w:t>
      </w:r>
      <w:r w:rsidRPr="00F94CB9">
        <w:rPr>
          <w:lang w:val="fr-FR"/>
          <w:rPrChange w:id="5142" w:author="Peng Luqi" w:date="2019-10-13T14:53:00Z">
            <w:rPr>
              <w:spacing w:val="-6"/>
              <w:lang w:val="fr-FR"/>
            </w:rPr>
          </w:rPrChange>
        </w:rPr>
        <w:t xml:space="preserve"> </w:t>
      </w:r>
      <w:r w:rsidRPr="00F94CB9">
        <w:rPr>
          <w:lang w:val="fr-FR"/>
          <w:rPrChange w:id="5143" w:author="Peng Luqi" w:date="2019-10-13T14:50:00Z">
            <w:rPr>
              <w:lang w:val="fr-FR"/>
            </w:rPr>
          </w:rPrChange>
        </w:rPr>
        <w:t>vous voulez</w:t>
      </w:r>
      <w:r w:rsidRPr="00F94CB9">
        <w:rPr>
          <w:lang w:val="fr-FR"/>
          <w:rPrChange w:id="5144" w:author="Peng Luqi" w:date="2019-10-13T14:53:00Z">
            <w:rPr>
              <w:spacing w:val="-2"/>
              <w:lang w:val="fr-FR"/>
            </w:rPr>
          </w:rPrChange>
        </w:rPr>
        <w:t xml:space="preserve"> </w:t>
      </w:r>
      <w:r w:rsidRPr="00F94CB9">
        <w:rPr>
          <w:lang w:val="fr-FR"/>
          <w:rPrChange w:id="5145" w:author="Peng Luqi" w:date="2019-10-13T14:50:00Z">
            <w:rPr>
              <w:lang w:val="fr-FR"/>
            </w:rPr>
          </w:rPrChange>
        </w:rPr>
        <w:t>être.</w:t>
      </w:r>
    </w:p>
    <w:p w:rsidR="002B38DF" w:rsidRPr="00F94CB9" w:rsidRDefault="002B38DF">
      <w:pPr>
        <w:pStyle w:val="a3"/>
        <w:ind w:left="170" w:right="170"/>
        <w:jc w:val="both"/>
        <w:rPr>
          <w:lang w:val="fr-FR"/>
          <w:rPrChange w:id="5146" w:author="Peng Luqi" w:date="2019-10-13T14:50:00Z">
            <w:rPr>
              <w:sz w:val="21"/>
              <w:lang w:val="fr-FR"/>
            </w:rPr>
          </w:rPrChange>
        </w:rPr>
        <w:pPrChange w:id="5147" w:author="Peng Luqi" w:date="2019-10-13T14:20:00Z">
          <w:pPr>
            <w:pStyle w:val="a3"/>
            <w:spacing w:before="11"/>
          </w:pPr>
        </w:pPrChange>
      </w:pPr>
    </w:p>
    <w:p w:rsidR="002B38DF" w:rsidRPr="00F94CB9" w:rsidRDefault="00716360">
      <w:pPr>
        <w:ind w:left="170" w:right="170"/>
        <w:jc w:val="both"/>
        <w:rPr>
          <w:sz w:val="28"/>
          <w:szCs w:val="28"/>
          <w:lang w:val="fr-FR"/>
          <w:rPrChange w:id="5148" w:author="Peng Luqi" w:date="2019-10-13T14:50:00Z">
            <w:rPr>
              <w:lang w:val="fr-FR"/>
            </w:rPr>
          </w:rPrChange>
        </w:rPr>
        <w:pPrChange w:id="5149" w:author="Peng Luqi" w:date="2019-10-13T14:20:00Z">
          <w:pPr>
            <w:ind w:left="130"/>
          </w:pPr>
        </w:pPrChange>
      </w:pPr>
      <w:r w:rsidRPr="00F94CB9">
        <w:rPr>
          <w:sz w:val="28"/>
          <w:szCs w:val="28"/>
          <w:lang w:val="fr-FR"/>
          <w:rPrChange w:id="5150" w:author="Peng Luqi" w:date="2019-10-13T14:50:00Z">
            <w:rPr>
              <w:lang w:val="fr-FR"/>
            </w:rPr>
          </w:rPrChange>
        </w:rPr>
        <w:t>Par conséquent, la formulation la plus précise peut être deux termes relatifs :</w:t>
      </w:r>
    </w:p>
    <w:p w:rsidR="002B38DF" w:rsidRPr="00F94CB9" w:rsidRDefault="002B38DF">
      <w:pPr>
        <w:pStyle w:val="a3"/>
        <w:ind w:left="170" w:right="170"/>
        <w:jc w:val="both"/>
        <w:rPr>
          <w:lang w:val="fr-FR"/>
          <w:rPrChange w:id="5151" w:author="Peng Luqi" w:date="2019-10-13T14:50:00Z">
            <w:rPr>
              <w:sz w:val="21"/>
              <w:lang w:val="fr-FR"/>
            </w:rPr>
          </w:rPrChange>
        </w:rPr>
        <w:pPrChange w:id="5152" w:author="Peng Luqi" w:date="2019-10-13T14:20:00Z">
          <w:pPr>
            <w:pStyle w:val="a3"/>
          </w:pPr>
        </w:pPrChange>
      </w:pPr>
    </w:p>
    <w:p w:rsidR="002B38DF" w:rsidRPr="00FA3B19" w:rsidRDefault="00716360">
      <w:pPr>
        <w:pStyle w:val="a4"/>
        <w:numPr>
          <w:ilvl w:val="2"/>
          <w:numId w:val="23"/>
        </w:numPr>
        <w:ind w:left="1077" w:right="720" w:hanging="357"/>
        <w:jc w:val="both"/>
        <w:rPr>
          <w:sz w:val="28"/>
          <w:lang w:val="fr-FR"/>
          <w:rPrChange w:id="5153" w:author="Peng Luqi" w:date="2019-10-13T14:54:00Z">
            <w:rPr>
              <w:lang w:val="fr-FR"/>
            </w:rPr>
          </w:rPrChange>
        </w:rPr>
        <w:pPrChange w:id="5154" w:author="Peng Luqi" w:date="2019-10-13T14:54:00Z">
          <w:pPr>
            <w:pStyle w:val="a4"/>
            <w:numPr>
              <w:numId w:val="13"/>
            </w:numPr>
            <w:tabs>
              <w:tab w:val="left" w:pos="844"/>
              <w:tab w:val="left" w:pos="845"/>
            </w:tabs>
            <w:ind w:hanging="365"/>
          </w:pPr>
        </w:pPrChange>
      </w:pPr>
      <w:r w:rsidRPr="00FA3B19">
        <w:rPr>
          <w:sz w:val="28"/>
          <w:lang w:val="fr-FR"/>
          <w:rPrChange w:id="5155" w:author="Peng Luqi" w:date="2019-10-13T14:54:00Z">
            <w:rPr>
              <w:lang w:val="fr-FR"/>
            </w:rPr>
          </w:rPrChange>
        </w:rPr>
        <w:t>Être</w:t>
      </w:r>
      <w:r w:rsidRPr="00FA3B19">
        <w:rPr>
          <w:sz w:val="28"/>
          <w:lang w:val="fr-FR"/>
          <w:rPrChange w:id="5156" w:author="Peng Luqi" w:date="2019-10-13T14:54:00Z">
            <w:rPr>
              <w:spacing w:val="-2"/>
              <w:lang w:val="fr-FR"/>
            </w:rPr>
          </w:rPrChange>
        </w:rPr>
        <w:t xml:space="preserve"> </w:t>
      </w:r>
      <w:r w:rsidRPr="00FA3B19">
        <w:rPr>
          <w:sz w:val="28"/>
          <w:lang w:val="fr-FR"/>
          <w:rPrChange w:id="5157" w:author="Peng Luqi" w:date="2019-10-13T14:54:00Z">
            <w:rPr>
              <w:lang w:val="fr-FR"/>
            </w:rPr>
          </w:rPrChange>
        </w:rPr>
        <w:t>éduqué.</w:t>
      </w:r>
    </w:p>
    <w:p w:rsidR="002B38DF" w:rsidRPr="00FA3B19" w:rsidRDefault="00716360">
      <w:pPr>
        <w:pStyle w:val="a4"/>
        <w:numPr>
          <w:ilvl w:val="2"/>
          <w:numId w:val="23"/>
        </w:numPr>
        <w:ind w:left="1077" w:right="720" w:hanging="357"/>
        <w:jc w:val="both"/>
        <w:rPr>
          <w:sz w:val="28"/>
          <w:lang w:val="fr-FR"/>
          <w:rPrChange w:id="5158" w:author="Peng Luqi" w:date="2019-10-13T14:54:00Z">
            <w:rPr/>
          </w:rPrChange>
        </w:rPr>
        <w:pPrChange w:id="5159" w:author="Peng Luqi" w:date="2019-10-13T14:54:00Z">
          <w:pPr>
            <w:pStyle w:val="a4"/>
            <w:numPr>
              <w:numId w:val="13"/>
            </w:numPr>
            <w:tabs>
              <w:tab w:val="left" w:pos="844"/>
              <w:tab w:val="left" w:pos="845"/>
            </w:tabs>
            <w:spacing w:before="198"/>
            <w:ind w:hanging="365"/>
          </w:pPr>
        </w:pPrChange>
      </w:pPr>
      <w:r w:rsidRPr="00FA3B19">
        <w:rPr>
          <w:sz w:val="28"/>
          <w:lang w:val="fr-FR"/>
          <w:rPrChange w:id="5160" w:author="Peng Luqi" w:date="2019-10-13T14:54:00Z">
            <w:rPr/>
          </w:rPrChange>
        </w:rPr>
        <w:t>S</w:t>
      </w:r>
      <w:del w:id="5161" w:author="Peng Luqi" w:date="2019-10-13T14:43:00Z">
        <w:r w:rsidRPr="00FA3B19" w:rsidDel="00EF666F">
          <w:rPr>
            <w:sz w:val="28"/>
            <w:lang w:val="fr-FR"/>
            <w:rPrChange w:id="5162" w:author="Peng Luqi" w:date="2019-10-13T14:54:00Z">
              <w:rPr/>
            </w:rPrChange>
          </w:rPr>
          <w:delText>’</w:delText>
        </w:r>
      </w:del>
      <w:ins w:id="5163" w:author="Peng Luqi" w:date="2019-10-13T14:43:00Z">
        <w:r w:rsidR="00EF666F" w:rsidRPr="00FA3B19">
          <w:rPr>
            <w:sz w:val="28"/>
            <w:lang w:val="fr-FR"/>
            <w:rPrChange w:id="5164" w:author="Peng Luqi" w:date="2019-10-13T14:54:00Z">
              <w:rPr>
                <w:lang w:val="fr-FR"/>
              </w:rPr>
            </w:rPrChange>
          </w:rPr>
          <w:t>’</w:t>
        </w:r>
      </w:ins>
      <w:r w:rsidRPr="00FA3B19">
        <w:rPr>
          <w:sz w:val="28"/>
          <w:lang w:val="fr-FR"/>
          <w:rPrChange w:id="5165" w:author="Peng Luqi" w:date="2019-10-13T14:54:00Z">
            <w:rPr/>
          </w:rPrChange>
        </w:rPr>
        <w:t>auto-éduquer.</w:t>
      </w:r>
    </w:p>
    <w:p w:rsidR="002B38DF" w:rsidRPr="00F94CB9" w:rsidRDefault="002B38DF">
      <w:pPr>
        <w:pStyle w:val="a3"/>
        <w:ind w:left="170" w:right="170"/>
        <w:jc w:val="both"/>
        <w:rPr>
          <w:lang w:val="fr-FR"/>
          <w:rPrChange w:id="5166" w:author="Peng Luqi" w:date="2019-10-13T14:50:00Z">
            <w:rPr>
              <w:sz w:val="24"/>
            </w:rPr>
          </w:rPrChange>
        </w:rPr>
        <w:pPrChange w:id="5167" w:author="Peng Luqi" w:date="2019-10-13T14:20:00Z">
          <w:pPr>
            <w:pStyle w:val="a3"/>
          </w:pPr>
        </w:pPrChange>
      </w:pPr>
    </w:p>
    <w:p w:rsidR="002B38DF" w:rsidRDefault="00716360" w:rsidP="00CB23F4">
      <w:pPr>
        <w:ind w:left="170" w:right="170"/>
        <w:jc w:val="both"/>
        <w:rPr>
          <w:ins w:id="5168" w:author="Peng Luqi" w:date="2019-10-13T22:48:00Z"/>
          <w:sz w:val="28"/>
          <w:szCs w:val="28"/>
          <w:lang w:val="fr-FR"/>
        </w:rPr>
      </w:pPr>
      <w:r w:rsidRPr="00F94CB9">
        <w:rPr>
          <w:sz w:val="28"/>
          <w:szCs w:val="28"/>
          <w:lang w:val="fr-FR"/>
          <w:rPrChange w:id="5169" w:author="Peng Luqi" w:date="2019-10-13T14:50:00Z">
            <w:rPr>
              <w:lang w:val="fr-FR"/>
            </w:rPr>
          </w:rPrChange>
        </w:rPr>
        <w:t>La grande majorité des gens se sentent extrêmement gênés dans le processus d</w:t>
      </w:r>
      <w:del w:id="5170" w:author="Peng Luqi" w:date="2019-10-13T14:43:00Z">
        <w:r w:rsidRPr="00F94CB9" w:rsidDel="00EF666F">
          <w:rPr>
            <w:sz w:val="28"/>
            <w:szCs w:val="28"/>
            <w:lang w:val="fr-FR"/>
            <w:rPrChange w:id="5171" w:author="Peng Luqi" w:date="2019-10-13T14:50:00Z">
              <w:rPr>
                <w:lang w:val="fr-FR"/>
              </w:rPr>
            </w:rPrChange>
          </w:rPr>
          <w:delText>’</w:delText>
        </w:r>
      </w:del>
      <w:ins w:id="5172" w:author="Peng Luqi" w:date="2019-10-13T14:43:00Z">
        <w:r w:rsidR="00EF666F" w:rsidRPr="00F94CB9">
          <w:rPr>
            <w:sz w:val="28"/>
            <w:szCs w:val="28"/>
            <w:lang w:val="fr-FR"/>
            <w:rPrChange w:id="5173" w:author="Peng Luqi" w:date="2019-10-13T14:50:00Z">
              <w:rPr>
                <w:lang w:val="fr-FR"/>
              </w:rPr>
            </w:rPrChange>
          </w:rPr>
          <w:t>’</w:t>
        </w:r>
      </w:ins>
      <w:r w:rsidRPr="00F94CB9">
        <w:rPr>
          <w:sz w:val="28"/>
          <w:szCs w:val="28"/>
          <w:lang w:val="fr-FR"/>
          <w:rPrChange w:id="5174" w:author="Peng Luqi" w:date="2019-10-13T14:50:00Z">
            <w:rPr>
              <w:lang w:val="fr-FR"/>
            </w:rPr>
          </w:rPrChange>
        </w:rPr>
        <w:t>éducation (c</w:t>
      </w:r>
      <w:del w:id="5175" w:author="Peng Luqi" w:date="2019-10-13T14:43:00Z">
        <w:r w:rsidRPr="00F94CB9" w:rsidDel="00EF666F">
          <w:rPr>
            <w:sz w:val="28"/>
            <w:szCs w:val="28"/>
            <w:lang w:val="fr-FR"/>
            <w:rPrChange w:id="5176" w:author="Peng Luqi" w:date="2019-10-13T14:50:00Z">
              <w:rPr>
                <w:lang w:val="fr-FR"/>
              </w:rPr>
            </w:rPrChange>
          </w:rPr>
          <w:delText>’</w:delText>
        </w:r>
      </w:del>
      <w:ins w:id="5177" w:author="Peng Luqi" w:date="2019-10-13T14:43:00Z">
        <w:r w:rsidR="00EF666F" w:rsidRPr="00F94CB9">
          <w:rPr>
            <w:sz w:val="28"/>
            <w:szCs w:val="28"/>
            <w:lang w:val="fr-FR"/>
            <w:rPrChange w:id="5178" w:author="Peng Luqi" w:date="2019-10-13T14:50:00Z">
              <w:rPr>
                <w:lang w:val="fr-FR"/>
              </w:rPr>
            </w:rPrChange>
          </w:rPr>
          <w:t>’</w:t>
        </w:r>
      </w:ins>
      <w:r w:rsidRPr="00F94CB9">
        <w:rPr>
          <w:sz w:val="28"/>
          <w:szCs w:val="28"/>
          <w:lang w:val="fr-FR"/>
          <w:rPrChange w:id="5179" w:author="Peng Luqi" w:date="2019-10-13T14:50:00Z">
            <w:rPr>
              <w:lang w:val="fr-FR"/>
            </w:rPr>
          </w:rPrChange>
        </w:rPr>
        <w:t>est-à-dire le processus d</w:t>
      </w:r>
      <w:del w:id="5180" w:author="Peng Luqi" w:date="2019-10-13T14:43:00Z">
        <w:r w:rsidRPr="00F94CB9" w:rsidDel="00EF666F">
          <w:rPr>
            <w:sz w:val="28"/>
            <w:szCs w:val="28"/>
            <w:lang w:val="fr-FR"/>
            <w:rPrChange w:id="5181" w:author="Peng Luqi" w:date="2019-10-13T14:50:00Z">
              <w:rPr>
                <w:lang w:val="fr-FR"/>
              </w:rPr>
            </w:rPrChange>
          </w:rPr>
          <w:delText>’</w:delText>
        </w:r>
      </w:del>
      <w:ins w:id="5182" w:author="Peng Luqi" w:date="2019-10-13T14:43:00Z">
        <w:r w:rsidR="00EF666F" w:rsidRPr="00F94CB9">
          <w:rPr>
            <w:sz w:val="28"/>
            <w:szCs w:val="28"/>
            <w:lang w:val="fr-FR"/>
            <w:rPrChange w:id="5183" w:author="Peng Luqi" w:date="2019-10-13T14:50:00Z">
              <w:rPr>
                <w:lang w:val="fr-FR"/>
              </w:rPr>
            </w:rPrChange>
          </w:rPr>
          <w:t>’</w:t>
        </w:r>
      </w:ins>
      <w:r w:rsidRPr="00F94CB9">
        <w:rPr>
          <w:sz w:val="28"/>
          <w:szCs w:val="28"/>
          <w:lang w:val="fr-FR"/>
          <w:rPrChange w:id="5184" w:author="Peng Luqi" w:date="2019-10-13T14:50:00Z">
            <w:rPr>
              <w:lang w:val="fr-FR"/>
            </w:rPr>
          </w:rPrChange>
        </w:rPr>
        <w:t>assimilation par le système). C</w:t>
      </w:r>
      <w:del w:id="5185" w:author="Peng Luqi" w:date="2019-10-13T14:43:00Z">
        <w:r w:rsidRPr="00F94CB9" w:rsidDel="00EF666F">
          <w:rPr>
            <w:sz w:val="28"/>
            <w:szCs w:val="28"/>
            <w:lang w:val="fr-FR"/>
            <w:rPrChange w:id="5186" w:author="Peng Luqi" w:date="2019-10-13T14:50:00Z">
              <w:rPr>
                <w:lang w:val="fr-FR"/>
              </w:rPr>
            </w:rPrChange>
          </w:rPr>
          <w:delText>’</w:delText>
        </w:r>
      </w:del>
      <w:ins w:id="5187" w:author="Peng Luqi" w:date="2019-10-13T14:43:00Z">
        <w:r w:rsidR="00EF666F" w:rsidRPr="00F94CB9">
          <w:rPr>
            <w:sz w:val="28"/>
            <w:szCs w:val="28"/>
            <w:lang w:val="fr-FR"/>
            <w:rPrChange w:id="5188" w:author="Peng Luqi" w:date="2019-10-13T14:50:00Z">
              <w:rPr>
                <w:lang w:val="fr-FR"/>
              </w:rPr>
            </w:rPrChange>
          </w:rPr>
          <w:t>’</w:t>
        </w:r>
      </w:ins>
      <w:r w:rsidRPr="00F94CB9">
        <w:rPr>
          <w:sz w:val="28"/>
          <w:szCs w:val="28"/>
          <w:lang w:val="fr-FR"/>
          <w:rPrChange w:id="5189" w:author="Peng Luqi" w:date="2019-10-13T14:50:00Z">
            <w:rPr>
              <w:lang w:val="fr-FR"/>
            </w:rPr>
          </w:rPrChange>
        </w:rPr>
        <w:t>est normal. Cependant, le choix suivant peut refléter la force du révolté : bien que la plupart des personnes renoncent à être éduquées par le système, peu près d</w:t>
      </w:r>
      <w:del w:id="5190" w:author="Peng Luqi" w:date="2019-10-13T14:43:00Z">
        <w:r w:rsidRPr="00F94CB9" w:rsidDel="00EF666F">
          <w:rPr>
            <w:sz w:val="28"/>
            <w:szCs w:val="28"/>
            <w:lang w:val="fr-FR"/>
            <w:rPrChange w:id="5191" w:author="Peng Luqi" w:date="2019-10-13T14:50:00Z">
              <w:rPr>
                <w:lang w:val="fr-FR"/>
              </w:rPr>
            </w:rPrChange>
          </w:rPr>
          <w:delText>’</w:delText>
        </w:r>
      </w:del>
      <w:ins w:id="5192" w:author="Peng Luqi" w:date="2019-10-13T14:43:00Z">
        <w:r w:rsidR="00EF666F" w:rsidRPr="00F94CB9">
          <w:rPr>
            <w:sz w:val="28"/>
            <w:szCs w:val="28"/>
            <w:lang w:val="fr-FR"/>
            <w:rPrChange w:id="5193" w:author="Peng Luqi" w:date="2019-10-13T14:50:00Z">
              <w:rPr>
                <w:lang w:val="fr-FR"/>
              </w:rPr>
            </w:rPrChange>
          </w:rPr>
          <w:t>’</w:t>
        </w:r>
      </w:ins>
      <w:r w:rsidRPr="00F94CB9">
        <w:rPr>
          <w:sz w:val="28"/>
          <w:szCs w:val="28"/>
          <w:lang w:val="fr-FR"/>
          <w:rPrChange w:id="5194" w:author="Peng Luqi" w:date="2019-10-13T14:50:00Z">
            <w:rPr>
              <w:lang w:val="fr-FR"/>
            </w:rPr>
          </w:rPrChange>
        </w:rPr>
        <w:t>entre</w:t>
      </w:r>
      <w:r w:rsidRPr="00F94CB9">
        <w:rPr>
          <w:spacing w:val="-18"/>
          <w:sz w:val="28"/>
          <w:szCs w:val="28"/>
          <w:lang w:val="fr-FR"/>
          <w:rPrChange w:id="5195" w:author="Peng Luqi" w:date="2019-10-13T14:50:00Z">
            <w:rPr>
              <w:spacing w:val="-18"/>
              <w:lang w:val="fr-FR"/>
            </w:rPr>
          </w:rPrChange>
        </w:rPr>
        <w:t xml:space="preserve"> </w:t>
      </w:r>
      <w:r w:rsidRPr="00F94CB9">
        <w:rPr>
          <w:sz w:val="28"/>
          <w:szCs w:val="28"/>
          <w:lang w:val="fr-FR"/>
          <w:rPrChange w:id="5196" w:author="Peng Luqi" w:date="2019-10-13T14:50:00Z">
            <w:rPr>
              <w:lang w:val="fr-FR"/>
            </w:rPr>
          </w:rPrChange>
        </w:rPr>
        <w:t>elles</w:t>
      </w:r>
      <w:r w:rsidRPr="00F94CB9">
        <w:rPr>
          <w:spacing w:val="-17"/>
          <w:sz w:val="28"/>
          <w:szCs w:val="28"/>
          <w:lang w:val="fr-FR"/>
          <w:rPrChange w:id="5197" w:author="Peng Luqi" w:date="2019-10-13T14:50:00Z">
            <w:rPr>
              <w:spacing w:val="-17"/>
              <w:lang w:val="fr-FR"/>
            </w:rPr>
          </w:rPrChange>
        </w:rPr>
        <w:t xml:space="preserve"> </w:t>
      </w:r>
      <w:r w:rsidRPr="00F94CB9">
        <w:rPr>
          <w:sz w:val="28"/>
          <w:szCs w:val="28"/>
          <w:lang w:val="fr-FR"/>
          <w:rPrChange w:id="5198" w:author="Peng Luqi" w:date="2019-10-13T14:50:00Z">
            <w:rPr>
              <w:lang w:val="fr-FR"/>
            </w:rPr>
          </w:rPrChange>
        </w:rPr>
        <w:t>choisissent</w:t>
      </w:r>
      <w:r w:rsidRPr="00F94CB9">
        <w:rPr>
          <w:spacing w:val="-17"/>
          <w:sz w:val="28"/>
          <w:szCs w:val="28"/>
          <w:lang w:val="fr-FR"/>
          <w:rPrChange w:id="5199" w:author="Peng Luqi" w:date="2019-10-13T14:50:00Z">
            <w:rPr>
              <w:spacing w:val="-17"/>
              <w:lang w:val="fr-FR"/>
            </w:rPr>
          </w:rPrChange>
        </w:rPr>
        <w:t xml:space="preserve"> </w:t>
      </w:r>
      <w:r w:rsidRPr="00F94CB9">
        <w:rPr>
          <w:sz w:val="28"/>
          <w:szCs w:val="28"/>
          <w:lang w:val="fr-FR"/>
          <w:rPrChange w:id="5200" w:author="Peng Luqi" w:date="2019-10-13T14:50:00Z">
            <w:rPr>
              <w:lang w:val="fr-FR"/>
            </w:rPr>
          </w:rPrChange>
        </w:rPr>
        <w:t>l</w:t>
      </w:r>
      <w:del w:id="5201" w:author="Peng Luqi" w:date="2019-10-13T14:43:00Z">
        <w:r w:rsidRPr="00F94CB9" w:rsidDel="00EF666F">
          <w:rPr>
            <w:sz w:val="28"/>
            <w:szCs w:val="28"/>
            <w:lang w:val="fr-FR"/>
            <w:rPrChange w:id="5202" w:author="Peng Luqi" w:date="2019-10-13T14:50:00Z">
              <w:rPr>
                <w:lang w:val="fr-FR"/>
              </w:rPr>
            </w:rPrChange>
          </w:rPr>
          <w:delText>’</w:delText>
        </w:r>
      </w:del>
      <w:ins w:id="5203" w:author="Peng Luqi" w:date="2019-10-13T14:43:00Z">
        <w:r w:rsidR="00EF666F" w:rsidRPr="00F94CB9">
          <w:rPr>
            <w:sz w:val="28"/>
            <w:szCs w:val="28"/>
            <w:lang w:val="fr-FR"/>
            <w:rPrChange w:id="5204" w:author="Peng Luqi" w:date="2019-10-13T14:50:00Z">
              <w:rPr>
                <w:lang w:val="fr-FR"/>
              </w:rPr>
            </w:rPrChange>
          </w:rPr>
          <w:t>’</w:t>
        </w:r>
      </w:ins>
      <w:r w:rsidRPr="00F94CB9">
        <w:rPr>
          <w:sz w:val="28"/>
          <w:szCs w:val="28"/>
          <w:lang w:val="fr-FR"/>
          <w:rPrChange w:id="5205" w:author="Peng Luqi" w:date="2019-10-13T14:50:00Z">
            <w:rPr>
              <w:lang w:val="fr-FR"/>
            </w:rPr>
          </w:rPrChange>
        </w:rPr>
        <w:t>autodidactie.</w:t>
      </w:r>
      <w:r w:rsidRPr="00F94CB9">
        <w:rPr>
          <w:spacing w:val="-17"/>
          <w:sz w:val="28"/>
          <w:szCs w:val="28"/>
          <w:lang w:val="fr-FR"/>
          <w:rPrChange w:id="5206" w:author="Peng Luqi" w:date="2019-10-13T14:50:00Z">
            <w:rPr>
              <w:spacing w:val="-17"/>
              <w:lang w:val="fr-FR"/>
            </w:rPr>
          </w:rPrChange>
        </w:rPr>
        <w:t xml:space="preserve"> </w:t>
      </w:r>
      <w:r w:rsidRPr="00F94CB9">
        <w:rPr>
          <w:sz w:val="28"/>
          <w:szCs w:val="28"/>
          <w:lang w:val="fr-FR"/>
          <w:rPrChange w:id="5207" w:author="Peng Luqi" w:date="2019-10-13T14:50:00Z">
            <w:rPr>
              <w:lang w:val="fr-FR"/>
            </w:rPr>
          </w:rPrChange>
        </w:rPr>
        <w:t>Les</w:t>
      </w:r>
      <w:r w:rsidRPr="00F94CB9">
        <w:rPr>
          <w:spacing w:val="-17"/>
          <w:sz w:val="28"/>
          <w:szCs w:val="28"/>
          <w:lang w:val="fr-FR"/>
          <w:rPrChange w:id="5208" w:author="Peng Luqi" w:date="2019-10-13T14:50:00Z">
            <w:rPr>
              <w:spacing w:val="-17"/>
              <w:lang w:val="fr-FR"/>
            </w:rPr>
          </w:rPrChange>
        </w:rPr>
        <w:t xml:space="preserve"> </w:t>
      </w:r>
      <w:r w:rsidRPr="00F94CB9">
        <w:rPr>
          <w:sz w:val="28"/>
          <w:szCs w:val="28"/>
          <w:lang w:val="fr-FR"/>
          <w:rPrChange w:id="5209" w:author="Peng Luqi" w:date="2019-10-13T14:50:00Z">
            <w:rPr>
              <w:lang w:val="fr-FR"/>
            </w:rPr>
          </w:rPrChange>
        </w:rPr>
        <w:t>personnes</w:t>
      </w:r>
      <w:r w:rsidRPr="00F94CB9">
        <w:rPr>
          <w:spacing w:val="-18"/>
          <w:sz w:val="28"/>
          <w:szCs w:val="28"/>
          <w:lang w:val="fr-FR"/>
          <w:rPrChange w:id="5210" w:author="Peng Luqi" w:date="2019-10-13T14:50:00Z">
            <w:rPr>
              <w:spacing w:val="-18"/>
              <w:lang w:val="fr-FR"/>
            </w:rPr>
          </w:rPrChange>
        </w:rPr>
        <w:t xml:space="preserve"> </w:t>
      </w:r>
      <w:r w:rsidRPr="00F94CB9">
        <w:rPr>
          <w:sz w:val="28"/>
          <w:szCs w:val="28"/>
          <w:lang w:val="fr-FR"/>
          <w:rPrChange w:id="5211" w:author="Peng Luqi" w:date="2019-10-13T14:50:00Z">
            <w:rPr>
              <w:lang w:val="fr-FR"/>
            </w:rPr>
          </w:rPrChange>
        </w:rPr>
        <w:t>autodidactes</w:t>
      </w:r>
      <w:r w:rsidRPr="00F94CB9">
        <w:rPr>
          <w:spacing w:val="-17"/>
          <w:sz w:val="28"/>
          <w:szCs w:val="28"/>
          <w:lang w:val="fr-FR"/>
          <w:rPrChange w:id="5212" w:author="Peng Luqi" w:date="2019-10-13T14:50:00Z">
            <w:rPr>
              <w:spacing w:val="-17"/>
              <w:lang w:val="fr-FR"/>
            </w:rPr>
          </w:rPrChange>
        </w:rPr>
        <w:t xml:space="preserve"> </w:t>
      </w:r>
      <w:r w:rsidRPr="00F94CB9">
        <w:rPr>
          <w:sz w:val="28"/>
          <w:szCs w:val="28"/>
          <w:lang w:val="fr-FR"/>
          <w:rPrChange w:id="5213" w:author="Peng Luqi" w:date="2019-10-13T14:50:00Z">
            <w:rPr>
              <w:lang w:val="fr-FR"/>
            </w:rPr>
          </w:rPrChange>
        </w:rPr>
        <w:t>apprennent</w:t>
      </w:r>
      <w:r w:rsidRPr="00F94CB9">
        <w:rPr>
          <w:spacing w:val="-17"/>
          <w:sz w:val="28"/>
          <w:szCs w:val="28"/>
          <w:lang w:val="fr-FR"/>
          <w:rPrChange w:id="5214" w:author="Peng Luqi" w:date="2019-10-13T14:50:00Z">
            <w:rPr>
              <w:spacing w:val="-17"/>
              <w:lang w:val="fr-FR"/>
            </w:rPr>
          </w:rPrChange>
        </w:rPr>
        <w:t xml:space="preserve"> </w:t>
      </w:r>
      <w:r w:rsidRPr="00F94CB9">
        <w:rPr>
          <w:sz w:val="28"/>
          <w:szCs w:val="28"/>
          <w:lang w:val="fr-FR"/>
          <w:rPrChange w:id="5215" w:author="Peng Luqi" w:date="2019-10-13T14:50:00Z">
            <w:rPr>
              <w:lang w:val="fr-FR"/>
            </w:rPr>
          </w:rPrChange>
        </w:rPr>
        <w:t>et</w:t>
      </w:r>
      <w:r w:rsidRPr="00F94CB9">
        <w:rPr>
          <w:spacing w:val="-17"/>
          <w:sz w:val="28"/>
          <w:szCs w:val="28"/>
          <w:lang w:val="fr-FR"/>
          <w:rPrChange w:id="5216" w:author="Peng Luqi" w:date="2019-10-13T14:50:00Z">
            <w:rPr>
              <w:spacing w:val="-17"/>
              <w:lang w:val="fr-FR"/>
            </w:rPr>
          </w:rPrChange>
        </w:rPr>
        <w:t xml:space="preserve"> </w:t>
      </w:r>
      <w:r w:rsidRPr="00F94CB9">
        <w:rPr>
          <w:sz w:val="28"/>
          <w:szCs w:val="28"/>
          <w:lang w:val="fr-FR"/>
          <w:rPrChange w:id="5217" w:author="Peng Luqi" w:date="2019-10-13T14:50:00Z">
            <w:rPr>
              <w:lang w:val="fr-FR"/>
            </w:rPr>
          </w:rPrChange>
        </w:rPr>
        <w:t>réfléchissent</w:t>
      </w:r>
      <w:r w:rsidRPr="00F94CB9">
        <w:rPr>
          <w:spacing w:val="-17"/>
          <w:sz w:val="28"/>
          <w:szCs w:val="28"/>
          <w:lang w:val="fr-FR"/>
          <w:rPrChange w:id="5218" w:author="Peng Luqi" w:date="2019-10-13T14:50:00Z">
            <w:rPr>
              <w:spacing w:val="-17"/>
              <w:lang w:val="fr-FR"/>
            </w:rPr>
          </w:rPrChange>
        </w:rPr>
        <w:t xml:space="preserve"> </w:t>
      </w:r>
      <w:r w:rsidRPr="00F94CB9">
        <w:rPr>
          <w:sz w:val="28"/>
          <w:szCs w:val="28"/>
          <w:lang w:val="fr-FR"/>
          <w:rPrChange w:id="5219" w:author="Peng Luqi" w:date="2019-10-13T14:50:00Z">
            <w:rPr>
              <w:lang w:val="fr-FR"/>
            </w:rPr>
          </w:rPrChange>
        </w:rPr>
        <w:t>par</w:t>
      </w:r>
      <w:r w:rsidRPr="00F94CB9">
        <w:rPr>
          <w:spacing w:val="-18"/>
          <w:sz w:val="28"/>
          <w:szCs w:val="28"/>
          <w:lang w:val="fr-FR"/>
          <w:rPrChange w:id="5220" w:author="Peng Luqi" w:date="2019-10-13T14:50:00Z">
            <w:rPr>
              <w:spacing w:val="-18"/>
              <w:lang w:val="fr-FR"/>
            </w:rPr>
          </w:rPrChange>
        </w:rPr>
        <w:t xml:space="preserve"> </w:t>
      </w:r>
      <w:r w:rsidRPr="00F94CB9">
        <w:rPr>
          <w:sz w:val="28"/>
          <w:szCs w:val="28"/>
          <w:lang w:val="fr-FR"/>
          <w:rPrChange w:id="5221" w:author="Peng Luqi" w:date="2019-10-13T14:50:00Z">
            <w:rPr>
              <w:lang w:val="fr-FR"/>
            </w:rPr>
          </w:rPrChange>
        </w:rPr>
        <w:t>elles- mêmes en tout temps et le feront tout au long de leur vie. Ce qui est frappant, c</w:t>
      </w:r>
      <w:del w:id="5222" w:author="Peng Luqi" w:date="2019-10-13T14:43:00Z">
        <w:r w:rsidRPr="00F94CB9" w:rsidDel="00EF666F">
          <w:rPr>
            <w:sz w:val="28"/>
            <w:szCs w:val="28"/>
            <w:lang w:val="fr-FR"/>
            <w:rPrChange w:id="5223" w:author="Peng Luqi" w:date="2019-10-13T14:50:00Z">
              <w:rPr>
                <w:lang w:val="fr-FR"/>
              </w:rPr>
            </w:rPrChange>
          </w:rPr>
          <w:delText>’</w:delText>
        </w:r>
      </w:del>
      <w:ins w:id="5224" w:author="Peng Luqi" w:date="2019-10-13T14:43:00Z">
        <w:r w:rsidR="00EF666F" w:rsidRPr="00F94CB9">
          <w:rPr>
            <w:sz w:val="28"/>
            <w:szCs w:val="28"/>
            <w:lang w:val="fr-FR"/>
            <w:rPrChange w:id="5225" w:author="Peng Luqi" w:date="2019-10-13T14:50:00Z">
              <w:rPr>
                <w:lang w:val="fr-FR"/>
              </w:rPr>
            </w:rPrChange>
          </w:rPr>
          <w:t>’</w:t>
        </w:r>
      </w:ins>
      <w:r w:rsidRPr="00F94CB9">
        <w:rPr>
          <w:sz w:val="28"/>
          <w:szCs w:val="28"/>
          <w:lang w:val="fr-FR"/>
          <w:rPrChange w:id="5226" w:author="Peng Luqi" w:date="2019-10-13T14:50:00Z">
            <w:rPr>
              <w:lang w:val="fr-FR"/>
            </w:rPr>
          </w:rPrChange>
        </w:rPr>
        <w:t>est qu</w:t>
      </w:r>
      <w:del w:id="5227" w:author="Peng Luqi" w:date="2019-10-13T14:43:00Z">
        <w:r w:rsidRPr="00F94CB9" w:rsidDel="00EF666F">
          <w:rPr>
            <w:sz w:val="28"/>
            <w:szCs w:val="28"/>
            <w:lang w:val="fr-FR"/>
            <w:rPrChange w:id="5228" w:author="Peng Luqi" w:date="2019-10-13T14:50:00Z">
              <w:rPr>
                <w:lang w:val="fr-FR"/>
              </w:rPr>
            </w:rPrChange>
          </w:rPr>
          <w:delText>’</w:delText>
        </w:r>
      </w:del>
      <w:ins w:id="5229" w:author="Peng Luqi" w:date="2019-10-13T14:43:00Z">
        <w:r w:rsidR="00EF666F" w:rsidRPr="00F94CB9">
          <w:rPr>
            <w:sz w:val="28"/>
            <w:szCs w:val="28"/>
            <w:lang w:val="fr-FR"/>
            <w:rPrChange w:id="5230" w:author="Peng Luqi" w:date="2019-10-13T14:50:00Z">
              <w:rPr>
                <w:lang w:val="fr-FR"/>
              </w:rPr>
            </w:rPrChange>
          </w:rPr>
          <w:t>’</w:t>
        </w:r>
      </w:ins>
      <w:r w:rsidRPr="00F94CB9">
        <w:rPr>
          <w:sz w:val="28"/>
          <w:szCs w:val="28"/>
          <w:lang w:val="fr-FR"/>
          <w:rPrChange w:id="5231" w:author="Peng Luqi" w:date="2019-10-13T14:50:00Z">
            <w:rPr>
              <w:lang w:val="fr-FR"/>
            </w:rPr>
          </w:rPrChange>
        </w:rPr>
        <w:t>historiquement, les personnes ayant changé la face du monde sont toutes autodidactes, sans</w:t>
      </w:r>
      <w:r w:rsidRPr="00F94CB9">
        <w:rPr>
          <w:spacing w:val="-19"/>
          <w:sz w:val="28"/>
          <w:szCs w:val="28"/>
          <w:lang w:val="fr-FR"/>
          <w:rPrChange w:id="5232" w:author="Peng Luqi" w:date="2019-10-13T14:50:00Z">
            <w:rPr>
              <w:spacing w:val="-19"/>
              <w:lang w:val="fr-FR"/>
            </w:rPr>
          </w:rPrChange>
        </w:rPr>
        <w:t xml:space="preserve"> </w:t>
      </w:r>
      <w:r w:rsidRPr="00F94CB9">
        <w:rPr>
          <w:sz w:val="28"/>
          <w:szCs w:val="28"/>
          <w:lang w:val="fr-FR"/>
          <w:rPrChange w:id="5233" w:author="Peng Luqi" w:date="2019-10-13T14:50:00Z">
            <w:rPr>
              <w:lang w:val="fr-FR"/>
            </w:rPr>
          </w:rPrChange>
        </w:rPr>
        <w:t>exception.</w:t>
      </w:r>
    </w:p>
    <w:p w:rsidR="00F23B1D" w:rsidRDefault="00F23B1D" w:rsidP="00CB23F4">
      <w:pPr>
        <w:ind w:left="170" w:right="170"/>
        <w:jc w:val="both"/>
        <w:rPr>
          <w:ins w:id="5234" w:author="Peng Luqi" w:date="2019-10-13T22:48:00Z"/>
          <w:sz w:val="28"/>
          <w:szCs w:val="28"/>
          <w:lang w:val="fr-FR"/>
        </w:rPr>
      </w:pPr>
    </w:p>
    <w:p w:rsidR="00F23B1D" w:rsidRPr="00F94CB9" w:rsidDel="00F23B1D" w:rsidRDefault="00F23B1D">
      <w:pPr>
        <w:ind w:left="170" w:right="170"/>
        <w:jc w:val="both"/>
        <w:rPr>
          <w:del w:id="5235" w:author="Peng Luqi" w:date="2019-10-13T22:48:00Z"/>
          <w:sz w:val="28"/>
          <w:szCs w:val="28"/>
          <w:lang w:val="fr-FR"/>
          <w:rPrChange w:id="5236" w:author="Peng Luqi" w:date="2019-10-13T14:50:00Z">
            <w:rPr>
              <w:del w:id="5237" w:author="Peng Luqi" w:date="2019-10-13T22:48:00Z"/>
              <w:lang w:val="fr-FR"/>
            </w:rPr>
          </w:rPrChange>
        </w:rPr>
        <w:pPrChange w:id="5238" w:author="Peng Luqi" w:date="2019-10-13T14:20:00Z">
          <w:pPr>
            <w:spacing w:before="177"/>
            <w:ind w:left="130" w:right="183"/>
            <w:jc w:val="both"/>
          </w:pPr>
        </w:pPrChange>
      </w:pPr>
    </w:p>
    <w:p w:rsidR="00000000" w:rsidRDefault="0010589D">
      <w:pPr>
        <w:ind w:left="170" w:right="170"/>
        <w:jc w:val="both"/>
        <w:rPr>
          <w:del w:id="5239" w:author="Peng Luqi" w:date="2019-10-13T22:48:00Z"/>
          <w:sz w:val="28"/>
          <w:szCs w:val="28"/>
          <w:lang w:val="fr-FR"/>
          <w:rPrChange w:id="5240" w:author="Peng Luqi" w:date="2019-10-13T14:50:00Z">
            <w:rPr>
              <w:del w:id="5241" w:author="Peng Luqi" w:date="2019-10-13T22:48:00Z"/>
              <w:lang w:val="fr-FR"/>
            </w:rPr>
          </w:rPrChange>
        </w:rPr>
        <w:sectPr w:rsidR="00000000">
          <w:pgSz w:w="11910" w:h="16840"/>
          <w:pgMar w:top="1360" w:right="1240" w:bottom="280" w:left="1320" w:header="720" w:footer="720" w:gutter="0"/>
          <w:cols w:space="720"/>
        </w:sectPr>
        <w:pPrChange w:id="5242" w:author="Peng Luqi" w:date="2019-10-13T14:20:00Z">
          <w:pPr>
            <w:jc w:val="both"/>
          </w:pPr>
        </w:pPrChange>
      </w:pPr>
    </w:p>
    <w:p w:rsidR="002B38DF" w:rsidRDefault="00C2743D" w:rsidP="00CB23F4">
      <w:pPr>
        <w:pStyle w:val="a3"/>
        <w:ind w:left="170" w:right="170"/>
        <w:jc w:val="both"/>
        <w:rPr>
          <w:ins w:id="5243" w:author="Peng Luqi" w:date="2019-10-13T14:54:00Z"/>
          <w:lang w:val="fr-FR"/>
        </w:rPr>
      </w:pPr>
      <w:r w:rsidRPr="00F94CB9">
        <w:rPr>
          <w:noProof/>
          <w:lang w:val="fr-FR"/>
          <w:rPrChange w:id="5244" w:author="Peng Luqi" w:date="2019-10-13T14:50:00Z">
            <w:rPr>
              <w:noProof/>
              <w:lang w:val="fr-FR"/>
            </w:rPr>
          </w:rPrChange>
        </w:rPr>
        <mc:AlternateContent>
          <mc:Choice Requires="wpg">
            <w:drawing>
              <wp:inline distT="0" distB="0" distL="0" distR="0">
                <wp:extent cx="5486400" cy="3291840"/>
                <wp:effectExtent l="3175" t="2540" r="0" b="1270"/>
                <wp:docPr id="4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91840"/>
                          <a:chOff x="0" y="0"/>
                          <a:chExt cx="8640" cy="5184"/>
                        </a:xfrm>
                      </wpg:grpSpPr>
                      <pic:pic xmlns:pic="http://schemas.openxmlformats.org/drawingml/2006/picture">
                        <pic:nvPicPr>
                          <pic:cNvPr id="46"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40" cy="5184"/>
                          </a:xfrm>
                          <a:prstGeom prst="rect">
                            <a:avLst/>
                          </a:prstGeom>
                          <a:noFill/>
                          <a:extLst>
                            <a:ext uri="{909E8E84-426E-40DD-AFC4-6F175D3DCCD1}">
                              <a14:hiddenFill xmlns:a14="http://schemas.microsoft.com/office/drawing/2010/main">
                                <a:solidFill>
                                  <a:srgbClr val="FFFFFF"/>
                                </a:solidFill>
                              </a14:hiddenFill>
                            </a:ext>
                          </a:extLst>
                        </pic:spPr>
                      </pic:pic>
                      <wps:wsp>
                        <wps:cNvPr id="47" name="Rectangle 32"/>
                        <wps:cNvSpPr>
                          <a:spLocks noChangeArrowheads="1"/>
                        </wps:cNvSpPr>
                        <wps:spPr bwMode="auto">
                          <a:xfrm>
                            <a:off x="3520" y="2466"/>
                            <a:ext cx="830"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1"/>
                        <wps:cNvSpPr>
                          <a:spLocks noChangeArrowheads="1"/>
                        </wps:cNvSpPr>
                        <wps:spPr bwMode="auto">
                          <a:xfrm>
                            <a:off x="6723" y="2999"/>
                            <a:ext cx="1394"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30"/>
                        <wps:cNvSpPr>
                          <a:spLocks noChangeArrowheads="1"/>
                        </wps:cNvSpPr>
                        <wps:spPr bwMode="auto">
                          <a:xfrm>
                            <a:off x="4015" y="4197"/>
                            <a:ext cx="1118"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Text Box 29"/>
                        <wps:cNvSpPr txBox="1">
                          <a:spLocks noChangeArrowheads="1"/>
                        </wps:cNvSpPr>
                        <wps:spPr bwMode="auto">
                          <a:xfrm>
                            <a:off x="3525" y="2463"/>
                            <a:ext cx="84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44" w:lineRule="exact"/>
                              </w:pPr>
                              <w:r>
                                <w:rPr>
                                  <w:shd w:val="clear" w:color="auto" w:fill="FFFFFF"/>
                                </w:rPr>
                                <w:t xml:space="preserve">Système </w:t>
                              </w:r>
                            </w:p>
                          </w:txbxContent>
                        </wps:txbx>
                        <wps:bodyPr rot="0" vert="horz" wrap="square" lIns="0" tIns="0" rIns="0" bIns="0" anchor="t" anchorCtr="0" upright="1">
                          <a:noAutofit/>
                        </wps:bodyPr>
                      </wps:wsp>
                      <wps:wsp>
                        <wps:cNvPr id="51" name="Text Box 28"/>
                        <wps:cNvSpPr txBox="1">
                          <a:spLocks noChangeArrowheads="1"/>
                        </wps:cNvSpPr>
                        <wps:spPr bwMode="auto">
                          <a:xfrm>
                            <a:off x="6723" y="2996"/>
                            <a:ext cx="141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44" w:lineRule="exact"/>
                              </w:pPr>
                              <w:r>
                                <w:rPr>
                                  <w:shd w:val="clear" w:color="auto" w:fill="FFFFFF"/>
                                </w:rPr>
                                <w:t xml:space="preserve">  Autodidactie </w:t>
                              </w:r>
                            </w:p>
                          </w:txbxContent>
                        </wps:txbx>
                        <wps:bodyPr rot="0" vert="horz" wrap="square" lIns="0" tIns="0" rIns="0" bIns="0" anchor="t" anchorCtr="0" upright="1">
                          <a:noAutofit/>
                        </wps:bodyPr>
                      </wps:wsp>
                      <wps:wsp>
                        <wps:cNvPr id="52" name="Text Box 27"/>
                        <wps:cNvSpPr txBox="1">
                          <a:spLocks noChangeArrowheads="1"/>
                        </wps:cNvSpPr>
                        <wps:spPr bwMode="auto">
                          <a:xfrm>
                            <a:off x="4020" y="4196"/>
                            <a:ext cx="113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44" w:lineRule="exact"/>
                              </w:pPr>
                              <w:r>
                                <w:rPr>
                                  <w:shd w:val="clear" w:color="auto" w:fill="FFFFFF"/>
                                </w:rPr>
                                <w:t xml:space="preserve">Être éduqué </w:t>
                              </w:r>
                            </w:p>
                          </w:txbxContent>
                        </wps:txbx>
                        <wps:bodyPr rot="0" vert="horz" wrap="square" lIns="0" tIns="0" rIns="0" bIns="0" anchor="t" anchorCtr="0" upright="1">
                          <a:noAutofit/>
                        </wps:bodyPr>
                      </wps:wsp>
                    </wpg:wgp>
                  </a:graphicData>
                </a:graphic>
              </wp:inline>
            </w:drawing>
          </mc:Choice>
          <mc:Fallback>
            <w:pict>
              <v:group id="Group 26" o:spid="_x0000_s1026" style="width:6in;height:259.2pt;mso-position-horizontal-relative:char;mso-position-vertical-relative:line" coordsize="8640,51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I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LAdTRuFABRRmjIoAKKMjGaCwX7xx9aACikDKehpa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8640;height:5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">
                  <v:imagedata r:id="rId17" o:title=""/>
                </v:shape>
                <v:rect id="Rectangle 32" o:spid="_x0000_s1028" style="position:absolute;left:3520;top:2466;width:8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" filled="f" strokecolor="white"/>
                <v:rect id="Rectangle 31" o:spid="_x0000_s1029" style="position:absolute;left:6723;top:2999;width:139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" filled="f" strokecolor="white"/>
                <v:rect id="Rectangle 30" o:spid="_x0000_s1030" style="position:absolute;left:4015;top:4197;width:111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" filled="f" strokecolor="white"/>
                <v:shapetype id="_x0000_t202" coordsize="21600,21600" o:spt="202" path="m,l,21600r21600,l21600,xe">
                  <v:stroke joinstyle="miter"/>
                  <v:path gradientshapeok="t" o:connecttype="rect"/>
                </v:shapetype>
                <v:shape id="Text Box 29" o:spid="_x0000_s1031" type="#_x0000_t202" style="position:absolute;left:3525;top:2463;width:84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0269D5" w:rsidRDefault="000269D5">
                        <w:pPr>
                          <w:spacing w:line="244" w:lineRule="exact"/>
                        </w:pPr>
                        <w:r>
                          <w:rPr>
                            <w:shd w:val="clear" w:color="auto" w:fill="FFFFFF"/>
                          </w:rPr>
                          <w:t xml:space="preserve">Système </w:t>
                        </w:r>
                      </w:p>
                    </w:txbxContent>
                  </v:textbox>
                </v:shape>
                <v:shape id="Text Box 28" o:spid="_x0000_s1032" type="#_x0000_t202" style="position:absolute;left:6723;top:2996;width:141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0269D5" w:rsidRDefault="000269D5">
                        <w:pPr>
                          <w:spacing w:line="244" w:lineRule="exact"/>
                        </w:pPr>
                        <w:r>
                          <w:rPr>
                            <w:shd w:val="clear" w:color="auto" w:fill="FFFFFF"/>
                          </w:rPr>
                          <w:t xml:space="preserve">  Autodidactie </w:t>
                        </w:r>
                      </w:p>
                    </w:txbxContent>
                  </v:textbox>
                </v:shape>
                <v:shape id="Text Box 27" o:spid="_x0000_s1033" type="#_x0000_t202" style="position:absolute;left:4020;top:4196;width:113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0269D5" w:rsidRDefault="000269D5">
                        <w:pPr>
                          <w:spacing w:line="244" w:lineRule="exact"/>
                        </w:pPr>
                        <w:r>
                          <w:rPr>
                            <w:shd w:val="clear" w:color="auto" w:fill="FFFFFF"/>
                          </w:rPr>
                          <w:t xml:space="preserve">Être éduqué </w:t>
                        </w:r>
                      </w:p>
                    </w:txbxContent>
                  </v:textbox>
                </v:shape>
                <w10:anchorlock/>
              </v:group>
            </w:pict>
          </mc:Fallback>
        </mc:AlternateContent>
      </w:r>
    </w:p>
    <w:p w:rsidR="00FA3B19" w:rsidRPr="00F94CB9" w:rsidRDefault="00FA3B19">
      <w:pPr>
        <w:pStyle w:val="a3"/>
        <w:ind w:left="170" w:right="170"/>
        <w:jc w:val="both"/>
        <w:rPr>
          <w:lang w:val="fr-FR"/>
          <w:rPrChange w:id="5245" w:author="Peng Luqi" w:date="2019-10-13T14:50:00Z">
            <w:rPr>
              <w:sz w:val="20"/>
            </w:rPr>
          </w:rPrChange>
        </w:rPr>
        <w:pPrChange w:id="5246" w:author="Peng Luqi" w:date="2019-10-13T14:20:00Z">
          <w:pPr>
            <w:pStyle w:val="a3"/>
            <w:ind w:left="122"/>
          </w:pPr>
        </w:pPrChange>
      </w:pPr>
    </w:p>
    <w:p w:rsidR="002B38DF" w:rsidRDefault="00716360" w:rsidP="00CB23F4">
      <w:pPr>
        <w:ind w:left="170" w:right="170"/>
        <w:jc w:val="both"/>
        <w:rPr>
          <w:ins w:id="5247" w:author="Peng Luqi" w:date="2019-10-13T14:54:00Z"/>
          <w:sz w:val="28"/>
          <w:szCs w:val="28"/>
          <w:lang w:val="fr-FR"/>
        </w:rPr>
      </w:pPr>
      <w:r w:rsidRPr="00F94CB9">
        <w:rPr>
          <w:sz w:val="28"/>
          <w:szCs w:val="28"/>
          <w:lang w:val="fr-FR"/>
          <w:rPrChange w:id="5248" w:author="Peng Luqi" w:date="2019-10-13T14:50:00Z">
            <w:rPr>
              <w:lang w:val="fr-FR"/>
            </w:rPr>
          </w:rPrChange>
        </w:rPr>
        <w:t>À l</w:t>
      </w:r>
      <w:del w:id="5249" w:author="Peng Luqi" w:date="2019-10-13T14:43:00Z">
        <w:r w:rsidRPr="00F94CB9" w:rsidDel="00EF666F">
          <w:rPr>
            <w:sz w:val="28"/>
            <w:szCs w:val="28"/>
            <w:lang w:val="fr-FR"/>
            <w:rPrChange w:id="5250" w:author="Peng Luqi" w:date="2019-10-13T14:50:00Z">
              <w:rPr>
                <w:lang w:val="fr-FR"/>
              </w:rPr>
            </w:rPrChange>
          </w:rPr>
          <w:delText>’</w:delText>
        </w:r>
      </w:del>
      <w:ins w:id="5251" w:author="Peng Luqi" w:date="2019-10-13T14:43:00Z">
        <w:r w:rsidR="00EF666F" w:rsidRPr="00F94CB9">
          <w:rPr>
            <w:sz w:val="28"/>
            <w:szCs w:val="28"/>
            <w:lang w:val="fr-FR"/>
            <w:rPrChange w:id="5252" w:author="Peng Luqi" w:date="2019-10-13T14:50:00Z">
              <w:rPr>
                <w:lang w:val="fr-FR"/>
              </w:rPr>
            </w:rPrChange>
          </w:rPr>
          <w:t>’</w:t>
        </w:r>
      </w:ins>
      <w:r w:rsidRPr="00F94CB9">
        <w:rPr>
          <w:sz w:val="28"/>
          <w:szCs w:val="28"/>
          <w:lang w:val="fr-FR"/>
          <w:rPrChange w:id="5253" w:author="Peng Luqi" w:date="2019-10-13T14:50:00Z">
            <w:rPr>
              <w:lang w:val="fr-FR"/>
            </w:rPr>
          </w:rPrChange>
        </w:rPr>
        <w:t>inverse, qu</w:t>
      </w:r>
      <w:del w:id="5254" w:author="Peng Luqi" w:date="2019-10-13T14:43:00Z">
        <w:r w:rsidRPr="00F94CB9" w:rsidDel="00EF666F">
          <w:rPr>
            <w:sz w:val="28"/>
            <w:szCs w:val="28"/>
            <w:lang w:val="fr-FR"/>
            <w:rPrChange w:id="5255" w:author="Peng Luqi" w:date="2019-10-13T14:50:00Z">
              <w:rPr>
                <w:lang w:val="fr-FR"/>
              </w:rPr>
            </w:rPrChange>
          </w:rPr>
          <w:delText>’</w:delText>
        </w:r>
      </w:del>
      <w:ins w:id="5256" w:author="Peng Luqi" w:date="2019-10-13T14:43:00Z">
        <w:r w:rsidR="00EF666F" w:rsidRPr="00F94CB9">
          <w:rPr>
            <w:sz w:val="28"/>
            <w:szCs w:val="28"/>
            <w:lang w:val="fr-FR"/>
            <w:rPrChange w:id="5257" w:author="Peng Luqi" w:date="2019-10-13T14:50:00Z">
              <w:rPr>
                <w:lang w:val="fr-FR"/>
              </w:rPr>
            </w:rPrChange>
          </w:rPr>
          <w:t>’</w:t>
        </w:r>
      </w:ins>
      <w:r w:rsidRPr="00F94CB9">
        <w:rPr>
          <w:sz w:val="28"/>
          <w:szCs w:val="28"/>
          <w:lang w:val="fr-FR"/>
          <w:rPrChange w:id="5258" w:author="Peng Luqi" w:date="2019-10-13T14:50:00Z">
            <w:rPr>
              <w:lang w:val="fr-FR"/>
            </w:rPr>
          </w:rPrChange>
        </w:rPr>
        <w:t>elles soient éduquées ou abandonnées, ces personnes sont finalement assimilées par le système,</w:t>
      </w:r>
      <w:r w:rsidRPr="00F94CB9">
        <w:rPr>
          <w:spacing w:val="-5"/>
          <w:sz w:val="28"/>
          <w:szCs w:val="28"/>
          <w:lang w:val="fr-FR"/>
          <w:rPrChange w:id="5259" w:author="Peng Luqi" w:date="2019-10-13T14:50:00Z">
            <w:rPr>
              <w:spacing w:val="-5"/>
              <w:lang w:val="fr-FR"/>
            </w:rPr>
          </w:rPrChange>
        </w:rPr>
        <w:t xml:space="preserve"> </w:t>
      </w:r>
      <w:r w:rsidRPr="00F94CB9">
        <w:rPr>
          <w:sz w:val="28"/>
          <w:szCs w:val="28"/>
          <w:lang w:val="fr-FR"/>
          <w:rPrChange w:id="5260" w:author="Peng Luqi" w:date="2019-10-13T14:50:00Z">
            <w:rPr>
              <w:lang w:val="fr-FR"/>
            </w:rPr>
          </w:rPrChange>
        </w:rPr>
        <w:t>la</w:t>
      </w:r>
      <w:r w:rsidRPr="00F94CB9">
        <w:rPr>
          <w:spacing w:val="-5"/>
          <w:sz w:val="28"/>
          <w:szCs w:val="28"/>
          <w:lang w:val="fr-FR"/>
          <w:rPrChange w:id="5261" w:author="Peng Luqi" w:date="2019-10-13T14:50:00Z">
            <w:rPr>
              <w:spacing w:val="-5"/>
              <w:lang w:val="fr-FR"/>
            </w:rPr>
          </w:rPrChange>
        </w:rPr>
        <w:t xml:space="preserve"> </w:t>
      </w:r>
      <w:r w:rsidRPr="00F94CB9">
        <w:rPr>
          <w:sz w:val="28"/>
          <w:szCs w:val="28"/>
          <w:lang w:val="fr-FR"/>
          <w:rPrChange w:id="5262" w:author="Peng Luqi" w:date="2019-10-13T14:50:00Z">
            <w:rPr>
              <w:lang w:val="fr-FR"/>
            </w:rPr>
          </w:rPrChange>
        </w:rPr>
        <w:t>force</w:t>
      </w:r>
      <w:r w:rsidRPr="00F94CB9">
        <w:rPr>
          <w:spacing w:val="-6"/>
          <w:sz w:val="28"/>
          <w:szCs w:val="28"/>
          <w:lang w:val="fr-FR"/>
          <w:rPrChange w:id="5263" w:author="Peng Luqi" w:date="2019-10-13T14:50:00Z">
            <w:rPr>
              <w:spacing w:val="-6"/>
              <w:lang w:val="fr-FR"/>
            </w:rPr>
          </w:rPrChange>
        </w:rPr>
        <w:t xml:space="preserve"> </w:t>
      </w:r>
      <w:r w:rsidRPr="00F94CB9">
        <w:rPr>
          <w:sz w:val="28"/>
          <w:szCs w:val="28"/>
          <w:lang w:val="fr-FR"/>
          <w:rPrChange w:id="5264" w:author="Peng Luqi" w:date="2019-10-13T14:50:00Z">
            <w:rPr>
              <w:lang w:val="fr-FR"/>
            </w:rPr>
          </w:rPrChange>
        </w:rPr>
        <w:t>passive</w:t>
      </w:r>
      <w:r w:rsidRPr="00F94CB9">
        <w:rPr>
          <w:spacing w:val="-5"/>
          <w:sz w:val="28"/>
          <w:szCs w:val="28"/>
          <w:lang w:val="fr-FR"/>
          <w:rPrChange w:id="5265" w:author="Peng Luqi" w:date="2019-10-13T14:50:00Z">
            <w:rPr>
              <w:spacing w:val="-5"/>
              <w:lang w:val="fr-FR"/>
            </w:rPr>
          </w:rPrChange>
        </w:rPr>
        <w:t xml:space="preserve"> </w:t>
      </w:r>
      <w:r w:rsidRPr="00F94CB9">
        <w:rPr>
          <w:sz w:val="28"/>
          <w:szCs w:val="28"/>
          <w:lang w:val="fr-FR"/>
          <w:rPrChange w:id="5266" w:author="Peng Luqi" w:date="2019-10-13T14:50:00Z">
            <w:rPr>
              <w:lang w:val="fr-FR"/>
            </w:rPr>
          </w:rPrChange>
        </w:rPr>
        <w:t>a</w:t>
      </w:r>
      <w:r w:rsidRPr="00F94CB9">
        <w:rPr>
          <w:spacing w:val="-6"/>
          <w:sz w:val="28"/>
          <w:szCs w:val="28"/>
          <w:lang w:val="fr-FR"/>
          <w:rPrChange w:id="5267" w:author="Peng Luqi" w:date="2019-10-13T14:50:00Z">
            <w:rPr>
              <w:spacing w:val="-6"/>
              <w:lang w:val="fr-FR"/>
            </w:rPr>
          </w:rPrChange>
        </w:rPr>
        <w:t xml:space="preserve"> </w:t>
      </w:r>
      <w:r w:rsidRPr="00F94CB9">
        <w:rPr>
          <w:sz w:val="28"/>
          <w:szCs w:val="28"/>
          <w:lang w:val="fr-FR"/>
          <w:rPrChange w:id="5268" w:author="Peng Luqi" w:date="2019-10-13T14:50:00Z">
            <w:rPr>
              <w:lang w:val="fr-FR"/>
            </w:rPr>
          </w:rPrChange>
        </w:rPr>
        <w:t>une</w:t>
      </w:r>
      <w:r w:rsidRPr="00F94CB9">
        <w:rPr>
          <w:spacing w:val="-5"/>
          <w:sz w:val="28"/>
          <w:szCs w:val="28"/>
          <w:lang w:val="fr-FR"/>
          <w:rPrChange w:id="5269" w:author="Peng Luqi" w:date="2019-10-13T14:50:00Z">
            <w:rPr>
              <w:spacing w:val="-5"/>
              <w:lang w:val="fr-FR"/>
            </w:rPr>
          </w:rPrChange>
        </w:rPr>
        <w:t xml:space="preserve"> </w:t>
      </w:r>
      <w:r w:rsidRPr="00F94CB9">
        <w:rPr>
          <w:sz w:val="28"/>
          <w:szCs w:val="28"/>
          <w:lang w:val="fr-FR"/>
          <w:rPrChange w:id="5270" w:author="Peng Luqi" w:date="2019-10-13T14:50:00Z">
            <w:rPr>
              <w:lang w:val="fr-FR"/>
            </w:rPr>
          </w:rPrChange>
        </w:rPr>
        <w:t>influence</w:t>
      </w:r>
      <w:r w:rsidRPr="00F94CB9">
        <w:rPr>
          <w:spacing w:val="-6"/>
          <w:sz w:val="28"/>
          <w:szCs w:val="28"/>
          <w:lang w:val="fr-FR"/>
          <w:rPrChange w:id="5271" w:author="Peng Luqi" w:date="2019-10-13T14:50:00Z">
            <w:rPr>
              <w:spacing w:val="-6"/>
              <w:lang w:val="fr-FR"/>
            </w:rPr>
          </w:rPrChange>
        </w:rPr>
        <w:t xml:space="preserve"> </w:t>
      </w:r>
      <w:r w:rsidRPr="00F94CB9">
        <w:rPr>
          <w:sz w:val="28"/>
          <w:szCs w:val="28"/>
          <w:lang w:val="fr-FR"/>
          <w:rPrChange w:id="5272" w:author="Peng Luqi" w:date="2019-10-13T14:50:00Z">
            <w:rPr>
              <w:lang w:val="fr-FR"/>
            </w:rPr>
          </w:rPrChange>
        </w:rPr>
        <w:t>importante</w:t>
      </w:r>
      <w:r w:rsidRPr="00F94CB9">
        <w:rPr>
          <w:spacing w:val="-5"/>
          <w:sz w:val="28"/>
          <w:szCs w:val="28"/>
          <w:lang w:val="fr-FR"/>
          <w:rPrChange w:id="5273" w:author="Peng Luqi" w:date="2019-10-13T14:50:00Z">
            <w:rPr>
              <w:spacing w:val="-5"/>
              <w:lang w:val="fr-FR"/>
            </w:rPr>
          </w:rPrChange>
        </w:rPr>
        <w:t xml:space="preserve"> </w:t>
      </w:r>
      <w:r w:rsidRPr="00F94CB9">
        <w:rPr>
          <w:sz w:val="28"/>
          <w:szCs w:val="28"/>
          <w:lang w:val="fr-FR"/>
          <w:rPrChange w:id="5274" w:author="Peng Luqi" w:date="2019-10-13T14:50:00Z">
            <w:rPr>
              <w:lang w:val="fr-FR"/>
            </w:rPr>
          </w:rPrChange>
        </w:rPr>
        <w:t>sur</w:t>
      </w:r>
      <w:r w:rsidRPr="00F94CB9">
        <w:rPr>
          <w:spacing w:val="-2"/>
          <w:sz w:val="28"/>
          <w:szCs w:val="28"/>
          <w:lang w:val="fr-FR"/>
          <w:rPrChange w:id="5275" w:author="Peng Luqi" w:date="2019-10-13T14:50:00Z">
            <w:rPr>
              <w:spacing w:val="-2"/>
              <w:lang w:val="fr-FR"/>
            </w:rPr>
          </w:rPrChange>
        </w:rPr>
        <w:t xml:space="preserve"> </w:t>
      </w:r>
      <w:r w:rsidRPr="00F94CB9">
        <w:rPr>
          <w:sz w:val="28"/>
          <w:szCs w:val="28"/>
          <w:lang w:val="fr-FR"/>
          <w:rPrChange w:id="5276" w:author="Peng Luqi" w:date="2019-10-13T14:50:00Z">
            <w:rPr>
              <w:lang w:val="fr-FR"/>
            </w:rPr>
          </w:rPrChange>
        </w:rPr>
        <w:t>elles.</w:t>
      </w:r>
      <w:r w:rsidRPr="00F94CB9">
        <w:rPr>
          <w:spacing w:val="-4"/>
          <w:sz w:val="28"/>
          <w:szCs w:val="28"/>
          <w:lang w:val="fr-FR"/>
          <w:rPrChange w:id="5277" w:author="Peng Luqi" w:date="2019-10-13T14:50:00Z">
            <w:rPr>
              <w:spacing w:val="-4"/>
              <w:lang w:val="fr-FR"/>
            </w:rPr>
          </w:rPrChange>
        </w:rPr>
        <w:t xml:space="preserve"> </w:t>
      </w:r>
      <w:r w:rsidRPr="00F94CB9">
        <w:rPr>
          <w:sz w:val="28"/>
          <w:szCs w:val="28"/>
          <w:lang w:val="fr-FR"/>
          <w:rPrChange w:id="5278" w:author="Peng Luqi" w:date="2019-10-13T14:50:00Z">
            <w:rPr>
              <w:lang w:val="fr-FR"/>
            </w:rPr>
          </w:rPrChange>
        </w:rPr>
        <w:t>Cette</w:t>
      </w:r>
      <w:r w:rsidRPr="00F94CB9">
        <w:rPr>
          <w:spacing w:val="-5"/>
          <w:sz w:val="28"/>
          <w:szCs w:val="28"/>
          <w:lang w:val="fr-FR"/>
          <w:rPrChange w:id="5279" w:author="Peng Luqi" w:date="2019-10-13T14:50:00Z">
            <w:rPr>
              <w:spacing w:val="-5"/>
              <w:lang w:val="fr-FR"/>
            </w:rPr>
          </w:rPrChange>
        </w:rPr>
        <w:t xml:space="preserve"> </w:t>
      </w:r>
      <w:r w:rsidRPr="00F94CB9">
        <w:rPr>
          <w:sz w:val="28"/>
          <w:szCs w:val="28"/>
          <w:lang w:val="fr-FR"/>
          <w:rPrChange w:id="5280" w:author="Peng Luqi" w:date="2019-10-13T14:50:00Z">
            <w:rPr>
              <w:lang w:val="fr-FR"/>
            </w:rPr>
          </w:rPrChange>
        </w:rPr>
        <w:t>force</w:t>
      </w:r>
      <w:r w:rsidRPr="00F94CB9">
        <w:rPr>
          <w:spacing w:val="-4"/>
          <w:sz w:val="28"/>
          <w:szCs w:val="28"/>
          <w:lang w:val="fr-FR"/>
          <w:rPrChange w:id="5281" w:author="Peng Luqi" w:date="2019-10-13T14:50:00Z">
            <w:rPr>
              <w:spacing w:val="-4"/>
              <w:lang w:val="fr-FR"/>
            </w:rPr>
          </w:rPrChange>
        </w:rPr>
        <w:t xml:space="preserve"> </w:t>
      </w:r>
      <w:r w:rsidRPr="00F94CB9">
        <w:rPr>
          <w:sz w:val="28"/>
          <w:szCs w:val="28"/>
          <w:lang w:val="fr-FR"/>
          <w:rPrChange w:id="5282" w:author="Peng Luqi" w:date="2019-10-13T14:50:00Z">
            <w:rPr>
              <w:lang w:val="fr-FR"/>
            </w:rPr>
          </w:rPrChange>
        </w:rPr>
        <w:t>est</w:t>
      </w:r>
      <w:r w:rsidRPr="00F94CB9">
        <w:rPr>
          <w:spacing w:val="-4"/>
          <w:sz w:val="28"/>
          <w:szCs w:val="28"/>
          <w:lang w:val="fr-FR"/>
          <w:rPrChange w:id="5283" w:author="Peng Luqi" w:date="2019-10-13T14:50:00Z">
            <w:rPr>
              <w:spacing w:val="-4"/>
              <w:lang w:val="fr-FR"/>
            </w:rPr>
          </w:rPrChange>
        </w:rPr>
        <w:t xml:space="preserve"> </w:t>
      </w:r>
      <w:r w:rsidRPr="00F94CB9">
        <w:rPr>
          <w:sz w:val="28"/>
          <w:szCs w:val="28"/>
          <w:lang w:val="fr-FR"/>
          <w:rPrChange w:id="5284" w:author="Peng Luqi" w:date="2019-10-13T14:50:00Z">
            <w:rPr>
              <w:lang w:val="fr-FR"/>
            </w:rPr>
          </w:rPrChange>
        </w:rPr>
        <w:t>si</w:t>
      </w:r>
      <w:r w:rsidRPr="00F94CB9">
        <w:rPr>
          <w:spacing w:val="-5"/>
          <w:sz w:val="28"/>
          <w:szCs w:val="28"/>
          <w:lang w:val="fr-FR"/>
          <w:rPrChange w:id="5285" w:author="Peng Luqi" w:date="2019-10-13T14:50:00Z">
            <w:rPr>
              <w:spacing w:val="-5"/>
              <w:lang w:val="fr-FR"/>
            </w:rPr>
          </w:rPrChange>
        </w:rPr>
        <w:t xml:space="preserve"> </w:t>
      </w:r>
      <w:r w:rsidRPr="00F94CB9">
        <w:rPr>
          <w:sz w:val="28"/>
          <w:szCs w:val="28"/>
          <w:lang w:val="fr-FR"/>
          <w:rPrChange w:id="5286" w:author="Peng Luqi" w:date="2019-10-13T14:50:00Z">
            <w:rPr>
              <w:lang w:val="fr-FR"/>
            </w:rPr>
          </w:rPrChange>
        </w:rPr>
        <w:t>puissante</w:t>
      </w:r>
      <w:r w:rsidRPr="00F94CB9">
        <w:rPr>
          <w:spacing w:val="-4"/>
          <w:sz w:val="28"/>
          <w:szCs w:val="28"/>
          <w:lang w:val="fr-FR"/>
          <w:rPrChange w:id="5287" w:author="Peng Luqi" w:date="2019-10-13T14:50:00Z">
            <w:rPr>
              <w:spacing w:val="-4"/>
              <w:lang w:val="fr-FR"/>
            </w:rPr>
          </w:rPrChange>
        </w:rPr>
        <w:t xml:space="preserve"> </w:t>
      </w:r>
      <w:r w:rsidRPr="00F94CB9">
        <w:rPr>
          <w:sz w:val="28"/>
          <w:szCs w:val="28"/>
          <w:lang w:val="fr-FR"/>
          <w:rPrChange w:id="5288" w:author="Peng Luqi" w:date="2019-10-13T14:50:00Z">
            <w:rPr>
              <w:lang w:val="fr-FR"/>
            </w:rPr>
          </w:rPrChange>
        </w:rPr>
        <w:t>que</w:t>
      </w:r>
      <w:r w:rsidRPr="00F94CB9">
        <w:rPr>
          <w:spacing w:val="-5"/>
          <w:sz w:val="28"/>
          <w:szCs w:val="28"/>
          <w:lang w:val="fr-FR"/>
          <w:rPrChange w:id="5289" w:author="Peng Luqi" w:date="2019-10-13T14:50:00Z">
            <w:rPr>
              <w:spacing w:val="-5"/>
              <w:lang w:val="fr-FR"/>
            </w:rPr>
          </w:rPrChange>
        </w:rPr>
        <w:t xml:space="preserve"> </w:t>
      </w:r>
      <w:r w:rsidRPr="00F94CB9">
        <w:rPr>
          <w:sz w:val="28"/>
          <w:szCs w:val="28"/>
          <w:lang w:val="fr-FR"/>
          <w:rPrChange w:id="5290" w:author="Peng Luqi" w:date="2019-10-13T14:50:00Z">
            <w:rPr>
              <w:lang w:val="fr-FR"/>
            </w:rPr>
          </w:rPrChange>
        </w:rPr>
        <w:t>personne ne peut rien faire. On trouve donc que cette force vient de</w:t>
      </w:r>
      <w:r w:rsidRPr="00F94CB9">
        <w:rPr>
          <w:spacing w:val="-16"/>
          <w:sz w:val="28"/>
          <w:szCs w:val="28"/>
          <w:lang w:val="fr-FR"/>
          <w:rPrChange w:id="5291" w:author="Peng Luqi" w:date="2019-10-13T14:50:00Z">
            <w:rPr>
              <w:spacing w:val="-16"/>
              <w:lang w:val="fr-FR"/>
            </w:rPr>
          </w:rPrChange>
        </w:rPr>
        <w:t xml:space="preserve"> </w:t>
      </w:r>
      <w:r w:rsidRPr="00F94CB9">
        <w:rPr>
          <w:sz w:val="28"/>
          <w:szCs w:val="28"/>
          <w:lang w:val="fr-FR"/>
          <w:rPrChange w:id="5292" w:author="Peng Luqi" w:date="2019-10-13T14:50:00Z">
            <w:rPr>
              <w:lang w:val="fr-FR"/>
            </w:rPr>
          </w:rPrChange>
        </w:rPr>
        <w:t>fantômes.</w:t>
      </w:r>
    </w:p>
    <w:p w:rsidR="00FA3B19" w:rsidRPr="00F94CB9" w:rsidRDefault="00FA3B19">
      <w:pPr>
        <w:ind w:left="170" w:right="170"/>
        <w:jc w:val="both"/>
        <w:rPr>
          <w:sz w:val="28"/>
          <w:szCs w:val="28"/>
          <w:lang w:val="fr-FR"/>
          <w:rPrChange w:id="5293" w:author="Peng Luqi" w:date="2019-10-13T14:50:00Z">
            <w:rPr>
              <w:lang w:val="fr-FR"/>
            </w:rPr>
          </w:rPrChange>
        </w:rPr>
        <w:pPrChange w:id="5294" w:author="Peng Luqi" w:date="2019-10-13T14:20:00Z">
          <w:pPr>
            <w:spacing w:before="153"/>
            <w:ind w:left="130" w:right="183"/>
            <w:jc w:val="both"/>
          </w:pPr>
        </w:pPrChange>
      </w:pPr>
    </w:p>
    <w:p w:rsidR="002B38DF" w:rsidRPr="00F94CB9" w:rsidRDefault="00716360">
      <w:pPr>
        <w:ind w:left="170" w:right="170"/>
        <w:jc w:val="both"/>
        <w:rPr>
          <w:sz w:val="28"/>
          <w:szCs w:val="28"/>
          <w:lang w:val="fr-FR"/>
          <w:rPrChange w:id="5295" w:author="Peng Luqi" w:date="2019-10-13T14:50:00Z">
            <w:rPr>
              <w:lang w:val="fr-FR"/>
            </w:rPr>
          </w:rPrChange>
        </w:rPr>
        <w:pPrChange w:id="5296" w:author="Peng Luqi" w:date="2019-10-13T14:20:00Z">
          <w:pPr>
            <w:spacing w:before="197"/>
            <w:ind w:left="130" w:right="182"/>
            <w:jc w:val="both"/>
          </w:pPr>
        </w:pPrChange>
      </w:pPr>
      <w:r w:rsidRPr="00F94CB9">
        <w:rPr>
          <w:sz w:val="28"/>
          <w:szCs w:val="28"/>
          <w:lang w:val="fr-FR"/>
          <w:rPrChange w:id="5297" w:author="Peng Luqi" w:date="2019-10-13T14:50:00Z">
            <w:rPr>
              <w:lang w:val="fr-FR"/>
            </w:rPr>
          </w:rPrChange>
        </w:rPr>
        <w:t>Il y existe un feuilleton qui s</w:t>
      </w:r>
      <w:del w:id="5298" w:author="Peng Luqi" w:date="2019-10-13T14:43:00Z">
        <w:r w:rsidRPr="00F94CB9" w:rsidDel="00EF666F">
          <w:rPr>
            <w:sz w:val="28"/>
            <w:szCs w:val="28"/>
            <w:lang w:val="fr-FR"/>
            <w:rPrChange w:id="5299" w:author="Peng Luqi" w:date="2019-10-13T14:50:00Z">
              <w:rPr>
                <w:lang w:val="fr-FR"/>
              </w:rPr>
            </w:rPrChange>
          </w:rPr>
          <w:delText>’</w:delText>
        </w:r>
      </w:del>
      <w:ins w:id="5300" w:author="Peng Luqi" w:date="2019-10-13T14:43:00Z">
        <w:r w:rsidR="00EF666F" w:rsidRPr="00F94CB9">
          <w:rPr>
            <w:sz w:val="28"/>
            <w:szCs w:val="28"/>
            <w:lang w:val="fr-FR"/>
            <w:rPrChange w:id="5301" w:author="Peng Luqi" w:date="2019-10-13T14:50:00Z">
              <w:rPr>
                <w:lang w:val="fr-FR"/>
              </w:rPr>
            </w:rPrChange>
          </w:rPr>
          <w:t>’</w:t>
        </w:r>
      </w:ins>
      <w:r w:rsidRPr="00F94CB9">
        <w:rPr>
          <w:sz w:val="28"/>
          <w:szCs w:val="28"/>
          <w:lang w:val="fr-FR"/>
          <w:rPrChange w:id="5302" w:author="Peng Luqi" w:date="2019-10-13T14:50:00Z">
            <w:rPr>
              <w:lang w:val="fr-FR"/>
            </w:rPr>
          </w:rPrChange>
        </w:rPr>
        <w:t xml:space="preserve">appelle </w:t>
      </w:r>
      <w:r w:rsidRPr="00F94CB9">
        <w:rPr>
          <w:i/>
          <w:sz w:val="28"/>
          <w:szCs w:val="28"/>
          <w:lang w:val="fr-FR"/>
          <w:rPrChange w:id="5303" w:author="Peng Luqi" w:date="2019-10-13T14:50:00Z">
            <w:rPr>
              <w:i/>
              <w:lang w:val="fr-FR"/>
            </w:rPr>
          </w:rPrChange>
        </w:rPr>
        <w:t>Année après année</w:t>
      </w:r>
      <w:r w:rsidRPr="00F94CB9">
        <w:rPr>
          <w:sz w:val="28"/>
          <w:szCs w:val="28"/>
          <w:lang w:val="fr-FR"/>
          <w:rPrChange w:id="5304" w:author="Peng Luqi" w:date="2019-10-13T14:50:00Z">
            <w:rPr>
              <w:lang w:val="fr-FR"/>
            </w:rPr>
          </w:rPrChange>
        </w:rPr>
        <w:t>, créé en 1999. Je vous conseille d</w:t>
      </w:r>
      <w:del w:id="5305" w:author="Peng Luqi" w:date="2019-10-13T14:43:00Z">
        <w:r w:rsidRPr="00F94CB9" w:rsidDel="00EF666F">
          <w:rPr>
            <w:sz w:val="28"/>
            <w:szCs w:val="28"/>
            <w:lang w:val="fr-FR"/>
            <w:rPrChange w:id="5306" w:author="Peng Luqi" w:date="2019-10-13T14:50:00Z">
              <w:rPr>
                <w:lang w:val="fr-FR"/>
              </w:rPr>
            </w:rPrChange>
          </w:rPr>
          <w:delText>’</w:delText>
        </w:r>
      </w:del>
      <w:ins w:id="5307" w:author="Peng Luqi" w:date="2019-10-13T14:43:00Z">
        <w:r w:rsidR="00EF666F" w:rsidRPr="00F94CB9">
          <w:rPr>
            <w:sz w:val="28"/>
            <w:szCs w:val="28"/>
            <w:lang w:val="fr-FR"/>
            <w:rPrChange w:id="5308" w:author="Peng Luqi" w:date="2019-10-13T14:50:00Z">
              <w:rPr>
                <w:lang w:val="fr-FR"/>
              </w:rPr>
            </w:rPrChange>
          </w:rPr>
          <w:t>’</w:t>
        </w:r>
      </w:ins>
      <w:r w:rsidRPr="00F94CB9">
        <w:rPr>
          <w:sz w:val="28"/>
          <w:szCs w:val="28"/>
          <w:lang w:val="fr-FR"/>
          <w:rPrChange w:id="5309" w:author="Peng Luqi" w:date="2019-10-13T14:50:00Z">
            <w:rPr>
              <w:lang w:val="fr-FR"/>
            </w:rPr>
          </w:rPrChange>
        </w:rPr>
        <w:t>y jeter un œil si vous avez le temps. Il y a 21 épisodes, le premier commençant en 1978. Chaque épisode raconte une</w:t>
      </w:r>
      <w:r w:rsidRPr="00F94CB9">
        <w:rPr>
          <w:spacing w:val="-12"/>
          <w:sz w:val="28"/>
          <w:szCs w:val="28"/>
          <w:lang w:val="fr-FR"/>
          <w:rPrChange w:id="5310" w:author="Peng Luqi" w:date="2019-10-13T14:50:00Z">
            <w:rPr>
              <w:spacing w:val="-12"/>
              <w:lang w:val="fr-FR"/>
            </w:rPr>
          </w:rPrChange>
        </w:rPr>
        <w:t xml:space="preserve"> </w:t>
      </w:r>
      <w:r w:rsidRPr="00F94CB9">
        <w:rPr>
          <w:sz w:val="28"/>
          <w:szCs w:val="28"/>
          <w:lang w:val="fr-FR"/>
          <w:rPrChange w:id="5311" w:author="Peng Luqi" w:date="2019-10-13T14:50:00Z">
            <w:rPr>
              <w:lang w:val="fr-FR"/>
            </w:rPr>
          </w:rPrChange>
        </w:rPr>
        <w:t>histoire</w:t>
      </w:r>
      <w:r w:rsidRPr="00F94CB9">
        <w:rPr>
          <w:spacing w:val="-12"/>
          <w:sz w:val="28"/>
          <w:szCs w:val="28"/>
          <w:lang w:val="fr-FR"/>
          <w:rPrChange w:id="5312" w:author="Peng Luqi" w:date="2019-10-13T14:50:00Z">
            <w:rPr>
              <w:spacing w:val="-12"/>
              <w:lang w:val="fr-FR"/>
            </w:rPr>
          </w:rPrChange>
        </w:rPr>
        <w:t xml:space="preserve"> </w:t>
      </w:r>
      <w:r w:rsidRPr="00F94CB9">
        <w:rPr>
          <w:sz w:val="28"/>
          <w:szCs w:val="28"/>
          <w:lang w:val="fr-FR"/>
          <w:rPrChange w:id="5313" w:author="Peng Luqi" w:date="2019-10-13T14:50:00Z">
            <w:rPr>
              <w:lang w:val="fr-FR"/>
            </w:rPr>
          </w:rPrChange>
        </w:rPr>
        <w:t>d</w:t>
      </w:r>
      <w:del w:id="5314" w:author="Peng Luqi" w:date="2019-10-13T14:43:00Z">
        <w:r w:rsidRPr="00F94CB9" w:rsidDel="00EF666F">
          <w:rPr>
            <w:sz w:val="28"/>
            <w:szCs w:val="28"/>
            <w:lang w:val="fr-FR"/>
            <w:rPrChange w:id="5315" w:author="Peng Luqi" w:date="2019-10-13T14:50:00Z">
              <w:rPr>
                <w:lang w:val="fr-FR"/>
              </w:rPr>
            </w:rPrChange>
          </w:rPr>
          <w:delText>’</w:delText>
        </w:r>
      </w:del>
      <w:ins w:id="5316" w:author="Peng Luqi" w:date="2019-10-13T14:43:00Z">
        <w:r w:rsidR="00EF666F" w:rsidRPr="00F94CB9">
          <w:rPr>
            <w:sz w:val="28"/>
            <w:szCs w:val="28"/>
            <w:lang w:val="fr-FR"/>
            <w:rPrChange w:id="5317" w:author="Peng Luqi" w:date="2019-10-13T14:50:00Z">
              <w:rPr>
                <w:lang w:val="fr-FR"/>
              </w:rPr>
            </w:rPrChange>
          </w:rPr>
          <w:t>’</w:t>
        </w:r>
      </w:ins>
      <w:r w:rsidRPr="00F94CB9">
        <w:rPr>
          <w:sz w:val="28"/>
          <w:szCs w:val="28"/>
          <w:lang w:val="fr-FR"/>
          <w:rPrChange w:id="5318" w:author="Peng Luqi" w:date="2019-10-13T14:50:00Z">
            <w:rPr>
              <w:lang w:val="fr-FR"/>
            </w:rPr>
          </w:rPrChange>
        </w:rPr>
        <w:t>une</w:t>
      </w:r>
      <w:r w:rsidRPr="00F94CB9">
        <w:rPr>
          <w:spacing w:val="-12"/>
          <w:sz w:val="28"/>
          <w:szCs w:val="28"/>
          <w:lang w:val="fr-FR"/>
          <w:rPrChange w:id="5319" w:author="Peng Luqi" w:date="2019-10-13T14:50:00Z">
            <w:rPr>
              <w:spacing w:val="-12"/>
              <w:lang w:val="fr-FR"/>
            </w:rPr>
          </w:rPrChange>
        </w:rPr>
        <w:t xml:space="preserve"> </w:t>
      </w:r>
      <w:r w:rsidRPr="00F94CB9">
        <w:rPr>
          <w:sz w:val="28"/>
          <w:szCs w:val="28"/>
          <w:lang w:val="fr-FR"/>
          <w:rPrChange w:id="5320" w:author="Peng Luqi" w:date="2019-10-13T14:50:00Z">
            <w:rPr>
              <w:lang w:val="fr-FR"/>
            </w:rPr>
          </w:rPrChange>
        </w:rPr>
        <w:t>année.</w:t>
      </w:r>
      <w:r w:rsidRPr="00F94CB9">
        <w:rPr>
          <w:spacing w:val="-11"/>
          <w:sz w:val="28"/>
          <w:szCs w:val="28"/>
          <w:lang w:val="fr-FR"/>
          <w:rPrChange w:id="5321" w:author="Peng Luqi" w:date="2019-10-13T14:50:00Z">
            <w:rPr>
              <w:spacing w:val="-11"/>
              <w:lang w:val="fr-FR"/>
            </w:rPr>
          </w:rPrChange>
        </w:rPr>
        <w:t xml:space="preserve"> </w:t>
      </w:r>
      <w:r w:rsidRPr="00F94CB9">
        <w:rPr>
          <w:sz w:val="28"/>
          <w:szCs w:val="28"/>
          <w:lang w:val="fr-FR"/>
          <w:rPrChange w:id="5322" w:author="Peng Luqi" w:date="2019-10-13T14:50:00Z">
            <w:rPr>
              <w:lang w:val="fr-FR"/>
            </w:rPr>
          </w:rPrChange>
        </w:rPr>
        <w:t>Grâce</w:t>
      </w:r>
      <w:r w:rsidRPr="00F94CB9">
        <w:rPr>
          <w:spacing w:val="-12"/>
          <w:sz w:val="28"/>
          <w:szCs w:val="28"/>
          <w:lang w:val="fr-FR"/>
          <w:rPrChange w:id="5323" w:author="Peng Luqi" w:date="2019-10-13T14:50:00Z">
            <w:rPr>
              <w:spacing w:val="-12"/>
              <w:lang w:val="fr-FR"/>
            </w:rPr>
          </w:rPrChange>
        </w:rPr>
        <w:t xml:space="preserve"> </w:t>
      </w:r>
      <w:r w:rsidRPr="00F94CB9">
        <w:rPr>
          <w:sz w:val="28"/>
          <w:szCs w:val="28"/>
          <w:lang w:val="fr-FR"/>
          <w:rPrChange w:id="5324" w:author="Peng Luqi" w:date="2019-10-13T14:50:00Z">
            <w:rPr>
              <w:lang w:val="fr-FR"/>
            </w:rPr>
          </w:rPrChange>
        </w:rPr>
        <w:t>à</w:t>
      </w:r>
      <w:r w:rsidRPr="00F94CB9">
        <w:rPr>
          <w:spacing w:val="-12"/>
          <w:sz w:val="28"/>
          <w:szCs w:val="28"/>
          <w:lang w:val="fr-FR"/>
          <w:rPrChange w:id="5325" w:author="Peng Luqi" w:date="2019-10-13T14:50:00Z">
            <w:rPr>
              <w:spacing w:val="-12"/>
              <w:lang w:val="fr-FR"/>
            </w:rPr>
          </w:rPrChange>
        </w:rPr>
        <w:t xml:space="preserve"> </w:t>
      </w:r>
      <w:r w:rsidRPr="00F94CB9">
        <w:rPr>
          <w:sz w:val="28"/>
          <w:szCs w:val="28"/>
          <w:lang w:val="fr-FR"/>
          <w:rPrChange w:id="5326" w:author="Peng Luqi" w:date="2019-10-13T14:50:00Z">
            <w:rPr>
              <w:lang w:val="fr-FR"/>
            </w:rPr>
          </w:rPrChange>
        </w:rPr>
        <w:t>l</w:t>
      </w:r>
      <w:del w:id="5327" w:author="Peng Luqi" w:date="2019-10-13T14:43:00Z">
        <w:r w:rsidRPr="00F94CB9" w:rsidDel="00EF666F">
          <w:rPr>
            <w:sz w:val="28"/>
            <w:szCs w:val="28"/>
            <w:lang w:val="fr-FR"/>
            <w:rPrChange w:id="5328" w:author="Peng Luqi" w:date="2019-10-13T14:50:00Z">
              <w:rPr>
                <w:lang w:val="fr-FR"/>
              </w:rPr>
            </w:rPrChange>
          </w:rPr>
          <w:delText>’</w:delText>
        </w:r>
      </w:del>
      <w:ins w:id="5329" w:author="Peng Luqi" w:date="2019-10-13T14:43:00Z">
        <w:r w:rsidR="00EF666F" w:rsidRPr="00F94CB9">
          <w:rPr>
            <w:sz w:val="28"/>
            <w:szCs w:val="28"/>
            <w:lang w:val="fr-FR"/>
            <w:rPrChange w:id="5330" w:author="Peng Luqi" w:date="2019-10-13T14:50:00Z">
              <w:rPr>
                <w:lang w:val="fr-FR"/>
              </w:rPr>
            </w:rPrChange>
          </w:rPr>
          <w:t>’</w:t>
        </w:r>
      </w:ins>
      <w:r w:rsidRPr="00F94CB9">
        <w:rPr>
          <w:sz w:val="28"/>
          <w:szCs w:val="28"/>
          <w:lang w:val="fr-FR"/>
          <w:rPrChange w:id="5331" w:author="Peng Luqi" w:date="2019-10-13T14:50:00Z">
            <w:rPr>
              <w:lang w:val="fr-FR"/>
            </w:rPr>
          </w:rPrChange>
        </w:rPr>
        <w:t>un</w:t>
      </w:r>
      <w:r w:rsidRPr="00F94CB9">
        <w:rPr>
          <w:spacing w:val="-12"/>
          <w:sz w:val="28"/>
          <w:szCs w:val="28"/>
          <w:lang w:val="fr-FR"/>
          <w:rPrChange w:id="5332" w:author="Peng Luqi" w:date="2019-10-13T14:50:00Z">
            <w:rPr>
              <w:spacing w:val="-12"/>
              <w:lang w:val="fr-FR"/>
            </w:rPr>
          </w:rPrChange>
        </w:rPr>
        <w:t xml:space="preserve"> </w:t>
      </w:r>
      <w:r w:rsidRPr="00F94CB9">
        <w:rPr>
          <w:sz w:val="28"/>
          <w:szCs w:val="28"/>
          <w:lang w:val="fr-FR"/>
          <w:rPrChange w:id="5333" w:author="Peng Luqi" w:date="2019-10-13T14:50:00Z">
            <w:rPr>
              <w:lang w:val="fr-FR"/>
            </w:rPr>
          </w:rPrChange>
        </w:rPr>
        <w:t>des</w:t>
      </w:r>
      <w:r w:rsidRPr="00F94CB9">
        <w:rPr>
          <w:spacing w:val="-11"/>
          <w:sz w:val="28"/>
          <w:szCs w:val="28"/>
          <w:lang w:val="fr-FR"/>
          <w:rPrChange w:id="5334" w:author="Peng Luqi" w:date="2019-10-13T14:50:00Z">
            <w:rPr>
              <w:spacing w:val="-11"/>
              <w:lang w:val="fr-FR"/>
            </w:rPr>
          </w:rPrChange>
        </w:rPr>
        <w:t xml:space="preserve"> </w:t>
      </w:r>
      <w:r w:rsidRPr="00F94CB9">
        <w:rPr>
          <w:sz w:val="28"/>
          <w:szCs w:val="28"/>
          <w:lang w:val="fr-FR"/>
          <w:rPrChange w:id="5335" w:author="Peng Luqi" w:date="2019-10-13T14:50:00Z">
            <w:rPr>
              <w:lang w:val="fr-FR"/>
            </w:rPr>
          </w:rPrChange>
        </w:rPr>
        <w:t>personnages</w:t>
      </w:r>
      <w:r w:rsidRPr="00F94CB9">
        <w:rPr>
          <w:spacing w:val="-12"/>
          <w:sz w:val="28"/>
          <w:szCs w:val="28"/>
          <w:lang w:val="fr-FR"/>
          <w:rPrChange w:id="5336" w:author="Peng Luqi" w:date="2019-10-13T14:50:00Z">
            <w:rPr>
              <w:spacing w:val="-12"/>
              <w:lang w:val="fr-FR"/>
            </w:rPr>
          </w:rPrChange>
        </w:rPr>
        <w:t xml:space="preserve"> </w:t>
      </w:r>
      <w:r w:rsidRPr="00F94CB9">
        <w:rPr>
          <w:sz w:val="28"/>
          <w:szCs w:val="28"/>
          <w:lang w:val="fr-FR"/>
          <w:rPrChange w:id="5337" w:author="Peng Luqi" w:date="2019-10-13T14:50:00Z">
            <w:rPr>
              <w:lang w:val="fr-FR"/>
            </w:rPr>
          </w:rPrChange>
        </w:rPr>
        <w:t>de</w:t>
      </w:r>
      <w:r w:rsidRPr="00F94CB9">
        <w:rPr>
          <w:spacing w:val="-12"/>
          <w:sz w:val="28"/>
          <w:szCs w:val="28"/>
          <w:lang w:val="fr-FR"/>
          <w:rPrChange w:id="5338" w:author="Peng Luqi" w:date="2019-10-13T14:50:00Z">
            <w:rPr>
              <w:spacing w:val="-12"/>
              <w:lang w:val="fr-FR"/>
            </w:rPr>
          </w:rPrChange>
        </w:rPr>
        <w:t xml:space="preserve"> </w:t>
      </w:r>
      <w:r w:rsidRPr="00F94CB9">
        <w:rPr>
          <w:sz w:val="28"/>
          <w:szCs w:val="28"/>
          <w:lang w:val="fr-FR"/>
          <w:rPrChange w:id="5339" w:author="Peng Luqi" w:date="2019-10-13T14:50:00Z">
            <w:rPr>
              <w:lang w:val="fr-FR"/>
            </w:rPr>
          </w:rPrChange>
        </w:rPr>
        <w:t>l</w:t>
      </w:r>
      <w:del w:id="5340" w:author="Peng Luqi" w:date="2019-10-13T14:43:00Z">
        <w:r w:rsidRPr="00F94CB9" w:rsidDel="00EF666F">
          <w:rPr>
            <w:sz w:val="28"/>
            <w:szCs w:val="28"/>
            <w:lang w:val="fr-FR"/>
            <w:rPrChange w:id="5341" w:author="Peng Luqi" w:date="2019-10-13T14:50:00Z">
              <w:rPr>
                <w:lang w:val="fr-FR"/>
              </w:rPr>
            </w:rPrChange>
          </w:rPr>
          <w:delText>’</w:delText>
        </w:r>
      </w:del>
      <w:ins w:id="5342" w:author="Peng Luqi" w:date="2019-10-13T14:43:00Z">
        <w:r w:rsidR="00EF666F" w:rsidRPr="00F94CB9">
          <w:rPr>
            <w:sz w:val="28"/>
            <w:szCs w:val="28"/>
            <w:lang w:val="fr-FR"/>
            <w:rPrChange w:id="5343" w:author="Peng Luqi" w:date="2019-10-13T14:50:00Z">
              <w:rPr>
                <w:lang w:val="fr-FR"/>
              </w:rPr>
            </w:rPrChange>
          </w:rPr>
          <w:t>’</w:t>
        </w:r>
      </w:ins>
      <w:r w:rsidRPr="00F94CB9">
        <w:rPr>
          <w:sz w:val="28"/>
          <w:szCs w:val="28"/>
          <w:lang w:val="fr-FR"/>
          <w:rPrChange w:id="5344" w:author="Peng Luqi" w:date="2019-10-13T14:50:00Z">
            <w:rPr>
              <w:lang w:val="fr-FR"/>
            </w:rPr>
          </w:rPrChange>
        </w:rPr>
        <w:t>histoire,</w:t>
      </w:r>
      <w:r w:rsidRPr="00F94CB9">
        <w:rPr>
          <w:spacing w:val="-11"/>
          <w:sz w:val="28"/>
          <w:szCs w:val="28"/>
          <w:lang w:val="fr-FR"/>
          <w:rPrChange w:id="5345" w:author="Peng Luqi" w:date="2019-10-13T14:50:00Z">
            <w:rPr>
              <w:spacing w:val="-11"/>
              <w:lang w:val="fr-FR"/>
            </w:rPr>
          </w:rPrChange>
        </w:rPr>
        <w:t xml:space="preserve"> </w:t>
      </w:r>
      <w:r w:rsidRPr="00F94CB9">
        <w:rPr>
          <w:sz w:val="28"/>
          <w:szCs w:val="28"/>
          <w:lang w:val="fr-FR"/>
          <w:rPrChange w:id="5346" w:author="Peng Luqi" w:date="2019-10-13T14:50:00Z">
            <w:rPr>
              <w:lang w:val="fr-FR"/>
            </w:rPr>
          </w:rPrChange>
        </w:rPr>
        <w:t>un</w:t>
      </w:r>
      <w:r w:rsidRPr="00F94CB9">
        <w:rPr>
          <w:spacing w:val="-12"/>
          <w:sz w:val="28"/>
          <w:szCs w:val="28"/>
          <w:lang w:val="fr-FR"/>
          <w:rPrChange w:id="5347" w:author="Peng Luqi" w:date="2019-10-13T14:50:00Z">
            <w:rPr>
              <w:spacing w:val="-12"/>
              <w:lang w:val="fr-FR"/>
            </w:rPr>
          </w:rPrChange>
        </w:rPr>
        <w:t xml:space="preserve"> </w:t>
      </w:r>
      <w:r w:rsidRPr="00F94CB9">
        <w:rPr>
          <w:sz w:val="28"/>
          <w:szCs w:val="28"/>
          <w:lang w:val="fr-FR"/>
          <w:rPrChange w:id="5348" w:author="Peng Luqi" w:date="2019-10-13T14:50:00Z">
            <w:rPr>
              <w:lang w:val="fr-FR"/>
            </w:rPr>
          </w:rPrChange>
        </w:rPr>
        <w:t>projectionniste,</w:t>
      </w:r>
      <w:r w:rsidRPr="00F94CB9">
        <w:rPr>
          <w:spacing w:val="-13"/>
          <w:sz w:val="28"/>
          <w:szCs w:val="28"/>
          <w:lang w:val="fr-FR"/>
          <w:rPrChange w:id="5349" w:author="Peng Luqi" w:date="2019-10-13T14:50:00Z">
            <w:rPr>
              <w:spacing w:val="-13"/>
              <w:lang w:val="fr-FR"/>
            </w:rPr>
          </w:rPrChange>
        </w:rPr>
        <w:t xml:space="preserve"> </w:t>
      </w:r>
      <w:r w:rsidRPr="00F94CB9">
        <w:rPr>
          <w:sz w:val="28"/>
          <w:szCs w:val="28"/>
          <w:lang w:val="fr-FR"/>
          <w:rPrChange w:id="5350" w:author="Peng Luqi" w:date="2019-10-13T14:50:00Z">
            <w:rPr>
              <w:lang w:val="fr-FR"/>
            </w:rPr>
          </w:rPrChange>
        </w:rPr>
        <w:t>on</w:t>
      </w:r>
      <w:r w:rsidRPr="00F94CB9">
        <w:rPr>
          <w:spacing w:val="-11"/>
          <w:sz w:val="28"/>
          <w:szCs w:val="28"/>
          <w:lang w:val="fr-FR"/>
          <w:rPrChange w:id="5351" w:author="Peng Luqi" w:date="2019-10-13T14:50:00Z">
            <w:rPr>
              <w:spacing w:val="-11"/>
              <w:lang w:val="fr-FR"/>
            </w:rPr>
          </w:rPrChange>
        </w:rPr>
        <w:t xml:space="preserve"> </w:t>
      </w:r>
      <w:r w:rsidRPr="00F94CB9">
        <w:rPr>
          <w:sz w:val="28"/>
          <w:szCs w:val="28"/>
          <w:lang w:val="fr-FR"/>
          <w:rPrChange w:id="5352" w:author="Peng Luqi" w:date="2019-10-13T14:50:00Z">
            <w:rPr>
              <w:lang w:val="fr-FR"/>
            </w:rPr>
          </w:rPrChange>
        </w:rPr>
        <w:t>peut</w:t>
      </w:r>
      <w:r w:rsidRPr="00F94CB9">
        <w:rPr>
          <w:spacing w:val="-12"/>
          <w:sz w:val="28"/>
          <w:szCs w:val="28"/>
          <w:lang w:val="fr-FR"/>
          <w:rPrChange w:id="5353" w:author="Peng Luqi" w:date="2019-10-13T14:50:00Z">
            <w:rPr>
              <w:spacing w:val="-12"/>
              <w:lang w:val="fr-FR"/>
            </w:rPr>
          </w:rPrChange>
        </w:rPr>
        <w:t xml:space="preserve"> </w:t>
      </w:r>
      <w:r w:rsidRPr="00F94CB9">
        <w:rPr>
          <w:sz w:val="28"/>
          <w:szCs w:val="28"/>
          <w:lang w:val="fr-FR"/>
          <w:rPrChange w:id="5354" w:author="Peng Luqi" w:date="2019-10-13T14:50:00Z">
            <w:rPr>
              <w:lang w:val="fr-FR"/>
            </w:rPr>
          </w:rPrChange>
        </w:rPr>
        <w:t>admirer le film réel de chaque année dans chaque épisode. D</w:t>
      </w:r>
      <w:del w:id="5355" w:author="Peng Luqi" w:date="2019-10-13T14:43:00Z">
        <w:r w:rsidRPr="00F94CB9" w:rsidDel="00EF666F">
          <w:rPr>
            <w:sz w:val="28"/>
            <w:szCs w:val="28"/>
            <w:lang w:val="fr-FR"/>
            <w:rPrChange w:id="5356" w:author="Peng Luqi" w:date="2019-10-13T14:50:00Z">
              <w:rPr>
                <w:lang w:val="fr-FR"/>
              </w:rPr>
            </w:rPrChange>
          </w:rPr>
          <w:delText>’</w:delText>
        </w:r>
      </w:del>
      <w:ins w:id="5357" w:author="Peng Luqi" w:date="2019-10-13T14:43:00Z">
        <w:r w:rsidR="00EF666F" w:rsidRPr="00F94CB9">
          <w:rPr>
            <w:sz w:val="28"/>
            <w:szCs w:val="28"/>
            <w:lang w:val="fr-FR"/>
            <w:rPrChange w:id="5358" w:author="Peng Luqi" w:date="2019-10-13T14:50:00Z">
              <w:rPr>
                <w:lang w:val="fr-FR"/>
              </w:rPr>
            </w:rPrChange>
          </w:rPr>
          <w:t>’</w:t>
        </w:r>
      </w:ins>
      <w:r w:rsidRPr="00F94CB9">
        <w:rPr>
          <w:sz w:val="28"/>
          <w:szCs w:val="28"/>
          <w:lang w:val="fr-FR"/>
          <w:rPrChange w:id="5359" w:author="Peng Luqi" w:date="2019-10-13T14:50:00Z">
            <w:rPr>
              <w:lang w:val="fr-FR"/>
            </w:rPr>
          </w:rPrChange>
        </w:rPr>
        <w:t>ailleurs, chaque épisode a une chanson de cette année, et plus important encore, chaque épisode vous rappelle l</w:t>
      </w:r>
      <w:del w:id="5360" w:author="Peng Luqi" w:date="2019-10-13T14:43:00Z">
        <w:r w:rsidRPr="00F94CB9" w:rsidDel="00EF666F">
          <w:rPr>
            <w:sz w:val="28"/>
            <w:szCs w:val="28"/>
            <w:lang w:val="fr-FR"/>
            <w:rPrChange w:id="5361" w:author="Peng Luqi" w:date="2019-10-13T14:50:00Z">
              <w:rPr>
                <w:lang w:val="fr-FR"/>
              </w:rPr>
            </w:rPrChange>
          </w:rPr>
          <w:delText>’</w:delText>
        </w:r>
      </w:del>
      <w:ins w:id="5362" w:author="Peng Luqi" w:date="2019-10-13T14:43:00Z">
        <w:r w:rsidR="00EF666F" w:rsidRPr="00F94CB9">
          <w:rPr>
            <w:sz w:val="28"/>
            <w:szCs w:val="28"/>
            <w:lang w:val="fr-FR"/>
            <w:rPrChange w:id="5363" w:author="Peng Luqi" w:date="2019-10-13T14:50:00Z">
              <w:rPr>
                <w:lang w:val="fr-FR"/>
              </w:rPr>
            </w:rPrChange>
          </w:rPr>
          <w:t>’</w:t>
        </w:r>
      </w:ins>
      <w:r w:rsidRPr="00F94CB9">
        <w:rPr>
          <w:sz w:val="28"/>
          <w:szCs w:val="28"/>
          <w:lang w:val="fr-FR"/>
          <w:rPrChange w:id="5364" w:author="Peng Luqi" w:date="2019-10-13T14:50:00Z">
            <w:rPr>
              <w:lang w:val="fr-FR"/>
            </w:rPr>
          </w:rPrChange>
        </w:rPr>
        <w:t>un des événements les plus importants de cette année. L</w:t>
      </w:r>
      <w:del w:id="5365" w:author="Peng Luqi" w:date="2019-10-13T14:43:00Z">
        <w:r w:rsidRPr="00F94CB9" w:rsidDel="00EF666F">
          <w:rPr>
            <w:sz w:val="28"/>
            <w:szCs w:val="28"/>
            <w:lang w:val="fr-FR"/>
            <w:rPrChange w:id="5366" w:author="Peng Luqi" w:date="2019-10-13T14:50:00Z">
              <w:rPr>
                <w:lang w:val="fr-FR"/>
              </w:rPr>
            </w:rPrChange>
          </w:rPr>
          <w:delText>’</w:delText>
        </w:r>
      </w:del>
      <w:ins w:id="5367" w:author="Peng Luqi" w:date="2019-10-13T14:43:00Z">
        <w:r w:rsidR="00EF666F" w:rsidRPr="00F94CB9">
          <w:rPr>
            <w:sz w:val="28"/>
            <w:szCs w:val="28"/>
            <w:lang w:val="fr-FR"/>
            <w:rPrChange w:id="5368" w:author="Peng Luqi" w:date="2019-10-13T14:50:00Z">
              <w:rPr>
                <w:lang w:val="fr-FR"/>
              </w:rPr>
            </w:rPrChange>
          </w:rPr>
          <w:t>’</w:t>
        </w:r>
      </w:ins>
      <w:r w:rsidRPr="00F94CB9">
        <w:rPr>
          <w:sz w:val="28"/>
          <w:szCs w:val="28"/>
          <w:lang w:val="fr-FR"/>
          <w:rPrChange w:id="5369" w:author="Peng Luqi" w:date="2019-10-13T14:50:00Z">
            <w:rPr>
              <w:lang w:val="fr-FR"/>
            </w:rPr>
          </w:rPrChange>
        </w:rPr>
        <w:t>histoire n</w:t>
      </w:r>
      <w:del w:id="5370" w:author="Peng Luqi" w:date="2019-10-13T14:43:00Z">
        <w:r w:rsidRPr="00F94CB9" w:rsidDel="00EF666F">
          <w:rPr>
            <w:sz w:val="28"/>
            <w:szCs w:val="28"/>
            <w:lang w:val="fr-FR"/>
            <w:rPrChange w:id="5371" w:author="Peng Luqi" w:date="2019-10-13T14:50:00Z">
              <w:rPr>
                <w:lang w:val="fr-FR"/>
              </w:rPr>
            </w:rPrChange>
          </w:rPr>
          <w:delText>’</w:delText>
        </w:r>
      </w:del>
      <w:ins w:id="5372" w:author="Peng Luqi" w:date="2019-10-13T14:43:00Z">
        <w:r w:rsidR="00EF666F" w:rsidRPr="00F94CB9">
          <w:rPr>
            <w:sz w:val="28"/>
            <w:szCs w:val="28"/>
            <w:lang w:val="fr-FR"/>
            <w:rPrChange w:id="5373" w:author="Peng Luqi" w:date="2019-10-13T14:50:00Z">
              <w:rPr>
                <w:lang w:val="fr-FR"/>
              </w:rPr>
            </w:rPrChange>
          </w:rPr>
          <w:t>’</w:t>
        </w:r>
      </w:ins>
      <w:r w:rsidRPr="00F94CB9">
        <w:rPr>
          <w:sz w:val="28"/>
          <w:szCs w:val="28"/>
          <w:lang w:val="fr-FR"/>
          <w:rPrChange w:id="5374" w:author="Peng Luqi" w:date="2019-10-13T14:50:00Z">
            <w:rPr>
              <w:lang w:val="fr-FR"/>
            </w:rPr>
          </w:rPrChange>
        </w:rPr>
        <w:t>est pas très réussie, mais cela peut vous apporter un sentiment de réels. Quelle puissance de ces facteurs passifs auxquels vous devez faire face</w:t>
      </w:r>
      <w:r w:rsidRPr="00F94CB9">
        <w:rPr>
          <w:spacing w:val="-20"/>
          <w:sz w:val="28"/>
          <w:szCs w:val="28"/>
          <w:lang w:val="fr-FR"/>
          <w:rPrChange w:id="5375" w:author="Peng Luqi" w:date="2019-10-13T14:50:00Z">
            <w:rPr>
              <w:spacing w:val="-20"/>
              <w:lang w:val="fr-FR"/>
            </w:rPr>
          </w:rPrChange>
        </w:rPr>
        <w:t xml:space="preserve"> </w:t>
      </w:r>
      <w:r w:rsidRPr="00F94CB9">
        <w:rPr>
          <w:sz w:val="28"/>
          <w:szCs w:val="28"/>
          <w:lang w:val="fr-FR"/>
          <w:rPrChange w:id="5376" w:author="Peng Luqi" w:date="2019-10-13T14:50:00Z">
            <w:rPr>
              <w:lang w:val="fr-FR"/>
            </w:rPr>
          </w:rPrChange>
        </w:rPr>
        <w:t>!</w:t>
      </w:r>
    </w:p>
    <w:p w:rsidR="002B38DF" w:rsidRPr="00F94CB9" w:rsidDel="00FA3B19" w:rsidRDefault="002B38DF">
      <w:pPr>
        <w:pStyle w:val="a3"/>
        <w:ind w:left="170" w:right="170"/>
        <w:jc w:val="both"/>
        <w:rPr>
          <w:del w:id="5377" w:author="Peng Luqi" w:date="2019-10-13T14:54:00Z"/>
          <w:lang w:val="fr-FR"/>
          <w:rPrChange w:id="5378" w:author="Peng Luqi" w:date="2019-10-13T14:50:00Z">
            <w:rPr>
              <w:del w:id="5379" w:author="Peng Luqi" w:date="2019-10-13T14:54:00Z"/>
              <w:sz w:val="24"/>
              <w:lang w:val="fr-FR"/>
            </w:rPr>
          </w:rPrChange>
        </w:rPr>
        <w:pPrChange w:id="5380" w:author="Peng Luqi" w:date="2019-10-13T14:20:00Z">
          <w:pPr>
            <w:pStyle w:val="a3"/>
          </w:pPr>
        </w:pPrChange>
      </w:pPr>
    </w:p>
    <w:p w:rsidR="002B38DF" w:rsidRPr="00F94CB9" w:rsidRDefault="002B38DF">
      <w:pPr>
        <w:pStyle w:val="a3"/>
        <w:ind w:left="170" w:right="170"/>
        <w:jc w:val="both"/>
        <w:rPr>
          <w:lang w:val="fr-FR"/>
          <w:rPrChange w:id="5381" w:author="Peng Luqi" w:date="2019-10-13T14:50:00Z">
            <w:rPr>
              <w:sz w:val="24"/>
              <w:lang w:val="fr-FR"/>
            </w:rPr>
          </w:rPrChange>
        </w:rPr>
        <w:pPrChange w:id="5382" w:author="Peng Luqi" w:date="2019-10-13T14:20:00Z">
          <w:pPr>
            <w:pStyle w:val="a3"/>
          </w:pPr>
        </w:pPrChange>
      </w:pPr>
    </w:p>
    <w:p w:rsidR="002B38DF" w:rsidRPr="00F94CB9" w:rsidRDefault="00716360">
      <w:pPr>
        <w:ind w:left="170" w:right="170"/>
        <w:jc w:val="both"/>
        <w:rPr>
          <w:sz w:val="28"/>
          <w:szCs w:val="28"/>
          <w:lang w:val="fr-FR"/>
          <w:rPrChange w:id="5383" w:author="Peng Luqi" w:date="2019-10-13T14:50:00Z">
            <w:rPr>
              <w:lang w:val="fr-FR"/>
            </w:rPr>
          </w:rPrChange>
        </w:rPr>
        <w:pPrChange w:id="5384" w:author="Peng Luqi" w:date="2019-10-13T14:20:00Z">
          <w:pPr>
            <w:spacing w:before="182"/>
            <w:ind w:left="130" w:right="184"/>
            <w:jc w:val="both"/>
          </w:pPr>
        </w:pPrChange>
      </w:pPr>
      <w:r w:rsidRPr="00F94CB9">
        <w:rPr>
          <w:sz w:val="28"/>
          <w:szCs w:val="28"/>
          <w:lang w:val="fr-FR"/>
          <w:rPrChange w:id="5385" w:author="Peng Luqi" w:date="2019-10-13T14:50:00Z">
            <w:rPr>
              <w:lang w:val="fr-FR"/>
            </w:rPr>
          </w:rPrChange>
        </w:rPr>
        <w:t>Face à la puissance de ces facteurs passifs et négatifs auxquels vous avez à faire face, en même temps, la</w:t>
      </w:r>
      <w:r w:rsidRPr="00F94CB9">
        <w:rPr>
          <w:spacing w:val="-11"/>
          <w:sz w:val="28"/>
          <w:szCs w:val="28"/>
          <w:lang w:val="fr-FR"/>
          <w:rPrChange w:id="5386" w:author="Peng Luqi" w:date="2019-10-13T14:50:00Z">
            <w:rPr>
              <w:spacing w:val="-11"/>
              <w:lang w:val="fr-FR"/>
            </w:rPr>
          </w:rPrChange>
        </w:rPr>
        <w:t xml:space="preserve"> </w:t>
      </w:r>
      <w:r w:rsidRPr="00F94CB9">
        <w:rPr>
          <w:sz w:val="28"/>
          <w:szCs w:val="28"/>
          <w:lang w:val="fr-FR"/>
          <w:rPrChange w:id="5387" w:author="Peng Luqi" w:date="2019-10-13T14:50:00Z">
            <w:rPr>
              <w:lang w:val="fr-FR"/>
            </w:rPr>
          </w:rPrChange>
        </w:rPr>
        <w:t>puissance</w:t>
      </w:r>
      <w:r w:rsidRPr="00F94CB9">
        <w:rPr>
          <w:spacing w:val="-9"/>
          <w:sz w:val="28"/>
          <w:szCs w:val="28"/>
          <w:lang w:val="fr-FR"/>
          <w:rPrChange w:id="5388" w:author="Peng Luqi" w:date="2019-10-13T14:50:00Z">
            <w:rPr>
              <w:spacing w:val="-9"/>
              <w:lang w:val="fr-FR"/>
            </w:rPr>
          </w:rPrChange>
        </w:rPr>
        <w:t xml:space="preserve"> </w:t>
      </w:r>
      <w:r w:rsidRPr="00F94CB9">
        <w:rPr>
          <w:sz w:val="28"/>
          <w:szCs w:val="28"/>
          <w:lang w:val="fr-FR"/>
          <w:rPrChange w:id="5389" w:author="Peng Luqi" w:date="2019-10-13T14:50:00Z">
            <w:rPr>
              <w:lang w:val="fr-FR"/>
            </w:rPr>
          </w:rPrChange>
        </w:rPr>
        <w:t>active</w:t>
      </w:r>
      <w:r w:rsidRPr="00F94CB9">
        <w:rPr>
          <w:spacing w:val="-10"/>
          <w:sz w:val="28"/>
          <w:szCs w:val="28"/>
          <w:lang w:val="fr-FR"/>
          <w:rPrChange w:id="5390" w:author="Peng Luqi" w:date="2019-10-13T14:50:00Z">
            <w:rPr>
              <w:spacing w:val="-10"/>
              <w:lang w:val="fr-FR"/>
            </w:rPr>
          </w:rPrChange>
        </w:rPr>
        <w:t xml:space="preserve"> </w:t>
      </w:r>
      <w:r w:rsidRPr="00F94CB9">
        <w:rPr>
          <w:sz w:val="28"/>
          <w:szCs w:val="28"/>
          <w:lang w:val="fr-FR"/>
          <w:rPrChange w:id="5391" w:author="Peng Luqi" w:date="2019-10-13T14:50:00Z">
            <w:rPr>
              <w:lang w:val="fr-FR"/>
            </w:rPr>
          </w:rPrChange>
        </w:rPr>
        <w:t>est</w:t>
      </w:r>
      <w:r w:rsidRPr="00F94CB9">
        <w:rPr>
          <w:spacing w:val="-10"/>
          <w:sz w:val="28"/>
          <w:szCs w:val="28"/>
          <w:lang w:val="fr-FR"/>
          <w:rPrChange w:id="5392" w:author="Peng Luqi" w:date="2019-10-13T14:50:00Z">
            <w:rPr>
              <w:spacing w:val="-10"/>
              <w:lang w:val="fr-FR"/>
            </w:rPr>
          </w:rPrChange>
        </w:rPr>
        <w:t xml:space="preserve"> </w:t>
      </w:r>
      <w:r w:rsidRPr="00F94CB9">
        <w:rPr>
          <w:sz w:val="28"/>
          <w:szCs w:val="28"/>
          <w:lang w:val="fr-FR"/>
          <w:rPrChange w:id="5393" w:author="Peng Luqi" w:date="2019-10-13T14:50:00Z">
            <w:rPr>
              <w:lang w:val="fr-FR"/>
            </w:rPr>
          </w:rPrChange>
        </w:rPr>
        <w:t>la</w:t>
      </w:r>
      <w:r w:rsidRPr="00F94CB9">
        <w:rPr>
          <w:spacing w:val="-10"/>
          <w:sz w:val="28"/>
          <w:szCs w:val="28"/>
          <w:lang w:val="fr-FR"/>
          <w:rPrChange w:id="5394" w:author="Peng Luqi" w:date="2019-10-13T14:50:00Z">
            <w:rPr>
              <w:spacing w:val="-10"/>
              <w:lang w:val="fr-FR"/>
            </w:rPr>
          </w:rPrChange>
        </w:rPr>
        <w:t xml:space="preserve"> </w:t>
      </w:r>
      <w:r w:rsidRPr="00F94CB9">
        <w:rPr>
          <w:sz w:val="28"/>
          <w:szCs w:val="28"/>
          <w:lang w:val="fr-FR"/>
          <w:rPrChange w:id="5395" w:author="Peng Luqi" w:date="2019-10-13T14:50:00Z">
            <w:rPr>
              <w:lang w:val="fr-FR"/>
            </w:rPr>
          </w:rPrChange>
        </w:rPr>
        <w:t>même.</w:t>
      </w:r>
      <w:r w:rsidRPr="00F94CB9">
        <w:rPr>
          <w:spacing w:val="-10"/>
          <w:sz w:val="28"/>
          <w:szCs w:val="28"/>
          <w:lang w:val="fr-FR"/>
          <w:rPrChange w:id="5396" w:author="Peng Luqi" w:date="2019-10-13T14:50:00Z">
            <w:rPr>
              <w:spacing w:val="-10"/>
              <w:lang w:val="fr-FR"/>
            </w:rPr>
          </w:rPrChange>
        </w:rPr>
        <w:t xml:space="preserve"> </w:t>
      </w:r>
      <w:r w:rsidRPr="00F94CB9">
        <w:rPr>
          <w:sz w:val="28"/>
          <w:szCs w:val="28"/>
          <w:lang w:val="fr-FR"/>
          <w:rPrChange w:id="5397" w:author="Peng Luqi" w:date="2019-10-13T14:50:00Z">
            <w:rPr>
              <w:lang w:val="fr-FR"/>
            </w:rPr>
          </w:rPrChange>
        </w:rPr>
        <w:t>Maintenant,</w:t>
      </w:r>
      <w:r w:rsidRPr="00F94CB9">
        <w:rPr>
          <w:spacing w:val="-11"/>
          <w:sz w:val="28"/>
          <w:szCs w:val="28"/>
          <w:lang w:val="fr-FR"/>
          <w:rPrChange w:id="5398" w:author="Peng Luqi" w:date="2019-10-13T14:50:00Z">
            <w:rPr>
              <w:spacing w:val="-11"/>
              <w:lang w:val="fr-FR"/>
            </w:rPr>
          </w:rPrChange>
        </w:rPr>
        <w:t xml:space="preserve"> </w:t>
      </w:r>
      <w:r w:rsidRPr="00F94CB9">
        <w:rPr>
          <w:sz w:val="28"/>
          <w:szCs w:val="28"/>
          <w:lang w:val="fr-FR"/>
          <w:rPrChange w:id="5399" w:author="Peng Luqi" w:date="2019-10-13T14:50:00Z">
            <w:rPr>
              <w:lang w:val="fr-FR"/>
            </w:rPr>
          </w:rPrChange>
        </w:rPr>
        <w:t>voyons</w:t>
      </w:r>
      <w:r w:rsidRPr="00F94CB9">
        <w:rPr>
          <w:spacing w:val="-10"/>
          <w:sz w:val="28"/>
          <w:szCs w:val="28"/>
          <w:lang w:val="fr-FR"/>
          <w:rPrChange w:id="5400" w:author="Peng Luqi" w:date="2019-10-13T14:50:00Z">
            <w:rPr>
              <w:spacing w:val="-10"/>
              <w:lang w:val="fr-FR"/>
            </w:rPr>
          </w:rPrChange>
        </w:rPr>
        <w:t xml:space="preserve"> </w:t>
      </w:r>
      <w:r w:rsidRPr="00F94CB9">
        <w:rPr>
          <w:sz w:val="28"/>
          <w:szCs w:val="28"/>
          <w:lang w:val="fr-FR"/>
          <w:rPrChange w:id="5401" w:author="Peng Luqi" w:date="2019-10-13T14:50:00Z">
            <w:rPr>
              <w:lang w:val="fr-FR"/>
            </w:rPr>
          </w:rPrChange>
        </w:rPr>
        <w:t>un</w:t>
      </w:r>
      <w:r w:rsidRPr="00F94CB9">
        <w:rPr>
          <w:spacing w:val="-10"/>
          <w:sz w:val="28"/>
          <w:szCs w:val="28"/>
          <w:lang w:val="fr-FR"/>
          <w:rPrChange w:id="5402" w:author="Peng Luqi" w:date="2019-10-13T14:50:00Z">
            <w:rPr>
              <w:spacing w:val="-10"/>
              <w:lang w:val="fr-FR"/>
            </w:rPr>
          </w:rPrChange>
        </w:rPr>
        <w:t xml:space="preserve"> </w:t>
      </w:r>
      <w:r w:rsidRPr="00F94CB9">
        <w:rPr>
          <w:sz w:val="28"/>
          <w:szCs w:val="28"/>
          <w:lang w:val="fr-FR"/>
          <w:rPrChange w:id="5403" w:author="Peng Luqi" w:date="2019-10-13T14:50:00Z">
            <w:rPr>
              <w:lang w:val="fr-FR"/>
            </w:rPr>
          </w:rPrChange>
        </w:rPr>
        <w:t>exemple</w:t>
      </w:r>
      <w:r w:rsidRPr="00F94CB9">
        <w:rPr>
          <w:spacing w:val="-11"/>
          <w:sz w:val="28"/>
          <w:szCs w:val="28"/>
          <w:lang w:val="fr-FR"/>
          <w:rPrChange w:id="5404" w:author="Peng Luqi" w:date="2019-10-13T14:50:00Z">
            <w:rPr>
              <w:spacing w:val="-11"/>
              <w:lang w:val="fr-FR"/>
            </w:rPr>
          </w:rPrChange>
        </w:rPr>
        <w:t xml:space="preserve"> </w:t>
      </w:r>
      <w:r w:rsidRPr="00F94CB9">
        <w:rPr>
          <w:sz w:val="28"/>
          <w:szCs w:val="28"/>
          <w:lang w:val="fr-FR"/>
          <w:rPrChange w:id="5405" w:author="Peng Luqi" w:date="2019-10-13T14:50:00Z">
            <w:rPr>
              <w:lang w:val="fr-FR"/>
            </w:rPr>
          </w:rPrChange>
        </w:rPr>
        <w:t>concernant</w:t>
      </w:r>
      <w:r w:rsidRPr="00F94CB9">
        <w:rPr>
          <w:spacing w:val="-10"/>
          <w:sz w:val="28"/>
          <w:szCs w:val="28"/>
          <w:lang w:val="fr-FR"/>
          <w:rPrChange w:id="5406" w:author="Peng Luqi" w:date="2019-10-13T14:50:00Z">
            <w:rPr>
              <w:spacing w:val="-10"/>
              <w:lang w:val="fr-FR"/>
            </w:rPr>
          </w:rPrChange>
        </w:rPr>
        <w:t xml:space="preserve"> </w:t>
      </w:r>
      <w:r w:rsidRPr="00F94CB9">
        <w:rPr>
          <w:sz w:val="28"/>
          <w:szCs w:val="28"/>
          <w:lang w:val="fr-FR"/>
          <w:rPrChange w:id="5407" w:author="Peng Luqi" w:date="2019-10-13T14:50:00Z">
            <w:rPr>
              <w:lang w:val="fr-FR"/>
            </w:rPr>
          </w:rPrChange>
        </w:rPr>
        <w:t>les</w:t>
      </w:r>
      <w:r w:rsidRPr="00F94CB9">
        <w:rPr>
          <w:spacing w:val="-10"/>
          <w:sz w:val="28"/>
          <w:szCs w:val="28"/>
          <w:lang w:val="fr-FR"/>
          <w:rPrChange w:id="5408" w:author="Peng Luqi" w:date="2019-10-13T14:50:00Z">
            <w:rPr>
              <w:spacing w:val="-10"/>
              <w:lang w:val="fr-FR"/>
            </w:rPr>
          </w:rPrChange>
        </w:rPr>
        <w:t xml:space="preserve"> </w:t>
      </w:r>
      <w:r w:rsidRPr="00F94CB9">
        <w:rPr>
          <w:sz w:val="28"/>
          <w:szCs w:val="28"/>
          <w:lang w:val="fr-FR"/>
          <w:rPrChange w:id="5409" w:author="Peng Luqi" w:date="2019-10-13T14:50:00Z">
            <w:rPr>
              <w:lang w:val="fr-FR"/>
            </w:rPr>
          </w:rPrChange>
        </w:rPr>
        <w:t>forces</w:t>
      </w:r>
      <w:r w:rsidRPr="00F94CB9">
        <w:rPr>
          <w:spacing w:val="-10"/>
          <w:sz w:val="28"/>
          <w:szCs w:val="28"/>
          <w:lang w:val="fr-FR"/>
          <w:rPrChange w:id="5410" w:author="Peng Luqi" w:date="2019-10-13T14:50:00Z">
            <w:rPr>
              <w:spacing w:val="-10"/>
              <w:lang w:val="fr-FR"/>
            </w:rPr>
          </w:rPrChange>
        </w:rPr>
        <w:t xml:space="preserve"> </w:t>
      </w:r>
      <w:r w:rsidRPr="00F94CB9">
        <w:rPr>
          <w:sz w:val="28"/>
          <w:szCs w:val="28"/>
          <w:lang w:val="fr-FR"/>
          <w:rPrChange w:id="5411" w:author="Peng Luqi" w:date="2019-10-13T14:50:00Z">
            <w:rPr>
              <w:lang w:val="fr-FR"/>
            </w:rPr>
          </w:rPrChange>
        </w:rPr>
        <w:t>passives</w:t>
      </w:r>
      <w:r w:rsidRPr="00F94CB9">
        <w:rPr>
          <w:spacing w:val="-11"/>
          <w:sz w:val="28"/>
          <w:szCs w:val="28"/>
          <w:lang w:val="fr-FR"/>
          <w:rPrChange w:id="5412" w:author="Peng Luqi" w:date="2019-10-13T14:50:00Z">
            <w:rPr>
              <w:spacing w:val="-11"/>
              <w:lang w:val="fr-FR"/>
            </w:rPr>
          </w:rPrChange>
        </w:rPr>
        <w:t xml:space="preserve"> </w:t>
      </w:r>
      <w:r w:rsidRPr="00F94CB9">
        <w:rPr>
          <w:sz w:val="28"/>
          <w:szCs w:val="28"/>
          <w:lang w:val="fr-FR"/>
          <w:rPrChange w:id="5413" w:author="Peng Luqi" w:date="2019-10-13T14:50:00Z">
            <w:rPr>
              <w:lang w:val="fr-FR"/>
            </w:rPr>
          </w:rPrChange>
        </w:rPr>
        <w:t>à</w:t>
      </w:r>
      <w:r w:rsidRPr="00F94CB9">
        <w:rPr>
          <w:spacing w:val="-10"/>
          <w:sz w:val="28"/>
          <w:szCs w:val="28"/>
          <w:lang w:val="fr-FR"/>
          <w:rPrChange w:id="5414" w:author="Peng Luqi" w:date="2019-10-13T14:50:00Z">
            <w:rPr>
              <w:spacing w:val="-10"/>
              <w:lang w:val="fr-FR"/>
            </w:rPr>
          </w:rPrChange>
        </w:rPr>
        <w:t xml:space="preserve"> </w:t>
      </w:r>
      <w:r w:rsidRPr="00F94CB9">
        <w:rPr>
          <w:sz w:val="28"/>
          <w:szCs w:val="28"/>
          <w:lang w:val="fr-FR"/>
          <w:rPrChange w:id="5415" w:author="Peng Luqi" w:date="2019-10-13T14:50:00Z">
            <w:rPr>
              <w:lang w:val="fr-FR"/>
            </w:rPr>
          </w:rPrChange>
        </w:rPr>
        <w:t>la</w:t>
      </w:r>
      <w:r w:rsidRPr="00F94CB9">
        <w:rPr>
          <w:spacing w:val="-10"/>
          <w:sz w:val="28"/>
          <w:szCs w:val="28"/>
          <w:lang w:val="fr-FR"/>
          <w:rPrChange w:id="5416" w:author="Peng Luqi" w:date="2019-10-13T14:50:00Z">
            <w:rPr>
              <w:spacing w:val="-10"/>
              <w:lang w:val="fr-FR"/>
            </w:rPr>
          </w:rPrChange>
        </w:rPr>
        <w:t xml:space="preserve"> </w:t>
      </w:r>
      <w:r w:rsidRPr="00F94CB9">
        <w:rPr>
          <w:sz w:val="28"/>
          <w:szCs w:val="28"/>
          <w:lang w:val="fr-FR"/>
          <w:rPrChange w:id="5417" w:author="Peng Luqi" w:date="2019-10-13T14:50:00Z">
            <w:rPr>
              <w:lang w:val="fr-FR"/>
            </w:rPr>
          </w:rPrChange>
        </w:rPr>
        <w:t>fois qui sont associées avec nous et qui jouent un rôle positif</w:t>
      </w:r>
      <w:r w:rsidRPr="00F94CB9">
        <w:rPr>
          <w:spacing w:val="-15"/>
          <w:sz w:val="28"/>
          <w:szCs w:val="28"/>
          <w:lang w:val="fr-FR"/>
          <w:rPrChange w:id="5418" w:author="Peng Luqi" w:date="2019-10-13T14:50:00Z">
            <w:rPr>
              <w:spacing w:val="-15"/>
              <w:lang w:val="fr-FR"/>
            </w:rPr>
          </w:rPrChange>
        </w:rPr>
        <w:t xml:space="preserve"> </w:t>
      </w:r>
      <w:r w:rsidRPr="00F94CB9">
        <w:rPr>
          <w:sz w:val="28"/>
          <w:szCs w:val="28"/>
          <w:lang w:val="fr-FR"/>
          <w:rPrChange w:id="5419" w:author="Peng Luqi" w:date="2019-10-13T14:50:00Z">
            <w:rPr>
              <w:lang w:val="fr-FR"/>
            </w:rPr>
          </w:rPrChange>
        </w:rPr>
        <w:t>énorme.</w:t>
      </w:r>
    </w:p>
    <w:p w:rsidR="002B38DF" w:rsidRPr="00F94CB9" w:rsidRDefault="002B38DF">
      <w:pPr>
        <w:pStyle w:val="a3"/>
        <w:ind w:left="170" w:right="170"/>
        <w:jc w:val="both"/>
        <w:rPr>
          <w:lang w:val="fr-FR"/>
          <w:rPrChange w:id="5420" w:author="Peng Luqi" w:date="2019-10-13T14:50:00Z">
            <w:rPr>
              <w:sz w:val="20"/>
              <w:lang w:val="fr-FR"/>
            </w:rPr>
          </w:rPrChange>
        </w:rPr>
        <w:pPrChange w:id="5421" w:author="Peng Luqi" w:date="2019-10-13T14:20:00Z">
          <w:pPr>
            <w:pStyle w:val="a3"/>
            <w:spacing w:before="10"/>
          </w:pPr>
        </w:pPrChange>
      </w:pPr>
    </w:p>
    <w:p w:rsidR="002B38DF" w:rsidRDefault="00716360" w:rsidP="00CB23F4">
      <w:pPr>
        <w:ind w:left="170" w:right="170"/>
        <w:jc w:val="both"/>
        <w:rPr>
          <w:ins w:id="5422" w:author="Peng Luqi" w:date="2019-10-13T22:48:00Z"/>
          <w:sz w:val="28"/>
          <w:szCs w:val="28"/>
          <w:lang w:val="fr-FR"/>
        </w:rPr>
      </w:pPr>
      <w:r w:rsidRPr="00F94CB9">
        <w:rPr>
          <w:sz w:val="28"/>
          <w:szCs w:val="28"/>
          <w:lang w:val="fr-FR"/>
          <w:rPrChange w:id="5423" w:author="Peng Luqi" w:date="2019-10-13T14:50:00Z">
            <w:rPr>
              <w:lang w:val="fr-FR"/>
            </w:rPr>
          </w:rPrChange>
        </w:rPr>
        <w:t>Dans</w:t>
      </w:r>
      <w:r w:rsidRPr="00F94CB9">
        <w:rPr>
          <w:spacing w:val="-11"/>
          <w:sz w:val="28"/>
          <w:szCs w:val="28"/>
          <w:lang w:val="fr-FR"/>
          <w:rPrChange w:id="5424" w:author="Peng Luqi" w:date="2019-10-13T14:50:00Z">
            <w:rPr>
              <w:spacing w:val="-11"/>
              <w:lang w:val="fr-FR"/>
            </w:rPr>
          </w:rPrChange>
        </w:rPr>
        <w:t xml:space="preserve"> </w:t>
      </w:r>
      <w:r w:rsidRPr="00F94CB9">
        <w:rPr>
          <w:sz w:val="28"/>
          <w:szCs w:val="28"/>
          <w:lang w:val="fr-FR"/>
          <w:rPrChange w:id="5425" w:author="Peng Luqi" w:date="2019-10-13T14:50:00Z">
            <w:rPr>
              <w:lang w:val="fr-FR"/>
            </w:rPr>
          </w:rPrChange>
        </w:rPr>
        <w:t>le</w:t>
      </w:r>
      <w:r w:rsidRPr="00F94CB9">
        <w:rPr>
          <w:spacing w:val="-11"/>
          <w:sz w:val="28"/>
          <w:szCs w:val="28"/>
          <w:lang w:val="fr-FR"/>
          <w:rPrChange w:id="5426" w:author="Peng Luqi" w:date="2019-10-13T14:50:00Z">
            <w:rPr>
              <w:spacing w:val="-11"/>
              <w:lang w:val="fr-FR"/>
            </w:rPr>
          </w:rPrChange>
        </w:rPr>
        <w:t xml:space="preserve"> </w:t>
      </w:r>
      <w:r w:rsidRPr="00F94CB9">
        <w:rPr>
          <w:sz w:val="28"/>
          <w:szCs w:val="28"/>
          <w:lang w:val="fr-FR"/>
          <w:rPrChange w:id="5427" w:author="Peng Luqi" w:date="2019-10-13T14:50:00Z">
            <w:rPr>
              <w:lang w:val="fr-FR"/>
            </w:rPr>
          </w:rPrChange>
        </w:rPr>
        <w:t>domaine</w:t>
      </w:r>
      <w:r w:rsidRPr="00F94CB9">
        <w:rPr>
          <w:spacing w:val="-11"/>
          <w:sz w:val="28"/>
          <w:szCs w:val="28"/>
          <w:lang w:val="fr-FR"/>
          <w:rPrChange w:id="5428" w:author="Peng Luqi" w:date="2019-10-13T14:50:00Z">
            <w:rPr>
              <w:spacing w:val="-11"/>
              <w:lang w:val="fr-FR"/>
            </w:rPr>
          </w:rPrChange>
        </w:rPr>
        <w:t xml:space="preserve"> </w:t>
      </w:r>
      <w:r w:rsidRPr="00F94CB9">
        <w:rPr>
          <w:sz w:val="28"/>
          <w:szCs w:val="28"/>
          <w:lang w:val="fr-FR"/>
          <w:rPrChange w:id="5429" w:author="Peng Luqi" w:date="2019-10-13T14:50:00Z">
            <w:rPr>
              <w:lang w:val="fr-FR"/>
            </w:rPr>
          </w:rPrChange>
        </w:rPr>
        <w:t>de</w:t>
      </w:r>
      <w:r w:rsidRPr="00F94CB9">
        <w:rPr>
          <w:spacing w:val="-11"/>
          <w:sz w:val="28"/>
          <w:szCs w:val="28"/>
          <w:lang w:val="fr-FR"/>
          <w:rPrChange w:id="5430" w:author="Peng Luqi" w:date="2019-10-13T14:50:00Z">
            <w:rPr>
              <w:spacing w:val="-11"/>
              <w:lang w:val="fr-FR"/>
            </w:rPr>
          </w:rPrChange>
        </w:rPr>
        <w:t xml:space="preserve"> </w:t>
      </w:r>
      <w:r w:rsidRPr="00F94CB9">
        <w:rPr>
          <w:sz w:val="28"/>
          <w:szCs w:val="28"/>
          <w:lang w:val="fr-FR"/>
          <w:rPrChange w:id="5431" w:author="Peng Luqi" w:date="2019-10-13T14:50:00Z">
            <w:rPr>
              <w:lang w:val="fr-FR"/>
            </w:rPr>
          </w:rPrChange>
        </w:rPr>
        <w:t>la</w:t>
      </w:r>
      <w:r w:rsidRPr="00F94CB9">
        <w:rPr>
          <w:spacing w:val="-10"/>
          <w:sz w:val="28"/>
          <w:szCs w:val="28"/>
          <w:lang w:val="fr-FR"/>
          <w:rPrChange w:id="5432" w:author="Peng Luqi" w:date="2019-10-13T14:50:00Z">
            <w:rPr>
              <w:spacing w:val="-10"/>
              <w:lang w:val="fr-FR"/>
            </w:rPr>
          </w:rPrChange>
        </w:rPr>
        <w:t xml:space="preserve"> </w:t>
      </w:r>
      <w:r w:rsidRPr="00F94CB9">
        <w:rPr>
          <w:sz w:val="28"/>
          <w:szCs w:val="28"/>
          <w:lang w:val="fr-FR"/>
          <w:rPrChange w:id="5433" w:author="Peng Luqi" w:date="2019-10-13T14:50:00Z">
            <w:rPr>
              <w:lang w:val="fr-FR"/>
            </w:rPr>
          </w:rPrChange>
        </w:rPr>
        <w:t>gestion</w:t>
      </w:r>
      <w:r w:rsidRPr="00F94CB9">
        <w:rPr>
          <w:spacing w:val="-11"/>
          <w:sz w:val="28"/>
          <w:szCs w:val="28"/>
          <w:lang w:val="fr-FR"/>
          <w:rPrChange w:id="5434" w:author="Peng Luqi" w:date="2019-10-13T14:50:00Z">
            <w:rPr>
              <w:spacing w:val="-11"/>
              <w:lang w:val="fr-FR"/>
            </w:rPr>
          </w:rPrChange>
        </w:rPr>
        <w:t xml:space="preserve"> </w:t>
      </w:r>
      <w:r w:rsidRPr="00F94CB9">
        <w:rPr>
          <w:sz w:val="28"/>
          <w:szCs w:val="28"/>
          <w:lang w:val="fr-FR"/>
          <w:rPrChange w:id="5435" w:author="Peng Luqi" w:date="2019-10-13T14:50:00Z">
            <w:rPr>
              <w:lang w:val="fr-FR"/>
            </w:rPr>
          </w:rPrChange>
        </w:rPr>
        <w:t>de</w:t>
      </w:r>
      <w:r w:rsidRPr="00F94CB9">
        <w:rPr>
          <w:spacing w:val="-11"/>
          <w:sz w:val="28"/>
          <w:szCs w:val="28"/>
          <w:lang w:val="fr-FR"/>
          <w:rPrChange w:id="5436" w:author="Peng Luqi" w:date="2019-10-13T14:50:00Z">
            <w:rPr>
              <w:spacing w:val="-11"/>
              <w:lang w:val="fr-FR"/>
            </w:rPr>
          </w:rPrChange>
        </w:rPr>
        <w:t xml:space="preserve"> </w:t>
      </w:r>
      <w:r w:rsidRPr="00F94CB9">
        <w:rPr>
          <w:sz w:val="28"/>
          <w:szCs w:val="28"/>
          <w:lang w:val="fr-FR"/>
          <w:rPrChange w:id="5437" w:author="Peng Luqi" w:date="2019-10-13T14:50:00Z">
            <w:rPr>
              <w:lang w:val="fr-FR"/>
            </w:rPr>
          </w:rPrChange>
        </w:rPr>
        <w:t>fonds,</w:t>
      </w:r>
      <w:r w:rsidRPr="00F94CB9">
        <w:rPr>
          <w:spacing w:val="-11"/>
          <w:sz w:val="28"/>
          <w:szCs w:val="28"/>
          <w:lang w:val="fr-FR"/>
          <w:rPrChange w:id="5438" w:author="Peng Luqi" w:date="2019-10-13T14:50:00Z">
            <w:rPr>
              <w:spacing w:val="-11"/>
              <w:lang w:val="fr-FR"/>
            </w:rPr>
          </w:rPrChange>
        </w:rPr>
        <w:t xml:space="preserve"> </w:t>
      </w:r>
      <w:r w:rsidRPr="00F94CB9">
        <w:rPr>
          <w:sz w:val="28"/>
          <w:szCs w:val="28"/>
          <w:lang w:val="fr-FR"/>
          <w:rPrChange w:id="5439" w:author="Peng Luqi" w:date="2019-10-13T14:50:00Z">
            <w:rPr>
              <w:lang w:val="fr-FR"/>
            </w:rPr>
          </w:rPrChange>
        </w:rPr>
        <w:t>les</w:t>
      </w:r>
      <w:r w:rsidRPr="00F94CB9">
        <w:rPr>
          <w:spacing w:val="-10"/>
          <w:sz w:val="28"/>
          <w:szCs w:val="28"/>
          <w:lang w:val="fr-FR"/>
          <w:rPrChange w:id="5440" w:author="Peng Luqi" w:date="2019-10-13T14:50:00Z">
            <w:rPr>
              <w:spacing w:val="-10"/>
              <w:lang w:val="fr-FR"/>
            </w:rPr>
          </w:rPrChange>
        </w:rPr>
        <w:t xml:space="preserve"> </w:t>
      </w:r>
      <w:r w:rsidRPr="00F94CB9">
        <w:rPr>
          <w:sz w:val="28"/>
          <w:szCs w:val="28"/>
          <w:lang w:val="fr-FR"/>
          <w:rPrChange w:id="5441" w:author="Peng Luqi" w:date="2019-10-13T14:50:00Z">
            <w:rPr>
              <w:lang w:val="fr-FR"/>
            </w:rPr>
          </w:rPrChange>
        </w:rPr>
        <w:t>fonds</w:t>
      </w:r>
      <w:r w:rsidRPr="00F94CB9">
        <w:rPr>
          <w:spacing w:val="-11"/>
          <w:sz w:val="28"/>
          <w:szCs w:val="28"/>
          <w:lang w:val="fr-FR"/>
          <w:rPrChange w:id="5442" w:author="Peng Luqi" w:date="2019-10-13T14:50:00Z">
            <w:rPr>
              <w:spacing w:val="-11"/>
              <w:lang w:val="fr-FR"/>
            </w:rPr>
          </w:rPrChange>
        </w:rPr>
        <w:t xml:space="preserve"> </w:t>
      </w:r>
      <w:r w:rsidRPr="00F94CB9">
        <w:rPr>
          <w:sz w:val="28"/>
          <w:szCs w:val="28"/>
          <w:lang w:val="fr-FR"/>
          <w:rPrChange w:id="5443" w:author="Peng Luqi" w:date="2019-10-13T14:50:00Z">
            <w:rPr>
              <w:lang w:val="fr-FR"/>
            </w:rPr>
          </w:rPrChange>
        </w:rPr>
        <w:t>sont</w:t>
      </w:r>
      <w:r w:rsidRPr="00F94CB9">
        <w:rPr>
          <w:spacing w:val="-11"/>
          <w:sz w:val="28"/>
          <w:szCs w:val="28"/>
          <w:lang w:val="fr-FR"/>
          <w:rPrChange w:id="5444" w:author="Peng Luqi" w:date="2019-10-13T14:50:00Z">
            <w:rPr>
              <w:spacing w:val="-11"/>
              <w:lang w:val="fr-FR"/>
            </w:rPr>
          </w:rPrChange>
        </w:rPr>
        <w:t xml:space="preserve"> </w:t>
      </w:r>
      <w:r w:rsidRPr="00F94CB9">
        <w:rPr>
          <w:sz w:val="28"/>
          <w:szCs w:val="28"/>
          <w:lang w:val="fr-FR"/>
          <w:rPrChange w:id="5445" w:author="Peng Luqi" w:date="2019-10-13T14:50:00Z">
            <w:rPr>
              <w:lang w:val="fr-FR"/>
            </w:rPr>
          </w:rPrChange>
        </w:rPr>
        <w:t>divisés</w:t>
      </w:r>
      <w:r w:rsidRPr="00F94CB9">
        <w:rPr>
          <w:spacing w:val="-11"/>
          <w:sz w:val="28"/>
          <w:szCs w:val="28"/>
          <w:lang w:val="fr-FR"/>
          <w:rPrChange w:id="5446" w:author="Peng Luqi" w:date="2019-10-13T14:50:00Z">
            <w:rPr>
              <w:spacing w:val="-11"/>
              <w:lang w:val="fr-FR"/>
            </w:rPr>
          </w:rPrChange>
        </w:rPr>
        <w:t xml:space="preserve"> </w:t>
      </w:r>
      <w:r w:rsidRPr="00F94CB9">
        <w:rPr>
          <w:sz w:val="28"/>
          <w:szCs w:val="28"/>
          <w:lang w:val="fr-FR"/>
          <w:rPrChange w:id="5447" w:author="Peng Luqi" w:date="2019-10-13T14:50:00Z">
            <w:rPr>
              <w:lang w:val="fr-FR"/>
            </w:rPr>
          </w:rPrChange>
        </w:rPr>
        <w:t>en</w:t>
      </w:r>
      <w:r w:rsidRPr="00F94CB9">
        <w:rPr>
          <w:spacing w:val="-10"/>
          <w:sz w:val="28"/>
          <w:szCs w:val="28"/>
          <w:lang w:val="fr-FR"/>
          <w:rPrChange w:id="5448" w:author="Peng Luqi" w:date="2019-10-13T14:50:00Z">
            <w:rPr>
              <w:spacing w:val="-10"/>
              <w:lang w:val="fr-FR"/>
            </w:rPr>
          </w:rPrChange>
        </w:rPr>
        <w:t xml:space="preserve"> </w:t>
      </w:r>
      <w:r w:rsidRPr="00F94CB9">
        <w:rPr>
          <w:sz w:val="28"/>
          <w:szCs w:val="28"/>
          <w:lang w:val="fr-FR"/>
          <w:rPrChange w:id="5449" w:author="Peng Luqi" w:date="2019-10-13T14:50:00Z">
            <w:rPr>
              <w:lang w:val="fr-FR"/>
            </w:rPr>
          </w:rPrChange>
        </w:rPr>
        <w:t>deux</w:t>
      </w:r>
      <w:r w:rsidRPr="00F94CB9">
        <w:rPr>
          <w:spacing w:val="-11"/>
          <w:sz w:val="28"/>
          <w:szCs w:val="28"/>
          <w:lang w:val="fr-FR"/>
          <w:rPrChange w:id="5450" w:author="Peng Luqi" w:date="2019-10-13T14:50:00Z">
            <w:rPr>
              <w:spacing w:val="-11"/>
              <w:lang w:val="fr-FR"/>
            </w:rPr>
          </w:rPrChange>
        </w:rPr>
        <w:t xml:space="preserve"> </w:t>
      </w:r>
      <w:r w:rsidRPr="00F94CB9">
        <w:rPr>
          <w:sz w:val="28"/>
          <w:szCs w:val="28"/>
          <w:lang w:val="fr-FR"/>
          <w:rPrChange w:id="5451" w:author="Peng Luqi" w:date="2019-10-13T14:50:00Z">
            <w:rPr>
              <w:lang w:val="fr-FR"/>
            </w:rPr>
          </w:rPrChange>
        </w:rPr>
        <w:t>types,</w:t>
      </w:r>
      <w:r w:rsidRPr="00F94CB9">
        <w:rPr>
          <w:spacing w:val="-11"/>
          <w:sz w:val="28"/>
          <w:szCs w:val="28"/>
          <w:lang w:val="fr-FR"/>
          <w:rPrChange w:id="5452" w:author="Peng Luqi" w:date="2019-10-13T14:50:00Z">
            <w:rPr>
              <w:spacing w:val="-11"/>
              <w:lang w:val="fr-FR"/>
            </w:rPr>
          </w:rPrChange>
        </w:rPr>
        <w:t xml:space="preserve"> </w:t>
      </w:r>
      <w:r w:rsidRPr="00F94CB9">
        <w:rPr>
          <w:sz w:val="28"/>
          <w:szCs w:val="28"/>
          <w:lang w:val="fr-FR"/>
          <w:rPrChange w:id="5453" w:author="Peng Luqi" w:date="2019-10-13T14:50:00Z">
            <w:rPr>
              <w:lang w:val="fr-FR"/>
            </w:rPr>
          </w:rPrChange>
        </w:rPr>
        <w:t>les</w:t>
      </w:r>
      <w:r w:rsidRPr="00F94CB9">
        <w:rPr>
          <w:spacing w:val="-11"/>
          <w:sz w:val="28"/>
          <w:szCs w:val="28"/>
          <w:lang w:val="fr-FR"/>
          <w:rPrChange w:id="5454" w:author="Peng Luqi" w:date="2019-10-13T14:50:00Z">
            <w:rPr>
              <w:spacing w:val="-11"/>
              <w:lang w:val="fr-FR"/>
            </w:rPr>
          </w:rPrChange>
        </w:rPr>
        <w:t xml:space="preserve"> </w:t>
      </w:r>
      <w:r w:rsidRPr="00F94CB9">
        <w:rPr>
          <w:sz w:val="28"/>
          <w:szCs w:val="28"/>
          <w:lang w:val="fr-FR"/>
          <w:rPrChange w:id="5455" w:author="Peng Luqi" w:date="2019-10-13T14:50:00Z">
            <w:rPr>
              <w:lang w:val="fr-FR"/>
            </w:rPr>
          </w:rPrChange>
        </w:rPr>
        <w:t>fonds</w:t>
      </w:r>
      <w:r w:rsidRPr="00F94CB9">
        <w:rPr>
          <w:spacing w:val="-10"/>
          <w:sz w:val="28"/>
          <w:szCs w:val="28"/>
          <w:lang w:val="fr-FR"/>
          <w:rPrChange w:id="5456" w:author="Peng Luqi" w:date="2019-10-13T14:50:00Z">
            <w:rPr>
              <w:spacing w:val="-10"/>
              <w:lang w:val="fr-FR"/>
            </w:rPr>
          </w:rPrChange>
        </w:rPr>
        <w:t xml:space="preserve"> </w:t>
      </w:r>
      <w:r w:rsidRPr="00F94CB9">
        <w:rPr>
          <w:sz w:val="28"/>
          <w:szCs w:val="28"/>
          <w:lang w:val="fr-FR"/>
          <w:rPrChange w:id="5457" w:author="Peng Luqi" w:date="2019-10-13T14:50:00Z">
            <w:rPr>
              <w:lang w:val="fr-FR"/>
            </w:rPr>
          </w:rPrChange>
        </w:rPr>
        <w:t>actifs</w:t>
      </w:r>
      <w:r w:rsidRPr="00F94CB9">
        <w:rPr>
          <w:spacing w:val="-11"/>
          <w:sz w:val="28"/>
          <w:szCs w:val="28"/>
          <w:lang w:val="fr-FR"/>
          <w:rPrChange w:id="5458" w:author="Peng Luqi" w:date="2019-10-13T14:50:00Z">
            <w:rPr>
              <w:spacing w:val="-11"/>
              <w:lang w:val="fr-FR"/>
            </w:rPr>
          </w:rPrChange>
        </w:rPr>
        <w:t xml:space="preserve"> </w:t>
      </w:r>
      <w:r w:rsidRPr="00F94CB9">
        <w:rPr>
          <w:sz w:val="28"/>
          <w:szCs w:val="28"/>
          <w:lang w:val="fr-FR"/>
          <w:rPrChange w:id="5459" w:author="Peng Luqi" w:date="2019-10-13T14:50:00Z">
            <w:rPr>
              <w:lang w:val="fr-FR"/>
            </w:rPr>
          </w:rPrChange>
        </w:rPr>
        <w:t>et</w:t>
      </w:r>
      <w:r w:rsidRPr="00F94CB9">
        <w:rPr>
          <w:spacing w:val="-11"/>
          <w:sz w:val="28"/>
          <w:szCs w:val="28"/>
          <w:lang w:val="fr-FR"/>
          <w:rPrChange w:id="5460" w:author="Peng Luqi" w:date="2019-10-13T14:50:00Z">
            <w:rPr>
              <w:spacing w:val="-11"/>
              <w:lang w:val="fr-FR"/>
            </w:rPr>
          </w:rPrChange>
        </w:rPr>
        <w:t xml:space="preserve"> </w:t>
      </w:r>
      <w:r w:rsidRPr="00F94CB9">
        <w:rPr>
          <w:sz w:val="28"/>
          <w:szCs w:val="28"/>
          <w:lang w:val="fr-FR"/>
          <w:rPrChange w:id="5461" w:author="Peng Luqi" w:date="2019-10-13T14:50:00Z">
            <w:rPr>
              <w:lang w:val="fr-FR"/>
            </w:rPr>
          </w:rPrChange>
        </w:rPr>
        <w:t>les</w:t>
      </w:r>
      <w:r w:rsidRPr="00F94CB9">
        <w:rPr>
          <w:spacing w:val="-11"/>
          <w:sz w:val="28"/>
          <w:szCs w:val="28"/>
          <w:lang w:val="fr-FR"/>
          <w:rPrChange w:id="5462" w:author="Peng Luqi" w:date="2019-10-13T14:50:00Z">
            <w:rPr>
              <w:spacing w:val="-11"/>
              <w:lang w:val="fr-FR"/>
            </w:rPr>
          </w:rPrChange>
        </w:rPr>
        <w:t xml:space="preserve"> </w:t>
      </w:r>
      <w:r w:rsidRPr="00F94CB9">
        <w:rPr>
          <w:sz w:val="28"/>
          <w:szCs w:val="28"/>
          <w:lang w:val="fr-FR"/>
          <w:rPrChange w:id="5463" w:author="Peng Luqi" w:date="2019-10-13T14:50:00Z">
            <w:rPr>
              <w:lang w:val="fr-FR"/>
            </w:rPr>
          </w:rPrChange>
        </w:rPr>
        <w:t>fonds passifs.</w:t>
      </w:r>
    </w:p>
    <w:p w:rsidR="00F23B1D" w:rsidRDefault="00F23B1D" w:rsidP="00CB23F4">
      <w:pPr>
        <w:ind w:left="170" w:right="170"/>
        <w:jc w:val="both"/>
        <w:rPr>
          <w:ins w:id="5464" w:author="Peng Luqi" w:date="2019-10-13T22:48:00Z"/>
          <w:sz w:val="28"/>
          <w:szCs w:val="28"/>
          <w:lang w:val="fr-FR"/>
        </w:rPr>
      </w:pPr>
    </w:p>
    <w:p w:rsidR="00F23B1D" w:rsidRPr="00F94CB9" w:rsidDel="00F23B1D" w:rsidRDefault="00F23B1D">
      <w:pPr>
        <w:ind w:left="170" w:right="170"/>
        <w:jc w:val="both"/>
        <w:rPr>
          <w:del w:id="5465" w:author="Peng Luqi" w:date="2019-10-13T22:48:00Z"/>
          <w:sz w:val="28"/>
          <w:szCs w:val="28"/>
          <w:lang w:val="fr-FR"/>
          <w:rPrChange w:id="5466" w:author="Peng Luqi" w:date="2019-10-13T14:50:00Z">
            <w:rPr>
              <w:del w:id="5467" w:author="Peng Luqi" w:date="2019-10-13T22:48:00Z"/>
              <w:lang w:val="fr-FR"/>
            </w:rPr>
          </w:rPrChange>
        </w:rPr>
        <w:pPrChange w:id="5468" w:author="Peng Luqi" w:date="2019-10-13T14:20:00Z">
          <w:pPr>
            <w:ind w:left="130" w:right="185"/>
            <w:jc w:val="both"/>
          </w:pPr>
        </w:pPrChange>
      </w:pPr>
    </w:p>
    <w:p w:rsidR="00000000" w:rsidRDefault="0010589D">
      <w:pPr>
        <w:ind w:left="170" w:right="170"/>
        <w:jc w:val="both"/>
        <w:rPr>
          <w:del w:id="5469" w:author="Peng Luqi" w:date="2019-10-13T22:48:00Z"/>
          <w:sz w:val="28"/>
          <w:szCs w:val="28"/>
          <w:lang w:val="fr-FR"/>
          <w:rPrChange w:id="5470" w:author="Peng Luqi" w:date="2019-10-13T14:50:00Z">
            <w:rPr>
              <w:del w:id="5471" w:author="Peng Luqi" w:date="2019-10-13T22:48:00Z"/>
              <w:lang w:val="fr-FR"/>
            </w:rPr>
          </w:rPrChange>
        </w:rPr>
        <w:sectPr w:rsidR="00000000">
          <w:pgSz w:w="11910" w:h="16840"/>
          <w:pgMar w:top="1440" w:right="1240" w:bottom="280" w:left="1320" w:header="720" w:footer="720" w:gutter="0"/>
          <w:cols w:space="720"/>
        </w:sectPr>
        <w:pPrChange w:id="5472" w:author="Peng Luqi" w:date="2019-10-13T14:20:00Z">
          <w:pPr>
            <w:jc w:val="both"/>
          </w:pPr>
        </w:pPrChange>
      </w:pPr>
    </w:p>
    <w:p w:rsidR="002B38DF" w:rsidRPr="00F94CB9" w:rsidRDefault="00716360">
      <w:pPr>
        <w:pStyle w:val="a3"/>
        <w:ind w:left="170" w:right="170"/>
        <w:jc w:val="both"/>
        <w:rPr>
          <w:lang w:val="fr-FR"/>
          <w:rPrChange w:id="5473" w:author="Peng Luqi" w:date="2019-10-13T14:50:00Z">
            <w:rPr>
              <w:sz w:val="20"/>
            </w:rPr>
          </w:rPrChange>
        </w:rPr>
        <w:pPrChange w:id="5474" w:author="Peng Luqi" w:date="2019-10-13T14:20:00Z">
          <w:pPr>
            <w:pStyle w:val="a3"/>
            <w:ind w:left="132"/>
          </w:pPr>
        </w:pPrChange>
      </w:pPr>
      <w:r w:rsidRPr="00F94CB9">
        <w:rPr>
          <w:noProof/>
          <w:lang w:val="fr-FR"/>
          <w:rPrChange w:id="5475" w:author="Peng Luqi" w:date="2019-10-13T14:50:00Z">
            <w:rPr>
              <w:noProof/>
              <w:sz w:val="20"/>
            </w:rPr>
          </w:rPrChange>
        </w:rPr>
        <w:drawing>
          <wp:inline distT="0" distB="0" distL="0" distR="0">
            <wp:extent cx="5499588" cy="238315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8" cstate="print"/>
                    <a:stretch>
                      <a:fillRect/>
                    </a:stretch>
                  </pic:blipFill>
                  <pic:spPr>
                    <a:xfrm>
                      <a:off x="0" y="0"/>
                      <a:ext cx="5499588" cy="2383154"/>
                    </a:xfrm>
                    <a:prstGeom prst="rect">
                      <a:avLst/>
                    </a:prstGeom>
                  </pic:spPr>
                </pic:pic>
              </a:graphicData>
            </a:graphic>
          </wp:inline>
        </w:drawing>
      </w:r>
    </w:p>
    <w:p w:rsidR="002B38DF" w:rsidRPr="00F94CB9" w:rsidRDefault="002B38DF">
      <w:pPr>
        <w:pStyle w:val="a3"/>
        <w:ind w:left="170" w:right="170"/>
        <w:jc w:val="both"/>
        <w:rPr>
          <w:lang w:val="fr-FR"/>
          <w:rPrChange w:id="5476" w:author="Peng Luqi" w:date="2019-10-13T14:50:00Z">
            <w:rPr>
              <w:sz w:val="11"/>
            </w:rPr>
          </w:rPrChange>
        </w:rPr>
        <w:pPrChange w:id="5477" w:author="Peng Luqi" w:date="2019-10-13T14:20:00Z">
          <w:pPr>
            <w:pStyle w:val="a3"/>
            <w:spacing w:before="1"/>
          </w:pPr>
        </w:pPrChange>
      </w:pPr>
    </w:p>
    <w:p w:rsidR="002B38DF" w:rsidRPr="00F94CB9" w:rsidRDefault="00716360">
      <w:pPr>
        <w:ind w:left="170" w:right="170"/>
        <w:jc w:val="both"/>
        <w:rPr>
          <w:sz w:val="28"/>
          <w:szCs w:val="28"/>
          <w:lang w:val="fr-FR"/>
          <w:rPrChange w:id="5478" w:author="Peng Luqi" w:date="2019-10-13T14:50:00Z">
            <w:rPr>
              <w:lang w:val="fr-FR"/>
            </w:rPr>
          </w:rPrChange>
        </w:rPr>
        <w:pPrChange w:id="5479" w:author="Peng Luqi" w:date="2019-10-13T14:20:00Z">
          <w:pPr>
            <w:spacing w:before="91"/>
            <w:ind w:left="130" w:right="179"/>
            <w:jc w:val="both"/>
          </w:pPr>
        </w:pPrChange>
      </w:pPr>
      <w:r w:rsidRPr="00F94CB9">
        <w:rPr>
          <w:sz w:val="28"/>
          <w:szCs w:val="28"/>
          <w:lang w:val="fr-FR"/>
          <w:rPrChange w:id="5480" w:author="Peng Luqi" w:date="2019-10-13T14:50:00Z">
            <w:rPr>
              <w:lang w:val="fr-FR"/>
            </w:rPr>
          </w:rPrChange>
        </w:rPr>
        <w:t>On peut discerner quelques informations dans le graphique ci-dessus : premièrement, l</w:t>
      </w:r>
      <w:del w:id="5481" w:author="Peng Luqi" w:date="2019-10-13T14:43:00Z">
        <w:r w:rsidRPr="00F94CB9" w:rsidDel="00EF666F">
          <w:rPr>
            <w:sz w:val="28"/>
            <w:szCs w:val="28"/>
            <w:lang w:val="fr-FR"/>
            <w:rPrChange w:id="5482" w:author="Peng Luqi" w:date="2019-10-13T14:50:00Z">
              <w:rPr>
                <w:lang w:val="fr-FR"/>
              </w:rPr>
            </w:rPrChange>
          </w:rPr>
          <w:delText>’</w:delText>
        </w:r>
      </w:del>
      <w:ins w:id="5483" w:author="Peng Luqi" w:date="2019-10-13T14:43:00Z">
        <w:r w:rsidR="00EF666F" w:rsidRPr="00F94CB9">
          <w:rPr>
            <w:sz w:val="28"/>
            <w:szCs w:val="28"/>
            <w:lang w:val="fr-FR"/>
            <w:rPrChange w:id="5484" w:author="Peng Luqi" w:date="2019-10-13T14:50:00Z">
              <w:rPr>
                <w:lang w:val="fr-FR"/>
              </w:rPr>
            </w:rPrChange>
          </w:rPr>
          <w:t>’</w:t>
        </w:r>
      </w:ins>
      <w:r w:rsidRPr="00F94CB9">
        <w:rPr>
          <w:sz w:val="28"/>
          <w:szCs w:val="28"/>
          <w:lang w:val="fr-FR"/>
          <w:rPrChange w:id="5485" w:author="Peng Luqi" w:date="2019-10-13T14:50:00Z">
            <w:rPr>
              <w:lang w:val="fr-FR"/>
            </w:rPr>
          </w:rPrChange>
        </w:rPr>
        <w:t>afflux de capitaux entre les fonds actifs et passifs dans le monde entier au cours de ces dernières années. Deuxièmement, pourquoi les capitaux affectionnent-ils de plus en plus les fonds passifs à la défaveur des fonds actifs ? Parce que le capital reconnaît clairement de plus en plus le pouvoir de la passivité.</w:t>
      </w:r>
    </w:p>
    <w:p w:rsidR="002B38DF" w:rsidRPr="00F94CB9" w:rsidRDefault="002B38DF">
      <w:pPr>
        <w:pStyle w:val="a3"/>
        <w:ind w:left="170" w:right="170"/>
        <w:jc w:val="both"/>
        <w:rPr>
          <w:lang w:val="fr-FR"/>
          <w:rPrChange w:id="5486" w:author="Peng Luqi" w:date="2019-10-13T14:50:00Z">
            <w:rPr>
              <w:sz w:val="21"/>
              <w:lang w:val="fr-FR"/>
            </w:rPr>
          </w:rPrChange>
        </w:rPr>
        <w:pPrChange w:id="5487" w:author="Peng Luqi" w:date="2019-10-13T14:20:00Z">
          <w:pPr>
            <w:pStyle w:val="a3"/>
          </w:pPr>
        </w:pPrChange>
      </w:pPr>
    </w:p>
    <w:p w:rsidR="002B38DF" w:rsidRPr="00F94CB9" w:rsidRDefault="00716360">
      <w:pPr>
        <w:ind w:left="170" w:right="170"/>
        <w:jc w:val="both"/>
        <w:rPr>
          <w:sz w:val="28"/>
          <w:szCs w:val="28"/>
          <w:lang w:val="fr-FR"/>
          <w:rPrChange w:id="5488" w:author="Peng Luqi" w:date="2019-10-13T14:50:00Z">
            <w:rPr>
              <w:lang w:val="fr-FR"/>
            </w:rPr>
          </w:rPrChange>
        </w:rPr>
        <w:pPrChange w:id="5489" w:author="Peng Luqi" w:date="2019-10-13T14:20:00Z">
          <w:pPr>
            <w:ind w:left="130" w:right="182"/>
            <w:jc w:val="both"/>
          </w:pPr>
        </w:pPrChange>
      </w:pPr>
      <w:r w:rsidRPr="00F94CB9">
        <w:rPr>
          <w:sz w:val="28"/>
          <w:szCs w:val="28"/>
          <w:lang w:val="fr-FR"/>
          <w:rPrChange w:id="5490" w:author="Peng Luqi" w:date="2019-10-13T14:50:00Z">
            <w:rPr>
              <w:lang w:val="fr-FR"/>
            </w:rPr>
          </w:rPrChange>
        </w:rPr>
        <w:t>Les fonds actifs ont besoin d</w:t>
      </w:r>
      <w:del w:id="5491" w:author="Peng Luqi" w:date="2019-10-13T14:43:00Z">
        <w:r w:rsidRPr="00F94CB9" w:rsidDel="00EF666F">
          <w:rPr>
            <w:sz w:val="28"/>
            <w:szCs w:val="28"/>
            <w:lang w:val="fr-FR"/>
            <w:rPrChange w:id="5492" w:author="Peng Luqi" w:date="2019-10-13T14:50:00Z">
              <w:rPr>
                <w:lang w:val="fr-FR"/>
              </w:rPr>
            </w:rPrChange>
          </w:rPr>
          <w:delText>’</w:delText>
        </w:r>
      </w:del>
      <w:ins w:id="5493" w:author="Peng Luqi" w:date="2019-10-13T14:43:00Z">
        <w:r w:rsidR="00EF666F" w:rsidRPr="00F94CB9">
          <w:rPr>
            <w:sz w:val="28"/>
            <w:szCs w:val="28"/>
            <w:lang w:val="fr-FR"/>
            <w:rPrChange w:id="5494" w:author="Peng Luqi" w:date="2019-10-13T14:50:00Z">
              <w:rPr>
                <w:lang w:val="fr-FR"/>
              </w:rPr>
            </w:rPrChange>
          </w:rPr>
          <w:t>’</w:t>
        </w:r>
      </w:ins>
      <w:r w:rsidRPr="00F94CB9">
        <w:rPr>
          <w:sz w:val="28"/>
          <w:szCs w:val="28"/>
          <w:lang w:val="fr-FR"/>
          <w:rPrChange w:id="5495" w:author="Peng Luqi" w:date="2019-10-13T14:50:00Z">
            <w:rPr>
              <w:lang w:val="fr-FR"/>
            </w:rPr>
          </w:rPrChange>
        </w:rPr>
        <w:t>un gestionnaire minutieux, qui analyse le marché, et choisit une combinaison d</w:t>
      </w:r>
      <w:del w:id="5496" w:author="Peng Luqi" w:date="2019-10-13T14:43:00Z">
        <w:r w:rsidRPr="00F94CB9" w:rsidDel="00EF666F">
          <w:rPr>
            <w:sz w:val="28"/>
            <w:szCs w:val="28"/>
            <w:lang w:val="fr-FR"/>
            <w:rPrChange w:id="5497" w:author="Peng Luqi" w:date="2019-10-13T14:50:00Z">
              <w:rPr>
                <w:lang w:val="fr-FR"/>
              </w:rPr>
            </w:rPrChange>
          </w:rPr>
          <w:delText>’</w:delText>
        </w:r>
      </w:del>
      <w:ins w:id="5498" w:author="Peng Luqi" w:date="2019-10-13T14:43:00Z">
        <w:r w:rsidR="00EF666F" w:rsidRPr="00F94CB9">
          <w:rPr>
            <w:sz w:val="28"/>
            <w:szCs w:val="28"/>
            <w:lang w:val="fr-FR"/>
            <w:rPrChange w:id="5499" w:author="Peng Luqi" w:date="2019-10-13T14:50:00Z">
              <w:rPr>
                <w:lang w:val="fr-FR"/>
              </w:rPr>
            </w:rPrChange>
          </w:rPr>
          <w:t>’</w:t>
        </w:r>
      </w:ins>
      <w:r w:rsidRPr="00F94CB9">
        <w:rPr>
          <w:sz w:val="28"/>
          <w:szCs w:val="28"/>
          <w:lang w:val="fr-FR"/>
          <w:rPrChange w:id="5500" w:author="Peng Luqi" w:date="2019-10-13T14:50:00Z">
            <w:rPr>
              <w:lang w:val="fr-FR"/>
            </w:rPr>
          </w:rPrChange>
        </w:rPr>
        <w:t xml:space="preserve">investissement qui peut surperformer le marché. Sur la base des attentes de ces gestionnaires, les investisseurs doivent payer des frais de gestion et </w:t>
      </w:r>
      <w:del w:id="5501" w:author="Peng Luqi" w:date="2019-10-13T14:54:00Z">
        <w:r w:rsidRPr="00F94CB9" w:rsidDel="00FA3B19">
          <w:rPr>
            <w:sz w:val="28"/>
            <w:szCs w:val="28"/>
            <w:lang w:val="fr-FR"/>
            <w:rPrChange w:id="5502" w:author="Peng Luqi" w:date="2019-10-13T14:50:00Z">
              <w:rPr>
                <w:lang w:val="fr-FR"/>
              </w:rPr>
            </w:rPrChange>
          </w:rPr>
          <w:delText>une quote-part onéreux</w:delText>
        </w:r>
      </w:del>
      <w:ins w:id="5503" w:author="Peng Luqi" w:date="2019-10-13T14:54:00Z">
        <w:r w:rsidR="00FA3B19" w:rsidRPr="00F94CB9">
          <w:rPr>
            <w:sz w:val="28"/>
            <w:szCs w:val="28"/>
            <w:lang w:val="fr-FR"/>
          </w:rPr>
          <w:t>une quote-part onéreuse</w:t>
        </w:r>
      </w:ins>
      <w:r w:rsidRPr="00F94CB9">
        <w:rPr>
          <w:sz w:val="28"/>
          <w:szCs w:val="28"/>
          <w:lang w:val="fr-FR"/>
          <w:rPrChange w:id="5504" w:author="Peng Luqi" w:date="2019-10-13T14:50:00Z">
            <w:rPr>
              <w:lang w:val="fr-FR"/>
            </w:rPr>
          </w:rPrChange>
        </w:rPr>
        <w:t>, ainsi que les frais de transaction liés aux échanges fréquents. En revanche, les fonds passifs n</w:t>
      </w:r>
      <w:del w:id="5505" w:author="Peng Luqi" w:date="2019-10-13T14:43:00Z">
        <w:r w:rsidRPr="00F94CB9" w:rsidDel="00EF666F">
          <w:rPr>
            <w:sz w:val="28"/>
            <w:szCs w:val="28"/>
            <w:lang w:val="fr-FR"/>
            <w:rPrChange w:id="5506" w:author="Peng Luqi" w:date="2019-10-13T14:50:00Z">
              <w:rPr>
                <w:lang w:val="fr-FR"/>
              </w:rPr>
            </w:rPrChange>
          </w:rPr>
          <w:delText>’</w:delText>
        </w:r>
      </w:del>
      <w:ins w:id="5507" w:author="Peng Luqi" w:date="2019-10-13T14:43:00Z">
        <w:r w:rsidR="00EF666F" w:rsidRPr="00F94CB9">
          <w:rPr>
            <w:sz w:val="28"/>
            <w:szCs w:val="28"/>
            <w:lang w:val="fr-FR"/>
            <w:rPrChange w:id="5508" w:author="Peng Luqi" w:date="2019-10-13T14:50:00Z">
              <w:rPr>
                <w:lang w:val="fr-FR"/>
              </w:rPr>
            </w:rPrChange>
          </w:rPr>
          <w:t>’</w:t>
        </w:r>
      </w:ins>
      <w:r w:rsidRPr="00F94CB9">
        <w:rPr>
          <w:sz w:val="28"/>
          <w:szCs w:val="28"/>
          <w:lang w:val="fr-FR"/>
          <w:rPrChange w:id="5509" w:author="Peng Luqi" w:date="2019-10-13T14:50:00Z">
            <w:rPr>
              <w:lang w:val="fr-FR"/>
            </w:rPr>
          </w:rPrChange>
        </w:rPr>
        <w:t>ont aucune compétence analytique et n</w:t>
      </w:r>
      <w:del w:id="5510" w:author="Peng Luqi" w:date="2019-10-13T14:43:00Z">
        <w:r w:rsidRPr="00F94CB9" w:rsidDel="00EF666F">
          <w:rPr>
            <w:sz w:val="28"/>
            <w:szCs w:val="28"/>
            <w:lang w:val="fr-FR"/>
            <w:rPrChange w:id="5511" w:author="Peng Luqi" w:date="2019-10-13T14:50:00Z">
              <w:rPr>
                <w:lang w:val="fr-FR"/>
              </w:rPr>
            </w:rPrChange>
          </w:rPr>
          <w:delText>’</w:delText>
        </w:r>
      </w:del>
      <w:ins w:id="5512" w:author="Peng Luqi" w:date="2019-10-13T14:43:00Z">
        <w:r w:rsidR="00EF666F" w:rsidRPr="00F94CB9">
          <w:rPr>
            <w:sz w:val="28"/>
            <w:szCs w:val="28"/>
            <w:lang w:val="fr-FR"/>
            <w:rPrChange w:id="5513" w:author="Peng Luqi" w:date="2019-10-13T14:50:00Z">
              <w:rPr>
                <w:lang w:val="fr-FR"/>
              </w:rPr>
            </w:rPrChange>
          </w:rPr>
          <w:t>’</w:t>
        </w:r>
      </w:ins>
      <w:r w:rsidRPr="00F94CB9">
        <w:rPr>
          <w:sz w:val="28"/>
          <w:szCs w:val="28"/>
          <w:lang w:val="fr-FR"/>
          <w:rPrChange w:id="5514" w:author="Peng Luqi" w:date="2019-10-13T14:50:00Z">
            <w:rPr>
              <w:lang w:val="fr-FR"/>
            </w:rPr>
          </w:rPrChange>
        </w:rPr>
        <w:t>opèrent pas de manière active, mais suivent passivement un indice représentatif (tel que l</w:t>
      </w:r>
      <w:del w:id="5515" w:author="Peng Luqi" w:date="2019-10-13T14:43:00Z">
        <w:r w:rsidRPr="00F94CB9" w:rsidDel="00EF666F">
          <w:rPr>
            <w:sz w:val="28"/>
            <w:szCs w:val="28"/>
            <w:lang w:val="fr-FR"/>
            <w:rPrChange w:id="5516" w:author="Peng Luqi" w:date="2019-10-13T14:50:00Z">
              <w:rPr>
                <w:lang w:val="fr-FR"/>
              </w:rPr>
            </w:rPrChange>
          </w:rPr>
          <w:delText>’</w:delText>
        </w:r>
      </w:del>
      <w:ins w:id="5517" w:author="Peng Luqi" w:date="2019-10-13T14:43:00Z">
        <w:r w:rsidR="00EF666F" w:rsidRPr="00F94CB9">
          <w:rPr>
            <w:sz w:val="28"/>
            <w:szCs w:val="28"/>
            <w:lang w:val="fr-FR"/>
            <w:rPrChange w:id="5518" w:author="Peng Luqi" w:date="2019-10-13T14:50:00Z">
              <w:rPr>
                <w:lang w:val="fr-FR"/>
              </w:rPr>
            </w:rPrChange>
          </w:rPr>
          <w:t>’</w:t>
        </w:r>
      </w:ins>
      <w:r w:rsidRPr="00F94CB9">
        <w:rPr>
          <w:sz w:val="28"/>
          <w:szCs w:val="28"/>
          <w:lang w:val="fr-FR"/>
          <w:rPrChange w:id="5519" w:author="Peng Luqi" w:date="2019-10-13T14:50:00Z">
            <w:rPr>
              <w:lang w:val="fr-FR"/>
            </w:rPr>
          </w:rPrChange>
        </w:rPr>
        <w:t>indice S&amp;P 500).</w:t>
      </w:r>
    </w:p>
    <w:p w:rsidR="002B38DF" w:rsidRPr="00F94CB9" w:rsidRDefault="002B38DF">
      <w:pPr>
        <w:pStyle w:val="a3"/>
        <w:ind w:left="170" w:right="170"/>
        <w:jc w:val="both"/>
        <w:rPr>
          <w:lang w:val="fr-FR"/>
          <w:rPrChange w:id="5520" w:author="Peng Luqi" w:date="2019-10-13T14:50:00Z">
            <w:rPr>
              <w:sz w:val="20"/>
              <w:lang w:val="fr-FR"/>
            </w:rPr>
          </w:rPrChange>
        </w:rPr>
        <w:pPrChange w:id="5521" w:author="Peng Luqi" w:date="2019-10-13T14:20:00Z">
          <w:pPr>
            <w:pStyle w:val="a3"/>
            <w:spacing w:before="9"/>
          </w:pPr>
        </w:pPrChange>
      </w:pPr>
    </w:p>
    <w:p w:rsidR="002B38DF" w:rsidRPr="00F94CB9" w:rsidRDefault="00716360">
      <w:pPr>
        <w:ind w:left="170" w:right="170"/>
        <w:jc w:val="both"/>
        <w:rPr>
          <w:sz w:val="28"/>
          <w:szCs w:val="28"/>
          <w:lang w:val="fr-FR"/>
          <w:rPrChange w:id="5522" w:author="Peng Luqi" w:date="2019-10-13T14:50:00Z">
            <w:rPr>
              <w:lang w:val="fr-FR"/>
            </w:rPr>
          </w:rPrChange>
        </w:rPr>
        <w:pPrChange w:id="5523" w:author="Peng Luqi" w:date="2019-10-13T14:20:00Z">
          <w:pPr>
            <w:ind w:left="130" w:right="182"/>
            <w:jc w:val="both"/>
          </w:pPr>
        </w:pPrChange>
      </w:pPr>
      <w:r w:rsidRPr="00F94CB9">
        <w:rPr>
          <w:sz w:val="28"/>
          <w:szCs w:val="28"/>
          <w:lang w:val="fr-FR"/>
          <w:rPrChange w:id="5524" w:author="Peng Luqi" w:date="2019-10-13T14:50:00Z">
            <w:rPr>
              <w:lang w:val="fr-FR"/>
            </w:rPr>
          </w:rPrChange>
        </w:rPr>
        <w:t>Au cours de ces dernières années, il n</w:t>
      </w:r>
      <w:del w:id="5525" w:author="Peng Luqi" w:date="2019-10-13T14:43:00Z">
        <w:r w:rsidRPr="00F94CB9" w:rsidDel="00EF666F">
          <w:rPr>
            <w:sz w:val="28"/>
            <w:szCs w:val="28"/>
            <w:lang w:val="fr-FR"/>
            <w:rPrChange w:id="5526" w:author="Peng Luqi" w:date="2019-10-13T14:50:00Z">
              <w:rPr>
                <w:lang w:val="fr-FR"/>
              </w:rPr>
            </w:rPrChange>
          </w:rPr>
          <w:delText>’</w:delText>
        </w:r>
      </w:del>
      <w:ins w:id="5527" w:author="Peng Luqi" w:date="2019-10-13T14:43:00Z">
        <w:r w:rsidR="00EF666F" w:rsidRPr="00F94CB9">
          <w:rPr>
            <w:sz w:val="28"/>
            <w:szCs w:val="28"/>
            <w:lang w:val="fr-FR"/>
            <w:rPrChange w:id="5528" w:author="Peng Luqi" w:date="2019-10-13T14:50:00Z">
              <w:rPr>
                <w:lang w:val="fr-FR"/>
              </w:rPr>
            </w:rPrChange>
          </w:rPr>
          <w:t>’</w:t>
        </w:r>
      </w:ins>
      <w:r w:rsidRPr="00F94CB9">
        <w:rPr>
          <w:sz w:val="28"/>
          <w:szCs w:val="28"/>
          <w:lang w:val="fr-FR"/>
          <w:rPrChange w:id="5529" w:author="Peng Luqi" w:date="2019-10-13T14:50:00Z">
            <w:rPr>
              <w:lang w:val="fr-FR"/>
            </w:rPr>
          </w:rPrChange>
        </w:rPr>
        <w:t>a pas été rare de questionner des gestionnaires de fonds. Quelqu</w:t>
      </w:r>
      <w:del w:id="5530" w:author="Peng Luqi" w:date="2019-10-13T14:43:00Z">
        <w:r w:rsidRPr="00F94CB9" w:rsidDel="00EF666F">
          <w:rPr>
            <w:sz w:val="28"/>
            <w:szCs w:val="28"/>
            <w:lang w:val="fr-FR"/>
            <w:rPrChange w:id="5531" w:author="Peng Luqi" w:date="2019-10-13T14:50:00Z">
              <w:rPr>
                <w:lang w:val="fr-FR"/>
              </w:rPr>
            </w:rPrChange>
          </w:rPr>
          <w:delText>’</w:delText>
        </w:r>
      </w:del>
      <w:ins w:id="5532" w:author="Peng Luqi" w:date="2019-10-13T14:43:00Z">
        <w:r w:rsidR="00EF666F" w:rsidRPr="00F94CB9">
          <w:rPr>
            <w:sz w:val="28"/>
            <w:szCs w:val="28"/>
            <w:lang w:val="fr-FR"/>
            <w:rPrChange w:id="5533" w:author="Peng Luqi" w:date="2019-10-13T14:50:00Z">
              <w:rPr>
                <w:lang w:val="fr-FR"/>
              </w:rPr>
            </w:rPrChange>
          </w:rPr>
          <w:t>’</w:t>
        </w:r>
      </w:ins>
      <w:r w:rsidRPr="00F94CB9">
        <w:rPr>
          <w:sz w:val="28"/>
          <w:szCs w:val="28"/>
          <w:lang w:val="fr-FR"/>
          <w:rPrChange w:id="5534" w:author="Peng Luqi" w:date="2019-10-13T14:50:00Z">
            <w:rPr>
              <w:lang w:val="fr-FR"/>
            </w:rPr>
          </w:rPrChange>
        </w:rPr>
        <w:t>un</w:t>
      </w:r>
      <w:r w:rsidRPr="00F94CB9">
        <w:rPr>
          <w:spacing w:val="-7"/>
          <w:sz w:val="28"/>
          <w:szCs w:val="28"/>
          <w:lang w:val="fr-FR"/>
          <w:rPrChange w:id="5535" w:author="Peng Luqi" w:date="2019-10-13T14:50:00Z">
            <w:rPr>
              <w:spacing w:val="-7"/>
              <w:lang w:val="fr-FR"/>
            </w:rPr>
          </w:rPrChange>
        </w:rPr>
        <w:t xml:space="preserve"> </w:t>
      </w:r>
      <w:r w:rsidRPr="00F94CB9">
        <w:rPr>
          <w:sz w:val="28"/>
          <w:szCs w:val="28"/>
          <w:lang w:val="fr-FR"/>
          <w:rPrChange w:id="5536" w:author="Peng Luqi" w:date="2019-10-13T14:50:00Z">
            <w:rPr>
              <w:lang w:val="fr-FR"/>
            </w:rPr>
          </w:rPrChange>
        </w:rPr>
        <w:t>aurait</w:t>
      </w:r>
      <w:r w:rsidRPr="00F94CB9">
        <w:rPr>
          <w:spacing w:val="-6"/>
          <w:sz w:val="28"/>
          <w:szCs w:val="28"/>
          <w:lang w:val="fr-FR"/>
          <w:rPrChange w:id="5537" w:author="Peng Luqi" w:date="2019-10-13T14:50:00Z">
            <w:rPr>
              <w:spacing w:val="-6"/>
              <w:lang w:val="fr-FR"/>
            </w:rPr>
          </w:rPrChange>
        </w:rPr>
        <w:t xml:space="preserve"> </w:t>
      </w:r>
      <w:r w:rsidRPr="00F94CB9">
        <w:rPr>
          <w:sz w:val="28"/>
          <w:szCs w:val="28"/>
          <w:lang w:val="fr-FR"/>
          <w:rPrChange w:id="5538" w:author="Peng Luqi" w:date="2019-10-13T14:50:00Z">
            <w:rPr>
              <w:lang w:val="fr-FR"/>
            </w:rPr>
          </w:rPrChange>
        </w:rPr>
        <w:t>même</w:t>
      </w:r>
      <w:r w:rsidRPr="00F94CB9">
        <w:rPr>
          <w:spacing w:val="-6"/>
          <w:sz w:val="28"/>
          <w:szCs w:val="28"/>
          <w:lang w:val="fr-FR"/>
          <w:rPrChange w:id="5539" w:author="Peng Luqi" w:date="2019-10-13T14:50:00Z">
            <w:rPr>
              <w:spacing w:val="-6"/>
              <w:lang w:val="fr-FR"/>
            </w:rPr>
          </w:rPrChange>
        </w:rPr>
        <w:t xml:space="preserve"> </w:t>
      </w:r>
      <w:r w:rsidRPr="00F94CB9">
        <w:rPr>
          <w:sz w:val="28"/>
          <w:szCs w:val="28"/>
          <w:lang w:val="fr-FR"/>
          <w:rPrChange w:id="5540" w:author="Peng Luqi" w:date="2019-10-13T14:50:00Z">
            <w:rPr>
              <w:lang w:val="fr-FR"/>
            </w:rPr>
          </w:rPrChange>
        </w:rPr>
        <w:t>dit</w:t>
      </w:r>
      <w:r w:rsidRPr="00F94CB9">
        <w:rPr>
          <w:spacing w:val="-6"/>
          <w:sz w:val="28"/>
          <w:szCs w:val="28"/>
          <w:lang w:val="fr-FR"/>
          <w:rPrChange w:id="5541" w:author="Peng Luqi" w:date="2019-10-13T14:50:00Z">
            <w:rPr>
              <w:spacing w:val="-6"/>
              <w:lang w:val="fr-FR"/>
            </w:rPr>
          </w:rPrChange>
        </w:rPr>
        <w:t xml:space="preserve"> </w:t>
      </w:r>
      <w:r w:rsidRPr="00F94CB9">
        <w:rPr>
          <w:sz w:val="28"/>
          <w:szCs w:val="28"/>
          <w:lang w:val="fr-FR"/>
          <w:rPrChange w:id="5542" w:author="Peng Luqi" w:date="2019-10-13T14:50:00Z">
            <w:rPr>
              <w:lang w:val="fr-FR"/>
            </w:rPr>
          </w:rPrChange>
        </w:rPr>
        <w:t>en</w:t>
      </w:r>
      <w:r w:rsidRPr="00F94CB9">
        <w:rPr>
          <w:spacing w:val="-6"/>
          <w:sz w:val="28"/>
          <w:szCs w:val="28"/>
          <w:lang w:val="fr-FR"/>
          <w:rPrChange w:id="5543" w:author="Peng Luqi" w:date="2019-10-13T14:50:00Z">
            <w:rPr>
              <w:spacing w:val="-6"/>
              <w:lang w:val="fr-FR"/>
            </w:rPr>
          </w:rPrChange>
        </w:rPr>
        <w:t xml:space="preserve"> </w:t>
      </w:r>
      <w:r w:rsidRPr="00F94CB9">
        <w:rPr>
          <w:sz w:val="28"/>
          <w:szCs w:val="28"/>
          <w:lang w:val="fr-FR"/>
          <w:rPrChange w:id="5544" w:author="Peng Luqi" w:date="2019-10-13T14:50:00Z">
            <w:rPr>
              <w:lang w:val="fr-FR"/>
            </w:rPr>
          </w:rPrChange>
        </w:rPr>
        <w:t>plaisantant</w:t>
      </w:r>
      <w:r w:rsidRPr="00F94CB9">
        <w:rPr>
          <w:spacing w:val="-6"/>
          <w:sz w:val="28"/>
          <w:szCs w:val="28"/>
          <w:lang w:val="fr-FR"/>
          <w:rPrChange w:id="5545" w:author="Peng Luqi" w:date="2019-10-13T14:50:00Z">
            <w:rPr>
              <w:spacing w:val="-6"/>
              <w:lang w:val="fr-FR"/>
            </w:rPr>
          </w:rPrChange>
        </w:rPr>
        <w:t xml:space="preserve"> </w:t>
      </w:r>
      <w:r w:rsidRPr="00F94CB9">
        <w:rPr>
          <w:sz w:val="28"/>
          <w:szCs w:val="28"/>
          <w:lang w:val="fr-FR"/>
          <w:rPrChange w:id="5546" w:author="Peng Luqi" w:date="2019-10-13T14:50:00Z">
            <w:rPr>
              <w:lang w:val="fr-FR"/>
            </w:rPr>
          </w:rPrChange>
        </w:rPr>
        <w:t>que</w:t>
      </w:r>
      <w:r w:rsidRPr="00F94CB9">
        <w:rPr>
          <w:spacing w:val="-6"/>
          <w:sz w:val="28"/>
          <w:szCs w:val="28"/>
          <w:lang w:val="fr-FR"/>
          <w:rPrChange w:id="5547" w:author="Peng Luqi" w:date="2019-10-13T14:50:00Z">
            <w:rPr>
              <w:spacing w:val="-6"/>
              <w:lang w:val="fr-FR"/>
            </w:rPr>
          </w:rPrChange>
        </w:rPr>
        <w:t xml:space="preserve"> </w:t>
      </w:r>
      <w:r w:rsidRPr="00F94CB9">
        <w:rPr>
          <w:sz w:val="28"/>
          <w:szCs w:val="28"/>
          <w:lang w:val="fr-FR"/>
          <w:rPrChange w:id="5548" w:author="Peng Luqi" w:date="2019-10-13T14:50:00Z">
            <w:rPr>
              <w:lang w:val="fr-FR"/>
            </w:rPr>
          </w:rPrChange>
        </w:rPr>
        <w:t>si</w:t>
      </w:r>
      <w:r w:rsidRPr="00F94CB9">
        <w:rPr>
          <w:spacing w:val="-6"/>
          <w:sz w:val="28"/>
          <w:szCs w:val="28"/>
          <w:lang w:val="fr-FR"/>
          <w:rPrChange w:id="5549" w:author="Peng Luqi" w:date="2019-10-13T14:50:00Z">
            <w:rPr>
              <w:spacing w:val="-6"/>
              <w:lang w:val="fr-FR"/>
            </w:rPr>
          </w:rPrChange>
        </w:rPr>
        <w:t xml:space="preserve"> </w:t>
      </w:r>
      <w:r w:rsidRPr="00F94CB9">
        <w:rPr>
          <w:sz w:val="28"/>
          <w:szCs w:val="28"/>
          <w:lang w:val="fr-FR"/>
          <w:rPrChange w:id="5550" w:author="Peng Luqi" w:date="2019-10-13T14:50:00Z">
            <w:rPr>
              <w:lang w:val="fr-FR"/>
            </w:rPr>
          </w:rPrChange>
        </w:rPr>
        <w:t>vous</w:t>
      </w:r>
      <w:r w:rsidRPr="00F94CB9">
        <w:rPr>
          <w:spacing w:val="-6"/>
          <w:sz w:val="28"/>
          <w:szCs w:val="28"/>
          <w:lang w:val="fr-FR"/>
          <w:rPrChange w:id="5551" w:author="Peng Luqi" w:date="2019-10-13T14:50:00Z">
            <w:rPr>
              <w:spacing w:val="-6"/>
              <w:lang w:val="fr-FR"/>
            </w:rPr>
          </w:rPrChange>
        </w:rPr>
        <w:t xml:space="preserve"> </w:t>
      </w:r>
      <w:r w:rsidRPr="00F94CB9">
        <w:rPr>
          <w:sz w:val="28"/>
          <w:szCs w:val="28"/>
          <w:lang w:val="fr-FR"/>
          <w:rPrChange w:id="5552" w:author="Peng Luqi" w:date="2019-10-13T14:50:00Z">
            <w:rPr>
              <w:lang w:val="fr-FR"/>
            </w:rPr>
          </w:rPrChange>
        </w:rPr>
        <w:t>jetiez</w:t>
      </w:r>
      <w:r w:rsidRPr="00F94CB9">
        <w:rPr>
          <w:spacing w:val="-7"/>
          <w:sz w:val="28"/>
          <w:szCs w:val="28"/>
          <w:lang w:val="fr-FR"/>
          <w:rPrChange w:id="5553" w:author="Peng Luqi" w:date="2019-10-13T14:50:00Z">
            <w:rPr>
              <w:spacing w:val="-7"/>
              <w:lang w:val="fr-FR"/>
            </w:rPr>
          </w:rPrChange>
        </w:rPr>
        <w:t xml:space="preserve"> </w:t>
      </w:r>
      <w:r w:rsidRPr="00F94CB9">
        <w:rPr>
          <w:sz w:val="28"/>
          <w:szCs w:val="28"/>
          <w:lang w:val="fr-FR"/>
          <w:rPrChange w:id="5554" w:author="Peng Luqi" w:date="2019-10-13T14:50:00Z">
            <w:rPr>
              <w:lang w:val="fr-FR"/>
            </w:rPr>
          </w:rPrChange>
        </w:rPr>
        <w:t>une</w:t>
      </w:r>
      <w:r w:rsidRPr="00F94CB9">
        <w:rPr>
          <w:spacing w:val="-6"/>
          <w:sz w:val="28"/>
          <w:szCs w:val="28"/>
          <w:lang w:val="fr-FR"/>
          <w:rPrChange w:id="5555" w:author="Peng Luqi" w:date="2019-10-13T14:50:00Z">
            <w:rPr>
              <w:spacing w:val="-6"/>
              <w:lang w:val="fr-FR"/>
            </w:rPr>
          </w:rPrChange>
        </w:rPr>
        <w:t xml:space="preserve"> </w:t>
      </w:r>
      <w:r w:rsidRPr="00F94CB9">
        <w:rPr>
          <w:sz w:val="28"/>
          <w:szCs w:val="28"/>
          <w:lang w:val="fr-FR"/>
          <w:rPrChange w:id="5556" w:author="Peng Luqi" w:date="2019-10-13T14:50:00Z">
            <w:rPr>
              <w:lang w:val="fr-FR"/>
            </w:rPr>
          </w:rPrChange>
        </w:rPr>
        <w:t>pièce</w:t>
      </w:r>
      <w:r w:rsidRPr="00F94CB9">
        <w:rPr>
          <w:spacing w:val="-6"/>
          <w:sz w:val="28"/>
          <w:szCs w:val="28"/>
          <w:lang w:val="fr-FR"/>
          <w:rPrChange w:id="5557" w:author="Peng Luqi" w:date="2019-10-13T14:50:00Z">
            <w:rPr>
              <w:spacing w:val="-6"/>
              <w:lang w:val="fr-FR"/>
            </w:rPr>
          </w:rPrChange>
        </w:rPr>
        <w:t xml:space="preserve"> </w:t>
      </w:r>
      <w:r w:rsidRPr="00F94CB9">
        <w:rPr>
          <w:sz w:val="28"/>
          <w:szCs w:val="28"/>
          <w:lang w:val="fr-FR"/>
          <w:rPrChange w:id="5558" w:author="Peng Luqi" w:date="2019-10-13T14:50:00Z">
            <w:rPr>
              <w:lang w:val="fr-FR"/>
            </w:rPr>
          </w:rPrChange>
        </w:rPr>
        <w:t>de</w:t>
      </w:r>
      <w:r w:rsidRPr="00F94CB9">
        <w:rPr>
          <w:spacing w:val="-6"/>
          <w:sz w:val="28"/>
          <w:szCs w:val="28"/>
          <w:lang w:val="fr-FR"/>
          <w:rPrChange w:id="5559" w:author="Peng Luqi" w:date="2019-10-13T14:50:00Z">
            <w:rPr>
              <w:spacing w:val="-6"/>
              <w:lang w:val="fr-FR"/>
            </w:rPr>
          </w:rPrChange>
        </w:rPr>
        <w:t xml:space="preserve"> </w:t>
      </w:r>
      <w:r w:rsidRPr="00F94CB9">
        <w:rPr>
          <w:sz w:val="28"/>
          <w:szCs w:val="28"/>
          <w:lang w:val="fr-FR"/>
          <w:rPrChange w:id="5560" w:author="Peng Luqi" w:date="2019-10-13T14:50:00Z">
            <w:rPr>
              <w:lang w:val="fr-FR"/>
            </w:rPr>
          </w:rPrChange>
        </w:rPr>
        <w:t>valeur</w:t>
      </w:r>
      <w:r w:rsidRPr="00F94CB9">
        <w:rPr>
          <w:spacing w:val="-6"/>
          <w:sz w:val="28"/>
          <w:szCs w:val="28"/>
          <w:lang w:val="fr-FR"/>
          <w:rPrChange w:id="5561" w:author="Peng Luqi" w:date="2019-10-13T14:50:00Z">
            <w:rPr>
              <w:spacing w:val="-6"/>
              <w:lang w:val="fr-FR"/>
            </w:rPr>
          </w:rPrChange>
        </w:rPr>
        <w:t xml:space="preserve"> </w:t>
      </w:r>
      <w:r w:rsidRPr="00F94CB9">
        <w:rPr>
          <w:sz w:val="28"/>
          <w:szCs w:val="28"/>
          <w:lang w:val="fr-FR"/>
          <w:rPrChange w:id="5562" w:author="Peng Luqi" w:date="2019-10-13T14:50:00Z">
            <w:rPr>
              <w:lang w:val="fr-FR"/>
            </w:rPr>
          </w:rPrChange>
        </w:rPr>
        <w:t>dans</w:t>
      </w:r>
      <w:r w:rsidRPr="00F94CB9">
        <w:rPr>
          <w:spacing w:val="-6"/>
          <w:sz w:val="28"/>
          <w:szCs w:val="28"/>
          <w:lang w:val="fr-FR"/>
          <w:rPrChange w:id="5563" w:author="Peng Luqi" w:date="2019-10-13T14:50:00Z">
            <w:rPr>
              <w:spacing w:val="-6"/>
              <w:lang w:val="fr-FR"/>
            </w:rPr>
          </w:rPrChange>
        </w:rPr>
        <w:t xml:space="preserve"> </w:t>
      </w:r>
      <w:r w:rsidRPr="00F94CB9">
        <w:rPr>
          <w:sz w:val="28"/>
          <w:szCs w:val="28"/>
          <w:lang w:val="fr-FR"/>
          <w:rPrChange w:id="5564" w:author="Peng Luqi" w:date="2019-10-13T14:50:00Z">
            <w:rPr>
              <w:lang w:val="fr-FR"/>
            </w:rPr>
          </w:rPrChange>
        </w:rPr>
        <w:t>une</w:t>
      </w:r>
      <w:r w:rsidRPr="00F94CB9">
        <w:rPr>
          <w:spacing w:val="-6"/>
          <w:sz w:val="28"/>
          <w:szCs w:val="28"/>
          <w:lang w:val="fr-FR"/>
          <w:rPrChange w:id="5565" w:author="Peng Luqi" w:date="2019-10-13T14:50:00Z">
            <w:rPr>
              <w:spacing w:val="-6"/>
              <w:lang w:val="fr-FR"/>
            </w:rPr>
          </w:rPrChange>
        </w:rPr>
        <w:t xml:space="preserve"> </w:t>
      </w:r>
      <w:r w:rsidRPr="00F94CB9">
        <w:rPr>
          <w:sz w:val="28"/>
          <w:szCs w:val="28"/>
          <w:lang w:val="fr-FR"/>
          <w:rPrChange w:id="5566" w:author="Peng Luqi" w:date="2019-10-13T14:50:00Z">
            <w:rPr>
              <w:lang w:val="fr-FR"/>
            </w:rPr>
          </w:rPrChange>
        </w:rPr>
        <w:t>chambre</w:t>
      </w:r>
      <w:r w:rsidRPr="00F94CB9">
        <w:rPr>
          <w:spacing w:val="-6"/>
          <w:sz w:val="28"/>
          <w:szCs w:val="28"/>
          <w:lang w:val="fr-FR"/>
          <w:rPrChange w:id="5567" w:author="Peng Luqi" w:date="2019-10-13T14:50:00Z">
            <w:rPr>
              <w:spacing w:val="-6"/>
              <w:lang w:val="fr-FR"/>
            </w:rPr>
          </w:rPrChange>
        </w:rPr>
        <w:t xml:space="preserve"> </w:t>
      </w:r>
      <w:r w:rsidRPr="00F94CB9">
        <w:rPr>
          <w:sz w:val="28"/>
          <w:szCs w:val="28"/>
          <w:lang w:val="fr-FR"/>
          <w:rPrChange w:id="5568" w:author="Peng Luqi" w:date="2019-10-13T14:50:00Z">
            <w:rPr>
              <w:lang w:val="fr-FR"/>
            </w:rPr>
          </w:rPrChange>
        </w:rPr>
        <w:t>dans laquelle</w:t>
      </w:r>
      <w:r w:rsidRPr="00F94CB9">
        <w:rPr>
          <w:spacing w:val="-8"/>
          <w:sz w:val="28"/>
          <w:szCs w:val="28"/>
          <w:lang w:val="fr-FR"/>
          <w:rPrChange w:id="5569" w:author="Peng Luqi" w:date="2019-10-13T14:50:00Z">
            <w:rPr>
              <w:spacing w:val="-8"/>
              <w:lang w:val="fr-FR"/>
            </w:rPr>
          </w:rPrChange>
        </w:rPr>
        <w:t xml:space="preserve"> </w:t>
      </w:r>
      <w:r w:rsidRPr="00F94CB9">
        <w:rPr>
          <w:sz w:val="28"/>
          <w:szCs w:val="28"/>
          <w:lang w:val="fr-FR"/>
          <w:rPrChange w:id="5570" w:author="Peng Luqi" w:date="2019-10-13T14:50:00Z">
            <w:rPr>
              <w:lang w:val="fr-FR"/>
            </w:rPr>
          </w:rPrChange>
        </w:rPr>
        <w:t>se</w:t>
      </w:r>
      <w:r w:rsidRPr="00F94CB9">
        <w:rPr>
          <w:spacing w:val="-7"/>
          <w:sz w:val="28"/>
          <w:szCs w:val="28"/>
          <w:lang w:val="fr-FR"/>
          <w:rPrChange w:id="5571" w:author="Peng Luqi" w:date="2019-10-13T14:50:00Z">
            <w:rPr>
              <w:spacing w:val="-7"/>
              <w:lang w:val="fr-FR"/>
            </w:rPr>
          </w:rPrChange>
        </w:rPr>
        <w:t xml:space="preserve"> </w:t>
      </w:r>
      <w:r w:rsidRPr="00F94CB9">
        <w:rPr>
          <w:sz w:val="28"/>
          <w:szCs w:val="28"/>
          <w:lang w:val="fr-FR"/>
          <w:rPrChange w:id="5572" w:author="Peng Luqi" w:date="2019-10-13T14:50:00Z">
            <w:rPr>
              <w:lang w:val="fr-FR"/>
            </w:rPr>
          </w:rPrChange>
        </w:rPr>
        <w:t>trouvait</w:t>
      </w:r>
      <w:r w:rsidRPr="00F94CB9">
        <w:rPr>
          <w:spacing w:val="-6"/>
          <w:sz w:val="28"/>
          <w:szCs w:val="28"/>
          <w:lang w:val="fr-FR"/>
          <w:rPrChange w:id="5573" w:author="Peng Luqi" w:date="2019-10-13T14:50:00Z">
            <w:rPr>
              <w:spacing w:val="-6"/>
              <w:lang w:val="fr-FR"/>
            </w:rPr>
          </w:rPrChange>
        </w:rPr>
        <w:t xml:space="preserve"> </w:t>
      </w:r>
      <w:r w:rsidRPr="00F94CB9">
        <w:rPr>
          <w:sz w:val="28"/>
          <w:szCs w:val="28"/>
          <w:lang w:val="fr-FR"/>
          <w:rPrChange w:id="5574" w:author="Peng Luqi" w:date="2019-10-13T14:50:00Z">
            <w:rPr>
              <w:lang w:val="fr-FR"/>
            </w:rPr>
          </w:rPrChange>
        </w:rPr>
        <w:t>un</w:t>
      </w:r>
      <w:r w:rsidRPr="00F94CB9">
        <w:rPr>
          <w:spacing w:val="-7"/>
          <w:sz w:val="28"/>
          <w:szCs w:val="28"/>
          <w:lang w:val="fr-FR"/>
          <w:rPrChange w:id="5575" w:author="Peng Luqi" w:date="2019-10-13T14:50:00Z">
            <w:rPr>
              <w:spacing w:val="-7"/>
              <w:lang w:val="fr-FR"/>
            </w:rPr>
          </w:rPrChange>
        </w:rPr>
        <w:t xml:space="preserve"> </w:t>
      </w:r>
      <w:r w:rsidRPr="00F94CB9">
        <w:rPr>
          <w:sz w:val="28"/>
          <w:szCs w:val="28"/>
          <w:lang w:val="fr-FR"/>
          <w:rPrChange w:id="5576" w:author="Peng Luqi" w:date="2019-10-13T14:50:00Z">
            <w:rPr>
              <w:lang w:val="fr-FR"/>
            </w:rPr>
          </w:rPrChange>
        </w:rPr>
        <w:t>singe,</w:t>
      </w:r>
      <w:r w:rsidRPr="00F94CB9">
        <w:rPr>
          <w:spacing w:val="-6"/>
          <w:sz w:val="28"/>
          <w:szCs w:val="28"/>
          <w:lang w:val="fr-FR"/>
          <w:rPrChange w:id="5577" w:author="Peng Luqi" w:date="2019-10-13T14:50:00Z">
            <w:rPr>
              <w:spacing w:val="-6"/>
              <w:lang w:val="fr-FR"/>
            </w:rPr>
          </w:rPrChange>
        </w:rPr>
        <w:t xml:space="preserve"> </w:t>
      </w:r>
      <w:r w:rsidRPr="00F94CB9">
        <w:rPr>
          <w:sz w:val="28"/>
          <w:szCs w:val="28"/>
          <w:lang w:val="fr-FR"/>
          <w:rPrChange w:id="5578" w:author="Peng Luqi" w:date="2019-10-13T14:50:00Z">
            <w:rPr>
              <w:lang w:val="fr-FR"/>
            </w:rPr>
          </w:rPrChange>
        </w:rPr>
        <w:t>et</w:t>
      </w:r>
      <w:r w:rsidRPr="00F94CB9">
        <w:rPr>
          <w:spacing w:val="-6"/>
          <w:sz w:val="28"/>
          <w:szCs w:val="28"/>
          <w:lang w:val="fr-FR"/>
          <w:rPrChange w:id="5579" w:author="Peng Luqi" w:date="2019-10-13T14:50:00Z">
            <w:rPr>
              <w:spacing w:val="-6"/>
              <w:lang w:val="fr-FR"/>
            </w:rPr>
          </w:rPrChange>
        </w:rPr>
        <w:t xml:space="preserve"> </w:t>
      </w:r>
      <w:r w:rsidRPr="00F94CB9">
        <w:rPr>
          <w:sz w:val="28"/>
          <w:szCs w:val="28"/>
          <w:lang w:val="fr-FR"/>
          <w:rPrChange w:id="5580" w:author="Peng Luqi" w:date="2019-10-13T14:50:00Z">
            <w:rPr>
              <w:lang w:val="fr-FR"/>
            </w:rPr>
          </w:rPrChange>
        </w:rPr>
        <w:t>que</w:t>
      </w:r>
      <w:r w:rsidRPr="00F94CB9">
        <w:rPr>
          <w:spacing w:val="-8"/>
          <w:sz w:val="28"/>
          <w:szCs w:val="28"/>
          <w:lang w:val="fr-FR"/>
          <w:rPrChange w:id="5581" w:author="Peng Luqi" w:date="2019-10-13T14:50:00Z">
            <w:rPr>
              <w:spacing w:val="-8"/>
              <w:lang w:val="fr-FR"/>
            </w:rPr>
          </w:rPrChange>
        </w:rPr>
        <w:t xml:space="preserve"> </w:t>
      </w:r>
      <w:r w:rsidRPr="00F94CB9">
        <w:rPr>
          <w:sz w:val="28"/>
          <w:szCs w:val="28"/>
          <w:lang w:val="fr-FR"/>
          <w:rPrChange w:id="5582" w:author="Peng Luqi" w:date="2019-10-13T14:50:00Z">
            <w:rPr>
              <w:lang w:val="fr-FR"/>
            </w:rPr>
          </w:rPrChange>
        </w:rPr>
        <w:t>vous</w:t>
      </w:r>
      <w:r w:rsidRPr="00F94CB9">
        <w:rPr>
          <w:spacing w:val="-6"/>
          <w:sz w:val="28"/>
          <w:szCs w:val="28"/>
          <w:lang w:val="fr-FR"/>
          <w:rPrChange w:id="5583" w:author="Peng Luqi" w:date="2019-10-13T14:50:00Z">
            <w:rPr>
              <w:spacing w:val="-6"/>
              <w:lang w:val="fr-FR"/>
            </w:rPr>
          </w:rPrChange>
        </w:rPr>
        <w:t xml:space="preserve"> </w:t>
      </w:r>
      <w:r w:rsidRPr="00F94CB9">
        <w:rPr>
          <w:sz w:val="28"/>
          <w:szCs w:val="28"/>
          <w:lang w:val="fr-FR"/>
          <w:rPrChange w:id="5584" w:author="Peng Luqi" w:date="2019-10-13T14:50:00Z">
            <w:rPr>
              <w:lang w:val="fr-FR"/>
            </w:rPr>
          </w:rPrChange>
        </w:rPr>
        <w:t>le</w:t>
      </w:r>
      <w:r w:rsidRPr="00F94CB9">
        <w:rPr>
          <w:spacing w:val="-7"/>
          <w:sz w:val="28"/>
          <w:szCs w:val="28"/>
          <w:lang w:val="fr-FR"/>
          <w:rPrChange w:id="5585" w:author="Peng Luqi" w:date="2019-10-13T14:50:00Z">
            <w:rPr>
              <w:spacing w:val="-7"/>
              <w:lang w:val="fr-FR"/>
            </w:rPr>
          </w:rPrChange>
        </w:rPr>
        <w:t xml:space="preserve"> </w:t>
      </w:r>
      <w:r w:rsidRPr="00F94CB9">
        <w:rPr>
          <w:sz w:val="28"/>
          <w:szCs w:val="28"/>
          <w:lang w:val="fr-FR"/>
          <w:rPrChange w:id="5586" w:author="Peng Luqi" w:date="2019-10-13T14:50:00Z">
            <w:rPr>
              <w:lang w:val="fr-FR"/>
            </w:rPr>
          </w:rPrChange>
        </w:rPr>
        <w:t>laissiez</w:t>
      </w:r>
      <w:r w:rsidRPr="00F94CB9">
        <w:rPr>
          <w:spacing w:val="-7"/>
          <w:sz w:val="28"/>
          <w:szCs w:val="28"/>
          <w:lang w:val="fr-FR"/>
          <w:rPrChange w:id="5587" w:author="Peng Luqi" w:date="2019-10-13T14:50:00Z">
            <w:rPr>
              <w:spacing w:val="-7"/>
              <w:lang w:val="fr-FR"/>
            </w:rPr>
          </w:rPrChange>
        </w:rPr>
        <w:t xml:space="preserve"> </w:t>
      </w:r>
      <w:r w:rsidRPr="00F94CB9">
        <w:rPr>
          <w:sz w:val="28"/>
          <w:szCs w:val="28"/>
          <w:lang w:val="fr-FR"/>
          <w:rPrChange w:id="5588" w:author="Peng Luqi" w:date="2019-10-13T14:50:00Z">
            <w:rPr>
              <w:lang w:val="fr-FR"/>
            </w:rPr>
          </w:rPrChange>
        </w:rPr>
        <w:t>sélectionner</w:t>
      </w:r>
      <w:r w:rsidRPr="00F94CB9">
        <w:rPr>
          <w:spacing w:val="-6"/>
          <w:sz w:val="28"/>
          <w:szCs w:val="28"/>
          <w:lang w:val="fr-FR"/>
          <w:rPrChange w:id="5589" w:author="Peng Luqi" w:date="2019-10-13T14:50:00Z">
            <w:rPr>
              <w:spacing w:val="-6"/>
              <w:lang w:val="fr-FR"/>
            </w:rPr>
          </w:rPrChange>
        </w:rPr>
        <w:t xml:space="preserve"> </w:t>
      </w:r>
      <w:r w:rsidRPr="00F94CB9">
        <w:rPr>
          <w:sz w:val="28"/>
          <w:szCs w:val="28"/>
          <w:lang w:val="fr-FR"/>
          <w:rPrChange w:id="5590" w:author="Peng Luqi" w:date="2019-10-13T14:50:00Z">
            <w:rPr>
              <w:lang w:val="fr-FR"/>
            </w:rPr>
          </w:rPrChange>
        </w:rPr>
        <w:t>des</w:t>
      </w:r>
      <w:r w:rsidRPr="00F94CB9">
        <w:rPr>
          <w:spacing w:val="-6"/>
          <w:sz w:val="28"/>
          <w:szCs w:val="28"/>
          <w:lang w:val="fr-FR"/>
          <w:rPrChange w:id="5591" w:author="Peng Luqi" w:date="2019-10-13T14:50:00Z">
            <w:rPr>
              <w:spacing w:val="-6"/>
              <w:lang w:val="fr-FR"/>
            </w:rPr>
          </w:rPrChange>
        </w:rPr>
        <w:t xml:space="preserve"> </w:t>
      </w:r>
      <w:r w:rsidRPr="00F94CB9">
        <w:rPr>
          <w:sz w:val="28"/>
          <w:szCs w:val="28"/>
          <w:lang w:val="fr-FR"/>
          <w:rPrChange w:id="5592" w:author="Peng Luqi" w:date="2019-10-13T14:50:00Z">
            <w:rPr>
              <w:lang w:val="fr-FR"/>
            </w:rPr>
          </w:rPrChange>
        </w:rPr>
        <w:t>valeurs</w:t>
      </w:r>
      <w:r w:rsidRPr="00F94CB9">
        <w:rPr>
          <w:spacing w:val="-7"/>
          <w:sz w:val="28"/>
          <w:szCs w:val="28"/>
          <w:lang w:val="fr-FR"/>
          <w:rPrChange w:id="5593" w:author="Peng Luqi" w:date="2019-10-13T14:50:00Z">
            <w:rPr>
              <w:spacing w:val="-7"/>
              <w:lang w:val="fr-FR"/>
            </w:rPr>
          </w:rPrChange>
        </w:rPr>
        <w:t xml:space="preserve"> </w:t>
      </w:r>
      <w:r w:rsidRPr="00F94CB9">
        <w:rPr>
          <w:sz w:val="28"/>
          <w:szCs w:val="28"/>
          <w:lang w:val="fr-FR"/>
          <w:rPrChange w:id="5594" w:author="Peng Luqi" w:date="2019-10-13T14:50:00Z">
            <w:rPr>
              <w:lang w:val="fr-FR"/>
            </w:rPr>
          </w:rPrChange>
        </w:rPr>
        <w:t>avec</w:t>
      </w:r>
      <w:r w:rsidRPr="00F94CB9">
        <w:rPr>
          <w:spacing w:val="-6"/>
          <w:sz w:val="28"/>
          <w:szCs w:val="28"/>
          <w:lang w:val="fr-FR"/>
          <w:rPrChange w:id="5595" w:author="Peng Luqi" w:date="2019-10-13T14:50:00Z">
            <w:rPr>
              <w:spacing w:val="-6"/>
              <w:lang w:val="fr-FR"/>
            </w:rPr>
          </w:rPrChange>
        </w:rPr>
        <w:t xml:space="preserve"> </w:t>
      </w:r>
      <w:r w:rsidRPr="00F94CB9">
        <w:rPr>
          <w:sz w:val="28"/>
          <w:szCs w:val="28"/>
          <w:lang w:val="fr-FR"/>
          <w:rPrChange w:id="5596" w:author="Peng Luqi" w:date="2019-10-13T14:50:00Z">
            <w:rPr>
              <w:lang w:val="fr-FR"/>
            </w:rPr>
          </w:rPrChange>
        </w:rPr>
        <w:t>son</w:t>
      </w:r>
      <w:r w:rsidRPr="00F94CB9">
        <w:rPr>
          <w:spacing w:val="-6"/>
          <w:sz w:val="28"/>
          <w:szCs w:val="28"/>
          <w:lang w:val="fr-FR"/>
          <w:rPrChange w:id="5597" w:author="Peng Luqi" w:date="2019-10-13T14:50:00Z">
            <w:rPr>
              <w:spacing w:val="-6"/>
              <w:lang w:val="fr-FR"/>
            </w:rPr>
          </w:rPrChange>
        </w:rPr>
        <w:t xml:space="preserve"> </w:t>
      </w:r>
      <w:r w:rsidRPr="00F94CB9">
        <w:rPr>
          <w:sz w:val="28"/>
          <w:szCs w:val="28"/>
          <w:lang w:val="fr-FR"/>
          <w:rPrChange w:id="5598" w:author="Peng Luqi" w:date="2019-10-13T14:50:00Z">
            <w:rPr>
              <w:lang w:val="fr-FR"/>
            </w:rPr>
          </w:rPrChange>
        </w:rPr>
        <w:t>urine</w:t>
      </w:r>
      <w:r w:rsidRPr="00F94CB9">
        <w:rPr>
          <w:spacing w:val="-6"/>
          <w:sz w:val="28"/>
          <w:szCs w:val="28"/>
          <w:lang w:val="fr-FR"/>
          <w:rPrChange w:id="5599" w:author="Peng Luqi" w:date="2019-10-13T14:50:00Z">
            <w:rPr>
              <w:spacing w:val="-6"/>
              <w:lang w:val="fr-FR"/>
            </w:rPr>
          </w:rPrChange>
        </w:rPr>
        <w:t xml:space="preserve"> </w:t>
      </w:r>
      <w:r w:rsidRPr="00F94CB9">
        <w:rPr>
          <w:sz w:val="28"/>
          <w:szCs w:val="28"/>
          <w:lang w:val="fr-FR"/>
          <w:rPrChange w:id="5600" w:author="Peng Luqi" w:date="2019-10-13T14:50:00Z">
            <w:rPr>
              <w:lang w:val="fr-FR"/>
            </w:rPr>
          </w:rPrChange>
        </w:rPr>
        <w:t>pour</w:t>
      </w:r>
      <w:r w:rsidRPr="00F94CB9">
        <w:rPr>
          <w:spacing w:val="-6"/>
          <w:sz w:val="28"/>
          <w:szCs w:val="28"/>
          <w:lang w:val="fr-FR"/>
          <w:rPrChange w:id="5601" w:author="Peng Luqi" w:date="2019-10-13T14:50:00Z">
            <w:rPr>
              <w:spacing w:val="-6"/>
              <w:lang w:val="fr-FR"/>
            </w:rPr>
          </w:rPrChange>
        </w:rPr>
        <w:t xml:space="preserve"> </w:t>
      </w:r>
      <w:r w:rsidRPr="00F94CB9">
        <w:rPr>
          <w:sz w:val="28"/>
          <w:szCs w:val="28"/>
          <w:lang w:val="fr-FR"/>
          <w:rPrChange w:id="5602" w:author="Peng Luqi" w:date="2019-10-13T14:50:00Z">
            <w:rPr>
              <w:lang w:val="fr-FR"/>
            </w:rPr>
          </w:rPrChange>
        </w:rPr>
        <w:t>former un portefeuille, l</w:t>
      </w:r>
      <w:del w:id="5603" w:author="Peng Luqi" w:date="2019-10-13T14:43:00Z">
        <w:r w:rsidRPr="00F94CB9" w:rsidDel="00EF666F">
          <w:rPr>
            <w:sz w:val="28"/>
            <w:szCs w:val="28"/>
            <w:lang w:val="fr-FR"/>
            <w:rPrChange w:id="5604" w:author="Peng Luqi" w:date="2019-10-13T14:50:00Z">
              <w:rPr>
                <w:lang w:val="fr-FR"/>
              </w:rPr>
            </w:rPrChange>
          </w:rPr>
          <w:delText>’</w:delText>
        </w:r>
      </w:del>
      <w:ins w:id="5605" w:author="Peng Luqi" w:date="2019-10-13T14:43:00Z">
        <w:r w:rsidR="00EF666F" w:rsidRPr="00F94CB9">
          <w:rPr>
            <w:sz w:val="28"/>
            <w:szCs w:val="28"/>
            <w:lang w:val="fr-FR"/>
            <w:rPrChange w:id="5606" w:author="Peng Luqi" w:date="2019-10-13T14:50:00Z">
              <w:rPr>
                <w:lang w:val="fr-FR"/>
              </w:rPr>
            </w:rPrChange>
          </w:rPr>
          <w:t>’</w:t>
        </w:r>
      </w:ins>
      <w:r w:rsidRPr="00F94CB9">
        <w:rPr>
          <w:sz w:val="28"/>
          <w:szCs w:val="28"/>
          <w:lang w:val="fr-FR"/>
          <w:rPrChange w:id="5607" w:author="Peng Luqi" w:date="2019-10-13T14:50:00Z">
            <w:rPr>
              <w:lang w:val="fr-FR"/>
            </w:rPr>
          </w:rPrChange>
        </w:rPr>
        <w:t>animal l</w:t>
      </w:r>
      <w:del w:id="5608" w:author="Peng Luqi" w:date="2019-10-13T14:43:00Z">
        <w:r w:rsidRPr="00F94CB9" w:rsidDel="00EF666F">
          <w:rPr>
            <w:sz w:val="28"/>
            <w:szCs w:val="28"/>
            <w:lang w:val="fr-FR"/>
            <w:rPrChange w:id="5609" w:author="Peng Luqi" w:date="2019-10-13T14:50:00Z">
              <w:rPr>
                <w:lang w:val="fr-FR"/>
              </w:rPr>
            </w:rPrChange>
          </w:rPr>
          <w:delText>’</w:delText>
        </w:r>
      </w:del>
      <w:ins w:id="5610" w:author="Peng Luqi" w:date="2019-10-13T14:43:00Z">
        <w:r w:rsidR="00EF666F" w:rsidRPr="00F94CB9">
          <w:rPr>
            <w:sz w:val="28"/>
            <w:szCs w:val="28"/>
            <w:lang w:val="fr-FR"/>
            <w:rPrChange w:id="5611" w:author="Peng Luqi" w:date="2019-10-13T14:50:00Z">
              <w:rPr>
                <w:lang w:val="fr-FR"/>
              </w:rPr>
            </w:rPrChange>
          </w:rPr>
          <w:t>’</w:t>
        </w:r>
      </w:ins>
      <w:r w:rsidRPr="00F94CB9">
        <w:rPr>
          <w:sz w:val="28"/>
          <w:szCs w:val="28"/>
          <w:lang w:val="fr-FR"/>
          <w:rPrChange w:id="5612" w:author="Peng Luqi" w:date="2019-10-13T14:50:00Z">
            <w:rPr>
              <w:lang w:val="fr-FR"/>
            </w:rPr>
          </w:rPrChange>
        </w:rPr>
        <w:t>emporterait sur les gestionnaires des fonds</w:t>
      </w:r>
      <w:r w:rsidRPr="00F94CB9">
        <w:rPr>
          <w:spacing w:val="-16"/>
          <w:sz w:val="28"/>
          <w:szCs w:val="28"/>
          <w:lang w:val="fr-FR"/>
          <w:rPrChange w:id="5613" w:author="Peng Luqi" w:date="2019-10-13T14:50:00Z">
            <w:rPr>
              <w:spacing w:val="-16"/>
              <w:lang w:val="fr-FR"/>
            </w:rPr>
          </w:rPrChange>
        </w:rPr>
        <w:t xml:space="preserve"> </w:t>
      </w:r>
      <w:r w:rsidRPr="00F94CB9">
        <w:rPr>
          <w:sz w:val="28"/>
          <w:szCs w:val="28"/>
          <w:lang w:val="fr-FR"/>
          <w:rPrChange w:id="5614" w:author="Peng Luqi" w:date="2019-10-13T14:50:00Z">
            <w:rPr>
              <w:lang w:val="fr-FR"/>
            </w:rPr>
          </w:rPrChange>
        </w:rPr>
        <w:t>actifs.</w:t>
      </w:r>
    </w:p>
    <w:p w:rsidR="002B38DF" w:rsidRPr="00F94CB9" w:rsidRDefault="002B38DF">
      <w:pPr>
        <w:pStyle w:val="a3"/>
        <w:ind w:left="170" w:right="170"/>
        <w:jc w:val="both"/>
        <w:rPr>
          <w:lang w:val="fr-FR"/>
          <w:rPrChange w:id="5615" w:author="Peng Luqi" w:date="2019-10-13T14:50:00Z">
            <w:rPr>
              <w:sz w:val="20"/>
              <w:lang w:val="fr-FR"/>
            </w:rPr>
          </w:rPrChange>
        </w:rPr>
        <w:pPrChange w:id="5616" w:author="Peng Luqi" w:date="2019-10-13T14:20:00Z">
          <w:pPr>
            <w:pStyle w:val="a3"/>
            <w:spacing w:before="11"/>
          </w:pPr>
        </w:pPrChange>
      </w:pPr>
    </w:p>
    <w:p w:rsidR="002B38DF" w:rsidRPr="00F94CB9" w:rsidRDefault="00716360">
      <w:pPr>
        <w:ind w:left="170" w:right="170"/>
        <w:jc w:val="both"/>
        <w:rPr>
          <w:sz w:val="28"/>
          <w:szCs w:val="28"/>
          <w:lang w:val="fr-FR"/>
          <w:rPrChange w:id="5617" w:author="Peng Luqi" w:date="2019-10-13T14:50:00Z">
            <w:rPr>
              <w:lang w:val="fr-FR"/>
            </w:rPr>
          </w:rPrChange>
        </w:rPr>
        <w:pPrChange w:id="5618" w:author="Peng Luqi" w:date="2019-10-13T14:20:00Z">
          <w:pPr>
            <w:ind w:left="130" w:right="182"/>
            <w:jc w:val="both"/>
          </w:pPr>
        </w:pPrChange>
      </w:pPr>
      <w:r w:rsidRPr="00F94CB9">
        <w:rPr>
          <w:sz w:val="28"/>
          <w:szCs w:val="28"/>
          <w:lang w:val="fr-FR"/>
          <w:rPrChange w:id="5619" w:author="Peng Luqi" w:date="2019-10-13T14:50:00Z">
            <w:rPr>
              <w:lang w:val="fr-FR"/>
            </w:rPr>
          </w:rPrChange>
        </w:rPr>
        <w:t>Cela</w:t>
      </w:r>
      <w:r w:rsidRPr="00F94CB9">
        <w:rPr>
          <w:spacing w:val="-17"/>
          <w:sz w:val="28"/>
          <w:szCs w:val="28"/>
          <w:lang w:val="fr-FR"/>
          <w:rPrChange w:id="5620" w:author="Peng Luqi" w:date="2019-10-13T14:50:00Z">
            <w:rPr>
              <w:spacing w:val="-17"/>
              <w:lang w:val="fr-FR"/>
            </w:rPr>
          </w:rPrChange>
        </w:rPr>
        <w:t xml:space="preserve"> </w:t>
      </w:r>
      <w:r w:rsidRPr="00F94CB9">
        <w:rPr>
          <w:sz w:val="28"/>
          <w:szCs w:val="28"/>
          <w:lang w:val="fr-FR"/>
          <w:rPrChange w:id="5621" w:author="Peng Luqi" w:date="2019-10-13T14:50:00Z">
            <w:rPr>
              <w:lang w:val="fr-FR"/>
            </w:rPr>
          </w:rPrChange>
        </w:rPr>
        <w:t>est-il</w:t>
      </w:r>
      <w:r w:rsidRPr="00F94CB9">
        <w:rPr>
          <w:spacing w:val="-16"/>
          <w:sz w:val="28"/>
          <w:szCs w:val="28"/>
          <w:lang w:val="fr-FR"/>
          <w:rPrChange w:id="5622" w:author="Peng Luqi" w:date="2019-10-13T14:50:00Z">
            <w:rPr>
              <w:spacing w:val="-16"/>
              <w:lang w:val="fr-FR"/>
            </w:rPr>
          </w:rPrChange>
        </w:rPr>
        <w:t xml:space="preserve"> </w:t>
      </w:r>
      <w:r w:rsidRPr="00F94CB9">
        <w:rPr>
          <w:sz w:val="28"/>
          <w:szCs w:val="28"/>
          <w:lang w:val="fr-FR"/>
          <w:rPrChange w:id="5623" w:author="Peng Luqi" w:date="2019-10-13T14:50:00Z">
            <w:rPr>
              <w:lang w:val="fr-FR"/>
            </w:rPr>
          </w:rPrChange>
        </w:rPr>
        <w:t>possible</w:t>
      </w:r>
      <w:r w:rsidRPr="00F94CB9">
        <w:rPr>
          <w:spacing w:val="-3"/>
          <w:sz w:val="28"/>
          <w:szCs w:val="28"/>
          <w:lang w:val="fr-FR"/>
          <w:rPrChange w:id="5624" w:author="Peng Luqi" w:date="2019-10-13T14:50:00Z">
            <w:rPr>
              <w:spacing w:val="-3"/>
              <w:lang w:val="fr-FR"/>
            </w:rPr>
          </w:rPrChange>
        </w:rPr>
        <w:t xml:space="preserve"> </w:t>
      </w:r>
      <w:r w:rsidRPr="00F94CB9">
        <w:rPr>
          <w:sz w:val="28"/>
          <w:szCs w:val="28"/>
          <w:lang w:val="fr-FR"/>
          <w:rPrChange w:id="5625" w:author="Peng Luqi" w:date="2019-10-13T14:50:00Z">
            <w:rPr>
              <w:lang w:val="fr-FR"/>
            </w:rPr>
          </w:rPrChange>
        </w:rPr>
        <w:t>?</w:t>
      </w:r>
      <w:r w:rsidRPr="00F94CB9">
        <w:rPr>
          <w:spacing w:val="-16"/>
          <w:sz w:val="28"/>
          <w:szCs w:val="28"/>
          <w:lang w:val="fr-FR"/>
          <w:rPrChange w:id="5626" w:author="Peng Luqi" w:date="2019-10-13T14:50:00Z">
            <w:rPr>
              <w:spacing w:val="-16"/>
              <w:lang w:val="fr-FR"/>
            </w:rPr>
          </w:rPrChange>
        </w:rPr>
        <w:t xml:space="preserve"> </w:t>
      </w:r>
      <w:r w:rsidRPr="00F94CB9">
        <w:rPr>
          <w:sz w:val="28"/>
          <w:szCs w:val="28"/>
          <w:lang w:val="fr-FR"/>
          <w:rPrChange w:id="5627" w:author="Peng Luqi" w:date="2019-10-13T14:50:00Z">
            <w:rPr>
              <w:lang w:val="fr-FR"/>
            </w:rPr>
          </w:rPrChange>
        </w:rPr>
        <w:t>Ce</w:t>
      </w:r>
      <w:r w:rsidRPr="00F94CB9">
        <w:rPr>
          <w:spacing w:val="-16"/>
          <w:sz w:val="28"/>
          <w:szCs w:val="28"/>
          <w:lang w:val="fr-FR"/>
          <w:rPrChange w:id="5628" w:author="Peng Luqi" w:date="2019-10-13T14:50:00Z">
            <w:rPr>
              <w:spacing w:val="-16"/>
              <w:lang w:val="fr-FR"/>
            </w:rPr>
          </w:rPrChange>
        </w:rPr>
        <w:t xml:space="preserve"> </w:t>
      </w:r>
      <w:r w:rsidRPr="00F94CB9">
        <w:rPr>
          <w:sz w:val="28"/>
          <w:szCs w:val="28"/>
          <w:lang w:val="fr-FR"/>
          <w:rPrChange w:id="5629" w:author="Peng Luqi" w:date="2019-10-13T14:50:00Z">
            <w:rPr>
              <w:lang w:val="fr-FR"/>
            </w:rPr>
          </w:rPrChange>
        </w:rPr>
        <w:t>que</w:t>
      </w:r>
      <w:r w:rsidRPr="00F94CB9">
        <w:rPr>
          <w:spacing w:val="-17"/>
          <w:sz w:val="28"/>
          <w:szCs w:val="28"/>
          <w:lang w:val="fr-FR"/>
          <w:rPrChange w:id="5630" w:author="Peng Luqi" w:date="2019-10-13T14:50:00Z">
            <w:rPr>
              <w:spacing w:val="-17"/>
              <w:lang w:val="fr-FR"/>
            </w:rPr>
          </w:rPrChange>
        </w:rPr>
        <w:t xml:space="preserve"> </w:t>
      </w:r>
      <w:r w:rsidRPr="00F94CB9">
        <w:rPr>
          <w:sz w:val="28"/>
          <w:szCs w:val="28"/>
          <w:lang w:val="fr-FR"/>
          <w:rPrChange w:id="5631" w:author="Peng Luqi" w:date="2019-10-13T14:50:00Z">
            <w:rPr>
              <w:lang w:val="fr-FR"/>
            </w:rPr>
          </w:rPrChange>
        </w:rPr>
        <w:t>vous</w:t>
      </w:r>
      <w:r w:rsidRPr="00F94CB9">
        <w:rPr>
          <w:spacing w:val="-16"/>
          <w:sz w:val="28"/>
          <w:szCs w:val="28"/>
          <w:lang w:val="fr-FR"/>
          <w:rPrChange w:id="5632" w:author="Peng Luqi" w:date="2019-10-13T14:50:00Z">
            <w:rPr>
              <w:spacing w:val="-16"/>
              <w:lang w:val="fr-FR"/>
            </w:rPr>
          </w:rPrChange>
        </w:rPr>
        <w:t xml:space="preserve"> </w:t>
      </w:r>
      <w:r w:rsidRPr="00F94CB9">
        <w:rPr>
          <w:sz w:val="28"/>
          <w:szCs w:val="28"/>
          <w:lang w:val="fr-FR"/>
          <w:rPrChange w:id="5633" w:author="Peng Luqi" w:date="2019-10-13T14:50:00Z">
            <w:rPr>
              <w:lang w:val="fr-FR"/>
            </w:rPr>
          </w:rPrChange>
        </w:rPr>
        <w:t>devez</w:t>
      </w:r>
      <w:r w:rsidRPr="00F94CB9">
        <w:rPr>
          <w:spacing w:val="-16"/>
          <w:sz w:val="28"/>
          <w:szCs w:val="28"/>
          <w:lang w:val="fr-FR"/>
          <w:rPrChange w:id="5634" w:author="Peng Luqi" w:date="2019-10-13T14:50:00Z">
            <w:rPr>
              <w:spacing w:val="-16"/>
              <w:lang w:val="fr-FR"/>
            </w:rPr>
          </w:rPrChange>
        </w:rPr>
        <w:t xml:space="preserve"> </w:t>
      </w:r>
      <w:r w:rsidRPr="00F94CB9">
        <w:rPr>
          <w:sz w:val="28"/>
          <w:szCs w:val="28"/>
          <w:lang w:val="fr-FR"/>
          <w:rPrChange w:id="5635" w:author="Peng Luqi" w:date="2019-10-13T14:50:00Z">
            <w:rPr>
              <w:lang w:val="fr-FR"/>
            </w:rPr>
          </w:rPrChange>
        </w:rPr>
        <w:t>comprendre,</w:t>
      </w:r>
      <w:r w:rsidRPr="00F94CB9">
        <w:rPr>
          <w:spacing w:val="-16"/>
          <w:sz w:val="28"/>
          <w:szCs w:val="28"/>
          <w:lang w:val="fr-FR"/>
          <w:rPrChange w:id="5636" w:author="Peng Luqi" w:date="2019-10-13T14:50:00Z">
            <w:rPr>
              <w:spacing w:val="-16"/>
              <w:lang w:val="fr-FR"/>
            </w:rPr>
          </w:rPrChange>
        </w:rPr>
        <w:t xml:space="preserve"> </w:t>
      </w:r>
      <w:r w:rsidRPr="00F94CB9">
        <w:rPr>
          <w:sz w:val="28"/>
          <w:szCs w:val="28"/>
          <w:lang w:val="fr-FR"/>
          <w:rPrChange w:id="5637" w:author="Peng Luqi" w:date="2019-10-13T14:50:00Z">
            <w:rPr>
              <w:lang w:val="fr-FR"/>
            </w:rPr>
          </w:rPrChange>
        </w:rPr>
        <w:t>c</w:t>
      </w:r>
      <w:del w:id="5638" w:author="Peng Luqi" w:date="2019-10-13T14:43:00Z">
        <w:r w:rsidRPr="00F94CB9" w:rsidDel="00EF666F">
          <w:rPr>
            <w:sz w:val="28"/>
            <w:szCs w:val="28"/>
            <w:lang w:val="fr-FR"/>
            <w:rPrChange w:id="5639" w:author="Peng Luqi" w:date="2019-10-13T14:50:00Z">
              <w:rPr>
                <w:lang w:val="fr-FR"/>
              </w:rPr>
            </w:rPrChange>
          </w:rPr>
          <w:delText>’</w:delText>
        </w:r>
      </w:del>
      <w:ins w:id="5640" w:author="Peng Luqi" w:date="2019-10-13T14:43:00Z">
        <w:r w:rsidR="00EF666F" w:rsidRPr="00F94CB9">
          <w:rPr>
            <w:sz w:val="28"/>
            <w:szCs w:val="28"/>
            <w:lang w:val="fr-FR"/>
            <w:rPrChange w:id="5641" w:author="Peng Luqi" w:date="2019-10-13T14:50:00Z">
              <w:rPr>
                <w:lang w:val="fr-FR"/>
              </w:rPr>
            </w:rPrChange>
          </w:rPr>
          <w:t>’</w:t>
        </w:r>
      </w:ins>
      <w:r w:rsidRPr="00F94CB9">
        <w:rPr>
          <w:sz w:val="28"/>
          <w:szCs w:val="28"/>
          <w:lang w:val="fr-FR"/>
          <w:rPrChange w:id="5642" w:author="Peng Luqi" w:date="2019-10-13T14:50:00Z">
            <w:rPr>
              <w:lang w:val="fr-FR"/>
            </w:rPr>
          </w:rPrChange>
        </w:rPr>
        <w:t>est</w:t>
      </w:r>
      <w:r w:rsidRPr="00F94CB9">
        <w:rPr>
          <w:spacing w:val="-17"/>
          <w:sz w:val="28"/>
          <w:szCs w:val="28"/>
          <w:lang w:val="fr-FR"/>
          <w:rPrChange w:id="5643" w:author="Peng Luqi" w:date="2019-10-13T14:50:00Z">
            <w:rPr>
              <w:spacing w:val="-17"/>
              <w:lang w:val="fr-FR"/>
            </w:rPr>
          </w:rPrChange>
        </w:rPr>
        <w:t xml:space="preserve"> </w:t>
      </w:r>
      <w:r w:rsidRPr="00F94CB9">
        <w:rPr>
          <w:sz w:val="28"/>
          <w:szCs w:val="28"/>
          <w:lang w:val="fr-FR"/>
          <w:rPrChange w:id="5644" w:author="Peng Luqi" w:date="2019-10-13T14:50:00Z">
            <w:rPr>
              <w:lang w:val="fr-FR"/>
            </w:rPr>
          </w:rPrChange>
        </w:rPr>
        <w:t>que</w:t>
      </w:r>
      <w:r w:rsidRPr="00F94CB9">
        <w:rPr>
          <w:spacing w:val="-16"/>
          <w:sz w:val="28"/>
          <w:szCs w:val="28"/>
          <w:lang w:val="fr-FR"/>
          <w:rPrChange w:id="5645" w:author="Peng Luqi" w:date="2019-10-13T14:50:00Z">
            <w:rPr>
              <w:spacing w:val="-16"/>
              <w:lang w:val="fr-FR"/>
            </w:rPr>
          </w:rPrChange>
        </w:rPr>
        <w:t xml:space="preserve"> </w:t>
      </w:r>
      <w:r w:rsidRPr="00F94CB9">
        <w:rPr>
          <w:sz w:val="28"/>
          <w:szCs w:val="28"/>
          <w:lang w:val="fr-FR"/>
          <w:rPrChange w:id="5646" w:author="Peng Luqi" w:date="2019-10-13T14:50:00Z">
            <w:rPr>
              <w:lang w:val="fr-FR"/>
            </w:rPr>
          </w:rPrChange>
        </w:rPr>
        <w:t>l</w:t>
      </w:r>
      <w:del w:id="5647" w:author="Peng Luqi" w:date="2019-10-13T14:43:00Z">
        <w:r w:rsidRPr="00F94CB9" w:rsidDel="00EF666F">
          <w:rPr>
            <w:sz w:val="28"/>
            <w:szCs w:val="28"/>
            <w:lang w:val="fr-FR"/>
            <w:rPrChange w:id="5648" w:author="Peng Luqi" w:date="2019-10-13T14:50:00Z">
              <w:rPr>
                <w:lang w:val="fr-FR"/>
              </w:rPr>
            </w:rPrChange>
          </w:rPr>
          <w:delText>’</w:delText>
        </w:r>
      </w:del>
      <w:ins w:id="5649" w:author="Peng Luqi" w:date="2019-10-13T14:43:00Z">
        <w:r w:rsidR="00EF666F" w:rsidRPr="00F94CB9">
          <w:rPr>
            <w:sz w:val="28"/>
            <w:szCs w:val="28"/>
            <w:lang w:val="fr-FR"/>
            <w:rPrChange w:id="5650" w:author="Peng Luqi" w:date="2019-10-13T14:50:00Z">
              <w:rPr>
                <w:lang w:val="fr-FR"/>
              </w:rPr>
            </w:rPrChange>
          </w:rPr>
          <w:t>’</w:t>
        </w:r>
      </w:ins>
      <w:r w:rsidRPr="00F94CB9">
        <w:rPr>
          <w:sz w:val="28"/>
          <w:szCs w:val="28"/>
          <w:lang w:val="fr-FR"/>
          <w:rPrChange w:id="5651" w:author="Peng Luqi" w:date="2019-10-13T14:50:00Z">
            <w:rPr>
              <w:lang w:val="fr-FR"/>
            </w:rPr>
          </w:rPrChange>
        </w:rPr>
        <w:t>histoire</w:t>
      </w:r>
      <w:r w:rsidRPr="00F94CB9">
        <w:rPr>
          <w:spacing w:val="-16"/>
          <w:sz w:val="28"/>
          <w:szCs w:val="28"/>
          <w:lang w:val="fr-FR"/>
          <w:rPrChange w:id="5652" w:author="Peng Luqi" w:date="2019-10-13T14:50:00Z">
            <w:rPr>
              <w:spacing w:val="-16"/>
              <w:lang w:val="fr-FR"/>
            </w:rPr>
          </w:rPrChange>
        </w:rPr>
        <w:t xml:space="preserve"> </w:t>
      </w:r>
      <w:r w:rsidRPr="00F94CB9">
        <w:rPr>
          <w:sz w:val="28"/>
          <w:szCs w:val="28"/>
          <w:lang w:val="fr-FR"/>
          <w:rPrChange w:id="5653" w:author="Peng Luqi" w:date="2019-10-13T14:50:00Z">
            <w:rPr>
              <w:lang w:val="fr-FR"/>
            </w:rPr>
          </w:rPrChange>
        </w:rPr>
        <w:t>du</w:t>
      </w:r>
      <w:r w:rsidRPr="00F94CB9">
        <w:rPr>
          <w:spacing w:val="-16"/>
          <w:sz w:val="28"/>
          <w:szCs w:val="28"/>
          <w:lang w:val="fr-FR"/>
          <w:rPrChange w:id="5654" w:author="Peng Luqi" w:date="2019-10-13T14:50:00Z">
            <w:rPr>
              <w:spacing w:val="-16"/>
              <w:lang w:val="fr-FR"/>
            </w:rPr>
          </w:rPrChange>
        </w:rPr>
        <w:t xml:space="preserve"> </w:t>
      </w:r>
      <w:r w:rsidRPr="00F94CB9">
        <w:rPr>
          <w:sz w:val="28"/>
          <w:szCs w:val="28"/>
          <w:lang w:val="fr-FR"/>
          <w:rPrChange w:id="5655" w:author="Peng Luqi" w:date="2019-10-13T14:50:00Z">
            <w:rPr>
              <w:lang w:val="fr-FR"/>
            </w:rPr>
          </w:rPrChange>
        </w:rPr>
        <w:t>marché</w:t>
      </w:r>
      <w:r w:rsidRPr="00F94CB9">
        <w:rPr>
          <w:spacing w:val="-17"/>
          <w:sz w:val="28"/>
          <w:szCs w:val="28"/>
          <w:lang w:val="fr-FR"/>
          <w:rPrChange w:id="5656" w:author="Peng Luqi" w:date="2019-10-13T14:50:00Z">
            <w:rPr>
              <w:spacing w:val="-17"/>
              <w:lang w:val="fr-FR"/>
            </w:rPr>
          </w:rPrChange>
        </w:rPr>
        <w:t xml:space="preserve"> </w:t>
      </w:r>
      <w:r w:rsidRPr="00F94CB9">
        <w:rPr>
          <w:sz w:val="28"/>
          <w:szCs w:val="28"/>
          <w:lang w:val="fr-FR"/>
          <w:rPrChange w:id="5657" w:author="Peng Luqi" w:date="2019-10-13T14:50:00Z">
            <w:rPr>
              <w:lang w:val="fr-FR"/>
            </w:rPr>
          </w:rPrChange>
        </w:rPr>
        <w:t>moderne</w:t>
      </w:r>
      <w:r w:rsidRPr="00F94CB9">
        <w:rPr>
          <w:spacing w:val="-16"/>
          <w:sz w:val="28"/>
          <w:szCs w:val="28"/>
          <w:lang w:val="fr-FR"/>
          <w:rPrChange w:id="5658" w:author="Peng Luqi" w:date="2019-10-13T14:50:00Z">
            <w:rPr>
              <w:spacing w:val="-16"/>
              <w:lang w:val="fr-FR"/>
            </w:rPr>
          </w:rPrChange>
        </w:rPr>
        <w:t xml:space="preserve"> </w:t>
      </w:r>
      <w:r w:rsidRPr="00F94CB9">
        <w:rPr>
          <w:sz w:val="28"/>
          <w:szCs w:val="28"/>
          <w:lang w:val="fr-FR"/>
          <w:rPrChange w:id="5659" w:author="Peng Luqi" w:date="2019-10-13T14:50:00Z">
            <w:rPr>
              <w:lang w:val="fr-FR"/>
            </w:rPr>
          </w:rPrChange>
        </w:rPr>
        <w:t>des</w:t>
      </w:r>
      <w:r w:rsidRPr="00F94CB9">
        <w:rPr>
          <w:spacing w:val="-16"/>
          <w:sz w:val="28"/>
          <w:szCs w:val="28"/>
          <w:lang w:val="fr-FR"/>
          <w:rPrChange w:id="5660" w:author="Peng Luqi" w:date="2019-10-13T14:50:00Z">
            <w:rPr>
              <w:spacing w:val="-16"/>
              <w:lang w:val="fr-FR"/>
            </w:rPr>
          </w:rPrChange>
        </w:rPr>
        <w:t xml:space="preserve"> </w:t>
      </w:r>
      <w:r w:rsidRPr="00F94CB9">
        <w:rPr>
          <w:sz w:val="28"/>
          <w:szCs w:val="28"/>
          <w:lang w:val="fr-FR"/>
          <w:rPrChange w:id="5661" w:author="Peng Luqi" w:date="2019-10-13T14:50:00Z">
            <w:rPr>
              <w:lang w:val="fr-FR"/>
            </w:rPr>
          </w:rPrChange>
        </w:rPr>
        <w:t>valeurs mobilières n</w:t>
      </w:r>
      <w:del w:id="5662" w:author="Peng Luqi" w:date="2019-10-13T14:43:00Z">
        <w:r w:rsidRPr="00F94CB9" w:rsidDel="00EF666F">
          <w:rPr>
            <w:sz w:val="28"/>
            <w:szCs w:val="28"/>
            <w:lang w:val="fr-FR"/>
            <w:rPrChange w:id="5663" w:author="Peng Luqi" w:date="2019-10-13T14:50:00Z">
              <w:rPr>
                <w:lang w:val="fr-FR"/>
              </w:rPr>
            </w:rPrChange>
          </w:rPr>
          <w:delText>’</w:delText>
        </w:r>
      </w:del>
      <w:ins w:id="5664" w:author="Peng Luqi" w:date="2019-10-13T14:43:00Z">
        <w:r w:rsidR="00EF666F" w:rsidRPr="00F94CB9">
          <w:rPr>
            <w:sz w:val="28"/>
            <w:szCs w:val="28"/>
            <w:lang w:val="fr-FR"/>
            <w:rPrChange w:id="5665" w:author="Peng Luqi" w:date="2019-10-13T14:50:00Z">
              <w:rPr>
                <w:lang w:val="fr-FR"/>
              </w:rPr>
            </w:rPrChange>
          </w:rPr>
          <w:t>’</w:t>
        </w:r>
      </w:ins>
      <w:r w:rsidRPr="00F94CB9">
        <w:rPr>
          <w:sz w:val="28"/>
          <w:szCs w:val="28"/>
          <w:lang w:val="fr-FR"/>
          <w:rPrChange w:id="5666" w:author="Peng Luqi" w:date="2019-10-13T14:50:00Z">
            <w:rPr>
              <w:lang w:val="fr-FR"/>
            </w:rPr>
          </w:rPrChange>
        </w:rPr>
        <w:t>est pas très longue, car il date des années 1970. Il n</w:t>
      </w:r>
      <w:del w:id="5667" w:author="Peng Luqi" w:date="2019-10-13T14:43:00Z">
        <w:r w:rsidRPr="00F94CB9" w:rsidDel="00EF666F">
          <w:rPr>
            <w:sz w:val="28"/>
            <w:szCs w:val="28"/>
            <w:lang w:val="fr-FR"/>
            <w:rPrChange w:id="5668" w:author="Peng Luqi" w:date="2019-10-13T14:50:00Z">
              <w:rPr>
                <w:lang w:val="fr-FR"/>
              </w:rPr>
            </w:rPrChange>
          </w:rPr>
          <w:delText>’</w:delText>
        </w:r>
      </w:del>
      <w:ins w:id="5669" w:author="Peng Luqi" w:date="2019-10-13T14:43:00Z">
        <w:r w:rsidR="00EF666F" w:rsidRPr="00F94CB9">
          <w:rPr>
            <w:sz w:val="28"/>
            <w:szCs w:val="28"/>
            <w:lang w:val="fr-FR"/>
            <w:rPrChange w:id="5670" w:author="Peng Luqi" w:date="2019-10-13T14:50:00Z">
              <w:rPr>
                <w:lang w:val="fr-FR"/>
              </w:rPr>
            </w:rPrChange>
          </w:rPr>
          <w:t>’</w:t>
        </w:r>
      </w:ins>
      <w:r w:rsidRPr="00F94CB9">
        <w:rPr>
          <w:sz w:val="28"/>
          <w:szCs w:val="28"/>
          <w:lang w:val="fr-FR"/>
          <w:rPrChange w:id="5671" w:author="Peng Luqi" w:date="2019-10-13T14:50:00Z">
            <w:rPr>
              <w:lang w:val="fr-FR"/>
            </w:rPr>
          </w:rPrChange>
        </w:rPr>
        <w:t>existe qu</w:t>
      </w:r>
      <w:del w:id="5672" w:author="Peng Luqi" w:date="2019-10-13T14:43:00Z">
        <w:r w:rsidRPr="00F94CB9" w:rsidDel="00EF666F">
          <w:rPr>
            <w:sz w:val="28"/>
            <w:szCs w:val="28"/>
            <w:lang w:val="fr-FR"/>
            <w:rPrChange w:id="5673" w:author="Peng Luqi" w:date="2019-10-13T14:50:00Z">
              <w:rPr>
                <w:lang w:val="fr-FR"/>
              </w:rPr>
            </w:rPrChange>
          </w:rPr>
          <w:delText>’</w:delText>
        </w:r>
      </w:del>
      <w:ins w:id="5674" w:author="Peng Luqi" w:date="2019-10-13T14:43:00Z">
        <w:r w:rsidR="00EF666F" w:rsidRPr="00F94CB9">
          <w:rPr>
            <w:sz w:val="28"/>
            <w:szCs w:val="28"/>
            <w:lang w:val="fr-FR"/>
            <w:rPrChange w:id="5675" w:author="Peng Luqi" w:date="2019-10-13T14:50:00Z">
              <w:rPr>
                <w:lang w:val="fr-FR"/>
              </w:rPr>
            </w:rPrChange>
          </w:rPr>
          <w:t>’</w:t>
        </w:r>
      </w:ins>
      <w:r w:rsidRPr="00F94CB9">
        <w:rPr>
          <w:sz w:val="28"/>
          <w:szCs w:val="28"/>
          <w:lang w:val="fr-FR"/>
          <w:rPrChange w:id="5676" w:author="Peng Luqi" w:date="2019-10-13T14:50:00Z">
            <w:rPr>
              <w:lang w:val="fr-FR"/>
            </w:rPr>
          </w:rPrChange>
        </w:rPr>
        <w:t>une cinquantaine d</w:t>
      </w:r>
      <w:del w:id="5677" w:author="Peng Luqi" w:date="2019-10-13T14:43:00Z">
        <w:r w:rsidRPr="00F94CB9" w:rsidDel="00EF666F">
          <w:rPr>
            <w:sz w:val="28"/>
            <w:szCs w:val="28"/>
            <w:lang w:val="fr-FR"/>
            <w:rPrChange w:id="5678" w:author="Peng Luqi" w:date="2019-10-13T14:50:00Z">
              <w:rPr>
                <w:lang w:val="fr-FR"/>
              </w:rPr>
            </w:rPrChange>
          </w:rPr>
          <w:delText>’</w:delText>
        </w:r>
      </w:del>
      <w:ins w:id="5679" w:author="Peng Luqi" w:date="2019-10-13T14:43:00Z">
        <w:r w:rsidR="00EF666F" w:rsidRPr="00F94CB9">
          <w:rPr>
            <w:sz w:val="28"/>
            <w:szCs w:val="28"/>
            <w:lang w:val="fr-FR"/>
            <w:rPrChange w:id="5680" w:author="Peng Luqi" w:date="2019-10-13T14:50:00Z">
              <w:rPr>
                <w:lang w:val="fr-FR"/>
              </w:rPr>
            </w:rPrChange>
          </w:rPr>
          <w:t>’</w:t>
        </w:r>
      </w:ins>
      <w:r w:rsidRPr="00F94CB9">
        <w:rPr>
          <w:sz w:val="28"/>
          <w:szCs w:val="28"/>
          <w:lang w:val="fr-FR"/>
          <w:rPrChange w:id="5681" w:author="Peng Luqi" w:date="2019-10-13T14:50:00Z">
            <w:rPr>
              <w:lang w:val="fr-FR"/>
            </w:rPr>
          </w:rPrChange>
        </w:rPr>
        <w:t>années de données disponibles concernant les marchés</w:t>
      </w:r>
      <w:r w:rsidRPr="00F94CB9">
        <w:rPr>
          <w:spacing w:val="-9"/>
          <w:sz w:val="28"/>
          <w:szCs w:val="28"/>
          <w:lang w:val="fr-FR"/>
          <w:rPrChange w:id="5682" w:author="Peng Luqi" w:date="2019-10-13T14:50:00Z">
            <w:rPr>
              <w:spacing w:val="-9"/>
              <w:lang w:val="fr-FR"/>
            </w:rPr>
          </w:rPrChange>
        </w:rPr>
        <w:t xml:space="preserve"> </w:t>
      </w:r>
      <w:r w:rsidRPr="00F94CB9">
        <w:rPr>
          <w:sz w:val="28"/>
          <w:szCs w:val="28"/>
          <w:lang w:val="fr-FR"/>
          <w:rPrChange w:id="5683" w:author="Peng Luqi" w:date="2019-10-13T14:50:00Z">
            <w:rPr>
              <w:lang w:val="fr-FR"/>
            </w:rPr>
          </w:rPrChange>
        </w:rPr>
        <w:t>financiers.</w:t>
      </w:r>
    </w:p>
    <w:p w:rsidR="002B38DF" w:rsidRPr="00F94CB9" w:rsidRDefault="002B38DF">
      <w:pPr>
        <w:pStyle w:val="a3"/>
        <w:ind w:left="170" w:right="170"/>
        <w:jc w:val="both"/>
        <w:rPr>
          <w:lang w:val="fr-FR"/>
          <w:rPrChange w:id="5684" w:author="Peng Luqi" w:date="2019-10-13T14:50:00Z">
            <w:rPr>
              <w:sz w:val="20"/>
              <w:lang w:val="fr-FR"/>
            </w:rPr>
          </w:rPrChange>
        </w:rPr>
        <w:pPrChange w:id="5685" w:author="Peng Luqi" w:date="2019-10-13T14:20:00Z">
          <w:pPr>
            <w:pStyle w:val="a3"/>
            <w:spacing w:before="9"/>
          </w:pPr>
        </w:pPrChange>
      </w:pPr>
    </w:p>
    <w:p w:rsidR="002B38DF" w:rsidRDefault="00716360" w:rsidP="00CB23F4">
      <w:pPr>
        <w:ind w:left="170" w:right="170"/>
        <w:jc w:val="both"/>
        <w:rPr>
          <w:ins w:id="5686" w:author="Peng Luqi" w:date="2019-10-13T22:49:00Z"/>
          <w:sz w:val="28"/>
          <w:szCs w:val="28"/>
          <w:lang w:val="fr-FR"/>
        </w:rPr>
      </w:pPr>
      <w:r w:rsidRPr="00F94CB9">
        <w:rPr>
          <w:sz w:val="28"/>
          <w:szCs w:val="28"/>
          <w:lang w:val="fr-FR"/>
          <w:rPrChange w:id="5687" w:author="Peng Luqi" w:date="2019-10-13T14:50:00Z">
            <w:rPr>
              <w:lang w:val="fr-FR"/>
            </w:rPr>
          </w:rPrChange>
        </w:rPr>
        <w:t>Selon</w:t>
      </w:r>
      <w:r w:rsidRPr="00F94CB9">
        <w:rPr>
          <w:spacing w:val="-9"/>
          <w:sz w:val="28"/>
          <w:szCs w:val="28"/>
          <w:lang w:val="fr-FR"/>
          <w:rPrChange w:id="5688" w:author="Peng Luqi" w:date="2019-10-13T14:50:00Z">
            <w:rPr>
              <w:spacing w:val="-9"/>
              <w:lang w:val="fr-FR"/>
            </w:rPr>
          </w:rPrChange>
        </w:rPr>
        <w:t xml:space="preserve"> </w:t>
      </w:r>
      <w:r w:rsidRPr="00F94CB9">
        <w:rPr>
          <w:sz w:val="28"/>
          <w:szCs w:val="28"/>
          <w:lang w:val="fr-FR"/>
          <w:rPrChange w:id="5689" w:author="Peng Luqi" w:date="2019-10-13T14:50:00Z">
            <w:rPr>
              <w:lang w:val="fr-FR"/>
            </w:rPr>
          </w:rPrChange>
        </w:rPr>
        <w:t>les</w:t>
      </w:r>
      <w:r w:rsidRPr="00F94CB9">
        <w:rPr>
          <w:spacing w:val="-8"/>
          <w:sz w:val="28"/>
          <w:szCs w:val="28"/>
          <w:lang w:val="fr-FR"/>
          <w:rPrChange w:id="5690" w:author="Peng Luqi" w:date="2019-10-13T14:50:00Z">
            <w:rPr>
              <w:spacing w:val="-8"/>
              <w:lang w:val="fr-FR"/>
            </w:rPr>
          </w:rPrChange>
        </w:rPr>
        <w:t xml:space="preserve"> </w:t>
      </w:r>
      <w:r w:rsidRPr="00F94CB9">
        <w:rPr>
          <w:sz w:val="28"/>
          <w:szCs w:val="28"/>
          <w:lang w:val="fr-FR"/>
          <w:rPrChange w:id="5691" w:author="Peng Luqi" w:date="2019-10-13T14:50:00Z">
            <w:rPr>
              <w:lang w:val="fr-FR"/>
            </w:rPr>
          </w:rPrChange>
        </w:rPr>
        <w:t>statistiques</w:t>
      </w:r>
      <w:r w:rsidRPr="00F94CB9">
        <w:rPr>
          <w:spacing w:val="-8"/>
          <w:sz w:val="28"/>
          <w:szCs w:val="28"/>
          <w:lang w:val="fr-FR"/>
          <w:rPrChange w:id="5692" w:author="Peng Luqi" w:date="2019-10-13T14:50:00Z">
            <w:rPr>
              <w:spacing w:val="-8"/>
              <w:lang w:val="fr-FR"/>
            </w:rPr>
          </w:rPrChange>
        </w:rPr>
        <w:t xml:space="preserve"> </w:t>
      </w:r>
      <w:r w:rsidRPr="00F94CB9">
        <w:rPr>
          <w:sz w:val="28"/>
          <w:szCs w:val="28"/>
          <w:lang w:val="fr-FR"/>
          <w:rPrChange w:id="5693" w:author="Peng Luqi" w:date="2019-10-13T14:50:00Z">
            <w:rPr>
              <w:lang w:val="fr-FR"/>
            </w:rPr>
          </w:rPrChange>
        </w:rPr>
        <w:t>du</w:t>
      </w:r>
      <w:r w:rsidRPr="00F94CB9">
        <w:rPr>
          <w:spacing w:val="-9"/>
          <w:sz w:val="28"/>
          <w:szCs w:val="28"/>
          <w:lang w:val="fr-FR"/>
          <w:rPrChange w:id="5694" w:author="Peng Luqi" w:date="2019-10-13T14:50:00Z">
            <w:rPr>
              <w:spacing w:val="-9"/>
              <w:lang w:val="fr-FR"/>
            </w:rPr>
          </w:rPrChange>
        </w:rPr>
        <w:t xml:space="preserve"> </w:t>
      </w:r>
      <w:r w:rsidRPr="00F94CB9">
        <w:rPr>
          <w:i/>
          <w:sz w:val="28"/>
          <w:szCs w:val="28"/>
          <w:lang w:val="fr-FR"/>
          <w:rPrChange w:id="5695" w:author="Peng Luqi" w:date="2019-10-13T14:50:00Z">
            <w:rPr>
              <w:i/>
              <w:lang w:val="fr-FR"/>
            </w:rPr>
          </w:rPrChange>
        </w:rPr>
        <w:t>Wall</w:t>
      </w:r>
      <w:r w:rsidRPr="00F94CB9">
        <w:rPr>
          <w:i/>
          <w:spacing w:val="-8"/>
          <w:sz w:val="28"/>
          <w:szCs w:val="28"/>
          <w:lang w:val="fr-FR"/>
          <w:rPrChange w:id="5696" w:author="Peng Luqi" w:date="2019-10-13T14:50:00Z">
            <w:rPr>
              <w:i/>
              <w:spacing w:val="-8"/>
              <w:lang w:val="fr-FR"/>
            </w:rPr>
          </w:rPrChange>
        </w:rPr>
        <w:t xml:space="preserve"> </w:t>
      </w:r>
      <w:r w:rsidRPr="00F94CB9">
        <w:rPr>
          <w:i/>
          <w:sz w:val="28"/>
          <w:szCs w:val="28"/>
          <w:lang w:val="fr-FR"/>
          <w:rPrChange w:id="5697" w:author="Peng Luqi" w:date="2019-10-13T14:50:00Z">
            <w:rPr>
              <w:i/>
              <w:lang w:val="fr-FR"/>
            </w:rPr>
          </w:rPrChange>
        </w:rPr>
        <w:t>Street</w:t>
      </w:r>
      <w:r w:rsidRPr="00F94CB9">
        <w:rPr>
          <w:i/>
          <w:spacing w:val="-8"/>
          <w:sz w:val="28"/>
          <w:szCs w:val="28"/>
          <w:lang w:val="fr-FR"/>
          <w:rPrChange w:id="5698" w:author="Peng Luqi" w:date="2019-10-13T14:50:00Z">
            <w:rPr>
              <w:i/>
              <w:spacing w:val="-8"/>
              <w:lang w:val="fr-FR"/>
            </w:rPr>
          </w:rPrChange>
        </w:rPr>
        <w:t xml:space="preserve"> </w:t>
      </w:r>
      <w:r w:rsidRPr="00F94CB9">
        <w:rPr>
          <w:i/>
          <w:sz w:val="28"/>
          <w:szCs w:val="28"/>
          <w:lang w:val="fr-FR"/>
          <w:rPrChange w:id="5699" w:author="Peng Luqi" w:date="2019-10-13T14:50:00Z">
            <w:rPr>
              <w:i/>
              <w:lang w:val="fr-FR"/>
            </w:rPr>
          </w:rPrChange>
        </w:rPr>
        <w:t>Journal</w:t>
      </w:r>
      <w:r w:rsidRPr="00F94CB9">
        <w:rPr>
          <w:i/>
          <w:spacing w:val="-9"/>
          <w:sz w:val="28"/>
          <w:szCs w:val="28"/>
          <w:lang w:val="fr-FR"/>
          <w:rPrChange w:id="5700" w:author="Peng Luqi" w:date="2019-10-13T14:50:00Z">
            <w:rPr>
              <w:i/>
              <w:spacing w:val="-9"/>
              <w:lang w:val="fr-FR"/>
            </w:rPr>
          </w:rPrChange>
        </w:rPr>
        <w:t xml:space="preserve"> </w:t>
      </w:r>
      <w:r w:rsidRPr="00F94CB9">
        <w:rPr>
          <w:sz w:val="28"/>
          <w:szCs w:val="28"/>
          <w:lang w:val="fr-FR"/>
          <w:rPrChange w:id="5701" w:author="Peng Luqi" w:date="2019-10-13T14:50:00Z">
            <w:rPr>
              <w:lang w:val="fr-FR"/>
            </w:rPr>
          </w:rPrChange>
        </w:rPr>
        <w:t>(datant</w:t>
      </w:r>
      <w:r w:rsidRPr="00F94CB9">
        <w:rPr>
          <w:spacing w:val="-8"/>
          <w:sz w:val="28"/>
          <w:szCs w:val="28"/>
          <w:lang w:val="fr-FR"/>
          <w:rPrChange w:id="5702" w:author="Peng Luqi" w:date="2019-10-13T14:50:00Z">
            <w:rPr>
              <w:spacing w:val="-8"/>
              <w:lang w:val="fr-FR"/>
            </w:rPr>
          </w:rPrChange>
        </w:rPr>
        <w:t xml:space="preserve"> </w:t>
      </w:r>
      <w:r w:rsidRPr="00F94CB9">
        <w:rPr>
          <w:sz w:val="28"/>
          <w:szCs w:val="28"/>
          <w:lang w:val="fr-FR"/>
          <w:rPrChange w:id="5703" w:author="Peng Luqi" w:date="2019-10-13T14:50:00Z">
            <w:rPr>
              <w:lang w:val="fr-FR"/>
            </w:rPr>
          </w:rPrChange>
        </w:rPr>
        <w:t>du</w:t>
      </w:r>
      <w:r w:rsidRPr="00F94CB9">
        <w:rPr>
          <w:spacing w:val="-8"/>
          <w:sz w:val="28"/>
          <w:szCs w:val="28"/>
          <w:lang w:val="fr-FR"/>
          <w:rPrChange w:id="5704" w:author="Peng Luqi" w:date="2019-10-13T14:50:00Z">
            <w:rPr>
              <w:spacing w:val="-8"/>
              <w:lang w:val="fr-FR"/>
            </w:rPr>
          </w:rPrChange>
        </w:rPr>
        <w:t xml:space="preserve"> </w:t>
      </w:r>
      <w:r w:rsidRPr="00F94CB9">
        <w:rPr>
          <w:sz w:val="28"/>
          <w:szCs w:val="28"/>
          <w:lang w:val="fr-FR"/>
          <w:rPrChange w:id="5705" w:author="Peng Luqi" w:date="2019-10-13T14:50:00Z">
            <w:rPr>
              <w:lang w:val="fr-FR"/>
            </w:rPr>
          </w:rPrChange>
        </w:rPr>
        <w:t>13</w:t>
      </w:r>
      <w:r w:rsidRPr="00F94CB9">
        <w:rPr>
          <w:spacing w:val="-9"/>
          <w:sz w:val="28"/>
          <w:szCs w:val="28"/>
          <w:lang w:val="fr-FR"/>
          <w:rPrChange w:id="5706" w:author="Peng Luqi" w:date="2019-10-13T14:50:00Z">
            <w:rPr>
              <w:spacing w:val="-9"/>
              <w:lang w:val="fr-FR"/>
            </w:rPr>
          </w:rPrChange>
        </w:rPr>
        <w:t xml:space="preserve"> </w:t>
      </w:r>
      <w:r w:rsidRPr="00F94CB9">
        <w:rPr>
          <w:sz w:val="28"/>
          <w:szCs w:val="28"/>
          <w:lang w:val="fr-FR"/>
          <w:rPrChange w:id="5707" w:author="Peng Luqi" w:date="2019-10-13T14:50:00Z">
            <w:rPr>
              <w:lang w:val="fr-FR"/>
            </w:rPr>
          </w:rPrChange>
        </w:rPr>
        <w:t>Avril</w:t>
      </w:r>
      <w:r w:rsidRPr="00F94CB9">
        <w:rPr>
          <w:spacing w:val="-8"/>
          <w:sz w:val="28"/>
          <w:szCs w:val="28"/>
          <w:lang w:val="fr-FR"/>
          <w:rPrChange w:id="5708" w:author="Peng Luqi" w:date="2019-10-13T14:50:00Z">
            <w:rPr>
              <w:spacing w:val="-8"/>
              <w:lang w:val="fr-FR"/>
            </w:rPr>
          </w:rPrChange>
        </w:rPr>
        <w:t xml:space="preserve"> </w:t>
      </w:r>
      <w:r w:rsidRPr="00F94CB9">
        <w:rPr>
          <w:sz w:val="28"/>
          <w:szCs w:val="28"/>
          <w:lang w:val="fr-FR"/>
          <w:rPrChange w:id="5709" w:author="Peng Luqi" w:date="2019-10-13T14:50:00Z">
            <w:rPr>
              <w:lang w:val="fr-FR"/>
            </w:rPr>
          </w:rPrChange>
        </w:rPr>
        <w:t>2017),</w:t>
      </w:r>
      <w:r w:rsidRPr="00F94CB9">
        <w:rPr>
          <w:spacing w:val="-8"/>
          <w:sz w:val="28"/>
          <w:szCs w:val="28"/>
          <w:lang w:val="fr-FR"/>
          <w:rPrChange w:id="5710" w:author="Peng Luqi" w:date="2019-10-13T14:50:00Z">
            <w:rPr>
              <w:spacing w:val="-8"/>
              <w:lang w:val="fr-FR"/>
            </w:rPr>
          </w:rPrChange>
        </w:rPr>
        <w:t xml:space="preserve"> </w:t>
      </w:r>
      <w:r w:rsidRPr="00F94CB9">
        <w:rPr>
          <w:sz w:val="28"/>
          <w:szCs w:val="28"/>
          <w:lang w:val="fr-FR"/>
          <w:rPrChange w:id="5711" w:author="Peng Luqi" w:date="2019-10-13T14:50:00Z">
            <w:rPr>
              <w:lang w:val="fr-FR"/>
            </w:rPr>
          </w:rPrChange>
        </w:rPr>
        <w:t>jusqu</w:t>
      </w:r>
      <w:del w:id="5712" w:author="Peng Luqi" w:date="2019-10-13T14:43:00Z">
        <w:r w:rsidRPr="00F94CB9" w:rsidDel="00EF666F">
          <w:rPr>
            <w:sz w:val="28"/>
            <w:szCs w:val="28"/>
            <w:lang w:val="fr-FR"/>
            <w:rPrChange w:id="5713" w:author="Peng Luqi" w:date="2019-10-13T14:50:00Z">
              <w:rPr>
                <w:lang w:val="fr-FR"/>
              </w:rPr>
            </w:rPrChange>
          </w:rPr>
          <w:delText>’</w:delText>
        </w:r>
      </w:del>
      <w:ins w:id="5714" w:author="Peng Luqi" w:date="2019-10-13T14:43:00Z">
        <w:r w:rsidR="00EF666F" w:rsidRPr="00F94CB9">
          <w:rPr>
            <w:sz w:val="28"/>
            <w:szCs w:val="28"/>
            <w:lang w:val="fr-FR"/>
            <w:rPrChange w:id="5715" w:author="Peng Luqi" w:date="2019-10-13T14:50:00Z">
              <w:rPr>
                <w:lang w:val="fr-FR"/>
              </w:rPr>
            </w:rPrChange>
          </w:rPr>
          <w:t>’</w:t>
        </w:r>
      </w:ins>
      <w:r w:rsidRPr="00F94CB9">
        <w:rPr>
          <w:sz w:val="28"/>
          <w:szCs w:val="28"/>
          <w:lang w:val="fr-FR"/>
          <w:rPrChange w:id="5716" w:author="Peng Luqi" w:date="2019-10-13T14:50:00Z">
            <w:rPr>
              <w:lang w:val="fr-FR"/>
            </w:rPr>
          </w:rPrChange>
        </w:rPr>
        <w:t>au</w:t>
      </w:r>
      <w:r w:rsidRPr="00F94CB9">
        <w:rPr>
          <w:spacing w:val="-9"/>
          <w:sz w:val="28"/>
          <w:szCs w:val="28"/>
          <w:lang w:val="fr-FR"/>
          <w:rPrChange w:id="5717" w:author="Peng Luqi" w:date="2019-10-13T14:50:00Z">
            <w:rPr>
              <w:spacing w:val="-9"/>
              <w:lang w:val="fr-FR"/>
            </w:rPr>
          </w:rPrChange>
        </w:rPr>
        <w:t xml:space="preserve"> </w:t>
      </w:r>
      <w:r w:rsidRPr="00F94CB9">
        <w:rPr>
          <w:sz w:val="28"/>
          <w:szCs w:val="28"/>
          <w:lang w:val="fr-FR"/>
          <w:rPrChange w:id="5718" w:author="Peng Luqi" w:date="2019-10-13T14:50:00Z">
            <w:rPr>
              <w:lang w:val="fr-FR"/>
            </w:rPr>
          </w:rPrChange>
        </w:rPr>
        <w:t>31</w:t>
      </w:r>
      <w:r w:rsidRPr="00F94CB9">
        <w:rPr>
          <w:spacing w:val="-8"/>
          <w:sz w:val="28"/>
          <w:szCs w:val="28"/>
          <w:lang w:val="fr-FR"/>
          <w:rPrChange w:id="5719" w:author="Peng Luqi" w:date="2019-10-13T14:50:00Z">
            <w:rPr>
              <w:spacing w:val="-8"/>
              <w:lang w:val="fr-FR"/>
            </w:rPr>
          </w:rPrChange>
        </w:rPr>
        <w:t xml:space="preserve"> </w:t>
      </w:r>
      <w:r w:rsidRPr="00F94CB9">
        <w:rPr>
          <w:sz w:val="28"/>
          <w:szCs w:val="28"/>
          <w:lang w:val="fr-FR"/>
          <w:rPrChange w:id="5720" w:author="Peng Luqi" w:date="2019-10-13T14:50:00Z">
            <w:rPr>
              <w:lang w:val="fr-FR"/>
            </w:rPr>
          </w:rPrChange>
        </w:rPr>
        <w:t>décembre</w:t>
      </w:r>
      <w:r w:rsidRPr="00F94CB9">
        <w:rPr>
          <w:spacing w:val="-8"/>
          <w:sz w:val="28"/>
          <w:szCs w:val="28"/>
          <w:lang w:val="fr-FR"/>
          <w:rPrChange w:id="5721" w:author="Peng Luqi" w:date="2019-10-13T14:50:00Z">
            <w:rPr>
              <w:spacing w:val="-8"/>
              <w:lang w:val="fr-FR"/>
            </w:rPr>
          </w:rPrChange>
        </w:rPr>
        <w:t xml:space="preserve"> </w:t>
      </w:r>
      <w:r w:rsidRPr="00F94CB9">
        <w:rPr>
          <w:sz w:val="28"/>
          <w:szCs w:val="28"/>
          <w:lang w:val="fr-FR"/>
          <w:rPrChange w:id="5722" w:author="Peng Luqi" w:date="2019-10-13T14:50:00Z">
            <w:rPr>
              <w:lang w:val="fr-FR"/>
            </w:rPr>
          </w:rPrChange>
        </w:rPr>
        <w:t>2016,</w:t>
      </w:r>
      <w:r w:rsidRPr="00F94CB9">
        <w:rPr>
          <w:spacing w:val="-9"/>
          <w:sz w:val="28"/>
          <w:szCs w:val="28"/>
          <w:lang w:val="fr-FR"/>
          <w:rPrChange w:id="5723" w:author="Peng Luqi" w:date="2019-10-13T14:50:00Z">
            <w:rPr>
              <w:spacing w:val="-9"/>
              <w:lang w:val="fr-FR"/>
            </w:rPr>
          </w:rPrChange>
        </w:rPr>
        <w:t xml:space="preserve"> </w:t>
      </w:r>
      <w:r w:rsidRPr="00F94CB9">
        <w:rPr>
          <w:sz w:val="28"/>
          <w:szCs w:val="28"/>
          <w:lang w:val="fr-FR"/>
          <w:rPrChange w:id="5724" w:author="Peng Luqi" w:date="2019-10-13T14:50:00Z">
            <w:rPr>
              <w:lang w:val="fr-FR"/>
            </w:rPr>
          </w:rPrChange>
        </w:rPr>
        <w:t>sur 15 ans, 95,4 % des fonds sont en retard sur le S&amp;P MidCap 400, 93,2 % d</w:t>
      </w:r>
      <w:del w:id="5725" w:author="Peng Luqi" w:date="2019-10-13T14:43:00Z">
        <w:r w:rsidRPr="00F94CB9" w:rsidDel="00EF666F">
          <w:rPr>
            <w:sz w:val="28"/>
            <w:szCs w:val="28"/>
            <w:lang w:val="fr-FR"/>
            <w:rPrChange w:id="5726" w:author="Peng Luqi" w:date="2019-10-13T14:50:00Z">
              <w:rPr>
                <w:lang w:val="fr-FR"/>
              </w:rPr>
            </w:rPrChange>
          </w:rPr>
          <w:delText>’</w:delText>
        </w:r>
      </w:del>
      <w:ins w:id="5727" w:author="Peng Luqi" w:date="2019-10-13T14:43:00Z">
        <w:r w:rsidR="00EF666F" w:rsidRPr="00F94CB9">
          <w:rPr>
            <w:sz w:val="28"/>
            <w:szCs w:val="28"/>
            <w:lang w:val="fr-FR"/>
            <w:rPrChange w:id="5728" w:author="Peng Luqi" w:date="2019-10-13T14:50:00Z">
              <w:rPr>
                <w:lang w:val="fr-FR"/>
              </w:rPr>
            </w:rPrChange>
          </w:rPr>
          <w:t>’</w:t>
        </w:r>
      </w:ins>
      <w:r w:rsidRPr="00F94CB9">
        <w:rPr>
          <w:sz w:val="28"/>
          <w:szCs w:val="28"/>
          <w:lang w:val="fr-FR"/>
          <w:rPrChange w:id="5729" w:author="Peng Luqi" w:date="2019-10-13T14:50:00Z">
            <w:rPr>
              <w:lang w:val="fr-FR"/>
            </w:rPr>
          </w:rPrChange>
        </w:rPr>
        <w:t>entre eux sont en retard sur le S&amp;P SmallCap 600 et enfin 92,2 % sur le S&amp;P</w:t>
      </w:r>
      <w:r w:rsidRPr="00F94CB9">
        <w:rPr>
          <w:spacing w:val="-11"/>
          <w:sz w:val="28"/>
          <w:szCs w:val="28"/>
          <w:lang w:val="fr-FR"/>
          <w:rPrChange w:id="5730" w:author="Peng Luqi" w:date="2019-10-13T14:50:00Z">
            <w:rPr>
              <w:spacing w:val="-11"/>
              <w:lang w:val="fr-FR"/>
            </w:rPr>
          </w:rPrChange>
        </w:rPr>
        <w:t xml:space="preserve"> </w:t>
      </w:r>
      <w:r w:rsidRPr="00F94CB9">
        <w:rPr>
          <w:sz w:val="28"/>
          <w:szCs w:val="28"/>
          <w:lang w:val="fr-FR"/>
          <w:rPrChange w:id="5731" w:author="Peng Luqi" w:date="2019-10-13T14:50:00Z">
            <w:rPr>
              <w:lang w:val="fr-FR"/>
            </w:rPr>
          </w:rPrChange>
        </w:rPr>
        <w:t>500.</w:t>
      </w:r>
    </w:p>
    <w:p w:rsidR="00F23B1D" w:rsidRDefault="00F23B1D" w:rsidP="00CB23F4">
      <w:pPr>
        <w:ind w:left="170" w:right="170"/>
        <w:jc w:val="both"/>
        <w:rPr>
          <w:ins w:id="5732" w:author="Peng Luqi" w:date="2019-10-13T22:49:00Z"/>
          <w:sz w:val="28"/>
          <w:szCs w:val="28"/>
          <w:lang w:val="fr-FR"/>
        </w:rPr>
      </w:pPr>
    </w:p>
    <w:p w:rsidR="00F23B1D" w:rsidRPr="00F94CB9" w:rsidDel="00F23B1D" w:rsidRDefault="00F23B1D">
      <w:pPr>
        <w:ind w:left="170" w:right="170"/>
        <w:jc w:val="both"/>
        <w:rPr>
          <w:del w:id="5733" w:author="Peng Luqi" w:date="2019-10-13T22:49:00Z"/>
          <w:sz w:val="28"/>
          <w:szCs w:val="28"/>
          <w:lang w:val="fr-FR"/>
          <w:rPrChange w:id="5734" w:author="Peng Luqi" w:date="2019-10-13T14:50:00Z">
            <w:rPr>
              <w:del w:id="5735" w:author="Peng Luqi" w:date="2019-10-13T22:49:00Z"/>
              <w:lang w:val="fr-FR"/>
            </w:rPr>
          </w:rPrChange>
        </w:rPr>
        <w:pPrChange w:id="5736" w:author="Peng Luqi" w:date="2019-10-13T14:20:00Z">
          <w:pPr>
            <w:ind w:left="130" w:right="183"/>
            <w:jc w:val="both"/>
          </w:pPr>
        </w:pPrChange>
      </w:pPr>
    </w:p>
    <w:p w:rsidR="00000000" w:rsidRDefault="0010589D">
      <w:pPr>
        <w:ind w:left="170" w:right="170"/>
        <w:jc w:val="both"/>
        <w:rPr>
          <w:del w:id="5737" w:author="Peng Luqi" w:date="2019-10-13T22:49:00Z"/>
          <w:sz w:val="28"/>
          <w:szCs w:val="28"/>
          <w:lang w:val="fr-FR"/>
          <w:rPrChange w:id="5738" w:author="Peng Luqi" w:date="2019-10-13T14:50:00Z">
            <w:rPr>
              <w:del w:id="5739" w:author="Peng Luqi" w:date="2019-10-13T22:49:00Z"/>
              <w:lang w:val="fr-FR"/>
            </w:rPr>
          </w:rPrChange>
        </w:rPr>
        <w:sectPr w:rsidR="00000000">
          <w:pgSz w:w="11910" w:h="16840"/>
          <w:pgMar w:top="1440" w:right="1240" w:bottom="280" w:left="1320" w:header="720" w:footer="720" w:gutter="0"/>
          <w:cols w:space="720"/>
        </w:sectPr>
        <w:pPrChange w:id="5740" w:author="Peng Luqi" w:date="2019-10-13T14:20:00Z">
          <w:pPr>
            <w:jc w:val="both"/>
          </w:pPr>
        </w:pPrChange>
      </w:pPr>
    </w:p>
    <w:p w:rsidR="002B38DF" w:rsidRPr="00F94CB9" w:rsidRDefault="00716360">
      <w:pPr>
        <w:pStyle w:val="a3"/>
        <w:ind w:left="170" w:right="170"/>
        <w:jc w:val="both"/>
        <w:rPr>
          <w:lang w:val="fr-FR"/>
          <w:rPrChange w:id="5741" w:author="Peng Luqi" w:date="2019-10-13T14:50:00Z">
            <w:rPr>
              <w:sz w:val="20"/>
            </w:rPr>
          </w:rPrChange>
        </w:rPr>
        <w:pPrChange w:id="5742" w:author="Peng Luqi" w:date="2019-10-13T14:20:00Z">
          <w:pPr>
            <w:pStyle w:val="a3"/>
            <w:ind w:left="132"/>
          </w:pPr>
        </w:pPrChange>
      </w:pPr>
      <w:r w:rsidRPr="00F94CB9">
        <w:rPr>
          <w:noProof/>
          <w:lang w:val="fr-FR"/>
          <w:rPrChange w:id="5743" w:author="Peng Luqi" w:date="2019-10-13T14:50:00Z">
            <w:rPr>
              <w:noProof/>
              <w:sz w:val="20"/>
            </w:rPr>
          </w:rPrChange>
        </w:rPr>
        <w:drawing>
          <wp:inline distT="0" distB="0" distL="0" distR="0">
            <wp:extent cx="5485106" cy="4037647"/>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9" cstate="print"/>
                    <a:stretch>
                      <a:fillRect/>
                    </a:stretch>
                  </pic:blipFill>
                  <pic:spPr>
                    <a:xfrm>
                      <a:off x="0" y="0"/>
                      <a:ext cx="5485106" cy="4037647"/>
                    </a:xfrm>
                    <a:prstGeom prst="rect">
                      <a:avLst/>
                    </a:prstGeom>
                  </pic:spPr>
                </pic:pic>
              </a:graphicData>
            </a:graphic>
          </wp:inline>
        </w:drawing>
      </w:r>
    </w:p>
    <w:p w:rsidR="002B38DF" w:rsidRPr="00F94CB9" w:rsidRDefault="002B38DF">
      <w:pPr>
        <w:pStyle w:val="a3"/>
        <w:ind w:left="170" w:right="170"/>
        <w:jc w:val="both"/>
        <w:rPr>
          <w:lang w:val="fr-FR"/>
          <w:rPrChange w:id="5744" w:author="Peng Luqi" w:date="2019-10-13T14:50:00Z">
            <w:rPr>
              <w:sz w:val="8"/>
            </w:rPr>
          </w:rPrChange>
        </w:rPr>
        <w:pPrChange w:id="5745" w:author="Peng Luqi" w:date="2019-10-13T14:20:00Z">
          <w:pPr>
            <w:pStyle w:val="a3"/>
            <w:spacing w:before="2"/>
          </w:pPr>
        </w:pPrChange>
      </w:pPr>
    </w:p>
    <w:p w:rsidR="002B38DF" w:rsidRPr="00F94CB9" w:rsidRDefault="00716360">
      <w:pPr>
        <w:ind w:left="170" w:right="170"/>
        <w:jc w:val="both"/>
        <w:rPr>
          <w:sz w:val="28"/>
          <w:szCs w:val="28"/>
          <w:lang w:val="fr-FR"/>
          <w:rPrChange w:id="5746" w:author="Peng Luqi" w:date="2019-10-13T14:50:00Z">
            <w:rPr>
              <w:lang w:val="fr-FR"/>
            </w:rPr>
          </w:rPrChange>
        </w:rPr>
        <w:pPrChange w:id="5747" w:author="Peng Luqi" w:date="2019-10-13T14:20:00Z">
          <w:pPr>
            <w:spacing w:before="92"/>
            <w:ind w:left="130" w:right="181"/>
            <w:jc w:val="both"/>
          </w:pPr>
        </w:pPrChange>
      </w:pPr>
      <w:r w:rsidRPr="00F94CB9">
        <w:rPr>
          <w:sz w:val="28"/>
          <w:szCs w:val="28"/>
          <w:lang w:val="fr-FR"/>
          <w:rPrChange w:id="5748" w:author="Peng Luqi" w:date="2019-10-13T14:50:00Z">
            <w:rPr>
              <w:lang w:val="fr-FR"/>
            </w:rPr>
          </w:rPrChange>
        </w:rPr>
        <w:t>Les partisans des fonds actifs ont une opposition apparemment raisonnable. Ils soutiennent la stratégie des fonds passifs qui revient à « suivre le courant », ce qui rendra la gestion des fonds actifs plus avantageuse.</w:t>
      </w:r>
      <w:r w:rsidRPr="00F94CB9">
        <w:rPr>
          <w:spacing w:val="-10"/>
          <w:sz w:val="28"/>
          <w:szCs w:val="28"/>
          <w:lang w:val="fr-FR"/>
          <w:rPrChange w:id="5749" w:author="Peng Luqi" w:date="2019-10-13T14:50:00Z">
            <w:rPr>
              <w:spacing w:val="-10"/>
              <w:lang w:val="fr-FR"/>
            </w:rPr>
          </w:rPrChange>
        </w:rPr>
        <w:t xml:space="preserve"> </w:t>
      </w:r>
      <w:r w:rsidRPr="00F94CB9">
        <w:rPr>
          <w:sz w:val="28"/>
          <w:szCs w:val="28"/>
          <w:lang w:val="fr-FR"/>
          <w:rPrChange w:id="5750" w:author="Peng Luqi" w:date="2019-10-13T14:50:00Z">
            <w:rPr>
              <w:lang w:val="fr-FR"/>
            </w:rPr>
          </w:rPrChange>
        </w:rPr>
        <w:t>Cependant,</w:t>
      </w:r>
      <w:r w:rsidRPr="00F94CB9">
        <w:rPr>
          <w:spacing w:val="-9"/>
          <w:sz w:val="28"/>
          <w:szCs w:val="28"/>
          <w:lang w:val="fr-FR"/>
          <w:rPrChange w:id="5751" w:author="Peng Luqi" w:date="2019-10-13T14:50:00Z">
            <w:rPr>
              <w:spacing w:val="-9"/>
              <w:lang w:val="fr-FR"/>
            </w:rPr>
          </w:rPrChange>
        </w:rPr>
        <w:t xml:space="preserve"> </w:t>
      </w:r>
      <w:r w:rsidRPr="00F94CB9">
        <w:rPr>
          <w:sz w:val="28"/>
          <w:szCs w:val="28"/>
          <w:lang w:val="fr-FR"/>
          <w:rPrChange w:id="5752" w:author="Peng Luqi" w:date="2019-10-13T14:50:00Z">
            <w:rPr>
              <w:lang w:val="fr-FR"/>
            </w:rPr>
          </w:rPrChange>
        </w:rPr>
        <w:t>les</w:t>
      </w:r>
      <w:r w:rsidRPr="00F94CB9">
        <w:rPr>
          <w:spacing w:val="-9"/>
          <w:sz w:val="28"/>
          <w:szCs w:val="28"/>
          <w:lang w:val="fr-FR"/>
          <w:rPrChange w:id="5753" w:author="Peng Luqi" w:date="2019-10-13T14:50:00Z">
            <w:rPr>
              <w:spacing w:val="-9"/>
              <w:lang w:val="fr-FR"/>
            </w:rPr>
          </w:rPrChange>
        </w:rPr>
        <w:t xml:space="preserve"> </w:t>
      </w:r>
      <w:r w:rsidRPr="00F94CB9">
        <w:rPr>
          <w:sz w:val="28"/>
          <w:szCs w:val="28"/>
          <w:lang w:val="fr-FR"/>
          <w:rPrChange w:id="5754" w:author="Peng Luqi" w:date="2019-10-13T14:50:00Z">
            <w:rPr>
              <w:lang w:val="fr-FR"/>
            </w:rPr>
          </w:rPrChange>
        </w:rPr>
        <w:t>investisseurs</w:t>
      </w:r>
      <w:r w:rsidRPr="00F94CB9">
        <w:rPr>
          <w:spacing w:val="-9"/>
          <w:sz w:val="28"/>
          <w:szCs w:val="28"/>
          <w:lang w:val="fr-FR"/>
          <w:rPrChange w:id="5755" w:author="Peng Luqi" w:date="2019-10-13T14:50:00Z">
            <w:rPr>
              <w:spacing w:val="-9"/>
              <w:lang w:val="fr-FR"/>
            </w:rPr>
          </w:rPrChange>
        </w:rPr>
        <w:t xml:space="preserve"> </w:t>
      </w:r>
      <w:r w:rsidRPr="00F94CB9">
        <w:rPr>
          <w:sz w:val="28"/>
          <w:szCs w:val="28"/>
          <w:lang w:val="fr-FR"/>
          <w:rPrChange w:id="5756" w:author="Peng Luqi" w:date="2019-10-13T14:50:00Z">
            <w:rPr>
              <w:lang w:val="fr-FR"/>
            </w:rPr>
          </w:rPrChange>
        </w:rPr>
        <w:t>à</w:t>
      </w:r>
      <w:r w:rsidRPr="00F94CB9">
        <w:rPr>
          <w:spacing w:val="-9"/>
          <w:sz w:val="28"/>
          <w:szCs w:val="28"/>
          <w:lang w:val="fr-FR"/>
          <w:rPrChange w:id="5757" w:author="Peng Luqi" w:date="2019-10-13T14:50:00Z">
            <w:rPr>
              <w:spacing w:val="-9"/>
              <w:lang w:val="fr-FR"/>
            </w:rPr>
          </w:rPrChange>
        </w:rPr>
        <w:t xml:space="preserve"> </w:t>
      </w:r>
      <w:r w:rsidRPr="00F94CB9">
        <w:rPr>
          <w:sz w:val="28"/>
          <w:szCs w:val="28"/>
          <w:lang w:val="fr-FR"/>
          <w:rPrChange w:id="5758" w:author="Peng Luqi" w:date="2019-10-13T14:50:00Z">
            <w:rPr>
              <w:lang w:val="fr-FR"/>
            </w:rPr>
          </w:rPrChange>
        </w:rPr>
        <w:t>long</w:t>
      </w:r>
      <w:r w:rsidRPr="00F94CB9">
        <w:rPr>
          <w:spacing w:val="-9"/>
          <w:sz w:val="28"/>
          <w:szCs w:val="28"/>
          <w:lang w:val="fr-FR"/>
          <w:rPrChange w:id="5759" w:author="Peng Luqi" w:date="2019-10-13T14:50:00Z">
            <w:rPr>
              <w:spacing w:val="-9"/>
              <w:lang w:val="fr-FR"/>
            </w:rPr>
          </w:rPrChange>
        </w:rPr>
        <w:t xml:space="preserve"> </w:t>
      </w:r>
      <w:r w:rsidRPr="00F94CB9">
        <w:rPr>
          <w:sz w:val="28"/>
          <w:szCs w:val="28"/>
          <w:lang w:val="fr-FR"/>
          <w:rPrChange w:id="5760" w:author="Peng Luqi" w:date="2019-10-13T14:50:00Z">
            <w:rPr>
              <w:lang w:val="fr-FR"/>
            </w:rPr>
          </w:rPrChange>
        </w:rPr>
        <w:t>terme</w:t>
      </w:r>
      <w:r w:rsidRPr="00F94CB9">
        <w:rPr>
          <w:spacing w:val="-11"/>
          <w:sz w:val="28"/>
          <w:szCs w:val="28"/>
          <w:lang w:val="fr-FR"/>
          <w:rPrChange w:id="5761" w:author="Peng Luqi" w:date="2019-10-13T14:50:00Z">
            <w:rPr>
              <w:spacing w:val="-11"/>
              <w:lang w:val="fr-FR"/>
            </w:rPr>
          </w:rPrChange>
        </w:rPr>
        <w:t xml:space="preserve"> </w:t>
      </w:r>
      <w:r w:rsidRPr="00F94CB9">
        <w:rPr>
          <w:sz w:val="28"/>
          <w:szCs w:val="28"/>
          <w:lang w:val="fr-FR"/>
          <w:rPrChange w:id="5762" w:author="Peng Luqi" w:date="2019-10-13T14:50:00Z">
            <w:rPr>
              <w:lang w:val="fr-FR"/>
            </w:rPr>
          </w:rPrChange>
        </w:rPr>
        <w:t>comprennent</w:t>
      </w:r>
      <w:r w:rsidRPr="00F94CB9">
        <w:rPr>
          <w:spacing w:val="-9"/>
          <w:sz w:val="28"/>
          <w:szCs w:val="28"/>
          <w:lang w:val="fr-FR"/>
          <w:rPrChange w:id="5763" w:author="Peng Luqi" w:date="2019-10-13T14:50:00Z">
            <w:rPr>
              <w:spacing w:val="-9"/>
              <w:lang w:val="fr-FR"/>
            </w:rPr>
          </w:rPrChange>
        </w:rPr>
        <w:t xml:space="preserve"> </w:t>
      </w:r>
      <w:r w:rsidRPr="00F94CB9">
        <w:rPr>
          <w:sz w:val="28"/>
          <w:szCs w:val="28"/>
          <w:lang w:val="fr-FR"/>
          <w:rPrChange w:id="5764" w:author="Peng Luqi" w:date="2019-10-13T14:50:00Z">
            <w:rPr>
              <w:lang w:val="fr-FR"/>
            </w:rPr>
          </w:rPrChange>
        </w:rPr>
        <w:t>bien</w:t>
      </w:r>
      <w:r w:rsidRPr="00F94CB9">
        <w:rPr>
          <w:spacing w:val="-9"/>
          <w:sz w:val="28"/>
          <w:szCs w:val="28"/>
          <w:lang w:val="fr-FR"/>
          <w:rPrChange w:id="5765" w:author="Peng Luqi" w:date="2019-10-13T14:50:00Z">
            <w:rPr>
              <w:spacing w:val="-9"/>
              <w:lang w:val="fr-FR"/>
            </w:rPr>
          </w:rPrChange>
        </w:rPr>
        <w:t xml:space="preserve"> </w:t>
      </w:r>
      <w:r w:rsidRPr="00F94CB9">
        <w:rPr>
          <w:sz w:val="28"/>
          <w:szCs w:val="28"/>
          <w:lang w:val="fr-FR"/>
          <w:rPrChange w:id="5766" w:author="Peng Luqi" w:date="2019-10-13T14:50:00Z">
            <w:rPr>
              <w:lang w:val="fr-FR"/>
            </w:rPr>
          </w:rPrChange>
        </w:rPr>
        <w:t>que</w:t>
      </w:r>
      <w:r w:rsidRPr="00F94CB9">
        <w:rPr>
          <w:spacing w:val="-9"/>
          <w:sz w:val="28"/>
          <w:szCs w:val="28"/>
          <w:lang w:val="fr-FR"/>
          <w:rPrChange w:id="5767" w:author="Peng Luqi" w:date="2019-10-13T14:50:00Z">
            <w:rPr>
              <w:spacing w:val="-9"/>
              <w:lang w:val="fr-FR"/>
            </w:rPr>
          </w:rPrChange>
        </w:rPr>
        <w:t xml:space="preserve"> </w:t>
      </w:r>
      <w:r w:rsidRPr="00F94CB9">
        <w:rPr>
          <w:sz w:val="28"/>
          <w:szCs w:val="28"/>
          <w:lang w:val="fr-FR"/>
          <w:rPrChange w:id="5768" w:author="Peng Luqi" w:date="2019-10-13T14:50:00Z">
            <w:rPr>
              <w:lang w:val="fr-FR"/>
            </w:rPr>
          </w:rPrChange>
        </w:rPr>
        <w:t>des</w:t>
      </w:r>
      <w:r w:rsidRPr="00F94CB9">
        <w:rPr>
          <w:spacing w:val="-9"/>
          <w:sz w:val="28"/>
          <w:szCs w:val="28"/>
          <w:lang w:val="fr-FR"/>
          <w:rPrChange w:id="5769" w:author="Peng Luqi" w:date="2019-10-13T14:50:00Z">
            <w:rPr>
              <w:spacing w:val="-9"/>
              <w:lang w:val="fr-FR"/>
            </w:rPr>
          </w:rPrChange>
        </w:rPr>
        <w:t xml:space="preserve"> </w:t>
      </w:r>
      <w:r w:rsidRPr="00F94CB9">
        <w:rPr>
          <w:sz w:val="28"/>
          <w:szCs w:val="28"/>
          <w:lang w:val="fr-FR"/>
          <w:rPrChange w:id="5770" w:author="Peng Luqi" w:date="2019-10-13T14:50:00Z">
            <w:rPr>
              <w:lang w:val="fr-FR"/>
            </w:rPr>
          </w:rPrChange>
        </w:rPr>
        <w:t>modifications</w:t>
      </w:r>
      <w:r w:rsidRPr="00F94CB9">
        <w:rPr>
          <w:spacing w:val="-9"/>
          <w:sz w:val="28"/>
          <w:szCs w:val="28"/>
          <w:lang w:val="fr-FR"/>
          <w:rPrChange w:id="5771" w:author="Peng Luqi" w:date="2019-10-13T14:50:00Z">
            <w:rPr>
              <w:spacing w:val="-9"/>
              <w:lang w:val="fr-FR"/>
            </w:rPr>
          </w:rPrChange>
        </w:rPr>
        <w:t xml:space="preserve"> </w:t>
      </w:r>
      <w:r w:rsidRPr="00F94CB9">
        <w:rPr>
          <w:sz w:val="28"/>
          <w:szCs w:val="28"/>
          <w:lang w:val="fr-FR"/>
          <w:rPrChange w:id="5772" w:author="Peng Luqi" w:date="2019-10-13T14:50:00Z">
            <w:rPr>
              <w:lang w:val="fr-FR"/>
            </w:rPr>
          </w:rPrChange>
        </w:rPr>
        <w:t>à</w:t>
      </w:r>
      <w:r w:rsidRPr="00F94CB9">
        <w:rPr>
          <w:spacing w:val="-9"/>
          <w:sz w:val="28"/>
          <w:szCs w:val="28"/>
          <w:lang w:val="fr-FR"/>
          <w:rPrChange w:id="5773" w:author="Peng Luqi" w:date="2019-10-13T14:50:00Z">
            <w:rPr>
              <w:spacing w:val="-9"/>
              <w:lang w:val="fr-FR"/>
            </w:rPr>
          </w:rPrChange>
        </w:rPr>
        <w:t xml:space="preserve"> </w:t>
      </w:r>
      <w:r w:rsidRPr="00F94CB9">
        <w:rPr>
          <w:sz w:val="28"/>
          <w:szCs w:val="28"/>
          <w:lang w:val="fr-FR"/>
          <w:rPrChange w:id="5774" w:author="Peng Luqi" w:date="2019-10-13T14:50:00Z">
            <w:rPr>
              <w:lang w:val="fr-FR"/>
            </w:rPr>
          </w:rPrChange>
        </w:rPr>
        <w:t>court terme sur le marché ou une nouvelle tendance seront à l</w:t>
      </w:r>
      <w:del w:id="5775" w:author="Peng Luqi" w:date="2019-10-13T14:43:00Z">
        <w:r w:rsidRPr="00F94CB9" w:rsidDel="00EF666F">
          <w:rPr>
            <w:sz w:val="28"/>
            <w:szCs w:val="28"/>
            <w:lang w:val="fr-FR"/>
            <w:rPrChange w:id="5776" w:author="Peng Luqi" w:date="2019-10-13T14:50:00Z">
              <w:rPr>
                <w:lang w:val="fr-FR"/>
              </w:rPr>
            </w:rPrChange>
          </w:rPr>
          <w:delText>’</w:delText>
        </w:r>
      </w:del>
      <w:ins w:id="5777" w:author="Peng Luqi" w:date="2019-10-13T14:43:00Z">
        <w:r w:rsidR="00EF666F" w:rsidRPr="00F94CB9">
          <w:rPr>
            <w:sz w:val="28"/>
            <w:szCs w:val="28"/>
            <w:lang w:val="fr-FR"/>
            <w:rPrChange w:id="5778" w:author="Peng Luqi" w:date="2019-10-13T14:50:00Z">
              <w:rPr>
                <w:lang w:val="fr-FR"/>
              </w:rPr>
            </w:rPrChange>
          </w:rPr>
          <w:t>’</w:t>
        </w:r>
      </w:ins>
      <w:r w:rsidRPr="00F94CB9">
        <w:rPr>
          <w:sz w:val="28"/>
          <w:szCs w:val="28"/>
          <w:lang w:val="fr-FR"/>
          <w:rPrChange w:id="5779" w:author="Peng Luqi" w:date="2019-10-13T14:50:00Z">
            <w:rPr>
              <w:lang w:val="fr-FR"/>
            </w:rPr>
          </w:rPrChange>
        </w:rPr>
        <w:t>avantage des gestionnaires de fonds actifs. Mais selon les résultats de 15 ans de statistiques, l</w:t>
      </w:r>
      <w:del w:id="5780" w:author="Peng Luqi" w:date="2019-10-13T14:43:00Z">
        <w:r w:rsidRPr="00F94CB9" w:rsidDel="00EF666F">
          <w:rPr>
            <w:sz w:val="28"/>
            <w:szCs w:val="28"/>
            <w:lang w:val="fr-FR"/>
            <w:rPrChange w:id="5781" w:author="Peng Luqi" w:date="2019-10-13T14:50:00Z">
              <w:rPr>
                <w:lang w:val="fr-FR"/>
              </w:rPr>
            </w:rPrChange>
          </w:rPr>
          <w:delText>’</w:delText>
        </w:r>
      </w:del>
      <w:ins w:id="5782" w:author="Peng Luqi" w:date="2019-10-13T14:43:00Z">
        <w:r w:rsidR="00EF666F" w:rsidRPr="00F94CB9">
          <w:rPr>
            <w:sz w:val="28"/>
            <w:szCs w:val="28"/>
            <w:lang w:val="fr-FR"/>
            <w:rPrChange w:id="5783" w:author="Peng Luqi" w:date="2019-10-13T14:50:00Z">
              <w:rPr>
                <w:lang w:val="fr-FR"/>
              </w:rPr>
            </w:rPrChange>
          </w:rPr>
          <w:t>’</w:t>
        </w:r>
      </w:ins>
      <w:r w:rsidRPr="00F94CB9">
        <w:rPr>
          <w:sz w:val="28"/>
          <w:szCs w:val="28"/>
          <w:lang w:val="fr-FR"/>
          <w:rPrChange w:id="5784" w:author="Peng Luqi" w:date="2019-10-13T14:50:00Z">
            <w:rPr>
              <w:lang w:val="fr-FR"/>
            </w:rPr>
          </w:rPrChange>
        </w:rPr>
        <w:t>influence de cela est insignifiante, donc, les investisseurs à long terme peuvent</w:t>
      </w:r>
      <w:r w:rsidRPr="00F94CB9">
        <w:rPr>
          <w:spacing w:val="-6"/>
          <w:sz w:val="28"/>
          <w:szCs w:val="28"/>
          <w:lang w:val="fr-FR"/>
          <w:rPrChange w:id="5785" w:author="Peng Luqi" w:date="2019-10-13T14:50:00Z">
            <w:rPr>
              <w:spacing w:val="-6"/>
              <w:lang w:val="fr-FR"/>
            </w:rPr>
          </w:rPrChange>
        </w:rPr>
        <w:t xml:space="preserve"> </w:t>
      </w:r>
      <w:r w:rsidRPr="00F94CB9">
        <w:rPr>
          <w:sz w:val="28"/>
          <w:szCs w:val="28"/>
          <w:lang w:val="fr-FR"/>
          <w:rPrChange w:id="5786" w:author="Peng Luqi" w:date="2019-10-13T14:50:00Z">
            <w:rPr>
              <w:lang w:val="fr-FR"/>
            </w:rPr>
          </w:rPrChange>
        </w:rPr>
        <w:t>l</w:t>
      </w:r>
      <w:del w:id="5787" w:author="Peng Luqi" w:date="2019-10-13T14:43:00Z">
        <w:r w:rsidRPr="00F94CB9" w:rsidDel="00EF666F">
          <w:rPr>
            <w:sz w:val="28"/>
            <w:szCs w:val="28"/>
            <w:lang w:val="fr-FR"/>
            <w:rPrChange w:id="5788" w:author="Peng Luqi" w:date="2019-10-13T14:50:00Z">
              <w:rPr>
                <w:lang w:val="fr-FR"/>
              </w:rPr>
            </w:rPrChange>
          </w:rPr>
          <w:delText>’</w:delText>
        </w:r>
      </w:del>
      <w:ins w:id="5789" w:author="Peng Luqi" w:date="2019-10-13T14:43:00Z">
        <w:r w:rsidR="00EF666F" w:rsidRPr="00F94CB9">
          <w:rPr>
            <w:sz w:val="28"/>
            <w:szCs w:val="28"/>
            <w:lang w:val="fr-FR"/>
            <w:rPrChange w:id="5790" w:author="Peng Luqi" w:date="2019-10-13T14:50:00Z">
              <w:rPr>
                <w:lang w:val="fr-FR"/>
              </w:rPr>
            </w:rPrChange>
          </w:rPr>
          <w:t>’</w:t>
        </w:r>
      </w:ins>
      <w:r w:rsidRPr="00F94CB9">
        <w:rPr>
          <w:sz w:val="28"/>
          <w:szCs w:val="28"/>
          <w:lang w:val="fr-FR"/>
          <w:rPrChange w:id="5791" w:author="Peng Luqi" w:date="2019-10-13T14:50:00Z">
            <w:rPr>
              <w:lang w:val="fr-FR"/>
            </w:rPr>
          </w:rPrChange>
        </w:rPr>
        <w:t>ignorer.</w:t>
      </w:r>
    </w:p>
    <w:p w:rsidR="002B38DF" w:rsidRPr="00F94CB9" w:rsidRDefault="002B38DF">
      <w:pPr>
        <w:pStyle w:val="a3"/>
        <w:ind w:left="170" w:right="170"/>
        <w:jc w:val="both"/>
        <w:rPr>
          <w:lang w:val="fr-FR"/>
          <w:rPrChange w:id="5792" w:author="Peng Luqi" w:date="2019-10-13T14:50:00Z">
            <w:rPr>
              <w:sz w:val="21"/>
              <w:lang w:val="fr-FR"/>
            </w:rPr>
          </w:rPrChange>
        </w:rPr>
        <w:pPrChange w:id="5793" w:author="Peng Luqi" w:date="2019-10-13T14:20:00Z">
          <w:pPr>
            <w:pStyle w:val="a3"/>
            <w:spacing w:before="2"/>
          </w:pPr>
        </w:pPrChange>
      </w:pPr>
    </w:p>
    <w:p w:rsidR="002B38DF" w:rsidRPr="00F94CB9" w:rsidRDefault="00716360">
      <w:pPr>
        <w:ind w:left="170" w:right="170"/>
        <w:jc w:val="both"/>
        <w:rPr>
          <w:sz w:val="28"/>
          <w:szCs w:val="28"/>
          <w:lang w:val="fr-FR"/>
          <w:rPrChange w:id="5794" w:author="Peng Luqi" w:date="2019-10-13T14:50:00Z">
            <w:rPr>
              <w:lang w:val="fr-FR"/>
            </w:rPr>
          </w:rPrChange>
        </w:rPr>
        <w:pPrChange w:id="5795" w:author="Peng Luqi" w:date="2019-10-13T14:20:00Z">
          <w:pPr>
            <w:ind w:left="130"/>
            <w:jc w:val="both"/>
          </w:pPr>
        </w:pPrChange>
      </w:pPr>
      <w:r w:rsidRPr="00F94CB9">
        <w:rPr>
          <w:sz w:val="28"/>
          <w:szCs w:val="28"/>
          <w:lang w:val="fr-FR"/>
          <w:rPrChange w:id="5796" w:author="Peng Luqi" w:date="2019-10-13T14:50:00Z">
            <w:rPr>
              <w:lang w:val="fr-FR"/>
            </w:rPr>
          </w:rPrChange>
        </w:rPr>
        <w:t>Dans cette statistique, la partie la plus intéressante est la conclusion :</w:t>
      </w:r>
    </w:p>
    <w:p w:rsidR="002B38DF" w:rsidRPr="00F94CB9" w:rsidRDefault="002B38DF">
      <w:pPr>
        <w:pStyle w:val="a3"/>
        <w:ind w:left="170" w:right="170"/>
        <w:jc w:val="both"/>
        <w:rPr>
          <w:lang w:val="fr-FR"/>
          <w:rPrChange w:id="5797" w:author="Peng Luqi" w:date="2019-10-13T14:50:00Z">
            <w:rPr>
              <w:sz w:val="24"/>
              <w:lang w:val="fr-FR"/>
            </w:rPr>
          </w:rPrChange>
        </w:rPr>
        <w:pPrChange w:id="5798" w:author="Peng Luqi" w:date="2019-10-13T14:20:00Z">
          <w:pPr>
            <w:pStyle w:val="a3"/>
            <w:spacing w:before="4"/>
          </w:pPr>
        </w:pPrChange>
      </w:pPr>
    </w:p>
    <w:p w:rsidR="002B38DF" w:rsidRPr="00FA3B19" w:rsidRDefault="00716360">
      <w:pPr>
        <w:pStyle w:val="a4"/>
        <w:numPr>
          <w:ilvl w:val="2"/>
          <w:numId w:val="23"/>
        </w:numPr>
        <w:ind w:left="1077" w:right="720" w:hanging="357"/>
        <w:jc w:val="both"/>
        <w:rPr>
          <w:sz w:val="28"/>
          <w:lang w:val="fr-FR"/>
          <w:rPrChange w:id="5799" w:author="Peng Luqi" w:date="2019-10-13T14:54:00Z">
            <w:rPr>
              <w:lang w:val="fr-FR"/>
            </w:rPr>
          </w:rPrChange>
        </w:rPr>
        <w:pPrChange w:id="5800" w:author="Peng Luqi" w:date="2019-10-13T14:54:00Z">
          <w:pPr>
            <w:pStyle w:val="a4"/>
            <w:numPr>
              <w:numId w:val="13"/>
            </w:numPr>
            <w:tabs>
              <w:tab w:val="left" w:pos="850"/>
              <w:tab w:val="left" w:pos="851"/>
            </w:tabs>
            <w:ind w:hanging="359"/>
          </w:pPr>
        </w:pPrChange>
      </w:pPr>
      <w:r w:rsidRPr="00FA3B19">
        <w:rPr>
          <w:sz w:val="28"/>
          <w:lang w:val="fr-FR"/>
          <w:rPrChange w:id="5801" w:author="Peng Luqi" w:date="2019-10-13T14:54:00Z">
            <w:rPr>
              <w:lang w:val="fr-FR"/>
            </w:rPr>
          </w:rPrChange>
        </w:rPr>
        <w:t>Plus le cycle d</w:t>
      </w:r>
      <w:del w:id="5802" w:author="Peng Luqi" w:date="2019-10-13T14:43:00Z">
        <w:r w:rsidRPr="00FA3B19" w:rsidDel="00EF666F">
          <w:rPr>
            <w:sz w:val="28"/>
            <w:lang w:val="fr-FR"/>
            <w:rPrChange w:id="5803" w:author="Peng Luqi" w:date="2019-10-13T14:54:00Z">
              <w:rPr>
                <w:lang w:val="fr-FR"/>
              </w:rPr>
            </w:rPrChange>
          </w:rPr>
          <w:delText>’</w:delText>
        </w:r>
      </w:del>
      <w:ins w:id="5804" w:author="Peng Luqi" w:date="2019-10-13T14:43:00Z">
        <w:r w:rsidR="00EF666F" w:rsidRPr="00FA3B19">
          <w:rPr>
            <w:sz w:val="28"/>
            <w:lang w:val="fr-FR"/>
            <w:rPrChange w:id="5805" w:author="Peng Luqi" w:date="2019-10-13T14:54:00Z">
              <w:rPr>
                <w:lang w:val="fr-FR"/>
              </w:rPr>
            </w:rPrChange>
          </w:rPr>
          <w:t>’</w:t>
        </w:r>
      </w:ins>
      <w:r w:rsidRPr="00FA3B19">
        <w:rPr>
          <w:sz w:val="28"/>
          <w:lang w:val="fr-FR"/>
          <w:rPrChange w:id="5806" w:author="Peng Luqi" w:date="2019-10-13T14:54:00Z">
            <w:rPr>
              <w:lang w:val="fr-FR"/>
            </w:rPr>
          </w:rPrChange>
        </w:rPr>
        <w:t>investissement est long, plus l</w:t>
      </w:r>
      <w:del w:id="5807" w:author="Peng Luqi" w:date="2019-10-13T14:43:00Z">
        <w:r w:rsidRPr="00FA3B19" w:rsidDel="00EF666F">
          <w:rPr>
            <w:sz w:val="28"/>
            <w:lang w:val="fr-FR"/>
            <w:rPrChange w:id="5808" w:author="Peng Luqi" w:date="2019-10-13T14:54:00Z">
              <w:rPr>
                <w:lang w:val="fr-FR"/>
              </w:rPr>
            </w:rPrChange>
          </w:rPr>
          <w:delText>’</w:delText>
        </w:r>
      </w:del>
      <w:ins w:id="5809" w:author="Peng Luqi" w:date="2019-10-13T14:43:00Z">
        <w:r w:rsidR="00EF666F" w:rsidRPr="00FA3B19">
          <w:rPr>
            <w:sz w:val="28"/>
            <w:lang w:val="fr-FR"/>
            <w:rPrChange w:id="5810" w:author="Peng Luqi" w:date="2019-10-13T14:54:00Z">
              <w:rPr>
                <w:lang w:val="fr-FR"/>
              </w:rPr>
            </w:rPrChange>
          </w:rPr>
          <w:t>’</w:t>
        </w:r>
      </w:ins>
      <w:r w:rsidRPr="00FA3B19">
        <w:rPr>
          <w:sz w:val="28"/>
          <w:lang w:val="fr-FR"/>
          <w:rPrChange w:id="5811" w:author="Peng Luqi" w:date="2019-10-13T14:54:00Z">
            <w:rPr>
              <w:lang w:val="fr-FR"/>
            </w:rPr>
          </w:rPrChange>
        </w:rPr>
        <w:t>avantage passif est</w:t>
      </w:r>
      <w:r w:rsidRPr="00FA3B19">
        <w:rPr>
          <w:sz w:val="28"/>
          <w:lang w:val="fr-FR"/>
          <w:rPrChange w:id="5812" w:author="Peng Luqi" w:date="2019-10-13T14:54:00Z">
            <w:rPr>
              <w:spacing w:val="-16"/>
              <w:lang w:val="fr-FR"/>
            </w:rPr>
          </w:rPrChange>
        </w:rPr>
        <w:t xml:space="preserve"> </w:t>
      </w:r>
      <w:r w:rsidRPr="00FA3B19">
        <w:rPr>
          <w:sz w:val="28"/>
          <w:lang w:val="fr-FR"/>
          <w:rPrChange w:id="5813" w:author="Peng Luqi" w:date="2019-10-13T14:54:00Z">
            <w:rPr>
              <w:lang w:val="fr-FR"/>
            </w:rPr>
          </w:rPrChange>
        </w:rPr>
        <w:t>grand.</w:t>
      </w:r>
    </w:p>
    <w:p w:rsidR="002B38DF" w:rsidRPr="00FA3B19" w:rsidRDefault="00716360">
      <w:pPr>
        <w:pStyle w:val="a4"/>
        <w:numPr>
          <w:ilvl w:val="2"/>
          <w:numId w:val="23"/>
        </w:numPr>
        <w:ind w:left="1077" w:right="720" w:hanging="357"/>
        <w:jc w:val="both"/>
        <w:rPr>
          <w:sz w:val="28"/>
          <w:lang w:val="fr-FR"/>
          <w:rPrChange w:id="5814" w:author="Peng Luqi" w:date="2019-10-13T14:54:00Z">
            <w:rPr>
              <w:lang w:val="fr-FR"/>
            </w:rPr>
          </w:rPrChange>
        </w:rPr>
        <w:pPrChange w:id="5815" w:author="Peng Luqi" w:date="2019-10-13T14:54:00Z">
          <w:pPr>
            <w:pStyle w:val="a4"/>
            <w:numPr>
              <w:numId w:val="13"/>
            </w:numPr>
            <w:tabs>
              <w:tab w:val="left" w:pos="850"/>
              <w:tab w:val="left" w:pos="851"/>
            </w:tabs>
            <w:spacing w:before="1"/>
            <w:ind w:hanging="359"/>
          </w:pPr>
        </w:pPrChange>
      </w:pPr>
      <w:r w:rsidRPr="00FA3B19">
        <w:rPr>
          <w:sz w:val="28"/>
          <w:lang w:val="fr-FR"/>
          <w:rPrChange w:id="5816" w:author="Peng Luqi" w:date="2019-10-13T14:54:00Z">
            <w:rPr>
              <w:lang w:val="fr-FR"/>
            </w:rPr>
          </w:rPrChange>
        </w:rPr>
        <w:t>Plus le montant de l</w:t>
      </w:r>
      <w:del w:id="5817" w:author="Peng Luqi" w:date="2019-10-13T14:43:00Z">
        <w:r w:rsidRPr="00FA3B19" w:rsidDel="00EF666F">
          <w:rPr>
            <w:sz w:val="28"/>
            <w:lang w:val="fr-FR"/>
            <w:rPrChange w:id="5818" w:author="Peng Luqi" w:date="2019-10-13T14:54:00Z">
              <w:rPr>
                <w:lang w:val="fr-FR"/>
              </w:rPr>
            </w:rPrChange>
          </w:rPr>
          <w:delText>’</w:delText>
        </w:r>
      </w:del>
      <w:ins w:id="5819" w:author="Peng Luqi" w:date="2019-10-13T14:43:00Z">
        <w:r w:rsidR="00EF666F" w:rsidRPr="00FA3B19">
          <w:rPr>
            <w:sz w:val="28"/>
            <w:lang w:val="fr-FR"/>
            <w:rPrChange w:id="5820" w:author="Peng Luqi" w:date="2019-10-13T14:54:00Z">
              <w:rPr>
                <w:lang w:val="fr-FR"/>
              </w:rPr>
            </w:rPrChange>
          </w:rPr>
          <w:t>’</w:t>
        </w:r>
      </w:ins>
      <w:r w:rsidRPr="00FA3B19">
        <w:rPr>
          <w:sz w:val="28"/>
          <w:lang w:val="fr-FR"/>
          <w:rPrChange w:id="5821" w:author="Peng Luqi" w:date="2019-10-13T14:54:00Z">
            <w:rPr>
              <w:lang w:val="fr-FR"/>
            </w:rPr>
          </w:rPrChange>
        </w:rPr>
        <w:t>investissement est grand, plus l</w:t>
      </w:r>
      <w:del w:id="5822" w:author="Peng Luqi" w:date="2019-10-13T14:43:00Z">
        <w:r w:rsidRPr="00FA3B19" w:rsidDel="00EF666F">
          <w:rPr>
            <w:sz w:val="28"/>
            <w:lang w:val="fr-FR"/>
            <w:rPrChange w:id="5823" w:author="Peng Luqi" w:date="2019-10-13T14:54:00Z">
              <w:rPr>
                <w:lang w:val="fr-FR"/>
              </w:rPr>
            </w:rPrChange>
          </w:rPr>
          <w:delText>’</w:delText>
        </w:r>
      </w:del>
      <w:ins w:id="5824" w:author="Peng Luqi" w:date="2019-10-13T14:43:00Z">
        <w:r w:rsidR="00EF666F" w:rsidRPr="00FA3B19">
          <w:rPr>
            <w:sz w:val="28"/>
            <w:lang w:val="fr-FR"/>
            <w:rPrChange w:id="5825" w:author="Peng Luqi" w:date="2019-10-13T14:54:00Z">
              <w:rPr>
                <w:lang w:val="fr-FR"/>
              </w:rPr>
            </w:rPrChange>
          </w:rPr>
          <w:t>’</w:t>
        </w:r>
      </w:ins>
      <w:r w:rsidRPr="00FA3B19">
        <w:rPr>
          <w:sz w:val="28"/>
          <w:lang w:val="fr-FR"/>
          <w:rPrChange w:id="5826" w:author="Peng Luqi" w:date="2019-10-13T14:54:00Z">
            <w:rPr>
              <w:lang w:val="fr-FR"/>
            </w:rPr>
          </w:rPrChange>
        </w:rPr>
        <w:t>avantage passif l</w:t>
      </w:r>
      <w:del w:id="5827" w:author="Peng Luqi" w:date="2019-10-13T14:43:00Z">
        <w:r w:rsidRPr="00FA3B19" w:rsidDel="00EF666F">
          <w:rPr>
            <w:sz w:val="28"/>
            <w:lang w:val="fr-FR"/>
            <w:rPrChange w:id="5828" w:author="Peng Luqi" w:date="2019-10-13T14:54:00Z">
              <w:rPr>
                <w:lang w:val="fr-FR"/>
              </w:rPr>
            </w:rPrChange>
          </w:rPr>
          <w:delText>’</w:delText>
        </w:r>
      </w:del>
      <w:ins w:id="5829" w:author="Peng Luqi" w:date="2019-10-13T14:43:00Z">
        <w:r w:rsidR="00EF666F" w:rsidRPr="00FA3B19">
          <w:rPr>
            <w:sz w:val="28"/>
            <w:lang w:val="fr-FR"/>
            <w:rPrChange w:id="5830" w:author="Peng Luqi" w:date="2019-10-13T14:54:00Z">
              <w:rPr>
                <w:lang w:val="fr-FR"/>
              </w:rPr>
            </w:rPrChange>
          </w:rPr>
          <w:t>’</w:t>
        </w:r>
      </w:ins>
      <w:r w:rsidRPr="00FA3B19">
        <w:rPr>
          <w:sz w:val="28"/>
          <w:lang w:val="fr-FR"/>
          <w:rPrChange w:id="5831" w:author="Peng Luqi" w:date="2019-10-13T14:54:00Z">
            <w:rPr>
              <w:lang w:val="fr-FR"/>
            </w:rPr>
          </w:rPrChange>
        </w:rPr>
        <w:t>est</w:t>
      </w:r>
      <w:r w:rsidRPr="00FA3B19">
        <w:rPr>
          <w:sz w:val="28"/>
          <w:lang w:val="fr-FR"/>
          <w:rPrChange w:id="5832" w:author="Peng Luqi" w:date="2019-10-13T14:54:00Z">
            <w:rPr>
              <w:spacing w:val="-24"/>
              <w:lang w:val="fr-FR"/>
            </w:rPr>
          </w:rPrChange>
        </w:rPr>
        <w:t xml:space="preserve"> </w:t>
      </w:r>
      <w:r w:rsidRPr="00FA3B19">
        <w:rPr>
          <w:sz w:val="28"/>
          <w:lang w:val="fr-FR"/>
          <w:rPrChange w:id="5833" w:author="Peng Luqi" w:date="2019-10-13T14:54:00Z">
            <w:rPr>
              <w:lang w:val="fr-FR"/>
            </w:rPr>
          </w:rPrChange>
        </w:rPr>
        <w:t>également.</w:t>
      </w:r>
    </w:p>
    <w:p w:rsidR="002B38DF" w:rsidRPr="00F94CB9" w:rsidRDefault="002B38DF">
      <w:pPr>
        <w:pStyle w:val="a3"/>
        <w:ind w:left="170" w:right="170"/>
        <w:jc w:val="both"/>
        <w:rPr>
          <w:lang w:val="fr-FR"/>
          <w:rPrChange w:id="5834" w:author="Peng Luqi" w:date="2019-10-13T14:50:00Z">
            <w:rPr>
              <w:sz w:val="24"/>
              <w:lang w:val="fr-FR"/>
            </w:rPr>
          </w:rPrChange>
        </w:rPr>
        <w:pPrChange w:id="5835" w:author="Peng Luqi" w:date="2019-10-13T14:20:00Z">
          <w:pPr>
            <w:pStyle w:val="a3"/>
            <w:spacing w:before="4"/>
          </w:pPr>
        </w:pPrChange>
      </w:pPr>
    </w:p>
    <w:p w:rsidR="002B38DF" w:rsidRPr="00F94CB9" w:rsidRDefault="00716360">
      <w:pPr>
        <w:ind w:left="170" w:right="170"/>
        <w:jc w:val="both"/>
        <w:rPr>
          <w:sz w:val="28"/>
          <w:szCs w:val="28"/>
          <w:lang w:val="fr-FR"/>
          <w:rPrChange w:id="5836" w:author="Peng Luqi" w:date="2019-10-13T14:50:00Z">
            <w:rPr>
              <w:lang w:val="fr-FR"/>
            </w:rPr>
          </w:rPrChange>
        </w:rPr>
        <w:pPrChange w:id="5837" w:author="Peng Luqi" w:date="2019-10-13T14:20:00Z">
          <w:pPr>
            <w:ind w:left="130"/>
            <w:jc w:val="both"/>
          </w:pPr>
        </w:pPrChange>
      </w:pPr>
      <w:r w:rsidRPr="00F94CB9">
        <w:rPr>
          <w:sz w:val="28"/>
          <w:szCs w:val="28"/>
          <w:lang w:val="fr-FR"/>
          <w:rPrChange w:id="5838" w:author="Peng Luqi" w:date="2019-10-13T14:50:00Z">
            <w:rPr>
              <w:lang w:val="fr-FR"/>
            </w:rPr>
          </w:rPrChange>
        </w:rPr>
        <w:t>Mes expériences passées me l</w:t>
      </w:r>
      <w:del w:id="5839" w:author="Peng Luqi" w:date="2019-10-13T14:43:00Z">
        <w:r w:rsidRPr="00F94CB9" w:rsidDel="00EF666F">
          <w:rPr>
            <w:sz w:val="28"/>
            <w:szCs w:val="28"/>
            <w:lang w:val="fr-FR"/>
            <w:rPrChange w:id="5840" w:author="Peng Luqi" w:date="2019-10-13T14:50:00Z">
              <w:rPr>
                <w:lang w:val="fr-FR"/>
              </w:rPr>
            </w:rPrChange>
          </w:rPr>
          <w:delText>’</w:delText>
        </w:r>
      </w:del>
      <w:ins w:id="5841" w:author="Peng Luqi" w:date="2019-10-13T14:43:00Z">
        <w:r w:rsidR="00EF666F" w:rsidRPr="00F94CB9">
          <w:rPr>
            <w:sz w:val="28"/>
            <w:szCs w:val="28"/>
            <w:lang w:val="fr-FR"/>
            <w:rPrChange w:id="5842" w:author="Peng Luqi" w:date="2019-10-13T14:50:00Z">
              <w:rPr>
                <w:lang w:val="fr-FR"/>
              </w:rPr>
            </w:rPrChange>
          </w:rPr>
          <w:t>’</w:t>
        </w:r>
      </w:ins>
      <w:r w:rsidRPr="00F94CB9">
        <w:rPr>
          <w:sz w:val="28"/>
          <w:szCs w:val="28"/>
          <w:lang w:val="fr-FR"/>
          <w:rPrChange w:id="5843" w:author="Peng Luqi" w:date="2019-10-13T14:50:00Z">
            <w:rPr>
              <w:lang w:val="fr-FR"/>
            </w:rPr>
          </w:rPrChange>
        </w:rPr>
        <w:t>ont confirmé.</w:t>
      </w:r>
    </w:p>
    <w:p w:rsidR="002B38DF" w:rsidRPr="00F94CB9" w:rsidRDefault="002B38DF">
      <w:pPr>
        <w:pStyle w:val="a3"/>
        <w:ind w:left="170" w:right="170"/>
        <w:jc w:val="both"/>
        <w:rPr>
          <w:lang w:val="fr-FR"/>
          <w:rPrChange w:id="5844" w:author="Peng Luqi" w:date="2019-10-13T14:50:00Z">
            <w:rPr>
              <w:sz w:val="20"/>
              <w:lang w:val="fr-FR"/>
            </w:rPr>
          </w:rPrChange>
        </w:rPr>
        <w:pPrChange w:id="5845" w:author="Peng Luqi" w:date="2019-10-13T14:20:00Z">
          <w:pPr>
            <w:pStyle w:val="a3"/>
            <w:spacing w:before="7"/>
          </w:pPr>
        </w:pPrChange>
      </w:pPr>
    </w:p>
    <w:p w:rsidR="002B38DF" w:rsidRPr="00F94CB9" w:rsidRDefault="00716360">
      <w:pPr>
        <w:ind w:left="170" w:right="170"/>
        <w:jc w:val="both"/>
        <w:rPr>
          <w:sz w:val="28"/>
          <w:szCs w:val="28"/>
          <w:lang w:val="fr-FR"/>
          <w:rPrChange w:id="5846" w:author="Peng Luqi" w:date="2019-10-13T14:50:00Z">
            <w:rPr>
              <w:lang w:val="fr-FR"/>
            </w:rPr>
          </w:rPrChange>
        </w:rPr>
        <w:pPrChange w:id="5847" w:author="Peng Luqi" w:date="2019-10-13T14:20:00Z">
          <w:pPr>
            <w:ind w:left="130" w:right="182"/>
            <w:jc w:val="both"/>
          </w:pPr>
        </w:pPrChange>
      </w:pPr>
      <w:r w:rsidRPr="00F94CB9">
        <w:rPr>
          <w:sz w:val="28"/>
          <w:szCs w:val="28"/>
          <w:lang w:val="fr-FR"/>
          <w:rPrChange w:id="5848" w:author="Peng Luqi" w:date="2019-10-13T14:50:00Z">
            <w:rPr>
              <w:lang w:val="fr-FR"/>
            </w:rPr>
          </w:rPrChange>
        </w:rPr>
        <w:t>En 2013, j</w:t>
      </w:r>
      <w:del w:id="5849" w:author="Peng Luqi" w:date="2019-10-13T14:43:00Z">
        <w:r w:rsidRPr="00F94CB9" w:rsidDel="00EF666F">
          <w:rPr>
            <w:sz w:val="28"/>
            <w:szCs w:val="28"/>
            <w:lang w:val="fr-FR"/>
            <w:rPrChange w:id="5850" w:author="Peng Luqi" w:date="2019-10-13T14:50:00Z">
              <w:rPr>
                <w:lang w:val="fr-FR"/>
              </w:rPr>
            </w:rPrChange>
          </w:rPr>
          <w:delText>’</w:delText>
        </w:r>
      </w:del>
      <w:ins w:id="5851" w:author="Peng Luqi" w:date="2019-10-13T14:43:00Z">
        <w:r w:rsidR="00EF666F" w:rsidRPr="00F94CB9">
          <w:rPr>
            <w:sz w:val="28"/>
            <w:szCs w:val="28"/>
            <w:lang w:val="fr-FR"/>
            <w:rPrChange w:id="5852" w:author="Peng Luqi" w:date="2019-10-13T14:50:00Z">
              <w:rPr>
                <w:lang w:val="fr-FR"/>
              </w:rPr>
            </w:rPrChange>
          </w:rPr>
          <w:t>’</w:t>
        </w:r>
      </w:ins>
      <w:r w:rsidRPr="00F94CB9">
        <w:rPr>
          <w:sz w:val="28"/>
          <w:szCs w:val="28"/>
          <w:lang w:val="fr-FR"/>
          <w:rPrChange w:id="5853" w:author="Peng Luqi" w:date="2019-10-13T14:50:00Z">
            <w:rPr>
              <w:lang w:val="fr-FR"/>
            </w:rPr>
          </w:rPrChange>
        </w:rPr>
        <w:t>ai commencé à gérer un petit fonds en investissant sur le Bitcoin. En 2018, soit une période de gestion de quatre ans plus une période de liquidation d</w:t>
      </w:r>
      <w:del w:id="5854" w:author="Peng Luqi" w:date="2019-10-13T14:43:00Z">
        <w:r w:rsidRPr="00F94CB9" w:rsidDel="00EF666F">
          <w:rPr>
            <w:sz w:val="28"/>
            <w:szCs w:val="28"/>
            <w:lang w:val="fr-FR"/>
            <w:rPrChange w:id="5855" w:author="Peng Luqi" w:date="2019-10-13T14:50:00Z">
              <w:rPr>
                <w:lang w:val="fr-FR"/>
              </w:rPr>
            </w:rPrChange>
          </w:rPr>
          <w:delText>’</w:delText>
        </w:r>
      </w:del>
      <w:ins w:id="5856" w:author="Peng Luqi" w:date="2019-10-13T14:43:00Z">
        <w:r w:rsidR="00EF666F" w:rsidRPr="00F94CB9">
          <w:rPr>
            <w:sz w:val="28"/>
            <w:szCs w:val="28"/>
            <w:lang w:val="fr-FR"/>
            <w:rPrChange w:id="5857" w:author="Peng Luqi" w:date="2019-10-13T14:50:00Z">
              <w:rPr>
                <w:lang w:val="fr-FR"/>
              </w:rPr>
            </w:rPrChange>
          </w:rPr>
          <w:t>’</w:t>
        </w:r>
      </w:ins>
      <w:r w:rsidRPr="00F94CB9">
        <w:rPr>
          <w:sz w:val="28"/>
          <w:szCs w:val="28"/>
          <w:lang w:val="fr-FR"/>
          <w:rPrChange w:id="5858" w:author="Peng Luqi" w:date="2019-10-13T14:50:00Z">
            <w:rPr>
              <w:lang w:val="fr-FR"/>
            </w:rPr>
          </w:rPrChange>
        </w:rPr>
        <w:t>un an, la valeur marchande du fonds a été multipliée par 68. Bien que ce chiffre semble étonnant, en réalité, le résultat est décourageant, parce que</w:t>
      </w:r>
      <w:r w:rsidRPr="00F94CB9">
        <w:rPr>
          <w:spacing w:val="-9"/>
          <w:sz w:val="28"/>
          <w:szCs w:val="28"/>
          <w:lang w:val="fr-FR"/>
          <w:rPrChange w:id="5859" w:author="Peng Luqi" w:date="2019-10-13T14:50:00Z">
            <w:rPr>
              <w:spacing w:val="-9"/>
              <w:lang w:val="fr-FR"/>
            </w:rPr>
          </w:rPrChange>
        </w:rPr>
        <w:t xml:space="preserve"> </w:t>
      </w:r>
      <w:r w:rsidRPr="00F94CB9">
        <w:rPr>
          <w:sz w:val="28"/>
          <w:szCs w:val="28"/>
          <w:lang w:val="fr-FR"/>
          <w:rPrChange w:id="5860" w:author="Peng Luqi" w:date="2019-10-13T14:50:00Z">
            <w:rPr>
              <w:lang w:val="fr-FR"/>
            </w:rPr>
          </w:rPrChange>
        </w:rPr>
        <w:t>je</w:t>
      </w:r>
      <w:r w:rsidRPr="00F94CB9">
        <w:rPr>
          <w:spacing w:val="-9"/>
          <w:sz w:val="28"/>
          <w:szCs w:val="28"/>
          <w:lang w:val="fr-FR"/>
          <w:rPrChange w:id="5861" w:author="Peng Luqi" w:date="2019-10-13T14:50:00Z">
            <w:rPr>
              <w:spacing w:val="-9"/>
              <w:lang w:val="fr-FR"/>
            </w:rPr>
          </w:rPrChange>
        </w:rPr>
        <w:t xml:space="preserve"> </w:t>
      </w:r>
      <w:r w:rsidRPr="00F94CB9">
        <w:rPr>
          <w:sz w:val="28"/>
          <w:szCs w:val="28"/>
          <w:lang w:val="fr-FR"/>
          <w:rPrChange w:id="5862" w:author="Peng Luqi" w:date="2019-10-13T14:50:00Z">
            <w:rPr>
              <w:lang w:val="fr-FR"/>
            </w:rPr>
          </w:rPrChange>
        </w:rPr>
        <w:t>n</w:t>
      </w:r>
      <w:del w:id="5863" w:author="Peng Luqi" w:date="2019-10-13T14:43:00Z">
        <w:r w:rsidRPr="00F94CB9" w:rsidDel="00EF666F">
          <w:rPr>
            <w:sz w:val="28"/>
            <w:szCs w:val="28"/>
            <w:lang w:val="fr-FR"/>
            <w:rPrChange w:id="5864" w:author="Peng Luqi" w:date="2019-10-13T14:50:00Z">
              <w:rPr>
                <w:lang w:val="fr-FR"/>
              </w:rPr>
            </w:rPrChange>
          </w:rPr>
          <w:delText>’</w:delText>
        </w:r>
      </w:del>
      <w:ins w:id="5865" w:author="Peng Luqi" w:date="2019-10-13T14:43:00Z">
        <w:r w:rsidR="00EF666F" w:rsidRPr="00F94CB9">
          <w:rPr>
            <w:sz w:val="28"/>
            <w:szCs w:val="28"/>
            <w:lang w:val="fr-FR"/>
            <w:rPrChange w:id="5866" w:author="Peng Luqi" w:date="2019-10-13T14:50:00Z">
              <w:rPr>
                <w:lang w:val="fr-FR"/>
              </w:rPr>
            </w:rPrChange>
          </w:rPr>
          <w:t>’</w:t>
        </w:r>
      </w:ins>
      <w:r w:rsidRPr="00F94CB9">
        <w:rPr>
          <w:sz w:val="28"/>
          <w:szCs w:val="28"/>
          <w:lang w:val="fr-FR"/>
          <w:rPrChange w:id="5867" w:author="Peng Luqi" w:date="2019-10-13T14:50:00Z">
            <w:rPr>
              <w:lang w:val="fr-FR"/>
            </w:rPr>
          </w:rPrChange>
        </w:rPr>
        <w:t>ai</w:t>
      </w:r>
      <w:r w:rsidRPr="00F94CB9">
        <w:rPr>
          <w:spacing w:val="-9"/>
          <w:sz w:val="28"/>
          <w:szCs w:val="28"/>
          <w:lang w:val="fr-FR"/>
          <w:rPrChange w:id="5868" w:author="Peng Luqi" w:date="2019-10-13T14:50:00Z">
            <w:rPr>
              <w:spacing w:val="-9"/>
              <w:lang w:val="fr-FR"/>
            </w:rPr>
          </w:rPrChange>
        </w:rPr>
        <w:t xml:space="preserve"> </w:t>
      </w:r>
      <w:r w:rsidRPr="00F94CB9">
        <w:rPr>
          <w:sz w:val="28"/>
          <w:szCs w:val="28"/>
          <w:lang w:val="fr-FR"/>
          <w:rPrChange w:id="5869" w:author="Peng Luqi" w:date="2019-10-13T14:50:00Z">
            <w:rPr>
              <w:lang w:val="fr-FR"/>
            </w:rPr>
          </w:rPrChange>
        </w:rPr>
        <w:t>pas</w:t>
      </w:r>
      <w:r w:rsidRPr="00F94CB9">
        <w:rPr>
          <w:spacing w:val="-9"/>
          <w:sz w:val="28"/>
          <w:szCs w:val="28"/>
          <w:lang w:val="fr-FR"/>
          <w:rPrChange w:id="5870" w:author="Peng Luqi" w:date="2019-10-13T14:50:00Z">
            <w:rPr>
              <w:spacing w:val="-9"/>
              <w:lang w:val="fr-FR"/>
            </w:rPr>
          </w:rPrChange>
        </w:rPr>
        <w:t xml:space="preserve"> </w:t>
      </w:r>
      <w:r w:rsidRPr="00F94CB9">
        <w:rPr>
          <w:sz w:val="28"/>
          <w:szCs w:val="28"/>
          <w:lang w:val="fr-FR"/>
          <w:rPrChange w:id="5871" w:author="Peng Luqi" w:date="2019-10-13T14:50:00Z">
            <w:rPr>
              <w:lang w:val="fr-FR"/>
            </w:rPr>
          </w:rPrChange>
        </w:rPr>
        <w:t>fait</w:t>
      </w:r>
      <w:r w:rsidRPr="00F94CB9">
        <w:rPr>
          <w:spacing w:val="-9"/>
          <w:sz w:val="28"/>
          <w:szCs w:val="28"/>
          <w:lang w:val="fr-FR"/>
          <w:rPrChange w:id="5872" w:author="Peng Luqi" w:date="2019-10-13T14:50:00Z">
            <w:rPr>
              <w:spacing w:val="-9"/>
              <w:lang w:val="fr-FR"/>
            </w:rPr>
          </w:rPrChange>
        </w:rPr>
        <w:t xml:space="preserve"> </w:t>
      </w:r>
      <w:r w:rsidRPr="00F94CB9">
        <w:rPr>
          <w:sz w:val="28"/>
          <w:szCs w:val="28"/>
          <w:lang w:val="fr-FR"/>
          <w:rPrChange w:id="5873" w:author="Peng Luqi" w:date="2019-10-13T14:50:00Z">
            <w:rPr>
              <w:lang w:val="fr-FR"/>
            </w:rPr>
          </w:rPrChange>
        </w:rPr>
        <w:t>mieux</w:t>
      </w:r>
      <w:r w:rsidRPr="00F94CB9">
        <w:rPr>
          <w:spacing w:val="-9"/>
          <w:sz w:val="28"/>
          <w:szCs w:val="28"/>
          <w:lang w:val="fr-FR"/>
          <w:rPrChange w:id="5874" w:author="Peng Luqi" w:date="2019-10-13T14:50:00Z">
            <w:rPr>
              <w:spacing w:val="-9"/>
              <w:lang w:val="fr-FR"/>
            </w:rPr>
          </w:rPrChange>
        </w:rPr>
        <w:t xml:space="preserve"> </w:t>
      </w:r>
      <w:r w:rsidRPr="00F94CB9">
        <w:rPr>
          <w:sz w:val="28"/>
          <w:szCs w:val="28"/>
          <w:lang w:val="fr-FR"/>
          <w:rPrChange w:id="5875" w:author="Peng Luqi" w:date="2019-10-13T14:50:00Z">
            <w:rPr>
              <w:lang w:val="fr-FR"/>
            </w:rPr>
          </w:rPrChange>
        </w:rPr>
        <w:t>que</w:t>
      </w:r>
      <w:r w:rsidRPr="00F94CB9">
        <w:rPr>
          <w:spacing w:val="-9"/>
          <w:sz w:val="28"/>
          <w:szCs w:val="28"/>
          <w:lang w:val="fr-FR"/>
          <w:rPrChange w:id="5876" w:author="Peng Luqi" w:date="2019-10-13T14:50:00Z">
            <w:rPr>
              <w:spacing w:val="-9"/>
              <w:lang w:val="fr-FR"/>
            </w:rPr>
          </w:rPrChange>
        </w:rPr>
        <w:t xml:space="preserve"> </w:t>
      </w:r>
      <w:r w:rsidRPr="00F94CB9">
        <w:rPr>
          <w:sz w:val="28"/>
          <w:szCs w:val="28"/>
          <w:lang w:val="fr-FR"/>
          <w:rPrChange w:id="5877" w:author="Peng Luqi" w:date="2019-10-13T14:50:00Z">
            <w:rPr>
              <w:lang w:val="fr-FR"/>
            </w:rPr>
          </w:rPrChange>
        </w:rPr>
        <w:t>le</w:t>
      </w:r>
      <w:r w:rsidRPr="00F94CB9">
        <w:rPr>
          <w:spacing w:val="-9"/>
          <w:sz w:val="28"/>
          <w:szCs w:val="28"/>
          <w:lang w:val="fr-FR"/>
          <w:rPrChange w:id="5878" w:author="Peng Luqi" w:date="2019-10-13T14:50:00Z">
            <w:rPr>
              <w:spacing w:val="-9"/>
              <w:lang w:val="fr-FR"/>
            </w:rPr>
          </w:rPrChange>
        </w:rPr>
        <w:t xml:space="preserve"> </w:t>
      </w:r>
      <w:r w:rsidRPr="00F94CB9">
        <w:rPr>
          <w:sz w:val="28"/>
          <w:szCs w:val="28"/>
          <w:lang w:val="fr-FR"/>
          <w:rPrChange w:id="5879" w:author="Peng Luqi" w:date="2019-10-13T14:50:00Z">
            <w:rPr>
              <w:lang w:val="fr-FR"/>
            </w:rPr>
          </w:rPrChange>
        </w:rPr>
        <w:t>Bitcoin.</w:t>
      </w:r>
      <w:r w:rsidRPr="00F94CB9">
        <w:rPr>
          <w:spacing w:val="-9"/>
          <w:sz w:val="28"/>
          <w:szCs w:val="28"/>
          <w:lang w:val="fr-FR"/>
          <w:rPrChange w:id="5880" w:author="Peng Luqi" w:date="2019-10-13T14:50:00Z">
            <w:rPr>
              <w:spacing w:val="-9"/>
              <w:lang w:val="fr-FR"/>
            </w:rPr>
          </w:rPrChange>
        </w:rPr>
        <w:t xml:space="preserve"> </w:t>
      </w:r>
      <w:r w:rsidRPr="00F94CB9">
        <w:rPr>
          <w:sz w:val="28"/>
          <w:szCs w:val="28"/>
          <w:lang w:val="fr-FR"/>
          <w:rPrChange w:id="5881" w:author="Peng Luqi" w:date="2019-10-13T14:50:00Z">
            <w:rPr>
              <w:lang w:val="fr-FR"/>
            </w:rPr>
          </w:rPrChange>
        </w:rPr>
        <w:t>En</w:t>
      </w:r>
      <w:r w:rsidRPr="00F94CB9">
        <w:rPr>
          <w:spacing w:val="-9"/>
          <w:sz w:val="28"/>
          <w:szCs w:val="28"/>
          <w:lang w:val="fr-FR"/>
          <w:rPrChange w:id="5882" w:author="Peng Luqi" w:date="2019-10-13T14:50:00Z">
            <w:rPr>
              <w:spacing w:val="-9"/>
              <w:lang w:val="fr-FR"/>
            </w:rPr>
          </w:rPrChange>
        </w:rPr>
        <w:t xml:space="preserve"> </w:t>
      </w:r>
      <w:r w:rsidRPr="00F94CB9">
        <w:rPr>
          <w:sz w:val="28"/>
          <w:szCs w:val="28"/>
          <w:lang w:val="fr-FR"/>
          <w:rPrChange w:id="5883" w:author="Peng Luqi" w:date="2019-10-13T14:50:00Z">
            <w:rPr>
              <w:lang w:val="fr-FR"/>
            </w:rPr>
          </w:rPrChange>
        </w:rPr>
        <w:t>d</w:t>
      </w:r>
      <w:del w:id="5884" w:author="Peng Luqi" w:date="2019-10-13T14:43:00Z">
        <w:r w:rsidRPr="00F94CB9" w:rsidDel="00EF666F">
          <w:rPr>
            <w:sz w:val="28"/>
            <w:szCs w:val="28"/>
            <w:lang w:val="fr-FR"/>
            <w:rPrChange w:id="5885" w:author="Peng Luqi" w:date="2019-10-13T14:50:00Z">
              <w:rPr>
                <w:lang w:val="fr-FR"/>
              </w:rPr>
            </w:rPrChange>
          </w:rPr>
          <w:delText>’</w:delText>
        </w:r>
      </w:del>
      <w:ins w:id="5886" w:author="Peng Luqi" w:date="2019-10-13T14:43:00Z">
        <w:r w:rsidR="00EF666F" w:rsidRPr="00F94CB9">
          <w:rPr>
            <w:sz w:val="28"/>
            <w:szCs w:val="28"/>
            <w:lang w:val="fr-FR"/>
            <w:rPrChange w:id="5887" w:author="Peng Luqi" w:date="2019-10-13T14:50:00Z">
              <w:rPr>
                <w:lang w:val="fr-FR"/>
              </w:rPr>
            </w:rPrChange>
          </w:rPr>
          <w:t>’</w:t>
        </w:r>
      </w:ins>
      <w:r w:rsidRPr="00F94CB9">
        <w:rPr>
          <w:sz w:val="28"/>
          <w:szCs w:val="28"/>
          <w:lang w:val="fr-FR"/>
          <w:rPrChange w:id="5888" w:author="Peng Luqi" w:date="2019-10-13T14:50:00Z">
            <w:rPr>
              <w:lang w:val="fr-FR"/>
            </w:rPr>
          </w:rPrChange>
        </w:rPr>
        <w:t>autres</w:t>
      </w:r>
      <w:r w:rsidRPr="00F94CB9">
        <w:rPr>
          <w:spacing w:val="-9"/>
          <w:sz w:val="28"/>
          <w:szCs w:val="28"/>
          <w:lang w:val="fr-FR"/>
          <w:rPrChange w:id="5889" w:author="Peng Luqi" w:date="2019-10-13T14:50:00Z">
            <w:rPr>
              <w:spacing w:val="-9"/>
              <w:lang w:val="fr-FR"/>
            </w:rPr>
          </w:rPrChange>
        </w:rPr>
        <w:t xml:space="preserve"> </w:t>
      </w:r>
      <w:r w:rsidRPr="00F94CB9">
        <w:rPr>
          <w:sz w:val="28"/>
          <w:szCs w:val="28"/>
          <w:lang w:val="fr-FR"/>
          <w:rPrChange w:id="5890" w:author="Peng Luqi" w:date="2019-10-13T14:50:00Z">
            <w:rPr>
              <w:lang w:val="fr-FR"/>
            </w:rPr>
          </w:rPrChange>
        </w:rPr>
        <w:t>termes,</w:t>
      </w:r>
      <w:r w:rsidRPr="00F94CB9">
        <w:rPr>
          <w:spacing w:val="-9"/>
          <w:sz w:val="28"/>
          <w:szCs w:val="28"/>
          <w:lang w:val="fr-FR"/>
          <w:rPrChange w:id="5891" w:author="Peng Luqi" w:date="2019-10-13T14:50:00Z">
            <w:rPr>
              <w:spacing w:val="-9"/>
              <w:lang w:val="fr-FR"/>
            </w:rPr>
          </w:rPrChange>
        </w:rPr>
        <w:t xml:space="preserve"> </w:t>
      </w:r>
      <w:r w:rsidRPr="00F94CB9">
        <w:rPr>
          <w:sz w:val="28"/>
          <w:szCs w:val="28"/>
          <w:lang w:val="fr-FR"/>
          <w:rPrChange w:id="5892" w:author="Peng Luqi" w:date="2019-10-13T14:50:00Z">
            <w:rPr>
              <w:lang w:val="fr-FR"/>
            </w:rPr>
          </w:rPrChange>
        </w:rPr>
        <w:t>si</w:t>
      </w:r>
      <w:r w:rsidRPr="00F94CB9">
        <w:rPr>
          <w:spacing w:val="-9"/>
          <w:sz w:val="28"/>
          <w:szCs w:val="28"/>
          <w:lang w:val="fr-FR"/>
          <w:rPrChange w:id="5893" w:author="Peng Luqi" w:date="2019-10-13T14:50:00Z">
            <w:rPr>
              <w:spacing w:val="-9"/>
              <w:lang w:val="fr-FR"/>
            </w:rPr>
          </w:rPrChange>
        </w:rPr>
        <w:t xml:space="preserve"> </w:t>
      </w:r>
      <w:r w:rsidRPr="00F94CB9">
        <w:rPr>
          <w:sz w:val="28"/>
          <w:szCs w:val="28"/>
          <w:lang w:val="fr-FR"/>
          <w:rPrChange w:id="5894" w:author="Peng Luqi" w:date="2019-10-13T14:50:00Z">
            <w:rPr>
              <w:lang w:val="fr-FR"/>
            </w:rPr>
          </w:rPrChange>
        </w:rPr>
        <w:t>à</w:t>
      </w:r>
      <w:r w:rsidRPr="00F94CB9">
        <w:rPr>
          <w:spacing w:val="-9"/>
          <w:sz w:val="28"/>
          <w:szCs w:val="28"/>
          <w:lang w:val="fr-FR"/>
          <w:rPrChange w:id="5895" w:author="Peng Luqi" w:date="2019-10-13T14:50:00Z">
            <w:rPr>
              <w:spacing w:val="-9"/>
              <w:lang w:val="fr-FR"/>
            </w:rPr>
          </w:rPrChange>
        </w:rPr>
        <w:t xml:space="preserve"> </w:t>
      </w:r>
      <w:r w:rsidRPr="00F94CB9">
        <w:rPr>
          <w:sz w:val="28"/>
          <w:szCs w:val="28"/>
          <w:lang w:val="fr-FR"/>
          <w:rPrChange w:id="5896" w:author="Peng Luqi" w:date="2019-10-13T14:50:00Z">
            <w:rPr>
              <w:lang w:val="fr-FR"/>
            </w:rPr>
          </w:rPrChange>
        </w:rPr>
        <w:t>ce</w:t>
      </w:r>
      <w:r w:rsidRPr="00F94CB9">
        <w:rPr>
          <w:spacing w:val="-11"/>
          <w:sz w:val="28"/>
          <w:szCs w:val="28"/>
          <w:lang w:val="fr-FR"/>
          <w:rPrChange w:id="5897" w:author="Peng Luqi" w:date="2019-10-13T14:50:00Z">
            <w:rPr>
              <w:spacing w:val="-11"/>
              <w:lang w:val="fr-FR"/>
            </w:rPr>
          </w:rPrChange>
        </w:rPr>
        <w:t xml:space="preserve"> </w:t>
      </w:r>
      <w:r w:rsidRPr="00F94CB9">
        <w:rPr>
          <w:sz w:val="28"/>
          <w:szCs w:val="28"/>
          <w:lang w:val="fr-FR"/>
          <w:rPrChange w:id="5898" w:author="Peng Luqi" w:date="2019-10-13T14:50:00Z">
            <w:rPr>
              <w:lang w:val="fr-FR"/>
            </w:rPr>
          </w:rPrChange>
        </w:rPr>
        <w:t>moment-là,</w:t>
      </w:r>
      <w:r w:rsidRPr="00F94CB9">
        <w:rPr>
          <w:spacing w:val="-9"/>
          <w:sz w:val="28"/>
          <w:szCs w:val="28"/>
          <w:lang w:val="fr-FR"/>
          <w:rPrChange w:id="5899" w:author="Peng Luqi" w:date="2019-10-13T14:50:00Z">
            <w:rPr>
              <w:spacing w:val="-9"/>
              <w:lang w:val="fr-FR"/>
            </w:rPr>
          </w:rPrChange>
        </w:rPr>
        <w:t xml:space="preserve"> </w:t>
      </w:r>
      <w:r w:rsidRPr="00F94CB9">
        <w:rPr>
          <w:sz w:val="28"/>
          <w:szCs w:val="28"/>
          <w:lang w:val="fr-FR"/>
          <w:rPrChange w:id="5900" w:author="Peng Luqi" w:date="2019-10-13T14:50:00Z">
            <w:rPr>
              <w:lang w:val="fr-FR"/>
            </w:rPr>
          </w:rPrChange>
        </w:rPr>
        <w:t>j</w:t>
      </w:r>
      <w:del w:id="5901" w:author="Peng Luqi" w:date="2019-10-13T14:43:00Z">
        <w:r w:rsidRPr="00F94CB9" w:rsidDel="00EF666F">
          <w:rPr>
            <w:sz w:val="28"/>
            <w:szCs w:val="28"/>
            <w:lang w:val="fr-FR"/>
            <w:rPrChange w:id="5902" w:author="Peng Luqi" w:date="2019-10-13T14:50:00Z">
              <w:rPr>
                <w:lang w:val="fr-FR"/>
              </w:rPr>
            </w:rPrChange>
          </w:rPr>
          <w:delText>’</w:delText>
        </w:r>
      </w:del>
      <w:ins w:id="5903" w:author="Peng Luqi" w:date="2019-10-13T14:43:00Z">
        <w:r w:rsidR="00EF666F" w:rsidRPr="00F94CB9">
          <w:rPr>
            <w:sz w:val="28"/>
            <w:szCs w:val="28"/>
            <w:lang w:val="fr-FR"/>
            <w:rPrChange w:id="5904" w:author="Peng Luqi" w:date="2019-10-13T14:50:00Z">
              <w:rPr>
                <w:lang w:val="fr-FR"/>
              </w:rPr>
            </w:rPrChange>
          </w:rPr>
          <w:t>’</w:t>
        </w:r>
      </w:ins>
      <w:r w:rsidRPr="00F94CB9">
        <w:rPr>
          <w:sz w:val="28"/>
          <w:szCs w:val="28"/>
          <w:lang w:val="fr-FR"/>
          <w:rPrChange w:id="5905" w:author="Peng Luqi" w:date="2019-10-13T14:50:00Z">
            <w:rPr>
              <w:lang w:val="fr-FR"/>
            </w:rPr>
          </w:rPrChange>
        </w:rPr>
        <w:t>avais</w:t>
      </w:r>
      <w:r w:rsidRPr="00F94CB9">
        <w:rPr>
          <w:spacing w:val="-9"/>
          <w:sz w:val="28"/>
          <w:szCs w:val="28"/>
          <w:lang w:val="fr-FR"/>
          <w:rPrChange w:id="5906" w:author="Peng Luqi" w:date="2019-10-13T14:50:00Z">
            <w:rPr>
              <w:spacing w:val="-9"/>
              <w:lang w:val="fr-FR"/>
            </w:rPr>
          </w:rPrChange>
        </w:rPr>
        <w:t xml:space="preserve"> </w:t>
      </w:r>
      <w:r w:rsidRPr="00F94CB9">
        <w:rPr>
          <w:sz w:val="28"/>
          <w:szCs w:val="28"/>
          <w:lang w:val="fr-FR"/>
          <w:rPrChange w:id="5907" w:author="Peng Luqi" w:date="2019-10-13T14:50:00Z">
            <w:rPr>
              <w:lang w:val="fr-FR"/>
            </w:rPr>
          </w:rPrChange>
        </w:rPr>
        <w:t>engagé</w:t>
      </w:r>
      <w:r w:rsidRPr="00F94CB9">
        <w:rPr>
          <w:spacing w:val="-9"/>
          <w:sz w:val="28"/>
          <w:szCs w:val="28"/>
          <w:lang w:val="fr-FR"/>
          <w:rPrChange w:id="5908" w:author="Peng Luqi" w:date="2019-10-13T14:50:00Z">
            <w:rPr>
              <w:spacing w:val="-9"/>
              <w:lang w:val="fr-FR"/>
            </w:rPr>
          </w:rPrChange>
        </w:rPr>
        <w:t xml:space="preserve"> </w:t>
      </w:r>
      <w:r w:rsidRPr="00F94CB9">
        <w:rPr>
          <w:sz w:val="28"/>
          <w:szCs w:val="28"/>
          <w:lang w:val="fr-FR"/>
          <w:rPrChange w:id="5909" w:author="Peng Luqi" w:date="2019-10-13T14:50:00Z">
            <w:rPr>
              <w:lang w:val="fr-FR"/>
            </w:rPr>
          </w:rPrChange>
        </w:rPr>
        <w:t>tous</w:t>
      </w:r>
      <w:r w:rsidRPr="00F94CB9">
        <w:rPr>
          <w:spacing w:val="-9"/>
          <w:sz w:val="28"/>
          <w:szCs w:val="28"/>
          <w:lang w:val="fr-FR"/>
          <w:rPrChange w:id="5910" w:author="Peng Luqi" w:date="2019-10-13T14:50:00Z">
            <w:rPr>
              <w:spacing w:val="-9"/>
              <w:lang w:val="fr-FR"/>
            </w:rPr>
          </w:rPrChange>
        </w:rPr>
        <w:t xml:space="preserve"> </w:t>
      </w:r>
      <w:r w:rsidRPr="00F94CB9">
        <w:rPr>
          <w:sz w:val="28"/>
          <w:szCs w:val="28"/>
          <w:lang w:val="fr-FR"/>
          <w:rPrChange w:id="5911" w:author="Peng Luqi" w:date="2019-10-13T14:50:00Z">
            <w:rPr>
              <w:lang w:val="fr-FR"/>
            </w:rPr>
          </w:rPrChange>
        </w:rPr>
        <w:t>mes fonds pour acheter des Bitcoins, et que par la suite, je n</w:t>
      </w:r>
      <w:del w:id="5912" w:author="Peng Luqi" w:date="2019-10-13T14:43:00Z">
        <w:r w:rsidRPr="00F94CB9" w:rsidDel="00EF666F">
          <w:rPr>
            <w:sz w:val="28"/>
            <w:szCs w:val="28"/>
            <w:lang w:val="fr-FR"/>
            <w:rPrChange w:id="5913" w:author="Peng Luqi" w:date="2019-10-13T14:50:00Z">
              <w:rPr>
                <w:lang w:val="fr-FR"/>
              </w:rPr>
            </w:rPrChange>
          </w:rPr>
          <w:delText>’</w:delText>
        </w:r>
      </w:del>
      <w:ins w:id="5914" w:author="Peng Luqi" w:date="2019-10-13T14:43:00Z">
        <w:r w:rsidR="00EF666F" w:rsidRPr="00F94CB9">
          <w:rPr>
            <w:sz w:val="28"/>
            <w:szCs w:val="28"/>
            <w:lang w:val="fr-FR"/>
            <w:rPrChange w:id="5915" w:author="Peng Luqi" w:date="2019-10-13T14:50:00Z">
              <w:rPr>
                <w:lang w:val="fr-FR"/>
              </w:rPr>
            </w:rPrChange>
          </w:rPr>
          <w:t>’</w:t>
        </w:r>
      </w:ins>
      <w:r w:rsidRPr="00F94CB9">
        <w:rPr>
          <w:sz w:val="28"/>
          <w:szCs w:val="28"/>
          <w:lang w:val="fr-FR"/>
          <w:rPrChange w:id="5916" w:author="Peng Luqi" w:date="2019-10-13T14:50:00Z">
            <w:rPr>
              <w:lang w:val="fr-FR"/>
            </w:rPr>
          </w:rPrChange>
        </w:rPr>
        <w:t>avais rien fait pendant 5 ans, le capital aurait été multiplié par 58. Le résultat final n</w:t>
      </w:r>
      <w:del w:id="5917" w:author="Peng Luqi" w:date="2019-10-13T14:43:00Z">
        <w:r w:rsidRPr="00F94CB9" w:rsidDel="00EF666F">
          <w:rPr>
            <w:sz w:val="28"/>
            <w:szCs w:val="28"/>
            <w:lang w:val="fr-FR"/>
            <w:rPrChange w:id="5918" w:author="Peng Luqi" w:date="2019-10-13T14:50:00Z">
              <w:rPr>
                <w:lang w:val="fr-FR"/>
              </w:rPr>
            </w:rPrChange>
          </w:rPr>
          <w:delText>’</w:delText>
        </w:r>
      </w:del>
      <w:ins w:id="5919" w:author="Peng Luqi" w:date="2019-10-13T14:43:00Z">
        <w:r w:rsidR="00EF666F" w:rsidRPr="00F94CB9">
          <w:rPr>
            <w:sz w:val="28"/>
            <w:szCs w:val="28"/>
            <w:lang w:val="fr-FR"/>
            <w:rPrChange w:id="5920" w:author="Peng Luqi" w:date="2019-10-13T14:50:00Z">
              <w:rPr>
                <w:lang w:val="fr-FR"/>
              </w:rPr>
            </w:rPrChange>
          </w:rPr>
          <w:t>’</w:t>
        </w:r>
      </w:ins>
      <w:r w:rsidRPr="00F94CB9">
        <w:rPr>
          <w:sz w:val="28"/>
          <w:szCs w:val="28"/>
          <w:lang w:val="fr-FR"/>
          <w:rPrChange w:id="5921" w:author="Peng Luqi" w:date="2019-10-13T14:50:00Z">
            <w:rPr>
              <w:lang w:val="fr-FR"/>
            </w:rPr>
          </w:rPrChange>
        </w:rPr>
        <w:t>est pas pire qu</w:t>
      </w:r>
      <w:del w:id="5922" w:author="Peng Luqi" w:date="2019-10-13T14:43:00Z">
        <w:r w:rsidRPr="00F94CB9" w:rsidDel="00EF666F">
          <w:rPr>
            <w:sz w:val="28"/>
            <w:szCs w:val="28"/>
            <w:lang w:val="fr-FR"/>
            <w:rPrChange w:id="5923" w:author="Peng Luqi" w:date="2019-10-13T14:50:00Z">
              <w:rPr>
                <w:lang w:val="fr-FR"/>
              </w:rPr>
            </w:rPrChange>
          </w:rPr>
          <w:delText>’</w:delText>
        </w:r>
      </w:del>
      <w:ins w:id="5924" w:author="Peng Luqi" w:date="2019-10-13T14:43:00Z">
        <w:r w:rsidR="00EF666F" w:rsidRPr="00F94CB9">
          <w:rPr>
            <w:sz w:val="28"/>
            <w:szCs w:val="28"/>
            <w:lang w:val="fr-FR"/>
            <w:rPrChange w:id="5925" w:author="Peng Luqi" w:date="2019-10-13T14:50:00Z">
              <w:rPr>
                <w:lang w:val="fr-FR"/>
              </w:rPr>
            </w:rPrChange>
          </w:rPr>
          <w:t>’</w:t>
        </w:r>
      </w:ins>
      <w:r w:rsidRPr="00F94CB9">
        <w:rPr>
          <w:sz w:val="28"/>
          <w:szCs w:val="28"/>
          <w:lang w:val="fr-FR"/>
          <w:rPrChange w:id="5926" w:author="Peng Luqi" w:date="2019-10-13T14:50:00Z">
            <w:rPr>
              <w:lang w:val="fr-FR"/>
            </w:rPr>
          </w:rPrChange>
        </w:rPr>
        <w:t>auparavant. Bien sûr, j</w:t>
      </w:r>
      <w:del w:id="5927" w:author="Peng Luqi" w:date="2019-10-13T14:43:00Z">
        <w:r w:rsidRPr="00F94CB9" w:rsidDel="00EF666F">
          <w:rPr>
            <w:sz w:val="28"/>
            <w:szCs w:val="28"/>
            <w:lang w:val="fr-FR"/>
            <w:rPrChange w:id="5928" w:author="Peng Luqi" w:date="2019-10-13T14:50:00Z">
              <w:rPr>
                <w:lang w:val="fr-FR"/>
              </w:rPr>
            </w:rPrChange>
          </w:rPr>
          <w:delText>’</w:delText>
        </w:r>
      </w:del>
      <w:ins w:id="5929" w:author="Peng Luqi" w:date="2019-10-13T14:43:00Z">
        <w:r w:rsidR="00EF666F" w:rsidRPr="00F94CB9">
          <w:rPr>
            <w:sz w:val="28"/>
            <w:szCs w:val="28"/>
            <w:lang w:val="fr-FR"/>
            <w:rPrChange w:id="5930" w:author="Peng Luqi" w:date="2019-10-13T14:50:00Z">
              <w:rPr>
                <w:lang w:val="fr-FR"/>
              </w:rPr>
            </w:rPrChange>
          </w:rPr>
          <w:t>’</w:t>
        </w:r>
      </w:ins>
      <w:r w:rsidRPr="00F94CB9">
        <w:rPr>
          <w:sz w:val="28"/>
          <w:szCs w:val="28"/>
          <w:lang w:val="fr-FR"/>
          <w:rPrChange w:id="5931" w:author="Peng Luqi" w:date="2019-10-13T14:50:00Z">
            <w:rPr>
              <w:lang w:val="fr-FR"/>
            </w:rPr>
          </w:rPrChange>
        </w:rPr>
        <w:t>ai fait un bénéfice. La rémunération du fonds des investisseurs aurait été de 48 fois après les 30 % de l</w:t>
      </w:r>
      <w:del w:id="5932" w:author="Peng Luqi" w:date="2019-10-13T14:43:00Z">
        <w:r w:rsidRPr="00F94CB9" w:rsidDel="00EF666F">
          <w:rPr>
            <w:sz w:val="28"/>
            <w:szCs w:val="28"/>
            <w:lang w:val="fr-FR"/>
            <w:rPrChange w:id="5933" w:author="Peng Luqi" w:date="2019-10-13T14:50:00Z">
              <w:rPr>
                <w:lang w:val="fr-FR"/>
              </w:rPr>
            </w:rPrChange>
          </w:rPr>
          <w:delText>’</w:delText>
        </w:r>
      </w:del>
      <w:ins w:id="5934" w:author="Peng Luqi" w:date="2019-10-13T14:43:00Z">
        <w:r w:rsidR="00EF666F" w:rsidRPr="00F94CB9">
          <w:rPr>
            <w:sz w:val="28"/>
            <w:szCs w:val="28"/>
            <w:lang w:val="fr-FR"/>
            <w:rPrChange w:id="5935" w:author="Peng Luqi" w:date="2019-10-13T14:50:00Z">
              <w:rPr>
                <w:lang w:val="fr-FR"/>
              </w:rPr>
            </w:rPrChange>
          </w:rPr>
          <w:t>’</w:t>
        </w:r>
      </w:ins>
      <w:r w:rsidRPr="00F94CB9">
        <w:rPr>
          <w:sz w:val="28"/>
          <w:szCs w:val="28"/>
          <w:lang w:val="fr-FR"/>
          <w:rPrChange w:id="5936" w:author="Peng Luqi" w:date="2019-10-13T14:50:00Z">
            <w:rPr>
              <w:lang w:val="fr-FR"/>
            </w:rPr>
          </w:rPrChange>
        </w:rPr>
        <w:t xml:space="preserve">ouverture, ce qui est </w:t>
      </w:r>
      <w:r w:rsidRPr="00F94CB9">
        <w:rPr>
          <w:sz w:val="28"/>
          <w:szCs w:val="28"/>
          <w:lang w:val="fr-FR"/>
          <w:rPrChange w:id="5937" w:author="Peng Luqi" w:date="2019-10-13T14:50:00Z">
            <w:rPr>
              <w:lang w:val="fr-FR"/>
            </w:rPr>
          </w:rPrChange>
        </w:rPr>
        <w:lastRenderedPageBreak/>
        <w:t>désavantageant par rapport à la croissance de Bitcoin</w:t>
      </w:r>
      <w:r w:rsidRPr="00F94CB9">
        <w:rPr>
          <w:spacing w:val="-12"/>
          <w:sz w:val="28"/>
          <w:szCs w:val="28"/>
          <w:lang w:val="fr-FR"/>
          <w:rPrChange w:id="5938" w:author="Peng Luqi" w:date="2019-10-13T14:50:00Z">
            <w:rPr>
              <w:spacing w:val="-12"/>
              <w:lang w:val="fr-FR"/>
            </w:rPr>
          </w:rPrChange>
        </w:rPr>
        <w:t xml:space="preserve"> </w:t>
      </w:r>
      <w:r w:rsidRPr="00F94CB9">
        <w:rPr>
          <w:sz w:val="28"/>
          <w:szCs w:val="28"/>
          <w:lang w:val="fr-FR"/>
          <w:rPrChange w:id="5939" w:author="Peng Luqi" w:date="2019-10-13T14:50:00Z">
            <w:rPr>
              <w:lang w:val="fr-FR"/>
            </w:rPr>
          </w:rPrChange>
        </w:rPr>
        <w:t>lui-même.</w:t>
      </w:r>
    </w:p>
    <w:p w:rsidR="002B38DF" w:rsidRPr="00F94CB9" w:rsidRDefault="002B38DF">
      <w:pPr>
        <w:pStyle w:val="a3"/>
        <w:ind w:left="170" w:right="170"/>
        <w:jc w:val="both"/>
        <w:rPr>
          <w:lang w:val="fr-FR"/>
          <w:rPrChange w:id="5940" w:author="Peng Luqi" w:date="2019-10-13T14:50:00Z">
            <w:rPr>
              <w:sz w:val="21"/>
              <w:lang w:val="fr-FR"/>
            </w:rPr>
          </w:rPrChange>
        </w:rPr>
        <w:pPrChange w:id="5941" w:author="Peng Luqi" w:date="2019-10-13T14:20:00Z">
          <w:pPr>
            <w:pStyle w:val="a3"/>
          </w:pPr>
        </w:pPrChange>
      </w:pPr>
    </w:p>
    <w:p w:rsidR="002B38DF" w:rsidRDefault="00716360" w:rsidP="00CB23F4">
      <w:pPr>
        <w:ind w:left="170" w:right="170"/>
        <w:jc w:val="both"/>
        <w:rPr>
          <w:ins w:id="5942" w:author="Peng Luqi" w:date="2019-10-13T22:48:00Z"/>
          <w:sz w:val="28"/>
          <w:szCs w:val="28"/>
          <w:lang w:val="fr-FR"/>
        </w:rPr>
      </w:pPr>
      <w:r w:rsidRPr="00F94CB9">
        <w:rPr>
          <w:sz w:val="28"/>
          <w:szCs w:val="28"/>
          <w:lang w:val="fr-FR"/>
          <w:rPrChange w:id="5943" w:author="Peng Luqi" w:date="2019-10-13T14:50:00Z">
            <w:rPr>
              <w:lang w:val="fr-FR"/>
            </w:rPr>
          </w:rPrChange>
        </w:rPr>
        <w:t>Il y a un autre facteur décourageant. Au cours de ces cinq années, pour ce fonds, bien que je ne puisse pas dire que je me suis donné un mal de tous les diables, c</w:t>
      </w:r>
      <w:del w:id="5944" w:author="Peng Luqi" w:date="2019-10-13T14:43:00Z">
        <w:r w:rsidRPr="00F94CB9" w:rsidDel="00EF666F">
          <w:rPr>
            <w:sz w:val="28"/>
            <w:szCs w:val="28"/>
            <w:lang w:val="fr-FR"/>
            <w:rPrChange w:id="5945" w:author="Peng Luqi" w:date="2019-10-13T14:50:00Z">
              <w:rPr>
                <w:lang w:val="fr-FR"/>
              </w:rPr>
            </w:rPrChange>
          </w:rPr>
          <w:delText>’</w:delText>
        </w:r>
      </w:del>
      <w:ins w:id="5946" w:author="Peng Luqi" w:date="2019-10-13T14:43:00Z">
        <w:r w:rsidR="00EF666F" w:rsidRPr="00F94CB9">
          <w:rPr>
            <w:sz w:val="28"/>
            <w:szCs w:val="28"/>
            <w:lang w:val="fr-FR"/>
            <w:rPrChange w:id="5947" w:author="Peng Luqi" w:date="2019-10-13T14:50:00Z">
              <w:rPr>
                <w:lang w:val="fr-FR"/>
              </w:rPr>
            </w:rPrChange>
          </w:rPr>
          <w:t>’</w:t>
        </w:r>
      </w:ins>
      <w:r w:rsidRPr="00F94CB9">
        <w:rPr>
          <w:sz w:val="28"/>
          <w:szCs w:val="28"/>
          <w:lang w:val="fr-FR"/>
          <w:rPrChange w:id="5948" w:author="Peng Luqi" w:date="2019-10-13T14:50:00Z">
            <w:rPr>
              <w:lang w:val="fr-FR"/>
            </w:rPr>
          </w:rPrChange>
        </w:rPr>
        <w:t>était vraiment passionnant. Plusieurs fois, toutes</w:t>
      </w:r>
      <w:r w:rsidRPr="00F94CB9">
        <w:rPr>
          <w:spacing w:val="-7"/>
          <w:sz w:val="28"/>
          <w:szCs w:val="28"/>
          <w:lang w:val="fr-FR"/>
          <w:rPrChange w:id="5949" w:author="Peng Luqi" w:date="2019-10-13T14:50:00Z">
            <w:rPr>
              <w:spacing w:val="-7"/>
              <w:lang w:val="fr-FR"/>
            </w:rPr>
          </w:rPrChange>
        </w:rPr>
        <w:t xml:space="preserve"> </w:t>
      </w:r>
      <w:r w:rsidRPr="00F94CB9">
        <w:rPr>
          <w:sz w:val="28"/>
          <w:szCs w:val="28"/>
          <w:lang w:val="fr-FR"/>
          <w:rPrChange w:id="5950" w:author="Peng Luqi" w:date="2019-10-13T14:50:00Z">
            <w:rPr>
              <w:lang w:val="fr-FR"/>
            </w:rPr>
          </w:rPrChange>
        </w:rPr>
        <w:t>mes</w:t>
      </w:r>
      <w:r w:rsidRPr="00F94CB9">
        <w:rPr>
          <w:spacing w:val="-6"/>
          <w:sz w:val="28"/>
          <w:szCs w:val="28"/>
          <w:lang w:val="fr-FR"/>
          <w:rPrChange w:id="5951" w:author="Peng Luqi" w:date="2019-10-13T14:50:00Z">
            <w:rPr>
              <w:spacing w:val="-6"/>
              <w:lang w:val="fr-FR"/>
            </w:rPr>
          </w:rPrChange>
        </w:rPr>
        <w:t xml:space="preserve"> </w:t>
      </w:r>
      <w:r w:rsidRPr="00F94CB9">
        <w:rPr>
          <w:sz w:val="28"/>
          <w:szCs w:val="28"/>
          <w:lang w:val="fr-FR"/>
          <w:rPrChange w:id="5952" w:author="Peng Luqi" w:date="2019-10-13T14:50:00Z">
            <w:rPr>
              <w:lang w:val="fr-FR"/>
            </w:rPr>
          </w:rPrChange>
        </w:rPr>
        <w:t>positions</w:t>
      </w:r>
      <w:r w:rsidRPr="00F94CB9">
        <w:rPr>
          <w:spacing w:val="-5"/>
          <w:sz w:val="28"/>
          <w:szCs w:val="28"/>
          <w:lang w:val="fr-FR"/>
          <w:rPrChange w:id="5953" w:author="Peng Luqi" w:date="2019-10-13T14:50:00Z">
            <w:rPr>
              <w:spacing w:val="-5"/>
              <w:lang w:val="fr-FR"/>
            </w:rPr>
          </w:rPrChange>
        </w:rPr>
        <w:t xml:space="preserve"> </w:t>
      </w:r>
      <w:r w:rsidRPr="00F94CB9">
        <w:rPr>
          <w:sz w:val="28"/>
          <w:szCs w:val="28"/>
          <w:lang w:val="fr-FR"/>
          <w:rPrChange w:id="5954" w:author="Peng Luqi" w:date="2019-10-13T14:50:00Z">
            <w:rPr>
              <w:lang w:val="fr-FR"/>
            </w:rPr>
          </w:rPrChange>
        </w:rPr>
        <w:t>ont</w:t>
      </w:r>
      <w:r w:rsidRPr="00F94CB9">
        <w:rPr>
          <w:spacing w:val="-7"/>
          <w:sz w:val="28"/>
          <w:szCs w:val="28"/>
          <w:lang w:val="fr-FR"/>
          <w:rPrChange w:id="5955" w:author="Peng Luqi" w:date="2019-10-13T14:50:00Z">
            <w:rPr>
              <w:spacing w:val="-7"/>
              <w:lang w:val="fr-FR"/>
            </w:rPr>
          </w:rPrChange>
        </w:rPr>
        <w:t xml:space="preserve"> </w:t>
      </w:r>
      <w:r w:rsidRPr="00F94CB9">
        <w:rPr>
          <w:sz w:val="28"/>
          <w:szCs w:val="28"/>
          <w:lang w:val="fr-FR"/>
          <w:rPrChange w:id="5956" w:author="Peng Luqi" w:date="2019-10-13T14:50:00Z">
            <w:rPr>
              <w:lang w:val="fr-FR"/>
            </w:rPr>
          </w:rPrChange>
        </w:rPr>
        <w:t>presque</w:t>
      </w:r>
      <w:r w:rsidRPr="00F94CB9">
        <w:rPr>
          <w:spacing w:val="-6"/>
          <w:sz w:val="28"/>
          <w:szCs w:val="28"/>
          <w:lang w:val="fr-FR"/>
          <w:rPrChange w:id="5957" w:author="Peng Luqi" w:date="2019-10-13T14:50:00Z">
            <w:rPr>
              <w:spacing w:val="-6"/>
              <w:lang w:val="fr-FR"/>
            </w:rPr>
          </w:rPrChange>
        </w:rPr>
        <w:t xml:space="preserve"> </w:t>
      </w:r>
      <w:r w:rsidRPr="00F94CB9">
        <w:rPr>
          <w:sz w:val="28"/>
          <w:szCs w:val="28"/>
          <w:lang w:val="fr-FR"/>
          <w:rPrChange w:id="5958" w:author="Peng Luqi" w:date="2019-10-13T14:50:00Z">
            <w:rPr>
              <w:lang w:val="fr-FR"/>
            </w:rPr>
          </w:rPrChange>
        </w:rPr>
        <w:t>été</w:t>
      </w:r>
      <w:r w:rsidRPr="00F94CB9">
        <w:rPr>
          <w:spacing w:val="-6"/>
          <w:sz w:val="28"/>
          <w:szCs w:val="28"/>
          <w:lang w:val="fr-FR"/>
          <w:rPrChange w:id="5959" w:author="Peng Luqi" w:date="2019-10-13T14:50:00Z">
            <w:rPr>
              <w:spacing w:val="-6"/>
              <w:lang w:val="fr-FR"/>
            </w:rPr>
          </w:rPrChange>
        </w:rPr>
        <w:t xml:space="preserve"> </w:t>
      </w:r>
      <w:r w:rsidRPr="00F94CB9">
        <w:rPr>
          <w:sz w:val="28"/>
          <w:szCs w:val="28"/>
          <w:lang w:val="fr-FR"/>
          <w:rPrChange w:id="5960" w:author="Peng Luqi" w:date="2019-10-13T14:50:00Z">
            <w:rPr>
              <w:lang w:val="fr-FR"/>
            </w:rPr>
          </w:rPrChange>
        </w:rPr>
        <w:t>anéanties,</w:t>
      </w:r>
      <w:r w:rsidRPr="00F94CB9">
        <w:rPr>
          <w:spacing w:val="-6"/>
          <w:sz w:val="28"/>
          <w:szCs w:val="28"/>
          <w:lang w:val="fr-FR"/>
          <w:rPrChange w:id="5961" w:author="Peng Luqi" w:date="2019-10-13T14:50:00Z">
            <w:rPr>
              <w:spacing w:val="-6"/>
              <w:lang w:val="fr-FR"/>
            </w:rPr>
          </w:rPrChange>
        </w:rPr>
        <w:t xml:space="preserve"> </w:t>
      </w:r>
      <w:r w:rsidRPr="00F94CB9">
        <w:rPr>
          <w:sz w:val="28"/>
          <w:szCs w:val="28"/>
          <w:lang w:val="fr-FR"/>
          <w:rPrChange w:id="5962" w:author="Peng Luqi" w:date="2019-10-13T14:50:00Z">
            <w:rPr>
              <w:lang w:val="fr-FR"/>
            </w:rPr>
          </w:rPrChange>
        </w:rPr>
        <w:t>en</w:t>
      </w:r>
      <w:r w:rsidRPr="00F94CB9">
        <w:rPr>
          <w:spacing w:val="-7"/>
          <w:sz w:val="28"/>
          <w:szCs w:val="28"/>
          <w:lang w:val="fr-FR"/>
          <w:rPrChange w:id="5963" w:author="Peng Luqi" w:date="2019-10-13T14:50:00Z">
            <w:rPr>
              <w:spacing w:val="-7"/>
              <w:lang w:val="fr-FR"/>
            </w:rPr>
          </w:rPrChange>
        </w:rPr>
        <w:t xml:space="preserve"> </w:t>
      </w:r>
      <w:r w:rsidRPr="00F94CB9">
        <w:rPr>
          <w:sz w:val="28"/>
          <w:szCs w:val="28"/>
          <w:lang w:val="fr-FR"/>
          <w:rPrChange w:id="5964" w:author="Peng Luqi" w:date="2019-10-13T14:50:00Z">
            <w:rPr>
              <w:lang w:val="fr-FR"/>
            </w:rPr>
          </w:rPrChange>
        </w:rPr>
        <w:t>revenant</w:t>
      </w:r>
      <w:r w:rsidRPr="00F94CB9">
        <w:rPr>
          <w:spacing w:val="-6"/>
          <w:sz w:val="28"/>
          <w:szCs w:val="28"/>
          <w:lang w:val="fr-FR"/>
          <w:rPrChange w:id="5965" w:author="Peng Luqi" w:date="2019-10-13T14:50:00Z">
            <w:rPr>
              <w:spacing w:val="-6"/>
              <w:lang w:val="fr-FR"/>
            </w:rPr>
          </w:rPrChange>
        </w:rPr>
        <w:t xml:space="preserve"> </w:t>
      </w:r>
      <w:r w:rsidRPr="00F94CB9">
        <w:rPr>
          <w:sz w:val="28"/>
          <w:szCs w:val="28"/>
          <w:lang w:val="fr-FR"/>
          <w:rPrChange w:id="5966" w:author="Peng Luqi" w:date="2019-10-13T14:50:00Z">
            <w:rPr>
              <w:lang w:val="fr-FR"/>
            </w:rPr>
          </w:rPrChange>
        </w:rPr>
        <w:t>en</w:t>
      </w:r>
      <w:r w:rsidRPr="00F94CB9">
        <w:rPr>
          <w:spacing w:val="-6"/>
          <w:sz w:val="28"/>
          <w:szCs w:val="28"/>
          <w:lang w:val="fr-FR"/>
          <w:rPrChange w:id="5967" w:author="Peng Luqi" w:date="2019-10-13T14:50:00Z">
            <w:rPr>
              <w:spacing w:val="-6"/>
              <w:lang w:val="fr-FR"/>
            </w:rPr>
          </w:rPrChange>
        </w:rPr>
        <w:t xml:space="preserve"> </w:t>
      </w:r>
      <w:r w:rsidRPr="00F94CB9">
        <w:rPr>
          <w:sz w:val="28"/>
          <w:szCs w:val="28"/>
          <w:lang w:val="fr-FR"/>
          <w:rPrChange w:id="5968" w:author="Peng Luqi" w:date="2019-10-13T14:50:00Z">
            <w:rPr>
              <w:lang w:val="fr-FR"/>
            </w:rPr>
          </w:rPrChange>
        </w:rPr>
        <w:t>arrière,</w:t>
      </w:r>
      <w:r w:rsidRPr="00F94CB9">
        <w:rPr>
          <w:spacing w:val="-6"/>
          <w:sz w:val="28"/>
          <w:szCs w:val="28"/>
          <w:lang w:val="fr-FR"/>
          <w:rPrChange w:id="5969" w:author="Peng Luqi" w:date="2019-10-13T14:50:00Z">
            <w:rPr>
              <w:spacing w:val="-6"/>
              <w:lang w:val="fr-FR"/>
            </w:rPr>
          </w:rPrChange>
        </w:rPr>
        <w:t xml:space="preserve"> </w:t>
      </w:r>
      <w:r w:rsidRPr="00F94CB9">
        <w:rPr>
          <w:sz w:val="28"/>
          <w:szCs w:val="28"/>
          <w:lang w:val="fr-FR"/>
          <w:rPrChange w:id="5970" w:author="Peng Luqi" w:date="2019-10-13T14:50:00Z">
            <w:rPr>
              <w:lang w:val="fr-FR"/>
            </w:rPr>
          </w:rPrChange>
        </w:rPr>
        <w:t>mais,</w:t>
      </w:r>
      <w:r w:rsidRPr="00F94CB9">
        <w:rPr>
          <w:spacing w:val="-7"/>
          <w:sz w:val="28"/>
          <w:szCs w:val="28"/>
          <w:lang w:val="fr-FR"/>
          <w:rPrChange w:id="5971" w:author="Peng Luqi" w:date="2019-10-13T14:50:00Z">
            <w:rPr>
              <w:spacing w:val="-7"/>
              <w:lang w:val="fr-FR"/>
            </w:rPr>
          </w:rPrChange>
        </w:rPr>
        <w:t xml:space="preserve"> </w:t>
      </w:r>
      <w:r w:rsidRPr="00F94CB9">
        <w:rPr>
          <w:sz w:val="28"/>
          <w:szCs w:val="28"/>
          <w:lang w:val="fr-FR"/>
          <w:rPrChange w:id="5972" w:author="Peng Luqi" w:date="2019-10-13T14:50:00Z">
            <w:rPr>
              <w:lang w:val="fr-FR"/>
            </w:rPr>
          </w:rPrChange>
        </w:rPr>
        <w:t>grâce</w:t>
      </w:r>
      <w:r w:rsidRPr="00F94CB9">
        <w:rPr>
          <w:spacing w:val="-6"/>
          <w:sz w:val="28"/>
          <w:szCs w:val="28"/>
          <w:lang w:val="fr-FR"/>
          <w:rPrChange w:id="5973" w:author="Peng Luqi" w:date="2019-10-13T14:50:00Z">
            <w:rPr>
              <w:spacing w:val="-6"/>
              <w:lang w:val="fr-FR"/>
            </w:rPr>
          </w:rPrChange>
        </w:rPr>
        <w:t xml:space="preserve"> </w:t>
      </w:r>
      <w:r w:rsidRPr="00F94CB9">
        <w:rPr>
          <w:sz w:val="28"/>
          <w:szCs w:val="28"/>
          <w:lang w:val="fr-FR"/>
          <w:rPrChange w:id="5974" w:author="Peng Luqi" w:date="2019-10-13T14:50:00Z">
            <w:rPr>
              <w:lang w:val="fr-FR"/>
            </w:rPr>
          </w:rPrChange>
        </w:rPr>
        <w:t>à</w:t>
      </w:r>
      <w:r w:rsidRPr="00F94CB9">
        <w:rPr>
          <w:spacing w:val="-6"/>
          <w:sz w:val="28"/>
          <w:szCs w:val="28"/>
          <w:lang w:val="fr-FR"/>
          <w:rPrChange w:id="5975" w:author="Peng Luqi" w:date="2019-10-13T14:50:00Z">
            <w:rPr>
              <w:spacing w:val="-6"/>
              <w:lang w:val="fr-FR"/>
            </w:rPr>
          </w:rPrChange>
        </w:rPr>
        <w:t xml:space="preserve"> </w:t>
      </w:r>
      <w:r w:rsidRPr="00F94CB9">
        <w:rPr>
          <w:sz w:val="28"/>
          <w:szCs w:val="28"/>
          <w:lang w:val="fr-FR"/>
          <w:rPrChange w:id="5976" w:author="Peng Luqi" w:date="2019-10-13T14:50:00Z">
            <w:rPr>
              <w:lang w:val="fr-FR"/>
            </w:rPr>
          </w:rPrChange>
        </w:rPr>
        <w:t>ma</w:t>
      </w:r>
      <w:r w:rsidRPr="00F94CB9">
        <w:rPr>
          <w:spacing w:val="-7"/>
          <w:sz w:val="28"/>
          <w:szCs w:val="28"/>
          <w:lang w:val="fr-FR"/>
          <w:rPrChange w:id="5977" w:author="Peng Luqi" w:date="2019-10-13T14:50:00Z">
            <w:rPr>
              <w:spacing w:val="-7"/>
              <w:lang w:val="fr-FR"/>
            </w:rPr>
          </w:rPrChange>
        </w:rPr>
        <w:t xml:space="preserve"> </w:t>
      </w:r>
      <w:r w:rsidRPr="00F94CB9">
        <w:rPr>
          <w:sz w:val="28"/>
          <w:szCs w:val="28"/>
          <w:lang w:val="fr-FR"/>
          <w:rPrChange w:id="5978" w:author="Peng Luqi" w:date="2019-10-13T14:50:00Z">
            <w:rPr>
              <w:lang w:val="fr-FR"/>
            </w:rPr>
          </w:rPrChange>
        </w:rPr>
        <w:t>chance,</w:t>
      </w:r>
      <w:r w:rsidRPr="00F94CB9">
        <w:rPr>
          <w:spacing w:val="-6"/>
          <w:sz w:val="28"/>
          <w:szCs w:val="28"/>
          <w:lang w:val="fr-FR"/>
          <w:rPrChange w:id="5979" w:author="Peng Luqi" w:date="2019-10-13T14:50:00Z">
            <w:rPr>
              <w:spacing w:val="-6"/>
              <w:lang w:val="fr-FR"/>
            </w:rPr>
          </w:rPrChange>
        </w:rPr>
        <w:t xml:space="preserve"> </w:t>
      </w:r>
      <w:r w:rsidRPr="00F94CB9">
        <w:rPr>
          <w:sz w:val="28"/>
          <w:szCs w:val="28"/>
          <w:lang w:val="fr-FR"/>
          <w:rPrChange w:id="5980" w:author="Peng Luqi" w:date="2019-10-13T14:50:00Z">
            <w:rPr>
              <w:lang w:val="fr-FR"/>
            </w:rPr>
          </w:rPrChange>
        </w:rPr>
        <w:t>on</w:t>
      </w:r>
      <w:r w:rsidRPr="00F94CB9">
        <w:rPr>
          <w:spacing w:val="-6"/>
          <w:sz w:val="28"/>
          <w:szCs w:val="28"/>
          <w:lang w:val="fr-FR"/>
          <w:rPrChange w:id="5981" w:author="Peng Luqi" w:date="2019-10-13T14:50:00Z">
            <w:rPr>
              <w:spacing w:val="-6"/>
              <w:lang w:val="fr-FR"/>
            </w:rPr>
          </w:rPrChange>
        </w:rPr>
        <w:t xml:space="preserve"> </w:t>
      </w:r>
      <w:r w:rsidRPr="00F94CB9">
        <w:rPr>
          <w:sz w:val="28"/>
          <w:szCs w:val="28"/>
          <w:lang w:val="fr-FR"/>
          <w:rPrChange w:id="5982" w:author="Peng Luqi" w:date="2019-10-13T14:50:00Z">
            <w:rPr>
              <w:lang w:val="fr-FR"/>
            </w:rPr>
          </w:rPrChange>
        </w:rPr>
        <w:t>peut dire comme ça, je m</w:t>
      </w:r>
      <w:del w:id="5983" w:author="Peng Luqi" w:date="2019-10-13T14:43:00Z">
        <w:r w:rsidRPr="00F94CB9" w:rsidDel="00EF666F">
          <w:rPr>
            <w:sz w:val="28"/>
            <w:szCs w:val="28"/>
            <w:lang w:val="fr-FR"/>
            <w:rPrChange w:id="5984" w:author="Peng Luqi" w:date="2019-10-13T14:50:00Z">
              <w:rPr>
                <w:lang w:val="fr-FR"/>
              </w:rPr>
            </w:rPrChange>
          </w:rPr>
          <w:delText>’</w:delText>
        </w:r>
      </w:del>
      <w:ins w:id="5985" w:author="Peng Luqi" w:date="2019-10-13T14:43:00Z">
        <w:r w:rsidR="00EF666F" w:rsidRPr="00F94CB9">
          <w:rPr>
            <w:sz w:val="28"/>
            <w:szCs w:val="28"/>
            <w:lang w:val="fr-FR"/>
            <w:rPrChange w:id="5986" w:author="Peng Luqi" w:date="2019-10-13T14:50:00Z">
              <w:rPr>
                <w:lang w:val="fr-FR"/>
              </w:rPr>
            </w:rPrChange>
          </w:rPr>
          <w:t>’</w:t>
        </w:r>
      </w:ins>
      <w:r w:rsidRPr="00F94CB9">
        <w:rPr>
          <w:sz w:val="28"/>
          <w:szCs w:val="28"/>
          <w:lang w:val="fr-FR"/>
          <w:rPrChange w:id="5987" w:author="Peng Luqi" w:date="2019-10-13T14:50:00Z">
            <w:rPr>
              <w:lang w:val="fr-FR"/>
            </w:rPr>
          </w:rPrChange>
        </w:rPr>
        <w:t>en suis sorti : neuf chances de mourir et une seule de survivre. Dans le processus, si le fonds est vraiment coulé, c</w:t>
      </w:r>
      <w:del w:id="5988" w:author="Peng Luqi" w:date="2019-10-13T14:43:00Z">
        <w:r w:rsidRPr="00F94CB9" w:rsidDel="00EF666F">
          <w:rPr>
            <w:sz w:val="28"/>
            <w:szCs w:val="28"/>
            <w:lang w:val="fr-FR"/>
            <w:rPrChange w:id="5989" w:author="Peng Luqi" w:date="2019-10-13T14:50:00Z">
              <w:rPr>
                <w:lang w:val="fr-FR"/>
              </w:rPr>
            </w:rPrChange>
          </w:rPr>
          <w:delText>’</w:delText>
        </w:r>
      </w:del>
      <w:ins w:id="5990" w:author="Peng Luqi" w:date="2019-10-13T14:43:00Z">
        <w:r w:rsidR="00EF666F" w:rsidRPr="00F94CB9">
          <w:rPr>
            <w:sz w:val="28"/>
            <w:szCs w:val="28"/>
            <w:lang w:val="fr-FR"/>
            <w:rPrChange w:id="5991" w:author="Peng Luqi" w:date="2019-10-13T14:50:00Z">
              <w:rPr>
                <w:lang w:val="fr-FR"/>
              </w:rPr>
            </w:rPrChange>
          </w:rPr>
          <w:t>’</w:t>
        </w:r>
      </w:ins>
      <w:r w:rsidRPr="00F94CB9">
        <w:rPr>
          <w:sz w:val="28"/>
          <w:szCs w:val="28"/>
          <w:lang w:val="fr-FR"/>
          <w:rPrChange w:id="5992" w:author="Peng Luqi" w:date="2019-10-13T14:50:00Z">
            <w:rPr>
              <w:lang w:val="fr-FR"/>
            </w:rPr>
          </w:rPrChange>
        </w:rPr>
        <w:t>est normal, notamment parce que le monde de la blockchain est un endroit où la volatilité est bien supérieure à celle des marchés boursiers</w:t>
      </w:r>
      <w:r w:rsidRPr="00F94CB9">
        <w:rPr>
          <w:spacing w:val="-22"/>
          <w:sz w:val="28"/>
          <w:szCs w:val="28"/>
          <w:lang w:val="fr-FR"/>
          <w:rPrChange w:id="5993" w:author="Peng Luqi" w:date="2019-10-13T14:50:00Z">
            <w:rPr>
              <w:spacing w:val="-22"/>
              <w:lang w:val="fr-FR"/>
            </w:rPr>
          </w:rPrChange>
        </w:rPr>
        <w:t xml:space="preserve"> </w:t>
      </w:r>
      <w:r w:rsidRPr="00F94CB9">
        <w:rPr>
          <w:sz w:val="28"/>
          <w:szCs w:val="28"/>
          <w:lang w:val="fr-FR"/>
          <w:rPrChange w:id="5994" w:author="Peng Luqi" w:date="2019-10-13T14:50:00Z">
            <w:rPr>
              <w:lang w:val="fr-FR"/>
            </w:rPr>
          </w:rPrChange>
        </w:rPr>
        <w:t>classiques.</w:t>
      </w:r>
    </w:p>
    <w:p w:rsidR="00F23B1D" w:rsidRDefault="00F23B1D" w:rsidP="00CB23F4">
      <w:pPr>
        <w:ind w:left="170" w:right="170"/>
        <w:jc w:val="both"/>
        <w:rPr>
          <w:ins w:id="5995" w:author="Peng Luqi" w:date="2019-10-13T22:48:00Z"/>
          <w:sz w:val="28"/>
          <w:szCs w:val="28"/>
          <w:lang w:val="fr-FR"/>
        </w:rPr>
      </w:pPr>
    </w:p>
    <w:p w:rsidR="00F23B1D" w:rsidRPr="00F94CB9" w:rsidDel="00F23B1D" w:rsidRDefault="00F23B1D">
      <w:pPr>
        <w:ind w:left="170" w:right="170"/>
        <w:jc w:val="both"/>
        <w:rPr>
          <w:del w:id="5996" w:author="Peng Luqi" w:date="2019-10-13T22:48:00Z"/>
          <w:sz w:val="28"/>
          <w:szCs w:val="28"/>
          <w:lang w:val="fr-FR"/>
          <w:rPrChange w:id="5997" w:author="Peng Luqi" w:date="2019-10-13T14:50:00Z">
            <w:rPr>
              <w:del w:id="5998" w:author="Peng Luqi" w:date="2019-10-13T22:48:00Z"/>
              <w:lang w:val="fr-FR"/>
            </w:rPr>
          </w:rPrChange>
        </w:rPr>
        <w:pPrChange w:id="5999" w:author="Peng Luqi" w:date="2019-10-13T14:20:00Z">
          <w:pPr>
            <w:ind w:left="130" w:right="182"/>
            <w:jc w:val="both"/>
          </w:pPr>
        </w:pPrChange>
      </w:pPr>
    </w:p>
    <w:p w:rsidR="00000000" w:rsidRDefault="0010589D">
      <w:pPr>
        <w:ind w:left="170" w:right="170"/>
        <w:jc w:val="both"/>
        <w:rPr>
          <w:del w:id="6000" w:author="Peng Luqi" w:date="2019-10-13T22:48:00Z"/>
          <w:sz w:val="28"/>
          <w:szCs w:val="28"/>
          <w:lang w:val="fr-FR"/>
          <w:rPrChange w:id="6001" w:author="Peng Luqi" w:date="2019-10-13T14:50:00Z">
            <w:rPr>
              <w:del w:id="6002" w:author="Peng Luqi" w:date="2019-10-13T22:48:00Z"/>
              <w:lang w:val="fr-FR"/>
            </w:rPr>
          </w:rPrChange>
        </w:rPr>
        <w:sectPr w:rsidR="00000000">
          <w:pgSz w:w="11910" w:h="16840"/>
          <w:pgMar w:top="1440" w:right="1240" w:bottom="280" w:left="1320" w:header="720" w:footer="720" w:gutter="0"/>
          <w:cols w:space="720"/>
        </w:sectPr>
        <w:pPrChange w:id="6003" w:author="Peng Luqi" w:date="2019-10-13T14:20:00Z">
          <w:pPr>
            <w:jc w:val="both"/>
          </w:pPr>
        </w:pPrChange>
      </w:pPr>
    </w:p>
    <w:p w:rsidR="002B38DF" w:rsidRPr="00F94CB9" w:rsidRDefault="00716360">
      <w:pPr>
        <w:ind w:left="170" w:right="170"/>
        <w:jc w:val="both"/>
        <w:rPr>
          <w:sz w:val="28"/>
          <w:szCs w:val="28"/>
          <w:lang w:val="fr-FR"/>
          <w:rPrChange w:id="6004" w:author="Peng Luqi" w:date="2019-10-13T14:50:00Z">
            <w:rPr>
              <w:lang w:val="fr-FR"/>
            </w:rPr>
          </w:rPrChange>
        </w:rPr>
        <w:pPrChange w:id="6005" w:author="Peng Luqi" w:date="2019-10-13T14:20:00Z">
          <w:pPr>
            <w:spacing w:before="68"/>
            <w:ind w:left="130" w:right="182"/>
            <w:jc w:val="both"/>
          </w:pPr>
        </w:pPrChange>
      </w:pPr>
      <w:r w:rsidRPr="00F94CB9">
        <w:rPr>
          <w:sz w:val="28"/>
          <w:szCs w:val="28"/>
          <w:lang w:val="fr-FR"/>
          <w:rPrChange w:id="6006" w:author="Peng Luqi" w:date="2019-10-13T14:50:00Z">
            <w:rPr>
              <w:lang w:val="fr-FR"/>
            </w:rPr>
          </w:rPrChange>
        </w:rPr>
        <w:t>Ne</w:t>
      </w:r>
      <w:r w:rsidRPr="00F94CB9">
        <w:rPr>
          <w:spacing w:val="-8"/>
          <w:sz w:val="28"/>
          <w:szCs w:val="28"/>
          <w:lang w:val="fr-FR"/>
          <w:rPrChange w:id="6007" w:author="Peng Luqi" w:date="2019-10-13T14:50:00Z">
            <w:rPr>
              <w:spacing w:val="-8"/>
              <w:lang w:val="fr-FR"/>
            </w:rPr>
          </w:rPrChange>
        </w:rPr>
        <w:t xml:space="preserve"> </w:t>
      </w:r>
      <w:r w:rsidRPr="00F94CB9">
        <w:rPr>
          <w:sz w:val="28"/>
          <w:szCs w:val="28"/>
          <w:lang w:val="fr-FR"/>
          <w:rPrChange w:id="6008" w:author="Peng Luqi" w:date="2019-10-13T14:50:00Z">
            <w:rPr>
              <w:lang w:val="fr-FR"/>
            </w:rPr>
          </w:rPrChange>
        </w:rPr>
        <w:t>pas</w:t>
      </w:r>
      <w:r w:rsidRPr="00F94CB9">
        <w:rPr>
          <w:spacing w:val="-7"/>
          <w:sz w:val="28"/>
          <w:szCs w:val="28"/>
          <w:lang w:val="fr-FR"/>
          <w:rPrChange w:id="6009" w:author="Peng Luqi" w:date="2019-10-13T14:50:00Z">
            <w:rPr>
              <w:spacing w:val="-7"/>
              <w:lang w:val="fr-FR"/>
            </w:rPr>
          </w:rPrChange>
        </w:rPr>
        <w:t xml:space="preserve"> </w:t>
      </w:r>
      <w:r w:rsidRPr="00F94CB9">
        <w:rPr>
          <w:sz w:val="28"/>
          <w:szCs w:val="28"/>
          <w:lang w:val="fr-FR"/>
          <w:rPrChange w:id="6010" w:author="Peng Luqi" w:date="2019-10-13T14:50:00Z">
            <w:rPr>
              <w:lang w:val="fr-FR"/>
            </w:rPr>
          </w:rPrChange>
        </w:rPr>
        <w:t>échouer</w:t>
      </w:r>
      <w:r w:rsidRPr="00F94CB9">
        <w:rPr>
          <w:spacing w:val="-7"/>
          <w:sz w:val="28"/>
          <w:szCs w:val="28"/>
          <w:lang w:val="fr-FR"/>
          <w:rPrChange w:id="6011" w:author="Peng Luqi" w:date="2019-10-13T14:50:00Z">
            <w:rPr>
              <w:spacing w:val="-7"/>
              <w:lang w:val="fr-FR"/>
            </w:rPr>
          </w:rPrChange>
        </w:rPr>
        <w:t xml:space="preserve"> </w:t>
      </w:r>
      <w:r w:rsidRPr="00F94CB9">
        <w:rPr>
          <w:sz w:val="28"/>
          <w:szCs w:val="28"/>
          <w:lang w:val="fr-FR"/>
          <w:rPrChange w:id="6012" w:author="Peng Luqi" w:date="2019-10-13T14:50:00Z">
            <w:rPr>
              <w:lang w:val="fr-FR"/>
            </w:rPr>
          </w:rPrChange>
        </w:rPr>
        <w:t>est</w:t>
      </w:r>
      <w:r w:rsidRPr="00F94CB9">
        <w:rPr>
          <w:spacing w:val="-7"/>
          <w:sz w:val="28"/>
          <w:szCs w:val="28"/>
          <w:lang w:val="fr-FR"/>
          <w:rPrChange w:id="6013" w:author="Peng Luqi" w:date="2019-10-13T14:50:00Z">
            <w:rPr>
              <w:spacing w:val="-7"/>
              <w:lang w:val="fr-FR"/>
            </w:rPr>
          </w:rPrChange>
        </w:rPr>
        <w:t xml:space="preserve"> </w:t>
      </w:r>
      <w:r w:rsidRPr="00F94CB9">
        <w:rPr>
          <w:sz w:val="28"/>
          <w:szCs w:val="28"/>
          <w:lang w:val="fr-FR"/>
          <w:rPrChange w:id="6014" w:author="Peng Luqi" w:date="2019-10-13T14:50:00Z">
            <w:rPr>
              <w:lang w:val="fr-FR"/>
            </w:rPr>
          </w:rPrChange>
        </w:rPr>
        <w:t>un</w:t>
      </w:r>
      <w:r w:rsidRPr="00F94CB9">
        <w:rPr>
          <w:spacing w:val="-7"/>
          <w:sz w:val="28"/>
          <w:szCs w:val="28"/>
          <w:lang w:val="fr-FR"/>
          <w:rPrChange w:id="6015" w:author="Peng Luqi" w:date="2019-10-13T14:50:00Z">
            <w:rPr>
              <w:spacing w:val="-7"/>
              <w:lang w:val="fr-FR"/>
            </w:rPr>
          </w:rPrChange>
        </w:rPr>
        <w:t xml:space="preserve"> </w:t>
      </w:r>
      <w:r w:rsidRPr="00F94CB9">
        <w:rPr>
          <w:sz w:val="28"/>
          <w:szCs w:val="28"/>
          <w:lang w:val="fr-FR"/>
          <w:rPrChange w:id="6016" w:author="Peng Luqi" w:date="2019-10-13T14:50:00Z">
            <w:rPr>
              <w:lang w:val="fr-FR"/>
            </w:rPr>
          </w:rPrChange>
        </w:rPr>
        <w:t>peu</w:t>
      </w:r>
      <w:r w:rsidRPr="00F94CB9">
        <w:rPr>
          <w:spacing w:val="-7"/>
          <w:sz w:val="28"/>
          <w:szCs w:val="28"/>
          <w:lang w:val="fr-FR"/>
          <w:rPrChange w:id="6017" w:author="Peng Luqi" w:date="2019-10-13T14:50:00Z">
            <w:rPr>
              <w:spacing w:val="-7"/>
              <w:lang w:val="fr-FR"/>
            </w:rPr>
          </w:rPrChange>
        </w:rPr>
        <w:t xml:space="preserve"> </w:t>
      </w:r>
      <w:r w:rsidRPr="00F94CB9">
        <w:rPr>
          <w:sz w:val="28"/>
          <w:szCs w:val="28"/>
          <w:lang w:val="fr-FR"/>
          <w:rPrChange w:id="6018" w:author="Peng Luqi" w:date="2019-10-13T14:50:00Z">
            <w:rPr>
              <w:lang w:val="fr-FR"/>
            </w:rPr>
          </w:rPrChange>
        </w:rPr>
        <w:t>incroyable.</w:t>
      </w:r>
      <w:r w:rsidRPr="00F94CB9">
        <w:rPr>
          <w:spacing w:val="-7"/>
          <w:sz w:val="28"/>
          <w:szCs w:val="28"/>
          <w:lang w:val="fr-FR"/>
          <w:rPrChange w:id="6019" w:author="Peng Luqi" w:date="2019-10-13T14:50:00Z">
            <w:rPr>
              <w:spacing w:val="-7"/>
              <w:lang w:val="fr-FR"/>
            </w:rPr>
          </w:rPrChange>
        </w:rPr>
        <w:t xml:space="preserve"> </w:t>
      </w:r>
      <w:r w:rsidRPr="00F94CB9">
        <w:rPr>
          <w:sz w:val="28"/>
          <w:szCs w:val="28"/>
          <w:lang w:val="fr-FR"/>
          <w:rPrChange w:id="6020" w:author="Peng Luqi" w:date="2019-10-13T14:50:00Z">
            <w:rPr>
              <w:lang w:val="fr-FR"/>
            </w:rPr>
          </w:rPrChange>
        </w:rPr>
        <w:t>Mais</w:t>
      </w:r>
      <w:r w:rsidRPr="00F94CB9">
        <w:rPr>
          <w:spacing w:val="-9"/>
          <w:sz w:val="28"/>
          <w:szCs w:val="28"/>
          <w:lang w:val="fr-FR"/>
          <w:rPrChange w:id="6021" w:author="Peng Luqi" w:date="2019-10-13T14:50:00Z">
            <w:rPr>
              <w:spacing w:val="-9"/>
              <w:lang w:val="fr-FR"/>
            </w:rPr>
          </w:rPrChange>
        </w:rPr>
        <w:t xml:space="preserve"> </w:t>
      </w:r>
      <w:r w:rsidRPr="00F94CB9">
        <w:rPr>
          <w:sz w:val="28"/>
          <w:szCs w:val="28"/>
          <w:lang w:val="fr-FR"/>
          <w:rPrChange w:id="6022" w:author="Peng Luqi" w:date="2019-10-13T14:50:00Z">
            <w:rPr>
              <w:lang w:val="fr-FR"/>
            </w:rPr>
          </w:rPrChange>
        </w:rPr>
        <w:t>gagner</w:t>
      </w:r>
      <w:r w:rsidRPr="00F94CB9">
        <w:rPr>
          <w:spacing w:val="-7"/>
          <w:sz w:val="28"/>
          <w:szCs w:val="28"/>
          <w:lang w:val="fr-FR"/>
          <w:rPrChange w:id="6023" w:author="Peng Luqi" w:date="2019-10-13T14:50:00Z">
            <w:rPr>
              <w:spacing w:val="-7"/>
              <w:lang w:val="fr-FR"/>
            </w:rPr>
          </w:rPrChange>
        </w:rPr>
        <w:t xml:space="preserve"> </w:t>
      </w:r>
      <w:r w:rsidRPr="00F94CB9">
        <w:rPr>
          <w:sz w:val="28"/>
          <w:szCs w:val="28"/>
          <w:lang w:val="fr-FR"/>
          <w:rPrChange w:id="6024" w:author="Peng Luqi" w:date="2019-10-13T14:50:00Z">
            <w:rPr>
              <w:lang w:val="fr-FR"/>
            </w:rPr>
          </w:rPrChange>
        </w:rPr>
        <w:t>plus</w:t>
      </w:r>
      <w:r w:rsidRPr="00F94CB9">
        <w:rPr>
          <w:spacing w:val="-7"/>
          <w:sz w:val="28"/>
          <w:szCs w:val="28"/>
          <w:lang w:val="fr-FR"/>
          <w:rPrChange w:id="6025" w:author="Peng Luqi" w:date="2019-10-13T14:50:00Z">
            <w:rPr>
              <w:spacing w:val="-7"/>
              <w:lang w:val="fr-FR"/>
            </w:rPr>
          </w:rPrChange>
        </w:rPr>
        <w:t xml:space="preserve"> </w:t>
      </w:r>
      <w:r w:rsidRPr="00F94CB9">
        <w:rPr>
          <w:sz w:val="28"/>
          <w:szCs w:val="28"/>
          <w:lang w:val="fr-FR"/>
          <w:rPrChange w:id="6026" w:author="Peng Luqi" w:date="2019-10-13T14:50:00Z">
            <w:rPr>
              <w:lang w:val="fr-FR"/>
            </w:rPr>
          </w:rPrChange>
        </w:rPr>
        <w:t>que</w:t>
      </w:r>
      <w:r w:rsidRPr="00F94CB9">
        <w:rPr>
          <w:spacing w:val="-7"/>
          <w:sz w:val="28"/>
          <w:szCs w:val="28"/>
          <w:lang w:val="fr-FR"/>
          <w:rPrChange w:id="6027" w:author="Peng Luqi" w:date="2019-10-13T14:50:00Z">
            <w:rPr>
              <w:spacing w:val="-7"/>
              <w:lang w:val="fr-FR"/>
            </w:rPr>
          </w:rPrChange>
        </w:rPr>
        <w:t xml:space="preserve"> </w:t>
      </w:r>
      <w:r w:rsidRPr="00F94CB9">
        <w:rPr>
          <w:sz w:val="28"/>
          <w:szCs w:val="28"/>
          <w:lang w:val="fr-FR"/>
          <w:rPrChange w:id="6028" w:author="Peng Luqi" w:date="2019-10-13T14:50:00Z">
            <w:rPr>
              <w:lang w:val="fr-FR"/>
            </w:rPr>
          </w:rPrChange>
        </w:rPr>
        <w:t>les</w:t>
      </w:r>
      <w:r w:rsidRPr="00F94CB9">
        <w:rPr>
          <w:spacing w:val="-7"/>
          <w:sz w:val="28"/>
          <w:szCs w:val="28"/>
          <w:lang w:val="fr-FR"/>
          <w:rPrChange w:id="6029" w:author="Peng Luqi" w:date="2019-10-13T14:50:00Z">
            <w:rPr>
              <w:spacing w:val="-7"/>
              <w:lang w:val="fr-FR"/>
            </w:rPr>
          </w:rPrChange>
        </w:rPr>
        <w:t xml:space="preserve"> </w:t>
      </w:r>
      <w:r w:rsidRPr="00F94CB9">
        <w:rPr>
          <w:sz w:val="28"/>
          <w:szCs w:val="28"/>
          <w:lang w:val="fr-FR"/>
          <w:rPrChange w:id="6030" w:author="Peng Luqi" w:date="2019-10-13T14:50:00Z">
            <w:rPr>
              <w:lang w:val="fr-FR"/>
            </w:rPr>
          </w:rPrChange>
        </w:rPr>
        <w:t>autres</w:t>
      </w:r>
      <w:r w:rsidRPr="00F94CB9">
        <w:rPr>
          <w:spacing w:val="-7"/>
          <w:sz w:val="28"/>
          <w:szCs w:val="28"/>
          <w:lang w:val="fr-FR"/>
          <w:rPrChange w:id="6031" w:author="Peng Luqi" w:date="2019-10-13T14:50:00Z">
            <w:rPr>
              <w:spacing w:val="-7"/>
              <w:lang w:val="fr-FR"/>
            </w:rPr>
          </w:rPrChange>
        </w:rPr>
        <w:t xml:space="preserve"> </w:t>
      </w:r>
      <w:r w:rsidRPr="00F94CB9">
        <w:rPr>
          <w:sz w:val="28"/>
          <w:szCs w:val="28"/>
          <w:lang w:val="fr-FR"/>
          <w:rPrChange w:id="6032" w:author="Peng Luqi" w:date="2019-10-13T14:50:00Z">
            <w:rPr>
              <w:lang w:val="fr-FR"/>
            </w:rPr>
          </w:rPrChange>
        </w:rPr>
        <w:t>est</w:t>
      </w:r>
      <w:r w:rsidRPr="00F94CB9">
        <w:rPr>
          <w:spacing w:val="-7"/>
          <w:sz w:val="28"/>
          <w:szCs w:val="28"/>
          <w:lang w:val="fr-FR"/>
          <w:rPrChange w:id="6033" w:author="Peng Luqi" w:date="2019-10-13T14:50:00Z">
            <w:rPr>
              <w:spacing w:val="-7"/>
              <w:lang w:val="fr-FR"/>
            </w:rPr>
          </w:rPrChange>
        </w:rPr>
        <w:t xml:space="preserve"> </w:t>
      </w:r>
      <w:r w:rsidRPr="00F94CB9">
        <w:rPr>
          <w:sz w:val="28"/>
          <w:szCs w:val="28"/>
          <w:lang w:val="fr-FR"/>
          <w:rPrChange w:id="6034" w:author="Peng Luqi" w:date="2019-10-13T14:50:00Z">
            <w:rPr>
              <w:lang w:val="fr-FR"/>
            </w:rPr>
          </w:rPrChange>
        </w:rPr>
        <w:t>une</w:t>
      </w:r>
      <w:r w:rsidRPr="00F94CB9">
        <w:rPr>
          <w:spacing w:val="-8"/>
          <w:sz w:val="28"/>
          <w:szCs w:val="28"/>
          <w:lang w:val="fr-FR"/>
          <w:rPrChange w:id="6035" w:author="Peng Luqi" w:date="2019-10-13T14:50:00Z">
            <w:rPr>
              <w:spacing w:val="-8"/>
              <w:lang w:val="fr-FR"/>
            </w:rPr>
          </w:rPrChange>
        </w:rPr>
        <w:t xml:space="preserve"> </w:t>
      </w:r>
      <w:r w:rsidRPr="00F94CB9">
        <w:rPr>
          <w:sz w:val="28"/>
          <w:szCs w:val="28"/>
          <w:lang w:val="fr-FR"/>
          <w:rPrChange w:id="6036" w:author="Peng Luqi" w:date="2019-10-13T14:50:00Z">
            <w:rPr>
              <w:lang w:val="fr-FR"/>
            </w:rPr>
          </w:rPrChange>
        </w:rPr>
        <w:t>surprise</w:t>
      </w:r>
      <w:r w:rsidRPr="00F94CB9">
        <w:rPr>
          <w:spacing w:val="-7"/>
          <w:sz w:val="28"/>
          <w:szCs w:val="28"/>
          <w:lang w:val="fr-FR"/>
          <w:rPrChange w:id="6037" w:author="Peng Luqi" w:date="2019-10-13T14:50:00Z">
            <w:rPr>
              <w:spacing w:val="-7"/>
              <w:lang w:val="fr-FR"/>
            </w:rPr>
          </w:rPrChange>
        </w:rPr>
        <w:t xml:space="preserve"> </w:t>
      </w:r>
      <w:r w:rsidRPr="00F94CB9">
        <w:rPr>
          <w:sz w:val="28"/>
          <w:szCs w:val="28"/>
          <w:lang w:val="fr-FR"/>
          <w:rPrChange w:id="6038" w:author="Peng Luqi" w:date="2019-10-13T14:50:00Z">
            <w:rPr>
              <w:lang w:val="fr-FR"/>
            </w:rPr>
          </w:rPrChange>
        </w:rPr>
        <w:t>accidentelle.</w:t>
      </w:r>
      <w:r w:rsidRPr="00F94CB9">
        <w:rPr>
          <w:spacing w:val="-7"/>
          <w:sz w:val="28"/>
          <w:szCs w:val="28"/>
          <w:lang w:val="fr-FR"/>
          <w:rPrChange w:id="6039" w:author="Peng Luqi" w:date="2019-10-13T14:50:00Z">
            <w:rPr>
              <w:spacing w:val="-7"/>
              <w:lang w:val="fr-FR"/>
            </w:rPr>
          </w:rPrChange>
        </w:rPr>
        <w:t xml:space="preserve"> </w:t>
      </w:r>
      <w:r w:rsidRPr="00F94CB9">
        <w:rPr>
          <w:sz w:val="28"/>
          <w:szCs w:val="28"/>
          <w:lang w:val="fr-FR"/>
          <w:rPrChange w:id="6040" w:author="Peng Luqi" w:date="2019-10-13T14:50:00Z">
            <w:rPr>
              <w:lang w:val="fr-FR"/>
            </w:rPr>
          </w:rPrChange>
        </w:rPr>
        <w:t>Par conséquent,</w:t>
      </w:r>
      <w:r w:rsidRPr="00F94CB9">
        <w:rPr>
          <w:spacing w:val="-9"/>
          <w:sz w:val="28"/>
          <w:szCs w:val="28"/>
          <w:lang w:val="fr-FR"/>
          <w:rPrChange w:id="6041" w:author="Peng Luqi" w:date="2019-10-13T14:50:00Z">
            <w:rPr>
              <w:spacing w:val="-9"/>
              <w:lang w:val="fr-FR"/>
            </w:rPr>
          </w:rPrChange>
        </w:rPr>
        <w:t xml:space="preserve"> </w:t>
      </w:r>
      <w:r w:rsidRPr="00F94CB9">
        <w:rPr>
          <w:sz w:val="28"/>
          <w:szCs w:val="28"/>
          <w:lang w:val="fr-FR"/>
          <w:rPrChange w:id="6042" w:author="Peng Luqi" w:date="2019-10-13T14:50:00Z">
            <w:rPr>
              <w:lang w:val="fr-FR"/>
            </w:rPr>
          </w:rPrChange>
        </w:rPr>
        <w:t>lorsque</w:t>
      </w:r>
      <w:r w:rsidRPr="00F94CB9">
        <w:rPr>
          <w:spacing w:val="-9"/>
          <w:sz w:val="28"/>
          <w:szCs w:val="28"/>
          <w:lang w:val="fr-FR"/>
          <w:rPrChange w:id="6043" w:author="Peng Luqi" w:date="2019-10-13T14:50:00Z">
            <w:rPr>
              <w:spacing w:val="-9"/>
              <w:lang w:val="fr-FR"/>
            </w:rPr>
          </w:rPrChange>
        </w:rPr>
        <w:t xml:space="preserve"> </w:t>
      </w:r>
      <w:r w:rsidRPr="00F94CB9">
        <w:rPr>
          <w:sz w:val="28"/>
          <w:szCs w:val="28"/>
          <w:lang w:val="fr-FR"/>
          <w:rPrChange w:id="6044" w:author="Peng Luqi" w:date="2019-10-13T14:50:00Z">
            <w:rPr>
              <w:lang w:val="fr-FR"/>
            </w:rPr>
          </w:rPrChange>
        </w:rPr>
        <w:t>le</w:t>
      </w:r>
      <w:r w:rsidRPr="00F94CB9">
        <w:rPr>
          <w:spacing w:val="-10"/>
          <w:sz w:val="28"/>
          <w:szCs w:val="28"/>
          <w:lang w:val="fr-FR"/>
          <w:rPrChange w:id="6045" w:author="Peng Luqi" w:date="2019-10-13T14:50:00Z">
            <w:rPr>
              <w:spacing w:val="-10"/>
              <w:lang w:val="fr-FR"/>
            </w:rPr>
          </w:rPrChange>
        </w:rPr>
        <w:t xml:space="preserve"> </w:t>
      </w:r>
      <w:r w:rsidRPr="00F94CB9">
        <w:rPr>
          <w:sz w:val="28"/>
          <w:szCs w:val="28"/>
          <w:lang w:val="fr-FR"/>
          <w:rPrChange w:id="6046" w:author="Peng Luqi" w:date="2019-10-13T14:50:00Z">
            <w:rPr>
              <w:lang w:val="fr-FR"/>
            </w:rPr>
          </w:rPrChange>
        </w:rPr>
        <w:t>fonds</w:t>
      </w:r>
      <w:r w:rsidRPr="00F94CB9">
        <w:rPr>
          <w:spacing w:val="-8"/>
          <w:sz w:val="28"/>
          <w:szCs w:val="28"/>
          <w:lang w:val="fr-FR"/>
          <w:rPrChange w:id="6047" w:author="Peng Luqi" w:date="2019-10-13T14:50:00Z">
            <w:rPr>
              <w:spacing w:val="-8"/>
              <w:lang w:val="fr-FR"/>
            </w:rPr>
          </w:rPrChange>
        </w:rPr>
        <w:t xml:space="preserve"> </w:t>
      </w:r>
      <w:r w:rsidRPr="00F94CB9">
        <w:rPr>
          <w:sz w:val="28"/>
          <w:szCs w:val="28"/>
          <w:lang w:val="fr-FR"/>
          <w:rPrChange w:id="6048" w:author="Peng Luqi" w:date="2019-10-13T14:50:00Z">
            <w:rPr>
              <w:lang w:val="fr-FR"/>
            </w:rPr>
          </w:rPrChange>
        </w:rPr>
        <w:t>du</w:t>
      </w:r>
      <w:r w:rsidRPr="00F94CB9">
        <w:rPr>
          <w:spacing w:val="-11"/>
          <w:sz w:val="28"/>
          <w:szCs w:val="28"/>
          <w:lang w:val="fr-FR"/>
          <w:rPrChange w:id="6049" w:author="Peng Luqi" w:date="2019-10-13T14:50:00Z">
            <w:rPr>
              <w:spacing w:val="-11"/>
              <w:lang w:val="fr-FR"/>
            </w:rPr>
          </w:rPrChange>
        </w:rPr>
        <w:t xml:space="preserve"> </w:t>
      </w:r>
      <w:r w:rsidRPr="00F94CB9">
        <w:rPr>
          <w:sz w:val="28"/>
          <w:szCs w:val="28"/>
          <w:lang w:val="fr-FR"/>
          <w:rPrChange w:id="6050" w:author="Peng Luqi" w:date="2019-10-13T14:50:00Z">
            <w:rPr>
              <w:lang w:val="fr-FR"/>
            </w:rPr>
          </w:rPrChange>
        </w:rPr>
        <w:t>Bitcoin</w:t>
      </w:r>
      <w:r w:rsidRPr="00F94CB9">
        <w:rPr>
          <w:spacing w:val="-9"/>
          <w:sz w:val="28"/>
          <w:szCs w:val="28"/>
          <w:lang w:val="fr-FR"/>
          <w:rPrChange w:id="6051" w:author="Peng Luqi" w:date="2019-10-13T14:50:00Z">
            <w:rPr>
              <w:spacing w:val="-9"/>
              <w:lang w:val="fr-FR"/>
            </w:rPr>
          </w:rPrChange>
        </w:rPr>
        <w:t xml:space="preserve"> </w:t>
      </w:r>
      <w:r w:rsidRPr="00F94CB9">
        <w:rPr>
          <w:sz w:val="28"/>
          <w:szCs w:val="28"/>
          <w:lang w:val="fr-FR"/>
          <w:rPrChange w:id="6052" w:author="Peng Luqi" w:date="2019-10-13T14:50:00Z">
            <w:rPr>
              <w:lang w:val="fr-FR"/>
            </w:rPr>
          </w:rPrChange>
        </w:rPr>
        <w:t>a</w:t>
      </w:r>
      <w:r w:rsidRPr="00F94CB9">
        <w:rPr>
          <w:spacing w:val="-9"/>
          <w:sz w:val="28"/>
          <w:szCs w:val="28"/>
          <w:lang w:val="fr-FR"/>
          <w:rPrChange w:id="6053" w:author="Peng Luqi" w:date="2019-10-13T14:50:00Z">
            <w:rPr>
              <w:spacing w:val="-9"/>
              <w:lang w:val="fr-FR"/>
            </w:rPr>
          </w:rPrChange>
        </w:rPr>
        <w:t xml:space="preserve"> </w:t>
      </w:r>
      <w:r w:rsidRPr="00F94CB9">
        <w:rPr>
          <w:sz w:val="28"/>
          <w:szCs w:val="28"/>
          <w:lang w:val="fr-FR"/>
          <w:rPrChange w:id="6054" w:author="Peng Luqi" w:date="2019-10-13T14:50:00Z">
            <w:rPr>
              <w:lang w:val="fr-FR"/>
            </w:rPr>
          </w:rPrChange>
        </w:rPr>
        <w:t>été</w:t>
      </w:r>
      <w:r w:rsidRPr="00F94CB9">
        <w:rPr>
          <w:spacing w:val="-10"/>
          <w:sz w:val="28"/>
          <w:szCs w:val="28"/>
          <w:lang w:val="fr-FR"/>
          <w:rPrChange w:id="6055" w:author="Peng Luqi" w:date="2019-10-13T14:50:00Z">
            <w:rPr>
              <w:spacing w:val="-10"/>
              <w:lang w:val="fr-FR"/>
            </w:rPr>
          </w:rPrChange>
        </w:rPr>
        <w:t xml:space="preserve"> </w:t>
      </w:r>
      <w:r w:rsidRPr="00F94CB9">
        <w:rPr>
          <w:sz w:val="28"/>
          <w:szCs w:val="28"/>
          <w:lang w:val="fr-FR"/>
          <w:rPrChange w:id="6056" w:author="Peng Luqi" w:date="2019-10-13T14:50:00Z">
            <w:rPr>
              <w:lang w:val="fr-FR"/>
            </w:rPr>
          </w:rPrChange>
        </w:rPr>
        <w:t>finalement</w:t>
      </w:r>
      <w:r w:rsidRPr="00F94CB9">
        <w:rPr>
          <w:spacing w:val="-9"/>
          <w:sz w:val="28"/>
          <w:szCs w:val="28"/>
          <w:lang w:val="fr-FR"/>
          <w:rPrChange w:id="6057" w:author="Peng Luqi" w:date="2019-10-13T14:50:00Z">
            <w:rPr>
              <w:spacing w:val="-9"/>
              <w:lang w:val="fr-FR"/>
            </w:rPr>
          </w:rPrChange>
        </w:rPr>
        <w:t xml:space="preserve"> </w:t>
      </w:r>
      <w:r w:rsidRPr="00F94CB9">
        <w:rPr>
          <w:sz w:val="28"/>
          <w:szCs w:val="28"/>
          <w:lang w:val="fr-FR"/>
          <w:rPrChange w:id="6058" w:author="Peng Luqi" w:date="2019-10-13T14:50:00Z">
            <w:rPr>
              <w:lang w:val="fr-FR"/>
            </w:rPr>
          </w:rPrChange>
        </w:rPr>
        <w:t>liquidé,</w:t>
      </w:r>
      <w:r w:rsidRPr="00F94CB9">
        <w:rPr>
          <w:spacing w:val="-9"/>
          <w:sz w:val="28"/>
          <w:szCs w:val="28"/>
          <w:lang w:val="fr-FR"/>
          <w:rPrChange w:id="6059" w:author="Peng Luqi" w:date="2019-10-13T14:50:00Z">
            <w:rPr>
              <w:spacing w:val="-9"/>
              <w:lang w:val="fr-FR"/>
            </w:rPr>
          </w:rPrChange>
        </w:rPr>
        <w:t xml:space="preserve"> </w:t>
      </w:r>
      <w:r w:rsidRPr="00F94CB9">
        <w:rPr>
          <w:sz w:val="28"/>
          <w:szCs w:val="28"/>
          <w:lang w:val="fr-FR"/>
          <w:rPrChange w:id="6060" w:author="Peng Luqi" w:date="2019-10-13T14:50:00Z">
            <w:rPr>
              <w:lang w:val="fr-FR"/>
            </w:rPr>
          </w:rPrChange>
        </w:rPr>
        <w:t>pour</w:t>
      </w:r>
      <w:r w:rsidRPr="00F94CB9">
        <w:rPr>
          <w:spacing w:val="-9"/>
          <w:sz w:val="28"/>
          <w:szCs w:val="28"/>
          <w:lang w:val="fr-FR"/>
          <w:rPrChange w:id="6061" w:author="Peng Luqi" w:date="2019-10-13T14:50:00Z">
            <w:rPr>
              <w:spacing w:val="-9"/>
              <w:lang w:val="fr-FR"/>
            </w:rPr>
          </w:rPrChange>
        </w:rPr>
        <w:t xml:space="preserve"> </w:t>
      </w:r>
      <w:r w:rsidRPr="00F94CB9">
        <w:rPr>
          <w:sz w:val="28"/>
          <w:szCs w:val="28"/>
          <w:lang w:val="fr-FR"/>
          <w:rPrChange w:id="6062" w:author="Peng Luqi" w:date="2019-10-13T14:50:00Z">
            <w:rPr>
              <w:lang w:val="fr-FR"/>
            </w:rPr>
          </w:rPrChange>
        </w:rPr>
        <w:t>la</w:t>
      </w:r>
      <w:r w:rsidRPr="00F94CB9">
        <w:rPr>
          <w:spacing w:val="-9"/>
          <w:sz w:val="28"/>
          <w:szCs w:val="28"/>
          <w:lang w:val="fr-FR"/>
          <w:rPrChange w:id="6063" w:author="Peng Luqi" w:date="2019-10-13T14:50:00Z">
            <w:rPr>
              <w:spacing w:val="-9"/>
              <w:lang w:val="fr-FR"/>
            </w:rPr>
          </w:rPrChange>
        </w:rPr>
        <w:t xml:space="preserve"> </w:t>
      </w:r>
      <w:r w:rsidRPr="00F94CB9">
        <w:rPr>
          <w:sz w:val="28"/>
          <w:szCs w:val="28"/>
          <w:lang w:val="fr-FR"/>
          <w:rPrChange w:id="6064" w:author="Peng Luqi" w:date="2019-10-13T14:50:00Z">
            <w:rPr>
              <w:lang w:val="fr-FR"/>
            </w:rPr>
          </w:rPrChange>
        </w:rPr>
        <w:t>prochaine</w:t>
      </w:r>
      <w:r w:rsidRPr="00F94CB9">
        <w:rPr>
          <w:spacing w:val="-10"/>
          <w:sz w:val="28"/>
          <w:szCs w:val="28"/>
          <w:lang w:val="fr-FR"/>
          <w:rPrChange w:id="6065" w:author="Peng Luqi" w:date="2019-10-13T14:50:00Z">
            <w:rPr>
              <w:spacing w:val="-10"/>
              <w:lang w:val="fr-FR"/>
            </w:rPr>
          </w:rPrChange>
        </w:rPr>
        <w:t xml:space="preserve"> </w:t>
      </w:r>
      <w:r w:rsidRPr="00F94CB9">
        <w:rPr>
          <w:sz w:val="28"/>
          <w:szCs w:val="28"/>
          <w:lang w:val="fr-FR"/>
          <w:rPrChange w:id="6066" w:author="Peng Luqi" w:date="2019-10-13T14:50:00Z">
            <w:rPr>
              <w:lang w:val="fr-FR"/>
            </w:rPr>
          </w:rPrChange>
        </w:rPr>
        <w:t>étape,</w:t>
      </w:r>
      <w:r w:rsidRPr="00F94CB9">
        <w:rPr>
          <w:spacing w:val="-8"/>
          <w:sz w:val="28"/>
          <w:szCs w:val="28"/>
          <w:lang w:val="fr-FR"/>
          <w:rPrChange w:id="6067" w:author="Peng Luqi" w:date="2019-10-13T14:50:00Z">
            <w:rPr>
              <w:spacing w:val="-8"/>
              <w:lang w:val="fr-FR"/>
            </w:rPr>
          </w:rPrChange>
        </w:rPr>
        <w:t xml:space="preserve"> </w:t>
      </w:r>
      <w:r w:rsidRPr="00F94CB9">
        <w:rPr>
          <w:sz w:val="28"/>
          <w:szCs w:val="28"/>
          <w:lang w:val="fr-FR"/>
          <w:rPrChange w:id="6068" w:author="Peng Luqi" w:date="2019-10-13T14:50:00Z">
            <w:rPr>
              <w:lang w:val="fr-FR"/>
            </w:rPr>
          </w:rPrChange>
        </w:rPr>
        <w:t>je</w:t>
      </w:r>
      <w:r w:rsidRPr="00F94CB9">
        <w:rPr>
          <w:spacing w:val="-10"/>
          <w:sz w:val="28"/>
          <w:szCs w:val="28"/>
          <w:lang w:val="fr-FR"/>
          <w:rPrChange w:id="6069" w:author="Peng Luqi" w:date="2019-10-13T14:50:00Z">
            <w:rPr>
              <w:spacing w:val="-10"/>
              <w:lang w:val="fr-FR"/>
            </w:rPr>
          </w:rPrChange>
        </w:rPr>
        <w:t xml:space="preserve"> </w:t>
      </w:r>
      <w:r w:rsidRPr="00F94CB9">
        <w:rPr>
          <w:sz w:val="28"/>
          <w:szCs w:val="28"/>
          <w:lang w:val="fr-FR"/>
          <w:rPrChange w:id="6070" w:author="Peng Luqi" w:date="2019-10-13T14:50:00Z">
            <w:rPr>
              <w:lang w:val="fr-FR"/>
            </w:rPr>
          </w:rPrChange>
        </w:rPr>
        <w:t>pensais</w:t>
      </w:r>
      <w:r w:rsidRPr="00F94CB9">
        <w:rPr>
          <w:spacing w:val="-9"/>
          <w:sz w:val="28"/>
          <w:szCs w:val="28"/>
          <w:lang w:val="fr-FR"/>
          <w:rPrChange w:id="6071" w:author="Peng Luqi" w:date="2019-10-13T14:50:00Z">
            <w:rPr>
              <w:spacing w:val="-9"/>
              <w:lang w:val="fr-FR"/>
            </w:rPr>
          </w:rPrChange>
        </w:rPr>
        <w:t xml:space="preserve"> </w:t>
      </w:r>
      <w:r w:rsidRPr="00F94CB9">
        <w:rPr>
          <w:sz w:val="28"/>
          <w:szCs w:val="28"/>
          <w:lang w:val="fr-FR"/>
          <w:rPrChange w:id="6072" w:author="Peng Luqi" w:date="2019-10-13T14:50:00Z">
            <w:rPr>
              <w:lang w:val="fr-FR"/>
            </w:rPr>
          </w:rPrChange>
        </w:rPr>
        <w:t>que je ne pourrais que faire un fonds passif, il n</w:t>
      </w:r>
      <w:del w:id="6073" w:author="Peng Luqi" w:date="2019-10-13T14:43:00Z">
        <w:r w:rsidRPr="00F94CB9" w:rsidDel="00EF666F">
          <w:rPr>
            <w:sz w:val="28"/>
            <w:szCs w:val="28"/>
            <w:lang w:val="fr-FR"/>
            <w:rPrChange w:id="6074" w:author="Peng Luqi" w:date="2019-10-13T14:50:00Z">
              <w:rPr>
                <w:lang w:val="fr-FR"/>
              </w:rPr>
            </w:rPrChange>
          </w:rPr>
          <w:delText>’</w:delText>
        </w:r>
      </w:del>
      <w:ins w:id="6075" w:author="Peng Luqi" w:date="2019-10-13T14:43:00Z">
        <w:r w:rsidR="00EF666F" w:rsidRPr="00F94CB9">
          <w:rPr>
            <w:sz w:val="28"/>
            <w:szCs w:val="28"/>
            <w:lang w:val="fr-FR"/>
            <w:rPrChange w:id="6076" w:author="Peng Luqi" w:date="2019-10-13T14:50:00Z">
              <w:rPr>
                <w:lang w:val="fr-FR"/>
              </w:rPr>
            </w:rPrChange>
          </w:rPr>
          <w:t>’</w:t>
        </w:r>
      </w:ins>
      <w:r w:rsidRPr="00F94CB9">
        <w:rPr>
          <w:sz w:val="28"/>
          <w:szCs w:val="28"/>
          <w:lang w:val="fr-FR"/>
          <w:rPrChange w:id="6077" w:author="Peng Luqi" w:date="2019-10-13T14:50:00Z">
            <w:rPr>
              <w:lang w:val="fr-FR"/>
            </w:rPr>
          </w:rPrChange>
        </w:rPr>
        <w:t>y avait pas un autre choix. Après plus d</w:t>
      </w:r>
      <w:del w:id="6078" w:author="Peng Luqi" w:date="2019-10-13T14:43:00Z">
        <w:r w:rsidRPr="00F94CB9" w:rsidDel="00EF666F">
          <w:rPr>
            <w:sz w:val="28"/>
            <w:szCs w:val="28"/>
            <w:lang w:val="fr-FR"/>
            <w:rPrChange w:id="6079" w:author="Peng Luqi" w:date="2019-10-13T14:50:00Z">
              <w:rPr>
                <w:lang w:val="fr-FR"/>
              </w:rPr>
            </w:rPrChange>
          </w:rPr>
          <w:delText>’</w:delText>
        </w:r>
      </w:del>
      <w:ins w:id="6080" w:author="Peng Luqi" w:date="2019-10-13T14:43:00Z">
        <w:r w:rsidR="00EF666F" w:rsidRPr="00F94CB9">
          <w:rPr>
            <w:sz w:val="28"/>
            <w:szCs w:val="28"/>
            <w:lang w:val="fr-FR"/>
            <w:rPrChange w:id="6081" w:author="Peng Luqi" w:date="2019-10-13T14:50:00Z">
              <w:rPr>
                <w:lang w:val="fr-FR"/>
              </w:rPr>
            </w:rPrChange>
          </w:rPr>
          <w:t>’</w:t>
        </w:r>
      </w:ins>
      <w:r w:rsidRPr="00F94CB9">
        <w:rPr>
          <w:sz w:val="28"/>
          <w:szCs w:val="28"/>
          <w:lang w:val="fr-FR"/>
          <w:rPrChange w:id="6082" w:author="Peng Luqi" w:date="2019-10-13T14:50:00Z">
            <w:rPr>
              <w:lang w:val="fr-FR"/>
            </w:rPr>
          </w:rPrChange>
        </w:rPr>
        <w:t>un an de réflexion profonde, j</w:t>
      </w:r>
      <w:del w:id="6083" w:author="Peng Luqi" w:date="2019-10-13T14:43:00Z">
        <w:r w:rsidRPr="00F94CB9" w:rsidDel="00EF666F">
          <w:rPr>
            <w:sz w:val="28"/>
            <w:szCs w:val="28"/>
            <w:lang w:val="fr-FR"/>
            <w:rPrChange w:id="6084" w:author="Peng Luqi" w:date="2019-10-13T14:50:00Z">
              <w:rPr>
                <w:lang w:val="fr-FR"/>
              </w:rPr>
            </w:rPrChange>
          </w:rPr>
          <w:delText>’</w:delText>
        </w:r>
      </w:del>
      <w:ins w:id="6085" w:author="Peng Luqi" w:date="2019-10-13T14:43:00Z">
        <w:r w:rsidR="00EF666F" w:rsidRPr="00F94CB9">
          <w:rPr>
            <w:sz w:val="28"/>
            <w:szCs w:val="28"/>
            <w:lang w:val="fr-FR"/>
            <w:rPrChange w:id="6086" w:author="Peng Luqi" w:date="2019-10-13T14:50:00Z">
              <w:rPr>
                <w:lang w:val="fr-FR"/>
              </w:rPr>
            </w:rPrChange>
          </w:rPr>
          <w:t>’</w:t>
        </w:r>
      </w:ins>
      <w:r w:rsidRPr="00F94CB9">
        <w:rPr>
          <w:sz w:val="28"/>
          <w:szCs w:val="28"/>
          <w:lang w:val="fr-FR"/>
          <w:rPrChange w:id="6087" w:author="Peng Luqi" w:date="2019-10-13T14:50:00Z">
            <w:rPr>
              <w:lang w:val="fr-FR"/>
            </w:rPr>
          </w:rPrChange>
        </w:rPr>
        <w:t xml:space="preserve">ai créé les </w:t>
      </w:r>
      <w:r w:rsidRPr="00F94CB9">
        <w:rPr>
          <w:i/>
          <w:color w:val="00B0F0"/>
          <w:sz w:val="28"/>
          <w:szCs w:val="28"/>
          <w:lang w:val="fr-FR"/>
          <w:rPrChange w:id="6088" w:author="Peng Luqi" w:date="2019-10-13T14:50:00Z">
            <w:rPr>
              <w:i/>
              <w:color w:val="00B0F0"/>
              <w:lang w:val="fr-FR"/>
            </w:rPr>
          </w:rPrChange>
        </w:rPr>
        <w:t>BOX</w:t>
      </w:r>
      <w:r w:rsidRPr="00F94CB9">
        <w:rPr>
          <w:sz w:val="28"/>
          <w:szCs w:val="28"/>
          <w:lang w:val="fr-FR"/>
          <w:rPrChange w:id="6089" w:author="Peng Luqi" w:date="2019-10-13T14:50:00Z">
            <w:rPr>
              <w:lang w:val="fr-FR"/>
            </w:rPr>
          </w:rPrChange>
        </w:rPr>
        <w:t>, un ETF sur la blockchain open source. Le livre actuel reflète en fait le processus de création de mon modèle de fonds passif</w:t>
      </w:r>
      <w:r w:rsidRPr="00F94CB9">
        <w:rPr>
          <w:spacing w:val="-12"/>
          <w:sz w:val="28"/>
          <w:szCs w:val="28"/>
          <w:lang w:val="fr-FR"/>
          <w:rPrChange w:id="6090" w:author="Peng Luqi" w:date="2019-10-13T14:50:00Z">
            <w:rPr>
              <w:spacing w:val="-12"/>
              <w:lang w:val="fr-FR"/>
            </w:rPr>
          </w:rPrChange>
        </w:rPr>
        <w:t xml:space="preserve"> </w:t>
      </w:r>
      <w:r w:rsidRPr="00F94CB9">
        <w:rPr>
          <w:sz w:val="28"/>
          <w:szCs w:val="28"/>
          <w:lang w:val="fr-FR"/>
          <w:rPrChange w:id="6091" w:author="Peng Luqi" w:date="2019-10-13T14:50:00Z">
            <w:rPr>
              <w:lang w:val="fr-FR"/>
            </w:rPr>
          </w:rPrChange>
        </w:rPr>
        <w:t>idéal.</w:t>
      </w:r>
    </w:p>
    <w:p w:rsidR="002B38DF" w:rsidRPr="00F94CB9" w:rsidRDefault="002B38DF">
      <w:pPr>
        <w:ind w:left="170" w:right="170"/>
        <w:jc w:val="both"/>
        <w:rPr>
          <w:sz w:val="28"/>
          <w:lang w:val="fr-FR"/>
          <w:rPrChange w:id="6092" w:author="Peng Luqi" w:date="2019-10-13T14:50:00Z">
            <w:rPr>
              <w:sz w:val="24"/>
              <w:lang w:val="fr-FR"/>
            </w:rPr>
          </w:rPrChange>
        </w:rPr>
        <w:pPrChange w:id="6093" w:author="Peng Luqi" w:date="2019-10-13T14:55:00Z">
          <w:pPr>
            <w:pStyle w:val="a3"/>
            <w:spacing w:before="5"/>
          </w:pPr>
        </w:pPrChange>
      </w:pPr>
    </w:p>
    <w:p w:rsidR="00FA3B19" w:rsidRDefault="00716360" w:rsidP="00FA3B19">
      <w:pPr>
        <w:ind w:left="170" w:right="170"/>
        <w:jc w:val="both"/>
        <w:rPr>
          <w:ins w:id="6094" w:author="Peng Luqi" w:date="2019-10-13T14:55:00Z"/>
          <w:sz w:val="28"/>
          <w:szCs w:val="28"/>
          <w:lang w:val="fr-FR"/>
        </w:rPr>
      </w:pPr>
      <w:r w:rsidRPr="00F94CB9">
        <w:rPr>
          <w:sz w:val="28"/>
          <w:szCs w:val="28"/>
          <w:lang w:val="fr-FR"/>
          <w:rPrChange w:id="6095" w:author="Peng Luqi" w:date="2019-10-13T14:50:00Z">
            <w:rPr>
              <w:lang w:val="fr-FR"/>
            </w:rPr>
          </w:rPrChange>
        </w:rPr>
        <w:t>Cela</w:t>
      </w:r>
      <w:r w:rsidRPr="00FA3B19">
        <w:rPr>
          <w:sz w:val="28"/>
          <w:szCs w:val="28"/>
          <w:lang w:val="fr-FR"/>
          <w:rPrChange w:id="6096" w:author="Peng Luqi" w:date="2019-10-13T14:55:00Z">
            <w:rPr>
              <w:spacing w:val="-11"/>
              <w:lang w:val="fr-FR"/>
            </w:rPr>
          </w:rPrChange>
        </w:rPr>
        <w:t xml:space="preserve"> </w:t>
      </w:r>
      <w:r w:rsidRPr="00F94CB9">
        <w:rPr>
          <w:sz w:val="28"/>
          <w:szCs w:val="28"/>
          <w:lang w:val="fr-FR"/>
          <w:rPrChange w:id="6097" w:author="Peng Luqi" w:date="2019-10-13T14:50:00Z">
            <w:rPr>
              <w:lang w:val="fr-FR"/>
            </w:rPr>
          </w:rPrChange>
        </w:rPr>
        <w:t>dit,</w:t>
      </w:r>
      <w:r w:rsidRPr="00FA3B19">
        <w:rPr>
          <w:sz w:val="28"/>
          <w:szCs w:val="28"/>
          <w:lang w:val="fr-FR"/>
          <w:rPrChange w:id="6098" w:author="Peng Luqi" w:date="2019-10-13T14:55:00Z">
            <w:rPr>
              <w:spacing w:val="-11"/>
              <w:lang w:val="fr-FR"/>
            </w:rPr>
          </w:rPrChange>
        </w:rPr>
        <w:t xml:space="preserve"> </w:t>
      </w:r>
      <w:r w:rsidRPr="00F94CB9">
        <w:rPr>
          <w:sz w:val="28"/>
          <w:szCs w:val="28"/>
          <w:lang w:val="fr-FR"/>
          <w:rPrChange w:id="6099" w:author="Peng Luqi" w:date="2019-10-13T14:50:00Z">
            <w:rPr>
              <w:lang w:val="fr-FR"/>
            </w:rPr>
          </w:rPrChange>
        </w:rPr>
        <w:t>concentrez-vous</w:t>
      </w:r>
      <w:r w:rsidRPr="00FA3B19">
        <w:rPr>
          <w:sz w:val="28"/>
          <w:szCs w:val="28"/>
          <w:lang w:val="fr-FR"/>
          <w:rPrChange w:id="6100" w:author="Peng Luqi" w:date="2019-10-13T14:55:00Z">
            <w:rPr>
              <w:spacing w:val="-11"/>
              <w:lang w:val="fr-FR"/>
            </w:rPr>
          </w:rPrChange>
        </w:rPr>
        <w:t xml:space="preserve"> </w:t>
      </w:r>
      <w:r w:rsidRPr="00F94CB9">
        <w:rPr>
          <w:sz w:val="28"/>
          <w:szCs w:val="28"/>
          <w:lang w:val="fr-FR"/>
          <w:rPrChange w:id="6101" w:author="Peng Luqi" w:date="2019-10-13T14:50:00Z">
            <w:rPr>
              <w:lang w:val="fr-FR"/>
            </w:rPr>
          </w:rPrChange>
        </w:rPr>
        <w:t>d</w:t>
      </w:r>
      <w:del w:id="6102" w:author="Peng Luqi" w:date="2019-10-13T14:43:00Z">
        <w:r w:rsidRPr="00F94CB9" w:rsidDel="00EF666F">
          <w:rPr>
            <w:sz w:val="28"/>
            <w:szCs w:val="28"/>
            <w:lang w:val="fr-FR"/>
            <w:rPrChange w:id="6103" w:author="Peng Luqi" w:date="2019-10-13T14:50:00Z">
              <w:rPr>
                <w:lang w:val="fr-FR"/>
              </w:rPr>
            </w:rPrChange>
          </w:rPr>
          <w:delText>’</w:delText>
        </w:r>
      </w:del>
      <w:ins w:id="6104" w:author="Peng Luqi" w:date="2019-10-13T14:43:00Z">
        <w:r w:rsidR="00EF666F" w:rsidRPr="00F94CB9">
          <w:rPr>
            <w:sz w:val="28"/>
            <w:szCs w:val="28"/>
            <w:lang w:val="fr-FR"/>
            <w:rPrChange w:id="6105" w:author="Peng Luqi" w:date="2019-10-13T14:50:00Z">
              <w:rPr>
                <w:lang w:val="fr-FR"/>
              </w:rPr>
            </w:rPrChange>
          </w:rPr>
          <w:t>’</w:t>
        </w:r>
      </w:ins>
      <w:r w:rsidRPr="00F94CB9">
        <w:rPr>
          <w:sz w:val="28"/>
          <w:szCs w:val="28"/>
          <w:lang w:val="fr-FR"/>
          <w:rPrChange w:id="6106" w:author="Peng Luqi" w:date="2019-10-13T14:50:00Z">
            <w:rPr>
              <w:lang w:val="fr-FR"/>
            </w:rPr>
          </w:rPrChange>
        </w:rPr>
        <w:t>abord</w:t>
      </w:r>
      <w:r w:rsidRPr="00FA3B19">
        <w:rPr>
          <w:sz w:val="28"/>
          <w:szCs w:val="28"/>
          <w:lang w:val="fr-FR"/>
          <w:rPrChange w:id="6107" w:author="Peng Luqi" w:date="2019-10-13T14:55:00Z">
            <w:rPr>
              <w:spacing w:val="-11"/>
              <w:lang w:val="fr-FR"/>
            </w:rPr>
          </w:rPrChange>
        </w:rPr>
        <w:t xml:space="preserve"> </w:t>
      </w:r>
      <w:r w:rsidRPr="00F94CB9">
        <w:rPr>
          <w:sz w:val="28"/>
          <w:szCs w:val="28"/>
          <w:lang w:val="fr-FR"/>
          <w:rPrChange w:id="6108" w:author="Peng Luqi" w:date="2019-10-13T14:50:00Z">
            <w:rPr>
              <w:lang w:val="fr-FR"/>
            </w:rPr>
          </w:rPrChange>
        </w:rPr>
        <w:t>sur</w:t>
      </w:r>
      <w:r w:rsidRPr="00FA3B19">
        <w:rPr>
          <w:sz w:val="28"/>
          <w:szCs w:val="28"/>
          <w:lang w:val="fr-FR"/>
          <w:rPrChange w:id="6109" w:author="Peng Luqi" w:date="2019-10-13T14:55:00Z">
            <w:rPr>
              <w:spacing w:val="-11"/>
              <w:lang w:val="fr-FR"/>
            </w:rPr>
          </w:rPrChange>
        </w:rPr>
        <w:t xml:space="preserve"> </w:t>
      </w:r>
      <w:r w:rsidRPr="00F94CB9">
        <w:rPr>
          <w:sz w:val="28"/>
          <w:szCs w:val="28"/>
          <w:lang w:val="fr-FR"/>
          <w:rPrChange w:id="6110" w:author="Peng Luqi" w:date="2019-10-13T14:50:00Z">
            <w:rPr>
              <w:lang w:val="fr-FR"/>
            </w:rPr>
          </w:rPrChange>
        </w:rPr>
        <w:t>cette</w:t>
      </w:r>
      <w:r w:rsidRPr="00FA3B19">
        <w:rPr>
          <w:sz w:val="28"/>
          <w:szCs w:val="28"/>
          <w:lang w:val="fr-FR"/>
          <w:rPrChange w:id="6111" w:author="Peng Luqi" w:date="2019-10-13T14:55:00Z">
            <w:rPr>
              <w:spacing w:val="-11"/>
              <w:lang w:val="fr-FR"/>
            </w:rPr>
          </w:rPrChange>
        </w:rPr>
        <w:t xml:space="preserve"> </w:t>
      </w:r>
      <w:r w:rsidRPr="00F94CB9">
        <w:rPr>
          <w:sz w:val="28"/>
          <w:szCs w:val="28"/>
          <w:lang w:val="fr-FR"/>
          <w:rPrChange w:id="6112" w:author="Peng Luqi" w:date="2019-10-13T14:50:00Z">
            <w:rPr>
              <w:lang w:val="fr-FR"/>
            </w:rPr>
          </w:rPrChange>
        </w:rPr>
        <w:t>section.</w:t>
      </w:r>
      <w:r w:rsidRPr="00FA3B19">
        <w:rPr>
          <w:sz w:val="28"/>
          <w:szCs w:val="28"/>
          <w:lang w:val="fr-FR"/>
          <w:rPrChange w:id="6113" w:author="Peng Luqi" w:date="2019-10-13T14:55:00Z">
            <w:rPr>
              <w:spacing w:val="-11"/>
              <w:lang w:val="fr-FR"/>
            </w:rPr>
          </w:rPrChange>
        </w:rPr>
        <w:t xml:space="preserve"> </w:t>
      </w:r>
      <w:r w:rsidRPr="00F94CB9">
        <w:rPr>
          <w:sz w:val="28"/>
          <w:szCs w:val="28"/>
          <w:lang w:val="fr-FR"/>
          <w:rPrChange w:id="6114" w:author="Peng Luqi" w:date="2019-10-13T14:50:00Z">
            <w:rPr>
              <w:lang w:val="fr-FR"/>
            </w:rPr>
          </w:rPrChange>
        </w:rPr>
        <w:t>Si</w:t>
      </w:r>
      <w:r w:rsidRPr="00FA3B19">
        <w:rPr>
          <w:sz w:val="28"/>
          <w:szCs w:val="28"/>
          <w:lang w:val="fr-FR"/>
          <w:rPrChange w:id="6115" w:author="Peng Luqi" w:date="2019-10-13T14:55:00Z">
            <w:rPr>
              <w:spacing w:val="-11"/>
              <w:lang w:val="fr-FR"/>
            </w:rPr>
          </w:rPrChange>
        </w:rPr>
        <w:t xml:space="preserve"> </w:t>
      </w:r>
      <w:r w:rsidRPr="00F94CB9">
        <w:rPr>
          <w:sz w:val="28"/>
          <w:szCs w:val="28"/>
          <w:lang w:val="fr-FR"/>
          <w:rPrChange w:id="6116" w:author="Peng Luqi" w:date="2019-10-13T14:50:00Z">
            <w:rPr>
              <w:lang w:val="fr-FR"/>
            </w:rPr>
          </w:rPrChange>
        </w:rPr>
        <w:t>vous</w:t>
      </w:r>
      <w:r w:rsidRPr="00FA3B19">
        <w:rPr>
          <w:sz w:val="28"/>
          <w:szCs w:val="28"/>
          <w:lang w:val="fr-FR"/>
          <w:rPrChange w:id="6117" w:author="Peng Luqi" w:date="2019-10-13T14:55:00Z">
            <w:rPr>
              <w:spacing w:val="-11"/>
              <w:lang w:val="fr-FR"/>
            </w:rPr>
          </w:rPrChange>
        </w:rPr>
        <w:t xml:space="preserve"> </w:t>
      </w:r>
      <w:r w:rsidRPr="00F94CB9">
        <w:rPr>
          <w:sz w:val="28"/>
          <w:szCs w:val="28"/>
          <w:lang w:val="fr-FR"/>
          <w:rPrChange w:id="6118" w:author="Peng Luqi" w:date="2019-10-13T14:50:00Z">
            <w:rPr>
              <w:lang w:val="fr-FR"/>
            </w:rPr>
          </w:rPrChange>
        </w:rPr>
        <w:t>y</w:t>
      </w:r>
      <w:r w:rsidRPr="00FA3B19">
        <w:rPr>
          <w:sz w:val="28"/>
          <w:szCs w:val="28"/>
          <w:lang w:val="fr-FR"/>
          <w:rPrChange w:id="6119" w:author="Peng Luqi" w:date="2019-10-13T14:55:00Z">
            <w:rPr>
              <w:spacing w:val="-11"/>
              <w:lang w:val="fr-FR"/>
            </w:rPr>
          </w:rPrChange>
        </w:rPr>
        <w:t xml:space="preserve"> </w:t>
      </w:r>
      <w:r w:rsidRPr="00F94CB9">
        <w:rPr>
          <w:sz w:val="28"/>
          <w:szCs w:val="28"/>
          <w:lang w:val="fr-FR"/>
          <w:rPrChange w:id="6120" w:author="Peng Luqi" w:date="2019-10-13T14:50:00Z">
            <w:rPr>
              <w:lang w:val="fr-FR"/>
            </w:rPr>
          </w:rPrChange>
        </w:rPr>
        <w:t>réfléchissez,</w:t>
      </w:r>
      <w:r w:rsidRPr="00FA3B19">
        <w:rPr>
          <w:sz w:val="28"/>
          <w:szCs w:val="28"/>
          <w:lang w:val="fr-FR"/>
          <w:rPrChange w:id="6121" w:author="Peng Luqi" w:date="2019-10-13T14:55:00Z">
            <w:rPr>
              <w:spacing w:val="-11"/>
              <w:lang w:val="fr-FR"/>
            </w:rPr>
          </w:rPrChange>
        </w:rPr>
        <w:t xml:space="preserve"> </w:t>
      </w:r>
      <w:r w:rsidRPr="00F94CB9">
        <w:rPr>
          <w:sz w:val="28"/>
          <w:szCs w:val="28"/>
          <w:lang w:val="fr-FR"/>
          <w:rPrChange w:id="6122" w:author="Peng Luqi" w:date="2019-10-13T14:50:00Z">
            <w:rPr>
              <w:lang w:val="fr-FR"/>
            </w:rPr>
          </w:rPrChange>
        </w:rPr>
        <w:t>la</w:t>
      </w:r>
      <w:r w:rsidRPr="00FA3B19">
        <w:rPr>
          <w:sz w:val="28"/>
          <w:szCs w:val="28"/>
          <w:lang w:val="fr-FR"/>
          <w:rPrChange w:id="6123" w:author="Peng Luqi" w:date="2019-10-13T14:55:00Z">
            <w:rPr>
              <w:spacing w:val="-11"/>
              <w:lang w:val="fr-FR"/>
            </w:rPr>
          </w:rPrChange>
        </w:rPr>
        <w:t xml:space="preserve"> </w:t>
      </w:r>
      <w:r w:rsidRPr="00F94CB9">
        <w:rPr>
          <w:sz w:val="28"/>
          <w:szCs w:val="28"/>
          <w:lang w:val="fr-FR"/>
          <w:rPrChange w:id="6124" w:author="Peng Luqi" w:date="2019-10-13T14:50:00Z">
            <w:rPr>
              <w:lang w:val="fr-FR"/>
            </w:rPr>
          </w:rPrChange>
        </w:rPr>
        <w:t>même</w:t>
      </w:r>
      <w:r w:rsidRPr="00FA3B19">
        <w:rPr>
          <w:sz w:val="28"/>
          <w:szCs w:val="28"/>
          <w:lang w:val="fr-FR"/>
          <w:rPrChange w:id="6125" w:author="Peng Luqi" w:date="2019-10-13T14:55:00Z">
            <w:rPr>
              <w:spacing w:val="-11"/>
              <w:lang w:val="fr-FR"/>
            </w:rPr>
          </w:rPrChange>
        </w:rPr>
        <w:t xml:space="preserve"> </w:t>
      </w:r>
      <w:r w:rsidRPr="00F94CB9">
        <w:rPr>
          <w:sz w:val="28"/>
          <w:szCs w:val="28"/>
          <w:lang w:val="fr-FR"/>
          <w:rPrChange w:id="6126" w:author="Peng Luqi" w:date="2019-10-13T14:50:00Z">
            <w:rPr>
              <w:lang w:val="fr-FR"/>
            </w:rPr>
          </w:rPrChange>
        </w:rPr>
        <w:t>conclusion, adressée</w:t>
      </w:r>
      <w:r w:rsidRPr="00FA3B19">
        <w:rPr>
          <w:sz w:val="28"/>
          <w:szCs w:val="28"/>
          <w:lang w:val="fr-FR"/>
          <w:rPrChange w:id="6127" w:author="Peng Luqi" w:date="2019-10-13T14:55:00Z">
            <w:rPr>
              <w:spacing w:val="-9"/>
              <w:lang w:val="fr-FR"/>
            </w:rPr>
          </w:rPrChange>
        </w:rPr>
        <w:t xml:space="preserve"> </w:t>
      </w:r>
      <w:r w:rsidRPr="00F94CB9">
        <w:rPr>
          <w:sz w:val="28"/>
          <w:szCs w:val="28"/>
          <w:lang w:val="fr-FR"/>
          <w:rPrChange w:id="6128" w:author="Peng Luqi" w:date="2019-10-13T14:50:00Z">
            <w:rPr>
              <w:lang w:val="fr-FR"/>
            </w:rPr>
          </w:rPrChange>
        </w:rPr>
        <w:t>à</w:t>
      </w:r>
      <w:r w:rsidRPr="00FA3B19">
        <w:rPr>
          <w:sz w:val="28"/>
          <w:szCs w:val="28"/>
          <w:lang w:val="fr-FR"/>
          <w:rPrChange w:id="6129" w:author="Peng Luqi" w:date="2019-10-13T14:55:00Z">
            <w:rPr>
              <w:spacing w:val="-9"/>
              <w:lang w:val="fr-FR"/>
            </w:rPr>
          </w:rPrChange>
        </w:rPr>
        <w:t xml:space="preserve"> </w:t>
      </w:r>
      <w:r w:rsidRPr="00F94CB9">
        <w:rPr>
          <w:sz w:val="28"/>
          <w:szCs w:val="28"/>
          <w:lang w:val="fr-FR"/>
          <w:rPrChange w:id="6130" w:author="Peng Luqi" w:date="2019-10-13T14:50:00Z">
            <w:rPr>
              <w:lang w:val="fr-FR"/>
            </w:rPr>
          </w:rPrChange>
        </w:rPr>
        <w:t>l</w:t>
      </w:r>
      <w:del w:id="6131" w:author="Peng Luqi" w:date="2019-10-13T14:43:00Z">
        <w:r w:rsidRPr="00F94CB9" w:rsidDel="00EF666F">
          <w:rPr>
            <w:sz w:val="28"/>
            <w:szCs w:val="28"/>
            <w:lang w:val="fr-FR"/>
            <w:rPrChange w:id="6132" w:author="Peng Luqi" w:date="2019-10-13T14:50:00Z">
              <w:rPr>
                <w:lang w:val="fr-FR"/>
              </w:rPr>
            </w:rPrChange>
          </w:rPr>
          <w:delText>’</w:delText>
        </w:r>
      </w:del>
      <w:ins w:id="6133" w:author="Peng Luqi" w:date="2019-10-13T14:43:00Z">
        <w:r w:rsidR="00EF666F" w:rsidRPr="00F94CB9">
          <w:rPr>
            <w:sz w:val="28"/>
            <w:szCs w:val="28"/>
            <w:lang w:val="fr-FR"/>
            <w:rPrChange w:id="6134" w:author="Peng Luqi" w:date="2019-10-13T14:50:00Z">
              <w:rPr>
                <w:lang w:val="fr-FR"/>
              </w:rPr>
            </w:rPrChange>
          </w:rPr>
          <w:t>’</w:t>
        </w:r>
      </w:ins>
      <w:r w:rsidRPr="00F94CB9">
        <w:rPr>
          <w:sz w:val="28"/>
          <w:szCs w:val="28"/>
          <w:lang w:val="fr-FR"/>
          <w:rPrChange w:id="6135" w:author="Peng Luqi" w:date="2019-10-13T14:50:00Z">
            <w:rPr>
              <w:lang w:val="fr-FR"/>
            </w:rPr>
          </w:rPrChange>
        </w:rPr>
        <w:t>individu,</w:t>
      </w:r>
      <w:r w:rsidRPr="00FA3B19">
        <w:rPr>
          <w:sz w:val="28"/>
          <w:szCs w:val="28"/>
          <w:lang w:val="fr-FR"/>
          <w:rPrChange w:id="6136" w:author="Peng Luqi" w:date="2019-10-13T14:55:00Z">
            <w:rPr>
              <w:spacing w:val="-9"/>
              <w:lang w:val="fr-FR"/>
            </w:rPr>
          </w:rPrChange>
        </w:rPr>
        <w:t xml:space="preserve"> </w:t>
      </w:r>
      <w:r w:rsidRPr="00F94CB9">
        <w:rPr>
          <w:sz w:val="28"/>
          <w:szCs w:val="28"/>
          <w:lang w:val="fr-FR"/>
          <w:rPrChange w:id="6137" w:author="Peng Luqi" w:date="2019-10-13T14:50:00Z">
            <w:rPr>
              <w:lang w:val="fr-FR"/>
            </w:rPr>
          </w:rPrChange>
        </w:rPr>
        <w:t>peut</w:t>
      </w:r>
      <w:r w:rsidRPr="00FA3B19">
        <w:rPr>
          <w:sz w:val="28"/>
          <w:szCs w:val="28"/>
          <w:lang w:val="fr-FR"/>
          <w:rPrChange w:id="6138" w:author="Peng Luqi" w:date="2019-10-13T14:55:00Z">
            <w:rPr>
              <w:spacing w:val="-9"/>
              <w:lang w:val="fr-FR"/>
            </w:rPr>
          </w:rPrChange>
        </w:rPr>
        <w:t xml:space="preserve"> </w:t>
      </w:r>
      <w:r w:rsidRPr="00F94CB9">
        <w:rPr>
          <w:sz w:val="28"/>
          <w:szCs w:val="28"/>
          <w:lang w:val="fr-FR"/>
          <w:rPrChange w:id="6139" w:author="Peng Luqi" w:date="2019-10-13T14:50:00Z">
            <w:rPr>
              <w:lang w:val="fr-FR"/>
            </w:rPr>
          </w:rPrChange>
        </w:rPr>
        <w:t>être</w:t>
      </w:r>
      <w:r w:rsidRPr="00FA3B19">
        <w:rPr>
          <w:sz w:val="28"/>
          <w:szCs w:val="28"/>
          <w:lang w:val="fr-FR"/>
          <w:rPrChange w:id="6140" w:author="Peng Luqi" w:date="2019-10-13T14:55:00Z">
            <w:rPr>
              <w:spacing w:val="-8"/>
              <w:lang w:val="fr-FR"/>
            </w:rPr>
          </w:rPrChange>
        </w:rPr>
        <w:t xml:space="preserve"> </w:t>
      </w:r>
      <w:r w:rsidRPr="00F94CB9">
        <w:rPr>
          <w:sz w:val="28"/>
          <w:szCs w:val="28"/>
          <w:lang w:val="fr-FR"/>
          <w:rPrChange w:id="6141" w:author="Peng Luqi" w:date="2019-10-13T14:50:00Z">
            <w:rPr>
              <w:lang w:val="fr-FR"/>
            </w:rPr>
          </w:rPrChange>
        </w:rPr>
        <w:t>appliquée</w:t>
      </w:r>
      <w:r w:rsidRPr="00FA3B19">
        <w:rPr>
          <w:sz w:val="28"/>
          <w:szCs w:val="28"/>
          <w:lang w:val="fr-FR"/>
          <w:rPrChange w:id="6142" w:author="Peng Luqi" w:date="2019-10-13T14:55:00Z">
            <w:rPr>
              <w:spacing w:val="-9"/>
              <w:lang w:val="fr-FR"/>
            </w:rPr>
          </w:rPrChange>
        </w:rPr>
        <w:t xml:space="preserve"> </w:t>
      </w:r>
      <w:r w:rsidRPr="00F94CB9">
        <w:rPr>
          <w:sz w:val="28"/>
          <w:szCs w:val="28"/>
          <w:lang w:val="fr-FR"/>
          <w:rPrChange w:id="6143" w:author="Peng Luqi" w:date="2019-10-13T14:50:00Z">
            <w:rPr>
              <w:lang w:val="fr-FR"/>
            </w:rPr>
          </w:rPrChange>
        </w:rPr>
        <w:t>directement</w:t>
      </w:r>
      <w:r w:rsidRPr="00FA3B19">
        <w:rPr>
          <w:sz w:val="28"/>
          <w:szCs w:val="28"/>
          <w:lang w:val="fr-FR"/>
          <w:rPrChange w:id="6144" w:author="Peng Luqi" w:date="2019-10-13T14:55:00Z">
            <w:rPr>
              <w:spacing w:val="-9"/>
              <w:lang w:val="fr-FR"/>
            </w:rPr>
          </w:rPrChange>
        </w:rPr>
        <w:t xml:space="preserve"> </w:t>
      </w:r>
      <w:r w:rsidRPr="00F94CB9">
        <w:rPr>
          <w:sz w:val="28"/>
          <w:szCs w:val="28"/>
          <w:lang w:val="fr-FR"/>
          <w:rPrChange w:id="6145" w:author="Peng Luqi" w:date="2019-10-13T14:50:00Z">
            <w:rPr>
              <w:lang w:val="fr-FR"/>
            </w:rPr>
          </w:rPrChange>
        </w:rPr>
        <w:t>ou</w:t>
      </w:r>
      <w:r w:rsidRPr="00FA3B19">
        <w:rPr>
          <w:sz w:val="28"/>
          <w:szCs w:val="28"/>
          <w:lang w:val="fr-FR"/>
          <w:rPrChange w:id="6146" w:author="Peng Luqi" w:date="2019-10-13T14:55:00Z">
            <w:rPr>
              <w:spacing w:val="-9"/>
              <w:lang w:val="fr-FR"/>
            </w:rPr>
          </w:rPrChange>
        </w:rPr>
        <w:t xml:space="preserve"> </w:t>
      </w:r>
      <w:r w:rsidRPr="00F94CB9">
        <w:rPr>
          <w:sz w:val="28"/>
          <w:szCs w:val="28"/>
          <w:lang w:val="fr-FR"/>
          <w:rPrChange w:id="6147" w:author="Peng Luqi" w:date="2019-10-13T14:50:00Z">
            <w:rPr>
              <w:lang w:val="fr-FR"/>
            </w:rPr>
          </w:rPrChange>
        </w:rPr>
        <w:t>indirectement</w:t>
      </w:r>
      <w:r w:rsidRPr="00FA3B19">
        <w:rPr>
          <w:sz w:val="28"/>
          <w:szCs w:val="28"/>
          <w:lang w:val="fr-FR"/>
          <w:rPrChange w:id="6148" w:author="Peng Luqi" w:date="2019-10-13T14:55:00Z">
            <w:rPr>
              <w:spacing w:val="-5"/>
              <w:lang w:val="fr-FR"/>
            </w:rPr>
          </w:rPrChange>
        </w:rPr>
        <w:t xml:space="preserve"> </w:t>
      </w:r>
      <w:r w:rsidRPr="00F94CB9">
        <w:rPr>
          <w:sz w:val="28"/>
          <w:szCs w:val="28"/>
          <w:lang w:val="fr-FR"/>
          <w:rPrChange w:id="6149" w:author="Peng Luqi" w:date="2019-10-13T14:50:00Z">
            <w:rPr>
              <w:lang w:val="fr-FR"/>
            </w:rPr>
          </w:rPrChange>
        </w:rPr>
        <w:t>:</w:t>
      </w:r>
      <w:r w:rsidRPr="00FA3B19">
        <w:rPr>
          <w:sz w:val="28"/>
          <w:szCs w:val="28"/>
          <w:lang w:val="fr-FR"/>
          <w:rPrChange w:id="6150" w:author="Peng Luqi" w:date="2019-10-13T14:55:00Z">
            <w:rPr>
              <w:spacing w:val="-9"/>
              <w:lang w:val="fr-FR"/>
            </w:rPr>
          </w:rPrChange>
        </w:rPr>
        <w:t xml:space="preserve"> </w:t>
      </w:r>
    </w:p>
    <w:p w:rsidR="00FA3B19" w:rsidRDefault="00FA3B19" w:rsidP="00FA3B19">
      <w:pPr>
        <w:ind w:left="170" w:right="170"/>
        <w:jc w:val="both"/>
        <w:rPr>
          <w:ins w:id="6151" w:author="Peng Luqi" w:date="2019-10-13T14:55:00Z"/>
          <w:sz w:val="28"/>
          <w:szCs w:val="28"/>
          <w:lang w:val="fr-FR"/>
        </w:rPr>
      </w:pPr>
    </w:p>
    <w:p w:rsidR="002B38DF" w:rsidRPr="00FA3B19" w:rsidRDefault="00716360">
      <w:pPr>
        <w:pStyle w:val="a4"/>
        <w:numPr>
          <w:ilvl w:val="2"/>
          <w:numId w:val="23"/>
        </w:numPr>
        <w:ind w:left="1077" w:right="720" w:hanging="357"/>
        <w:jc w:val="both"/>
        <w:rPr>
          <w:sz w:val="28"/>
          <w:lang w:val="fr-FR"/>
          <w:rPrChange w:id="6152" w:author="Peng Luqi" w:date="2019-10-13T14:55:00Z">
            <w:rPr>
              <w:lang w:val="fr-FR"/>
            </w:rPr>
          </w:rPrChange>
        </w:rPr>
        <w:pPrChange w:id="6153" w:author="Peng Luqi" w:date="2019-10-13T14:55:00Z">
          <w:pPr>
            <w:pStyle w:val="a4"/>
            <w:numPr>
              <w:numId w:val="13"/>
            </w:numPr>
            <w:tabs>
              <w:tab w:val="left" w:pos="851"/>
            </w:tabs>
            <w:ind w:right="184" w:hanging="359"/>
            <w:jc w:val="both"/>
          </w:pPr>
        </w:pPrChange>
      </w:pPr>
      <w:del w:id="6154" w:author="Peng Luqi" w:date="2019-10-13T14:55:00Z">
        <w:r w:rsidRPr="00FA3B19" w:rsidDel="00FA3B19">
          <w:rPr>
            <w:sz w:val="28"/>
            <w:lang w:val="fr-FR"/>
            <w:rPrChange w:id="6155" w:author="Peng Luqi" w:date="2019-10-13T14:55:00Z">
              <w:rPr>
                <w:lang w:val="fr-FR"/>
              </w:rPr>
            </w:rPrChange>
          </w:rPr>
          <w:delText>p</w:delText>
        </w:r>
      </w:del>
      <w:ins w:id="6156" w:author="Peng Luqi" w:date="2019-10-13T14:55:00Z">
        <w:r w:rsidR="00FA3B19" w:rsidRPr="00FA3B19">
          <w:rPr>
            <w:sz w:val="28"/>
            <w:lang w:val="fr-FR"/>
            <w:rPrChange w:id="6157" w:author="Peng Luqi" w:date="2019-10-13T14:55:00Z">
              <w:rPr>
                <w:sz w:val="28"/>
                <w:szCs w:val="28"/>
                <w:lang w:val="fr-FR"/>
              </w:rPr>
            </w:rPrChange>
          </w:rPr>
          <w:t>P</w:t>
        </w:r>
      </w:ins>
      <w:r w:rsidRPr="00FA3B19">
        <w:rPr>
          <w:sz w:val="28"/>
          <w:lang w:val="fr-FR"/>
          <w:rPrChange w:id="6158" w:author="Peng Luqi" w:date="2019-10-13T14:55:00Z">
            <w:rPr>
              <w:lang w:val="fr-FR"/>
            </w:rPr>
          </w:rPrChange>
        </w:rPr>
        <w:t>lus</w:t>
      </w:r>
      <w:r w:rsidRPr="00FA3B19">
        <w:rPr>
          <w:sz w:val="28"/>
          <w:lang w:val="fr-FR"/>
          <w:rPrChange w:id="6159" w:author="Peng Luqi" w:date="2019-10-13T14:55:00Z">
            <w:rPr>
              <w:spacing w:val="-9"/>
              <w:lang w:val="fr-FR"/>
            </w:rPr>
          </w:rPrChange>
        </w:rPr>
        <w:t xml:space="preserve"> </w:t>
      </w:r>
      <w:r w:rsidRPr="00FA3B19">
        <w:rPr>
          <w:sz w:val="28"/>
          <w:lang w:val="fr-FR"/>
          <w:rPrChange w:id="6160" w:author="Peng Luqi" w:date="2019-10-13T14:55:00Z">
            <w:rPr>
              <w:lang w:val="fr-FR"/>
            </w:rPr>
          </w:rPrChange>
        </w:rPr>
        <w:t>l</w:t>
      </w:r>
      <w:del w:id="6161" w:author="Peng Luqi" w:date="2019-10-13T14:43:00Z">
        <w:r w:rsidRPr="00FA3B19" w:rsidDel="00EF666F">
          <w:rPr>
            <w:sz w:val="28"/>
            <w:lang w:val="fr-FR"/>
            <w:rPrChange w:id="6162" w:author="Peng Luqi" w:date="2019-10-13T14:55:00Z">
              <w:rPr>
                <w:lang w:val="fr-FR"/>
              </w:rPr>
            </w:rPrChange>
          </w:rPr>
          <w:delText>’</w:delText>
        </w:r>
      </w:del>
      <w:ins w:id="6163" w:author="Peng Luqi" w:date="2019-10-13T14:43:00Z">
        <w:r w:rsidR="00EF666F" w:rsidRPr="00FA3B19">
          <w:rPr>
            <w:sz w:val="28"/>
            <w:lang w:val="fr-FR"/>
            <w:rPrChange w:id="6164" w:author="Peng Luqi" w:date="2019-10-13T14:55:00Z">
              <w:rPr>
                <w:lang w:val="fr-FR"/>
              </w:rPr>
            </w:rPrChange>
          </w:rPr>
          <w:t>’</w:t>
        </w:r>
      </w:ins>
      <w:r w:rsidRPr="00FA3B19">
        <w:rPr>
          <w:sz w:val="28"/>
          <w:lang w:val="fr-FR"/>
          <w:rPrChange w:id="6165" w:author="Peng Luqi" w:date="2019-10-13T14:55:00Z">
            <w:rPr>
              <w:lang w:val="fr-FR"/>
            </w:rPr>
          </w:rPrChange>
        </w:rPr>
        <w:t>ambition</w:t>
      </w:r>
      <w:r w:rsidRPr="00FA3B19">
        <w:rPr>
          <w:sz w:val="28"/>
          <w:lang w:val="fr-FR"/>
          <w:rPrChange w:id="6166" w:author="Peng Luqi" w:date="2019-10-13T14:55:00Z">
            <w:rPr>
              <w:spacing w:val="-9"/>
              <w:lang w:val="fr-FR"/>
            </w:rPr>
          </w:rPrChange>
        </w:rPr>
        <w:t xml:space="preserve"> </w:t>
      </w:r>
      <w:r w:rsidRPr="00FA3B19">
        <w:rPr>
          <w:sz w:val="28"/>
          <w:lang w:val="fr-FR"/>
          <w:rPrChange w:id="6167" w:author="Peng Luqi" w:date="2019-10-13T14:55:00Z">
            <w:rPr>
              <w:lang w:val="fr-FR"/>
            </w:rPr>
          </w:rPrChange>
        </w:rPr>
        <w:t>est</w:t>
      </w:r>
      <w:r w:rsidRPr="00FA3B19">
        <w:rPr>
          <w:sz w:val="28"/>
          <w:lang w:val="fr-FR"/>
          <w:rPrChange w:id="6168" w:author="Peng Luqi" w:date="2019-10-13T14:55:00Z">
            <w:rPr>
              <w:spacing w:val="-9"/>
              <w:lang w:val="fr-FR"/>
            </w:rPr>
          </w:rPrChange>
        </w:rPr>
        <w:t xml:space="preserve"> </w:t>
      </w:r>
      <w:r w:rsidRPr="00FA3B19">
        <w:rPr>
          <w:sz w:val="28"/>
          <w:lang w:val="fr-FR"/>
          <w:rPrChange w:id="6169" w:author="Peng Luqi" w:date="2019-10-13T14:55:00Z">
            <w:rPr>
              <w:lang w:val="fr-FR"/>
            </w:rPr>
          </w:rPrChange>
        </w:rPr>
        <w:t>sur le long terme, plus la force passive est</w:t>
      </w:r>
      <w:r w:rsidRPr="00FA3B19">
        <w:rPr>
          <w:sz w:val="28"/>
          <w:lang w:val="fr-FR"/>
          <w:rPrChange w:id="6170" w:author="Peng Luqi" w:date="2019-10-13T14:55:00Z">
            <w:rPr>
              <w:spacing w:val="-10"/>
              <w:lang w:val="fr-FR"/>
            </w:rPr>
          </w:rPrChange>
        </w:rPr>
        <w:t xml:space="preserve"> </w:t>
      </w:r>
      <w:r w:rsidRPr="00FA3B19">
        <w:rPr>
          <w:sz w:val="28"/>
          <w:lang w:val="fr-FR"/>
          <w:rPrChange w:id="6171" w:author="Peng Luqi" w:date="2019-10-13T14:55:00Z">
            <w:rPr>
              <w:lang w:val="fr-FR"/>
            </w:rPr>
          </w:rPrChange>
        </w:rPr>
        <w:t>nécessaire.</w:t>
      </w:r>
    </w:p>
    <w:p w:rsidR="002B38DF" w:rsidRPr="00F94CB9" w:rsidRDefault="00716360">
      <w:pPr>
        <w:pStyle w:val="a4"/>
        <w:numPr>
          <w:ilvl w:val="2"/>
          <w:numId w:val="23"/>
        </w:numPr>
        <w:ind w:left="1077" w:right="720" w:hanging="357"/>
        <w:jc w:val="both"/>
        <w:rPr>
          <w:sz w:val="28"/>
          <w:szCs w:val="28"/>
          <w:lang w:val="fr-FR"/>
          <w:rPrChange w:id="6172" w:author="Peng Luqi" w:date="2019-10-13T14:50:00Z">
            <w:rPr>
              <w:lang w:val="fr-FR"/>
            </w:rPr>
          </w:rPrChange>
        </w:rPr>
        <w:pPrChange w:id="6173" w:author="Peng Luqi" w:date="2019-10-13T14:55:00Z">
          <w:pPr>
            <w:pStyle w:val="a4"/>
            <w:numPr>
              <w:numId w:val="13"/>
            </w:numPr>
            <w:tabs>
              <w:tab w:val="left" w:pos="850"/>
              <w:tab w:val="left" w:pos="851"/>
            </w:tabs>
            <w:spacing w:line="252" w:lineRule="exact"/>
            <w:ind w:hanging="359"/>
          </w:pPr>
        </w:pPrChange>
      </w:pPr>
      <w:r w:rsidRPr="00FA3B19">
        <w:rPr>
          <w:sz w:val="28"/>
          <w:lang w:val="fr-FR"/>
          <w:rPrChange w:id="6174" w:author="Peng Luqi" w:date="2019-10-13T14:55:00Z">
            <w:rPr>
              <w:lang w:val="fr-FR"/>
            </w:rPr>
          </w:rPrChange>
        </w:rPr>
        <w:t>Plus la personne est énergique, plus elle est</w:t>
      </w:r>
      <w:r w:rsidRPr="00FA3B19">
        <w:rPr>
          <w:sz w:val="28"/>
          <w:lang w:val="fr-FR"/>
          <w:rPrChange w:id="6175" w:author="Peng Luqi" w:date="2019-10-13T14:55:00Z">
            <w:rPr>
              <w:spacing w:val="-11"/>
              <w:lang w:val="fr-FR"/>
            </w:rPr>
          </w:rPrChange>
        </w:rPr>
        <w:t xml:space="preserve"> </w:t>
      </w:r>
      <w:r w:rsidRPr="00FA3B19">
        <w:rPr>
          <w:sz w:val="28"/>
          <w:lang w:val="fr-FR"/>
          <w:rPrChange w:id="6176" w:author="Peng Luqi" w:date="2019-10-13T14:55:00Z">
            <w:rPr>
              <w:lang w:val="fr-FR"/>
            </w:rPr>
          </w:rPrChange>
        </w:rPr>
        <w:t>active.</w:t>
      </w:r>
    </w:p>
    <w:p w:rsidR="002B38DF" w:rsidRPr="00F94CB9" w:rsidRDefault="002B38DF">
      <w:pPr>
        <w:pStyle w:val="a3"/>
        <w:ind w:left="170" w:right="170"/>
        <w:jc w:val="both"/>
        <w:rPr>
          <w:lang w:val="fr-FR"/>
          <w:rPrChange w:id="6177" w:author="Peng Luqi" w:date="2019-10-13T14:50:00Z">
            <w:rPr>
              <w:sz w:val="24"/>
              <w:lang w:val="fr-FR"/>
            </w:rPr>
          </w:rPrChange>
        </w:rPr>
        <w:pPrChange w:id="6178" w:author="Peng Luqi" w:date="2019-10-13T14:20:00Z">
          <w:pPr>
            <w:pStyle w:val="a3"/>
            <w:spacing w:before="3"/>
          </w:pPr>
        </w:pPrChange>
      </w:pPr>
    </w:p>
    <w:p w:rsidR="002B38DF" w:rsidRPr="00F94CB9" w:rsidRDefault="00716360">
      <w:pPr>
        <w:ind w:left="170" w:right="170"/>
        <w:jc w:val="both"/>
        <w:rPr>
          <w:sz w:val="28"/>
          <w:szCs w:val="28"/>
          <w:lang w:val="fr-FR"/>
          <w:rPrChange w:id="6179" w:author="Peng Luqi" w:date="2019-10-13T14:50:00Z">
            <w:rPr>
              <w:lang w:val="fr-FR"/>
            </w:rPr>
          </w:rPrChange>
        </w:rPr>
        <w:pPrChange w:id="6180" w:author="Peng Luqi" w:date="2019-10-13T14:20:00Z">
          <w:pPr>
            <w:spacing w:before="1"/>
            <w:ind w:left="130"/>
            <w:jc w:val="both"/>
          </w:pPr>
        </w:pPrChange>
      </w:pPr>
      <w:r w:rsidRPr="00F94CB9">
        <w:rPr>
          <w:sz w:val="28"/>
          <w:szCs w:val="28"/>
          <w:lang w:val="fr-FR"/>
          <w:rPrChange w:id="6181" w:author="Peng Luqi" w:date="2019-10-13T14:50:00Z">
            <w:rPr>
              <w:lang w:val="fr-FR"/>
            </w:rPr>
          </w:rPrChange>
        </w:rPr>
        <w:t>La</w:t>
      </w:r>
      <w:r w:rsidRPr="00F94CB9">
        <w:rPr>
          <w:spacing w:val="-15"/>
          <w:sz w:val="28"/>
          <w:szCs w:val="28"/>
          <w:lang w:val="fr-FR"/>
          <w:rPrChange w:id="6182" w:author="Peng Luqi" w:date="2019-10-13T14:50:00Z">
            <w:rPr>
              <w:spacing w:val="-15"/>
              <w:lang w:val="fr-FR"/>
            </w:rPr>
          </w:rPrChange>
        </w:rPr>
        <w:t xml:space="preserve"> </w:t>
      </w:r>
      <w:r w:rsidRPr="00F94CB9">
        <w:rPr>
          <w:sz w:val="28"/>
          <w:szCs w:val="28"/>
          <w:lang w:val="fr-FR"/>
          <w:rPrChange w:id="6183" w:author="Peng Luqi" w:date="2019-10-13T14:50:00Z">
            <w:rPr>
              <w:lang w:val="fr-FR"/>
            </w:rPr>
          </w:rPrChange>
        </w:rPr>
        <w:t>force</w:t>
      </w:r>
      <w:r w:rsidRPr="00F94CB9">
        <w:rPr>
          <w:spacing w:val="-14"/>
          <w:sz w:val="28"/>
          <w:szCs w:val="28"/>
          <w:lang w:val="fr-FR"/>
          <w:rPrChange w:id="6184" w:author="Peng Luqi" w:date="2019-10-13T14:50:00Z">
            <w:rPr>
              <w:spacing w:val="-14"/>
              <w:lang w:val="fr-FR"/>
            </w:rPr>
          </w:rPrChange>
        </w:rPr>
        <w:t xml:space="preserve"> </w:t>
      </w:r>
      <w:r w:rsidRPr="00F94CB9">
        <w:rPr>
          <w:sz w:val="28"/>
          <w:szCs w:val="28"/>
          <w:lang w:val="fr-FR"/>
          <w:rPrChange w:id="6185" w:author="Peng Luqi" w:date="2019-10-13T14:50:00Z">
            <w:rPr>
              <w:lang w:val="fr-FR"/>
            </w:rPr>
          </w:rPrChange>
        </w:rPr>
        <w:t>passive</w:t>
      </w:r>
      <w:r w:rsidRPr="00F94CB9">
        <w:rPr>
          <w:spacing w:val="-14"/>
          <w:sz w:val="28"/>
          <w:szCs w:val="28"/>
          <w:lang w:val="fr-FR"/>
          <w:rPrChange w:id="6186" w:author="Peng Luqi" w:date="2019-10-13T14:50:00Z">
            <w:rPr>
              <w:spacing w:val="-14"/>
              <w:lang w:val="fr-FR"/>
            </w:rPr>
          </w:rPrChange>
        </w:rPr>
        <w:t xml:space="preserve"> </w:t>
      </w:r>
      <w:r w:rsidRPr="00F94CB9">
        <w:rPr>
          <w:sz w:val="28"/>
          <w:szCs w:val="28"/>
          <w:lang w:val="fr-FR"/>
          <w:rPrChange w:id="6187" w:author="Peng Luqi" w:date="2019-10-13T14:50:00Z">
            <w:rPr>
              <w:lang w:val="fr-FR"/>
            </w:rPr>
          </w:rPrChange>
        </w:rPr>
        <w:t>est</w:t>
      </w:r>
      <w:r w:rsidRPr="00F94CB9">
        <w:rPr>
          <w:spacing w:val="-14"/>
          <w:sz w:val="28"/>
          <w:szCs w:val="28"/>
          <w:lang w:val="fr-FR"/>
          <w:rPrChange w:id="6188" w:author="Peng Luqi" w:date="2019-10-13T14:50:00Z">
            <w:rPr>
              <w:spacing w:val="-14"/>
              <w:lang w:val="fr-FR"/>
            </w:rPr>
          </w:rPrChange>
        </w:rPr>
        <w:t xml:space="preserve"> </w:t>
      </w:r>
      <w:r w:rsidRPr="00F94CB9">
        <w:rPr>
          <w:sz w:val="28"/>
          <w:szCs w:val="28"/>
          <w:lang w:val="fr-FR"/>
          <w:rPrChange w:id="6189" w:author="Peng Luqi" w:date="2019-10-13T14:50:00Z">
            <w:rPr>
              <w:lang w:val="fr-FR"/>
            </w:rPr>
          </w:rPrChange>
        </w:rPr>
        <w:t>non</w:t>
      </w:r>
      <w:r w:rsidRPr="00F94CB9">
        <w:rPr>
          <w:spacing w:val="-14"/>
          <w:sz w:val="28"/>
          <w:szCs w:val="28"/>
          <w:lang w:val="fr-FR"/>
          <w:rPrChange w:id="6190" w:author="Peng Luqi" w:date="2019-10-13T14:50:00Z">
            <w:rPr>
              <w:spacing w:val="-14"/>
              <w:lang w:val="fr-FR"/>
            </w:rPr>
          </w:rPrChange>
        </w:rPr>
        <w:t xml:space="preserve"> </w:t>
      </w:r>
      <w:r w:rsidRPr="00F94CB9">
        <w:rPr>
          <w:sz w:val="28"/>
          <w:szCs w:val="28"/>
          <w:lang w:val="fr-FR"/>
          <w:rPrChange w:id="6191" w:author="Peng Luqi" w:date="2019-10-13T14:50:00Z">
            <w:rPr>
              <w:lang w:val="fr-FR"/>
            </w:rPr>
          </w:rPrChange>
        </w:rPr>
        <w:t>seulement</w:t>
      </w:r>
      <w:r w:rsidRPr="00F94CB9">
        <w:rPr>
          <w:spacing w:val="-14"/>
          <w:sz w:val="28"/>
          <w:szCs w:val="28"/>
          <w:lang w:val="fr-FR"/>
          <w:rPrChange w:id="6192" w:author="Peng Luqi" w:date="2019-10-13T14:50:00Z">
            <w:rPr>
              <w:spacing w:val="-14"/>
              <w:lang w:val="fr-FR"/>
            </w:rPr>
          </w:rPrChange>
        </w:rPr>
        <w:t xml:space="preserve"> </w:t>
      </w:r>
      <w:r w:rsidRPr="00F94CB9">
        <w:rPr>
          <w:sz w:val="28"/>
          <w:szCs w:val="28"/>
          <w:lang w:val="fr-FR"/>
          <w:rPrChange w:id="6193" w:author="Peng Luqi" w:date="2019-10-13T14:50:00Z">
            <w:rPr>
              <w:lang w:val="fr-FR"/>
            </w:rPr>
          </w:rPrChange>
        </w:rPr>
        <w:t>formidable,</w:t>
      </w:r>
      <w:r w:rsidRPr="00F94CB9">
        <w:rPr>
          <w:spacing w:val="-15"/>
          <w:sz w:val="28"/>
          <w:szCs w:val="28"/>
          <w:lang w:val="fr-FR"/>
          <w:rPrChange w:id="6194" w:author="Peng Luqi" w:date="2019-10-13T14:50:00Z">
            <w:rPr>
              <w:spacing w:val="-15"/>
              <w:lang w:val="fr-FR"/>
            </w:rPr>
          </w:rPrChange>
        </w:rPr>
        <w:t xml:space="preserve"> </w:t>
      </w:r>
      <w:r w:rsidRPr="00F94CB9">
        <w:rPr>
          <w:sz w:val="28"/>
          <w:szCs w:val="28"/>
          <w:lang w:val="fr-FR"/>
          <w:rPrChange w:id="6195" w:author="Peng Luqi" w:date="2019-10-13T14:50:00Z">
            <w:rPr>
              <w:lang w:val="fr-FR"/>
            </w:rPr>
          </w:rPrChange>
        </w:rPr>
        <w:t>mais</w:t>
      </w:r>
      <w:r w:rsidRPr="00F94CB9">
        <w:rPr>
          <w:spacing w:val="-14"/>
          <w:sz w:val="28"/>
          <w:szCs w:val="28"/>
          <w:lang w:val="fr-FR"/>
          <w:rPrChange w:id="6196" w:author="Peng Luqi" w:date="2019-10-13T14:50:00Z">
            <w:rPr>
              <w:spacing w:val="-14"/>
              <w:lang w:val="fr-FR"/>
            </w:rPr>
          </w:rPrChange>
        </w:rPr>
        <w:t xml:space="preserve"> </w:t>
      </w:r>
      <w:r w:rsidRPr="00F94CB9">
        <w:rPr>
          <w:sz w:val="28"/>
          <w:szCs w:val="28"/>
          <w:lang w:val="fr-FR"/>
          <w:rPrChange w:id="6197" w:author="Peng Luqi" w:date="2019-10-13T14:50:00Z">
            <w:rPr>
              <w:lang w:val="fr-FR"/>
            </w:rPr>
          </w:rPrChange>
        </w:rPr>
        <w:t>aussi</w:t>
      </w:r>
      <w:r w:rsidRPr="00F94CB9">
        <w:rPr>
          <w:spacing w:val="-14"/>
          <w:sz w:val="28"/>
          <w:szCs w:val="28"/>
          <w:lang w:val="fr-FR"/>
          <w:rPrChange w:id="6198" w:author="Peng Luqi" w:date="2019-10-13T14:50:00Z">
            <w:rPr>
              <w:spacing w:val="-14"/>
              <w:lang w:val="fr-FR"/>
            </w:rPr>
          </w:rPrChange>
        </w:rPr>
        <w:t xml:space="preserve"> </w:t>
      </w:r>
      <w:r w:rsidRPr="00F94CB9">
        <w:rPr>
          <w:sz w:val="28"/>
          <w:szCs w:val="28"/>
          <w:lang w:val="fr-FR"/>
          <w:rPrChange w:id="6199" w:author="Peng Luqi" w:date="2019-10-13T14:50:00Z">
            <w:rPr>
              <w:lang w:val="fr-FR"/>
            </w:rPr>
          </w:rPrChange>
        </w:rPr>
        <w:t>toujours</w:t>
      </w:r>
      <w:r w:rsidRPr="00F94CB9">
        <w:rPr>
          <w:spacing w:val="-15"/>
          <w:sz w:val="28"/>
          <w:szCs w:val="28"/>
          <w:lang w:val="fr-FR"/>
          <w:rPrChange w:id="6200" w:author="Peng Luqi" w:date="2019-10-13T14:50:00Z">
            <w:rPr>
              <w:spacing w:val="-15"/>
              <w:lang w:val="fr-FR"/>
            </w:rPr>
          </w:rPrChange>
        </w:rPr>
        <w:t xml:space="preserve"> </w:t>
      </w:r>
      <w:r w:rsidRPr="00F94CB9">
        <w:rPr>
          <w:sz w:val="28"/>
          <w:szCs w:val="28"/>
          <w:lang w:val="fr-FR"/>
          <w:rPrChange w:id="6201" w:author="Peng Luqi" w:date="2019-10-13T14:50:00Z">
            <w:rPr>
              <w:lang w:val="fr-FR"/>
            </w:rPr>
          </w:rPrChange>
        </w:rPr>
        <w:t>difficile</w:t>
      </w:r>
      <w:r w:rsidRPr="00F94CB9">
        <w:rPr>
          <w:spacing w:val="-14"/>
          <w:sz w:val="28"/>
          <w:szCs w:val="28"/>
          <w:lang w:val="fr-FR"/>
          <w:rPrChange w:id="6202" w:author="Peng Luqi" w:date="2019-10-13T14:50:00Z">
            <w:rPr>
              <w:spacing w:val="-14"/>
              <w:lang w:val="fr-FR"/>
            </w:rPr>
          </w:rPrChange>
        </w:rPr>
        <w:t xml:space="preserve"> </w:t>
      </w:r>
      <w:r w:rsidRPr="00F94CB9">
        <w:rPr>
          <w:sz w:val="28"/>
          <w:szCs w:val="28"/>
          <w:lang w:val="fr-FR"/>
          <w:rPrChange w:id="6203" w:author="Peng Luqi" w:date="2019-10-13T14:50:00Z">
            <w:rPr>
              <w:lang w:val="fr-FR"/>
            </w:rPr>
          </w:rPrChange>
        </w:rPr>
        <w:t>à</w:t>
      </w:r>
      <w:r w:rsidRPr="00F94CB9">
        <w:rPr>
          <w:spacing w:val="-14"/>
          <w:sz w:val="28"/>
          <w:szCs w:val="28"/>
          <w:lang w:val="fr-FR"/>
          <w:rPrChange w:id="6204" w:author="Peng Luqi" w:date="2019-10-13T14:50:00Z">
            <w:rPr>
              <w:spacing w:val="-14"/>
              <w:lang w:val="fr-FR"/>
            </w:rPr>
          </w:rPrChange>
        </w:rPr>
        <w:t xml:space="preserve"> </w:t>
      </w:r>
      <w:r w:rsidRPr="00F94CB9">
        <w:rPr>
          <w:sz w:val="28"/>
          <w:szCs w:val="28"/>
          <w:lang w:val="fr-FR"/>
          <w:rPrChange w:id="6205" w:author="Peng Luqi" w:date="2019-10-13T14:50:00Z">
            <w:rPr>
              <w:lang w:val="fr-FR"/>
            </w:rPr>
          </w:rPrChange>
        </w:rPr>
        <w:t>surpasser</w:t>
      </w:r>
      <w:r w:rsidRPr="00F94CB9">
        <w:rPr>
          <w:spacing w:val="-15"/>
          <w:sz w:val="28"/>
          <w:szCs w:val="28"/>
          <w:lang w:val="fr-FR"/>
          <w:rPrChange w:id="6206" w:author="Peng Luqi" w:date="2019-10-13T14:50:00Z">
            <w:rPr>
              <w:spacing w:val="-15"/>
              <w:lang w:val="fr-FR"/>
            </w:rPr>
          </w:rPrChange>
        </w:rPr>
        <w:t xml:space="preserve"> </w:t>
      </w:r>
      <w:r w:rsidRPr="00F94CB9">
        <w:rPr>
          <w:sz w:val="28"/>
          <w:szCs w:val="28"/>
          <w:lang w:val="fr-FR"/>
          <w:rPrChange w:id="6207" w:author="Peng Luqi" w:date="2019-10-13T14:50:00Z">
            <w:rPr>
              <w:lang w:val="fr-FR"/>
            </w:rPr>
          </w:rPrChange>
        </w:rPr>
        <w:t>sur</w:t>
      </w:r>
      <w:r w:rsidRPr="00F94CB9">
        <w:rPr>
          <w:spacing w:val="-14"/>
          <w:sz w:val="28"/>
          <w:szCs w:val="28"/>
          <w:lang w:val="fr-FR"/>
          <w:rPrChange w:id="6208" w:author="Peng Luqi" w:date="2019-10-13T14:50:00Z">
            <w:rPr>
              <w:spacing w:val="-14"/>
              <w:lang w:val="fr-FR"/>
            </w:rPr>
          </w:rPrChange>
        </w:rPr>
        <w:t xml:space="preserve"> </w:t>
      </w:r>
      <w:r w:rsidRPr="00F94CB9">
        <w:rPr>
          <w:sz w:val="28"/>
          <w:szCs w:val="28"/>
          <w:lang w:val="fr-FR"/>
          <w:rPrChange w:id="6209" w:author="Peng Luqi" w:date="2019-10-13T14:50:00Z">
            <w:rPr>
              <w:lang w:val="fr-FR"/>
            </w:rPr>
          </w:rPrChange>
        </w:rPr>
        <w:t>le</w:t>
      </w:r>
      <w:r w:rsidRPr="00F94CB9">
        <w:rPr>
          <w:spacing w:val="-14"/>
          <w:sz w:val="28"/>
          <w:szCs w:val="28"/>
          <w:lang w:val="fr-FR"/>
          <w:rPrChange w:id="6210" w:author="Peng Luqi" w:date="2019-10-13T14:50:00Z">
            <w:rPr>
              <w:spacing w:val="-14"/>
              <w:lang w:val="fr-FR"/>
            </w:rPr>
          </w:rPrChange>
        </w:rPr>
        <w:t xml:space="preserve"> </w:t>
      </w:r>
      <w:r w:rsidRPr="00F94CB9">
        <w:rPr>
          <w:sz w:val="28"/>
          <w:szCs w:val="28"/>
          <w:lang w:val="fr-FR"/>
          <w:rPrChange w:id="6211" w:author="Peng Luqi" w:date="2019-10-13T14:50:00Z">
            <w:rPr>
              <w:lang w:val="fr-FR"/>
            </w:rPr>
          </w:rPrChange>
        </w:rPr>
        <w:t>long</w:t>
      </w:r>
      <w:r w:rsidRPr="00F94CB9">
        <w:rPr>
          <w:spacing w:val="-14"/>
          <w:sz w:val="28"/>
          <w:szCs w:val="28"/>
          <w:lang w:val="fr-FR"/>
          <w:rPrChange w:id="6212" w:author="Peng Luqi" w:date="2019-10-13T14:50:00Z">
            <w:rPr>
              <w:spacing w:val="-14"/>
              <w:lang w:val="fr-FR"/>
            </w:rPr>
          </w:rPrChange>
        </w:rPr>
        <w:t xml:space="preserve"> </w:t>
      </w:r>
      <w:r w:rsidRPr="00F94CB9">
        <w:rPr>
          <w:sz w:val="28"/>
          <w:szCs w:val="28"/>
          <w:lang w:val="fr-FR"/>
          <w:rPrChange w:id="6213" w:author="Peng Luqi" w:date="2019-10-13T14:50:00Z">
            <w:rPr>
              <w:lang w:val="fr-FR"/>
            </w:rPr>
          </w:rPrChange>
        </w:rPr>
        <w:t>terme.</w:t>
      </w:r>
    </w:p>
    <w:p w:rsidR="002B38DF" w:rsidRPr="00F94CB9" w:rsidRDefault="002B38DF">
      <w:pPr>
        <w:pStyle w:val="a3"/>
        <w:ind w:left="170" w:right="170"/>
        <w:jc w:val="both"/>
        <w:rPr>
          <w:lang w:val="fr-FR"/>
          <w:rPrChange w:id="6214" w:author="Peng Luqi" w:date="2019-10-13T14:50:00Z">
            <w:rPr>
              <w:sz w:val="20"/>
              <w:lang w:val="fr-FR"/>
            </w:rPr>
          </w:rPrChange>
        </w:rPr>
        <w:pPrChange w:id="6215" w:author="Peng Luqi" w:date="2019-10-13T14:20:00Z">
          <w:pPr>
            <w:pStyle w:val="a3"/>
            <w:spacing w:before="6"/>
          </w:pPr>
        </w:pPrChange>
      </w:pPr>
    </w:p>
    <w:p w:rsidR="002B38DF" w:rsidRPr="00F94CB9" w:rsidRDefault="00716360">
      <w:pPr>
        <w:ind w:left="170" w:right="170"/>
        <w:jc w:val="both"/>
        <w:rPr>
          <w:sz w:val="28"/>
          <w:szCs w:val="28"/>
          <w:lang w:val="fr-FR"/>
          <w:rPrChange w:id="6216" w:author="Peng Luqi" w:date="2019-10-13T14:50:00Z">
            <w:rPr>
              <w:lang w:val="fr-FR"/>
            </w:rPr>
          </w:rPrChange>
        </w:rPr>
        <w:pPrChange w:id="6217" w:author="Peng Luqi" w:date="2019-10-13T14:20:00Z">
          <w:pPr>
            <w:ind w:left="130" w:right="183"/>
            <w:jc w:val="both"/>
          </w:pPr>
        </w:pPrChange>
      </w:pPr>
      <w:r w:rsidRPr="00F94CB9">
        <w:rPr>
          <w:sz w:val="28"/>
          <w:szCs w:val="28"/>
          <w:lang w:val="fr-FR"/>
          <w:rPrChange w:id="6218" w:author="Peng Luqi" w:date="2019-10-13T14:50:00Z">
            <w:rPr>
              <w:lang w:val="fr-FR"/>
            </w:rPr>
          </w:rPrChange>
        </w:rPr>
        <w:t>Une fois que les forces passives sont enclenchées, elles sont d</w:t>
      </w:r>
      <w:del w:id="6219" w:author="Peng Luqi" w:date="2019-10-13T14:43:00Z">
        <w:r w:rsidRPr="00F94CB9" w:rsidDel="00EF666F">
          <w:rPr>
            <w:sz w:val="28"/>
            <w:szCs w:val="28"/>
            <w:lang w:val="fr-FR"/>
            <w:rPrChange w:id="6220" w:author="Peng Luqi" w:date="2019-10-13T14:50:00Z">
              <w:rPr>
                <w:lang w:val="fr-FR"/>
              </w:rPr>
            </w:rPrChange>
          </w:rPr>
          <w:delText>’</w:delText>
        </w:r>
      </w:del>
      <w:ins w:id="6221" w:author="Peng Luqi" w:date="2019-10-13T14:43:00Z">
        <w:r w:rsidR="00EF666F" w:rsidRPr="00F94CB9">
          <w:rPr>
            <w:sz w:val="28"/>
            <w:szCs w:val="28"/>
            <w:lang w:val="fr-FR"/>
            <w:rPrChange w:id="6222" w:author="Peng Luqi" w:date="2019-10-13T14:50:00Z">
              <w:rPr>
                <w:lang w:val="fr-FR"/>
              </w:rPr>
            </w:rPrChange>
          </w:rPr>
          <w:t>’</w:t>
        </w:r>
      </w:ins>
      <w:r w:rsidRPr="00F94CB9">
        <w:rPr>
          <w:sz w:val="28"/>
          <w:szCs w:val="28"/>
          <w:lang w:val="fr-FR"/>
          <w:rPrChange w:id="6223" w:author="Peng Luqi" w:date="2019-10-13T14:50:00Z">
            <w:rPr>
              <w:lang w:val="fr-FR"/>
            </w:rPr>
          </w:rPrChange>
        </w:rPr>
        <w:t>une puissance sans précédent. Mais l</w:t>
      </w:r>
      <w:del w:id="6224" w:author="Peng Luqi" w:date="2019-10-13T14:43:00Z">
        <w:r w:rsidRPr="00F94CB9" w:rsidDel="00EF666F">
          <w:rPr>
            <w:sz w:val="28"/>
            <w:szCs w:val="28"/>
            <w:lang w:val="fr-FR"/>
            <w:rPrChange w:id="6225" w:author="Peng Luqi" w:date="2019-10-13T14:50:00Z">
              <w:rPr>
                <w:lang w:val="fr-FR"/>
              </w:rPr>
            </w:rPrChange>
          </w:rPr>
          <w:delText>’</w:delText>
        </w:r>
      </w:del>
      <w:ins w:id="6226" w:author="Peng Luqi" w:date="2019-10-13T14:43:00Z">
        <w:r w:rsidR="00EF666F" w:rsidRPr="00F94CB9">
          <w:rPr>
            <w:sz w:val="28"/>
            <w:szCs w:val="28"/>
            <w:lang w:val="fr-FR"/>
            <w:rPrChange w:id="6227" w:author="Peng Luqi" w:date="2019-10-13T14:50:00Z">
              <w:rPr>
                <w:lang w:val="fr-FR"/>
              </w:rPr>
            </w:rPrChange>
          </w:rPr>
          <w:t>’</w:t>
        </w:r>
      </w:ins>
      <w:r w:rsidRPr="00F94CB9">
        <w:rPr>
          <w:sz w:val="28"/>
          <w:szCs w:val="28"/>
          <w:lang w:val="fr-FR"/>
          <w:rPrChange w:id="6228" w:author="Peng Luqi" w:date="2019-10-13T14:50:00Z">
            <w:rPr>
              <w:lang w:val="fr-FR"/>
            </w:rPr>
          </w:rPrChange>
        </w:rPr>
        <w:t>action</w:t>
      </w:r>
      <w:r w:rsidRPr="00F94CB9">
        <w:rPr>
          <w:spacing w:val="-9"/>
          <w:sz w:val="28"/>
          <w:szCs w:val="28"/>
          <w:lang w:val="fr-FR"/>
          <w:rPrChange w:id="6229" w:author="Peng Luqi" w:date="2019-10-13T14:50:00Z">
            <w:rPr>
              <w:spacing w:val="-9"/>
              <w:lang w:val="fr-FR"/>
            </w:rPr>
          </w:rPrChange>
        </w:rPr>
        <w:t xml:space="preserve"> </w:t>
      </w:r>
      <w:r w:rsidRPr="00F94CB9">
        <w:rPr>
          <w:sz w:val="28"/>
          <w:szCs w:val="28"/>
          <w:lang w:val="fr-FR"/>
          <w:rPrChange w:id="6230" w:author="Peng Luqi" w:date="2019-10-13T14:50:00Z">
            <w:rPr>
              <w:lang w:val="fr-FR"/>
            </w:rPr>
          </w:rPrChange>
        </w:rPr>
        <w:t>active</w:t>
      </w:r>
      <w:r w:rsidRPr="00F94CB9">
        <w:rPr>
          <w:spacing w:val="-8"/>
          <w:sz w:val="28"/>
          <w:szCs w:val="28"/>
          <w:lang w:val="fr-FR"/>
          <w:rPrChange w:id="6231" w:author="Peng Luqi" w:date="2019-10-13T14:50:00Z">
            <w:rPr>
              <w:spacing w:val="-8"/>
              <w:lang w:val="fr-FR"/>
            </w:rPr>
          </w:rPrChange>
        </w:rPr>
        <w:t xml:space="preserve"> </w:t>
      </w:r>
      <w:r w:rsidRPr="00F94CB9">
        <w:rPr>
          <w:sz w:val="28"/>
          <w:szCs w:val="28"/>
          <w:lang w:val="fr-FR"/>
          <w:rPrChange w:id="6232" w:author="Peng Luqi" w:date="2019-10-13T14:50:00Z">
            <w:rPr>
              <w:lang w:val="fr-FR"/>
            </w:rPr>
          </w:rPrChange>
        </w:rPr>
        <w:t>peut</w:t>
      </w:r>
      <w:r w:rsidRPr="00F94CB9">
        <w:rPr>
          <w:spacing w:val="-8"/>
          <w:sz w:val="28"/>
          <w:szCs w:val="28"/>
          <w:lang w:val="fr-FR"/>
          <w:rPrChange w:id="6233" w:author="Peng Luqi" w:date="2019-10-13T14:50:00Z">
            <w:rPr>
              <w:spacing w:val="-8"/>
              <w:lang w:val="fr-FR"/>
            </w:rPr>
          </w:rPrChange>
        </w:rPr>
        <w:t xml:space="preserve"> </w:t>
      </w:r>
      <w:r w:rsidRPr="00F94CB9">
        <w:rPr>
          <w:sz w:val="28"/>
          <w:szCs w:val="28"/>
          <w:lang w:val="fr-FR"/>
          <w:rPrChange w:id="6234" w:author="Peng Luqi" w:date="2019-10-13T14:50:00Z">
            <w:rPr>
              <w:lang w:val="fr-FR"/>
            </w:rPr>
          </w:rPrChange>
        </w:rPr>
        <w:t>influencer</w:t>
      </w:r>
      <w:r w:rsidRPr="00F94CB9">
        <w:rPr>
          <w:spacing w:val="-9"/>
          <w:sz w:val="28"/>
          <w:szCs w:val="28"/>
          <w:lang w:val="fr-FR"/>
          <w:rPrChange w:id="6235" w:author="Peng Luqi" w:date="2019-10-13T14:50:00Z">
            <w:rPr>
              <w:spacing w:val="-9"/>
              <w:lang w:val="fr-FR"/>
            </w:rPr>
          </w:rPrChange>
        </w:rPr>
        <w:t xml:space="preserve"> </w:t>
      </w:r>
      <w:r w:rsidRPr="00F94CB9">
        <w:rPr>
          <w:sz w:val="28"/>
          <w:szCs w:val="28"/>
          <w:lang w:val="fr-FR"/>
          <w:rPrChange w:id="6236" w:author="Peng Luqi" w:date="2019-10-13T14:50:00Z">
            <w:rPr>
              <w:lang w:val="fr-FR"/>
            </w:rPr>
          </w:rPrChange>
        </w:rPr>
        <w:t>l</w:t>
      </w:r>
      <w:del w:id="6237" w:author="Peng Luqi" w:date="2019-10-13T14:43:00Z">
        <w:r w:rsidRPr="00F94CB9" w:rsidDel="00EF666F">
          <w:rPr>
            <w:sz w:val="28"/>
            <w:szCs w:val="28"/>
            <w:lang w:val="fr-FR"/>
            <w:rPrChange w:id="6238" w:author="Peng Luqi" w:date="2019-10-13T14:50:00Z">
              <w:rPr>
                <w:lang w:val="fr-FR"/>
              </w:rPr>
            </w:rPrChange>
          </w:rPr>
          <w:delText>’</w:delText>
        </w:r>
      </w:del>
      <w:ins w:id="6239" w:author="Peng Luqi" w:date="2019-10-13T14:43:00Z">
        <w:r w:rsidR="00EF666F" w:rsidRPr="00F94CB9">
          <w:rPr>
            <w:sz w:val="28"/>
            <w:szCs w:val="28"/>
            <w:lang w:val="fr-FR"/>
            <w:rPrChange w:id="6240" w:author="Peng Luqi" w:date="2019-10-13T14:50:00Z">
              <w:rPr>
                <w:lang w:val="fr-FR"/>
              </w:rPr>
            </w:rPrChange>
          </w:rPr>
          <w:t>’</w:t>
        </w:r>
      </w:ins>
      <w:r w:rsidRPr="00F94CB9">
        <w:rPr>
          <w:sz w:val="28"/>
          <w:szCs w:val="28"/>
          <w:lang w:val="fr-FR"/>
          <w:rPrChange w:id="6241" w:author="Peng Luqi" w:date="2019-10-13T14:50:00Z">
            <w:rPr>
              <w:lang w:val="fr-FR"/>
            </w:rPr>
          </w:rPrChange>
        </w:rPr>
        <w:t>action</w:t>
      </w:r>
      <w:r w:rsidRPr="00F94CB9">
        <w:rPr>
          <w:spacing w:val="-8"/>
          <w:sz w:val="28"/>
          <w:szCs w:val="28"/>
          <w:lang w:val="fr-FR"/>
          <w:rPrChange w:id="6242" w:author="Peng Luqi" w:date="2019-10-13T14:50:00Z">
            <w:rPr>
              <w:spacing w:val="-8"/>
              <w:lang w:val="fr-FR"/>
            </w:rPr>
          </w:rPrChange>
        </w:rPr>
        <w:t xml:space="preserve"> </w:t>
      </w:r>
      <w:r w:rsidRPr="00F94CB9">
        <w:rPr>
          <w:sz w:val="28"/>
          <w:szCs w:val="28"/>
          <w:lang w:val="fr-FR"/>
          <w:rPrChange w:id="6243" w:author="Peng Luqi" w:date="2019-10-13T14:50:00Z">
            <w:rPr>
              <w:lang w:val="fr-FR"/>
            </w:rPr>
          </w:rPrChange>
        </w:rPr>
        <w:t>passive,</w:t>
      </w:r>
      <w:r w:rsidRPr="00F94CB9">
        <w:rPr>
          <w:spacing w:val="-8"/>
          <w:sz w:val="28"/>
          <w:szCs w:val="28"/>
          <w:lang w:val="fr-FR"/>
          <w:rPrChange w:id="6244" w:author="Peng Luqi" w:date="2019-10-13T14:50:00Z">
            <w:rPr>
              <w:spacing w:val="-8"/>
              <w:lang w:val="fr-FR"/>
            </w:rPr>
          </w:rPrChange>
        </w:rPr>
        <w:t xml:space="preserve"> </w:t>
      </w:r>
      <w:r w:rsidRPr="00F94CB9">
        <w:rPr>
          <w:sz w:val="28"/>
          <w:szCs w:val="28"/>
          <w:lang w:val="fr-FR"/>
          <w:rPrChange w:id="6245" w:author="Peng Luqi" w:date="2019-10-13T14:50:00Z">
            <w:rPr>
              <w:lang w:val="fr-FR"/>
            </w:rPr>
          </w:rPrChange>
        </w:rPr>
        <w:t>l</w:t>
      </w:r>
      <w:del w:id="6246" w:author="Peng Luqi" w:date="2019-10-13T14:43:00Z">
        <w:r w:rsidRPr="00F94CB9" w:rsidDel="00EF666F">
          <w:rPr>
            <w:sz w:val="28"/>
            <w:szCs w:val="28"/>
            <w:lang w:val="fr-FR"/>
            <w:rPrChange w:id="6247" w:author="Peng Luqi" w:date="2019-10-13T14:50:00Z">
              <w:rPr>
                <w:lang w:val="fr-FR"/>
              </w:rPr>
            </w:rPrChange>
          </w:rPr>
          <w:delText>’</w:delText>
        </w:r>
      </w:del>
      <w:ins w:id="6248" w:author="Peng Luqi" w:date="2019-10-13T14:43:00Z">
        <w:r w:rsidR="00EF666F" w:rsidRPr="00F94CB9">
          <w:rPr>
            <w:sz w:val="28"/>
            <w:szCs w:val="28"/>
            <w:lang w:val="fr-FR"/>
            <w:rPrChange w:id="6249" w:author="Peng Luqi" w:date="2019-10-13T14:50:00Z">
              <w:rPr>
                <w:lang w:val="fr-FR"/>
              </w:rPr>
            </w:rPrChange>
          </w:rPr>
          <w:t>’</w:t>
        </w:r>
      </w:ins>
      <w:r w:rsidRPr="00F94CB9">
        <w:rPr>
          <w:sz w:val="28"/>
          <w:szCs w:val="28"/>
          <w:lang w:val="fr-FR"/>
          <w:rPrChange w:id="6250" w:author="Peng Luqi" w:date="2019-10-13T14:50:00Z">
            <w:rPr>
              <w:lang w:val="fr-FR"/>
            </w:rPr>
          </w:rPrChange>
        </w:rPr>
        <w:t>action</w:t>
      </w:r>
      <w:r w:rsidRPr="00F94CB9">
        <w:rPr>
          <w:spacing w:val="-9"/>
          <w:sz w:val="28"/>
          <w:szCs w:val="28"/>
          <w:lang w:val="fr-FR"/>
          <w:rPrChange w:id="6251" w:author="Peng Luqi" w:date="2019-10-13T14:50:00Z">
            <w:rPr>
              <w:spacing w:val="-9"/>
              <w:lang w:val="fr-FR"/>
            </w:rPr>
          </w:rPrChange>
        </w:rPr>
        <w:t xml:space="preserve"> </w:t>
      </w:r>
      <w:r w:rsidRPr="00F94CB9">
        <w:rPr>
          <w:sz w:val="28"/>
          <w:szCs w:val="28"/>
          <w:lang w:val="fr-FR"/>
          <w:rPrChange w:id="6252" w:author="Peng Luqi" w:date="2019-10-13T14:50:00Z">
            <w:rPr>
              <w:lang w:val="fr-FR"/>
            </w:rPr>
          </w:rPrChange>
        </w:rPr>
        <w:t>passive</w:t>
      </w:r>
      <w:r w:rsidRPr="00F94CB9">
        <w:rPr>
          <w:spacing w:val="-8"/>
          <w:sz w:val="28"/>
          <w:szCs w:val="28"/>
          <w:lang w:val="fr-FR"/>
          <w:rPrChange w:id="6253" w:author="Peng Luqi" w:date="2019-10-13T14:50:00Z">
            <w:rPr>
              <w:spacing w:val="-8"/>
              <w:lang w:val="fr-FR"/>
            </w:rPr>
          </w:rPrChange>
        </w:rPr>
        <w:t xml:space="preserve"> </w:t>
      </w:r>
      <w:r w:rsidRPr="00F94CB9">
        <w:rPr>
          <w:sz w:val="28"/>
          <w:szCs w:val="28"/>
          <w:lang w:val="fr-FR"/>
          <w:rPrChange w:id="6254" w:author="Peng Luqi" w:date="2019-10-13T14:50:00Z">
            <w:rPr>
              <w:lang w:val="fr-FR"/>
            </w:rPr>
          </w:rPrChange>
        </w:rPr>
        <w:t>pouvant</w:t>
      </w:r>
      <w:r w:rsidRPr="00F94CB9">
        <w:rPr>
          <w:spacing w:val="-8"/>
          <w:sz w:val="28"/>
          <w:szCs w:val="28"/>
          <w:lang w:val="fr-FR"/>
          <w:rPrChange w:id="6255" w:author="Peng Luqi" w:date="2019-10-13T14:50:00Z">
            <w:rPr>
              <w:spacing w:val="-8"/>
              <w:lang w:val="fr-FR"/>
            </w:rPr>
          </w:rPrChange>
        </w:rPr>
        <w:t xml:space="preserve"> </w:t>
      </w:r>
      <w:r w:rsidRPr="00F94CB9">
        <w:rPr>
          <w:sz w:val="28"/>
          <w:szCs w:val="28"/>
          <w:lang w:val="fr-FR"/>
          <w:rPrChange w:id="6256" w:author="Peng Luqi" w:date="2019-10-13T14:50:00Z">
            <w:rPr>
              <w:lang w:val="fr-FR"/>
            </w:rPr>
          </w:rPrChange>
        </w:rPr>
        <w:t>provoquer</w:t>
      </w:r>
      <w:r w:rsidRPr="00F94CB9">
        <w:rPr>
          <w:spacing w:val="-9"/>
          <w:sz w:val="28"/>
          <w:szCs w:val="28"/>
          <w:lang w:val="fr-FR"/>
          <w:rPrChange w:id="6257" w:author="Peng Luqi" w:date="2019-10-13T14:50:00Z">
            <w:rPr>
              <w:spacing w:val="-9"/>
              <w:lang w:val="fr-FR"/>
            </w:rPr>
          </w:rPrChange>
        </w:rPr>
        <w:t xml:space="preserve"> </w:t>
      </w:r>
      <w:r w:rsidRPr="00F94CB9">
        <w:rPr>
          <w:sz w:val="28"/>
          <w:szCs w:val="28"/>
          <w:lang w:val="fr-FR"/>
          <w:rPrChange w:id="6258" w:author="Peng Luqi" w:date="2019-10-13T14:50:00Z">
            <w:rPr>
              <w:lang w:val="fr-FR"/>
            </w:rPr>
          </w:rPrChange>
        </w:rPr>
        <w:t>le</w:t>
      </w:r>
      <w:r w:rsidRPr="00F94CB9">
        <w:rPr>
          <w:spacing w:val="-8"/>
          <w:sz w:val="28"/>
          <w:szCs w:val="28"/>
          <w:lang w:val="fr-FR"/>
          <w:rPrChange w:id="6259" w:author="Peng Luqi" w:date="2019-10-13T14:50:00Z">
            <w:rPr>
              <w:spacing w:val="-8"/>
              <w:lang w:val="fr-FR"/>
            </w:rPr>
          </w:rPrChange>
        </w:rPr>
        <w:t xml:space="preserve"> </w:t>
      </w:r>
      <w:r w:rsidRPr="00F94CB9">
        <w:rPr>
          <w:sz w:val="28"/>
          <w:szCs w:val="28"/>
          <w:lang w:val="fr-FR"/>
          <w:rPrChange w:id="6260" w:author="Peng Luqi" w:date="2019-10-13T14:50:00Z">
            <w:rPr>
              <w:lang w:val="fr-FR"/>
            </w:rPr>
          </w:rPrChange>
        </w:rPr>
        <w:t>mal</w:t>
      </w:r>
      <w:r w:rsidRPr="00F94CB9">
        <w:rPr>
          <w:spacing w:val="-8"/>
          <w:sz w:val="28"/>
          <w:szCs w:val="28"/>
          <w:lang w:val="fr-FR"/>
          <w:rPrChange w:id="6261" w:author="Peng Luqi" w:date="2019-10-13T14:50:00Z">
            <w:rPr>
              <w:spacing w:val="-8"/>
              <w:lang w:val="fr-FR"/>
            </w:rPr>
          </w:rPrChange>
        </w:rPr>
        <w:t xml:space="preserve"> </w:t>
      </w:r>
      <w:r w:rsidRPr="00F94CB9">
        <w:rPr>
          <w:sz w:val="28"/>
          <w:szCs w:val="28"/>
          <w:lang w:val="fr-FR"/>
          <w:rPrChange w:id="6262" w:author="Peng Luqi" w:date="2019-10-13T14:50:00Z">
            <w:rPr>
              <w:lang w:val="fr-FR"/>
            </w:rPr>
          </w:rPrChange>
        </w:rPr>
        <w:t>de</w:t>
      </w:r>
      <w:r w:rsidRPr="00F94CB9">
        <w:rPr>
          <w:spacing w:val="-9"/>
          <w:sz w:val="28"/>
          <w:szCs w:val="28"/>
          <w:lang w:val="fr-FR"/>
          <w:rPrChange w:id="6263" w:author="Peng Luqi" w:date="2019-10-13T14:50:00Z">
            <w:rPr>
              <w:spacing w:val="-9"/>
              <w:lang w:val="fr-FR"/>
            </w:rPr>
          </w:rPrChange>
        </w:rPr>
        <w:t xml:space="preserve"> </w:t>
      </w:r>
      <w:r w:rsidRPr="00F94CB9">
        <w:rPr>
          <w:sz w:val="28"/>
          <w:szCs w:val="28"/>
          <w:lang w:val="fr-FR"/>
          <w:rPrChange w:id="6264" w:author="Peng Luqi" w:date="2019-10-13T14:50:00Z">
            <w:rPr>
              <w:lang w:val="fr-FR"/>
            </w:rPr>
          </w:rPrChange>
        </w:rPr>
        <w:t>lui-même. On dit donc que la stratégie optimale est uniquement active et</w:t>
      </w:r>
      <w:r w:rsidRPr="00F94CB9">
        <w:rPr>
          <w:spacing w:val="-16"/>
          <w:sz w:val="28"/>
          <w:szCs w:val="28"/>
          <w:lang w:val="fr-FR"/>
          <w:rPrChange w:id="6265" w:author="Peng Luqi" w:date="2019-10-13T14:50:00Z">
            <w:rPr>
              <w:spacing w:val="-16"/>
              <w:lang w:val="fr-FR"/>
            </w:rPr>
          </w:rPrChange>
        </w:rPr>
        <w:t xml:space="preserve"> </w:t>
      </w:r>
      <w:r w:rsidRPr="00F94CB9">
        <w:rPr>
          <w:sz w:val="28"/>
          <w:szCs w:val="28"/>
          <w:lang w:val="fr-FR"/>
          <w:rPrChange w:id="6266" w:author="Peng Luqi" w:date="2019-10-13T14:50:00Z">
            <w:rPr>
              <w:lang w:val="fr-FR"/>
            </w:rPr>
          </w:rPrChange>
        </w:rPr>
        <w:t>passive.</w:t>
      </w:r>
    </w:p>
    <w:p w:rsidR="002B38DF" w:rsidRPr="00F94CB9" w:rsidRDefault="002B38DF">
      <w:pPr>
        <w:pStyle w:val="a3"/>
        <w:ind w:left="170" w:right="170"/>
        <w:jc w:val="both"/>
        <w:rPr>
          <w:lang w:val="fr-FR"/>
          <w:rPrChange w:id="6267" w:author="Peng Luqi" w:date="2019-10-13T14:50:00Z">
            <w:rPr>
              <w:sz w:val="21"/>
              <w:lang w:val="fr-FR"/>
            </w:rPr>
          </w:rPrChange>
        </w:rPr>
        <w:pPrChange w:id="6268" w:author="Peng Luqi" w:date="2019-10-13T14:20:00Z">
          <w:pPr>
            <w:pStyle w:val="a3"/>
            <w:spacing w:before="3"/>
          </w:pPr>
        </w:pPrChange>
      </w:pPr>
    </w:p>
    <w:p w:rsidR="002B38DF" w:rsidRPr="00F94CB9" w:rsidRDefault="00716360">
      <w:pPr>
        <w:ind w:left="170" w:right="170"/>
        <w:jc w:val="both"/>
        <w:rPr>
          <w:sz w:val="28"/>
          <w:szCs w:val="28"/>
          <w:lang w:val="fr-FR"/>
          <w:rPrChange w:id="6269" w:author="Peng Luqi" w:date="2019-10-13T14:50:00Z">
            <w:rPr>
              <w:lang w:val="fr-FR"/>
            </w:rPr>
          </w:rPrChange>
        </w:rPr>
        <w:pPrChange w:id="6270" w:author="Peng Luqi" w:date="2019-10-13T14:20:00Z">
          <w:pPr>
            <w:ind w:left="130"/>
            <w:jc w:val="both"/>
          </w:pPr>
        </w:pPrChange>
      </w:pPr>
      <w:r w:rsidRPr="00F94CB9">
        <w:rPr>
          <w:sz w:val="28"/>
          <w:szCs w:val="28"/>
          <w:lang w:val="fr-FR"/>
          <w:rPrChange w:id="6271" w:author="Peng Luqi" w:date="2019-10-13T14:50:00Z">
            <w:rPr>
              <w:lang w:val="fr-FR"/>
            </w:rPr>
          </w:rPrChange>
        </w:rPr>
        <w:t>En outre, en ce qui concerne le courant à suivre, dorénavant, vous pourriez avoir de nouvelles idées :</w:t>
      </w:r>
    </w:p>
    <w:p w:rsidR="002B38DF" w:rsidRPr="00F94CB9" w:rsidRDefault="002B38DF">
      <w:pPr>
        <w:pStyle w:val="a3"/>
        <w:ind w:left="170" w:right="170"/>
        <w:jc w:val="both"/>
        <w:rPr>
          <w:lang w:val="fr-FR"/>
          <w:rPrChange w:id="6272" w:author="Peng Luqi" w:date="2019-10-13T14:50:00Z">
            <w:rPr>
              <w:sz w:val="20"/>
              <w:lang w:val="fr-FR"/>
            </w:rPr>
          </w:rPrChange>
        </w:rPr>
        <w:pPrChange w:id="6273" w:author="Peng Luqi" w:date="2019-10-13T14:20:00Z">
          <w:pPr>
            <w:pStyle w:val="a3"/>
            <w:spacing w:before="6"/>
          </w:pPr>
        </w:pPrChange>
      </w:pPr>
    </w:p>
    <w:p w:rsidR="002B38DF" w:rsidRPr="00FA3B19" w:rsidRDefault="00716360">
      <w:pPr>
        <w:pStyle w:val="a4"/>
        <w:numPr>
          <w:ilvl w:val="2"/>
          <w:numId w:val="23"/>
        </w:numPr>
        <w:ind w:left="1077" w:right="720" w:hanging="357"/>
        <w:jc w:val="both"/>
        <w:rPr>
          <w:sz w:val="28"/>
          <w:lang w:val="fr-FR"/>
          <w:rPrChange w:id="6274" w:author="Peng Luqi" w:date="2019-10-13T14:56:00Z">
            <w:rPr>
              <w:lang w:val="fr-FR"/>
            </w:rPr>
          </w:rPrChange>
        </w:rPr>
        <w:pPrChange w:id="6275" w:author="Peng Luqi" w:date="2019-10-13T14:56:00Z">
          <w:pPr>
            <w:pStyle w:val="a4"/>
            <w:numPr>
              <w:numId w:val="13"/>
            </w:numPr>
            <w:tabs>
              <w:tab w:val="left" w:pos="850"/>
              <w:tab w:val="left" w:pos="851"/>
            </w:tabs>
            <w:spacing w:before="1"/>
            <w:ind w:hanging="359"/>
          </w:pPr>
        </w:pPrChange>
      </w:pPr>
      <w:r w:rsidRPr="00FA3B19">
        <w:rPr>
          <w:sz w:val="28"/>
          <w:lang w:val="fr-FR"/>
          <w:rPrChange w:id="6276" w:author="Peng Luqi" w:date="2019-10-13T14:56:00Z">
            <w:rPr>
              <w:lang w:val="fr-FR"/>
            </w:rPr>
          </w:rPrChange>
        </w:rPr>
        <w:t>Il</w:t>
      </w:r>
      <w:r w:rsidRPr="00FA3B19">
        <w:rPr>
          <w:sz w:val="28"/>
          <w:lang w:val="fr-FR"/>
          <w:rPrChange w:id="6277" w:author="Peng Luqi" w:date="2019-10-13T14:56:00Z">
            <w:rPr>
              <w:spacing w:val="-3"/>
              <w:lang w:val="fr-FR"/>
            </w:rPr>
          </w:rPrChange>
        </w:rPr>
        <w:t xml:space="preserve"> </w:t>
      </w:r>
      <w:r w:rsidRPr="00FA3B19">
        <w:rPr>
          <w:sz w:val="28"/>
          <w:lang w:val="fr-FR"/>
          <w:rPrChange w:id="6278" w:author="Peng Luqi" w:date="2019-10-13T14:56:00Z">
            <w:rPr>
              <w:lang w:val="fr-FR"/>
            </w:rPr>
          </w:rPrChange>
        </w:rPr>
        <w:t>n</w:t>
      </w:r>
      <w:del w:id="6279" w:author="Peng Luqi" w:date="2019-10-13T14:43:00Z">
        <w:r w:rsidRPr="00FA3B19" w:rsidDel="00EF666F">
          <w:rPr>
            <w:sz w:val="28"/>
            <w:lang w:val="fr-FR"/>
            <w:rPrChange w:id="6280" w:author="Peng Luqi" w:date="2019-10-13T14:56:00Z">
              <w:rPr>
                <w:lang w:val="fr-FR"/>
              </w:rPr>
            </w:rPrChange>
          </w:rPr>
          <w:delText>’</w:delText>
        </w:r>
      </w:del>
      <w:ins w:id="6281" w:author="Peng Luqi" w:date="2019-10-13T14:43:00Z">
        <w:r w:rsidR="00EF666F" w:rsidRPr="00FA3B19">
          <w:rPr>
            <w:sz w:val="28"/>
            <w:lang w:val="fr-FR"/>
            <w:rPrChange w:id="6282" w:author="Peng Luqi" w:date="2019-10-13T14:56:00Z">
              <w:rPr>
                <w:lang w:val="fr-FR"/>
              </w:rPr>
            </w:rPrChange>
          </w:rPr>
          <w:t>’</w:t>
        </w:r>
      </w:ins>
      <w:r w:rsidRPr="00FA3B19">
        <w:rPr>
          <w:sz w:val="28"/>
          <w:lang w:val="fr-FR"/>
          <w:rPrChange w:id="6283" w:author="Peng Luqi" w:date="2019-10-13T14:56:00Z">
            <w:rPr>
              <w:lang w:val="fr-FR"/>
            </w:rPr>
          </w:rPrChange>
        </w:rPr>
        <w:t>est</w:t>
      </w:r>
      <w:r w:rsidRPr="00FA3B19">
        <w:rPr>
          <w:sz w:val="28"/>
          <w:lang w:val="fr-FR"/>
          <w:rPrChange w:id="6284" w:author="Peng Luqi" w:date="2019-10-13T14:56:00Z">
            <w:rPr>
              <w:spacing w:val="-3"/>
              <w:lang w:val="fr-FR"/>
            </w:rPr>
          </w:rPrChange>
        </w:rPr>
        <w:t xml:space="preserve"> </w:t>
      </w:r>
      <w:r w:rsidRPr="00FA3B19">
        <w:rPr>
          <w:sz w:val="28"/>
          <w:lang w:val="fr-FR"/>
          <w:rPrChange w:id="6285" w:author="Peng Luqi" w:date="2019-10-13T14:56:00Z">
            <w:rPr>
              <w:lang w:val="fr-FR"/>
            </w:rPr>
          </w:rPrChange>
        </w:rPr>
        <w:t>pas</w:t>
      </w:r>
      <w:r w:rsidRPr="00FA3B19">
        <w:rPr>
          <w:sz w:val="28"/>
          <w:lang w:val="fr-FR"/>
          <w:rPrChange w:id="6286" w:author="Peng Luqi" w:date="2019-10-13T14:56:00Z">
            <w:rPr>
              <w:spacing w:val="-3"/>
              <w:lang w:val="fr-FR"/>
            </w:rPr>
          </w:rPrChange>
        </w:rPr>
        <w:t xml:space="preserve"> </w:t>
      </w:r>
      <w:r w:rsidRPr="00FA3B19">
        <w:rPr>
          <w:sz w:val="28"/>
          <w:lang w:val="fr-FR"/>
          <w:rPrChange w:id="6287" w:author="Peng Luqi" w:date="2019-10-13T14:56:00Z">
            <w:rPr>
              <w:lang w:val="fr-FR"/>
            </w:rPr>
          </w:rPrChange>
        </w:rPr>
        <w:t>judicieux</w:t>
      </w:r>
      <w:r w:rsidRPr="00FA3B19">
        <w:rPr>
          <w:sz w:val="28"/>
          <w:lang w:val="fr-FR"/>
          <w:rPrChange w:id="6288" w:author="Peng Luqi" w:date="2019-10-13T14:56:00Z">
            <w:rPr>
              <w:spacing w:val="-2"/>
              <w:lang w:val="fr-FR"/>
            </w:rPr>
          </w:rPrChange>
        </w:rPr>
        <w:t xml:space="preserve"> </w:t>
      </w:r>
      <w:r w:rsidRPr="00FA3B19">
        <w:rPr>
          <w:sz w:val="28"/>
          <w:lang w:val="fr-FR"/>
          <w:rPrChange w:id="6289" w:author="Peng Luqi" w:date="2019-10-13T14:56:00Z">
            <w:rPr>
              <w:lang w:val="fr-FR"/>
            </w:rPr>
          </w:rPrChange>
        </w:rPr>
        <w:t>de</w:t>
      </w:r>
      <w:r w:rsidRPr="00FA3B19">
        <w:rPr>
          <w:sz w:val="28"/>
          <w:lang w:val="fr-FR"/>
          <w:rPrChange w:id="6290" w:author="Peng Luqi" w:date="2019-10-13T14:56:00Z">
            <w:rPr>
              <w:spacing w:val="-3"/>
              <w:lang w:val="fr-FR"/>
            </w:rPr>
          </w:rPrChange>
        </w:rPr>
        <w:t xml:space="preserve"> </w:t>
      </w:r>
      <w:r w:rsidRPr="00FA3B19">
        <w:rPr>
          <w:sz w:val="28"/>
          <w:lang w:val="fr-FR"/>
          <w:rPrChange w:id="6291" w:author="Peng Luqi" w:date="2019-10-13T14:56:00Z">
            <w:rPr>
              <w:lang w:val="fr-FR"/>
            </w:rPr>
          </w:rPrChange>
        </w:rPr>
        <w:t>suivre</w:t>
      </w:r>
      <w:r w:rsidRPr="00FA3B19">
        <w:rPr>
          <w:sz w:val="28"/>
          <w:lang w:val="fr-FR"/>
          <w:rPrChange w:id="6292" w:author="Peng Luqi" w:date="2019-10-13T14:56:00Z">
            <w:rPr>
              <w:spacing w:val="-3"/>
              <w:lang w:val="fr-FR"/>
            </w:rPr>
          </w:rPrChange>
        </w:rPr>
        <w:t xml:space="preserve"> </w:t>
      </w:r>
      <w:r w:rsidRPr="00FA3B19">
        <w:rPr>
          <w:sz w:val="28"/>
          <w:lang w:val="fr-FR"/>
          <w:rPrChange w:id="6293" w:author="Peng Luqi" w:date="2019-10-13T14:56:00Z">
            <w:rPr>
              <w:lang w:val="fr-FR"/>
            </w:rPr>
          </w:rPrChange>
        </w:rPr>
        <w:t>le</w:t>
      </w:r>
      <w:r w:rsidRPr="00FA3B19">
        <w:rPr>
          <w:sz w:val="28"/>
          <w:lang w:val="fr-FR"/>
          <w:rPrChange w:id="6294" w:author="Peng Luqi" w:date="2019-10-13T14:56:00Z">
            <w:rPr>
              <w:spacing w:val="-2"/>
              <w:lang w:val="fr-FR"/>
            </w:rPr>
          </w:rPrChange>
        </w:rPr>
        <w:t xml:space="preserve"> </w:t>
      </w:r>
      <w:r w:rsidRPr="00FA3B19">
        <w:rPr>
          <w:sz w:val="28"/>
          <w:lang w:val="fr-FR"/>
          <w:rPrChange w:id="6295" w:author="Peng Luqi" w:date="2019-10-13T14:56:00Z">
            <w:rPr>
              <w:lang w:val="fr-FR"/>
            </w:rPr>
          </w:rPrChange>
        </w:rPr>
        <w:t>courant</w:t>
      </w:r>
      <w:r w:rsidRPr="00FA3B19">
        <w:rPr>
          <w:sz w:val="28"/>
          <w:lang w:val="fr-FR"/>
          <w:rPrChange w:id="6296" w:author="Peng Luqi" w:date="2019-10-13T14:56:00Z">
            <w:rPr>
              <w:spacing w:val="-3"/>
              <w:lang w:val="fr-FR"/>
            </w:rPr>
          </w:rPrChange>
        </w:rPr>
        <w:t xml:space="preserve"> </w:t>
      </w:r>
      <w:r w:rsidRPr="00FA3B19">
        <w:rPr>
          <w:sz w:val="28"/>
          <w:lang w:val="fr-FR"/>
          <w:rPrChange w:id="6297" w:author="Peng Luqi" w:date="2019-10-13T14:56:00Z">
            <w:rPr>
              <w:lang w:val="fr-FR"/>
            </w:rPr>
          </w:rPrChange>
        </w:rPr>
        <w:t>seulement</w:t>
      </w:r>
      <w:r w:rsidRPr="00FA3B19">
        <w:rPr>
          <w:sz w:val="28"/>
          <w:lang w:val="fr-FR"/>
          <w:rPrChange w:id="6298" w:author="Peng Luqi" w:date="2019-10-13T14:56:00Z">
            <w:rPr>
              <w:spacing w:val="-3"/>
              <w:lang w:val="fr-FR"/>
            </w:rPr>
          </w:rPrChange>
        </w:rPr>
        <w:t xml:space="preserve"> </w:t>
      </w:r>
      <w:r w:rsidRPr="00FA3B19">
        <w:rPr>
          <w:sz w:val="28"/>
          <w:lang w:val="fr-FR"/>
          <w:rPrChange w:id="6299" w:author="Peng Luqi" w:date="2019-10-13T14:56:00Z">
            <w:rPr>
              <w:lang w:val="fr-FR"/>
            </w:rPr>
          </w:rPrChange>
        </w:rPr>
        <w:t>en</w:t>
      </w:r>
      <w:r w:rsidRPr="00FA3B19">
        <w:rPr>
          <w:sz w:val="28"/>
          <w:lang w:val="fr-FR"/>
          <w:rPrChange w:id="6300" w:author="Peng Luqi" w:date="2019-10-13T14:56:00Z">
            <w:rPr>
              <w:spacing w:val="-2"/>
              <w:lang w:val="fr-FR"/>
            </w:rPr>
          </w:rPrChange>
        </w:rPr>
        <w:t xml:space="preserve"> </w:t>
      </w:r>
      <w:r w:rsidRPr="00FA3B19">
        <w:rPr>
          <w:sz w:val="28"/>
          <w:lang w:val="fr-FR"/>
          <w:rPrChange w:id="6301" w:author="Peng Luqi" w:date="2019-10-13T14:56:00Z">
            <w:rPr>
              <w:lang w:val="fr-FR"/>
            </w:rPr>
          </w:rPrChange>
        </w:rPr>
        <w:t>fonction</w:t>
      </w:r>
      <w:r w:rsidRPr="00FA3B19">
        <w:rPr>
          <w:sz w:val="28"/>
          <w:lang w:val="fr-FR"/>
          <w:rPrChange w:id="6302" w:author="Peng Luqi" w:date="2019-10-13T14:56:00Z">
            <w:rPr>
              <w:spacing w:val="-3"/>
              <w:lang w:val="fr-FR"/>
            </w:rPr>
          </w:rPrChange>
        </w:rPr>
        <w:t xml:space="preserve"> </w:t>
      </w:r>
      <w:r w:rsidRPr="00FA3B19">
        <w:rPr>
          <w:sz w:val="28"/>
          <w:lang w:val="fr-FR"/>
          <w:rPrChange w:id="6303" w:author="Peng Luqi" w:date="2019-10-13T14:56:00Z">
            <w:rPr>
              <w:lang w:val="fr-FR"/>
            </w:rPr>
          </w:rPrChange>
        </w:rPr>
        <w:t>des</w:t>
      </w:r>
      <w:r w:rsidRPr="00FA3B19">
        <w:rPr>
          <w:sz w:val="28"/>
          <w:lang w:val="fr-FR"/>
          <w:rPrChange w:id="6304" w:author="Peng Luqi" w:date="2019-10-13T14:56:00Z">
            <w:rPr>
              <w:spacing w:val="-3"/>
              <w:lang w:val="fr-FR"/>
            </w:rPr>
          </w:rPrChange>
        </w:rPr>
        <w:t xml:space="preserve"> </w:t>
      </w:r>
      <w:r w:rsidRPr="00FA3B19">
        <w:rPr>
          <w:sz w:val="28"/>
          <w:lang w:val="fr-FR"/>
          <w:rPrChange w:id="6305" w:author="Peng Luqi" w:date="2019-10-13T14:56:00Z">
            <w:rPr>
              <w:lang w:val="fr-FR"/>
            </w:rPr>
          </w:rPrChange>
        </w:rPr>
        <w:t>résultats</w:t>
      </w:r>
      <w:r w:rsidRPr="00FA3B19">
        <w:rPr>
          <w:sz w:val="28"/>
          <w:lang w:val="fr-FR"/>
          <w:rPrChange w:id="6306" w:author="Peng Luqi" w:date="2019-10-13T14:56:00Z">
            <w:rPr>
              <w:spacing w:val="-2"/>
              <w:lang w:val="fr-FR"/>
            </w:rPr>
          </w:rPrChange>
        </w:rPr>
        <w:t xml:space="preserve"> </w:t>
      </w:r>
      <w:r w:rsidRPr="00FA3B19">
        <w:rPr>
          <w:sz w:val="28"/>
          <w:lang w:val="fr-FR"/>
          <w:rPrChange w:id="6307" w:author="Peng Luqi" w:date="2019-10-13T14:56:00Z">
            <w:rPr>
              <w:lang w:val="fr-FR"/>
            </w:rPr>
          </w:rPrChange>
        </w:rPr>
        <w:t>à</w:t>
      </w:r>
      <w:r w:rsidRPr="00FA3B19">
        <w:rPr>
          <w:sz w:val="28"/>
          <w:lang w:val="fr-FR"/>
          <w:rPrChange w:id="6308" w:author="Peng Luqi" w:date="2019-10-13T14:56:00Z">
            <w:rPr>
              <w:spacing w:val="-3"/>
              <w:lang w:val="fr-FR"/>
            </w:rPr>
          </w:rPrChange>
        </w:rPr>
        <w:t xml:space="preserve"> </w:t>
      </w:r>
      <w:r w:rsidRPr="00FA3B19">
        <w:rPr>
          <w:sz w:val="28"/>
          <w:lang w:val="fr-FR"/>
          <w:rPrChange w:id="6309" w:author="Peng Luqi" w:date="2019-10-13T14:56:00Z">
            <w:rPr>
              <w:lang w:val="fr-FR"/>
            </w:rPr>
          </w:rPrChange>
        </w:rPr>
        <w:t>court</w:t>
      </w:r>
      <w:r w:rsidRPr="00FA3B19">
        <w:rPr>
          <w:sz w:val="28"/>
          <w:lang w:val="fr-FR"/>
          <w:rPrChange w:id="6310" w:author="Peng Luqi" w:date="2019-10-13T14:56:00Z">
            <w:rPr>
              <w:spacing w:val="-3"/>
              <w:lang w:val="fr-FR"/>
            </w:rPr>
          </w:rPrChange>
        </w:rPr>
        <w:t xml:space="preserve"> </w:t>
      </w:r>
      <w:r w:rsidRPr="00FA3B19">
        <w:rPr>
          <w:sz w:val="28"/>
          <w:lang w:val="fr-FR"/>
          <w:rPrChange w:id="6311" w:author="Peng Luqi" w:date="2019-10-13T14:56:00Z">
            <w:rPr>
              <w:lang w:val="fr-FR"/>
            </w:rPr>
          </w:rPrChange>
        </w:rPr>
        <w:t>terme.</w:t>
      </w:r>
    </w:p>
    <w:p w:rsidR="002B38DF" w:rsidRPr="00FA3B19" w:rsidRDefault="00716360">
      <w:pPr>
        <w:pStyle w:val="a4"/>
        <w:numPr>
          <w:ilvl w:val="2"/>
          <w:numId w:val="23"/>
        </w:numPr>
        <w:ind w:left="1077" w:right="720" w:hanging="357"/>
        <w:jc w:val="both"/>
        <w:rPr>
          <w:sz w:val="28"/>
          <w:lang w:val="fr-FR"/>
          <w:rPrChange w:id="6312" w:author="Peng Luqi" w:date="2019-10-13T14:56:00Z">
            <w:rPr>
              <w:lang w:val="fr-FR"/>
            </w:rPr>
          </w:rPrChange>
        </w:rPr>
        <w:pPrChange w:id="6313" w:author="Peng Luqi" w:date="2019-10-13T14:56:00Z">
          <w:pPr>
            <w:pStyle w:val="a4"/>
            <w:numPr>
              <w:numId w:val="13"/>
            </w:numPr>
            <w:tabs>
              <w:tab w:val="left" w:pos="850"/>
              <w:tab w:val="left" w:pos="851"/>
            </w:tabs>
            <w:spacing w:before="63"/>
            <w:ind w:hanging="359"/>
          </w:pPr>
        </w:pPrChange>
      </w:pPr>
      <w:r w:rsidRPr="00FA3B19">
        <w:rPr>
          <w:sz w:val="28"/>
          <w:lang w:val="fr-FR"/>
          <w:rPrChange w:id="6314" w:author="Peng Luqi" w:date="2019-10-13T14:56:00Z">
            <w:rPr>
              <w:lang w:val="fr-FR"/>
            </w:rPr>
          </w:rPrChange>
        </w:rPr>
        <w:t>Il est peut-être plus juste de suivre le courant en fonction des résultats à long</w:t>
      </w:r>
      <w:r w:rsidRPr="00FA3B19">
        <w:rPr>
          <w:sz w:val="28"/>
          <w:lang w:val="fr-FR"/>
          <w:rPrChange w:id="6315" w:author="Peng Luqi" w:date="2019-10-13T14:56:00Z">
            <w:rPr>
              <w:spacing w:val="-31"/>
              <w:lang w:val="fr-FR"/>
            </w:rPr>
          </w:rPrChange>
        </w:rPr>
        <w:t xml:space="preserve"> </w:t>
      </w:r>
      <w:r w:rsidRPr="00FA3B19">
        <w:rPr>
          <w:sz w:val="28"/>
          <w:lang w:val="fr-FR"/>
          <w:rPrChange w:id="6316" w:author="Peng Luqi" w:date="2019-10-13T14:56:00Z">
            <w:rPr>
              <w:lang w:val="fr-FR"/>
            </w:rPr>
          </w:rPrChange>
        </w:rPr>
        <w:t>terme.</w:t>
      </w:r>
    </w:p>
    <w:p w:rsidR="002B38DF" w:rsidRPr="00F94CB9" w:rsidRDefault="002B38DF">
      <w:pPr>
        <w:pStyle w:val="a3"/>
        <w:ind w:left="170" w:right="170"/>
        <w:jc w:val="both"/>
        <w:rPr>
          <w:lang w:val="fr-FR"/>
          <w:rPrChange w:id="6317" w:author="Peng Luqi" w:date="2019-10-13T14:50:00Z">
            <w:rPr>
              <w:sz w:val="23"/>
              <w:lang w:val="fr-FR"/>
            </w:rPr>
          </w:rPrChange>
        </w:rPr>
        <w:pPrChange w:id="6318" w:author="Peng Luqi" w:date="2019-10-13T14:20:00Z">
          <w:pPr>
            <w:pStyle w:val="a3"/>
            <w:spacing w:before="11"/>
          </w:pPr>
        </w:pPrChange>
      </w:pPr>
    </w:p>
    <w:p w:rsidR="002B38DF" w:rsidRDefault="00716360" w:rsidP="00CB23F4">
      <w:pPr>
        <w:ind w:left="170" w:right="170"/>
        <w:jc w:val="both"/>
        <w:rPr>
          <w:ins w:id="6319" w:author="Peng Luqi" w:date="2019-10-13T14:56:00Z"/>
          <w:sz w:val="28"/>
          <w:szCs w:val="28"/>
          <w:lang w:val="fr-FR"/>
        </w:rPr>
      </w:pPr>
      <w:r w:rsidRPr="00F94CB9">
        <w:rPr>
          <w:sz w:val="28"/>
          <w:szCs w:val="28"/>
          <w:lang w:val="fr-FR"/>
          <w:rPrChange w:id="6320" w:author="Peng Luqi" w:date="2019-10-13T14:50:00Z">
            <w:rPr>
              <w:lang w:val="fr-FR"/>
            </w:rPr>
          </w:rPrChange>
        </w:rPr>
        <w:t>Bien</w:t>
      </w:r>
      <w:r w:rsidRPr="00F94CB9">
        <w:rPr>
          <w:spacing w:val="-5"/>
          <w:sz w:val="28"/>
          <w:szCs w:val="28"/>
          <w:lang w:val="fr-FR"/>
          <w:rPrChange w:id="6321" w:author="Peng Luqi" w:date="2019-10-13T14:50:00Z">
            <w:rPr>
              <w:spacing w:val="-5"/>
              <w:lang w:val="fr-FR"/>
            </w:rPr>
          </w:rPrChange>
        </w:rPr>
        <w:t xml:space="preserve"> </w:t>
      </w:r>
      <w:r w:rsidRPr="00F94CB9">
        <w:rPr>
          <w:sz w:val="28"/>
          <w:szCs w:val="28"/>
          <w:lang w:val="fr-FR"/>
          <w:rPrChange w:id="6322" w:author="Peng Luqi" w:date="2019-10-13T14:50:00Z">
            <w:rPr>
              <w:lang w:val="fr-FR"/>
            </w:rPr>
          </w:rPrChange>
        </w:rPr>
        <w:t>que</w:t>
      </w:r>
      <w:r w:rsidRPr="00F94CB9">
        <w:rPr>
          <w:spacing w:val="-5"/>
          <w:sz w:val="28"/>
          <w:szCs w:val="28"/>
          <w:lang w:val="fr-FR"/>
          <w:rPrChange w:id="6323" w:author="Peng Luqi" w:date="2019-10-13T14:50:00Z">
            <w:rPr>
              <w:spacing w:val="-5"/>
              <w:lang w:val="fr-FR"/>
            </w:rPr>
          </w:rPrChange>
        </w:rPr>
        <w:t xml:space="preserve"> </w:t>
      </w:r>
      <w:r w:rsidRPr="00F94CB9">
        <w:rPr>
          <w:sz w:val="28"/>
          <w:szCs w:val="28"/>
          <w:lang w:val="fr-FR"/>
          <w:rPrChange w:id="6324" w:author="Peng Luqi" w:date="2019-10-13T14:50:00Z">
            <w:rPr>
              <w:lang w:val="fr-FR"/>
            </w:rPr>
          </w:rPrChange>
        </w:rPr>
        <w:t>tout</w:t>
      </w:r>
      <w:r w:rsidRPr="00F94CB9">
        <w:rPr>
          <w:spacing w:val="-4"/>
          <w:sz w:val="28"/>
          <w:szCs w:val="28"/>
          <w:lang w:val="fr-FR"/>
          <w:rPrChange w:id="6325" w:author="Peng Luqi" w:date="2019-10-13T14:50:00Z">
            <w:rPr>
              <w:spacing w:val="-4"/>
              <w:lang w:val="fr-FR"/>
            </w:rPr>
          </w:rPrChange>
        </w:rPr>
        <w:t xml:space="preserve"> </w:t>
      </w:r>
      <w:r w:rsidRPr="00F94CB9">
        <w:rPr>
          <w:sz w:val="28"/>
          <w:szCs w:val="28"/>
          <w:lang w:val="fr-FR"/>
          <w:rPrChange w:id="6326" w:author="Peng Luqi" w:date="2019-10-13T14:50:00Z">
            <w:rPr>
              <w:lang w:val="fr-FR"/>
            </w:rPr>
          </w:rPrChange>
        </w:rPr>
        <w:t>le</w:t>
      </w:r>
      <w:r w:rsidRPr="00F94CB9">
        <w:rPr>
          <w:spacing w:val="-5"/>
          <w:sz w:val="28"/>
          <w:szCs w:val="28"/>
          <w:lang w:val="fr-FR"/>
          <w:rPrChange w:id="6327" w:author="Peng Luqi" w:date="2019-10-13T14:50:00Z">
            <w:rPr>
              <w:spacing w:val="-5"/>
              <w:lang w:val="fr-FR"/>
            </w:rPr>
          </w:rPrChange>
        </w:rPr>
        <w:t xml:space="preserve"> </w:t>
      </w:r>
      <w:r w:rsidRPr="00F94CB9">
        <w:rPr>
          <w:sz w:val="28"/>
          <w:szCs w:val="28"/>
          <w:lang w:val="fr-FR"/>
          <w:rPrChange w:id="6328" w:author="Peng Luqi" w:date="2019-10-13T14:50:00Z">
            <w:rPr>
              <w:lang w:val="fr-FR"/>
            </w:rPr>
          </w:rPrChange>
        </w:rPr>
        <w:t>monde</w:t>
      </w:r>
      <w:r w:rsidRPr="00F94CB9">
        <w:rPr>
          <w:spacing w:val="-4"/>
          <w:sz w:val="28"/>
          <w:szCs w:val="28"/>
          <w:lang w:val="fr-FR"/>
          <w:rPrChange w:id="6329" w:author="Peng Luqi" w:date="2019-10-13T14:50:00Z">
            <w:rPr>
              <w:spacing w:val="-4"/>
              <w:lang w:val="fr-FR"/>
            </w:rPr>
          </w:rPrChange>
        </w:rPr>
        <w:t xml:space="preserve"> </w:t>
      </w:r>
      <w:r w:rsidRPr="00F94CB9">
        <w:rPr>
          <w:sz w:val="28"/>
          <w:szCs w:val="28"/>
          <w:lang w:val="fr-FR"/>
          <w:rPrChange w:id="6330" w:author="Peng Luqi" w:date="2019-10-13T14:50:00Z">
            <w:rPr>
              <w:lang w:val="fr-FR"/>
            </w:rPr>
          </w:rPrChange>
        </w:rPr>
        <w:t>pense</w:t>
      </w:r>
      <w:r w:rsidRPr="00F94CB9">
        <w:rPr>
          <w:spacing w:val="-5"/>
          <w:sz w:val="28"/>
          <w:szCs w:val="28"/>
          <w:lang w:val="fr-FR"/>
          <w:rPrChange w:id="6331" w:author="Peng Luqi" w:date="2019-10-13T14:50:00Z">
            <w:rPr>
              <w:spacing w:val="-5"/>
              <w:lang w:val="fr-FR"/>
            </w:rPr>
          </w:rPrChange>
        </w:rPr>
        <w:t xml:space="preserve"> </w:t>
      </w:r>
      <w:r w:rsidRPr="00F94CB9">
        <w:rPr>
          <w:sz w:val="28"/>
          <w:szCs w:val="28"/>
          <w:lang w:val="fr-FR"/>
          <w:rPrChange w:id="6332" w:author="Peng Luqi" w:date="2019-10-13T14:50:00Z">
            <w:rPr>
              <w:lang w:val="fr-FR"/>
            </w:rPr>
          </w:rPrChange>
        </w:rPr>
        <w:t>comprendre</w:t>
      </w:r>
      <w:r w:rsidRPr="00F94CB9">
        <w:rPr>
          <w:spacing w:val="-5"/>
          <w:sz w:val="28"/>
          <w:szCs w:val="28"/>
          <w:lang w:val="fr-FR"/>
          <w:rPrChange w:id="6333" w:author="Peng Luqi" w:date="2019-10-13T14:50:00Z">
            <w:rPr>
              <w:spacing w:val="-5"/>
              <w:lang w:val="fr-FR"/>
            </w:rPr>
          </w:rPrChange>
        </w:rPr>
        <w:t xml:space="preserve"> </w:t>
      </w:r>
      <w:r w:rsidRPr="00F94CB9">
        <w:rPr>
          <w:sz w:val="28"/>
          <w:szCs w:val="28"/>
          <w:lang w:val="fr-FR"/>
          <w:rPrChange w:id="6334" w:author="Peng Luqi" w:date="2019-10-13T14:50:00Z">
            <w:rPr>
              <w:lang w:val="fr-FR"/>
            </w:rPr>
          </w:rPrChange>
        </w:rPr>
        <w:t>l</w:t>
      </w:r>
      <w:del w:id="6335" w:author="Peng Luqi" w:date="2019-10-13T14:43:00Z">
        <w:r w:rsidRPr="00F94CB9" w:rsidDel="00EF666F">
          <w:rPr>
            <w:sz w:val="28"/>
            <w:szCs w:val="28"/>
            <w:lang w:val="fr-FR"/>
            <w:rPrChange w:id="6336" w:author="Peng Luqi" w:date="2019-10-13T14:50:00Z">
              <w:rPr>
                <w:lang w:val="fr-FR"/>
              </w:rPr>
            </w:rPrChange>
          </w:rPr>
          <w:delText>’</w:delText>
        </w:r>
      </w:del>
      <w:ins w:id="6337" w:author="Peng Luqi" w:date="2019-10-13T14:43:00Z">
        <w:r w:rsidR="00EF666F" w:rsidRPr="00F94CB9">
          <w:rPr>
            <w:sz w:val="28"/>
            <w:szCs w:val="28"/>
            <w:lang w:val="fr-FR"/>
            <w:rPrChange w:id="6338" w:author="Peng Luqi" w:date="2019-10-13T14:50:00Z">
              <w:rPr>
                <w:lang w:val="fr-FR"/>
              </w:rPr>
            </w:rPrChange>
          </w:rPr>
          <w:t>’</w:t>
        </w:r>
      </w:ins>
      <w:r w:rsidRPr="00F94CB9">
        <w:rPr>
          <w:sz w:val="28"/>
          <w:szCs w:val="28"/>
          <w:lang w:val="fr-FR"/>
          <w:rPrChange w:id="6339" w:author="Peng Luqi" w:date="2019-10-13T14:50:00Z">
            <w:rPr>
              <w:lang w:val="fr-FR"/>
            </w:rPr>
          </w:rPrChange>
        </w:rPr>
        <w:t>expression</w:t>
      </w:r>
      <w:r w:rsidRPr="00F94CB9">
        <w:rPr>
          <w:spacing w:val="-4"/>
          <w:sz w:val="28"/>
          <w:szCs w:val="28"/>
          <w:lang w:val="fr-FR"/>
          <w:rPrChange w:id="6340" w:author="Peng Luqi" w:date="2019-10-13T14:50:00Z">
            <w:rPr>
              <w:spacing w:val="-4"/>
              <w:lang w:val="fr-FR"/>
            </w:rPr>
          </w:rPrChange>
        </w:rPr>
        <w:t xml:space="preserve"> </w:t>
      </w:r>
      <w:r w:rsidRPr="00F94CB9">
        <w:rPr>
          <w:sz w:val="28"/>
          <w:szCs w:val="28"/>
          <w:lang w:val="fr-FR"/>
          <w:rPrChange w:id="6341" w:author="Peng Luqi" w:date="2019-10-13T14:50:00Z">
            <w:rPr>
              <w:lang w:val="fr-FR"/>
            </w:rPr>
          </w:rPrChange>
        </w:rPr>
        <w:t>«</w:t>
      </w:r>
      <w:r w:rsidRPr="00F94CB9">
        <w:rPr>
          <w:spacing w:val="-4"/>
          <w:sz w:val="28"/>
          <w:szCs w:val="28"/>
          <w:lang w:val="fr-FR"/>
          <w:rPrChange w:id="6342" w:author="Peng Luqi" w:date="2019-10-13T14:50:00Z">
            <w:rPr>
              <w:spacing w:val="-4"/>
              <w:lang w:val="fr-FR"/>
            </w:rPr>
          </w:rPrChange>
        </w:rPr>
        <w:t xml:space="preserve"> </w:t>
      </w:r>
      <w:r w:rsidRPr="00F94CB9">
        <w:rPr>
          <w:sz w:val="28"/>
          <w:szCs w:val="28"/>
          <w:lang w:val="fr-FR"/>
          <w:rPrChange w:id="6343" w:author="Peng Luqi" w:date="2019-10-13T14:50:00Z">
            <w:rPr>
              <w:lang w:val="fr-FR"/>
            </w:rPr>
          </w:rPrChange>
        </w:rPr>
        <w:t>suivre</w:t>
      </w:r>
      <w:r w:rsidRPr="00F94CB9">
        <w:rPr>
          <w:spacing w:val="-4"/>
          <w:sz w:val="28"/>
          <w:szCs w:val="28"/>
          <w:lang w:val="fr-FR"/>
          <w:rPrChange w:id="6344" w:author="Peng Luqi" w:date="2019-10-13T14:50:00Z">
            <w:rPr>
              <w:spacing w:val="-4"/>
              <w:lang w:val="fr-FR"/>
            </w:rPr>
          </w:rPrChange>
        </w:rPr>
        <w:t xml:space="preserve"> </w:t>
      </w:r>
      <w:r w:rsidRPr="00F94CB9">
        <w:rPr>
          <w:sz w:val="28"/>
          <w:szCs w:val="28"/>
          <w:lang w:val="fr-FR"/>
          <w:rPrChange w:id="6345" w:author="Peng Luqi" w:date="2019-10-13T14:50:00Z">
            <w:rPr>
              <w:lang w:val="fr-FR"/>
            </w:rPr>
          </w:rPrChange>
        </w:rPr>
        <w:t>le</w:t>
      </w:r>
      <w:r w:rsidRPr="00F94CB9">
        <w:rPr>
          <w:spacing w:val="-5"/>
          <w:sz w:val="28"/>
          <w:szCs w:val="28"/>
          <w:lang w:val="fr-FR"/>
          <w:rPrChange w:id="6346" w:author="Peng Luqi" w:date="2019-10-13T14:50:00Z">
            <w:rPr>
              <w:spacing w:val="-5"/>
              <w:lang w:val="fr-FR"/>
            </w:rPr>
          </w:rPrChange>
        </w:rPr>
        <w:t xml:space="preserve"> </w:t>
      </w:r>
      <w:r w:rsidRPr="00F94CB9">
        <w:rPr>
          <w:sz w:val="28"/>
          <w:szCs w:val="28"/>
          <w:lang w:val="fr-FR"/>
          <w:rPrChange w:id="6347" w:author="Peng Luqi" w:date="2019-10-13T14:50:00Z">
            <w:rPr>
              <w:lang w:val="fr-FR"/>
            </w:rPr>
          </w:rPrChange>
        </w:rPr>
        <w:t>courant</w:t>
      </w:r>
      <w:r w:rsidRPr="00F94CB9">
        <w:rPr>
          <w:spacing w:val="-3"/>
          <w:sz w:val="28"/>
          <w:szCs w:val="28"/>
          <w:lang w:val="fr-FR"/>
          <w:rPrChange w:id="6348" w:author="Peng Luqi" w:date="2019-10-13T14:50:00Z">
            <w:rPr>
              <w:spacing w:val="-3"/>
              <w:lang w:val="fr-FR"/>
            </w:rPr>
          </w:rPrChange>
        </w:rPr>
        <w:t xml:space="preserve"> </w:t>
      </w:r>
      <w:r w:rsidRPr="00F94CB9">
        <w:rPr>
          <w:sz w:val="28"/>
          <w:szCs w:val="28"/>
          <w:lang w:val="fr-FR"/>
          <w:rPrChange w:id="6349" w:author="Peng Luqi" w:date="2019-10-13T14:50:00Z">
            <w:rPr>
              <w:lang w:val="fr-FR"/>
            </w:rPr>
          </w:rPrChange>
        </w:rPr>
        <w:t>»,</w:t>
      </w:r>
      <w:r w:rsidRPr="00F94CB9">
        <w:rPr>
          <w:spacing w:val="-4"/>
          <w:sz w:val="28"/>
          <w:szCs w:val="28"/>
          <w:lang w:val="fr-FR"/>
          <w:rPrChange w:id="6350" w:author="Peng Luqi" w:date="2019-10-13T14:50:00Z">
            <w:rPr>
              <w:spacing w:val="-4"/>
              <w:lang w:val="fr-FR"/>
            </w:rPr>
          </w:rPrChange>
        </w:rPr>
        <w:t xml:space="preserve"> </w:t>
      </w:r>
      <w:r w:rsidRPr="00F94CB9">
        <w:rPr>
          <w:sz w:val="28"/>
          <w:szCs w:val="28"/>
          <w:lang w:val="fr-FR"/>
          <w:rPrChange w:id="6351" w:author="Peng Luqi" w:date="2019-10-13T14:50:00Z">
            <w:rPr>
              <w:lang w:val="fr-FR"/>
            </w:rPr>
          </w:rPrChange>
        </w:rPr>
        <w:t>après</w:t>
      </w:r>
      <w:r w:rsidRPr="00F94CB9">
        <w:rPr>
          <w:spacing w:val="-5"/>
          <w:sz w:val="28"/>
          <w:szCs w:val="28"/>
          <w:lang w:val="fr-FR"/>
          <w:rPrChange w:id="6352" w:author="Peng Luqi" w:date="2019-10-13T14:50:00Z">
            <w:rPr>
              <w:spacing w:val="-5"/>
              <w:lang w:val="fr-FR"/>
            </w:rPr>
          </w:rPrChange>
        </w:rPr>
        <w:t xml:space="preserve"> </w:t>
      </w:r>
      <w:r w:rsidRPr="00F94CB9">
        <w:rPr>
          <w:sz w:val="28"/>
          <w:szCs w:val="28"/>
          <w:lang w:val="fr-FR"/>
          <w:rPrChange w:id="6353" w:author="Peng Luqi" w:date="2019-10-13T14:50:00Z">
            <w:rPr>
              <w:lang w:val="fr-FR"/>
            </w:rPr>
          </w:rPrChange>
        </w:rPr>
        <w:t>quelques</w:t>
      </w:r>
      <w:r w:rsidRPr="00F94CB9">
        <w:rPr>
          <w:spacing w:val="-4"/>
          <w:sz w:val="28"/>
          <w:szCs w:val="28"/>
          <w:lang w:val="fr-FR"/>
          <w:rPrChange w:id="6354" w:author="Peng Luqi" w:date="2019-10-13T14:50:00Z">
            <w:rPr>
              <w:spacing w:val="-4"/>
              <w:lang w:val="fr-FR"/>
            </w:rPr>
          </w:rPrChange>
        </w:rPr>
        <w:t xml:space="preserve"> </w:t>
      </w:r>
      <w:r w:rsidRPr="00F94CB9">
        <w:rPr>
          <w:sz w:val="28"/>
          <w:szCs w:val="28"/>
          <w:lang w:val="fr-FR"/>
          <w:rPrChange w:id="6355" w:author="Peng Luqi" w:date="2019-10-13T14:50:00Z">
            <w:rPr>
              <w:lang w:val="fr-FR"/>
            </w:rPr>
          </w:rPrChange>
        </w:rPr>
        <w:t>réflexions sérieuses, ils obtiendront des conclusions différentes, voire</w:t>
      </w:r>
      <w:r w:rsidRPr="00F94CB9">
        <w:rPr>
          <w:spacing w:val="-9"/>
          <w:sz w:val="28"/>
          <w:szCs w:val="28"/>
          <w:lang w:val="fr-FR"/>
          <w:rPrChange w:id="6356" w:author="Peng Luqi" w:date="2019-10-13T14:50:00Z">
            <w:rPr>
              <w:spacing w:val="-9"/>
              <w:lang w:val="fr-FR"/>
            </w:rPr>
          </w:rPrChange>
        </w:rPr>
        <w:t xml:space="preserve"> </w:t>
      </w:r>
      <w:r w:rsidRPr="00F94CB9">
        <w:rPr>
          <w:sz w:val="28"/>
          <w:szCs w:val="28"/>
          <w:lang w:val="fr-FR"/>
          <w:rPrChange w:id="6357" w:author="Peng Luqi" w:date="2019-10-13T14:50:00Z">
            <w:rPr>
              <w:lang w:val="fr-FR"/>
            </w:rPr>
          </w:rPrChange>
        </w:rPr>
        <w:t>opposées.</w:t>
      </w:r>
    </w:p>
    <w:p w:rsidR="00FA3B19" w:rsidRPr="00F94CB9" w:rsidRDefault="00FA3B19">
      <w:pPr>
        <w:ind w:left="170" w:right="170"/>
        <w:jc w:val="both"/>
        <w:rPr>
          <w:sz w:val="28"/>
          <w:szCs w:val="28"/>
          <w:lang w:val="fr-FR"/>
          <w:rPrChange w:id="6358" w:author="Peng Luqi" w:date="2019-10-13T14:50:00Z">
            <w:rPr>
              <w:lang w:val="fr-FR"/>
            </w:rPr>
          </w:rPrChange>
        </w:rPr>
        <w:pPrChange w:id="6359" w:author="Peng Luqi" w:date="2019-10-13T14:20:00Z">
          <w:pPr>
            <w:ind w:left="130" w:right="183"/>
            <w:jc w:val="both"/>
          </w:pPr>
        </w:pPrChange>
      </w:pPr>
    </w:p>
    <w:p w:rsidR="002B38DF" w:rsidRPr="00F23B1D" w:rsidRDefault="00F23B1D">
      <w:pPr>
        <w:pStyle w:val="2"/>
        <w:spacing w:before="0" w:after="0" w:line="240" w:lineRule="auto"/>
        <w:ind w:left="170" w:right="170"/>
        <w:rPr>
          <w:ins w:id="6360" w:author="Peng Luqi" w:date="2019-10-13T14:56:00Z"/>
          <w:b w:val="0"/>
          <w:sz w:val="28"/>
          <w:szCs w:val="28"/>
          <w:lang w:val="fr-FR"/>
          <w:rPrChange w:id="6361" w:author="Peng Luqi" w:date="2019-10-13T22:49:00Z">
            <w:rPr>
              <w:ins w:id="6362" w:author="Peng Luqi" w:date="2019-10-13T14:56:00Z"/>
              <w:b/>
              <w:sz w:val="28"/>
              <w:szCs w:val="28"/>
              <w:lang w:val="fr-FR"/>
            </w:rPr>
          </w:rPrChange>
        </w:rPr>
        <w:pPrChange w:id="6363" w:author="Peng Luqi" w:date="2019-10-13T22:49:00Z">
          <w:pPr>
            <w:pStyle w:val="a4"/>
            <w:numPr>
              <w:ilvl w:val="1"/>
              <w:numId w:val="15"/>
            </w:numPr>
            <w:tabs>
              <w:tab w:val="left" w:pos="461"/>
            </w:tabs>
            <w:ind w:left="499" w:right="170" w:hanging="329"/>
            <w:jc w:val="both"/>
          </w:pPr>
        </w:pPrChange>
      </w:pPr>
      <w:ins w:id="6364" w:author="Peng Luqi" w:date="2019-10-13T22:49:00Z">
        <w:r>
          <w:rPr>
            <w:rFonts w:ascii="Times New Roman" w:hAnsi="Times New Roman" w:cs="Times New Roman"/>
            <w:sz w:val="28"/>
            <w:szCs w:val="28"/>
            <w:lang w:val="fr-FR"/>
          </w:rPr>
          <w:lastRenderedPageBreak/>
          <w:t xml:space="preserve">9.7 </w:t>
        </w:r>
      </w:ins>
      <w:r w:rsidR="00716360" w:rsidRPr="00F23B1D">
        <w:rPr>
          <w:rFonts w:ascii="Times New Roman" w:hAnsi="Times New Roman" w:cs="Times New Roman"/>
          <w:sz w:val="28"/>
          <w:szCs w:val="28"/>
          <w:lang w:val="fr-FR"/>
          <w:rPrChange w:id="6365" w:author="Peng Luqi" w:date="2019-10-13T22:49:00Z">
            <w:rPr>
              <w:bCs/>
              <w:lang w:val="fr-FR"/>
            </w:rPr>
          </w:rPrChange>
        </w:rPr>
        <w:t>De combien d</w:t>
      </w:r>
      <w:del w:id="6366" w:author="Peng Luqi" w:date="2019-10-13T14:43:00Z">
        <w:r w:rsidR="00716360" w:rsidRPr="00F23B1D" w:rsidDel="00EF666F">
          <w:rPr>
            <w:rFonts w:ascii="Times New Roman" w:hAnsi="Times New Roman" w:cs="Times New Roman"/>
            <w:sz w:val="28"/>
            <w:szCs w:val="28"/>
            <w:lang w:val="fr-FR"/>
            <w:rPrChange w:id="6367" w:author="Peng Luqi" w:date="2019-10-13T22:49:00Z">
              <w:rPr>
                <w:bCs/>
                <w:lang w:val="fr-FR"/>
              </w:rPr>
            </w:rPrChange>
          </w:rPr>
          <w:delText>’</w:delText>
        </w:r>
      </w:del>
      <w:ins w:id="6368" w:author="Peng Luqi" w:date="2019-10-13T14:43:00Z">
        <w:r w:rsidR="00EF666F" w:rsidRPr="00F23B1D">
          <w:rPr>
            <w:rFonts w:ascii="Times New Roman" w:hAnsi="Times New Roman" w:cs="Times New Roman"/>
            <w:sz w:val="28"/>
            <w:szCs w:val="28"/>
            <w:lang w:val="fr-FR"/>
            <w:rPrChange w:id="6369" w:author="Peng Luqi" w:date="2019-10-13T22:49:00Z">
              <w:rPr>
                <w:bCs/>
                <w:lang w:val="fr-FR"/>
              </w:rPr>
            </w:rPrChange>
          </w:rPr>
          <w:t>’</w:t>
        </w:r>
      </w:ins>
      <w:r w:rsidR="00716360" w:rsidRPr="00F23B1D">
        <w:rPr>
          <w:rFonts w:ascii="Times New Roman" w:hAnsi="Times New Roman" w:cs="Times New Roman"/>
          <w:sz w:val="28"/>
          <w:szCs w:val="28"/>
          <w:lang w:val="fr-FR"/>
          <w:rPrChange w:id="6370" w:author="Peng Luqi" w:date="2019-10-13T22:49:00Z">
            <w:rPr>
              <w:bCs/>
              <w:lang w:val="fr-FR"/>
            </w:rPr>
          </w:rPrChange>
        </w:rPr>
        <w:t>espace disposez-vous dans les limites actives</w:t>
      </w:r>
      <w:r w:rsidR="00716360" w:rsidRPr="00F23B1D">
        <w:rPr>
          <w:rFonts w:ascii="Times New Roman" w:hAnsi="Times New Roman" w:cs="Times New Roman"/>
          <w:sz w:val="28"/>
          <w:szCs w:val="28"/>
          <w:lang w:val="fr-FR"/>
          <w:rPrChange w:id="6371" w:author="Peng Luqi" w:date="2019-10-13T22:49:00Z">
            <w:rPr>
              <w:bCs/>
              <w:spacing w:val="-12"/>
              <w:lang w:val="fr-FR"/>
            </w:rPr>
          </w:rPrChange>
        </w:rPr>
        <w:t xml:space="preserve"> </w:t>
      </w:r>
      <w:r w:rsidR="00716360" w:rsidRPr="00F23B1D">
        <w:rPr>
          <w:rFonts w:ascii="Times New Roman" w:hAnsi="Times New Roman" w:cs="Times New Roman"/>
          <w:sz w:val="28"/>
          <w:szCs w:val="28"/>
          <w:lang w:val="fr-FR"/>
          <w:rPrChange w:id="6372" w:author="Peng Luqi" w:date="2019-10-13T22:49:00Z">
            <w:rPr>
              <w:bCs/>
              <w:lang w:val="fr-FR"/>
            </w:rPr>
          </w:rPrChange>
        </w:rPr>
        <w:t>?</w:t>
      </w:r>
    </w:p>
    <w:p w:rsidR="00FA3B19" w:rsidRPr="00FA3B19" w:rsidRDefault="00FA3B19">
      <w:pPr>
        <w:tabs>
          <w:tab w:val="left" w:pos="461"/>
        </w:tabs>
        <w:ind w:left="170" w:right="170"/>
        <w:jc w:val="both"/>
        <w:rPr>
          <w:b/>
          <w:sz w:val="28"/>
          <w:szCs w:val="28"/>
          <w:lang w:val="fr-FR"/>
          <w:rPrChange w:id="6373" w:author="Peng Luqi" w:date="2019-10-13T14:56:00Z">
            <w:rPr>
              <w:b/>
              <w:lang w:val="fr-FR"/>
            </w:rPr>
          </w:rPrChange>
        </w:rPr>
        <w:pPrChange w:id="6374" w:author="Peng Luqi" w:date="2019-10-13T14:56:00Z">
          <w:pPr>
            <w:pStyle w:val="a4"/>
            <w:numPr>
              <w:ilvl w:val="1"/>
              <w:numId w:val="15"/>
            </w:numPr>
            <w:tabs>
              <w:tab w:val="left" w:pos="461"/>
            </w:tabs>
            <w:spacing w:before="185"/>
            <w:ind w:left="460" w:hanging="330"/>
            <w:jc w:val="both"/>
          </w:pPr>
        </w:pPrChange>
      </w:pPr>
    </w:p>
    <w:p w:rsidR="002B38DF" w:rsidRPr="00F94CB9" w:rsidRDefault="00716360">
      <w:pPr>
        <w:ind w:left="170" w:right="170"/>
        <w:jc w:val="both"/>
        <w:rPr>
          <w:sz w:val="28"/>
          <w:szCs w:val="28"/>
          <w:lang w:val="fr-FR"/>
          <w:rPrChange w:id="6375" w:author="Peng Luqi" w:date="2019-10-13T14:50:00Z">
            <w:rPr>
              <w:lang w:val="fr-FR"/>
            </w:rPr>
          </w:rPrChange>
        </w:rPr>
        <w:pPrChange w:id="6376" w:author="Peng Luqi" w:date="2019-10-13T14:20:00Z">
          <w:pPr>
            <w:spacing w:before="179"/>
            <w:ind w:left="130" w:right="183"/>
            <w:jc w:val="both"/>
          </w:pPr>
        </w:pPrChange>
      </w:pPr>
      <w:r w:rsidRPr="00F94CB9">
        <w:rPr>
          <w:sz w:val="28"/>
          <w:szCs w:val="28"/>
          <w:lang w:val="fr-FR"/>
          <w:rPrChange w:id="6377" w:author="Peng Luqi" w:date="2019-10-13T14:50:00Z">
            <w:rPr>
              <w:lang w:val="fr-FR"/>
            </w:rPr>
          </w:rPrChange>
        </w:rPr>
        <w:t>Comme nous l</w:t>
      </w:r>
      <w:del w:id="6378" w:author="Peng Luqi" w:date="2019-10-13T14:43:00Z">
        <w:r w:rsidRPr="00F94CB9" w:rsidDel="00EF666F">
          <w:rPr>
            <w:sz w:val="28"/>
            <w:szCs w:val="28"/>
            <w:lang w:val="fr-FR"/>
            <w:rPrChange w:id="6379" w:author="Peng Luqi" w:date="2019-10-13T14:50:00Z">
              <w:rPr>
                <w:lang w:val="fr-FR"/>
              </w:rPr>
            </w:rPrChange>
          </w:rPr>
          <w:delText>’</w:delText>
        </w:r>
      </w:del>
      <w:ins w:id="6380" w:author="Peng Luqi" w:date="2019-10-13T14:43:00Z">
        <w:r w:rsidR="00EF666F" w:rsidRPr="00F94CB9">
          <w:rPr>
            <w:sz w:val="28"/>
            <w:szCs w:val="28"/>
            <w:lang w:val="fr-FR"/>
            <w:rPrChange w:id="6381" w:author="Peng Luqi" w:date="2019-10-13T14:50:00Z">
              <w:rPr>
                <w:lang w:val="fr-FR"/>
              </w:rPr>
            </w:rPrChange>
          </w:rPr>
          <w:t>’</w:t>
        </w:r>
      </w:ins>
      <w:r w:rsidRPr="00F94CB9">
        <w:rPr>
          <w:sz w:val="28"/>
          <w:szCs w:val="28"/>
          <w:lang w:val="fr-FR"/>
          <w:rPrChange w:id="6382" w:author="Peng Luqi" w:date="2019-10-13T14:50:00Z">
            <w:rPr>
              <w:lang w:val="fr-FR"/>
            </w:rPr>
          </w:rPrChange>
        </w:rPr>
        <w:t>avons mentionné précédemment, « tout ce qui a un impact majeur sur vous n</w:t>
      </w:r>
      <w:del w:id="6383" w:author="Peng Luqi" w:date="2019-10-13T14:43:00Z">
        <w:r w:rsidRPr="00F94CB9" w:rsidDel="00EF666F">
          <w:rPr>
            <w:sz w:val="28"/>
            <w:szCs w:val="28"/>
            <w:lang w:val="fr-FR"/>
            <w:rPrChange w:id="6384" w:author="Peng Luqi" w:date="2019-10-13T14:50:00Z">
              <w:rPr>
                <w:lang w:val="fr-FR"/>
              </w:rPr>
            </w:rPrChange>
          </w:rPr>
          <w:delText>’</w:delText>
        </w:r>
      </w:del>
      <w:ins w:id="6385" w:author="Peng Luqi" w:date="2019-10-13T14:43:00Z">
        <w:r w:rsidR="00EF666F" w:rsidRPr="00F94CB9">
          <w:rPr>
            <w:sz w:val="28"/>
            <w:szCs w:val="28"/>
            <w:lang w:val="fr-FR"/>
            <w:rPrChange w:id="6386" w:author="Peng Luqi" w:date="2019-10-13T14:50:00Z">
              <w:rPr>
                <w:lang w:val="fr-FR"/>
              </w:rPr>
            </w:rPrChange>
          </w:rPr>
          <w:t>’</w:t>
        </w:r>
      </w:ins>
      <w:r w:rsidRPr="00F94CB9">
        <w:rPr>
          <w:sz w:val="28"/>
          <w:szCs w:val="28"/>
          <w:lang w:val="fr-FR"/>
          <w:rPrChange w:id="6387" w:author="Peng Luqi" w:date="2019-10-13T14:50:00Z">
            <w:rPr>
              <w:lang w:val="fr-FR"/>
            </w:rPr>
          </w:rPrChange>
        </w:rPr>
        <w:t>est pas quelque chose que vous pouvez contrôler ».</w:t>
      </w:r>
      <w:ins w:id="6388" w:author="Peng Luqi" w:date="2019-10-13T21:28:00Z">
        <w:r w:rsidR="006E6782">
          <w:rPr>
            <w:sz w:val="28"/>
            <w:szCs w:val="28"/>
            <w:lang w:val="fr-FR"/>
          </w:rPr>
          <w:t xml:space="preserve"> </w:t>
        </w:r>
      </w:ins>
      <w:r w:rsidRPr="00F94CB9">
        <w:rPr>
          <w:sz w:val="28"/>
          <w:szCs w:val="28"/>
          <w:lang w:val="fr-FR"/>
          <w:rPrChange w:id="6389" w:author="Peng Luqi" w:date="2019-10-13T14:50:00Z">
            <w:rPr>
              <w:lang w:val="fr-FR"/>
            </w:rPr>
          </w:rPrChange>
        </w:rPr>
        <w:t>Vous</w:t>
      </w:r>
      <w:del w:id="6390" w:author="Peng Luqi" w:date="2019-10-13T21:28:00Z">
        <w:r w:rsidRPr="00F94CB9" w:rsidDel="006E6782">
          <w:rPr>
            <w:sz w:val="28"/>
            <w:szCs w:val="28"/>
            <w:lang w:val="fr-FR"/>
            <w:rPrChange w:id="6391" w:author="Peng Luqi" w:date="2019-10-13T14:50:00Z">
              <w:rPr>
                <w:lang w:val="fr-FR"/>
              </w:rPr>
            </w:rPrChange>
          </w:rPr>
          <w:delText xml:space="preserve"> </w:delText>
        </w:r>
      </w:del>
      <w:ins w:id="6392" w:author="Peng Luqi" w:date="2019-10-13T21:28:00Z">
        <w:r w:rsidR="006E6782">
          <w:rPr>
            <w:sz w:val="28"/>
            <w:szCs w:val="28"/>
            <w:lang w:val="fr-FR"/>
          </w:rPr>
          <w:t xml:space="preserve"> </w:t>
        </w:r>
      </w:ins>
      <w:r w:rsidRPr="00F94CB9">
        <w:rPr>
          <w:sz w:val="28"/>
          <w:szCs w:val="28"/>
          <w:lang w:val="fr-FR"/>
          <w:rPrChange w:id="6393" w:author="Peng Luqi" w:date="2019-10-13T14:50:00Z">
            <w:rPr>
              <w:lang w:val="fr-FR"/>
            </w:rPr>
          </w:rPrChange>
        </w:rPr>
        <w:t>savez maintenant que vous ne pouvez pas contrôler les facteurs qui ont un impact majeur sur vous car ils se situent en dehors de vos limites actives.</w:t>
      </w:r>
    </w:p>
    <w:p w:rsidR="002B38DF" w:rsidRPr="00F94CB9" w:rsidRDefault="002B38DF">
      <w:pPr>
        <w:pStyle w:val="a3"/>
        <w:ind w:left="170" w:right="170"/>
        <w:jc w:val="both"/>
        <w:rPr>
          <w:lang w:val="fr-FR"/>
          <w:rPrChange w:id="6394" w:author="Peng Luqi" w:date="2019-10-13T14:50:00Z">
            <w:rPr>
              <w:sz w:val="20"/>
              <w:lang w:val="fr-FR"/>
            </w:rPr>
          </w:rPrChange>
        </w:rPr>
        <w:pPrChange w:id="6395" w:author="Peng Luqi" w:date="2019-10-13T14:20:00Z">
          <w:pPr>
            <w:pStyle w:val="a3"/>
            <w:spacing w:before="10"/>
          </w:pPr>
        </w:pPrChange>
      </w:pPr>
    </w:p>
    <w:p w:rsidR="00FA3B19" w:rsidRDefault="00716360" w:rsidP="00CB23F4">
      <w:pPr>
        <w:ind w:left="170" w:right="170"/>
        <w:jc w:val="both"/>
        <w:rPr>
          <w:ins w:id="6396" w:author="Peng Luqi" w:date="2019-10-13T14:56:00Z"/>
          <w:sz w:val="28"/>
          <w:szCs w:val="28"/>
          <w:lang w:val="fr-FR"/>
        </w:rPr>
      </w:pPr>
      <w:r w:rsidRPr="00F94CB9">
        <w:rPr>
          <w:sz w:val="28"/>
          <w:szCs w:val="28"/>
          <w:lang w:val="fr-FR"/>
          <w:rPrChange w:id="6397" w:author="Peng Luqi" w:date="2019-10-13T14:50:00Z">
            <w:rPr>
              <w:lang w:val="fr-FR"/>
            </w:rPr>
          </w:rPrChange>
        </w:rPr>
        <w:t>Cependant, le savez-vous ? Dans vos limites actives, il y a beaucoup de choses que vous pouvez contrôler mais que vous avez abandonnées directement. C</w:t>
      </w:r>
      <w:del w:id="6398" w:author="Peng Luqi" w:date="2019-10-13T14:43:00Z">
        <w:r w:rsidRPr="00F94CB9" w:rsidDel="00EF666F">
          <w:rPr>
            <w:sz w:val="28"/>
            <w:szCs w:val="28"/>
            <w:lang w:val="fr-FR"/>
            <w:rPrChange w:id="6399" w:author="Peng Luqi" w:date="2019-10-13T14:50:00Z">
              <w:rPr>
                <w:lang w:val="fr-FR"/>
              </w:rPr>
            </w:rPrChange>
          </w:rPr>
          <w:delText>’</w:delText>
        </w:r>
      </w:del>
      <w:ins w:id="6400" w:author="Peng Luqi" w:date="2019-10-13T14:43:00Z">
        <w:r w:rsidR="00EF666F" w:rsidRPr="00F94CB9">
          <w:rPr>
            <w:sz w:val="28"/>
            <w:szCs w:val="28"/>
            <w:lang w:val="fr-FR"/>
            <w:rPrChange w:id="6401" w:author="Peng Luqi" w:date="2019-10-13T14:50:00Z">
              <w:rPr>
                <w:lang w:val="fr-FR"/>
              </w:rPr>
            </w:rPrChange>
          </w:rPr>
          <w:t>’</w:t>
        </w:r>
      </w:ins>
      <w:r w:rsidRPr="00F94CB9">
        <w:rPr>
          <w:sz w:val="28"/>
          <w:szCs w:val="28"/>
          <w:lang w:val="fr-FR"/>
          <w:rPrChange w:id="6402" w:author="Peng Luqi" w:date="2019-10-13T14:50:00Z">
            <w:rPr>
              <w:lang w:val="fr-FR"/>
            </w:rPr>
          </w:rPrChange>
        </w:rPr>
        <w:t>est terrible, mais vous n</w:t>
      </w:r>
      <w:del w:id="6403" w:author="Peng Luqi" w:date="2019-10-13T14:43:00Z">
        <w:r w:rsidRPr="00F94CB9" w:rsidDel="00EF666F">
          <w:rPr>
            <w:sz w:val="28"/>
            <w:szCs w:val="28"/>
            <w:lang w:val="fr-FR"/>
            <w:rPrChange w:id="6404" w:author="Peng Luqi" w:date="2019-10-13T14:50:00Z">
              <w:rPr>
                <w:lang w:val="fr-FR"/>
              </w:rPr>
            </w:rPrChange>
          </w:rPr>
          <w:delText>’</w:delText>
        </w:r>
      </w:del>
      <w:ins w:id="6405" w:author="Peng Luqi" w:date="2019-10-13T14:43:00Z">
        <w:r w:rsidR="00EF666F" w:rsidRPr="00F94CB9">
          <w:rPr>
            <w:sz w:val="28"/>
            <w:szCs w:val="28"/>
            <w:lang w:val="fr-FR"/>
            <w:rPrChange w:id="6406" w:author="Peng Luqi" w:date="2019-10-13T14:50:00Z">
              <w:rPr>
                <w:lang w:val="fr-FR"/>
              </w:rPr>
            </w:rPrChange>
          </w:rPr>
          <w:t>’</w:t>
        </w:r>
      </w:ins>
      <w:r w:rsidRPr="00F94CB9">
        <w:rPr>
          <w:sz w:val="28"/>
          <w:szCs w:val="28"/>
          <w:lang w:val="fr-FR"/>
          <w:rPrChange w:id="6407" w:author="Peng Luqi" w:date="2019-10-13T14:50:00Z">
            <w:rPr>
              <w:lang w:val="fr-FR"/>
            </w:rPr>
          </w:rPrChange>
        </w:rPr>
        <w:t>y avez jamais vraiment réfléchi, car personne ne vous l</w:t>
      </w:r>
      <w:del w:id="6408" w:author="Peng Luqi" w:date="2019-10-13T14:43:00Z">
        <w:r w:rsidRPr="00F94CB9" w:rsidDel="00EF666F">
          <w:rPr>
            <w:sz w:val="28"/>
            <w:szCs w:val="28"/>
            <w:lang w:val="fr-FR"/>
            <w:rPrChange w:id="6409" w:author="Peng Luqi" w:date="2019-10-13T14:50:00Z">
              <w:rPr>
                <w:lang w:val="fr-FR"/>
              </w:rPr>
            </w:rPrChange>
          </w:rPr>
          <w:delText>’</w:delText>
        </w:r>
      </w:del>
      <w:ins w:id="6410" w:author="Peng Luqi" w:date="2019-10-13T14:43:00Z">
        <w:r w:rsidR="00EF666F" w:rsidRPr="00F94CB9">
          <w:rPr>
            <w:sz w:val="28"/>
            <w:szCs w:val="28"/>
            <w:lang w:val="fr-FR"/>
            <w:rPrChange w:id="6411" w:author="Peng Luqi" w:date="2019-10-13T14:50:00Z">
              <w:rPr>
                <w:lang w:val="fr-FR"/>
              </w:rPr>
            </w:rPrChange>
          </w:rPr>
          <w:t>’</w:t>
        </w:r>
      </w:ins>
      <w:r w:rsidRPr="00F94CB9">
        <w:rPr>
          <w:sz w:val="28"/>
          <w:szCs w:val="28"/>
          <w:lang w:val="fr-FR"/>
          <w:rPrChange w:id="6412" w:author="Peng Luqi" w:date="2019-10-13T14:50:00Z">
            <w:rPr>
              <w:lang w:val="fr-FR"/>
            </w:rPr>
          </w:rPrChange>
        </w:rPr>
        <w:t xml:space="preserve">a fait remarquer. Donc, vous ne pouvez pas vous en soucier. </w:t>
      </w:r>
    </w:p>
    <w:p w:rsidR="00FA3B19" w:rsidRDefault="00FA3B19" w:rsidP="00CB23F4">
      <w:pPr>
        <w:ind w:left="170" w:right="170"/>
        <w:jc w:val="both"/>
        <w:rPr>
          <w:ins w:id="6413" w:author="Peng Luqi" w:date="2019-10-13T14:56:00Z"/>
          <w:sz w:val="28"/>
          <w:szCs w:val="28"/>
          <w:lang w:val="fr-FR"/>
        </w:rPr>
      </w:pPr>
    </w:p>
    <w:p w:rsidR="002B38DF" w:rsidRDefault="00716360" w:rsidP="00CB23F4">
      <w:pPr>
        <w:ind w:left="170" w:right="170"/>
        <w:jc w:val="both"/>
        <w:rPr>
          <w:ins w:id="6414" w:author="Peng Luqi" w:date="2019-10-13T22:49:00Z"/>
          <w:sz w:val="28"/>
          <w:szCs w:val="28"/>
          <w:lang w:val="fr-FR"/>
        </w:rPr>
      </w:pPr>
      <w:r w:rsidRPr="00F94CB9">
        <w:rPr>
          <w:sz w:val="28"/>
          <w:szCs w:val="28"/>
          <w:lang w:val="fr-FR"/>
          <w:rPrChange w:id="6415" w:author="Peng Luqi" w:date="2019-10-13T14:50:00Z">
            <w:rPr>
              <w:lang w:val="fr-FR"/>
            </w:rPr>
          </w:rPrChange>
        </w:rPr>
        <w:t>Prenons un exemple : Batman.</w:t>
      </w:r>
    </w:p>
    <w:p w:rsidR="00F23B1D" w:rsidRDefault="00F23B1D" w:rsidP="00CB23F4">
      <w:pPr>
        <w:ind w:left="170" w:right="170"/>
        <w:jc w:val="both"/>
        <w:rPr>
          <w:ins w:id="6416" w:author="Peng Luqi" w:date="2019-10-13T22:49:00Z"/>
          <w:sz w:val="28"/>
          <w:szCs w:val="28"/>
          <w:lang w:val="fr-FR"/>
        </w:rPr>
      </w:pPr>
    </w:p>
    <w:p w:rsidR="00F23B1D" w:rsidRPr="00F94CB9" w:rsidDel="00F23B1D" w:rsidRDefault="00F23B1D">
      <w:pPr>
        <w:ind w:left="170" w:right="170"/>
        <w:jc w:val="both"/>
        <w:rPr>
          <w:del w:id="6417" w:author="Peng Luqi" w:date="2019-10-13T22:49:00Z"/>
          <w:sz w:val="28"/>
          <w:szCs w:val="28"/>
          <w:lang w:val="fr-FR"/>
          <w:rPrChange w:id="6418" w:author="Peng Luqi" w:date="2019-10-13T14:50:00Z">
            <w:rPr>
              <w:del w:id="6419" w:author="Peng Luqi" w:date="2019-10-13T22:49:00Z"/>
              <w:lang w:val="fr-FR"/>
            </w:rPr>
          </w:rPrChange>
        </w:rPr>
        <w:pPrChange w:id="6420" w:author="Peng Luqi" w:date="2019-10-13T14:20:00Z">
          <w:pPr>
            <w:ind w:left="130" w:right="183"/>
            <w:jc w:val="both"/>
          </w:pPr>
        </w:pPrChange>
      </w:pPr>
    </w:p>
    <w:p w:rsidR="00000000" w:rsidRDefault="0010589D">
      <w:pPr>
        <w:ind w:left="170" w:right="170"/>
        <w:jc w:val="both"/>
        <w:rPr>
          <w:del w:id="6421" w:author="Peng Luqi" w:date="2019-10-13T22:49:00Z"/>
          <w:sz w:val="28"/>
          <w:szCs w:val="28"/>
          <w:lang w:val="fr-FR"/>
          <w:rPrChange w:id="6422" w:author="Peng Luqi" w:date="2019-10-13T14:50:00Z">
            <w:rPr>
              <w:del w:id="6423" w:author="Peng Luqi" w:date="2019-10-13T22:49:00Z"/>
              <w:lang w:val="fr-FR"/>
            </w:rPr>
          </w:rPrChange>
        </w:rPr>
        <w:sectPr w:rsidR="00000000">
          <w:pgSz w:w="11910" w:h="16840"/>
          <w:pgMar w:top="1360" w:right="1240" w:bottom="280" w:left="1320" w:header="720" w:footer="720" w:gutter="0"/>
          <w:cols w:space="720"/>
        </w:sectPr>
        <w:pPrChange w:id="6424" w:author="Peng Luqi" w:date="2019-10-13T14:20:00Z">
          <w:pPr>
            <w:jc w:val="both"/>
          </w:pPr>
        </w:pPrChange>
      </w:pPr>
    </w:p>
    <w:p w:rsidR="002B38DF" w:rsidRPr="00F94CB9" w:rsidRDefault="00716360">
      <w:pPr>
        <w:pStyle w:val="a3"/>
        <w:ind w:left="170" w:right="170"/>
        <w:jc w:val="both"/>
        <w:rPr>
          <w:lang w:val="fr-FR"/>
          <w:rPrChange w:id="6425" w:author="Peng Luqi" w:date="2019-10-13T14:50:00Z">
            <w:rPr>
              <w:sz w:val="20"/>
            </w:rPr>
          </w:rPrChange>
        </w:rPr>
        <w:pPrChange w:id="6426" w:author="Peng Luqi" w:date="2019-10-13T14:20:00Z">
          <w:pPr>
            <w:pStyle w:val="a3"/>
            <w:ind w:left="132"/>
          </w:pPr>
        </w:pPrChange>
      </w:pPr>
      <w:r w:rsidRPr="00F94CB9">
        <w:rPr>
          <w:noProof/>
          <w:lang w:val="fr-FR"/>
          <w:rPrChange w:id="6427" w:author="Peng Luqi" w:date="2019-10-13T14:50:00Z">
            <w:rPr>
              <w:noProof/>
              <w:sz w:val="20"/>
            </w:rPr>
          </w:rPrChange>
        </w:rPr>
        <w:drawing>
          <wp:inline distT="0" distB="0" distL="0" distR="0">
            <wp:extent cx="4757687" cy="4331398"/>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0" cstate="print"/>
                    <a:stretch>
                      <a:fillRect/>
                    </a:stretch>
                  </pic:blipFill>
                  <pic:spPr>
                    <a:xfrm>
                      <a:off x="0" y="0"/>
                      <a:ext cx="4757687" cy="4331398"/>
                    </a:xfrm>
                    <a:prstGeom prst="rect">
                      <a:avLst/>
                    </a:prstGeom>
                  </pic:spPr>
                </pic:pic>
              </a:graphicData>
            </a:graphic>
          </wp:inline>
        </w:drawing>
      </w:r>
    </w:p>
    <w:p w:rsidR="002B38DF" w:rsidRPr="00F94CB9" w:rsidRDefault="002B38DF">
      <w:pPr>
        <w:pStyle w:val="a3"/>
        <w:ind w:left="170" w:right="170"/>
        <w:jc w:val="both"/>
        <w:rPr>
          <w:lang w:val="fr-FR"/>
          <w:rPrChange w:id="6428" w:author="Peng Luqi" w:date="2019-10-13T14:50:00Z">
            <w:rPr>
              <w:sz w:val="8"/>
            </w:rPr>
          </w:rPrChange>
        </w:rPr>
        <w:pPrChange w:id="6429" w:author="Peng Luqi" w:date="2019-10-13T14:20:00Z">
          <w:pPr>
            <w:pStyle w:val="a3"/>
          </w:pPr>
        </w:pPrChange>
      </w:pPr>
    </w:p>
    <w:p w:rsidR="00FA3B19" w:rsidRDefault="00716360" w:rsidP="00CB23F4">
      <w:pPr>
        <w:ind w:left="170" w:right="170"/>
        <w:jc w:val="both"/>
        <w:rPr>
          <w:ins w:id="6430" w:author="Peng Luqi" w:date="2019-10-13T14:56:00Z"/>
          <w:sz w:val="28"/>
          <w:szCs w:val="28"/>
          <w:lang w:val="fr-FR"/>
        </w:rPr>
      </w:pPr>
      <w:r w:rsidRPr="00F94CB9">
        <w:rPr>
          <w:sz w:val="28"/>
          <w:szCs w:val="28"/>
          <w:lang w:val="fr-FR"/>
          <w:rPrChange w:id="6431" w:author="Peng Luqi" w:date="2019-10-13T14:50:00Z">
            <w:rPr>
              <w:lang w:val="fr-FR"/>
            </w:rPr>
          </w:rPrChange>
        </w:rPr>
        <w:t>Bien entendu, Batman, le héros de bande dessiné, n</w:t>
      </w:r>
      <w:del w:id="6432" w:author="Peng Luqi" w:date="2019-10-13T14:43:00Z">
        <w:r w:rsidRPr="00F94CB9" w:rsidDel="00EF666F">
          <w:rPr>
            <w:sz w:val="28"/>
            <w:szCs w:val="28"/>
            <w:lang w:val="fr-FR"/>
            <w:rPrChange w:id="6433" w:author="Peng Luqi" w:date="2019-10-13T14:50:00Z">
              <w:rPr>
                <w:lang w:val="fr-FR"/>
              </w:rPr>
            </w:rPrChange>
          </w:rPr>
          <w:delText>’</w:delText>
        </w:r>
      </w:del>
      <w:ins w:id="6434" w:author="Peng Luqi" w:date="2019-10-13T14:43:00Z">
        <w:r w:rsidR="00EF666F" w:rsidRPr="00F94CB9">
          <w:rPr>
            <w:sz w:val="28"/>
            <w:szCs w:val="28"/>
            <w:lang w:val="fr-FR"/>
            <w:rPrChange w:id="6435" w:author="Peng Luqi" w:date="2019-10-13T14:50:00Z">
              <w:rPr>
                <w:lang w:val="fr-FR"/>
              </w:rPr>
            </w:rPrChange>
          </w:rPr>
          <w:t>’</w:t>
        </w:r>
      </w:ins>
      <w:r w:rsidRPr="00F94CB9">
        <w:rPr>
          <w:sz w:val="28"/>
          <w:szCs w:val="28"/>
          <w:lang w:val="fr-FR"/>
          <w:rPrChange w:id="6436" w:author="Peng Luqi" w:date="2019-10-13T14:50:00Z">
            <w:rPr>
              <w:lang w:val="fr-FR"/>
            </w:rPr>
          </w:rPrChange>
        </w:rPr>
        <w:t>est pas sur cette photo. Je veux vous parler du cycliste en tête, connu sous le nom de Batman, qui s</w:t>
      </w:r>
      <w:del w:id="6437" w:author="Peng Luqi" w:date="2019-10-13T14:43:00Z">
        <w:r w:rsidRPr="00F94CB9" w:rsidDel="00EF666F">
          <w:rPr>
            <w:sz w:val="28"/>
            <w:szCs w:val="28"/>
            <w:lang w:val="fr-FR"/>
            <w:rPrChange w:id="6438" w:author="Peng Luqi" w:date="2019-10-13T14:50:00Z">
              <w:rPr>
                <w:lang w:val="fr-FR"/>
              </w:rPr>
            </w:rPrChange>
          </w:rPr>
          <w:delText>’</w:delText>
        </w:r>
      </w:del>
      <w:ins w:id="6439" w:author="Peng Luqi" w:date="2019-10-13T14:43:00Z">
        <w:r w:rsidR="00EF666F" w:rsidRPr="00F94CB9">
          <w:rPr>
            <w:sz w:val="28"/>
            <w:szCs w:val="28"/>
            <w:lang w:val="fr-FR"/>
            <w:rPrChange w:id="6440" w:author="Peng Luqi" w:date="2019-10-13T14:50:00Z">
              <w:rPr>
                <w:lang w:val="fr-FR"/>
              </w:rPr>
            </w:rPrChange>
          </w:rPr>
          <w:t>’</w:t>
        </w:r>
      </w:ins>
      <w:r w:rsidRPr="00F94CB9">
        <w:rPr>
          <w:sz w:val="28"/>
          <w:szCs w:val="28"/>
          <w:lang w:val="fr-FR"/>
          <w:rPrChange w:id="6441" w:author="Peng Luqi" w:date="2019-10-13T14:50:00Z">
            <w:rPr>
              <w:lang w:val="fr-FR"/>
            </w:rPr>
          </w:rPrChange>
        </w:rPr>
        <w:t>appelle Daniel Kish. Daniel, né en 1966, a perdu la vue à cause d</w:t>
      </w:r>
      <w:del w:id="6442" w:author="Peng Luqi" w:date="2019-10-13T14:43:00Z">
        <w:r w:rsidRPr="00F94CB9" w:rsidDel="00EF666F">
          <w:rPr>
            <w:sz w:val="28"/>
            <w:szCs w:val="28"/>
            <w:lang w:val="fr-FR"/>
            <w:rPrChange w:id="6443" w:author="Peng Luqi" w:date="2019-10-13T14:50:00Z">
              <w:rPr>
                <w:lang w:val="fr-FR"/>
              </w:rPr>
            </w:rPrChange>
          </w:rPr>
          <w:delText>’</w:delText>
        </w:r>
      </w:del>
      <w:ins w:id="6444" w:author="Peng Luqi" w:date="2019-10-13T14:43:00Z">
        <w:r w:rsidR="00EF666F" w:rsidRPr="00F94CB9">
          <w:rPr>
            <w:sz w:val="28"/>
            <w:szCs w:val="28"/>
            <w:lang w:val="fr-FR"/>
            <w:rPrChange w:id="6445" w:author="Peng Luqi" w:date="2019-10-13T14:50:00Z">
              <w:rPr>
                <w:lang w:val="fr-FR"/>
              </w:rPr>
            </w:rPrChange>
          </w:rPr>
          <w:t>’</w:t>
        </w:r>
      </w:ins>
      <w:r w:rsidRPr="00F94CB9">
        <w:rPr>
          <w:sz w:val="28"/>
          <w:szCs w:val="28"/>
          <w:lang w:val="fr-FR"/>
          <w:rPrChange w:id="6446" w:author="Peng Luqi" w:date="2019-10-13T14:50:00Z">
            <w:rPr>
              <w:lang w:val="fr-FR"/>
            </w:rPr>
          </w:rPrChange>
        </w:rPr>
        <w:t>un cancer 13 mois après sa naissance. Oui, cet aveugle fait ce qui est inimaginable : il fait du vélo, sans équipement auxiliaire. Les deux autres sont également aveugles et c</w:t>
      </w:r>
      <w:del w:id="6447" w:author="Peng Luqi" w:date="2019-10-13T14:43:00Z">
        <w:r w:rsidRPr="00F94CB9" w:rsidDel="00EF666F">
          <w:rPr>
            <w:sz w:val="28"/>
            <w:szCs w:val="28"/>
            <w:lang w:val="fr-FR"/>
            <w:rPrChange w:id="6448" w:author="Peng Luqi" w:date="2019-10-13T14:50:00Z">
              <w:rPr>
                <w:lang w:val="fr-FR"/>
              </w:rPr>
            </w:rPrChange>
          </w:rPr>
          <w:delText>’</w:delText>
        </w:r>
      </w:del>
      <w:ins w:id="6449" w:author="Peng Luqi" w:date="2019-10-13T14:43:00Z">
        <w:r w:rsidR="00EF666F" w:rsidRPr="00F94CB9">
          <w:rPr>
            <w:sz w:val="28"/>
            <w:szCs w:val="28"/>
            <w:lang w:val="fr-FR"/>
            <w:rPrChange w:id="6450" w:author="Peng Luqi" w:date="2019-10-13T14:50:00Z">
              <w:rPr>
                <w:lang w:val="fr-FR"/>
              </w:rPr>
            </w:rPrChange>
          </w:rPr>
          <w:t>’</w:t>
        </w:r>
      </w:ins>
      <w:r w:rsidRPr="00F94CB9">
        <w:rPr>
          <w:sz w:val="28"/>
          <w:szCs w:val="28"/>
          <w:lang w:val="fr-FR"/>
          <w:rPrChange w:id="6451" w:author="Peng Luqi" w:date="2019-10-13T14:50:00Z">
            <w:rPr>
              <w:lang w:val="fr-FR"/>
            </w:rPr>
          </w:rPrChange>
        </w:rPr>
        <w:t>est Daniel qui leur</w:t>
      </w:r>
      <w:r w:rsidRPr="00F94CB9">
        <w:rPr>
          <w:spacing w:val="-14"/>
          <w:sz w:val="28"/>
          <w:szCs w:val="28"/>
          <w:lang w:val="fr-FR"/>
          <w:rPrChange w:id="6452" w:author="Peng Luqi" w:date="2019-10-13T14:50:00Z">
            <w:rPr>
              <w:spacing w:val="-14"/>
              <w:lang w:val="fr-FR"/>
            </w:rPr>
          </w:rPrChange>
        </w:rPr>
        <w:t xml:space="preserve"> </w:t>
      </w:r>
      <w:r w:rsidRPr="00F94CB9">
        <w:rPr>
          <w:sz w:val="28"/>
          <w:szCs w:val="28"/>
          <w:lang w:val="fr-FR"/>
          <w:rPrChange w:id="6453" w:author="Peng Luqi" w:date="2019-10-13T14:50:00Z">
            <w:rPr>
              <w:lang w:val="fr-FR"/>
            </w:rPr>
          </w:rPrChange>
        </w:rPr>
        <w:t>apprend</w:t>
      </w:r>
      <w:r w:rsidRPr="00F94CB9">
        <w:rPr>
          <w:spacing w:val="-3"/>
          <w:sz w:val="28"/>
          <w:szCs w:val="28"/>
          <w:lang w:val="fr-FR"/>
          <w:rPrChange w:id="6454" w:author="Peng Luqi" w:date="2019-10-13T14:50:00Z">
            <w:rPr>
              <w:spacing w:val="-3"/>
              <w:lang w:val="fr-FR"/>
            </w:rPr>
          </w:rPrChange>
        </w:rPr>
        <w:t xml:space="preserve"> </w:t>
      </w:r>
      <w:r w:rsidRPr="00F94CB9">
        <w:rPr>
          <w:sz w:val="28"/>
          <w:szCs w:val="28"/>
          <w:lang w:val="fr-FR"/>
          <w:rPrChange w:id="6455" w:author="Peng Luqi" w:date="2019-10-13T14:50:00Z">
            <w:rPr>
              <w:lang w:val="fr-FR"/>
            </w:rPr>
          </w:rPrChange>
        </w:rPr>
        <w:t>!</w:t>
      </w:r>
      <w:r w:rsidRPr="00F94CB9">
        <w:rPr>
          <w:spacing w:val="-13"/>
          <w:sz w:val="28"/>
          <w:szCs w:val="28"/>
          <w:lang w:val="fr-FR"/>
          <w:rPrChange w:id="6456" w:author="Peng Luqi" w:date="2019-10-13T14:50:00Z">
            <w:rPr>
              <w:spacing w:val="-13"/>
              <w:lang w:val="fr-FR"/>
            </w:rPr>
          </w:rPrChange>
        </w:rPr>
        <w:t xml:space="preserve"> </w:t>
      </w:r>
      <w:r w:rsidRPr="00F94CB9">
        <w:rPr>
          <w:sz w:val="28"/>
          <w:szCs w:val="28"/>
          <w:lang w:val="fr-FR"/>
          <w:rPrChange w:id="6457" w:author="Peng Luqi" w:date="2019-10-13T14:50:00Z">
            <w:rPr>
              <w:lang w:val="fr-FR"/>
            </w:rPr>
          </w:rPrChange>
        </w:rPr>
        <w:t>Oui,</w:t>
      </w:r>
      <w:r w:rsidRPr="00F94CB9">
        <w:rPr>
          <w:spacing w:val="-14"/>
          <w:sz w:val="28"/>
          <w:szCs w:val="28"/>
          <w:lang w:val="fr-FR"/>
          <w:rPrChange w:id="6458" w:author="Peng Luqi" w:date="2019-10-13T14:50:00Z">
            <w:rPr>
              <w:spacing w:val="-14"/>
              <w:lang w:val="fr-FR"/>
            </w:rPr>
          </w:rPrChange>
        </w:rPr>
        <w:t xml:space="preserve"> </w:t>
      </w:r>
      <w:r w:rsidRPr="00F94CB9">
        <w:rPr>
          <w:sz w:val="28"/>
          <w:szCs w:val="28"/>
          <w:lang w:val="fr-FR"/>
          <w:rPrChange w:id="6459" w:author="Peng Luqi" w:date="2019-10-13T14:50:00Z">
            <w:rPr>
              <w:lang w:val="fr-FR"/>
            </w:rPr>
          </w:rPrChange>
        </w:rPr>
        <w:t>ce</w:t>
      </w:r>
      <w:r w:rsidRPr="00F94CB9">
        <w:rPr>
          <w:spacing w:val="-13"/>
          <w:sz w:val="28"/>
          <w:szCs w:val="28"/>
          <w:lang w:val="fr-FR"/>
          <w:rPrChange w:id="6460" w:author="Peng Luqi" w:date="2019-10-13T14:50:00Z">
            <w:rPr>
              <w:spacing w:val="-13"/>
              <w:lang w:val="fr-FR"/>
            </w:rPr>
          </w:rPrChange>
        </w:rPr>
        <w:t xml:space="preserve"> </w:t>
      </w:r>
      <w:r w:rsidRPr="00F94CB9">
        <w:rPr>
          <w:sz w:val="28"/>
          <w:szCs w:val="28"/>
          <w:lang w:val="fr-FR"/>
          <w:rPrChange w:id="6461" w:author="Peng Luqi" w:date="2019-10-13T14:50:00Z">
            <w:rPr>
              <w:lang w:val="fr-FR"/>
            </w:rPr>
          </w:rPrChange>
        </w:rPr>
        <w:t>genre</w:t>
      </w:r>
      <w:r w:rsidRPr="00F94CB9">
        <w:rPr>
          <w:spacing w:val="-13"/>
          <w:sz w:val="28"/>
          <w:szCs w:val="28"/>
          <w:lang w:val="fr-FR"/>
          <w:rPrChange w:id="6462" w:author="Peng Luqi" w:date="2019-10-13T14:50:00Z">
            <w:rPr>
              <w:spacing w:val="-13"/>
              <w:lang w:val="fr-FR"/>
            </w:rPr>
          </w:rPrChange>
        </w:rPr>
        <w:t xml:space="preserve"> </w:t>
      </w:r>
      <w:r w:rsidRPr="00F94CB9">
        <w:rPr>
          <w:sz w:val="28"/>
          <w:szCs w:val="28"/>
          <w:lang w:val="fr-FR"/>
          <w:rPrChange w:id="6463" w:author="Peng Luqi" w:date="2019-10-13T14:50:00Z">
            <w:rPr>
              <w:lang w:val="fr-FR"/>
            </w:rPr>
          </w:rPrChange>
        </w:rPr>
        <w:t>de</w:t>
      </w:r>
      <w:r w:rsidRPr="00F94CB9">
        <w:rPr>
          <w:spacing w:val="-14"/>
          <w:sz w:val="28"/>
          <w:szCs w:val="28"/>
          <w:lang w:val="fr-FR"/>
          <w:rPrChange w:id="6464" w:author="Peng Luqi" w:date="2019-10-13T14:50:00Z">
            <w:rPr>
              <w:spacing w:val="-14"/>
              <w:lang w:val="fr-FR"/>
            </w:rPr>
          </w:rPrChange>
        </w:rPr>
        <w:t xml:space="preserve"> </w:t>
      </w:r>
      <w:r w:rsidRPr="00F94CB9">
        <w:rPr>
          <w:sz w:val="28"/>
          <w:szCs w:val="28"/>
          <w:lang w:val="fr-FR"/>
          <w:rPrChange w:id="6465" w:author="Peng Luqi" w:date="2019-10-13T14:50:00Z">
            <w:rPr>
              <w:lang w:val="fr-FR"/>
            </w:rPr>
          </w:rPrChange>
        </w:rPr>
        <w:t>compétences</w:t>
      </w:r>
      <w:r w:rsidRPr="00F94CB9">
        <w:rPr>
          <w:spacing w:val="-13"/>
          <w:sz w:val="28"/>
          <w:szCs w:val="28"/>
          <w:lang w:val="fr-FR"/>
          <w:rPrChange w:id="6466" w:author="Peng Luqi" w:date="2019-10-13T14:50:00Z">
            <w:rPr>
              <w:spacing w:val="-13"/>
              <w:lang w:val="fr-FR"/>
            </w:rPr>
          </w:rPrChange>
        </w:rPr>
        <w:t xml:space="preserve"> </w:t>
      </w:r>
      <w:r w:rsidRPr="00F94CB9">
        <w:rPr>
          <w:sz w:val="28"/>
          <w:szCs w:val="28"/>
          <w:lang w:val="fr-FR"/>
          <w:rPrChange w:id="6467" w:author="Peng Luqi" w:date="2019-10-13T14:50:00Z">
            <w:rPr>
              <w:lang w:val="fr-FR"/>
            </w:rPr>
          </w:rPrChange>
        </w:rPr>
        <w:t>magiques</w:t>
      </w:r>
      <w:r w:rsidRPr="00F94CB9">
        <w:rPr>
          <w:spacing w:val="-14"/>
          <w:sz w:val="28"/>
          <w:szCs w:val="28"/>
          <w:lang w:val="fr-FR"/>
          <w:rPrChange w:id="6468" w:author="Peng Luqi" w:date="2019-10-13T14:50:00Z">
            <w:rPr>
              <w:spacing w:val="-14"/>
              <w:lang w:val="fr-FR"/>
            </w:rPr>
          </w:rPrChange>
        </w:rPr>
        <w:t xml:space="preserve"> </w:t>
      </w:r>
      <w:r w:rsidRPr="00F94CB9">
        <w:rPr>
          <w:sz w:val="28"/>
          <w:szCs w:val="28"/>
          <w:lang w:val="fr-FR"/>
          <w:rPrChange w:id="6469" w:author="Peng Luqi" w:date="2019-10-13T14:50:00Z">
            <w:rPr>
              <w:lang w:val="fr-FR"/>
            </w:rPr>
          </w:rPrChange>
        </w:rPr>
        <w:t>peut</w:t>
      </w:r>
      <w:r w:rsidRPr="00F94CB9">
        <w:rPr>
          <w:spacing w:val="-15"/>
          <w:sz w:val="28"/>
          <w:szCs w:val="28"/>
          <w:lang w:val="fr-FR"/>
          <w:rPrChange w:id="6470" w:author="Peng Luqi" w:date="2019-10-13T14:50:00Z">
            <w:rPr>
              <w:spacing w:val="-15"/>
              <w:lang w:val="fr-FR"/>
            </w:rPr>
          </w:rPrChange>
        </w:rPr>
        <w:t xml:space="preserve"> </w:t>
      </w:r>
      <w:r w:rsidRPr="00F94CB9">
        <w:rPr>
          <w:sz w:val="28"/>
          <w:szCs w:val="28"/>
          <w:lang w:val="fr-FR"/>
          <w:rPrChange w:id="6471" w:author="Peng Luqi" w:date="2019-10-13T14:50:00Z">
            <w:rPr>
              <w:lang w:val="fr-FR"/>
            </w:rPr>
          </w:rPrChange>
        </w:rPr>
        <w:t>non</w:t>
      </w:r>
      <w:r w:rsidRPr="00F94CB9">
        <w:rPr>
          <w:spacing w:val="-13"/>
          <w:sz w:val="28"/>
          <w:szCs w:val="28"/>
          <w:lang w:val="fr-FR"/>
          <w:rPrChange w:id="6472" w:author="Peng Luqi" w:date="2019-10-13T14:50:00Z">
            <w:rPr>
              <w:spacing w:val="-13"/>
              <w:lang w:val="fr-FR"/>
            </w:rPr>
          </w:rPrChange>
        </w:rPr>
        <w:t xml:space="preserve"> </w:t>
      </w:r>
      <w:r w:rsidRPr="00F94CB9">
        <w:rPr>
          <w:sz w:val="28"/>
          <w:szCs w:val="28"/>
          <w:lang w:val="fr-FR"/>
          <w:rPrChange w:id="6473" w:author="Peng Luqi" w:date="2019-10-13T14:50:00Z">
            <w:rPr>
              <w:lang w:val="fr-FR"/>
            </w:rPr>
          </w:rPrChange>
        </w:rPr>
        <w:t>seulement</w:t>
      </w:r>
      <w:r w:rsidRPr="00F94CB9">
        <w:rPr>
          <w:spacing w:val="-14"/>
          <w:sz w:val="28"/>
          <w:szCs w:val="28"/>
          <w:lang w:val="fr-FR"/>
          <w:rPrChange w:id="6474" w:author="Peng Luqi" w:date="2019-10-13T14:50:00Z">
            <w:rPr>
              <w:spacing w:val="-14"/>
              <w:lang w:val="fr-FR"/>
            </w:rPr>
          </w:rPrChange>
        </w:rPr>
        <w:t xml:space="preserve"> </w:t>
      </w:r>
      <w:r w:rsidRPr="00F94CB9">
        <w:rPr>
          <w:sz w:val="28"/>
          <w:szCs w:val="28"/>
          <w:lang w:val="fr-FR"/>
          <w:rPrChange w:id="6475" w:author="Peng Luqi" w:date="2019-10-13T14:50:00Z">
            <w:rPr>
              <w:lang w:val="fr-FR"/>
            </w:rPr>
          </w:rPrChange>
        </w:rPr>
        <w:t>être</w:t>
      </w:r>
      <w:r w:rsidRPr="00F94CB9">
        <w:rPr>
          <w:spacing w:val="-13"/>
          <w:sz w:val="28"/>
          <w:szCs w:val="28"/>
          <w:lang w:val="fr-FR"/>
          <w:rPrChange w:id="6476" w:author="Peng Luqi" w:date="2019-10-13T14:50:00Z">
            <w:rPr>
              <w:spacing w:val="-13"/>
              <w:lang w:val="fr-FR"/>
            </w:rPr>
          </w:rPrChange>
        </w:rPr>
        <w:t xml:space="preserve"> </w:t>
      </w:r>
      <w:r w:rsidRPr="00F94CB9">
        <w:rPr>
          <w:sz w:val="28"/>
          <w:szCs w:val="28"/>
          <w:lang w:val="fr-FR"/>
          <w:rPrChange w:id="6477" w:author="Peng Luqi" w:date="2019-10-13T14:50:00Z">
            <w:rPr>
              <w:lang w:val="fr-FR"/>
            </w:rPr>
          </w:rPrChange>
        </w:rPr>
        <w:t>pratiqué</w:t>
      </w:r>
      <w:r w:rsidRPr="00F94CB9">
        <w:rPr>
          <w:spacing w:val="-14"/>
          <w:sz w:val="28"/>
          <w:szCs w:val="28"/>
          <w:lang w:val="fr-FR"/>
          <w:rPrChange w:id="6478" w:author="Peng Luqi" w:date="2019-10-13T14:50:00Z">
            <w:rPr>
              <w:spacing w:val="-14"/>
              <w:lang w:val="fr-FR"/>
            </w:rPr>
          </w:rPrChange>
        </w:rPr>
        <w:t xml:space="preserve"> </w:t>
      </w:r>
      <w:r w:rsidRPr="00F94CB9">
        <w:rPr>
          <w:sz w:val="28"/>
          <w:szCs w:val="28"/>
          <w:lang w:val="fr-FR"/>
          <w:rPrChange w:id="6479" w:author="Peng Luqi" w:date="2019-10-13T14:50:00Z">
            <w:rPr>
              <w:lang w:val="fr-FR"/>
            </w:rPr>
          </w:rPrChange>
        </w:rPr>
        <w:t>mais</w:t>
      </w:r>
      <w:r w:rsidRPr="00F94CB9">
        <w:rPr>
          <w:spacing w:val="-13"/>
          <w:sz w:val="28"/>
          <w:szCs w:val="28"/>
          <w:lang w:val="fr-FR"/>
          <w:rPrChange w:id="6480" w:author="Peng Luqi" w:date="2019-10-13T14:50:00Z">
            <w:rPr>
              <w:spacing w:val="-13"/>
              <w:lang w:val="fr-FR"/>
            </w:rPr>
          </w:rPrChange>
        </w:rPr>
        <w:t xml:space="preserve"> </w:t>
      </w:r>
      <w:r w:rsidRPr="00F94CB9">
        <w:rPr>
          <w:sz w:val="28"/>
          <w:szCs w:val="28"/>
          <w:lang w:val="fr-FR"/>
          <w:rPrChange w:id="6481" w:author="Peng Luqi" w:date="2019-10-13T14:50:00Z">
            <w:rPr>
              <w:lang w:val="fr-FR"/>
            </w:rPr>
          </w:rPrChange>
        </w:rPr>
        <w:t xml:space="preserve">également enseigné ! </w:t>
      </w:r>
    </w:p>
    <w:p w:rsidR="00FA3B19" w:rsidRDefault="00FA3B19" w:rsidP="00CB23F4">
      <w:pPr>
        <w:ind w:left="170" w:right="170"/>
        <w:jc w:val="both"/>
        <w:rPr>
          <w:ins w:id="6482" w:author="Peng Luqi" w:date="2019-10-13T14:56:00Z"/>
          <w:sz w:val="28"/>
          <w:szCs w:val="28"/>
          <w:lang w:val="fr-FR"/>
        </w:rPr>
      </w:pPr>
    </w:p>
    <w:p w:rsidR="002B38DF" w:rsidRPr="00F94CB9" w:rsidRDefault="00716360">
      <w:pPr>
        <w:ind w:left="170" w:right="170"/>
        <w:jc w:val="both"/>
        <w:rPr>
          <w:sz w:val="28"/>
          <w:szCs w:val="28"/>
          <w:lang w:val="fr-FR"/>
          <w:rPrChange w:id="6483" w:author="Peng Luqi" w:date="2019-10-13T14:50:00Z">
            <w:rPr>
              <w:lang w:val="fr-FR"/>
            </w:rPr>
          </w:rPrChange>
        </w:rPr>
        <w:pPrChange w:id="6484" w:author="Peng Luqi" w:date="2019-10-13T14:20:00Z">
          <w:pPr>
            <w:spacing w:before="92"/>
            <w:ind w:left="130" w:right="182"/>
            <w:jc w:val="both"/>
          </w:pPr>
        </w:pPrChange>
      </w:pPr>
      <w:r w:rsidRPr="00F94CB9">
        <w:rPr>
          <w:sz w:val="28"/>
          <w:szCs w:val="28"/>
          <w:lang w:val="fr-FR"/>
          <w:rPrChange w:id="6485" w:author="Peng Luqi" w:date="2019-10-13T14:50:00Z">
            <w:rPr>
              <w:lang w:val="fr-FR"/>
            </w:rPr>
          </w:rPrChange>
        </w:rPr>
        <w:t>Daniel a trouvé un moyen de « voir ». Il fait continuellement un son avec sa bouche, puis peut percevoir le monde tel une chauve-souris au moyen de son sonar. Il appelle cette méthode Echolocation, les gens l</w:t>
      </w:r>
      <w:del w:id="6486" w:author="Peng Luqi" w:date="2019-10-13T14:43:00Z">
        <w:r w:rsidRPr="00F94CB9" w:rsidDel="00EF666F">
          <w:rPr>
            <w:sz w:val="28"/>
            <w:szCs w:val="28"/>
            <w:lang w:val="fr-FR"/>
            <w:rPrChange w:id="6487" w:author="Peng Luqi" w:date="2019-10-13T14:50:00Z">
              <w:rPr>
                <w:lang w:val="fr-FR"/>
              </w:rPr>
            </w:rPrChange>
          </w:rPr>
          <w:delText>’</w:delText>
        </w:r>
      </w:del>
      <w:ins w:id="6488" w:author="Peng Luqi" w:date="2019-10-13T14:43:00Z">
        <w:r w:rsidR="00EF666F" w:rsidRPr="00F94CB9">
          <w:rPr>
            <w:sz w:val="28"/>
            <w:szCs w:val="28"/>
            <w:lang w:val="fr-FR"/>
            <w:rPrChange w:id="6489" w:author="Peng Luqi" w:date="2019-10-13T14:50:00Z">
              <w:rPr>
                <w:lang w:val="fr-FR"/>
              </w:rPr>
            </w:rPrChange>
          </w:rPr>
          <w:t>’</w:t>
        </w:r>
      </w:ins>
      <w:r w:rsidRPr="00F94CB9">
        <w:rPr>
          <w:sz w:val="28"/>
          <w:szCs w:val="28"/>
          <w:lang w:val="fr-FR"/>
          <w:rPrChange w:id="6490" w:author="Peng Luqi" w:date="2019-10-13T14:50:00Z">
            <w:rPr>
              <w:lang w:val="fr-FR"/>
            </w:rPr>
          </w:rPrChange>
        </w:rPr>
        <w:t xml:space="preserve">appelant donc « Batman </w:t>
      </w:r>
      <w:r w:rsidRPr="00F94CB9">
        <w:rPr>
          <w:sz w:val="28"/>
          <w:szCs w:val="28"/>
          <w:lang w:val="fr-FR"/>
          <w:rPrChange w:id="6491" w:author="Peng Luqi" w:date="2019-10-13T14:50:00Z">
            <w:rPr>
              <w:lang w:val="fr-FR"/>
            </w:rPr>
          </w:rPrChange>
        </w:rPr>
        <w:lastRenderedPageBreak/>
        <w:t xml:space="preserve">». Il y a un discours de Daniel sur </w:t>
      </w:r>
      <w:r w:rsidRPr="00F94CB9">
        <w:rPr>
          <w:i/>
          <w:sz w:val="28"/>
          <w:szCs w:val="28"/>
          <w:lang w:val="fr-FR"/>
          <w:rPrChange w:id="6492" w:author="Peng Luqi" w:date="2019-10-13T14:50:00Z">
            <w:rPr>
              <w:i/>
              <w:lang w:val="fr-FR"/>
            </w:rPr>
          </w:rPrChange>
        </w:rPr>
        <w:t>TED</w:t>
      </w:r>
      <w:r w:rsidRPr="00F94CB9">
        <w:rPr>
          <w:sz w:val="28"/>
          <w:szCs w:val="28"/>
          <w:lang w:val="fr-FR"/>
          <w:rPrChange w:id="6493" w:author="Peng Luqi" w:date="2019-10-13T14:50:00Z">
            <w:rPr>
              <w:lang w:val="fr-FR"/>
            </w:rPr>
          </w:rPrChange>
        </w:rPr>
        <w:t>, si vous avez le temps, jetez-y un coup d</w:t>
      </w:r>
      <w:del w:id="6494" w:author="Peng Luqi" w:date="2019-10-13T14:43:00Z">
        <w:r w:rsidRPr="00F94CB9" w:rsidDel="00EF666F">
          <w:rPr>
            <w:sz w:val="28"/>
            <w:szCs w:val="28"/>
            <w:lang w:val="fr-FR"/>
            <w:rPrChange w:id="6495" w:author="Peng Luqi" w:date="2019-10-13T14:50:00Z">
              <w:rPr>
                <w:lang w:val="fr-FR"/>
              </w:rPr>
            </w:rPrChange>
          </w:rPr>
          <w:delText>’</w:delText>
        </w:r>
      </w:del>
      <w:ins w:id="6496" w:author="Peng Luqi" w:date="2019-10-13T14:43:00Z">
        <w:r w:rsidR="00EF666F" w:rsidRPr="00F94CB9">
          <w:rPr>
            <w:sz w:val="28"/>
            <w:szCs w:val="28"/>
            <w:lang w:val="fr-FR"/>
            <w:rPrChange w:id="6497" w:author="Peng Luqi" w:date="2019-10-13T14:50:00Z">
              <w:rPr>
                <w:lang w:val="fr-FR"/>
              </w:rPr>
            </w:rPrChange>
          </w:rPr>
          <w:t>’</w:t>
        </w:r>
      </w:ins>
      <w:r w:rsidRPr="00F94CB9">
        <w:rPr>
          <w:sz w:val="28"/>
          <w:szCs w:val="28"/>
          <w:lang w:val="fr-FR"/>
          <w:rPrChange w:id="6498" w:author="Peng Luqi" w:date="2019-10-13T14:50:00Z">
            <w:rPr>
              <w:lang w:val="fr-FR"/>
            </w:rPr>
          </w:rPrChange>
        </w:rPr>
        <w:t>œil pour voir ce qu</w:t>
      </w:r>
      <w:del w:id="6499" w:author="Peng Luqi" w:date="2019-10-13T14:43:00Z">
        <w:r w:rsidRPr="00F94CB9" w:rsidDel="00EF666F">
          <w:rPr>
            <w:sz w:val="28"/>
            <w:szCs w:val="28"/>
            <w:lang w:val="fr-FR"/>
            <w:rPrChange w:id="6500" w:author="Peng Luqi" w:date="2019-10-13T14:50:00Z">
              <w:rPr>
                <w:lang w:val="fr-FR"/>
              </w:rPr>
            </w:rPrChange>
          </w:rPr>
          <w:delText>’</w:delText>
        </w:r>
      </w:del>
      <w:ins w:id="6501" w:author="Peng Luqi" w:date="2019-10-13T14:43:00Z">
        <w:r w:rsidR="00EF666F" w:rsidRPr="00F94CB9">
          <w:rPr>
            <w:sz w:val="28"/>
            <w:szCs w:val="28"/>
            <w:lang w:val="fr-FR"/>
            <w:rPrChange w:id="6502" w:author="Peng Luqi" w:date="2019-10-13T14:50:00Z">
              <w:rPr>
                <w:lang w:val="fr-FR"/>
              </w:rPr>
            </w:rPrChange>
          </w:rPr>
          <w:t>’</w:t>
        </w:r>
      </w:ins>
      <w:r w:rsidRPr="00F94CB9">
        <w:rPr>
          <w:sz w:val="28"/>
          <w:szCs w:val="28"/>
          <w:lang w:val="fr-FR"/>
          <w:rPrChange w:id="6503" w:author="Peng Luqi" w:date="2019-10-13T14:50:00Z">
            <w:rPr>
              <w:lang w:val="fr-FR"/>
            </w:rPr>
          </w:rPrChange>
        </w:rPr>
        <w:t>est un</w:t>
      </w:r>
      <w:r w:rsidRPr="00F94CB9">
        <w:rPr>
          <w:spacing w:val="-15"/>
          <w:sz w:val="28"/>
          <w:szCs w:val="28"/>
          <w:lang w:val="fr-FR"/>
          <w:rPrChange w:id="6504" w:author="Peng Luqi" w:date="2019-10-13T14:50:00Z">
            <w:rPr>
              <w:spacing w:val="-15"/>
              <w:lang w:val="fr-FR"/>
            </w:rPr>
          </w:rPrChange>
        </w:rPr>
        <w:t xml:space="preserve"> </w:t>
      </w:r>
      <w:r w:rsidRPr="00F94CB9">
        <w:rPr>
          <w:sz w:val="28"/>
          <w:szCs w:val="28"/>
          <w:lang w:val="fr-FR"/>
          <w:rPrChange w:id="6505" w:author="Peng Luqi" w:date="2019-10-13T14:50:00Z">
            <w:rPr>
              <w:lang w:val="fr-FR"/>
            </w:rPr>
          </w:rPrChange>
        </w:rPr>
        <w:t>miracle.</w:t>
      </w:r>
    </w:p>
    <w:p w:rsidR="002B38DF" w:rsidRPr="00F94CB9" w:rsidRDefault="002B38DF">
      <w:pPr>
        <w:pStyle w:val="a3"/>
        <w:ind w:left="170" w:right="170"/>
        <w:jc w:val="both"/>
        <w:rPr>
          <w:lang w:val="fr-FR"/>
          <w:rPrChange w:id="6506" w:author="Peng Luqi" w:date="2019-10-13T14:50:00Z">
            <w:rPr>
              <w:sz w:val="21"/>
              <w:lang w:val="fr-FR"/>
            </w:rPr>
          </w:rPrChange>
        </w:rPr>
        <w:pPrChange w:id="6507" w:author="Peng Luqi" w:date="2019-10-13T14:20:00Z">
          <w:pPr>
            <w:pStyle w:val="a3"/>
            <w:spacing w:before="3"/>
          </w:pPr>
        </w:pPrChange>
      </w:pPr>
    </w:p>
    <w:p w:rsidR="00FA3B19" w:rsidRDefault="00716360" w:rsidP="00CB23F4">
      <w:pPr>
        <w:ind w:left="170" w:right="170"/>
        <w:jc w:val="both"/>
        <w:rPr>
          <w:ins w:id="6508" w:author="Peng Luqi" w:date="2019-10-13T14:57:00Z"/>
          <w:sz w:val="28"/>
          <w:szCs w:val="28"/>
          <w:lang w:val="fr-FR"/>
        </w:rPr>
      </w:pPr>
      <w:r w:rsidRPr="00F94CB9">
        <w:rPr>
          <w:sz w:val="28"/>
          <w:szCs w:val="28"/>
          <w:lang w:val="fr-FR"/>
          <w:rPrChange w:id="6509" w:author="Peng Luqi" w:date="2019-10-13T14:50:00Z">
            <w:rPr>
              <w:lang w:val="fr-FR"/>
            </w:rPr>
          </w:rPrChange>
        </w:rPr>
        <w:t xml:space="preserve">Cet exemple de Batman sera utilisé pour expliquer plus en détail un sujet particulièrement surprenant : </w:t>
      </w:r>
    </w:p>
    <w:p w:rsidR="00FA3B19" w:rsidRDefault="00FA3B19" w:rsidP="00CB23F4">
      <w:pPr>
        <w:ind w:left="170" w:right="170"/>
        <w:jc w:val="both"/>
        <w:rPr>
          <w:ins w:id="6510" w:author="Peng Luqi" w:date="2019-10-13T14:57:00Z"/>
          <w:sz w:val="28"/>
          <w:szCs w:val="28"/>
          <w:lang w:val="fr-FR"/>
        </w:rPr>
      </w:pPr>
    </w:p>
    <w:p w:rsidR="002B38DF" w:rsidRPr="00F94CB9" w:rsidRDefault="00716360">
      <w:pPr>
        <w:pStyle w:val="a3"/>
        <w:ind w:left="720" w:right="720"/>
        <w:jc w:val="both"/>
        <w:rPr>
          <w:lang w:val="fr-FR"/>
          <w:rPrChange w:id="6511" w:author="Peng Luqi" w:date="2019-10-13T14:50:00Z">
            <w:rPr>
              <w:lang w:val="fr-FR"/>
            </w:rPr>
          </w:rPrChange>
        </w:rPr>
        <w:pPrChange w:id="6512" w:author="Peng Luqi" w:date="2019-10-13T14:57:00Z">
          <w:pPr>
            <w:spacing w:line="237" w:lineRule="auto"/>
            <w:ind w:left="130" w:right="183"/>
            <w:jc w:val="both"/>
          </w:pPr>
        </w:pPrChange>
      </w:pPr>
      <w:r w:rsidRPr="00F94CB9">
        <w:rPr>
          <w:lang w:val="fr-FR"/>
          <w:rPrChange w:id="6513" w:author="Peng Luqi" w:date="2019-10-13T14:50:00Z">
            <w:rPr>
              <w:lang w:val="fr-FR"/>
            </w:rPr>
          </w:rPrChange>
        </w:rPr>
        <w:t>Les hommes actifs ne croient pas complètement au sort.</w:t>
      </w:r>
    </w:p>
    <w:p w:rsidR="002B38DF" w:rsidRPr="00F94CB9" w:rsidRDefault="002B38DF">
      <w:pPr>
        <w:pStyle w:val="a3"/>
        <w:ind w:left="170" w:right="170"/>
        <w:jc w:val="both"/>
        <w:rPr>
          <w:lang w:val="fr-FR"/>
          <w:rPrChange w:id="6514" w:author="Peng Luqi" w:date="2019-10-13T14:50:00Z">
            <w:rPr>
              <w:sz w:val="22"/>
              <w:lang w:val="fr-FR"/>
            </w:rPr>
          </w:rPrChange>
        </w:rPr>
        <w:pPrChange w:id="6515" w:author="Peng Luqi" w:date="2019-10-13T14:20:00Z">
          <w:pPr>
            <w:pStyle w:val="a3"/>
            <w:spacing w:before="3"/>
          </w:pPr>
        </w:pPrChange>
      </w:pPr>
    </w:p>
    <w:p w:rsidR="002B38DF" w:rsidRPr="00F94CB9" w:rsidRDefault="00C2743D">
      <w:pPr>
        <w:ind w:left="170" w:right="170"/>
        <w:jc w:val="both"/>
        <w:rPr>
          <w:sz w:val="28"/>
          <w:szCs w:val="28"/>
          <w:lang w:val="fr-FR"/>
          <w:rPrChange w:id="6516" w:author="Peng Luqi" w:date="2019-10-13T14:50:00Z">
            <w:rPr>
              <w:lang w:val="fr-FR"/>
            </w:rPr>
          </w:rPrChange>
        </w:rPr>
        <w:pPrChange w:id="6517" w:author="Peng Luqi" w:date="2019-10-13T14:20:00Z">
          <w:pPr>
            <w:ind w:left="130" w:right="183"/>
            <w:jc w:val="both"/>
          </w:pPr>
        </w:pPrChange>
      </w:pPr>
      <w:r w:rsidRPr="00F94CB9">
        <w:rPr>
          <w:noProof/>
          <w:lang w:val="fr-FR"/>
          <w:rPrChange w:id="6518" w:author="Peng Luqi" w:date="2019-10-13T14:50:00Z">
            <w:rPr>
              <w:noProof/>
              <w:lang w:val="fr-FR"/>
            </w:rPr>
          </w:rPrChange>
        </w:rPr>
        <mc:AlternateContent>
          <mc:Choice Requires="wpg">
            <w:drawing>
              <wp:anchor distT="0" distB="0" distL="0" distR="0" simplePos="0" relativeHeight="251661824" behindDoc="1" locked="0" layoutInCell="1" allowOverlap="1">
                <wp:simplePos x="0" y="0"/>
                <wp:positionH relativeFrom="page">
                  <wp:posOffset>951230</wp:posOffset>
                </wp:positionH>
                <wp:positionV relativeFrom="paragraph">
                  <wp:posOffset>966470</wp:posOffset>
                </wp:positionV>
                <wp:extent cx="5486400" cy="1508760"/>
                <wp:effectExtent l="0" t="0" r="1270" b="635"/>
                <wp:wrapTopAndBottom/>
                <wp:docPr id="3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08760"/>
                          <a:chOff x="1453" y="257"/>
                          <a:chExt cx="8640" cy="2376"/>
                        </a:xfrm>
                      </wpg:grpSpPr>
                      <pic:pic xmlns:pic="http://schemas.openxmlformats.org/drawingml/2006/picture">
                        <pic:nvPicPr>
                          <pic:cNvPr id="38"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52" y="257"/>
                            <a:ext cx="8640" cy="2376"/>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
                        <wps:cNvSpPr>
                          <a:spLocks noChangeArrowheads="1"/>
                        </wps:cNvSpPr>
                        <wps:spPr bwMode="auto">
                          <a:xfrm>
                            <a:off x="2069" y="2003"/>
                            <a:ext cx="2039" cy="32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23"/>
                        <wps:cNvSpPr>
                          <a:spLocks noChangeArrowheads="1"/>
                        </wps:cNvSpPr>
                        <wps:spPr bwMode="auto">
                          <a:xfrm>
                            <a:off x="4707" y="2003"/>
                            <a:ext cx="2039" cy="32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22"/>
                        <wps:cNvSpPr>
                          <a:spLocks noChangeArrowheads="1"/>
                        </wps:cNvSpPr>
                        <wps:spPr bwMode="auto">
                          <a:xfrm>
                            <a:off x="7714" y="2003"/>
                            <a:ext cx="2039" cy="32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21"/>
                        <wps:cNvSpPr txBox="1">
                          <a:spLocks noChangeArrowheads="1"/>
                        </wps:cNvSpPr>
                        <wps:spPr bwMode="auto">
                          <a:xfrm>
                            <a:off x="2074" y="1999"/>
                            <a:ext cx="205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34" w:lineRule="exact"/>
                                <w:rPr>
                                  <w:sz w:val="21"/>
                                </w:rPr>
                              </w:pPr>
                              <w:r>
                                <w:rPr>
                                  <w:sz w:val="21"/>
                                  <w:shd w:val="clear" w:color="auto" w:fill="FFFFFF"/>
                                </w:rPr>
                                <w:t xml:space="preserve">Croire au destin 100 % </w:t>
                              </w:r>
                            </w:p>
                          </w:txbxContent>
                        </wps:txbx>
                        <wps:bodyPr rot="0" vert="horz" wrap="square" lIns="0" tIns="0" rIns="0" bIns="0" anchor="t" anchorCtr="0" upright="1">
                          <a:noAutofit/>
                        </wps:bodyPr>
                      </wps:wsp>
                      <wps:wsp>
                        <wps:cNvPr id="43" name="Text Box 20"/>
                        <wps:cNvSpPr txBox="1">
                          <a:spLocks noChangeArrowheads="1"/>
                        </wps:cNvSpPr>
                        <wps:spPr bwMode="auto">
                          <a:xfrm>
                            <a:off x="4714" y="1999"/>
                            <a:ext cx="205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tabs>
                                  <w:tab w:val="left" w:pos="2032"/>
                                </w:tabs>
                                <w:spacing w:line="234" w:lineRule="exact"/>
                                <w:rPr>
                                  <w:sz w:val="21"/>
                                </w:rPr>
                              </w:pPr>
                              <w:r>
                                <w:rPr>
                                  <w:sz w:val="21"/>
                                  <w:shd w:val="clear" w:color="auto" w:fill="FFFFFF"/>
                                </w:rPr>
                                <w:t>Croire au destin 50</w:t>
                              </w:r>
                              <w:r>
                                <w:rPr>
                                  <w:spacing w:val="-7"/>
                                  <w:sz w:val="21"/>
                                  <w:shd w:val="clear" w:color="auto" w:fill="FFFFFF"/>
                                </w:rPr>
                                <w:t xml:space="preserve"> </w:t>
                              </w:r>
                              <w:r>
                                <w:rPr>
                                  <w:sz w:val="21"/>
                                  <w:shd w:val="clear" w:color="auto" w:fill="FFFFFF"/>
                                </w:rPr>
                                <w:t>%</w:t>
                              </w:r>
                              <w:r>
                                <w:rPr>
                                  <w:sz w:val="21"/>
                                  <w:shd w:val="clear" w:color="auto" w:fill="FFFFFF"/>
                                </w:rPr>
                                <w:tab/>
                              </w:r>
                            </w:p>
                          </w:txbxContent>
                        </wps:txbx>
                        <wps:bodyPr rot="0" vert="horz" wrap="square" lIns="0" tIns="0" rIns="0" bIns="0" anchor="t" anchorCtr="0" upright="1">
                          <a:noAutofit/>
                        </wps:bodyPr>
                      </wps:wsp>
                      <wps:wsp>
                        <wps:cNvPr id="44" name="Text Box 19"/>
                        <wps:cNvSpPr txBox="1">
                          <a:spLocks noChangeArrowheads="1"/>
                        </wps:cNvSpPr>
                        <wps:spPr bwMode="auto">
                          <a:xfrm>
                            <a:off x="7719" y="1999"/>
                            <a:ext cx="205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tabs>
                                  <w:tab w:val="left" w:pos="2034"/>
                                </w:tabs>
                                <w:spacing w:line="234" w:lineRule="exact"/>
                                <w:rPr>
                                  <w:sz w:val="21"/>
                                </w:rPr>
                              </w:pPr>
                              <w:r>
                                <w:rPr>
                                  <w:sz w:val="21"/>
                                  <w:shd w:val="clear" w:color="auto" w:fill="FFFFFF"/>
                                </w:rPr>
                                <w:t>Croire au destin 0</w:t>
                              </w:r>
                              <w:r>
                                <w:rPr>
                                  <w:spacing w:val="-7"/>
                                  <w:sz w:val="21"/>
                                  <w:shd w:val="clear" w:color="auto" w:fill="FFFFFF"/>
                                </w:rPr>
                                <w:t xml:space="preserve"> </w:t>
                              </w:r>
                              <w:r>
                                <w:rPr>
                                  <w:sz w:val="21"/>
                                  <w:shd w:val="clear" w:color="auto" w:fill="FFFFFF"/>
                                </w:rPr>
                                <w:t>%</w:t>
                              </w:r>
                              <w:r>
                                <w:rPr>
                                  <w:sz w:val="21"/>
                                  <w:shd w:val="clear" w:color="auto" w:fill="FFFFFF"/>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34" style="position:absolute;left:0;text-align:left;margin-left:74.9pt;margin-top:76.1pt;width:6in;height:118.8pt;z-index:-251654656;mso-wrap-distance-left:0;mso-wrap-distance-right:0;mso-position-horizontal-relative:page;mso-position-vertical-relative:text" coordorigin="1453,257" coordsize="8640,2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">
                <v:shape id="Picture 25" o:spid="_x0000_s1035" type="#_x0000_t75" style="position:absolute;left:1452;top:257;width:8640;height: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">
                  <v:imagedata r:id="rId22" o:title=""/>
                </v:shape>
                <v:rect id="Rectangle 24" o:spid="_x0000_s1036" style="position:absolute;left:2069;top:2003;width:2039;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" filled="f" strokecolor="white"/>
                <v:rect id="Rectangle 23" o:spid="_x0000_s1037" style="position:absolute;left:4707;top:2003;width:2039;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" filled="f" strokecolor="white"/>
                <v:rect id="Rectangle 22" o:spid="_x0000_s1038" style="position:absolute;left:7714;top:2003;width:2039;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" filled="f" strokecolor="white"/>
                <v:shape id="Text Box 21" o:spid="_x0000_s1039" type="#_x0000_t202" style="position:absolute;left:2074;top:1999;width:205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0269D5" w:rsidRDefault="000269D5">
                        <w:pPr>
                          <w:spacing w:line="234" w:lineRule="exact"/>
                          <w:rPr>
                            <w:sz w:val="21"/>
                          </w:rPr>
                        </w:pPr>
                        <w:r>
                          <w:rPr>
                            <w:sz w:val="21"/>
                            <w:shd w:val="clear" w:color="auto" w:fill="FFFFFF"/>
                          </w:rPr>
                          <w:t xml:space="preserve">Croire au destin 100 % </w:t>
                        </w:r>
                      </w:p>
                    </w:txbxContent>
                  </v:textbox>
                </v:shape>
                <v:shape id="Text Box 20" o:spid="_x0000_s1040" type="#_x0000_t202" style="position:absolute;left:4714;top:1999;width:205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0269D5" w:rsidRDefault="000269D5">
                        <w:pPr>
                          <w:tabs>
                            <w:tab w:val="left" w:pos="2032"/>
                          </w:tabs>
                          <w:spacing w:line="234" w:lineRule="exact"/>
                          <w:rPr>
                            <w:sz w:val="21"/>
                          </w:rPr>
                        </w:pPr>
                        <w:r>
                          <w:rPr>
                            <w:sz w:val="21"/>
                            <w:shd w:val="clear" w:color="auto" w:fill="FFFFFF"/>
                          </w:rPr>
                          <w:t>Croire au destin 50</w:t>
                        </w:r>
                        <w:r>
                          <w:rPr>
                            <w:spacing w:val="-7"/>
                            <w:sz w:val="21"/>
                            <w:shd w:val="clear" w:color="auto" w:fill="FFFFFF"/>
                          </w:rPr>
                          <w:t xml:space="preserve"> </w:t>
                        </w:r>
                        <w:r>
                          <w:rPr>
                            <w:sz w:val="21"/>
                            <w:shd w:val="clear" w:color="auto" w:fill="FFFFFF"/>
                          </w:rPr>
                          <w:t>%</w:t>
                        </w:r>
                        <w:r>
                          <w:rPr>
                            <w:sz w:val="21"/>
                            <w:shd w:val="clear" w:color="auto" w:fill="FFFFFF"/>
                          </w:rPr>
                          <w:tab/>
                        </w:r>
                      </w:p>
                    </w:txbxContent>
                  </v:textbox>
                </v:shape>
                <v:shape id="Text Box 19" o:spid="_x0000_s1041" type="#_x0000_t202" style="position:absolute;left:7719;top:1999;width:205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0269D5" w:rsidRDefault="000269D5">
                        <w:pPr>
                          <w:tabs>
                            <w:tab w:val="left" w:pos="2034"/>
                          </w:tabs>
                          <w:spacing w:line="234" w:lineRule="exact"/>
                          <w:rPr>
                            <w:sz w:val="21"/>
                          </w:rPr>
                        </w:pPr>
                        <w:r>
                          <w:rPr>
                            <w:sz w:val="21"/>
                            <w:shd w:val="clear" w:color="auto" w:fill="FFFFFF"/>
                          </w:rPr>
                          <w:t>Croire au destin 0</w:t>
                        </w:r>
                        <w:r>
                          <w:rPr>
                            <w:spacing w:val="-7"/>
                            <w:sz w:val="21"/>
                            <w:shd w:val="clear" w:color="auto" w:fill="FFFFFF"/>
                          </w:rPr>
                          <w:t xml:space="preserve"> </w:t>
                        </w:r>
                        <w:r>
                          <w:rPr>
                            <w:sz w:val="21"/>
                            <w:shd w:val="clear" w:color="auto" w:fill="FFFFFF"/>
                          </w:rPr>
                          <w:t>%</w:t>
                        </w:r>
                        <w:r>
                          <w:rPr>
                            <w:sz w:val="21"/>
                            <w:shd w:val="clear" w:color="auto" w:fill="FFFFFF"/>
                          </w:rPr>
                          <w:tab/>
                        </w:r>
                      </w:p>
                    </w:txbxContent>
                  </v:textbox>
                </v:shape>
                <w10:wrap type="topAndBottom" anchorx="page"/>
              </v:group>
            </w:pict>
          </mc:Fallback>
        </mc:AlternateContent>
      </w:r>
      <w:r w:rsidR="00716360" w:rsidRPr="00F94CB9">
        <w:rPr>
          <w:sz w:val="28"/>
          <w:szCs w:val="28"/>
          <w:lang w:val="fr-FR"/>
          <w:rPrChange w:id="6519" w:author="Peng Luqi" w:date="2019-10-13T14:50:00Z">
            <w:rPr>
              <w:lang w:val="fr-FR"/>
            </w:rPr>
          </w:rPrChange>
        </w:rPr>
        <w:t>Croyez-vous au destin ? Oserez-vous dire que vous ne croyez pas du tout au destin ? Il y a une longue distance</w:t>
      </w:r>
      <w:r w:rsidR="00716360" w:rsidRPr="00F94CB9">
        <w:rPr>
          <w:spacing w:val="-16"/>
          <w:sz w:val="28"/>
          <w:szCs w:val="28"/>
          <w:lang w:val="fr-FR"/>
          <w:rPrChange w:id="6520" w:author="Peng Luqi" w:date="2019-10-13T14:50:00Z">
            <w:rPr>
              <w:spacing w:val="-16"/>
              <w:lang w:val="fr-FR"/>
            </w:rPr>
          </w:rPrChange>
        </w:rPr>
        <w:t xml:space="preserve"> </w:t>
      </w:r>
      <w:r w:rsidR="00716360" w:rsidRPr="00F94CB9">
        <w:rPr>
          <w:sz w:val="28"/>
          <w:szCs w:val="28"/>
          <w:lang w:val="fr-FR"/>
          <w:rPrChange w:id="6521" w:author="Peng Luqi" w:date="2019-10-13T14:50:00Z">
            <w:rPr>
              <w:lang w:val="fr-FR"/>
            </w:rPr>
          </w:rPrChange>
        </w:rPr>
        <w:t>entre</w:t>
      </w:r>
      <w:r w:rsidR="00716360" w:rsidRPr="00F94CB9">
        <w:rPr>
          <w:spacing w:val="-15"/>
          <w:sz w:val="28"/>
          <w:szCs w:val="28"/>
          <w:lang w:val="fr-FR"/>
          <w:rPrChange w:id="6522" w:author="Peng Luqi" w:date="2019-10-13T14:50:00Z">
            <w:rPr>
              <w:spacing w:val="-15"/>
              <w:lang w:val="fr-FR"/>
            </w:rPr>
          </w:rPrChange>
        </w:rPr>
        <w:t xml:space="preserve"> </w:t>
      </w:r>
      <w:r w:rsidR="00716360" w:rsidRPr="00F94CB9">
        <w:rPr>
          <w:sz w:val="28"/>
          <w:szCs w:val="28"/>
          <w:lang w:val="fr-FR"/>
          <w:rPrChange w:id="6523" w:author="Peng Luqi" w:date="2019-10-13T14:50:00Z">
            <w:rPr>
              <w:lang w:val="fr-FR"/>
            </w:rPr>
          </w:rPrChange>
        </w:rPr>
        <w:t>la</w:t>
      </w:r>
      <w:r w:rsidR="00716360" w:rsidRPr="00F94CB9">
        <w:rPr>
          <w:spacing w:val="-15"/>
          <w:sz w:val="28"/>
          <w:szCs w:val="28"/>
          <w:lang w:val="fr-FR"/>
          <w:rPrChange w:id="6524" w:author="Peng Luqi" w:date="2019-10-13T14:50:00Z">
            <w:rPr>
              <w:spacing w:val="-15"/>
              <w:lang w:val="fr-FR"/>
            </w:rPr>
          </w:rPrChange>
        </w:rPr>
        <w:t xml:space="preserve"> </w:t>
      </w:r>
      <w:r w:rsidR="00716360" w:rsidRPr="00F94CB9">
        <w:rPr>
          <w:sz w:val="28"/>
          <w:szCs w:val="28"/>
          <w:lang w:val="fr-FR"/>
          <w:rPrChange w:id="6525" w:author="Peng Luqi" w:date="2019-10-13T14:50:00Z">
            <w:rPr>
              <w:lang w:val="fr-FR"/>
            </w:rPr>
          </w:rPrChange>
        </w:rPr>
        <w:t>foi</w:t>
      </w:r>
      <w:r w:rsidR="00716360" w:rsidRPr="00F94CB9">
        <w:rPr>
          <w:spacing w:val="-15"/>
          <w:sz w:val="28"/>
          <w:szCs w:val="28"/>
          <w:lang w:val="fr-FR"/>
          <w:rPrChange w:id="6526" w:author="Peng Luqi" w:date="2019-10-13T14:50:00Z">
            <w:rPr>
              <w:spacing w:val="-15"/>
              <w:lang w:val="fr-FR"/>
            </w:rPr>
          </w:rPrChange>
        </w:rPr>
        <w:t xml:space="preserve"> </w:t>
      </w:r>
      <w:r w:rsidR="00716360" w:rsidRPr="00F94CB9">
        <w:rPr>
          <w:sz w:val="28"/>
          <w:szCs w:val="28"/>
          <w:lang w:val="fr-FR"/>
          <w:rPrChange w:id="6527" w:author="Peng Luqi" w:date="2019-10-13T14:50:00Z">
            <w:rPr>
              <w:lang w:val="fr-FR"/>
            </w:rPr>
          </w:rPrChange>
        </w:rPr>
        <w:t>totale</w:t>
      </w:r>
      <w:r w:rsidR="00716360" w:rsidRPr="00F94CB9">
        <w:rPr>
          <w:spacing w:val="-15"/>
          <w:sz w:val="28"/>
          <w:szCs w:val="28"/>
          <w:lang w:val="fr-FR"/>
          <w:rPrChange w:id="6528" w:author="Peng Luqi" w:date="2019-10-13T14:50:00Z">
            <w:rPr>
              <w:spacing w:val="-15"/>
              <w:lang w:val="fr-FR"/>
            </w:rPr>
          </w:rPrChange>
        </w:rPr>
        <w:t xml:space="preserve"> </w:t>
      </w:r>
      <w:r w:rsidR="00716360" w:rsidRPr="00F94CB9">
        <w:rPr>
          <w:sz w:val="28"/>
          <w:szCs w:val="28"/>
          <w:lang w:val="fr-FR"/>
          <w:rPrChange w:id="6529" w:author="Peng Luqi" w:date="2019-10-13T14:50:00Z">
            <w:rPr>
              <w:lang w:val="fr-FR"/>
            </w:rPr>
          </w:rPrChange>
        </w:rPr>
        <w:t>et</w:t>
      </w:r>
      <w:r w:rsidR="00716360" w:rsidRPr="00F94CB9">
        <w:rPr>
          <w:spacing w:val="-15"/>
          <w:sz w:val="28"/>
          <w:szCs w:val="28"/>
          <w:lang w:val="fr-FR"/>
          <w:rPrChange w:id="6530" w:author="Peng Luqi" w:date="2019-10-13T14:50:00Z">
            <w:rPr>
              <w:spacing w:val="-15"/>
              <w:lang w:val="fr-FR"/>
            </w:rPr>
          </w:rPrChange>
        </w:rPr>
        <w:t xml:space="preserve"> </w:t>
      </w:r>
      <w:r w:rsidR="00716360" w:rsidRPr="00F94CB9">
        <w:rPr>
          <w:sz w:val="28"/>
          <w:szCs w:val="28"/>
          <w:lang w:val="fr-FR"/>
          <w:rPrChange w:id="6531" w:author="Peng Luqi" w:date="2019-10-13T14:50:00Z">
            <w:rPr>
              <w:lang w:val="fr-FR"/>
            </w:rPr>
          </w:rPrChange>
        </w:rPr>
        <w:t>l</w:t>
      </w:r>
      <w:del w:id="6532" w:author="Peng Luqi" w:date="2019-10-13T14:43:00Z">
        <w:r w:rsidR="00716360" w:rsidRPr="00F94CB9" w:rsidDel="00EF666F">
          <w:rPr>
            <w:sz w:val="28"/>
            <w:szCs w:val="28"/>
            <w:lang w:val="fr-FR"/>
            <w:rPrChange w:id="6533" w:author="Peng Luqi" w:date="2019-10-13T14:50:00Z">
              <w:rPr>
                <w:lang w:val="fr-FR"/>
              </w:rPr>
            </w:rPrChange>
          </w:rPr>
          <w:delText>’</w:delText>
        </w:r>
      </w:del>
      <w:ins w:id="6534" w:author="Peng Luqi" w:date="2019-10-13T14:43:00Z">
        <w:r w:rsidR="00EF666F" w:rsidRPr="00F94CB9">
          <w:rPr>
            <w:sz w:val="28"/>
            <w:szCs w:val="28"/>
            <w:lang w:val="fr-FR"/>
            <w:rPrChange w:id="6535" w:author="Peng Luqi" w:date="2019-10-13T14:50:00Z">
              <w:rPr>
                <w:lang w:val="fr-FR"/>
              </w:rPr>
            </w:rPrChange>
          </w:rPr>
          <w:t>’</w:t>
        </w:r>
      </w:ins>
      <w:r w:rsidR="00716360" w:rsidRPr="00F94CB9">
        <w:rPr>
          <w:sz w:val="28"/>
          <w:szCs w:val="28"/>
          <w:lang w:val="fr-FR"/>
          <w:rPrChange w:id="6536" w:author="Peng Luqi" w:date="2019-10-13T14:50:00Z">
            <w:rPr>
              <w:lang w:val="fr-FR"/>
            </w:rPr>
          </w:rPrChange>
        </w:rPr>
        <w:t>absence</w:t>
      </w:r>
      <w:r w:rsidR="00716360" w:rsidRPr="00F94CB9">
        <w:rPr>
          <w:spacing w:val="-15"/>
          <w:sz w:val="28"/>
          <w:szCs w:val="28"/>
          <w:lang w:val="fr-FR"/>
          <w:rPrChange w:id="6537" w:author="Peng Luqi" w:date="2019-10-13T14:50:00Z">
            <w:rPr>
              <w:spacing w:val="-15"/>
              <w:lang w:val="fr-FR"/>
            </w:rPr>
          </w:rPrChange>
        </w:rPr>
        <w:t xml:space="preserve"> </w:t>
      </w:r>
      <w:r w:rsidR="00716360" w:rsidRPr="00F94CB9">
        <w:rPr>
          <w:sz w:val="28"/>
          <w:szCs w:val="28"/>
          <w:lang w:val="fr-FR"/>
          <w:rPrChange w:id="6538" w:author="Peng Luqi" w:date="2019-10-13T14:50:00Z">
            <w:rPr>
              <w:lang w:val="fr-FR"/>
            </w:rPr>
          </w:rPrChange>
        </w:rPr>
        <w:t>de</w:t>
      </w:r>
      <w:r w:rsidR="00716360" w:rsidRPr="00F94CB9">
        <w:rPr>
          <w:spacing w:val="-15"/>
          <w:sz w:val="28"/>
          <w:szCs w:val="28"/>
          <w:lang w:val="fr-FR"/>
          <w:rPrChange w:id="6539" w:author="Peng Luqi" w:date="2019-10-13T14:50:00Z">
            <w:rPr>
              <w:spacing w:val="-15"/>
              <w:lang w:val="fr-FR"/>
            </w:rPr>
          </w:rPrChange>
        </w:rPr>
        <w:t xml:space="preserve"> </w:t>
      </w:r>
      <w:r w:rsidR="00716360" w:rsidRPr="00F94CB9">
        <w:rPr>
          <w:sz w:val="28"/>
          <w:szCs w:val="28"/>
          <w:lang w:val="fr-FR"/>
          <w:rPrChange w:id="6540" w:author="Peng Luqi" w:date="2019-10-13T14:50:00Z">
            <w:rPr>
              <w:lang w:val="fr-FR"/>
            </w:rPr>
          </w:rPrChange>
        </w:rPr>
        <w:t>la</w:t>
      </w:r>
      <w:r w:rsidR="00716360" w:rsidRPr="00F94CB9">
        <w:rPr>
          <w:spacing w:val="-15"/>
          <w:sz w:val="28"/>
          <w:szCs w:val="28"/>
          <w:lang w:val="fr-FR"/>
          <w:rPrChange w:id="6541" w:author="Peng Luqi" w:date="2019-10-13T14:50:00Z">
            <w:rPr>
              <w:spacing w:val="-15"/>
              <w:lang w:val="fr-FR"/>
            </w:rPr>
          </w:rPrChange>
        </w:rPr>
        <w:t xml:space="preserve"> </w:t>
      </w:r>
      <w:r w:rsidR="00716360" w:rsidRPr="00F94CB9">
        <w:rPr>
          <w:sz w:val="28"/>
          <w:szCs w:val="28"/>
          <w:lang w:val="fr-FR"/>
          <w:rPrChange w:id="6542" w:author="Peng Luqi" w:date="2019-10-13T14:50:00Z">
            <w:rPr>
              <w:lang w:val="fr-FR"/>
            </w:rPr>
          </w:rPrChange>
        </w:rPr>
        <w:t>foi.</w:t>
      </w:r>
      <w:r w:rsidR="00716360" w:rsidRPr="00F94CB9">
        <w:rPr>
          <w:spacing w:val="-15"/>
          <w:sz w:val="28"/>
          <w:szCs w:val="28"/>
          <w:lang w:val="fr-FR"/>
          <w:rPrChange w:id="6543" w:author="Peng Luqi" w:date="2019-10-13T14:50:00Z">
            <w:rPr>
              <w:spacing w:val="-15"/>
              <w:lang w:val="fr-FR"/>
            </w:rPr>
          </w:rPrChange>
        </w:rPr>
        <w:t xml:space="preserve"> </w:t>
      </w:r>
      <w:r w:rsidR="00716360" w:rsidRPr="00F94CB9">
        <w:rPr>
          <w:sz w:val="28"/>
          <w:szCs w:val="28"/>
          <w:lang w:val="fr-FR"/>
          <w:rPrChange w:id="6544" w:author="Peng Luqi" w:date="2019-10-13T14:50:00Z">
            <w:rPr>
              <w:lang w:val="fr-FR"/>
            </w:rPr>
          </w:rPrChange>
        </w:rPr>
        <w:t>Peu</w:t>
      </w:r>
      <w:r w:rsidR="00716360" w:rsidRPr="00F94CB9">
        <w:rPr>
          <w:spacing w:val="-15"/>
          <w:sz w:val="28"/>
          <w:szCs w:val="28"/>
          <w:lang w:val="fr-FR"/>
          <w:rPrChange w:id="6545" w:author="Peng Luqi" w:date="2019-10-13T14:50:00Z">
            <w:rPr>
              <w:spacing w:val="-15"/>
              <w:lang w:val="fr-FR"/>
            </w:rPr>
          </w:rPrChange>
        </w:rPr>
        <w:t xml:space="preserve"> </w:t>
      </w:r>
      <w:r w:rsidR="00716360" w:rsidRPr="00F94CB9">
        <w:rPr>
          <w:sz w:val="28"/>
          <w:szCs w:val="28"/>
          <w:lang w:val="fr-FR"/>
          <w:rPrChange w:id="6546" w:author="Peng Luqi" w:date="2019-10-13T14:50:00Z">
            <w:rPr>
              <w:lang w:val="fr-FR"/>
            </w:rPr>
          </w:rPrChange>
        </w:rPr>
        <w:t>importe</w:t>
      </w:r>
      <w:r w:rsidR="00716360" w:rsidRPr="00F94CB9">
        <w:rPr>
          <w:spacing w:val="-15"/>
          <w:sz w:val="28"/>
          <w:szCs w:val="28"/>
          <w:lang w:val="fr-FR"/>
          <w:rPrChange w:id="6547" w:author="Peng Luqi" w:date="2019-10-13T14:50:00Z">
            <w:rPr>
              <w:spacing w:val="-15"/>
              <w:lang w:val="fr-FR"/>
            </w:rPr>
          </w:rPrChange>
        </w:rPr>
        <w:t xml:space="preserve"> </w:t>
      </w:r>
      <w:r w:rsidR="00716360" w:rsidRPr="00F94CB9">
        <w:rPr>
          <w:sz w:val="28"/>
          <w:szCs w:val="28"/>
          <w:lang w:val="fr-FR"/>
          <w:rPrChange w:id="6548" w:author="Peng Luqi" w:date="2019-10-13T14:50:00Z">
            <w:rPr>
              <w:lang w:val="fr-FR"/>
            </w:rPr>
          </w:rPrChange>
        </w:rPr>
        <w:t>à</w:t>
      </w:r>
      <w:r w:rsidR="00716360" w:rsidRPr="00F94CB9">
        <w:rPr>
          <w:spacing w:val="-16"/>
          <w:sz w:val="28"/>
          <w:szCs w:val="28"/>
          <w:lang w:val="fr-FR"/>
          <w:rPrChange w:id="6549" w:author="Peng Luqi" w:date="2019-10-13T14:50:00Z">
            <w:rPr>
              <w:spacing w:val="-16"/>
              <w:lang w:val="fr-FR"/>
            </w:rPr>
          </w:rPrChange>
        </w:rPr>
        <w:t xml:space="preserve"> </w:t>
      </w:r>
      <w:r w:rsidR="00716360" w:rsidRPr="00F94CB9">
        <w:rPr>
          <w:sz w:val="28"/>
          <w:szCs w:val="28"/>
          <w:lang w:val="fr-FR"/>
          <w:rPrChange w:id="6550" w:author="Peng Luqi" w:date="2019-10-13T14:50:00Z">
            <w:rPr>
              <w:lang w:val="fr-FR"/>
            </w:rPr>
          </w:rPrChange>
        </w:rPr>
        <w:t>quel</w:t>
      </w:r>
      <w:r w:rsidR="00716360" w:rsidRPr="00F94CB9">
        <w:rPr>
          <w:spacing w:val="-14"/>
          <w:sz w:val="28"/>
          <w:szCs w:val="28"/>
          <w:lang w:val="fr-FR"/>
          <w:rPrChange w:id="6551" w:author="Peng Luqi" w:date="2019-10-13T14:50:00Z">
            <w:rPr>
              <w:spacing w:val="-14"/>
              <w:lang w:val="fr-FR"/>
            </w:rPr>
          </w:rPrChange>
        </w:rPr>
        <w:t xml:space="preserve"> </w:t>
      </w:r>
      <w:r w:rsidR="00716360" w:rsidRPr="00F94CB9">
        <w:rPr>
          <w:sz w:val="28"/>
          <w:szCs w:val="28"/>
          <w:lang w:val="fr-FR"/>
          <w:rPrChange w:id="6552" w:author="Peng Luqi" w:date="2019-10-13T14:50:00Z">
            <w:rPr>
              <w:lang w:val="fr-FR"/>
            </w:rPr>
          </w:rPrChange>
        </w:rPr>
        <w:t>niveau</w:t>
      </w:r>
      <w:r w:rsidR="00716360" w:rsidRPr="00F94CB9">
        <w:rPr>
          <w:spacing w:val="-15"/>
          <w:sz w:val="28"/>
          <w:szCs w:val="28"/>
          <w:lang w:val="fr-FR"/>
          <w:rPrChange w:id="6553" w:author="Peng Luqi" w:date="2019-10-13T14:50:00Z">
            <w:rPr>
              <w:spacing w:val="-15"/>
              <w:lang w:val="fr-FR"/>
            </w:rPr>
          </w:rPrChange>
        </w:rPr>
        <w:t xml:space="preserve"> </w:t>
      </w:r>
      <w:r w:rsidR="00716360" w:rsidRPr="00F94CB9">
        <w:rPr>
          <w:sz w:val="28"/>
          <w:szCs w:val="28"/>
          <w:lang w:val="fr-FR"/>
          <w:rPrChange w:id="6554" w:author="Peng Luqi" w:date="2019-10-13T14:50:00Z">
            <w:rPr>
              <w:lang w:val="fr-FR"/>
            </w:rPr>
          </w:rPrChange>
        </w:rPr>
        <w:t>sur</w:t>
      </w:r>
      <w:r w:rsidR="00716360" w:rsidRPr="00F94CB9">
        <w:rPr>
          <w:spacing w:val="-15"/>
          <w:sz w:val="28"/>
          <w:szCs w:val="28"/>
          <w:lang w:val="fr-FR"/>
          <w:rPrChange w:id="6555" w:author="Peng Luqi" w:date="2019-10-13T14:50:00Z">
            <w:rPr>
              <w:spacing w:val="-15"/>
              <w:lang w:val="fr-FR"/>
            </w:rPr>
          </w:rPrChange>
        </w:rPr>
        <w:t xml:space="preserve"> </w:t>
      </w:r>
      <w:r w:rsidR="00716360" w:rsidRPr="00F94CB9">
        <w:rPr>
          <w:sz w:val="28"/>
          <w:szCs w:val="28"/>
          <w:lang w:val="fr-FR"/>
          <w:rPrChange w:id="6556" w:author="Peng Luqi" w:date="2019-10-13T14:50:00Z">
            <w:rPr>
              <w:lang w:val="fr-FR"/>
            </w:rPr>
          </w:rPrChange>
        </w:rPr>
        <w:t>l</w:t>
      </w:r>
      <w:del w:id="6557" w:author="Peng Luqi" w:date="2019-10-13T14:43:00Z">
        <w:r w:rsidR="00716360" w:rsidRPr="00F94CB9" w:rsidDel="00EF666F">
          <w:rPr>
            <w:sz w:val="28"/>
            <w:szCs w:val="28"/>
            <w:lang w:val="fr-FR"/>
            <w:rPrChange w:id="6558" w:author="Peng Luqi" w:date="2019-10-13T14:50:00Z">
              <w:rPr>
                <w:lang w:val="fr-FR"/>
              </w:rPr>
            </w:rPrChange>
          </w:rPr>
          <w:delText>’</w:delText>
        </w:r>
      </w:del>
      <w:ins w:id="6559" w:author="Peng Luqi" w:date="2019-10-13T14:43:00Z">
        <w:r w:rsidR="00EF666F" w:rsidRPr="00F94CB9">
          <w:rPr>
            <w:sz w:val="28"/>
            <w:szCs w:val="28"/>
            <w:lang w:val="fr-FR"/>
            <w:rPrChange w:id="6560" w:author="Peng Luqi" w:date="2019-10-13T14:50:00Z">
              <w:rPr>
                <w:lang w:val="fr-FR"/>
              </w:rPr>
            </w:rPrChange>
          </w:rPr>
          <w:t>’</w:t>
        </w:r>
      </w:ins>
      <w:r w:rsidR="00716360" w:rsidRPr="00F94CB9">
        <w:rPr>
          <w:sz w:val="28"/>
          <w:szCs w:val="28"/>
          <w:lang w:val="fr-FR"/>
          <w:rPrChange w:id="6561" w:author="Peng Luqi" w:date="2019-10-13T14:50:00Z">
            <w:rPr>
              <w:lang w:val="fr-FR"/>
            </w:rPr>
          </w:rPrChange>
        </w:rPr>
        <w:t>échelle</w:t>
      </w:r>
      <w:r w:rsidR="00716360" w:rsidRPr="00F94CB9">
        <w:rPr>
          <w:spacing w:val="-15"/>
          <w:sz w:val="28"/>
          <w:szCs w:val="28"/>
          <w:lang w:val="fr-FR"/>
          <w:rPrChange w:id="6562" w:author="Peng Luqi" w:date="2019-10-13T14:50:00Z">
            <w:rPr>
              <w:spacing w:val="-15"/>
              <w:lang w:val="fr-FR"/>
            </w:rPr>
          </w:rPrChange>
        </w:rPr>
        <w:t xml:space="preserve"> </w:t>
      </w:r>
      <w:r w:rsidR="00716360" w:rsidRPr="00F94CB9">
        <w:rPr>
          <w:sz w:val="28"/>
          <w:szCs w:val="28"/>
          <w:lang w:val="fr-FR"/>
          <w:rPrChange w:id="6563" w:author="Peng Luqi" w:date="2019-10-13T14:50:00Z">
            <w:rPr>
              <w:lang w:val="fr-FR"/>
            </w:rPr>
          </w:rPrChange>
        </w:rPr>
        <w:t>vous</w:t>
      </w:r>
      <w:r w:rsidR="00716360" w:rsidRPr="00F94CB9">
        <w:rPr>
          <w:spacing w:val="-15"/>
          <w:sz w:val="28"/>
          <w:szCs w:val="28"/>
          <w:lang w:val="fr-FR"/>
          <w:rPrChange w:id="6564" w:author="Peng Luqi" w:date="2019-10-13T14:50:00Z">
            <w:rPr>
              <w:spacing w:val="-15"/>
              <w:lang w:val="fr-FR"/>
            </w:rPr>
          </w:rPrChange>
        </w:rPr>
        <w:t xml:space="preserve"> </w:t>
      </w:r>
      <w:r w:rsidR="00716360" w:rsidRPr="00F94CB9">
        <w:rPr>
          <w:sz w:val="28"/>
          <w:szCs w:val="28"/>
          <w:lang w:val="fr-FR"/>
          <w:rPrChange w:id="6565" w:author="Peng Luqi" w:date="2019-10-13T14:50:00Z">
            <w:rPr>
              <w:lang w:val="fr-FR"/>
            </w:rPr>
          </w:rPrChange>
        </w:rPr>
        <w:t>vous</w:t>
      </w:r>
      <w:r w:rsidR="00716360" w:rsidRPr="00F94CB9">
        <w:rPr>
          <w:spacing w:val="-15"/>
          <w:sz w:val="28"/>
          <w:szCs w:val="28"/>
          <w:lang w:val="fr-FR"/>
          <w:rPrChange w:id="6566" w:author="Peng Luqi" w:date="2019-10-13T14:50:00Z">
            <w:rPr>
              <w:spacing w:val="-15"/>
              <w:lang w:val="fr-FR"/>
            </w:rPr>
          </w:rPrChange>
        </w:rPr>
        <w:t xml:space="preserve"> </w:t>
      </w:r>
      <w:r w:rsidR="00716360" w:rsidRPr="00F94CB9">
        <w:rPr>
          <w:sz w:val="28"/>
          <w:szCs w:val="28"/>
          <w:lang w:val="fr-FR"/>
          <w:rPrChange w:id="6567" w:author="Peng Luqi" w:date="2019-10-13T14:50:00Z">
            <w:rPr>
              <w:lang w:val="fr-FR"/>
            </w:rPr>
          </w:rPrChange>
        </w:rPr>
        <w:t>situez, cela ne peut pas être « pas du tout</w:t>
      </w:r>
      <w:r w:rsidR="00716360" w:rsidRPr="00F94CB9">
        <w:rPr>
          <w:spacing w:val="-10"/>
          <w:sz w:val="28"/>
          <w:szCs w:val="28"/>
          <w:lang w:val="fr-FR"/>
          <w:rPrChange w:id="6568" w:author="Peng Luqi" w:date="2019-10-13T14:50:00Z">
            <w:rPr>
              <w:spacing w:val="-10"/>
              <w:lang w:val="fr-FR"/>
            </w:rPr>
          </w:rPrChange>
        </w:rPr>
        <w:t xml:space="preserve"> </w:t>
      </w:r>
      <w:r w:rsidR="00716360" w:rsidRPr="00F94CB9">
        <w:rPr>
          <w:sz w:val="28"/>
          <w:szCs w:val="28"/>
          <w:lang w:val="fr-FR"/>
          <w:rPrChange w:id="6569" w:author="Peng Luqi" w:date="2019-10-13T14:50:00Z">
            <w:rPr>
              <w:lang w:val="fr-FR"/>
            </w:rPr>
          </w:rPrChange>
        </w:rPr>
        <w:t>».</w:t>
      </w:r>
    </w:p>
    <w:p w:rsidR="00F23B1D" w:rsidRDefault="00F23B1D" w:rsidP="00CB23F4">
      <w:pPr>
        <w:pStyle w:val="a3"/>
        <w:ind w:left="170" w:right="170"/>
        <w:jc w:val="both"/>
        <w:rPr>
          <w:ins w:id="6570" w:author="Peng Luqi" w:date="2019-10-13T22:49:00Z"/>
          <w:lang w:val="fr-FR"/>
        </w:rPr>
      </w:pPr>
    </w:p>
    <w:p w:rsidR="002B38DF" w:rsidRPr="00F94CB9" w:rsidDel="00F23B1D" w:rsidRDefault="002B38DF">
      <w:pPr>
        <w:pStyle w:val="a3"/>
        <w:ind w:left="170" w:right="170"/>
        <w:jc w:val="both"/>
        <w:rPr>
          <w:del w:id="6571" w:author="Peng Luqi" w:date="2019-10-13T22:49:00Z"/>
          <w:lang w:val="fr-FR"/>
          <w:rPrChange w:id="6572" w:author="Peng Luqi" w:date="2019-10-13T14:50:00Z">
            <w:rPr>
              <w:del w:id="6573" w:author="Peng Luqi" w:date="2019-10-13T22:49:00Z"/>
              <w:sz w:val="18"/>
              <w:lang w:val="fr-FR"/>
            </w:rPr>
          </w:rPrChange>
        </w:rPr>
        <w:pPrChange w:id="6574" w:author="Peng Luqi" w:date="2019-10-13T14:20:00Z">
          <w:pPr>
            <w:pStyle w:val="a3"/>
            <w:spacing w:before="1"/>
          </w:pPr>
        </w:pPrChange>
      </w:pPr>
    </w:p>
    <w:p w:rsidR="00000000" w:rsidRDefault="0010589D">
      <w:pPr>
        <w:pStyle w:val="a3"/>
        <w:ind w:left="170" w:right="170"/>
        <w:jc w:val="both"/>
        <w:rPr>
          <w:del w:id="6575" w:author="Peng Luqi" w:date="2019-10-13T22:49:00Z"/>
          <w:lang w:val="fr-FR"/>
          <w:rPrChange w:id="6576" w:author="Peng Luqi" w:date="2019-10-13T14:50:00Z">
            <w:rPr>
              <w:del w:id="6577" w:author="Peng Luqi" w:date="2019-10-13T22:49:00Z"/>
              <w:sz w:val="18"/>
              <w:lang w:val="fr-FR"/>
            </w:rPr>
          </w:rPrChange>
        </w:rPr>
        <w:sectPr w:rsidR="00000000">
          <w:pgSz w:w="11910" w:h="16840"/>
          <w:pgMar w:top="1440" w:right="1240" w:bottom="280" w:left="1320" w:header="720" w:footer="720" w:gutter="0"/>
          <w:cols w:space="720"/>
        </w:sectPr>
        <w:pPrChange w:id="6578" w:author="Peng Luqi" w:date="2019-10-13T22:49:00Z">
          <w:pPr/>
        </w:pPrChange>
      </w:pPr>
    </w:p>
    <w:p w:rsidR="002B38DF" w:rsidRPr="00F94CB9" w:rsidRDefault="00716360">
      <w:pPr>
        <w:ind w:left="170" w:right="170"/>
        <w:jc w:val="both"/>
        <w:rPr>
          <w:sz w:val="28"/>
          <w:szCs w:val="28"/>
          <w:lang w:val="fr-FR"/>
          <w:rPrChange w:id="6579" w:author="Peng Luqi" w:date="2019-10-13T14:50:00Z">
            <w:rPr>
              <w:lang w:val="fr-FR"/>
            </w:rPr>
          </w:rPrChange>
        </w:rPr>
        <w:pPrChange w:id="6580" w:author="Peng Luqi" w:date="2019-10-13T14:20:00Z">
          <w:pPr>
            <w:spacing w:before="68"/>
            <w:ind w:left="130" w:right="62"/>
          </w:pPr>
        </w:pPrChange>
      </w:pPr>
      <w:r w:rsidRPr="00F94CB9">
        <w:rPr>
          <w:sz w:val="28"/>
          <w:szCs w:val="28"/>
          <w:lang w:val="fr-FR"/>
          <w:rPrChange w:id="6581" w:author="Peng Luqi" w:date="2019-10-13T14:50:00Z">
            <w:rPr>
              <w:lang w:val="fr-FR"/>
            </w:rPr>
          </w:rPrChange>
        </w:rPr>
        <w:t>Avec</w:t>
      </w:r>
      <w:r w:rsidRPr="00F94CB9">
        <w:rPr>
          <w:spacing w:val="-16"/>
          <w:sz w:val="28"/>
          <w:szCs w:val="28"/>
          <w:lang w:val="fr-FR"/>
          <w:rPrChange w:id="6582" w:author="Peng Luqi" w:date="2019-10-13T14:50:00Z">
            <w:rPr>
              <w:spacing w:val="-16"/>
              <w:lang w:val="fr-FR"/>
            </w:rPr>
          </w:rPrChange>
        </w:rPr>
        <w:t xml:space="preserve"> </w:t>
      </w:r>
      <w:r w:rsidRPr="00F94CB9">
        <w:rPr>
          <w:sz w:val="28"/>
          <w:szCs w:val="28"/>
          <w:lang w:val="fr-FR"/>
          <w:rPrChange w:id="6583" w:author="Peng Luqi" w:date="2019-10-13T14:50:00Z">
            <w:rPr>
              <w:lang w:val="fr-FR"/>
            </w:rPr>
          </w:rPrChange>
        </w:rPr>
        <w:t>juste</w:t>
      </w:r>
      <w:r w:rsidRPr="00F94CB9">
        <w:rPr>
          <w:spacing w:val="-15"/>
          <w:sz w:val="28"/>
          <w:szCs w:val="28"/>
          <w:lang w:val="fr-FR"/>
          <w:rPrChange w:id="6584" w:author="Peng Luqi" w:date="2019-10-13T14:50:00Z">
            <w:rPr>
              <w:spacing w:val="-15"/>
              <w:lang w:val="fr-FR"/>
            </w:rPr>
          </w:rPrChange>
        </w:rPr>
        <w:t xml:space="preserve"> </w:t>
      </w:r>
      <w:r w:rsidRPr="00F94CB9">
        <w:rPr>
          <w:sz w:val="28"/>
          <w:szCs w:val="28"/>
          <w:lang w:val="fr-FR"/>
          <w:rPrChange w:id="6585" w:author="Peng Luqi" w:date="2019-10-13T14:50:00Z">
            <w:rPr>
              <w:lang w:val="fr-FR"/>
            </w:rPr>
          </w:rPrChange>
        </w:rPr>
        <w:t>une</w:t>
      </w:r>
      <w:r w:rsidRPr="00F94CB9">
        <w:rPr>
          <w:spacing w:val="-16"/>
          <w:sz w:val="28"/>
          <w:szCs w:val="28"/>
          <w:lang w:val="fr-FR"/>
          <w:rPrChange w:id="6586" w:author="Peng Luqi" w:date="2019-10-13T14:50:00Z">
            <w:rPr>
              <w:spacing w:val="-16"/>
              <w:lang w:val="fr-FR"/>
            </w:rPr>
          </w:rPrChange>
        </w:rPr>
        <w:t xml:space="preserve"> </w:t>
      </w:r>
      <w:r w:rsidRPr="00F94CB9">
        <w:rPr>
          <w:sz w:val="28"/>
          <w:szCs w:val="28"/>
          <w:lang w:val="fr-FR"/>
          <w:rPrChange w:id="6587" w:author="Peng Luqi" w:date="2019-10-13T14:50:00Z">
            <w:rPr>
              <w:lang w:val="fr-FR"/>
            </w:rPr>
          </w:rPrChange>
        </w:rPr>
        <w:t>seconde</w:t>
      </w:r>
      <w:r w:rsidRPr="00F94CB9">
        <w:rPr>
          <w:spacing w:val="-16"/>
          <w:sz w:val="28"/>
          <w:szCs w:val="28"/>
          <w:lang w:val="fr-FR"/>
          <w:rPrChange w:id="6588" w:author="Peng Luqi" w:date="2019-10-13T14:50:00Z">
            <w:rPr>
              <w:spacing w:val="-16"/>
              <w:lang w:val="fr-FR"/>
            </w:rPr>
          </w:rPrChange>
        </w:rPr>
        <w:t xml:space="preserve"> </w:t>
      </w:r>
      <w:r w:rsidRPr="00F94CB9">
        <w:rPr>
          <w:sz w:val="28"/>
          <w:szCs w:val="28"/>
          <w:lang w:val="fr-FR"/>
          <w:rPrChange w:id="6589" w:author="Peng Luqi" w:date="2019-10-13T14:50:00Z">
            <w:rPr>
              <w:lang w:val="fr-FR"/>
            </w:rPr>
          </w:rPrChange>
        </w:rPr>
        <w:t>d</w:t>
      </w:r>
      <w:del w:id="6590" w:author="Peng Luqi" w:date="2019-10-13T14:43:00Z">
        <w:r w:rsidRPr="00F94CB9" w:rsidDel="00EF666F">
          <w:rPr>
            <w:sz w:val="28"/>
            <w:szCs w:val="28"/>
            <w:lang w:val="fr-FR"/>
            <w:rPrChange w:id="6591" w:author="Peng Luqi" w:date="2019-10-13T14:50:00Z">
              <w:rPr>
                <w:lang w:val="fr-FR"/>
              </w:rPr>
            </w:rPrChange>
          </w:rPr>
          <w:delText>’</w:delText>
        </w:r>
      </w:del>
      <w:ins w:id="6592" w:author="Peng Luqi" w:date="2019-10-13T14:43:00Z">
        <w:r w:rsidR="00EF666F" w:rsidRPr="00F94CB9">
          <w:rPr>
            <w:sz w:val="28"/>
            <w:szCs w:val="28"/>
            <w:lang w:val="fr-FR"/>
            <w:rPrChange w:id="6593" w:author="Peng Luqi" w:date="2019-10-13T14:50:00Z">
              <w:rPr>
                <w:lang w:val="fr-FR"/>
              </w:rPr>
            </w:rPrChange>
          </w:rPr>
          <w:t>’</w:t>
        </w:r>
      </w:ins>
      <w:r w:rsidRPr="00F94CB9">
        <w:rPr>
          <w:sz w:val="28"/>
          <w:szCs w:val="28"/>
          <w:lang w:val="fr-FR"/>
          <w:rPrChange w:id="6594" w:author="Peng Luqi" w:date="2019-10-13T14:50:00Z">
            <w:rPr>
              <w:lang w:val="fr-FR"/>
            </w:rPr>
          </w:rPrChange>
        </w:rPr>
        <w:t>introspective,</w:t>
      </w:r>
      <w:r w:rsidRPr="00F94CB9">
        <w:rPr>
          <w:spacing w:val="-16"/>
          <w:sz w:val="28"/>
          <w:szCs w:val="28"/>
          <w:lang w:val="fr-FR"/>
          <w:rPrChange w:id="6595" w:author="Peng Luqi" w:date="2019-10-13T14:50:00Z">
            <w:rPr>
              <w:spacing w:val="-16"/>
              <w:lang w:val="fr-FR"/>
            </w:rPr>
          </w:rPrChange>
        </w:rPr>
        <w:t xml:space="preserve"> </w:t>
      </w:r>
      <w:r w:rsidRPr="00F94CB9">
        <w:rPr>
          <w:sz w:val="28"/>
          <w:szCs w:val="28"/>
          <w:lang w:val="fr-FR"/>
          <w:rPrChange w:id="6596" w:author="Peng Luqi" w:date="2019-10-13T14:50:00Z">
            <w:rPr>
              <w:lang w:val="fr-FR"/>
            </w:rPr>
          </w:rPrChange>
        </w:rPr>
        <w:t>vous</w:t>
      </w:r>
      <w:r w:rsidRPr="00F94CB9">
        <w:rPr>
          <w:spacing w:val="-15"/>
          <w:sz w:val="28"/>
          <w:szCs w:val="28"/>
          <w:lang w:val="fr-FR"/>
          <w:rPrChange w:id="6597" w:author="Peng Luqi" w:date="2019-10-13T14:50:00Z">
            <w:rPr>
              <w:spacing w:val="-15"/>
              <w:lang w:val="fr-FR"/>
            </w:rPr>
          </w:rPrChange>
        </w:rPr>
        <w:t xml:space="preserve"> </w:t>
      </w:r>
      <w:r w:rsidRPr="00F94CB9">
        <w:rPr>
          <w:sz w:val="28"/>
          <w:szCs w:val="28"/>
          <w:lang w:val="fr-FR"/>
          <w:rPrChange w:id="6598" w:author="Peng Luqi" w:date="2019-10-13T14:50:00Z">
            <w:rPr>
              <w:lang w:val="fr-FR"/>
            </w:rPr>
          </w:rPrChange>
        </w:rPr>
        <w:t>constaterez</w:t>
      </w:r>
      <w:r w:rsidRPr="00F94CB9">
        <w:rPr>
          <w:spacing w:val="-15"/>
          <w:sz w:val="28"/>
          <w:szCs w:val="28"/>
          <w:lang w:val="fr-FR"/>
          <w:rPrChange w:id="6599" w:author="Peng Luqi" w:date="2019-10-13T14:50:00Z">
            <w:rPr>
              <w:spacing w:val="-15"/>
              <w:lang w:val="fr-FR"/>
            </w:rPr>
          </w:rPrChange>
        </w:rPr>
        <w:t xml:space="preserve"> </w:t>
      </w:r>
      <w:r w:rsidRPr="00F94CB9">
        <w:rPr>
          <w:sz w:val="28"/>
          <w:szCs w:val="28"/>
          <w:lang w:val="fr-FR"/>
          <w:rPrChange w:id="6600" w:author="Peng Luqi" w:date="2019-10-13T14:50:00Z">
            <w:rPr>
              <w:lang w:val="fr-FR"/>
            </w:rPr>
          </w:rPrChange>
        </w:rPr>
        <w:t>qu</w:t>
      </w:r>
      <w:del w:id="6601" w:author="Peng Luqi" w:date="2019-10-13T14:43:00Z">
        <w:r w:rsidRPr="00F94CB9" w:rsidDel="00EF666F">
          <w:rPr>
            <w:sz w:val="28"/>
            <w:szCs w:val="28"/>
            <w:lang w:val="fr-FR"/>
            <w:rPrChange w:id="6602" w:author="Peng Luqi" w:date="2019-10-13T14:50:00Z">
              <w:rPr>
                <w:lang w:val="fr-FR"/>
              </w:rPr>
            </w:rPrChange>
          </w:rPr>
          <w:delText>’</w:delText>
        </w:r>
      </w:del>
      <w:ins w:id="6603" w:author="Peng Luqi" w:date="2019-10-13T14:43:00Z">
        <w:r w:rsidR="00EF666F" w:rsidRPr="00F94CB9">
          <w:rPr>
            <w:sz w:val="28"/>
            <w:szCs w:val="28"/>
            <w:lang w:val="fr-FR"/>
            <w:rPrChange w:id="6604" w:author="Peng Luqi" w:date="2019-10-13T14:50:00Z">
              <w:rPr>
                <w:lang w:val="fr-FR"/>
              </w:rPr>
            </w:rPrChange>
          </w:rPr>
          <w:t>’</w:t>
        </w:r>
      </w:ins>
      <w:r w:rsidRPr="00F94CB9">
        <w:rPr>
          <w:sz w:val="28"/>
          <w:szCs w:val="28"/>
          <w:lang w:val="fr-FR"/>
          <w:rPrChange w:id="6605" w:author="Peng Luqi" w:date="2019-10-13T14:50:00Z">
            <w:rPr>
              <w:lang w:val="fr-FR"/>
            </w:rPr>
          </w:rPrChange>
        </w:rPr>
        <w:t>il</w:t>
      </w:r>
      <w:r w:rsidRPr="00F94CB9">
        <w:rPr>
          <w:spacing w:val="-15"/>
          <w:sz w:val="28"/>
          <w:szCs w:val="28"/>
          <w:lang w:val="fr-FR"/>
          <w:rPrChange w:id="6606" w:author="Peng Luqi" w:date="2019-10-13T14:50:00Z">
            <w:rPr>
              <w:spacing w:val="-15"/>
              <w:lang w:val="fr-FR"/>
            </w:rPr>
          </w:rPrChange>
        </w:rPr>
        <w:t xml:space="preserve"> </w:t>
      </w:r>
      <w:r w:rsidRPr="00F94CB9">
        <w:rPr>
          <w:sz w:val="28"/>
          <w:szCs w:val="28"/>
          <w:lang w:val="fr-FR"/>
          <w:rPrChange w:id="6607" w:author="Peng Luqi" w:date="2019-10-13T14:50:00Z">
            <w:rPr>
              <w:lang w:val="fr-FR"/>
            </w:rPr>
          </w:rPrChange>
        </w:rPr>
        <w:t>est</w:t>
      </w:r>
      <w:r w:rsidRPr="00F94CB9">
        <w:rPr>
          <w:spacing w:val="-15"/>
          <w:sz w:val="28"/>
          <w:szCs w:val="28"/>
          <w:lang w:val="fr-FR"/>
          <w:rPrChange w:id="6608" w:author="Peng Luqi" w:date="2019-10-13T14:50:00Z">
            <w:rPr>
              <w:spacing w:val="-15"/>
              <w:lang w:val="fr-FR"/>
            </w:rPr>
          </w:rPrChange>
        </w:rPr>
        <w:t xml:space="preserve"> </w:t>
      </w:r>
      <w:r w:rsidRPr="00F94CB9">
        <w:rPr>
          <w:sz w:val="28"/>
          <w:szCs w:val="28"/>
          <w:lang w:val="fr-FR"/>
          <w:rPrChange w:id="6609" w:author="Peng Luqi" w:date="2019-10-13T14:50:00Z">
            <w:rPr>
              <w:lang w:val="fr-FR"/>
            </w:rPr>
          </w:rPrChange>
        </w:rPr>
        <w:t>difficile</w:t>
      </w:r>
      <w:r w:rsidRPr="00F94CB9">
        <w:rPr>
          <w:spacing w:val="-16"/>
          <w:sz w:val="28"/>
          <w:szCs w:val="28"/>
          <w:lang w:val="fr-FR"/>
          <w:rPrChange w:id="6610" w:author="Peng Luqi" w:date="2019-10-13T14:50:00Z">
            <w:rPr>
              <w:spacing w:val="-16"/>
              <w:lang w:val="fr-FR"/>
            </w:rPr>
          </w:rPrChange>
        </w:rPr>
        <w:t xml:space="preserve"> </w:t>
      </w:r>
      <w:r w:rsidRPr="00F94CB9">
        <w:rPr>
          <w:sz w:val="28"/>
          <w:szCs w:val="28"/>
          <w:lang w:val="fr-FR"/>
          <w:rPrChange w:id="6611" w:author="Peng Luqi" w:date="2019-10-13T14:50:00Z">
            <w:rPr>
              <w:lang w:val="fr-FR"/>
            </w:rPr>
          </w:rPrChange>
        </w:rPr>
        <w:t>de</w:t>
      </w:r>
      <w:r w:rsidRPr="00F94CB9">
        <w:rPr>
          <w:spacing w:val="-14"/>
          <w:sz w:val="28"/>
          <w:szCs w:val="28"/>
          <w:lang w:val="fr-FR"/>
          <w:rPrChange w:id="6612" w:author="Peng Luqi" w:date="2019-10-13T14:50:00Z">
            <w:rPr>
              <w:spacing w:val="-14"/>
              <w:lang w:val="fr-FR"/>
            </w:rPr>
          </w:rPrChange>
        </w:rPr>
        <w:t xml:space="preserve"> </w:t>
      </w:r>
      <w:r w:rsidRPr="00F94CB9">
        <w:rPr>
          <w:sz w:val="28"/>
          <w:szCs w:val="28"/>
          <w:lang w:val="fr-FR"/>
          <w:rPrChange w:id="6613" w:author="Peng Luqi" w:date="2019-10-13T14:50:00Z">
            <w:rPr>
              <w:lang w:val="fr-FR"/>
            </w:rPr>
          </w:rPrChange>
        </w:rPr>
        <w:t>vivre</w:t>
      </w:r>
      <w:r w:rsidRPr="00F94CB9">
        <w:rPr>
          <w:spacing w:val="-16"/>
          <w:sz w:val="28"/>
          <w:szCs w:val="28"/>
          <w:lang w:val="fr-FR"/>
          <w:rPrChange w:id="6614" w:author="Peng Luqi" w:date="2019-10-13T14:50:00Z">
            <w:rPr>
              <w:spacing w:val="-16"/>
              <w:lang w:val="fr-FR"/>
            </w:rPr>
          </w:rPrChange>
        </w:rPr>
        <w:t xml:space="preserve"> </w:t>
      </w:r>
      <w:r w:rsidRPr="00F94CB9">
        <w:rPr>
          <w:sz w:val="28"/>
          <w:szCs w:val="28"/>
          <w:lang w:val="fr-FR"/>
          <w:rPrChange w:id="6615" w:author="Peng Luqi" w:date="2019-10-13T14:50:00Z">
            <w:rPr>
              <w:lang w:val="fr-FR"/>
            </w:rPr>
          </w:rPrChange>
        </w:rPr>
        <w:t>sans</w:t>
      </w:r>
      <w:r w:rsidRPr="00F94CB9">
        <w:rPr>
          <w:spacing w:val="-15"/>
          <w:sz w:val="28"/>
          <w:szCs w:val="28"/>
          <w:lang w:val="fr-FR"/>
          <w:rPrChange w:id="6616" w:author="Peng Luqi" w:date="2019-10-13T14:50:00Z">
            <w:rPr>
              <w:spacing w:val="-15"/>
              <w:lang w:val="fr-FR"/>
            </w:rPr>
          </w:rPrChange>
        </w:rPr>
        <w:t xml:space="preserve"> </w:t>
      </w:r>
      <w:r w:rsidRPr="00F94CB9">
        <w:rPr>
          <w:sz w:val="28"/>
          <w:szCs w:val="28"/>
          <w:lang w:val="fr-FR"/>
          <w:rPrChange w:id="6617" w:author="Peng Luqi" w:date="2019-10-13T14:50:00Z">
            <w:rPr>
              <w:lang w:val="fr-FR"/>
            </w:rPr>
          </w:rPrChange>
        </w:rPr>
        <w:t>croire</w:t>
      </w:r>
      <w:r w:rsidRPr="00F94CB9">
        <w:rPr>
          <w:spacing w:val="-15"/>
          <w:sz w:val="28"/>
          <w:szCs w:val="28"/>
          <w:lang w:val="fr-FR"/>
          <w:rPrChange w:id="6618" w:author="Peng Luqi" w:date="2019-10-13T14:50:00Z">
            <w:rPr>
              <w:spacing w:val="-15"/>
              <w:lang w:val="fr-FR"/>
            </w:rPr>
          </w:rPrChange>
        </w:rPr>
        <w:t xml:space="preserve"> </w:t>
      </w:r>
      <w:r w:rsidRPr="00F94CB9">
        <w:rPr>
          <w:sz w:val="28"/>
          <w:szCs w:val="28"/>
          <w:lang w:val="fr-FR"/>
          <w:rPrChange w:id="6619" w:author="Peng Luqi" w:date="2019-10-13T14:50:00Z">
            <w:rPr>
              <w:lang w:val="fr-FR"/>
            </w:rPr>
          </w:rPrChange>
        </w:rPr>
        <w:t>au</w:t>
      </w:r>
      <w:r w:rsidRPr="00F94CB9">
        <w:rPr>
          <w:spacing w:val="-16"/>
          <w:sz w:val="28"/>
          <w:szCs w:val="28"/>
          <w:lang w:val="fr-FR"/>
          <w:rPrChange w:id="6620" w:author="Peng Luqi" w:date="2019-10-13T14:50:00Z">
            <w:rPr>
              <w:spacing w:val="-16"/>
              <w:lang w:val="fr-FR"/>
            </w:rPr>
          </w:rPrChange>
        </w:rPr>
        <w:t xml:space="preserve"> </w:t>
      </w:r>
      <w:r w:rsidRPr="00F94CB9">
        <w:rPr>
          <w:sz w:val="28"/>
          <w:szCs w:val="28"/>
          <w:lang w:val="fr-FR"/>
          <w:rPrChange w:id="6621" w:author="Peng Luqi" w:date="2019-10-13T14:50:00Z">
            <w:rPr>
              <w:lang w:val="fr-FR"/>
            </w:rPr>
          </w:rPrChange>
        </w:rPr>
        <w:t>destin</w:t>
      </w:r>
      <w:r w:rsidRPr="00F94CB9">
        <w:rPr>
          <w:spacing w:val="-5"/>
          <w:sz w:val="28"/>
          <w:szCs w:val="28"/>
          <w:lang w:val="fr-FR"/>
          <w:rPrChange w:id="6622" w:author="Peng Luqi" w:date="2019-10-13T14:50:00Z">
            <w:rPr>
              <w:spacing w:val="-5"/>
              <w:lang w:val="fr-FR"/>
            </w:rPr>
          </w:rPrChange>
        </w:rPr>
        <w:t xml:space="preserve"> </w:t>
      </w:r>
      <w:r w:rsidRPr="00F94CB9">
        <w:rPr>
          <w:sz w:val="28"/>
          <w:szCs w:val="28"/>
          <w:lang w:val="fr-FR"/>
          <w:rPrChange w:id="6623" w:author="Peng Luqi" w:date="2019-10-13T14:50:00Z">
            <w:rPr>
              <w:lang w:val="fr-FR"/>
            </w:rPr>
          </w:rPrChange>
        </w:rPr>
        <w:t>! Il faut beaucoup de courage pour réussir à faire cette chose, sinon, pourquoi vous vous retrouvez à hésiter soudainement ? Vous pouvez sentir qu</w:t>
      </w:r>
      <w:del w:id="6624" w:author="Peng Luqi" w:date="2019-10-13T14:43:00Z">
        <w:r w:rsidRPr="00F94CB9" w:rsidDel="00EF666F">
          <w:rPr>
            <w:sz w:val="28"/>
            <w:szCs w:val="28"/>
            <w:lang w:val="fr-FR"/>
            <w:rPrChange w:id="6625" w:author="Peng Luqi" w:date="2019-10-13T14:50:00Z">
              <w:rPr>
                <w:lang w:val="fr-FR"/>
              </w:rPr>
            </w:rPrChange>
          </w:rPr>
          <w:delText>’</w:delText>
        </w:r>
      </w:del>
      <w:ins w:id="6626" w:author="Peng Luqi" w:date="2019-10-13T14:43:00Z">
        <w:r w:rsidR="00EF666F" w:rsidRPr="00F94CB9">
          <w:rPr>
            <w:sz w:val="28"/>
            <w:szCs w:val="28"/>
            <w:lang w:val="fr-FR"/>
            <w:rPrChange w:id="6627" w:author="Peng Luqi" w:date="2019-10-13T14:50:00Z">
              <w:rPr>
                <w:lang w:val="fr-FR"/>
              </w:rPr>
            </w:rPrChange>
          </w:rPr>
          <w:t>’</w:t>
        </w:r>
      </w:ins>
      <w:r w:rsidRPr="00F94CB9">
        <w:rPr>
          <w:sz w:val="28"/>
          <w:szCs w:val="28"/>
          <w:lang w:val="fr-FR"/>
          <w:rPrChange w:id="6628" w:author="Peng Luqi" w:date="2019-10-13T14:50:00Z">
            <w:rPr>
              <w:lang w:val="fr-FR"/>
            </w:rPr>
          </w:rPrChange>
        </w:rPr>
        <w:t>il y a une force dans votre cœur qui va à l</w:t>
      </w:r>
      <w:del w:id="6629" w:author="Peng Luqi" w:date="2019-10-13T14:43:00Z">
        <w:r w:rsidRPr="00F94CB9" w:rsidDel="00EF666F">
          <w:rPr>
            <w:sz w:val="28"/>
            <w:szCs w:val="28"/>
            <w:lang w:val="fr-FR"/>
            <w:rPrChange w:id="6630" w:author="Peng Luqi" w:date="2019-10-13T14:50:00Z">
              <w:rPr>
                <w:lang w:val="fr-FR"/>
              </w:rPr>
            </w:rPrChange>
          </w:rPr>
          <w:delText>’</w:delText>
        </w:r>
      </w:del>
      <w:ins w:id="6631" w:author="Peng Luqi" w:date="2019-10-13T14:43:00Z">
        <w:r w:rsidR="00EF666F" w:rsidRPr="00F94CB9">
          <w:rPr>
            <w:sz w:val="28"/>
            <w:szCs w:val="28"/>
            <w:lang w:val="fr-FR"/>
            <w:rPrChange w:id="6632" w:author="Peng Luqi" w:date="2019-10-13T14:50:00Z">
              <w:rPr>
                <w:lang w:val="fr-FR"/>
              </w:rPr>
            </w:rPrChange>
          </w:rPr>
          <w:t>’</w:t>
        </w:r>
      </w:ins>
      <w:r w:rsidRPr="00F94CB9">
        <w:rPr>
          <w:sz w:val="28"/>
          <w:szCs w:val="28"/>
          <w:lang w:val="fr-FR"/>
          <w:rPrChange w:id="6633" w:author="Peng Luqi" w:date="2019-10-13T14:50:00Z">
            <w:rPr>
              <w:lang w:val="fr-FR"/>
            </w:rPr>
          </w:rPrChange>
        </w:rPr>
        <w:t>encontre de votre choix, même si vous voulez vraiment choisir de ne pas croire du tout, vous hésitez tout de même, bien que vous ne compreniez pas pourquoi. L</w:t>
      </w:r>
      <w:del w:id="6634" w:author="Peng Luqi" w:date="2019-10-13T14:43:00Z">
        <w:r w:rsidRPr="00F94CB9" w:rsidDel="00EF666F">
          <w:rPr>
            <w:sz w:val="28"/>
            <w:szCs w:val="28"/>
            <w:lang w:val="fr-FR"/>
            <w:rPrChange w:id="6635" w:author="Peng Luqi" w:date="2019-10-13T14:50:00Z">
              <w:rPr>
                <w:lang w:val="fr-FR"/>
              </w:rPr>
            </w:rPrChange>
          </w:rPr>
          <w:delText>’</w:delText>
        </w:r>
      </w:del>
      <w:ins w:id="6636" w:author="Peng Luqi" w:date="2019-10-13T14:43:00Z">
        <w:r w:rsidR="00EF666F" w:rsidRPr="00F94CB9">
          <w:rPr>
            <w:sz w:val="28"/>
            <w:szCs w:val="28"/>
            <w:lang w:val="fr-FR"/>
            <w:rPrChange w:id="6637" w:author="Peng Luqi" w:date="2019-10-13T14:50:00Z">
              <w:rPr>
                <w:lang w:val="fr-FR"/>
              </w:rPr>
            </w:rPrChange>
          </w:rPr>
          <w:t>’</w:t>
        </w:r>
      </w:ins>
      <w:r w:rsidRPr="00F94CB9">
        <w:rPr>
          <w:sz w:val="28"/>
          <w:szCs w:val="28"/>
          <w:lang w:val="fr-FR"/>
          <w:rPrChange w:id="6638" w:author="Peng Luqi" w:date="2019-10-13T14:50:00Z">
            <w:rPr>
              <w:lang w:val="fr-FR"/>
            </w:rPr>
          </w:rPrChange>
        </w:rPr>
        <w:t>hésitation est clairement</w:t>
      </w:r>
      <w:r w:rsidRPr="00F94CB9">
        <w:rPr>
          <w:spacing w:val="-16"/>
          <w:sz w:val="28"/>
          <w:szCs w:val="28"/>
          <w:lang w:val="fr-FR"/>
          <w:rPrChange w:id="6639" w:author="Peng Luqi" w:date="2019-10-13T14:50:00Z">
            <w:rPr>
              <w:spacing w:val="-16"/>
              <w:lang w:val="fr-FR"/>
            </w:rPr>
          </w:rPrChange>
        </w:rPr>
        <w:t xml:space="preserve"> </w:t>
      </w:r>
      <w:r w:rsidRPr="00F94CB9">
        <w:rPr>
          <w:sz w:val="28"/>
          <w:szCs w:val="28"/>
          <w:lang w:val="fr-FR"/>
          <w:rPrChange w:id="6640" w:author="Peng Luqi" w:date="2019-10-13T14:50:00Z">
            <w:rPr>
              <w:lang w:val="fr-FR"/>
            </w:rPr>
          </w:rPrChange>
        </w:rPr>
        <w:t>là.</w:t>
      </w:r>
    </w:p>
    <w:p w:rsidR="002B38DF" w:rsidRPr="00F94CB9" w:rsidRDefault="002B38DF">
      <w:pPr>
        <w:pStyle w:val="a3"/>
        <w:ind w:left="170" w:right="170"/>
        <w:jc w:val="both"/>
        <w:rPr>
          <w:lang w:val="fr-FR"/>
          <w:rPrChange w:id="6641" w:author="Peng Luqi" w:date="2019-10-13T14:50:00Z">
            <w:rPr>
              <w:sz w:val="20"/>
              <w:lang w:val="fr-FR"/>
            </w:rPr>
          </w:rPrChange>
        </w:rPr>
        <w:pPrChange w:id="6642" w:author="Peng Luqi" w:date="2019-10-13T14:20:00Z">
          <w:pPr>
            <w:pStyle w:val="a3"/>
            <w:spacing w:before="7"/>
          </w:pPr>
        </w:pPrChange>
      </w:pPr>
    </w:p>
    <w:p w:rsidR="002B38DF" w:rsidRPr="00F94CB9" w:rsidRDefault="00716360">
      <w:pPr>
        <w:ind w:left="170" w:right="170"/>
        <w:jc w:val="both"/>
        <w:rPr>
          <w:sz w:val="28"/>
          <w:szCs w:val="28"/>
          <w:lang w:val="fr-FR"/>
          <w:rPrChange w:id="6643" w:author="Peng Luqi" w:date="2019-10-13T14:50:00Z">
            <w:rPr>
              <w:lang w:val="fr-FR"/>
            </w:rPr>
          </w:rPrChange>
        </w:rPr>
        <w:pPrChange w:id="6644" w:author="Peng Luqi" w:date="2019-10-13T14:20:00Z">
          <w:pPr>
            <w:spacing w:before="1"/>
            <w:ind w:left="130" w:right="183"/>
            <w:jc w:val="both"/>
          </w:pPr>
        </w:pPrChange>
      </w:pPr>
      <w:r w:rsidRPr="00F94CB9">
        <w:rPr>
          <w:sz w:val="28"/>
          <w:szCs w:val="28"/>
          <w:lang w:val="fr-FR"/>
          <w:rPrChange w:id="6645" w:author="Peng Luqi" w:date="2019-10-13T14:50:00Z">
            <w:rPr>
              <w:lang w:val="fr-FR"/>
            </w:rPr>
          </w:rPrChange>
        </w:rPr>
        <w:t>Ne</w:t>
      </w:r>
      <w:r w:rsidRPr="00F94CB9">
        <w:rPr>
          <w:spacing w:val="-7"/>
          <w:sz w:val="28"/>
          <w:szCs w:val="28"/>
          <w:lang w:val="fr-FR"/>
          <w:rPrChange w:id="6646" w:author="Peng Luqi" w:date="2019-10-13T14:50:00Z">
            <w:rPr>
              <w:spacing w:val="-7"/>
              <w:lang w:val="fr-FR"/>
            </w:rPr>
          </w:rPrChange>
        </w:rPr>
        <w:t xml:space="preserve"> </w:t>
      </w:r>
      <w:r w:rsidRPr="00F94CB9">
        <w:rPr>
          <w:sz w:val="28"/>
          <w:szCs w:val="28"/>
          <w:lang w:val="fr-FR"/>
          <w:rPrChange w:id="6647" w:author="Peng Luqi" w:date="2019-10-13T14:50:00Z">
            <w:rPr>
              <w:lang w:val="fr-FR"/>
            </w:rPr>
          </w:rPrChange>
        </w:rPr>
        <w:t>soupirez</w:t>
      </w:r>
      <w:r w:rsidRPr="00F94CB9">
        <w:rPr>
          <w:spacing w:val="-7"/>
          <w:sz w:val="28"/>
          <w:szCs w:val="28"/>
          <w:lang w:val="fr-FR"/>
          <w:rPrChange w:id="6648" w:author="Peng Luqi" w:date="2019-10-13T14:50:00Z">
            <w:rPr>
              <w:spacing w:val="-7"/>
              <w:lang w:val="fr-FR"/>
            </w:rPr>
          </w:rPrChange>
        </w:rPr>
        <w:t xml:space="preserve"> </w:t>
      </w:r>
      <w:r w:rsidRPr="00F94CB9">
        <w:rPr>
          <w:sz w:val="28"/>
          <w:szCs w:val="28"/>
          <w:lang w:val="fr-FR"/>
          <w:rPrChange w:id="6649" w:author="Peng Luqi" w:date="2019-10-13T14:50:00Z">
            <w:rPr>
              <w:lang w:val="fr-FR"/>
            </w:rPr>
          </w:rPrChange>
        </w:rPr>
        <w:t>pas,</w:t>
      </w:r>
      <w:r w:rsidRPr="00F94CB9">
        <w:rPr>
          <w:spacing w:val="-7"/>
          <w:sz w:val="28"/>
          <w:szCs w:val="28"/>
          <w:lang w:val="fr-FR"/>
          <w:rPrChange w:id="6650" w:author="Peng Luqi" w:date="2019-10-13T14:50:00Z">
            <w:rPr>
              <w:spacing w:val="-7"/>
              <w:lang w:val="fr-FR"/>
            </w:rPr>
          </w:rPrChange>
        </w:rPr>
        <w:t xml:space="preserve"> </w:t>
      </w:r>
      <w:r w:rsidRPr="00F94CB9">
        <w:rPr>
          <w:sz w:val="28"/>
          <w:szCs w:val="28"/>
          <w:lang w:val="fr-FR"/>
          <w:rPrChange w:id="6651" w:author="Peng Luqi" w:date="2019-10-13T14:50:00Z">
            <w:rPr>
              <w:lang w:val="fr-FR"/>
            </w:rPr>
          </w:rPrChange>
        </w:rPr>
        <w:t>ne</w:t>
      </w:r>
      <w:r w:rsidRPr="00F94CB9">
        <w:rPr>
          <w:spacing w:val="-7"/>
          <w:sz w:val="28"/>
          <w:szCs w:val="28"/>
          <w:lang w:val="fr-FR"/>
          <w:rPrChange w:id="6652" w:author="Peng Luqi" w:date="2019-10-13T14:50:00Z">
            <w:rPr>
              <w:spacing w:val="-7"/>
              <w:lang w:val="fr-FR"/>
            </w:rPr>
          </w:rPrChange>
        </w:rPr>
        <w:t xml:space="preserve"> </w:t>
      </w:r>
      <w:r w:rsidRPr="00F94CB9">
        <w:rPr>
          <w:sz w:val="28"/>
          <w:szCs w:val="28"/>
          <w:lang w:val="fr-FR"/>
          <w:rPrChange w:id="6653" w:author="Peng Luqi" w:date="2019-10-13T14:50:00Z">
            <w:rPr>
              <w:lang w:val="fr-FR"/>
            </w:rPr>
          </w:rPrChange>
        </w:rPr>
        <w:t>perdez</w:t>
      </w:r>
      <w:r w:rsidRPr="00F94CB9">
        <w:rPr>
          <w:spacing w:val="-7"/>
          <w:sz w:val="28"/>
          <w:szCs w:val="28"/>
          <w:lang w:val="fr-FR"/>
          <w:rPrChange w:id="6654" w:author="Peng Luqi" w:date="2019-10-13T14:50:00Z">
            <w:rPr>
              <w:spacing w:val="-7"/>
              <w:lang w:val="fr-FR"/>
            </w:rPr>
          </w:rPrChange>
        </w:rPr>
        <w:t xml:space="preserve"> </w:t>
      </w:r>
      <w:r w:rsidRPr="00F94CB9">
        <w:rPr>
          <w:sz w:val="28"/>
          <w:szCs w:val="28"/>
          <w:lang w:val="fr-FR"/>
          <w:rPrChange w:id="6655" w:author="Peng Luqi" w:date="2019-10-13T14:50:00Z">
            <w:rPr>
              <w:lang w:val="fr-FR"/>
            </w:rPr>
          </w:rPrChange>
        </w:rPr>
        <w:t>pas</w:t>
      </w:r>
      <w:r w:rsidRPr="00F94CB9">
        <w:rPr>
          <w:spacing w:val="-7"/>
          <w:sz w:val="28"/>
          <w:szCs w:val="28"/>
          <w:lang w:val="fr-FR"/>
          <w:rPrChange w:id="6656" w:author="Peng Luqi" w:date="2019-10-13T14:50:00Z">
            <w:rPr>
              <w:spacing w:val="-7"/>
              <w:lang w:val="fr-FR"/>
            </w:rPr>
          </w:rPrChange>
        </w:rPr>
        <w:t xml:space="preserve"> </w:t>
      </w:r>
      <w:r w:rsidRPr="00F94CB9">
        <w:rPr>
          <w:sz w:val="28"/>
          <w:szCs w:val="28"/>
          <w:lang w:val="fr-FR"/>
          <w:rPrChange w:id="6657" w:author="Peng Luqi" w:date="2019-10-13T14:50:00Z">
            <w:rPr>
              <w:lang w:val="fr-FR"/>
            </w:rPr>
          </w:rPrChange>
        </w:rPr>
        <w:t>confiance.</w:t>
      </w:r>
      <w:r w:rsidRPr="00F94CB9">
        <w:rPr>
          <w:spacing w:val="-7"/>
          <w:sz w:val="28"/>
          <w:szCs w:val="28"/>
          <w:lang w:val="fr-FR"/>
          <w:rPrChange w:id="6658" w:author="Peng Luqi" w:date="2019-10-13T14:50:00Z">
            <w:rPr>
              <w:spacing w:val="-7"/>
              <w:lang w:val="fr-FR"/>
            </w:rPr>
          </w:rPrChange>
        </w:rPr>
        <w:t xml:space="preserve"> </w:t>
      </w:r>
      <w:r w:rsidRPr="00F94CB9">
        <w:rPr>
          <w:sz w:val="28"/>
          <w:szCs w:val="28"/>
          <w:lang w:val="fr-FR"/>
          <w:rPrChange w:id="6659" w:author="Peng Luqi" w:date="2019-10-13T14:50:00Z">
            <w:rPr>
              <w:lang w:val="fr-FR"/>
            </w:rPr>
          </w:rPrChange>
        </w:rPr>
        <w:t>Vous</w:t>
      </w:r>
      <w:r w:rsidRPr="00F94CB9">
        <w:rPr>
          <w:spacing w:val="-7"/>
          <w:sz w:val="28"/>
          <w:szCs w:val="28"/>
          <w:lang w:val="fr-FR"/>
          <w:rPrChange w:id="6660" w:author="Peng Luqi" w:date="2019-10-13T14:50:00Z">
            <w:rPr>
              <w:spacing w:val="-7"/>
              <w:lang w:val="fr-FR"/>
            </w:rPr>
          </w:rPrChange>
        </w:rPr>
        <w:t xml:space="preserve"> </w:t>
      </w:r>
      <w:r w:rsidRPr="00F94CB9">
        <w:rPr>
          <w:sz w:val="28"/>
          <w:szCs w:val="28"/>
          <w:lang w:val="fr-FR"/>
          <w:rPrChange w:id="6661" w:author="Peng Luqi" w:date="2019-10-13T14:50:00Z">
            <w:rPr>
              <w:lang w:val="fr-FR"/>
            </w:rPr>
          </w:rPrChange>
        </w:rPr>
        <w:t>n</w:t>
      </w:r>
      <w:del w:id="6662" w:author="Peng Luqi" w:date="2019-10-13T14:43:00Z">
        <w:r w:rsidRPr="00F94CB9" w:rsidDel="00EF666F">
          <w:rPr>
            <w:sz w:val="28"/>
            <w:szCs w:val="28"/>
            <w:lang w:val="fr-FR"/>
            <w:rPrChange w:id="6663" w:author="Peng Luqi" w:date="2019-10-13T14:50:00Z">
              <w:rPr>
                <w:lang w:val="fr-FR"/>
              </w:rPr>
            </w:rPrChange>
          </w:rPr>
          <w:delText>’</w:delText>
        </w:r>
      </w:del>
      <w:ins w:id="6664" w:author="Peng Luqi" w:date="2019-10-13T14:43:00Z">
        <w:r w:rsidR="00EF666F" w:rsidRPr="00F94CB9">
          <w:rPr>
            <w:sz w:val="28"/>
            <w:szCs w:val="28"/>
            <w:lang w:val="fr-FR"/>
            <w:rPrChange w:id="6665" w:author="Peng Luqi" w:date="2019-10-13T14:50:00Z">
              <w:rPr>
                <w:lang w:val="fr-FR"/>
              </w:rPr>
            </w:rPrChange>
          </w:rPr>
          <w:t>’</w:t>
        </w:r>
      </w:ins>
      <w:r w:rsidRPr="00F94CB9">
        <w:rPr>
          <w:sz w:val="28"/>
          <w:szCs w:val="28"/>
          <w:lang w:val="fr-FR"/>
          <w:rPrChange w:id="6666" w:author="Peng Luqi" w:date="2019-10-13T14:50:00Z">
            <w:rPr>
              <w:lang w:val="fr-FR"/>
            </w:rPr>
          </w:rPrChange>
        </w:rPr>
        <w:t>est</w:t>
      </w:r>
      <w:r w:rsidRPr="00F94CB9">
        <w:rPr>
          <w:spacing w:val="-7"/>
          <w:sz w:val="28"/>
          <w:szCs w:val="28"/>
          <w:lang w:val="fr-FR"/>
          <w:rPrChange w:id="6667" w:author="Peng Luqi" w:date="2019-10-13T14:50:00Z">
            <w:rPr>
              <w:spacing w:val="-7"/>
              <w:lang w:val="fr-FR"/>
            </w:rPr>
          </w:rPrChange>
        </w:rPr>
        <w:t xml:space="preserve"> </w:t>
      </w:r>
      <w:r w:rsidRPr="00F94CB9">
        <w:rPr>
          <w:sz w:val="28"/>
          <w:szCs w:val="28"/>
          <w:lang w:val="fr-FR"/>
          <w:rPrChange w:id="6668" w:author="Peng Luqi" w:date="2019-10-13T14:50:00Z">
            <w:rPr>
              <w:lang w:val="fr-FR"/>
            </w:rPr>
          </w:rPrChange>
        </w:rPr>
        <w:t>pas</w:t>
      </w:r>
      <w:r w:rsidRPr="00F94CB9">
        <w:rPr>
          <w:spacing w:val="-7"/>
          <w:sz w:val="28"/>
          <w:szCs w:val="28"/>
          <w:lang w:val="fr-FR"/>
          <w:rPrChange w:id="6669" w:author="Peng Luqi" w:date="2019-10-13T14:50:00Z">
            <w:rPr>
              <w:spacing w:val="-7"/>
              <w:lang w:val="fr-FR"/>
            </w:rPr>
          </w:rPrChange>
        </w:rPr>
        <w:t xml:space="preserve"> </w:t>
      </w:r>
      <w:r w:rsidRPr="00F94CB9">
        <w:rPr>
          <w:sz w:val="28"/>
          <w:szCs w:val="28"/>
          <w:lang w:val="fr-FR"/>
          <w:rPrChange w:id="6670" w:author="Peng Luqi" w:date="2019-10-13T14:50:00Z">
            <w:rPr>
              <w:lang w:val="fr-FR"/>
            </w:rPr>
          </w:rPrChange>
        </w:rPr>
        <w:t>le</w:t>
      </w:r>
      <w:r w:rsidRPr="00F94CB9">
        <w:rPr>
          <w:spacing w:val="-7"/>
          <w:sz w:val="28"/>
          <w:szCs w:val="28"/>
          <w:lang w:val="fr-FR"/>
          <w:rPrChange w:id="6671" w:author="Peng Luqi" w:date="2019-10-13T14:50:00Z">
            <w:rPr>
              <w:spacing w:val="-7"/>
              <w:lang w:val="fr-FR"/>
            </w:rPr>
          </w:rPrChange>
        </w:rPr>
        <w:t xml:space="preserve"> </w:t>
      </w:r>
      <w:r w:rsidRPr="00F94CB9">
        <w:rPr>
          <w:sz w:val="28"/>
          <w:szCs w:val="28"/>
          <w:lang w:val="fr-FR"/>
          <w:rPrChange w:id="6672" w:author="Peng Luqi" w:date="2019-10-13T14:50:00Z">
            <w:rPr>
              <w:lang w:val="fr-FR"/>
            </w:rPr>
          </w:rPrChange>
        </w:rPr>
        <w:t>seul</w:t>
      </w:r>
      <w:r w:rsidRPr="00F94CB9">
        <w:rPr>
          <w:spacing w:val="-7"/>
          <w:sz w:val="28"/>
          <w:szCs w:val="28"/>
          <w:lang w:val="fr-FR"/>
          <w:rPrChange w:id="6673" w:author="Peng Luqi" w:date="2019-10-13T14:50:00Z">
            <w:rPr>
              <w:spacing w:val="-7"/>
              <w:lang w:val="fr-FR"/>
            </w:rPr>
          </w:rPrChange>
        </w:rPr>
        <w:t xml:space="preserve"> </w:t>
      </w:r>
      <w:r w:rsidRPr="00F94CB9">
        <w:rPr>
          <w:sz w:val="28"/>
          <w:szCs w:val="28"/>
          <w:lang w:val="fr-FR"/>
          <w:rPrChange w:id="6674" w:author="Peng Luqi" w:date="2019-10-13T14:50:00Z">
            <w:rPr>
              <w:lang w:val="fr-FR"/>
            </w:rPr>
          </w:rPrChange>
        </w:rPr>
        <w:t>à</w:t>
      </w:r>
      <w:r w:rsidRPr="00F94CB9">
        <w:rPr>
          <w:spacing w:val="-6"/>
          <w:sz w:val="28"/>
          <w:szCs w:val="28"/>
          <w:lang w:val="fr-FR"/>
          <w:rPrChange w:id="6675" w:author="Peng Luqi" w:date="2019-10-13T14:50:00Z">
            <w:rPr>
              <w:spacing w:val="-6"/>
              <w:lang w:val="fr-FR"/>
            </w:rPr>
          </w:rPrChange>
        </w:rPr>
        <w:t xml:space="preserve"> </w:t>
      </w:r>
      <w:r w:rsidRPr="00F94CB9">
        <w:rPr>
          <w:sz w:val="28"/>
          <w:szCs w:val="28"/>
          <w:lang w:val="fr-FR"/>
          <w:rPrChange w:id="6676" w:author="Peng Luqi" w:date="2019-10-13T14:50:00Z">
            <w:rPr>
              <w:lang w:val="fr-FR"/>
            </w:rPr>
          </w:rPrChange>
        </w:rPr>
        <w:t>avoir</w:t>
      </w:r>
      <w:r w:rsidRPr="00F94CB9">
        <w:rPr>
          <w:spacing w:val="-7"/>
          <w:sz w:val="28"/>
          <w:szCs w:val="28"/>
          <w:lang w:val="fr-FR"/>
          <w:rPrChange w:id="6677" w:author="Peng Luqi" w:date="2019-10-13T14:50:00Z">
            <w:rPr>
              <w:spacing w:val="-7"/>
              <w:lang w:val="fr-FR"/>
            </w:rPr>
          </w:rPrChange>
        </w:rPr>
        <w:t xml:space="preserve"> </w:t>
      </w:r>
      <w:r w:rsidRPr="00F94CB9">
        <w:rPr>
          <w:sz w:val="28"/>
          <w:szCs w:val="28"/>
          <w:lang w:val="fr-FR"/>
          <w:rPrChange w:id="6678" w:author="Peng Luqi" w:date="2019-10-13T14:50:00Z">
            <w:rPr>
              <w:lang w:val="fr-FR"/>
            </w:rPr>
          </w:rPrChange>
        </w:rPr>
        <w:t>ce</w:t>
      </w:r>
      <w:r w:rsidRPr="00F94CB9">
        <w:rPr>
          <w:spacing w:val="-7"/>
          <w:sz w:val="28"/>
          <w:szCs w:val="28"/>
          <w:lang w:val="fr-FR"/>
          <w:rPrChange w:id="6679" w:author="Peng Luqi" w:date="2019-10-13T14:50:00Z">
            <w:rPr>
              <w:spacing w:val="-7"/>
              <w:lang w:val="fr-FR"/>
            </w:rPr>
          </w:rPrChange>
        </w:rPr>
        <w:t xml:space="preserve"> </w:t>
      </w:r>
      <w:r w:rsidRPr="00F94CB9">
        <w:rPr>
          <w:sz w:val="28"/>
          <w:szCs w:val="28"/>
          <w:lang w:val="fr-FR"/>
          <w:rPrChange w:id="6680" w:author="Peng Luqi" w:date="2019-10-13T14:50:00Z">
            <w:rPr>
              <w:lang w:val="fr-FR"/>
            </w:rPr>
          </w:rPrChange>
        </w:rPr>
        <w:t>sentiment.</w:t>
      </w:r>
      <w:r w:rsidRPr="00F94CB9">
        <w:rPr>
          <w:spacing w:val="-7"/>
          <w:sz w:val="28"/>
          <w:szCs w:val="28"/>
          <w:lang w:val="fr-FR"/>
          <w:rPrChange w:id="6681" w:author="Peng Luqi" w:date="2019-10-13T14:50:00Z">
            <w:rPr>
              <w:spacing w:val="-7"/>
              <w:lang w:val="fr-FR"/>
            </w:rPr>
          </w:rPrChange>
        </w:rPr>
        <w:t xml:space="preserve"> </w:t>
      </w:r>
      <w:r w:rsidRPr="00F94CB9">
        <w:rPr>
          <w:sz w:val="28"/>
          <w:szCs w:val="28"/>
          <w:lang w:val="fr-FR"/>
          <w:rPrChange w:id="6682" w:author="Peng Luqi" w:date="2019-10-13T14:50:00Z">
            <w:rPr>
              <w:lang w:val="fr-FR"/>
            </w:rPr>
          </w:rPrChange>
        </w:rPr>
        <w:t>Il</w:t>
      </w:r>
      <w:r w:rsidRPr="00F94CB9">
        <w:rPr>
          <w:spacing w:val="-7"/>
          <w:sz w:val="28"/>
          <w:szCs w:val="28"/>
          <w:lang w:val="fr-FR"/>
          <w:rPrChange w:id="6683" w:author="Peng Luqi" w:date="2019-10-13T14:50:00Z">
            <w:rPr>
              <w:spacing w:val="-7"/>
              <w:lang w:val="fr-FR"/>
            </w:rPr>
          </w:rPrChange>
        </w:rPr>
        <w:t xml:space="preserve"> </w:t>
      </w:r>
      <w:r w:rsidRPr="00F94CB9">
        <w:rPr>
          <w:sz w:val="28"/>
          <w:szCs w:val="28"/>
          <w:lang w:val="fr-FR"/>
          <w:rPrChange w:id="6684" w:author="Peng Luqi" w:date="2019-10-13T14:50:00Z">
            <w:rPr>
              <w:lang w:val="fr-FR"/>
            </w:rPr>
          </w:rPrChange>
        </w:rPr>
        <w:t>s</w:t>
      </w:r>
      <w:del w:id="6685" w:author="Peng Luqi" w:date="2019-10-13T14:43:00Z">
        <w:r w:rsidRPr="00F94CB9" w:rsidDel="00EF666F">
          <w:rPr>
            <w:sz w:val="28"/>
            <w:szCs w:val="28"/>
            <w:lang w:val="fr-FR"/>
            <w:rPrChange w:id="6686" w:author="Peng Luqi" w:date="2019-10-13T14:50:00Z">
              <w:rPr>
                <w:lang w:val="fr-FR"/>
              </w:rPr>
            </w:rPrChange>
          </w:rPr>
          <w:delText>’</w:delText>
        </w:r>
      </w:del>
      <w:ins w:id="6687" w:author="Peng Luqi" w:date="2019-10-13T14:43:00Z">
        <w:r w:rsidR="00EF666F" w:rsidRPr="00F94CB9">
          <w:rPr>
            <w:sz w:val="28"/>
            <w:szCs w:val="28"/>
            <w:lang w:val="fr-FR"/>
            <w:rPrChange w:id="6688" w:author="Peng Luqi" w:date="2019-10-13T14:50:00Z">
              <w:rPr>
                <w:lang w:val="fr-FR"/>
              </w:rPr>
            </w:rPrChange>
          </w:rPr>
          <w:t>’</w:t>
        </w:r>
      </w:ins>
      <w:r w:rsidRPr="00F94CB9">
        <w:rPr>
          <w:sz w:val="28"/>
          <w:szCs w:val="28"/>
          <w:lang w:val="fr-FR"/>
          <w:rPrChange w:id="6689" w:author="Peng Luqi" w:date="2019-10-13T14:50:00Z">
            <w:rPr>
              <w:lang w:val="fr-FR"/>
            </w:rPr>
          </w:rPrChange>
        </w:rPr>
        <w:t>agit</w:t>
      </w:r>
      <w:r w:rsidRPr="00F94CB9">
        <w:rPr>
          <w:spacing w:val="-7"/>
          <w:sz w:val="28"/>
          <w:szCs w:val="28"/>
          <w:lang w:val="fr-FR"/>
          <w:rPrChange w:id="6690" w:author="Peng Luqi" w:date="2019-10-13T14:50:00Z">
            <w:rPr>
              <w:spacing w:val="-7"/>
              <w:lang w:val="fr-FR"/>
            </w:rPr>
          </w:rPrChange>
        </w:rPr>
        <w:t xml:space="preserve"> </w:t>
      </w:r>
      <w:r w:rsidRPr="00F94CB9">
        <w:rPr>
          <w:sz w:val="28"/>
          <w:szCs w:val="28"/>
          <w:lang w:val="fr-FR"/>
          <w:rPrChange w:id="6691" w:author="Peng Luqi" w:date="2019-10-13T14:50:00Z">
            <w:rPr>
              <w:lang w:val="fr-FR"/>
            </w:rPr>
          </w:rPrChange>
        </w:rPr>
        <w:t>même</w:t>
      </w:r>
      <w:r w:rsidRPr="00F94CB9">
        <w:rPr>
          <w:spacing w:val="-7"/>
          <w:sz w:val="28"/>
          <w:szCs w:val="28"/>
          <w:lang w:val="fr-FR"/>
          <w:rPrChange w:id="6692" w:author="Peng Luqi" w:date="2019-10-13T14:50:00Z">
            <w:rPr>
              <w:spacing w:val="-7"/>
              <w:lang w:val="fr-FR"/>
            </w:rPr>
          </w:rPrChange>
        </w:rPr>
        <w:t xml:space="preserve"> </w:t>
      </w:r>
      <w:r w:rsidRPr="00F94CB9">
        <w:rPr>
          <w:sz w:val="28"/>
          <w:szCs w:val="28"/>
          <w:lang w:val="fr-FR"/>
          <w:rPrChange w:id="6693" w:author="Peng Luqi" w:date="2019-10-13T14:50:00Z">
            <w:rPr>
              <w:lang w:val="fr-FR"/>
            </w:rPr>
          </w:rPrChange>
        </w:rPr>
        <w:t>de près de 100 % des personnes. Peut-être 99 % d</w:t>
      </w:r>
      <w:del w:id="6694" w:author="Peng Luqi" w:date="2019-10-13T14:43:00Z">
        <w:r w:rsidRPr="00F94CB9" w:rsidDel="00EF666F">
          <w:rPr>
            <w:sz w:val="28"/>
            <w:szCs w:val="28"/>
            <w:lang w:val="fr-FR"/>
            <w:rPrChange w:id="6695" w:author="Peng Luqi" w:date="2019-10-13T14:50:00Z">
              <w:rPr>
                <w:lang w:val="fr-FR"/>
              </w:rPr>
            </w:rPrChange>
          </w:rPr>
          <w:delText>’</w:delText>
        </w:r>
      </w:del>
      <w:ins w:id="6696" w:author="Peng Luqi" w:date="2019-10-13T14:43:00Z">
        <w:r w:rsidR="00EF666F" w:rsidRPr="00F94CB9">
          <w:rPr>
            <w:sz w:val="28"/>
            <w:szCs w:val="28"/>
            <w:lang w:val="fr-FR"/>
            <w:rPrChange w:id="6697" w:author="Peng Luqi" w:date="2019-10-13T14:50:00Z">
              <w:rPr>
                <w:lang w:val="fr-FR"/>
              </w:rPr>
            </w:rPrChange>
          </w:rPr>
          <w:t>’</w:t>
        </w:r>
      </w:ins>
      <w:r w:rsidRPr="00F94CB9">
        <w:rPr>
          <w:sz w:val="28"/>
          <w:szCs w:val="28"/>
          <w:lang w:val="fr-FR"/>
          <w:rPrChange w:id="6698" w:author="Peng Luqi" w:date="2019-10-13T14:50:00Z">
            <w:rPr>
              <w:lang w:val="fr-FR"/>
            </w:rPr>
          </w:rPrChange>
        </w:rPr>
        <w:t>entre elles, voire 99,99 %. Quoi qu</w:t>
      </w:r>
      <w:del w:id="6699" w:author="Peng Luqi" w:date="2019-10-13T14:43:00Z">
        <w:r w:rsidRPr="00F94CB9" w:rsidDel="00EF666F">
          <w:rPr>
            <w:sz w:val="28"/>
            <w:szCs w:val="28"/>
            <w:lang w:val="fr-FR"/>
            <w:rPrChange w:id="6700" w:author="Peng Luqi" w:date="2019-10-13T14:50:00Z">
              <w:rPr>
                <w:lang w:val="fr-FR"/>
              </w:rPr>
            </w:rPrChange>
          </w:rPr>
          <w:delText>’</w:delText>
        </w:r>
      </w:del>
      <w:ins w:id="6701" w:author="Peng Luqi" w:date="2019-10-13T14:43:00Z">
        <w:r w:rsidR="00EF666F" w:rsidRPr="00F94CB9">
          <w:rPr>
            <w:sz w:val="28"/>
            <w:szCs w:val="28"/>
            <w:lang w:val="fr-FR"/>
            <w:rPrChange w:id="6702" w:author="Peng Luqi" w:date="2019-10-13T14:50:00Z">
              <w:rPr>
                <w:lang w:val="fr-FR"/>
              </w:rPr>
            </w:rPrChange>
          </w:rPr>
          <w:t>’</w:t>
        </w:r>
      </w:ins>
      <w:r w:rsidRPr="00F94CB9">
        <w:rPr>
          <w:sz w:val="28"/>
          <w:szCs w:val="28"/>
          <w:lang w:val="fr-FR"/>
          <w:rPrChange w:id="6703" w:author="Peng Luqi" w:date="2019-10-13T14:50:00Z">
            <w:rPr>
              <w:lang w:val="fr-FR"/>
            </w:rPr>
          </w:rPrChange>
        </w:rPr>
        <w:t>il en soit, 1 % ou 0,1 % est un très petit nombre. Peu de gens ne peuvent pas du tout croire au destin, la plupart d</w:t>
      </w:r>
      <w:del w:id="6704" w:author="Peng Luqi" w:date="2019-10-13T14:43:00Z">
        <w:r w:rsidRPr="00F94CB9" w:rsidDel="00EF666F">
          <w:rPr>
            <w:sz w:val="28"/>
            <w:szCs w:val="28"/>
            <w:lang w:val="fr-FR"/>
            <w:rPrChange w:id="6705" w:author="Peng Luqi" w:date="2019-10-13T14:50:00Z">
              <w:rPr>
                <w:lang w:val="fr-FR"/>
              </w:rPr>
            </w:rPrChange>
          </w:rPr>
          <w:delText>’</w:delText>
        </w:r>
      </w:del>
      <w:ins w:id="6706" w:author="Peng Luqi" w:date="2019-10-13T14:43:00Z">
        <w:r w:rsidR="00EF666F" w:rsidRPr="00F94CB9">
          <w:rPr>
            <w:sz w:val="28"/>
            <w:szCs w:val="28"/>
            <w:lang w:val="fr-FR"/>
            <w:rPrChange w:id="6707" w:author="Peng Luqi" w:date="2019-10-13T14:50:00Z">
              <w:rPr>
                <w:lang w:val="fr-FR"/>
              </w:rPr>
            </w:rPrChange>
          </w:rPr>
          <w:t>’</w:t>
        </w:r>
      </w:ins>
      <w:r w:rsidRPr="00F94CB9">
        <w:rPr>
          <w:sz w:val="28"/>
          <w:szCs w:val="28"/>
          <w:lang w:val="fr-FR"/>
          <w:rPrChange w:id="6708" w:author="Peng Luqi" w:date="2019-10-13T14:50:00Z">
            <w:rPr>
              <w:lang w:val="fr-FR"/>
            </w:rPr>
          </w:rPrChange>
        </w:rPr>
        <w:t>entre eux n</w:t>
      </w:r>
      <w:del w:id="6709" w:author="Peng Luqi" w:date="2019-10-13T14:43:00Z">
        <w:r w:rsidRPr="00F94CB9" w:rsidDel="00EF666F">
          <w:rPr>
            <w:sz w:val="28"/>
            <w:szCs w:val="28"/>
            <w:lang w:val="fr-FR"/>
            <w:rPrChange w:id="6710" w:author="Peng Luqi" w:date="2019-10-13T14:50:00Z">
              <w:rPr>
                <w:lang w:val="fr-FR"/>
              </w:rPr>
            </w:rPrChange>
          </w:rPr>
          <w:delText>’</w:delText>
        </w:r>
      </w:del>
      <w:ins w:id="6711" w:author="Peng Luqi" w:date="2019-10-13T14:43:00Z">
        <w:r w:rsidR="00EF666F" w:rsidRPr="00F94CB9">
          <w:rPr>
            <w:sz w:val="28"/>
            <w:szCs w:val="28"/>
            <w:lang w:val="fr-FR"/>
            <w:rPrChange w:id="6712" w:author="Peng Luqi" w:date="2019-10-13T14:50:00Z">
              <w:rPr>
                <w:lang w:val="fr-FR"/>
              </w:rPr>
            </w:rPrChange>
          </w:rPr>
          <w:t>’</w:t>
        </w:r>
      </w:ins>
      <w:r w:rsidRPr="00F94CB9">
        <w:rPr>
          <w:sz w:val="28"/>
          <w:szCs w:val="28"/>
          <w:lang w:val="fr-FR"/>
          <w:rPrChange w:id="6713" w:author="Peng Luqi" w:date="2019-10-13T14:50:00Z">
            <w:rPr>
              <w:lang w:val="fr-FR"/>
            </w:rPr>
          </w:rPrChange>
        </w:rPr>
        <w:t>étant qu</w:t>
      </w:r>
      <w:del w:id="6714" w:author="Peng Luqi" w:date="2019-10-13T14:43:00Z">
        <w:r w:rsidRPr="00F94CB9" w:rsidDel="00EF666F">
          <w:rPr>
            <w:sz w:val="28"/>
            <w:szCs w:val="28"/>
            <w:lang w:val="fr-FR"/>
            <w:rPrChange w:id="6715" w:author="Peng Luqi" w:date="2019-10-13T14:50:00Z">
              <w:rPr>
                <w:lang w:val="fr-FR"/>
              </w:rPr>
            </w:rPrChange>
          </w:rPr>
          <w:delText>’</w:delText>
        </w:r>
      </w:del>
      <w:ins w:id="6716" w:author="Peng Luqi" w:date="2019-10-13T14:43:00Z">
        <w:r w:rsidR="00EF666F" w:rsidRPr="00F94CB9">
          <w:rPr>
            <w:sz w:val="28"/>
            <w:szCs w:val="28"/>
            <w:lang w:val="fr-FR"/>
            <w:rPrChange w:id="6717" w:author="Peng Luqi" w:date="2019-10-13T14:50:00Z">
              <w:rPr>
                <w:lang w:val="fr-FR"/>
              </w:rPr>
            </w:rPrChange>
          </w:rPr>
          <w:t>’</w:t>
        </w:r>
      </w:ins>
      <w:r w:rsidRPr="00F94CB9">
        <w:rPr>
          <w:sz w:val="28"/>
          <w:szCs w:val="28"/>
          <w:lang w:val="fr-FR"/>
          <w:rPrChange w:id="6718" w:author="Peng Luqi" w:date="2019-10-13T14:50:00Z">
            <w:rPr>
              <w:lang w:val="fr-FR"/>
            </w:rPr>
          </w:rPrChange>
        </w:rPr>
        <w:t>ignorant ou</w:t>
      </w:r>
      <w:r w:rsidRPr="00F94CB9">
        <w:rPr>
          <w:spacing w:val="-5"/>
          <w:sz w:val="28"/>
          <w:szCs w:val="28"/>
          <w:lang w:val="fr-FR"/>
          <w:rPrChange w:id="6719" w:author="Peng Luqi" w:date="2019-10-13T14:50:00Z">
            <w:rPr>
              <w:spacing w:val="-5"/>
              <w:lang w:val="fr-FR"/>
            </w:rPr>
          </w:rPrChange>
        </w:rPr>
        <w:t xml:space="preserve"> </w:t>
      </w:r>
      <w:r w:rsidRPr="00F94CB9">
        <w:rPr>
          <w:sz w:val="28"/>
          <w:szCs w:val="28"/>
          <w:lang w:val="fr-FR"/>
          <w:rPrChange w:id="6720" w:author="Peng Luqi" w:date="2019-10-13T14:50:00Z">
            <w:rPr>
              <w:lang w:val="fr-FR"/>
            </w:rPr>
          </w:rPrChange>
        </w:rPr>
        <w:t>intrépide.</w:t>
      </w:r>
    </w:p>
    <w:p w:rsidR="002B38DF" w:rsidRPr="00F94CB9" w:rsidRDefault="002B38DF">
      <w:pPr>
        <w:pStyle w:val="a3"/>
        <w:ind w:left="170" w:right="170"/>
        <w:jc w:val="both"/>
        <w:rPr>
          <w:lang w:val="fr-FR"/>
          <w:rPrChange w:id="6721" w:author="Peng Luqi" w:date="2019-10-13T14:50:00Z">
            <w:rPr>
              <w:sz w:val="20"/>
              <w:lang w:val="fr-FR"/>
            </w:rPr>
          </w:rPrChange>
        </w:rPr>
        <w:pPrChange w:id="6722" w:author="Peng Luqi" w:date="2019-10-13T14:20:00Z">
          <w:pPr>
            <w:pStyle w:val="a3"/>
            <w:spacing w:before="10"/>
          </w:pPr>
        </w:pPrChange>
      </w:pPr>
    </w:p>
    <w:p w:rsidR="002B38DF" w:rsidRPr="00F94CB9" w:rsidRDefault="00716360">
      <w:pPr>
        <w:pStyle w:val="a3"/>
        <w:ind w:left="720" w:right="720"/>
        <w:jc w:val="both"/>
        <w:rPr>
          <w:lang w:val="fr-FR"/>
          <w:rPrChange w:id="6723" w:author="Peng Luqi" w:date="2019-10-13T14:50:00Z">
            <w:rPr>
              <w:lang w:val="fr-FR"/>
            </w:rPr>
          </w:rPrChange>
        </w:rPr>
        <w:pPrChange w:id="6724" w:author="Peng Luqi" w:date="2019-10-13T14:57:00Z">
          <w:pPr>
            <w:ind w:left="130" w:right="184"/>
            <w:jc w:val="both"/>
          </w:pPr>
        </w:pPrChange>
      </w:pPr>
      <w:r w:rsidRPr="00F94CB9">
        <w:rPr>
          <w:lang w:val="fr-FR"/>
          <w:rPrChange w:id="6725" w:author="Peng Luqi" w:date="2019-10-13T14:50:00Z">
            <w:rPr>
              <w:lang w:val="fr-FR"/>
            </w:rPr>
          </w:rPrChange>
        </w:rPr>
        <w:t>Au</w:t>
      </w:r>
      <w:r w:rsidRPr="00FA3B19">
        <w:rPr>
          <w:lang w:val="fr-FR"/>
          <w:rPrChange w:id="6726" w:author="Peng Luqi" w:date="2019-10-13T14:57:00Z">
            <w:rPr>
              <w:spacing w:val="-11"/>
              <w:lang w:val="fr-FR"/>
            </w:rPr>
          </w:rPrChange>
        </w:rPr>
        <w:t xml:space="preserve"> </w:t>
      </w:r>
      <w:r w:rsidRPr="00F94CB9">
        <w:rPr>
          <w:lang w:val="fr-FR"/>
          <w:rPrChange w:id="6727" w:author="Peng Luqi" w:date="2019-10-13T14:50:00Z">
            <w:rPr>
              <w:lang w:val="fr-FR"/>
            </w:rPr>
          </w:rPrChange>
        </w:rPr>
        <w:t>fil</w:t>
      </w:r>
      <w:r w:rsidRPr="00FA3B19">
        <w:rPr>
          <w:lang w:val="fr-FR"/>
          <w:rPrChange w:id="6728" w:author="Peng Luqi" w:date="2019-10-13T14:57:00Z">
            <w:rPr>
              <w:spacing w:val="-10"/>
              <w:lang w:val="fr-FR"/>
            </w:rPr>
          </w:rPrChange>
        </w:rPr>
        <w:t xml:space="preserve"> </w:t>
      </w:r>
      <w:r w:rsidRPr="00F94CB9">
        <w:rPr>
          <w:lang w:val="fr-FR"/>
          <w:rPrChange w:id="6729" w:author="Peng Luqi" w:date="2019-10-13T14:50:00Z">
            <w:rPr>
              <w:lang w:val="fr-FR"/>
            </w:rPr>
          </w:rPrChange>
        </w:rPr>
        <w:t>du</w:t>
      </w:r>
      <w:r w:rsidRPr="00FA3B19">
        <w:rPr>
          <w:lang w:val="fr-FR"/>
          <w:rPrChange w:id="6730" w:author="Peng Luqi" w:date="2019-10-13T14:57:00Z">
            <w:rPr>
              <w:spacing w:val="-10"/>
              <w:lang w:val="fr-FR"/>
            </w:rPr>
          </w:rPrChange>
        </w:rPr>
        <w:t xml:space="preserve"> </w:t>
      </w:r>
      <w:r w:rsidRPr="00F94CB9">
        <w:rPr>
          <w:lang w:val="fr-FR"/>
          <w:rPrChange w:id="6731" w:author="Peng Luqi" w:date="2019-10-13T14:50:00Z">
            <w:rPr>
              <w:lang w:val="fr-FR"/>
            </w:rPr>
          </w:rPrChange>
        </w:rPr>
        <w:t>temps,</w:t>
      </w:r>
      <w:r w:rsidRPr="00FA3B19">
        <w:rPr>
          <w:lang w:val="fr-FR"/>
          <w:rPrChange w:id="6732" w:author="Peng Luqi" w:date="2019-10-13T14:57:00Z">
            <w:rPr>
              <w:spacing w:val="-11"/>
              <w:lang w:val="fr-FR"/>
            </w:rPr>
          </w:rPrChange>
        </w:rPr>
        <w:t xml:space="preserve"> </w:t>
      </w:r>
      <w:r w:rsidRPr="00F94CB9">
        <w:rPr>
          <w:lang w:val="fr-FR"/>
          <w:rPrChange w:id="6733" w:author="Peng Luqi" w:date="2019-10-13T14:50:00Z">
            <w:rPr>
              <w:lang w:val="fr-FR"/>
            </w:rPr>
          </w:rPrChange>
        </w:rPr>
        <w:t>la</w:t>
      </w:r>
      <w:r w:rsidRPr="00FA3B19">
        <w:rPr>
          <w:lang w:val="fr-FR"/>
          <w:rPrChange w:id="6734" w:author="Peng Luqi" w:date="2019-10-13T14:57:00Z">
            <w:rPr>
              <w:spacing w:val="-10"/>
              <w:lang w:val="fr-FR"/>
            </w:rPr>
          </w:rPrChange>
        </w:rPr>
        <w:t xml:space="preserve"> </w:t>
      </w:r>
      <w:r w:rsidRPr="00F94CB9">
        <w:rPr>
          <w:lang w:val="fr-FR"/>
          <w:rPrChange w:id="6735" w:author="Peng Luqi" w:date="2019-10-13T14:50:00Z">
            <w:rPr>
              <w:lang w:val="fr-FR"/>
            </w:rPr>
          </w:rPrChange>
        </w:rPr>
        <w:t>grande</w:t>
      </w:r>
      <w:r w:rsidRPr="00FA3B19">
        <w:rPr>
          <w:lang w:val="fr-FR"/>
          <w:rPrChange w:id="6736" w:author="Peng Luqi" w:date="2019-10-13T14:57:00Z">
            <w:rPr>
              <w:spacing w:val="-10"/>
              <w:lang w:val="fr-FR"/>
            </w:rPr>
          </w:rPrChange>
        </w:rPr>
        <w:t xml:space="preserve"> </w:t>
      </w:r>
      <w:r w:rsidRPr="00F94CB9">
        <w:rPr>
          <w:lang w:val="fr-FR"/>
          <w:rPrChange w:id="6737" w:author="Peng Luqi" w:date="2019-10-13T14:50:00Z">
            <w:rPr>
              <w:lang w:val="fr-FR"/>
            </w:rPr>
          </w:rPrChange>
        </w:rPr>
        <w:t>majorité</w:t>
      </w:r>
      <w:r w:rsidRPr="00FA3B19">
        <w:rPr>
          <w:lang w:val="fr-FR"/>
          <w:rPrChange w:id="6738" w:author="Peng Luqi" w:date="2019-10-13T14:57:00Z">
            <w:rPr>
              <w:spacing w:val="-11"/>
              <w:lang w:val="fr-FR"/>
            </w:rPr>
          </w:rPrChange>
        </w:rPr>
        <w:t xml:space="preserve"> </w:t>
      </w:r>
      <w:r w:rsidRPr="00F94CB9">
        <w:rPr>
          <w:lang w:val="fr-FR"/>
          <w:rPrChange w:id="6739" w:author="Peng Luqi" w:date="2019-10-13T14:50:00Z">
            <w:rPr>
              <w:lang w:val="fr-FR"/>
            </w:rPr>
          </w:rPrChange>
        </w:rPr>
        <w:t>des</w:t>
      </w:r>
      <w:r w:rsidRPr="00FA3B19">
        <w:rPr>
          <w:lang w:val="fr-FR"/>
          <w:rPrChange w:id="6740" w:author="Peng Luqi" w:date="2019-10-13T14:57:00Z">
            <w:rPr>
              <w:spacing w:val="-11"/>
              <w:lang w:val="fr-FR"/>
            </w:rPr>
          </w:rPrChange>
        </w:rPr>
        <w:t xml:space="preserve"> </w:t>
      </w:r>
      <w:r w:rsidRPr="00F94CB9">
        <w:rPr>
          <w:lang w:val="fr-FR"/>
          <w:rPrChange w:id="6741" w:author="Peng Luqi" w:date="2019-10-13T14:50:00Z">
            <w:rPr>
              <w:lang w:val="fr-FR"/>
            </w:rPr>
          </w:rPrChange>
        </w:rPr>
        <w:t>gens</w:t>
      </w:r>
      <w:r w:rsidRPr="00FA3B19">
        <w:rPr>
          <w:lang w:val="fr-FR"/>
          <w:rPrChange w:id="6742" w:author="Peng Luqi" w:date="2019-10-13T14:57:00Z">
            <w:rPr>
              <w:spacing w:val="-10"/>
              <w:lang w:val="fr-FR"/>
            </w:rPr>
          </w:rPrChange>
        </w:rPr>
        <w:t xml:space="preserve"> </w:t>
      </w:r>
      <w:r w:rsidRPr="00F94CB9">
        <w:rPr>
          <w:lang w:val="fr-FR"/>
          <w:rPrChange w:id="6743" w:author="Peng Luqi" w:date="2019-10-13T14:50:00Z">
            <w:rPr>
              <w:lang w:val="fr-FR"/>
            </w:rPr>
          </w:rPrChange>
        </w:rPr>
        <w:t>se</w:t>
      </w:r>
      <w:r w:rsidRPr="00FA3B19">
        <w:rPr>
          <w:lang w:val="fr-FR"/>
          <w:rPrChange w:id="6744" w:author="Peng Luqi" w:date="2019-10-13T14:57:00Z">
            <w:rPr>
              <w:spacing w:val="-11"/>
              <w:lang w:val="fr-FR"/>
            </w:rPr>
          </w:rPrChange>
        </w:rPr>
        <w:t xml:space="preserve"> </w:t>
      </w:r>
      <w:r w:rsidRPr="00F94CB9">
        <w:rPr>
          <w:lang w:val="fr-FR"/>
          <w:rPrChange w:id="6745" w:author="Peng Luqi" w:date="2019-10-13T14:50:00Z">
            <w:rPr>
              <w:lang w:val="fr-FR"/>
            </w:rPr>
          </w:rPrChange>
        </w:rPr>
        <w:t>déplaceront</w:t>
      </w:r>
      <w:r w:rsidRPr="00FA3B19">
        <w:rPr>
          <w:lang w:val="fr-FR"/>
          <w:rPrChange w:id="6746" w:author="Peng Luqi" w:date="2019-10-13T14:57:00Z">
            <w:rPr>
              <w:spacing w:val="-10"/>
              <w:lang w:val="fr-FR"/>
            </w:rPr>
          </w:rPrChange>
        </w:rPr>
        <w:t xml:space="preserve"> </w:t>
      </w:r>
      <w:r w:rsidRPr="00F94CB9">
        <w:rPr>
          <w:lang w:val="fr-FR"/>
          <w:rPrChange w:id="6747" w:author="Peng Luqi" w:date="2019-10-13T14:50:00Z">
            <w:rPr>
              <w:lang w:val="fr-FR"/>
            </w:rPr>
          </w:rPrChange>
        </w:rPr>
        <w:t>de</w:t>
      </w:r>
      <w:r w:rsidRPr="00FA3B19">
        <w:rPr>
          <w:lang w:val="fr-FR"/>
          <w:rPrChange w:id="6748" w:author="Peng Luqi" w:date="2019-10-13T14:57:00Z">
            <w:rPr>
              <w:spacing w:val="-10"/>
              <w:lang w:val="fr-FR"/>
            </w:rPr>
          </w:rPrChange>
        </w:rPr>
        <w:t xml:space="preserve"> </w:t>
      </w:r>
      <w:r w:rsidRPr="00F94CB9">
        <w:rPr>
          <w:lang w:val="fr-FR"/>
          <w:rPrChange w:id="6749" w:author="Peng Luqi" w:date="2019-10-13T14:50:00Z">
            <w:rPr>
              <w:lang w:val="fr-FR"/>
            </w:rPr>
          </w:rPrChange>
        </w:rPr>
        <w:t>droite</w:t>
      </w:r>
      <w:r w:rsidRPr="00FA3B19">
        <w:rPr>
          <w:lang w:val="fr-FR"/>
          <w:rPrChange w:id="6750" w:author="Peng Luqi" w:date="2019-10-13T14:57:00Z">
            <w:rPr>
              <w:spacing w:val="-10"/>
              <w:lang w:val="fr-FR"/>
            </w:rPr>
          </w:rPrChange>
        </w:rPr>
        <w:t xml:space="preserve"> </w:t>
      </w:r>
      <w:r w:rsidRPr="00F94CB9">
        <w:rPr>
          <w:lang w:val="fr-FR"/>
          <w:rPrChange w:id="6751" w:author="Peng Luqi" w:date="2019-10-13T14:50:00Z">
            <w:rPr>
              <w:lang w:val="fr-FR"/>
            </w:rPr>
          </w:rPrChange>
        </w:rPr>
        <w:t>à</w:t>
      </w:r>
      <w:r w:rsidRPr="00FA3B19">
        <w:rPr>
          <w:lang w:val="fr-FR"/>
          <w:rPrChange w:id="6752" w:author="Peng Luqi" w:date="2019-10-13T14:57:00Z">
            <w:rPr>
              <w:spacing w:val="-11"/>
              <w:lang w:val="fr-FR"/>
            </w:rPr>
          </w:rPrChange>
        </w:rPr>
        <w:t xml:space="preserve"> </w:t>
      </w:r>
      <w:r w:rsidRPr="00F94CB9">
        <w:rPr>
          <w:lang w:val="fr-FR"/>
          <w:rPrChange w:id="6753" w:author="Peng Luqi" w:date="2019-10-13T14:50:00Z">
            <w:rPr>
              <w:lang w:val="fr-FR"/>
            </w:rPr>
          </w:rPrChange>
        </w:rPr>
        <w:t>gauche,</w:t>
      </w:r>
      <w:r w:rsidRPr="00FA3B19">
        <w:rPr>
          <w:lang w:val="fr-FR"/>
          <w:rPrChange w:id="6754" w:author="Peng Luqi" w:date="2019-10-13T14:57:00Z">
            <w:rPr>
              <w:spacing w:val="-10"/>
              <w:lang w:val="fr-FR"/>
            </w:rPr>
          </w:rPrChange>
        </w:rPr>
        <w:t xml:space="preserve"> </w:t>
      </w:r>
      <w:r w:rsidRPr="00F94CB9">
        <w:rPr>
          <w:lang w:val="fr-FR"/>
          <w:rPrChange w:id="6755" w:author="Peng Luqi" w:date="2019-10-13T14:50:00Z">
            <w:rPr>
              <w:lang w:val="fr-FR"/>
            </w:rPr>
          </w:rPrChange>
        </w:rPr>
        <w:t>c</w:t>
      </w:r>
      <w:del w:id="6756" w:author="Peng Luqi" w:date="2019-10-13T14:43:00Z">
        <w:r w:rsidRPr="00F94CB9" w:rsidDel="00EF666F">
          <w:rPr>
            <w:lang w:val="fr-FR"/>
            <w:rPrChange w:id="6757" w:author="Peng Luqi" w:date="2019-10-13T14:50:00Z">
              <w:rPr>
                <w:lang w:val="fr-FR"/>
              </w:rPr>
            </w:rPrChange>
          </w:rPr>
          <w:delText>’</w:delText>
        </w:r>
      </w:del>
      <w:ins w:id="6758" w:author="Peng Luqi" w:date="2019-10-13T14:43:00Z">
        <w:r w:rsidR="00EF666F" w:rsidRPr="00F94CB9">
          <w:rPr>
            <w:lang w:val="fr-FR"/>
            <w:rPrChange w:id="6759" w:author="Peng Luqi" w:date="2019-10-13T14:50:00Z">
              <w:rPr>
                <w:lang w:val="fr-FR"/>
              </w:rPr>
            </w:rPrChange>
          </w:rPr>
          <w:t>’</w:t>
        </w:r>
      </w:ins>
      <w:r w:rsidRPr="00F94CB9">
        <w:rPr>
          <w:lang w:val="fr-FR"/>
          <w:rPrChange w:id="6760" w:author="Peng Luqi" w:date="2019-10-13T14:50:00Z">
            <w:rPr>
              <w:lang w:val="fr-FR"/>
            </w:rPr>
          </w:rPrChange>
        </w:rPr>
        <w:t>est-à-dire</w:t>
      </w:r>
      <w:r w:rsidRPr="00FA3B19">
        <w:rPr>
          <w:lang w:val="fr-FR"/>
          <w:rPrChange w:id="6761" w:author="Peng Luqi" w:date="2019-10-13T14:57:00Z">
            <w:rPr>
              <w:spacing w:val="-11"/>
              <w:lang w:val="fr-FR"/>
            </w:rPr>
          </w:rPrChange>
        </w:rPr>
        <w:t xml:space="preserve"> </w:t>
      </w:r>
      <w:r w:rsidRPr="00F94CB9">
        <w:rPr>
          <w:lang w:val="fr-FR"/>
          <w:rPrChange w:id="6762" w:author="Peng Luqi" w:date="2019-10-13T14:50:00Z">
            <w:rPr>
              <w:lang w:val="fr-FR"/>
            </w:rPr>
          </w:rPrChange>
        </w:rPr>
        <w:t>qu</w:t>
      </w:r>
      <w:del w:id="6763" w:author="Peng Luqi" w:date="2019-10-13T14:43:00Z">
        <w:r w:rsidRPr="00F94CB9" w:rsidDel="00EF666F">
          <w:rPr>
            <w:lang w:val="fr-FR"/>
            <w:rPrChange w:id="6764" w:author="Peng Luqi" w:date="2019-10-13T14:50:00Z">
              <w:rPr>
                <w:lang w:val="fr-FR"/>
              </w:rPr>
            </w:rPrChange>
          </w:rPr>
          <w:delText>’</w:delText>
        </w:r>
      </w:del>
      <w:ins w:id="6765" w:author="Peng Luqi" w:date="2019-10-13T14:43:00Z">
        <w:r w:rsidR="00EF666F" w:rsidRPr="00F94CB9">
          <w:rPr>
            <w:lang w:val="fr-FR"/>
            <w:rPrChange w:id="6766" w:author="Peng Luqi" w:date="2019-10-13T14:50:00Z">
              <w:rPr>
                <w:lang w:val="fr-FR"/>
              </w:rPr>
            </w:rPrChange>
          </w:rPr>
          <w:t>’</w:t>
        </w:r>
      </w:ins>
      <w:r w:rsidRPr="00F94CB9">
        <w:rPr>
          <w:lang w:val="fr-FR"/>
          <w:rPrChange w:id="6767" w:author="Peng Luqi" w:date="2019-10-13T14:50:00Z">
            <w:rPr>
              <w:lang w:val="fr-FR"/>
            </w:rPr>
          </w:rPrChange>
        </w:rPr>
        <w:t>ils</w:t>
      </w:r>
      <w:r w:rsidRPr="00FA3B19">
        <w:rPr>
          <w:lang w:val="fr-FR"/>
          <w:rPrChange w:id="6768" w:author="Peng Luqi" w:date="2019-10-13T14:57:00Z">
            <w:rPr>
              <w:spacing w:val="-11"/>
              <w:lang w:val="fr-FR"/>
            </w:rPr>
          </w:rPrChange>
        </w:rPr>
        <w:t xml:space="preserve"> </w:t>
      </w:r>
      <w:r w:rsidRPr="00F94CB9">
        <w:rPr>
          <w:lang w:val="fr-FR"/>
          <w:rPrChange w:id="6769" w:author="Peng Luqi" w:date="2019-10-13T14:50:00Z">
            <w:rPr>
              <w:lang w:val="fr-FR"/>
            </w:rPr>
          </w:rPrChange>
        </w:rPr>
        <w:t>auront de plus en plus la</w:t>
      </w:r>
      <w:r w:rsidRPr="00FA3B19">
        <w:rPr>
          <w:lang w:val="fr-FR"/>
          <w:rPrChange w:id="6770" w:author="Peng Luqi" w:date="2019-10-13T14:57:00Z">
            <w:rPr>
              <w:spacing w:val="-6"/>
              <w:lang w:val="fr-FR"/>
            </w:rPr>
          </w:rPrChange>
        </w:rPr>
        <w:t xml:space="preserve"> </w:t>
      </w:r>
      <w:r w:rsidRPr="00F94CB9">
        <w:rPr>
          <w:lang w:val="fr-FR"/>
          <w:rPrChange w:id="6771" w:author="Peng Luqi" w:date="2019-10-13T14:50:00Z">
            <w:rPr>
              <w:lang w:val="fr-FR"/>
            </w:rPr>
          </w:rPrChange>
        </w:rPr>
        <w:t>foi.</w:t>
      </w:r>
    </w:p>
    <w:p w:rsidR="002B38DF" w:rsidRPr="00F94CB9" w:rsidRDefault="002B38DF">
      <w:pPr>
        <w:pStyle w:val="a3"/>
        <w:ind w:left="170" w:right="170"/>
        <w:jc w:val="both"/>
        <w:rPr>
          <w:lang w:val="fr-FR"/>
          <w:rPrChange w:id="6772" w:author="Peng Luqi" w:date="2019-10-13T14:50:00Z">
            <w:rPr>
              <w:sz w:val="20"/>
              <w:lang w:val="fr-FR"/>
            </w:rPr>
          </w:rPrChange>
        </w:rPr>
        <w:pPrChange w:id="6773" w:author="Peng Luqi" w:date="2019-10-13T14:20:00Z">
          <w:pPr>
            <w:pStyle w:val="a3"/>
            <w:spacing w:before="8"/>
          </w:pPr>
        </w:pPrChange>
      </w:pPr>
    </w:p>
    <w:p w:rsidR="002B38DF" w:rsidRPr="00F94CB9" w:rsidRDefault="00716360">
      <w:pPr>
        <w:ind w:left="170" w:right="170"/>
        <w:jc w:val="both"/>
        <w:rPr>
          <w:sz w:val="28"/>
          <w:szCs w:val="28"/>
          <w:lang w:val="fr-FR"/>
          <w:rPrChange w:id="6774" w:author="Peng Luqi" w:date="2019-10-13T14:50:00Z">
            <w:rPr>
              <w:lang w:val="fr-FR"/>
            </w:rPr>
          </w:rPrChange>
        </w:rPr>
        <w:pPrChange w:id="6775" w:author="Peng Luqi" w:date="2019-10-13T14:20:00Z">
          <w:pPr>
            <w:ind w:left="130" w:right="182"/>
            <w:jc w:val="both"/>
          </w:pPr>
        </w:pPrChange>
      </w:pPr>
      <w:r w:rsidRPr="00F94CB9">
        <w:rPr>
          <w:sz w:val="28"/>
          <w:szCs w:val="28"/>
          <w:lang w:val="fr-FR"/>
          <w:rPrChange w:id="6776" w:author="Peng Luqi" w:date="2019-10-13T14:50:00Z">
            <w:rPr>
              <w:lang w:val="fr-FR"/>
            </w:rPr>
          </w:rPrChange>
        </w:rPr>
        <w:t>Pensez-y,</w:t>
      </w:r>
      <w:r w:rsidRPr="00F94CB9">
        <w:rPr>
          <w:spacing w:val="-10"/>
          <w:sz w:val="28"/>
          <w:szCs w:val="28"/>
          <w:lang w:val="fr-FR"/>
          <w:rPrChange w:id="6777" w:author="Peng Luqi" w:date="2019-10-13T14:50:00Z">
            <w:rPr>
              <w:spacing w:val="-10"/>
              <w:lang w:val="fr-FR"/>
            </w:rPr>
          </w:rPrChange>
        </w:rPr>
        <w:t xml:space="preserve"> </w:t>
      </w:r>
      <w:r w:rsidRPr="00F94CB9">
        <w:rPr>
          <w:sz w:val="28"/>
          <w:szCs w:val="28"/>
          <w:lang w:val="fr-FR"/>
          <w:rPrChange w:id="6778" w:author="Peng Luqi" w:date="2019-10-13T14:50:00Z">
            <w:rPr>
              <w:lang w:val="fr-FR"/>
            </w:rPr>
          </w:rPrChange>
        </w:rPr>
        <w:t>quand</w:t>
      </w:r>
      <w:r w:rsidRPr="00F94CB9">
        <w:rPr>
          <w:spacing w:val="-9"/>
          <w:sz w:val="28"/>
          <w:szCs w:val="28"/>
          <w:lang w:val="fr-FR"/>
          <w:rPrChange w:id="6779" w:author="Peng Luqi" w:date="2019-10-13T14:50:00Z">
            <w:rPr>
              <w:spacing w:val="-9"/>
              <w:lang w:val="fr-FR"/>
            </w:rPr>
          </w:rPrChange>
        </w:rPr>
        <w:t xml:space="preserve"> </w:t>
      </w:r>
      <w:r w:rsidRPr="00F94CB9">
        <w:rPr>
          <w:sz w:val="28"/>
          <w:szCs w:val="28"/>
          <w:lang w:val="fr-FR"/>
          <w:rPrChange w:id="6780" w:author="Peng Luqi" w:date="2019-10-13T14:50:00Z">
            <w:rPr>
              <w:lang w:val="fr-FR"/>
            </w:rPr>
          </w:rPrChange>
        </w:rPr>
        <w:t>vous</w:t>
      </w:r>
      <w:r w:rsidRPr="00F94CB9">
        <w:rPr>
          <w:spacing w:val="-9"/>
          <w:sz w:val="28"/>
          <w:szCs w:val="28"/>
          <w:lang w:val="fr-FR"/>
          <w:rPrChange w:id="6781" w:author="Peng Luqi" w:date="2019-10-13T14:50:00Z">
            <w:rPr>
              <w:spacing w:val="-9"/>
              <w:lang w:val="fr-FR"/>
            </w:rPr>
          </w:rPrChange>
        </w:rPr>
        <w:t xml:space="preserve"> </w:t>
      </w:r>
      <w:r w:rsidRPr="00F94CB9">
        <w:rPr>
          <w:sz w:val="28"/>
          <w:szCs w:val="28"/>
          <w:lang w:val="fr-FR"/>
          <w:rPrChange w:id="6782" w:author="Peng Luqi" w:date="2019-10-13T14:50:00Z">
            <w:rPr>
              <w:lang w:val="fr-FR"/>
            </w:rPr>
          </w:rPrChange>
        </w:rPr>
        <w:t>étiez</w:t>
      </w:r>
      <w:r w:rsidRPr="00F94CB9">
        <w:rPr>
          <w:spacing w:val="-9"/>
          <w:sz w:val="28"/>
          <w:szCs w:val="28"/>
          <w:lang w:val="fr-FR"/>
          <w:rPrChange w:id="6783" w:author="Peng Luqi" w:date="2019-10-13T14:50:00Z">
            <w:rPr>
              <w:spacing w:val="-9"/>
              <w:lang w:val="fr-FR"/>
            </w:rPr>
          </w:rPrChange>
        </w:rPr>
        <w:t xml:space="preserve"> </w:t>
      </w:r>
      <w:r w:rsidRPr="00F94CB9">
        <w:rPr>
          <w:sz w:val="28"/>
          <w:szCs w:val="28"/>
          <w:lang w:val="fr-FR"/>
          <w:rPrChange w:id="6784" w:author="Peng Luqi" w:date="2019-10-13T14:50:00Z">
            <w:rPr>
              <w:lang w:val="fr-FR"/>
            </w:rPr>
          </w:rPrChange>
        </w:rPr>
        <w:t>très</w:t>
      </w:r>
      <w:r w:rsidRPr="00F94CB9">
        <w:rPr>
          <w:spacing w:val="-9"/>
          <w:sz w:val="28"/>
          <w:szCs w:val="28"/>
          <w:lang w:val="fr-FR"/>
          <w:rPrChange w:id="6785" w:author="Peng Luqi" w:date="2019-10-13T14:50:00Z">
            <w:rPr>
              <w:spacing w:val="-9"/>
              <w:lang w:val="fr-FR"/>
            </w:rPr>
          </w:rPrChange>
        </w:rPr>
        <w:t xml:space="preserve"> </w:t>
      </w:r>
      <w:r w:rsidRPr="00F94CB9">
        <w:rPr>
          <w:sz w:val="28"/>
          <w:szCs w:val="28"/>
          <w:lang w:val="fr-FR"/>
          <w:rPrChange w:id="6786" w:author="Peng Luqi" w:date="2019-10-13T14:50:00Z">
            <w:rPr>
              <w:lang w:val="fr-FR"/>
            </w:rPr>
          </w:rPrChange>
        </w:rPr>
        <w:t>jeune,</w:t>
      </w:r>
      <w:r w:rsidRPr="00F94CB9">
        <w:rPr>
          <w:spacing w:val="-9"/>
          <w:sz w:val="28"/>
          <w:szCs w:val="28"/>
          <w:lang w:val="fr-FR"/>
          <w:rPrChange w:id="6787" w:author="Peng Luqi" w:date="2019-10-13T14:50:00Z">
            <w:rPr>
              <w:spacing w:val="-9"/>
              <w:lang w:val="fr-FR"/>
            </w:rPr>
          </w:rPrChange>
        </w:rPr>
        <w:t xml:space="preserve"> </w:t>
      </w:r>
      <w:r w:rsidRPr="00F94CB9">
        <w:rPr>
          <w:sz w:val="28"/>
          <w:szCs w:val="28"/>
          <w:lang w:val="fr-FR"/>
          <w:rPrChange w:id="6788" w:author="Peng Luqi" w:date="2019-10-13T14:50:00Z">
            <w:rPr>
              <w:lang w:val="fr-FR"/>
            </w:rPr>
          </w:rPrChange>
        </w:rPr>
        <w:t>comme</w:t>
      </w:r>
      <w:r w:rsidRPr="00F94CB9">
        <w:rPr>
          <w:spacing w:val="-9"/>
          <w:sz w:val="28"/>
          <w:szCs w:val="28"/>
          <w:lang w:val="fr-FR"/>
          <w:rPrChange w:id="6789" w:author="Peng Luqi" w:date="2019-10-13T14:50:00Z">
            <w:rPr>
              <w:spacing w:val="-9"/>
              <w:lang w:val="fr-FR"/>
            </w:rPr>
          </w:rPrChange>
        </w:rPr>
        <w:t xml:space="preserve"> </w:t>
      </w:r>
      <w:r w:rsidRPr="00F94CB9">
        <w:rPr>
          <w:sz w:val="28"/>
          <w:szCs w:val="28"/>
          <w:lang w:val="fr-FR"/>
          <w:rPrChange w:id="6790" w:author="Peng Luqi" w:date="2019-10-13T14:50:00Z">
            <w:rPr>
              <w:lang w:val="fr-FR"/>
            </w:rPr>
          </w:rPrChange>
        </w:rPr>
        <w:t>presque</w:t>
      </w:r>
      <w:r w:rsidRPr="00F94CB9">
        <w:rPr>
          <w:spacing w:val="-10"/>
          <w:sz w:val="28"/>
          <w:szCs w:val="28"/>
          <w:lang w:val="fr-FR"/>
          <w:rPrChange w:id="6791" w:author="Peng Luqi" w:date="2019-10-13T14:50:00Z">
            <w:rPr>
              <w:spacing w:val="-10"/>
              <w:lang w:val="fr-FR"/>
            </w:rPr>
          </w:rPrChange>
        </w:rPr>
        <w:t xml:space="preserve"> </w:t>
      </w:r>
      <w:r w:rsidRPr="00F94CB9">
        <w:rPr>
          <w:sz w:val="28"/>
          <w:szCs w:val="28"/>
          <w:lang w:val="fr-FR"/>
          <w:rPrChange w:id="6792" w:author="Peng Luqi" w:date="2019-10-13T14:50:00Z">
            <w:rPr>
              <w:lang w:val="fr-FR"/>
            </w:rPr>
          </w:rPrChange>
        </w:rPr>
        <w:t>tous</w:t>
      </w:r>
      <w:r w:rsidRPr="00F94CB9">
        <w:rPr>
          <w:spacing w:val="-9"/>
          <w:sz w:val="28"/>
          <w:szCs w:val="28"/>
          <w:lang w:val="fr-FR"/>
          <w:rPrChange w:id="6793" w:author="Peng Luqi" w:date="2019-10-13T14:50:00Z">
            <w:rPr>
              <w:spacing w:val="-9"/>
              <w:lang w:val="fr-FR"/>
            </w:rPr>
          </w:rPrChange>
        </w:rPr>
        <w:t xml:space="preserve"> </w:t>
      </w:r>
      <w:r w:rsidRPr="00F94CB9">
        <w:rPr>
          <w:sz w:val="28"/>
          <w:szCs w:val="28"/>
          <w:lang w:val="fr-FR"/>
          <w:rPrChange w:id="6794" w:author="Peng Luqi" w:date="2019-10-13T14:50:00Z">
            <w:rPr>
              <w:lang w:val="fr-FR"/>
            </w:rPr>
          </w:rPrChange>
        </w:rPr>
        <w:t>les</w:t>
      </w:r>
      <w:r w:rsidRPr="00F94CB9">
        <w:rPr>
          <w:spacing w:val="-9"/>
          <w:sz w:val="28"/>
          <w:szCs w:val="28"/>
          <w:lang w:val="fr-FR"/>
          <w:rPrChange w:id="6795" w:author="Peng Luqi" w:date="2019-10-13T14:50:00Z">
            <w:rPr>
              <w:spacing w:val="-9"/>
              <w:lang w:val="fr-FR"/>
            </w:rPr>
          </w:rPrChange>
        </w:rPr>
        <w:t xml:space="preserve"> </w:t>
      </w:r>
      <w:r w:rsidRPr="00F94CB9">
        <w:rPr>
          <w:sz w:val="28"/>
          <w:szCs w:val="28"/>
          <w:lang w:val="fr-FR"/>
          <w:rPrChange w:id="6796" w:author="Peng Luqi" w:date="2019-10-13T14:50:00Z">
            <w:rPr>
              <w:lang w:val="fr-FR"/>
            </w:rPr>
          </w:rPrChange>
        </w:rPr>
        <w:t>enfants,</w:t>
      </w:r>
      <w:r w:rsidRPr="00F94CB9">
        <w:rPr>
          <w:spacing w:val="-9"/>
          <w:sz w:val="28"/>
          <w:szCs w:val="28"/>
          <w:lang w:val="fr-FR"/>
          <w:rPrChange w:id="6797" w:author="Peng Luqi" w:date="2019-10-13T14:50:00Z">
            <w:rPr>
              <w:spacing w:val="-9"/>
              <w:lang w:val="fr-FR"/>
            </w:rPr>
          </w:rPrChange>
        </w:rPr>
        <w:t xml:space="preserve"> </w:t>
      </w:r>
      <w:r w:rsidRPr="00F94CB9">
        <w:rPr>
          <w:sz w:val="28"/>
          <w:szCs w:val="28"/>
          <w:lang w:val="fr-FR"/>
          <w:rPrChange w:id="6798" w:author="Peng Luqi" w:date="2019-10-13T14:50:00Z">
            <w:rPr>
              <w:lang w:val="fr-FR"/>
            </w:rPr>
          </w:rPrChange>
        </w:rPr>
        <w:t>à</w:t>
      </w:r>
      <w:r w:rsidRPr="00F94CB9">
        <w:rPr>
          <w:spacing w:val="-9"/>
          <w:sz w:val="28"/>
          <w:szCs w:val="28"/>
          <w:lang w:val="fr-FR"/>
          <w:rPrChange w:id="6799" w:author="Peng Luqi" w:date="2019-10-13T14:50:00Z">
            <w:rPr>
              <w:spacing w:val="-9"/>
              <w:lang w:val="fr-FR"/>
            </w:rPr>
          </w:rPrChange>
        </w:rPr>
        <w:t xml:space="preserve"> </w:t>
      </w:r>
      <w:r w:rsidRPr="00F94CB9">
        <w:rPr>
          <w:sz w:val="28"/>
          <w:szCs w:val="28"/>
          <w:lang w:val="fr-FR"/>
          <w:rPrChange w:id="6800" w:author="Peng Luqi" w:date="2019-10-13T14:50:00Z">
            <w:rPr>
              <w:lang w:val="fr-FR"/>
            </w:rPr>
          </w:rPrChange>
        </w:rPr>
        <w:t>ce</w:t>
      </w:r>
      <w:r w:rsidRPr="00F94CB9">
        <w:rPr>
          <w:spacing w:val="-9"/>
          <w:sz w:val="28"/>
          <w:szCs w:val="28"/>
          <w:lang w:val="fr-FR"/>
          <w:rPrChange w:id="6801" w:author="Peng Luqi" w:date="2019-10-13T14:50:00Z">
            <w:rPr>
              <w:spacing w:val="-9"/>
              <w:lang w:val="fr-FR"/>
            </w:rPr>
          </w:rPrChange>
        </w:rPr>
        <w:t xml:space="preserve"> </w:t>
      </w:r>
      <w:r w:rsidRPr="00F94CB9">
        <w:rPr>
          <w:sz w:val="28"/>
          <w:szCs w:val="28"/>
          <w:lang w:val="fr-FR"/>
          <w:rPrChange w:id="6802" w:author="Peng Luqi" w:date="2019-10-13T14:50:00Z">
            <w:rPr>
              <w:lang w:val="fr-FR"/>
            </w:rPr>
          </w:rPrChange>
        </w:rPr>
        <w:t>moment-là,</w:t>
      </w:r>
      <w:r w:rsidRPr="00F94CB9">
        <w:rPr>
          <w:spacing w:val="-9"/>
          <w:sz w:val="28"/>
          <w:szCs w:val="28"/>
          <w:lang w:val="fr-FR"/>
          <w:rPrChange w:id="6803" w:author="Peng Luqi" w:date="2019-10-13T14:50:00Z">
            <w:rPr>
              <w:spacing w:val="-9"/>
              <w:lang w:val="fr-FR"/>
            </w:rPr>
          </w:rPrChange>
        </w:rPr>
        <w:t xml:space="preserve"> </w:t>
      </w:r>
      <w:r w:rsidRPr="00F94CB9">
        <w:rPr>
          <w:sz w:val="28"/>
          <w:szCs w:val="28"/>
          <w:lang w:val="fr-FR"/>
          <w:rPrChange w:id="6804" w:author="Peng Luqi" w:date="2019-10-13T14:50:00Z">
            <w:rPr>
              <w:lang w:val="fr-FR"/>
            </w:rPr>
          </w:rPrChange>
        </w:rPr>
        <w:t>je</w:t>
      </w:r>
      <w:r w:rsidRPr="00F94CB9">
        <w:rPr>
          <w:spacing w:val="-10"/>
          <w:sz w:val="28"/>
          <w:szCs w:val="28"/>
          <w:lang w:val="fr-FR"/>
          <w:rPrChange w:id="6805" w:author="Peng Luqi" w:date="2019-10-13T14:50:00Z">
            <w:rPr>
              <w:spacing w:val="-10"/>
              <w:lang w:val="fr-FR"/>
            </w:rPr>
          </w:rPrChange>
        </w:rPr>
        <w:t xml:space="preserve"> </w:t>
      </w:r>
      <w:r w:rsidRPr="00F94CB9">
        <w:rPr>
          <w:sz w:val="28"/>
          <w:szCs w:val="28"/>
          <w:lang w:val="fr-FR"/>
          <w:rPrChange w:id="6806" w:author="Peng Luqi" w:date="2019-10-13T14:50:00Z">
            <w:rPr>
              <w:lang w:val="fr-FR"/>
            </w:rPr>
          </w:rPrChange>
        </w:rPr>
        <w:t>ne</w:t>
      </w:r>
      <w:r w:rsidRPr="00F94CB9">
        <w:rPr>
          <w:spacing w:val="-9"/>
          <w:sz w:val="28"/>
          <w:szCs w:val="28"/>
          <w:lang w:val="fr-FR"/>
          <w:rPrChange w:id="6807" w:author="Peng Luqi" w:date="2019-10-13T14:50:00Z">
            <w:rPr>
              <w:spacing w:val="-9"/>
              <w:lang w:val="fr-FR"/>
            </w:rPr>
          </w:rPrChange>
        </w:rPr>
        <w:t xml:space="preserve"> </w:t>
      </w:r>
      <w:r w:rsidRPr="00F94CB9">
        <w:rPr>
          <w:sz w:val="28"/>
          <w:szCs w:val="28"/>
          <w:lang w:val="fr-FR"/>
          <w:rPrChange w:id="6808" w:author="Peng Luqi" w:date="2019-10-13T14:50:00Z">
            <w:rPr>
              <w:lang w:val="fr-FR"/>
            </w:rPr>
          </w:rPrChange>
        </w:rPr>
        <w:t>savais</w:t>
      </w:r>
      <w:r w:rsidRPr="00F94CB9">
        <w:rPr>
          <w:spacing w:val="-9"/>
          <w:sz w:val="28"/>
          <w:szCs w:val="28"/>
          <w:lang w:val="fr-FR"/>
          <w:rPrChange w:id="6809" w:author="Peng Luqi" w:date="2019-10-13T14:50:00Z">
            <w:rPr>
              <w:spacing w:val="-9"/>
              <w:lang w:val="fr-FR"/>
            </w:rPr>
          </w:rPrChange>
        </w:rPr>
        <w:t xml:space="preserve"> </w:t>
      </w:r>
      <w:r w:rsidRPr="00F94CB9">
        <w:rPr>
          <w:sz w:val="28"/>
          <w:szCs w:val="28"/>
          <w:lang w:val="fr-FR"/>
          <w:rPrChange w:id="6810" w:author="Peng Luqi" w:date="2019-10-13T14:50:00Z">
            <w:rPr>
              <w:lang w:val="fr-FR"/>
            </w:rPr>
          </w:rPrChange>
        </w:rPr>
        <w:t>pas ce</w:t>
      </w:r>
      <w:r w:rsidRPr="00F94CB9">
        <w:rPr>
          <w:spacing w:val="-8"/>
          <w:sz w:val="28"/>
          <w:szCs w:val="28"/>
          <w:lang w:val="fr-FR"/>
          <w:rPrChange w:id="6811" w:author="Peng Luqi" w:date="2019-10-13T14:50:00Z">
            <w:rPr>
              <w:spacing w:val="-8"/>
              <w:lang w:val="fr-FR"/>
            </w:rPr>
          </w:rPrChange>
        </w:rPr>
        <w:t xml:space="preserve"> </w:t>
      </w:r>
      <w:r w:rsidRPr="00F94CB9">
        <w:rPr>
          <w:sz w:val="28"/>
          <w:szCs w:val="28"/>
          <w:lang w:val="fr-FR"/>
          <w:rPrChange w:id="6812" w:author="Peng Luqi" w:date="2019-10-13T14:50:00Z">
            <w:rPr>
              <w:lang w:val="fr-FR"/>
            </w:rPr>
          </w:rPrChange>
        </w:rPr>
        <w:t>qu</w:t>
      </w:r>
      <w:del w:id="6813" w:author="Peng Luqi" w:date="2019-10-13T14:43:00Z">
        <w:r w:rsidRPr="00F94CB9" w:rsidDel="00EF666F">
          <w:rPr>
            <w:sz w:val="28"/>
            <w:szCs w:val="28"/>
            <w:lang w:val="fr-FR"/>
            <w:rPrChange w:id="6814" w:author="Peng Luqi" w:date="2019-10-13T14:50:00Z">
              <w:rPr>
                <w:lang w:val="fr-FR"/>
              </w:rPr>
            </w:rPrChange>
          </w:rPr>
          <w:delText>’</w:delText>
        </w:r>
      </w:del>
      <w:ins w:id="6815" w:author="Peng Luqi" w:date="2019-10-13T14:43:00Z">
        <w:r w:rsidR="00EF666F" w:rsidRPr="00F94CB9">
          <w:rPr>
            <w:sz w:val="28"/>
            <w:szCs w:val="28"/>
            <w:lang w:val="fr-FR"/>
            <w:rPrChange w:id="6816" w:author="Peng Luqi" w:date="2019-10-13T14:50:00Z">
              <w:rPr>
                <w:lang w:val="fr-FR"/>
              </w:rPr>
            </w:rPrChange>
          </w:rPr>
          <w:t>’</w:t>
        </w:r>
      </w:ins>
      <w:r w:rsidRPr="00F94CB9">
        <w:rPr>
          <w:sz w:val="28"/>
          <w:szCs w:val="28"/>
          <w:lang w:val="fr-FR"/>
          <w:rPrChange w:id="6817" w:author="Peng Luqi" w:date="2019-10-13T14:50:00Z">
            <w:rPr>
              <w:lang w:val="fr-FR"/>
            </w:rPr>
          </w:rPrChange>
        </w:rPr>
        <w:t>était</w:t>
      </w:r>
      <w:r w:rsidRPr="00F94CB9">
        <w:rPr>
          <w:spacing w:val="-7"/>
          <w:sz w:val="28"/>
          <w:szCs w:val="28"/>
          <w:lang w:val="fr-FR"/>
          <w:rPrChange w:id="6818" w:author="Peng Luqi" w:date="2019-10-13T14:50:00Z">
            <w:rPr>
              <w:spacing w:val="-7"/>
              <w:lang w:val="fr-FR"/>
            </w:rPr>
          </w:rPrChange>
        </w:rPr>
        <w:t xml:space="preserve"> </w:t>
      </w:r>
      <w:r w:rsidRPr="00F94CB9">
        <w:rPr>
          <w:sz w:val="28"/>
          <w:szCs w:val="28"/>
          <w:lang w:val="fr-FR"/>
          <w:rPrChange w:id="6819" w:author="Peng Luqi" w:date="2019-10-13T14:50:00Z">
            <w:rPr>
              <w:lang w:val="fr-FR"/>
            </w:rPr>
          </w:rPrChange>
        </w:rPr>
        <w:t>le</w:t>
      </w:r>
      <w:r w:rsidRPr="00F94CB9">
        <w:rPr>
          <w:spacing w:val="-8"/>
          <w:sz w:val="28"/>
          <w:szCs w:val="28"/>
          <w:lang w:val="fr-FR"/>
          <w:rPrChange w:id="6820" w:author="Peng Luqi" w:date="2019-10-13T14:50:00Z">
            <w:rPr>
              <w:spacing w:val="-8"/>
              <w:lang w:val="fr-FR"/>
            </w:rPr>
          </w:rPrChange>
        </w:rPr>
        <w:t xml:space="preserve"> </w:t>
      </w:r>
      <w:r w:rsidRPr="00F94CB9">
        <w:rPr>
          <w:sz w:val="28"/>
          <w:szCs w:val="28"/>
          <w:lang w:val="fr-FR"/>
          <w:rPrChange w:id="6821" w:author="Peng Luqi" w:date="2019-10-13T14:50:00Z">
            <w:rPr>
              <w:lang w:val="fr-FR"/>
            </w:rPr>
          </w:rPrChange>
        </w:rPr>
        <w:t>destin.</w:t>
      </w:r>
      <w:r w:rsidRPr="00F94CB9">
        <w:rPr>
          <w:spacing w:val="-8"/>
          <w:sz w:val="28"/>
          <w:szCs w:val="28"/>
          <w:lang w:val="fr-FR"/>
          <w:rPrChange w:id="6822" w:author="Peng Luqi" w:date="2019-10-13T14:50:00Z">
            <w:rPr>
              <w:spacing w:val="-8"/>
              <w:lang w:val="fr-FR"/>
            </w:rPr>
          </w:rPrChange>
        </w:rPr>
        <w:t xml:space="preserve"> </w:t>
      </w:r>
      <w:r w:rsidRPr="00F94CB9">
        <w:rPr>
          <w:sz w:val="28"/>
          <w:szCs w:val="28"/>
          <w:lang w:val="fr-FR"/>
          <w:rPrChange w:id="6823" w:author="Peng Luqi" w:date="2019-10-13T14:50:00Z">
            <w:rPr>
              <w:lang w:val="fr-FR"/>
            </w:rPr>
          </w:rPrChange>
        </w:rPr>
        <w:t>Pour</w:t>
      </w:r>
      <w:r w:rsidRPr="00F94CB9">
        <w:rPr>
          <w:spacing w:val="-8"/>
          <w:sz w:val="28"/>
          <w:szCs w:val="28"/>
          <w:lang w:val="fr-FR"/>
          <w:rPrChange w:id="6824" w:author="Peng Luqi" w:date="2019-10-13T14:50:00Z">
            <w:rPr>
              <w:spacing w:val="-8"/>
              <w:lang w:val="fr-FR"/>
            </w:rPr>
          </w:rPrChange>
        </w:rPr>
        <w:t xml:space="preserve"> </w:t>
      </w:r>
      <w:r w:rsidRPr="00F94CB9">
        <w:rPr>
          <w:sz w:val="28"/>
          <w:szCs w:val="28"/>
          <w:lang w:val="fr-FR"/>
          <w:rPrChange w:id="6825" w:author="Peng Luqi" w:date="2019-10-13T14:50:00Z">
            <w:rPr>
              <w:lang w:val="fr-FR"/>
            </w:rPr>
          </w:rPrChange>
        </w:rPr>
        <w:t>les</w:t>
      </w:r>
      <w:r w:rsidRPr="00F94CB9">
        <w:rPr>
          <w:spacing w:val="-8"/>
          <w:sz w:val="28"/>
          <w:szCs w:val="28"/>
          <w:lang w:val="fr-FR"/>
          <w:rPrChange w:id="6826" w:author="Peng Luqi" w:date="2019-10-13T14:50:00Z">
            <w:rPr>
              <w:spacing w:val="-8"/>
              <w:lang w:val="fr-FR"/>
            </w:rPr>
          </w:rPrChange>
        </w:rPr>
        <w:t xml:space="preserve"> </w:t>
      </w:r>
      <w:r w:rsidRPr="00F94CB9">
        <w:rPr>
          <w:sz w:val="28"/>
          <w:szCs w:val="28"/>
          <w:lang w:val="fr-FR"/>
          <w:rPrChange w:id="6827" w:author="Peng Luqi" w:date="2019-10-13T14:50:00Z">
            <w:rPr>
              <w:lang w:val="fr-FR"/>
            </w:rPr>
          </w:rPrChange>
        </w:rPr>
        <w:t>personnes</w:t>
      </w:r>
      <w:r w:rsidRPr="00F94CB9">
        <w:rPr>
          <w:spacing w:val="-8"/>
          <w:sz w:val="28"/>
          <w:szCs w:val="28"/>
          <w:lang w:val="fr-FR"/>
          <w:rPrChange w:id="6828" w:author="Peng Luqi" w:date="2019-10-13T14:50:00Z">
            <w:rPr>
              <w:spacing w:val="-8"/>
              <w:lang w:val="fr-FR"/>
            </w:rPr>
          </w:rPrChange>
        </w:rPr>
        <w:t xml:space="preserve"> </w:t>
      </w:r>
      <w:r w:rsidRPr="00F94CB9">
        <w:rPr>
          <w:sz w:val="28"/>
          <w:szCs w:val="28"/>
          <w:lang w:val="fr-FR"/>
          <w:rPrChange w:id="6829" w:author="Peng Luqi" w:date="2019-10-13T14:50:00Z">
            <w:rPr>
              <w:lang w:val="fr-FR"/>
            </w:rPr>
          </w:rPrChange>
        </w:rPr>
        <w:t>qui</w:t>
      </w:r>
      <w:r w:rsidRPr="00F94CB9">
        <w:rPr>
          <w:spacing w:val="-8"/>
          <w:sz w:val="28"/>
          <w:szCs w:val="28"/>
          <w:lang w:val="fr-FR"/>
          <w:rPrChange w:id="6830" w:author="Peng Luqi" w:date="2019-10-13T14:50:00Z">
            <w:rPr>
              <w:spacing w:val="-8"/>
              <w:lang w:val="fr-FR"/>
            </w:rPr>
          </w:rPrChange>
        </w:rPr>
        <w:t xml:space="preserve"> </w:t>
      </w:r>
      <w:r w:rsidRPr="00F94CB9">
        <w:rPr>
          <w:sz w:val="28"/>
          <w:szCs w:val="28"/>
          <w:lang w:val="fr-FR"/>
          <w:rPrChange w:id="6831" w:author="Peng Luqi" w:date="2019-10-13T14:50:00Z">
            <w:rPr>
              <w:lang w:val="fr-FR"/>
            </w:rPr>
          </w:rPrChange>
        </w:rPr>
        <w:t>ont</w:t>
      </w:r>
      <w:r w:rsidRPr="00F94CB9">
        <w:rPr>
          <w:spacing w:val="-8"/>
          <w:sz w:val="28"/>
          <w:szCs w:val="28"/>
          <w:lang w:val="fr-FR"/>
          <w:rPrChange w:id="6832" w:author="Peng Luqi" w:date="2019-10-13T14:50:00Z">
            <w:rPr>
              <w:spacing w:val="-8"/>
              <w:lang w:val="fr-FR"/>
            </w:rPr>
          </w:rPrChange>
        </w:rPr>
        <w:t xml:space="preserve"> </w:t>
      </w:r>
      <w:r w:rsidRPr="00F94CB9">
        <w:rPr>
          <w:sz w:val="28"/>
          <w:szCs w:val="28"/>
          <w:lang w:val="fr-FR"/>
          <w:rPrChange w:id="6833" w:author="Peng Luqi" w:date="2019-10-13T14:50:00Z">
            <w:rPr>
              <w:lang w:val="fr-FR"/>
            </w:rPr>
          </w:rPrChange>
        </w:rPr>
        <w:t>de</w:t>
      </w:r>
      <w:r w:rsidRPr="00F94CB9">
        <w:rPr>
          <w:spacing w:val="-8"/>
          <w:sz w:val="28"/>
          <w:szCs w:val="28"/>
          <w:lang w:val="fr-FR"/>
          <w:rPrChange w:id="6834" w:author="Peng Luqi" w:date="2019-10-13T14:50:00Z">
            <w:rPr>
              <w:spacing w:val="-8"/>
              <w:lang w:val="fr-FR"/>
            </w:rPr>
          </w:rPrChange>
        </w:rPr>
        <w:t xml:space="preserve"> </w:t>
      </w:r>
      <w:r w:rsidRPr="00F94CB9">
        <w:rPr>
          <w:sz w:val="28"/>
          <w:szCs w:val="28"/>
          <w:lang w:val="fr-FR"/>
          <w:rPrChange w:id="6835" w:author="Peng Luqi" w:date="2019-10-13T14:50:00Z">
            <w:rPr>
              <w:lang w:val="fr-FR"/>
            </w:rPr>
          </w:rPrChange>
        </w:rPr>
        <w:t>plus</w:t>
      </w:r>
      <w:r w:rsidRPr="00F94CB9">
        <w:rPr>
          <w:spacing w:val="-8"/>
          <w:sz w:val="28"/>
          <w:szCs w:val="28"/>
          <w:lang w:val="fr-FR"/>
          <w:rPrChange w:id="6836" w:author="Peng Luqi" w:date="2019-10-13T14:50:00Z">
            <w:rPr>
              <w:spacing w:val="-8"/>
              <w:lang w:val="fr-FR"/>
            </w:rPr>
          </w:rPrChange>
        </w:rPr>
        <w:t xml:space="preserve"> </w:t>
      </w:r>
      <w:r w:rsidRPr="00F94CB9">
        <w:rPr>
          <w:sz w:val="28"/>
          <w:szCs w:val="28"/>
          <w:lang w:val="fr-FR"/>
          <w:rPrChange w:id="6837" w:author="Peng Luqi" w:date="2019-10-13T14:50:00Z">
            <w:rPr>
              <w:lang w:val="fr-FR"/>
            </w:rPr>
          </w:rPrChange>
        </w:rPr>
        <w:t>en</w:t>
      </w:r>
      <w:r w:rsidRPr="00F94CB9">
        <w:rPr>
          <w:spacing w:val="-8"/>
          <w:sz w:val="28"/>
          <w:szCs w:val="28"/>
          <w:lang w:val="fr-FR"/>
          <w:rPrChange w:id="6838" w:author="Peng Luqi" w:date="2019-10-13T14:50:00Z">
            <w:rPr>
              <w:spacing w:val="-8"/>
              <w:lang w:val="fr-FR"/>
            </w:rPr>
          </w:rPrChange>
        </w:rPr>
        <w:t xml:space="preserve"> </w:t>
      </w:r>
      <w:r w:rsidRPr="00F94CB9">
        <w:rPr>
          <w:sz w:val="28"/>
          <w:szCs w:val="28"/>
          <w:lang w:val="fr-FR"/>
          <w:rPrChange w:id="6839" w:author="Peng Luqi" w:date="2019-10-13T14:50:00Z">
            <w:rPr>
              <w:lang w:val="fr-FR"/>
            </w:rPr>
          </w:rPrChange>
        </w:rPr>
        <w:t>plus</w:t>
      </w:r>
      <w:r w:rsidRPr="00F94CB9">
        <w:rPr>
          <w:spacing w:val="-8"/>
          <w:sz w:val="28"/>
          <w:szCs w:val="28"/>
          <w:lang w:val="fr-FR"/>
          <w:rPrChange w:id="6840" w:author="Peng Luqi" w:date="2019-10-13T14:50:00Z">
            <w:rPr>
              <w:spacing w:val="-8"/>
              <w:lang w:val="fr-FR"/>
            </w:rPr>
          </w:rPrChange>
        </w:rPr>
        <w:t xml:space="preserve"> </w:t>
      </w:r>
      <w:r w:rsidRPr="00F94CB9">
        <w:rPr>
          <w:sz w:val="28"/>
          <w:szCs w:val="28"/>
          <w:lang w:val="fr-FR"/>
          <w:rPrChange w:id="6841" w:author="Peng Luqi" w:date="2019-10-13T14:50:00Z">
            <w:rPr>
              <w:lang w:val="fr-FR"/>
            </w:rPr>
          </w:rPrChange>
        </w:rPr>
        <w:t>la</w:t>
      </w:r>
      <w:r w:rsidRPr="00F94CB9">
        <w:rPr>
          <w:spacing w:val="-8"/>
          <w:sz w:val="28"/>
          <w:szCs w:val="28"/>
          <w:lang w:val="fr-FR"/>
          <w:rPrChange w:id="6842" w:author="Peng Luqi" w:date="2019-10-13T14:50:00Z">
            <w:rPr>
              <w:spacing w:val="-8"/>
              <w:lang w:val="fr-FR"/>
            </w:rPr>
          </w:rPrChange>
        </w:rPr>
        <w:t xml:space="preserve"> </w:t>
      </w:r>
      <w:r w:rsidRPr="00F94CB9">
        <w:rPr>
          <w:sz w:val="28"/>
          <w:szCs w:val="28"/>
          <w:lang w:val="fr-FR"/>
          <w:rPrChange w:id="6843" w:author="Peng Luqi" w:date="2019-10-13T14:50:00Z">
            <w:rPr>
              <w:lang w:val="fr-FR"/>
            </w:rPr>
          </w:rPrChange>
        </w:rPr>
        <w:t>foi,</w:t>
      </w:r>
      <w:r w:rsidRPr="00F94CB9">
        <w:rPr>
          <w:spacing w:val="-8"/>
          <w:sz w:val="28"/>
          <w:szCs w:val="28"/>
          <w:lang w:val="fr-FR"/>
          <w:rPrChange w:id="6844" w:author="Peng Luqi" w:date="2019-10-13T14:50:00Z">
            <w:rPr>
              <w:spacing w:val="-8"/>
              <w:lang w:val="fr-FR"/>
            </w:rPr>
          </w:rPrChange>
        </w:rPr>
        <w:t xml:space="preserve"> </w:t>
      </w:r>
      <w:r w:rsidRPr="00F94CB9">
        <w:rPr>
          <w:sz w:val="28"/>
          <w:szCs w:val="28"/>
          <w:lang w:val="fr-FR"/>
          <w:rPrChange w:id="6845" w:author="Peng Luqi" w:date="2019-10-13T14:50:00Z">
            <w:rPr>
              <w:lang w:val="fr-FR"/>
            </w:rPr>
          </w:rPrChange>
        </w:rPr>
        <w:t>ils</w:t>
      </w:r>
      <w:r w:rsidRPr="00F94CB9">
        <w:rPr>
          <w:spacing w:val="-7"/>
          <w:sz w:val="28"/>
          <w:szCs w:val="28"/>
          <w:lang w:val="fr-FR"/>
          <w:rPrChange w:id="6846" w:author="Peng Luqi" w:date="2019-10-13T14:50:00Z">
            <w:rPr>
              <w:spacing w:val="-7"/>
              <w:lang w:val="fr-FR"/>
            </w:rPr>
          </w:rPrChange>
        </w:rPr>
        <w:t xml:space="preserve"> </w:t>
      </w:r>
      <w:r w:rsidRPr="00F94CB9">
        <w:rPr>
          <w:sz w:val="28"/>
          <w:szCs w:val="28"/>
          <w:lang w:val="fr-FR"/>
          <w:rPrChange w:id="6847" w:author="Peng Luqi" w:date="2019-10-13T14:50:00Z">
            <w:rPr>
              <w:lang w:val="fr-FR"/>
            </w:rPr>
          </w:rPrChange>
        </w:rPr>
        <w:t>sont</w:t>
      </w:r>
      <w:r w:rsidRPr="00F94CB9">
        <w:rPr>
          <w:spacing w:val="-7"/>
          <w:sz w:val="28"/>
          <w:szCs w:val="28"/>
          <w:lang w:val="fr-FR"/>
          <w:rPrChange w:id="6848" w:author="Peng Luqi" w:date="2019-10-13T14:50:00Z">
            <w:rPr>
              <w:spacing w:val="-7"/>
              <w:lang w:val="fr-FR"/>
            </w:rPr>
          </w:rPrChange>
        </w:rPr>
        <w:t xml:space="preserve"> </w:t>
      </w:r>
      <w:r w:rsidRPr="00F94CB9">
        <w:rPr>
          <w:sz w:val="28"/>
          <w:szCs w:val="28"/>
          <w:lang w:val="fr-FR"/>
          <w:rPrChange w:id="6849" w:author="Peng Luqi" w:date="2019-10-13T14:50:00Z">
            <w:rPr>
              <w:lang w:val="fr-FR"/>
            </w:rPr>
          </w:rPrChange>
        </w:rPr>
        <w:t>complètement</w:t>
      </w:r>
      <w:r w:rsidRPr="00F94CB9">
        <w:rPr>
          <w:spacing w:val="-7"/>
          <w:sz w:val="28"/>
          <w:szCs w:val="28"/>
          <w:lang w:val="fr-FR"/>
          <w:rPrChange w:id="6850" w:author="Peng Luqi" w:date="2019-10-13T14:50:00Z">
            <w:rPr>
              <w:spacing w:val="-7"/>
              <w:lang w:val="fr-FR"/>
            </w:rPr>
          </w:rPrChange>
        </w:rPr>
        <w:t xml:space="preserve"> </w:t>
      </w:r>
      <w:r w:rsidRPr="00F94CB9">
        <w:rPr>
          <w:sz w:val="28"/>
          <w:szCs w:val="28"/>
          <w:lang w:val="fr-FR"/>
          <w:rPrChange w:id="6851" w:author="Peng Luqi" w:date="2019-10-13T14:50:00Z">
            <w:rPr>
              <w:lang w:val="fr-FR"/>
            </w:rPr>
          </w:rPrChange>
        </w:rPr>
        <w:t>convaincus à la fin. Bien sûr, ils pensent qu</w:t>
      </w:r>
      <w:del w:id="6852" w:author="Peng Luqi" w:date="2019-10-13T14:43:00Z">
        <w:r w:rsidRPr="00F94CB9" w:rsidDel="00EF666F">
          <w:rPr>
            <w:sz w:val="28"/>
            <w:szCs w:val="28"/>
            <w:lang w:val="fr-FR"/>
            <w:rPrChange w:id="6853" w:author="Peng Luqi" w:date="2019-10-13T14:50:00Z">
              <w:rPr>
                <w:lang w:val="fr-FR"/>
              </w:rPr>
            </w:rPrChange>
          </w:rPr>
          <w:delText>’</w:delText>
        </w:r>
      </w:del>
      <w:ins w:id="6854" w:author="Peng Luqi" w:date="2019-10-13T14:43:00Z">
        <w:r w:rsidR="00EF666F" w:rsidRPr="00F94CB9">
          <w:rPr>
            <w:sz w:val="28"/>
            <w:szCs w:val="28"/>
            <w:lang w:val="fr-FR"/>
            <w:rPrChange w:id="6855" w:author="Peng Luqi" w:date="2019-10-13T14:50:00Z">
              <w:rPr>
                <w:lang w:val="fr-FR"/>
              </w:rPr>
            </w:rPrChange>
          </w:rPr>
          <w:t>’</w:t>
        </w:r>
      </w:ins>
      <w:r w:rsidRPr="00F94CB9">
        <w:rPr>
          <w:sz w:val="28"/>
          <w:szCs w:val="28"/>
          <w:lang w:val="fr-FR"/>
          <w:rPrChange w:id="6856" w:author="Peng Luqi" w:date="2019-10-13T14:50:00Z">
            <w:rPr>
              <w:lang w:val="fr-FR"/>
            </w:rPr>
          </w:rPrChange>
        </w:rPr>
        <w:t>il s</w:t>
      </w:r>
      <w:del w:id="6857" w:author="Peng Luqi" w:date="2019-10-13T14:43:00Z">
        <w:r w:rsidRPr="00F94CB9" w:rsidDel="00EF666F">
          <w:rPr>
            <w:sz w:val="28"/>
            <w:szCs w:val="28"/>
            <w:lang w:val="fr-FR"/>
            <w:rPrChange w:id="6858" w:author="Peng Luqi" w:date="2019-10-13T14:50:00Z">
              <w:rPr>
                <w:lang w:val="fr-FR"/>
              </w:rPr>
            </w:rPrChange>
          </w:rPr>
          <w:delText>’</w:delText>
        </w:r>
      </w:del>
      <w:ins w:id="6859" w:author="Peng Luqi" w:date="2019-10-13T14:43:00Z">
        <w:r w:rsidR="00EF666F" w:rsidRPr="00F94CB9">
          <w:rPr>
            <w:sz w:val="28"/>
            <w:szCs w:val="28"/>
            <w:lang w:val="fr-FR"/>
            <w:rPrChange w:id="6860" w:author="Peng Luqi" w:date="2019-10-13T14:50:00Z">
              <w:rPr>
                <w:lang w:val="fr-FR"/>
              </w:rPr>
            </w:rPrChange>
          </w:rPr>
          <w:t>’</w:t>
        </w:r>
      </w:ins>
      <w:r w:rsidRPr="00F94CB9">
        <w:rPr>
          <w:sz w:val="28"/>
          <w:szCs w:val="28"/>
          <w:lang w:val="fr-FR"/>
          <w:rPrChange w:id="6861" w:author="Peng Luqi" w:date="2019-10-13T14:50:00Z">
            <w:rPr>
              <w:lang w:val="fr-FR"/>
            </w:rPr>
          </w:rPrChange>
        </w:rPr>
        <w:t>agit de comprendre la vérité de la vie. Si vous ne croyez pas à</w:t>
      </w:r>
      <w:del w:id="6862" w:author="Peng Luqi" w:date="2019-10-13T21:27:00Z">
        <w:r w:rsidRPr="00F94CB9" w:rsidDel="006E6782">
          <w:rPr>
            <w:sz w:val="28"/>
            <w:szCs w:val="28"/>
            <w:lang w:val="fr-FR"/>
            <w:rPrChange w:id="6863" w:author="Peng Luqi" w:date="2019-10-13T14:50:00Z">
              <w:rPr>
                <w:lang w:val="fr-FR"/>
              </w:rPr>
            </w:rPrChange>
          </w:rPr>
          <w:delText xml:space="preserve"> </w:delText>
        </w:r>
      </w:del>
      <w:r w:rsidRPr="00F94CB9">
        <w:rPr>
          <w:sz w:val="28"/>
          <w:szCs w:val="28"/>
          <w:lang w:val="fr-FR"/>
          <w:rPrChange w:id="6864" w:author="Peng Luqi" w:date="2019-10-13T14:50:00Z">
            <w:rPr>
              <w:lang w:val="fr-FR"/>
            </w:rPr>
          </w:rPrChange>
        </w:rPr>
        <w:t xml:space="preserve"> 100 %, vous pouvez l</w:t>
      </w:r>
      <w:del w:id="6865" w:author="Peng Luqi" w:date="2019-10-13T14:43:00Z">
        <w:r w:rsidRPr="00F94CB9" w:rsidDel="00EF666F">
          <w:rPr>
            <w:sz w:val="28"/>
            <w:szCs w:val="28"/>
            <w:lang w:val="fr-FR"/>
            <w:rPrChange w:id="6866" w:author="Peng Luqi" w:date="2019-10-13T14:50:00Z">
              <w:rPr>
                <w:lang w:val="fr-FR"/>
              </w:rPr>
            </w:rPrChange>
          </w:rPr>
          <w:delText>’</w:delText>
        </w:r>
      </w:del>
      <w:ins w:id="6867" w:author="Peng Luqi" w:date="2019-10-13T14:43:00Z">
        <w:r w:rsidR="00EF666F" w:rsidRPr="00F94CB9">
          <w:rPr>
            <w:sz w:val="28"/>
            <w:szCs w:val="28"/>
            <w:lang w:val="fr-FR"/>
            <w:rPrChange w:id="6868" w:author="Peng Luqi" w:date="2019-10-13T14:50:00Z">
              <w:rPr>
                <w:lang w:val="fr-FR"/>
              </w:rPr>
            </w:rPrChange>
          </w:rPr>
          <w:t>’</w:t>
        </w:r>
      </w:ins>
      <w:r w:rsidRPr="00F94CB9">
        <w:rPr>
          <w:sz w:val="28"/>
          <w:szCs w:val="28"/>
          <w:lang w:val="fr-FR"/>
          <w:rPrChange w:id="6869" w:author="Peng Luqi" w:date="2019-10-13T14:50:00Z">
            <w:rPr>
              <w:lang w:val="fr-FR"/>
            </w:rPr>
          </w:rPrChange>
        </w:rPr>
        <w:t>oublier. Si vous êtes hésitant mais que vous voulez tout de même savoir ce qui se passe, préparez-vous avant de lire la suite</w:t>
      </w:r>
      <w:r w:rsidRPr="00F94CB9">
        <w:rPr>
          <w:spacing w:val="-10"/>
          <w:sz w:val="28"/>
          <w:szCs w:val="28"/>
          <w:lang w:val="fr-FR"/>
          <w:rPrChange w:id="6870" w:author="Peng Luqi" w:date="2019-10-13T14:50:00Z">
            <w:rPr>
              <w:spacing w:val="-10"/>
              <w:lang w:val="fr-FR"/>
            </w:rPr>
          </w:rPrChange>
        </w:rPr>
        <w:t xml:space="preserve"> </w:t>
      </w:r>
      <w:r w:rsidRPr="00F94CB9">
        <w:rPr>
          <w:sz w:val="28"/>
          <w:szCs w:val="28"/>
          <w:lang w:val="fr-FR"/>
          <w:rPrChange w:id="6871" w:author="Peng Luqi" w:date="2019-10-13T14:50:00Z">
            <w:rPr>
              <w:lang w:val="fr-FR"/>
            </w:rPr>
          </w:rPrChange>
        </w:rPr>
        <w:t>:</w:t>
      </w:r>
    </w:p>
    <w:p w:rsidR="002B38DF" w:rsidRPr="00F94CB9" w:rsidRDefault="002B38DF">
      <w:pPr>
        <w:pStyle w:val="a3"/>
        <w:ind w:left="170" w:right="170"/>
        <w:jc w:val="both"/>
        <w:rPr>
          <w:lang w:val="fr-FR"/>
          <w:rPrChange w:id="6872" w:author="Peng Luqi" w:date="2019-10-13T14:50:00Z">
            <w:rPr>
              <w:sz w:val="21"/>
              <w:lang w:val="fr-FR"/>
            </w:rPr>
          </w:rPrChange>
        </w:rPr>
        <w:pPrChange w:id="6873" w:author="Peng Luqi" w:date="2019-10-13T14:20:00Z">
          <w:pPr>
            <w:pStyle w:val="a3"/>
            <w:spacing w:before="1"/>
          </w:pPr>
        </w:pPrChange>
      </w:pPr>
    </w:p>
    <w:p w:rsidR="00FA3B19" w:rsidRDefault="00716360">
      <w:pPr>
        <w:pStyle w:val="a3"/>
        <w:ind w:left="720" w:right="720"/>
        <w:jc w:val="both"/>
        <w:rPr>
          <w:ins w:id="6874" w:author="Peng Luqi" w:date="2019-10-13T14:58:00Z"/>
          <w:lang w:val="fr-FR"/>
        </w:rPr>
        <w:pPrChange w:id="6875" w:author="Peng Luqi" w:date="2019-10-13T14:58:00Z">
          <w:pPr>
            <w:ind w:left="170" w:right="170"/>
            <w:jc w:val="both"/>
          </w:pPr>
        </w:pPrChange>
      </w:pPr>
      <w:r w:rsidRPr="00FA3B19">
        <w:rPr>
          <w:lang w:val="fr-FR"/>
          <w:rPrChange w:id="6876" w:author="Peng Luqi" w:date="2019-10-13T14:57:00Z">
            <w:rPr>
              <w:b/>
              <w:lang w:val="fr-FR"/>
            </w:rPr>
          </w:rPrChange>
        </w:rPr>
        <w:t xml:space="preserve">Toutes les vérités ne sont pas obligées de prendre soin de vos émotions. </w:t>
      </w:r>
    </w:p>
    <w:p w:rsidR="00FA3B19" w:rsidRDefault="00FA3B19" w:rsidP="00CB23F4">
      <w:pPr>
        <w:ind w:left="170" w:right="170"/>
        <w:jc w:val="both"/>
        <w:rPr>
          <w:ins w:id="6877" w:author="Peng Luqi" w:date="2019-10-13T14:58:00Z"/>
          <w:sz w:val="28"/>
          <w:szCs w:val="28"/>
          <w:lang w:val="fr-FR"/>
        </w:rPr>
      </w:pPr>
    </w:p>
    <w:p w:rsidR="002B38DF" w:rsidRPr="00F94CB9" w:rsidRDefault="00716360">
      <w:pPr>
        <w:ind w:left="170" w:right="170"/>
        <w:jc w:val="both"/>
        <w:rPr>
          <w:sz w:val="28"/>
          <w:szCs w:val="28"/>
          <w:lang w:val="fr-FR"/>
          <w:rPrChange w:id="6878" w:author="Peng Luqi" w:date="2019-10-13T14:50:00Z">
            <w:rPr>
              <w:lang w:val="fr-FR"/>
            </w:rPr>
          </w:rPrChange>
        </w:rPr>
        <w:pPrChange w:id="6879" w:author="Peng Luqi" w:date="2019-10-13T14:20:00Z">
          <w:pPr>
            <w:ind w:left="130" w:right="183"/>
            <w:jc w:val="both"/>
          </w:pPr>
        </w:pPrChange>
      </w:pPr>
      <w:r w:rsidRPr="00F94CB9">
        <w:rPr>
          <w:sz w:val="28"/>
          <w:szCs w:val="28"/>
          <w:lang w:val="fr-FR"/>
          <w:rPrChange w:id="6880" w:author="Peng Luqi" w:date="2019-10-13T14:50:00Z">
            <w:rPr>
              <w:lang w:val="fr-FR"/>
            </w:rPr>
          </w:rPrChange>
        </w:rPr>
        <w:t>Choisissez la vôtre. Cela demande</w:t>
      </w:r>
      <w:r w:rsidRPr="00F94CB9">
        <w:rPr>
          <w:spacing w:val="-11"/>
          <w:sz w:val="28"/>
          <w:szCs w:val="28"/>
          <w:lang w:val="fr-FR"/>
          <w:rPrChange w:id="6881" w:author="Peng Luqi" w:date="2019-10-13T14:50:00Z">
            <w:rPr>
              <w:spacing w:val="-11"/>
              <w:lang w:val="fr-FR"/>
            </w:rPr>
          </w:rPrChange>
        </w:rPr>
        <w:t xml:space="preserve"> </w:t>
      </w:r>
      <w:r w:rsidRPr="00F94CB9">
        <w:rPr>
          <w:sz w:val="28"/>
          <w:szCs w:val="28"/>
          <w:lang w:val="fr-FR"/>
          <w:rPrChange w:id="6882" w:author="Peng Luqi" w:date="2019-10-13T14:50:00Z">
            <w:rPr>
              <w:lang w:val="fr-FR"/>
            </w:rPr>
          </w:rPrChange>
        </w:rPr>
        <w:t>du</w:t>
      </w:r>
      <w:r w:rsidRPr="00F94CB9">
        <w:rPr>
          <w:spacing w:val="-10"/>
          <w:sz w:val="28"/>
          <w:szCs w:val="28"/>
          <w:lang w:val="fr-FR"/>
          <w:rPrChange w:id="6883" w:author="Peng Luqi" w:date="2019-10-13T14:50:00Z">
            <w:rPr>
              <w:spacing w:val="-10"/>
              <w:lang w:val="fr-FR"/>
            </w:rPr>
          </w:rPrChange>
        </w:rPr>
        <w:t xml:space="preserve"> </w:t>
      </w:r>
      <w:r w:rsidRPr="00F94CB9">
        <w:rPr>
          <w:sz w:val="28"/>
          <w:szCs w:val="28"/>
          <w:lang w:val="fr-FR"/>
          <w:rPrChange w:id="6884" w:author="Peng Luqi" w:date="2019-10-13T14:50:00Z">
            <w:rPr>
              <w:lang w:val="fr-FR"/>
            </w:rPr>
          </w:rPrChange>
        </w:rPr>
        <w:t>courage,</w:t>
      </w:r>
      <w:r w:rsidRPr="00F94CB9">
        <w:rPr>
          <w:spacing w:val="-10"/>
          <w:sz w:val="28"/>
          <w:szCs w:val="28"/>
          <w:lang w:val="fr-FR"/>
          <w:rPrChange w:id="6885" w:author="Peng Luqi" w:date="2019-10-13T14:50:00Z">
            <w:rPr>
              <w:spacing w:val="-10"/>
              <w:lang w:val="fr-FR"/>
            </w:rPr>
          </w:rPrChange>
        </w:rPr>
        <w:t xml:space="preserve"> </w:t>
      </w:r>
      <w:r w:rsidRPr="00F94CB9">
        <w:rPr>
          <w:sz w:val="28"/>
          <w:szCs w:val="28"/>
          <w:lang w:val="fr-FR"/>
          <w:rPrChange w:id="6886" w:author="Peng Luqi" w:date="2019-10-13T14:50:00Z">
            <w:rPr>
              <w:lang w:val="fr-FR"/>
            </w:rPr>
          </w:rPrChange>
        </w:rPr>
        <w:t>beaucoup</w:t>
      </w:r>
      <w:r w:rsidRPr="00F94CB9">
        <w:rPr>
          <w:spacing w:val="-10"/>
          <w:sz w:val="28"/>
          <w:szCs w:val="28"/>
          <w:lang w:val="fr-FR"/>
          <w:rPrChange w:id="6887" w:author="Peng Luqi" w:date="2019-10-13T14:50:00Z">
            <w:rPr>
              <w:spacing w:val="-10"/>
              <w:lang w:val="fr-FR"/>
            </w:rPr>
          </w:rPrChange>
        </w:rPr>
        <w:t xml:space="preserve"> </w:t>
      </w:r>
      <w:r w:rsidRPr="00F94CB9">
        <w:rPr>
          <w:sz w:val="28"/>
          <w:szCs w:val="28"/>
          <w:lang w:val="fr-FR"/>
          <w:rPrChange w:id="6888" w:author="Peng Luqi" w:date="2019-10-13T14:50:00Z">
            <w:rPr>
              <w:lang w:val="fr-FR"/>
            </w:rPr>
          </w:rPrChange>
        </w:rPr>
        <w:t>de</w:t>
      </w:r>
      <w:r w:rsidRPr="00F94CB9">
        <w:rPr>
          <w:spacing w:val="-10"/>
          <w:sz w:val="28"/>
          <w:szCs w:val="28"/>
          <w:lang w:val="fr-FR"/>
          <w:rPrChange w:id="6889" w:author="Peng Luqi" w:date="2019-10-13T14:50:00Z">
            <w:rPr>
              <w:spacing w:val="-10"/>
              <w:lang w:val="fr-FR"/>
            </w:rPr>
          </w:rPrChange>
        </w:rPr>
        <w:t xml:space="preserve"> </w:t>
      </w:r>
      <w:r w:rsidRPr="00F94CB9">
        <w:rPr>
          <w:sz w:val="28"/>
          <w:szCs w:val="28"/>
          <w:lang w:val="fr-FR"/>
          <w:rPrChange w:id="6890" w:author="Peng Luqi" w:date="2019-10-13T14:50:00Z">
            <w:rPr>
              <w:lang w:val="fr-FR"/>
            </w:rPr>
          </w:rPrChange>
        </w:rPr>
        <w:t>courage.</w:t>
      </w:r>
      <w:r w:rsidRPr="00F94CB9">
        <w:rPr>
          <w:spacing w:val="-10"/>
          <w:sz w:val="28"/>
          <w:szCs w:val="28"/>
          <w:lang w:val="fr-FR"/>
          <w:rPrChange w:id="6891" w:author="Peng Luqi" w:date="2019-10-13T14:50:00Z">
            <w:rPr>
              <w:spacing w:val="-10"/>
              <w:lang w:val="fr-FR"/>
            </w:rPr>
          </w:rPrChange>
        </w:rPr>
        <w:t xml:space="preserve"> </w:t>
      </w:r>
      <w:r w:rsidRPr="00F94CB9">
        <w:rPr>
          <w:sz w:val="28"/>
          <w:szCs w:val="28"/>
          <w:lang w:val="fr-FR"/>
          <w:rPrChange w:id="6892" w:author="Peng Luqi" w:date="2019-10-13T14:50:00Z">
            <w:rPr>
              <w:lang w:val="fr-FR"/>
            </w:rPr>
          </w:rPrChange>
        </w:rPr>
        <w:t>Qu</w:t>
      </w:r>
      <w:del w:id="6893" w:author="Peng Luqi" w:date="2019-10-13T14:43:00Z">
        <w:r w:rsidRPr="00F94CB9" w:rsidDel="00EF666F">
          <w:rPr>
            <w:sz w:val="28"/>
            <w:szCs w:val="28"/>
            <w:lang w:val="fr-FR"/>
            <w:rPrChange w:id="6894" w:author="Peng Luqi" w:date="2019-10-13T14:50:00Z">
              <w:rPr>
                <w:lang w:val="fr-FR"/>
              </w:rPr>
            </w:rPrChange>
          </w:rPr>
          <w:delText>’</w:delText>
        </w:r>
      </w:del>
      <w:ins w:id="6895" w:author="Peng Luqi" w:date="2019-10-13T14:43:00Z">
        <w:r w:rsidR="00EF666F" w:rsidRPr="00F94CB9">
          <w:rPr>
            <w:sz w:val="28"/>
            <w:szCs w:val="28"/>
            <w:lang w:val="fr-FR"/>
            <w:rPrChange w:id="6896" w:author="Peng Luqi" w:date="2019-10-13T14:50:00Z">
              <w:rPr>
                <w:lang w:val="fr-FR"/>
              </w:rPr>
            </w:rPrChange>
          </w:rPr>
          <w:t>’</w:t>
        </w:r>
      </w:ins>
      <w:r w:rsidRPr="00F94CB9">
        <w:rPr>
          <w:sz w:val="28"/>
          <w:szCs w:val="28"/>
          <w:lang w:val="fr-FR"/>
          <w:rPrChange w:id="6897" w:author="Peng Luqi" w:date="2019-10-13T14:50:00Z">
            <w:rPr>
              <w:lang w:val="fr-FR"/>
            </w:rPr>
          </w:rPrChange>
        </w:rPr>
        <w:t>est-ce</w:t>
      </w:r>
      <w:r w:rsidRPr="00F94CB9">
        <w:rPr>
          <w:spacing w:val="-10"/>
          <w:sz w:val="28"/>
          <w:szCs w:val="28"/>
          <w:lang w:val="fr-FR"/>
          <w:rPrChange w:id="6898" w:author="Peng Luqi" w:date="2019-10-13T14:50:00Z">
            <w:rPr>
              <w:spacing w:val="-10"/>
              <w:lang w:val="fr-FR"/>
            </w:rPr>
          </w:rPrChange>
        </w:rPr>
        <w:t xml:space="preserve"> </w:t>
      </w:r>
      <w:r w:rsidRPr="00F94CB9">
        <w:rPr>
          <w:sz w:val="28"/>
          <w:szCs w:val="28"/>
          <w:lang w:val="fr-FR"/>
          <w:rPrChange w:id="6899" w:author="Peng Luqi" w:date="2019-10-13T14:50:00Z">
            <w:rPr>
              <w:lang w:val="fr-FR"/>
            </w:rPr>
          </w:rPrChange>
        </w:rPr>
        <w:lastRenderedPageBreak/>
        <w:t>que</w:t>
      </w:r>
      <w:r w:rsidRPr="00F94CB9">
        <w:rPr>
          <w:spacing w:val="-10"/>
          <w:sz w:val="28"/>
          <w:szCs w:val="28"/>
          <w:lang w:val="fr-FR"/>
          <w:rPrChange w:id="6900" w:author="Peng Luqi" w:date="2019-10-13T14:50:00Z">
            <w:rPr>
              <w:spacing w:val="-10"/>
              <w:lang w:val="fr-FR"/>
            </w:rPr>
          </w:rPrChange>
        </w:rPr>
        <w:t xml:space="preserve"> </w:t>
      </w:r>
      <w:r w:rsidRPr="00F94CB9">
        <w:rPr>
          <w:sz w:val="28"/>
          <w:szCs w:val="28"/>
          <w:lang w:val="fr-FR"/>
          <w:rPrChange w:id="6901" w:author="Peng Luqi" w:date="2019-10-13T14:50:00Z">
            <w:rPr>
              <w:lang w:val="fr-FR"/>
            </w:rPr>
          </w:rPrChange>
        </w:rPr>
        <w:t>le</w:t>
      </w:r>
      <w:r w:rsidRPr="00F94CB9">
        <w:rPr>
          <w:spacing w:val="-10"/>
          <w:sz w:val="28"/>
          <w:szCs w:val="28"/>
          <w:lang w:val="fr-FR"/>
          <w:rPrChange w:id="6902" w:author="Peng Luqi" w:date="2019-10-13T14:50:00Z">
            <w:rPr>
              <w:spacing w:val="-10"/>
              <w:lang w:val="fr-FR"/>
            </w:rPr>
          </w:rPrChange>
        </w:rPr>
        <w:t xml:space="preserve"> </w:t>
      </w:r>
      <w:r w:rsidRPr="00F94CB9">
        <w:rPr>
          <w:sz w:val="28"/>
          <w:szCs w:val="28"/>
          <w:lang w:val="fr-FR"/>
          <w:rPrChange w:id="6903" w:author="Peng Luqi" w:date="2019-10-13T14:50:00Z">
            <w:rPr>
              <w:lang w:val="fr-FR"/>
            </w:rPr>
          </w:rPrChange>
        </w:rPr>
        <w:t>courage</w:t>
      </w:r>
      <w:r w:rsidRPr="00F94CB9">
        <w:rPr>
          <w:spacing w:val="-3"/>
          <w:sz w:val="28"/>
          <w:szCs w:val="28"/>
          <w:lang w:val="fr-FR"/>
          <w:rPrChange w:id="6904" w:author="Peng Luqi" w:date="2019-10-13T14:50:00Z">
            <w:rPr>
              <w:spacing w:val="-3"/>
              <w:lang w:val="fr-FR"/>
            </w:rPr>
          </w:rPrChange>
        </w:rPr>
        <w:t xml:space="preserve"> </w:t>
      </w:r>
      <w:r w:rsidRPr="00F94CB9">
        <w:rPr>
          <w:sz w:val="28"/>
          <w:szCs w:val="28"/>
          <w:lang w:val="fr-FR"/>
          <w:rPrChange w:id="6905" w:author="Peng Luqi" w:date="2019-10-13T14:50:00Z">
            <w:rPr>
              <w:lang w:val="fr-FR"/>
            </w:rPr>
          </w:rPrChange>
        </w:rPr>
        <w:t>?</w:t>
      </w:r>
      <w:r w:rsidRPr="00F94CB9">
        <w:rPr>
          <w:spacing w:val="-10"/>
          <w:sz w:val="28"/>
          <w:szCs w:val="28"/>
          <w:lang w:val="fr-FR"/>
          <w:rPrChange w:id="6906" w:author="Peng Luqi" w:date="2019-10-13T14:50:00Z">
            <w:rPr>
              <w:spacing w:val="-10"/>
              <w:lang w:val="fr-FR"/>
            </w:rPr>
          </w:rPrChange>
        </w:rPr>
        <w:t xml:space="preserve"> </w:t>
      </w:r>
      <w:r w:rsidRPr="00F94CB9">
        <w:rPr>
          <w:sz w:val="28"/>
          <w:szCs w:val="28"/>
          <w:lang w:val="fr-FR"/>
          <w:rPrChange w:id="6907" w:author="Peng Luqi" w:date="2019-10-13T14:50:00Z">
            <w:rPr>
              <w:lang w:val="fr-FR"/>
            </w:rPr>
          </w:rPrChange>
        </w:rPr>
        <w:t>Le</w:t>
      </w:r>
      <w:r w:rsidRPr="00F94CB9">
        <w:rPr>
          <w:spacing w:val="-10"/>
          <w:sz w:val="28"/>
          <w:szCs w:val="28"/>
          <w:lang w:val="fr-FR"/>
          <w:rPrChange w:id="6908" w:author="Peng Luqi" w:date="2019-10-13T14:50:00Z">
            <w:rPr>
              <w:spacing w:val="-10"/>
              <w:lang w:val="fr-FR"/>
            </w:rPr>
          </w:rPrChange>
        </w:rPr>
        <w:t xml:space="preserve"> </w:t>
      </w:r>
      <w:r w:rsidRPr="00F94CB9">
        <w:rPr>
          <w:sz w:val="28"/>
          <w:szCs w:val="28"/>
          <w:lang w:val="fr-FR"/>
          <w:rPrChange w:id="6909" w:author="Peng Luqi" w:date="2019-10-13T14:50:00Z">
            <w:rPr>
              <w:lang w:val="fr-FR"/>
            </w:rPr>
          </w:rPrChange>
        </w:rPr>
        <w:t>courage</w:t>
      </w:r>
      <w:r w:rsidRPr="00F94CB9">
        <w:rPr>
          <w:spacing w:val="-10"/>
          <w:sz w:val="28"/>
          <w:szCs w:val="28"/>
          <w:lang w:val="fr-FR"/>
          <w:rPrChange w:id="6910" w:author="Peng Luqi" w:date="2019-10-13T14:50:00Z">
            <w:rPr>
              <w:spacing w:val="-10"/>
              <w:lang w:val="fr-FR"/>
            </w:rPr>
          </w:rPrChange>
        </w:rPr>
        <w:t xml:space="preserve"> </w:t>
      </w:r>
      <w:r w:rsidRPr="00F94CB9">
        <w:rPr>
          <w:sz w:val="28"/>
          <w:szCs w:val="28"/>
          <w:lang w:val="fr-FR"/>
          <w:rPrChange w:id="6911" w:author="Peng Luqi" w:date="2019-10-13T14:50:00Z">
            <w:rPr>
              <w:lang w:val="fr-FR"/>
            </w:rPr>
          </w:rPrChange>
        </w:rPr>
        <w:t>est</w:t>
      </w:r>
      <w:r w:rsidRPr="00F94CB9">
        <w:rPr>
          <w:spacing w:val="-10"/>
          <w:sz w:val="28"/>
          <w:szCs w:val="28"/>
          <w:lang w:val="fr-FR"/>
          <w:rPrChange w:id="6912" w:author="Peng Luqi" w:date="2019-10-13T14:50:00Z">
            <w:rPr>
              <w:spacing w:val="-10"/>
              <w:lang w:val="fr-FR"/>
            </w:rPr>
          </w:rPrChange>
        </w:rPr>
        <w:t xml:space="preserve"> </w:t>
      </w:r>
      <w:r w:rsidRPr="00F94CB9">
        <w:rPr>
          <w:sz w:val="28"/>
          <w:szCs w:val="28"/>
          <w:lang w:val="fr-FR"/>
          <w:rPrChange w:id="6913" w:author="Peng Luqi" w:date="2019-10-13T14:50:00Z">
            <w:rPr>
              <w:lang w:val="fr-FR"/>
            </w:rPr>
          </w:rPrChange>
        </w:rPr>
        <w:t>la</w:t>
      </w:r>
      <w:r w:rsidRPr="00F94CB9">
        <w:rPr>
          <w:spacing w:val="-10"/>
          <w:sz w:val="28"/>
          <w:szCs w:val="28"/>
          <w:lang w:val="fr-FR"/>
          <w:rPrChange w:id="6914" w:author="Peng Luqi" w:date="2019-10-13T14:50:00Z">
            <w:rPr>
              <w:spacing w:val="-10"/>
              <w:lang w:val="fr-FR"/>
            </w:rPr>
          </w:rPrChange>
        </w:rPr>
        <w:t xml:space="preserve"> </w:t>
      </w:r>
      <w:r w:rsidRPr="00F94CB9">
        <w:rPr>
          <w:sz w:val="28"/>
          <w:szCs w:val="28"/>
          <w:lang w:val="fr-FR"/>
          <w:rPrChange w:id="6915" w:author="Peng Luqi" w:date="2019-10-13T14:50:00Z">
            <w:rPr>
              <w:lang w:val="fr-FR"/>
            </w:rPr>
          </w:rPrChange>
        </w:rPr>
        <w:t>seule</w:t>
      </w:r>
      <w:r w:rsidRPr="00F94CB9">
        <w:rPr>
          <w:spacing w:val="-10"/>
          <w:sz w:val="28"/>
          <w:szCs w:val="28"/>
          <w:lang w:val="fr-FR"/>
          <w:rPrChange w:id="6916" w:author="Peng Luqi" w:date="2019-10-13T14:50:00Z">
            <w:rPr>
              <w:spacing w:val="-10"/>
              <w:lang w:val="fr-FR"/>
            </w:rPr>
          </w:rPrChange>
        </w:rPr>
        <w:t xml:space="preserve"> </w:t>
      </w:r>
      <w:r w:rsidRPr="00F94CB9">
        <w:rPr>
          <w:sz w:val="28"/>
          <w:szCs w:val="28"/>
          <w:lang w:val="fr-FR"/>
          <w:rPrChange w:id="6917" w:author="Peng Luqi" w:date="2019-10-13T14:50:00Z">
            <w:rPr>
              <w:lang w:val="fr-FR"/>
            </w:rPr>
          </w:rPrChange>
        </w:rPr>
        <w:t>vertu</w:t>
      </w:r>
      <w:r w:rsidRPr="00F94CB9">
        <w:rPr>
          <w:spacing w:val="-10"/>
          <w:sz w:val="28"/>
          <w:szCs w:val="28"/>
          <w:lang w:val="fr-FR"/>
          <w:rPrChange w:id="6918" w:author="Peng Luqi" w:date="2019-10-13T14:50:00Z">
            <w:rPr>
              <w:spacing w:val="-10"/>
              <w:lang w:val="fr-FR"/>
            </w:rPr>
          </w:rPrChange>
        </w:rPr>
        <w:t xml:space="preserve"> </w:t>
      </w:r>
      <w:r w:rsidRPr="00F94CB9">
        <w:rPr>
          <w:sz w:val="28"/>
          <w:szCs w:val="28"/>
          <w:lang w:val="fr-FR"/>
          <w:rPrChange w:id="6919" w:author="Peng Luqi" w:date="2019-10-13T14:50:00Z">
            <w:rPr>
              <w:lang w:val="fr-FR"/>
            </w:rPr>
          </w:rPrChange>
        </w:rPr>
        <w:t>qui ne puisse pas être</w:t>
      </w:r>
      <w:r w:rsidRPr="00F94CB9">
        <w:rPr>
          <w:spacing w:val="-5"/>
          <w:sz w:val="28"/>
          <w:szCs w:val="28"/>
          <w:lang w:val="fr-FR"/>
          <w:rPrChange w:id="6920" w:author="Peng Luqi" w:date="2019-10-13T14:50:00Z">
            <w:rPr>
              <w:spacing w:val="-5"/>
              <w:lang w:val="fr-FR"/>
            </w:rPr>
          </w:rPrChange>
        </w:rPr>
        <w:t xml:space="preserve"> </w:t>
      </w:r>
      <w:r w:rsidRPr="00F94CB9">
        <w:rPr>
          <w:sz w:val="28"/>
          <w:szCs w:val="28"/>
          <w:lang w:val="fr-FR"/>
          <w:rPrChange w:id="6921" w:author="Peng Luqi" w:date="2019-10-13T14:50:00Z">
            <w:rPr>
              <w:lang w:val="fr-FR"/>
            </w:rPr>
          </w:rPrChange>
        </w:rPr>
        <w:t>forgée.</w:t>
      </w:r>
    </w:p>
    <w:p w:rsidR="002B38DF" w:rsidRPr="00F94CB9" w:rsidRDefault="002B38DF">
      <w:pPr>
        <w:pStyle w:val="a3"/>
        <w:ind w:left="170" w:right="170"/>
        <w:jc w:val="both"/>
        <w:rPr>
          <w:lang w:val="fr-FR"/>
          <w:rPrChange w:id="6922" w:author="Peng Luqi" w:date="2019-10-13T14:50:00Z">
            <w:rPr>
              <w:sz w:val="20"/>
              <w:lang w:val="fr-FR"/>
            </w:rPr>
          </w:rPrChange>
        </w:rPr>
        <w:pPrChange w:id="6923" w:author="Peng Luqi" w:date="2019-10-13T14:20:00Z">
          <w:pPr>
            <w:pStyle w:val="a3"/>
            <w:spacing w:before="10"/>
          </w:pPr>
        </w:pPrChange>
      </w:pPr>
    </w:p>
    <w:p w:rsidR="00FA3B19" w:rsidRDefault="00716360" w:rsidP="00CB23F4">
      <w:pPr>
        <w:ind w:left="170" w:right="170"/>
        <w:jc w:val="both"/>
        <w:rPr>
          <w:ins w:id="6924" w:author="Peng Luqi" w:date="2019-10-13T14:58:00Z"/>
          <w:sz w:val="28"/>
          <w:szCs w:val="28"/>
          <w:lang w:val="fr-FR"/>
        </w:rPr>
      </w:pPr>
      <w:r w:rsidRPr="00F94CB9">
        <w:rPr>
          <w:sz w:val="28"/>
          <w:szCs w:val="28"/>
          <w:lang w:val="fr-FR"/>
          <w:rPrChange w:id="6925" w:author="Peng Luqi" w:date="2019-10-13T14:50:00Z">
            <w:rPr>
              <w:lang w:val="fr-FR"/>
            </w:rPr>
          </w:rPrChange>
        </w:rPr>
        <w:t>Il y a une autre question profonde, veuillez réfléchir bien et après y répondre :</w:t>
      </w:r>
    </w:p>
    <w:p w:rsidR="00FA3B19" w:rsidRDefault="00716360" w:rsidP="00CB23F4">
      <w:pPr>
        <w:ind w:left="170" w:right="170"/>
        <w:jc w:val="both"/>
        <w:rPr>
          <w:ins w:id="6926" w:author="Peng Luqi" w:date="2019-10-13T14:58:00Z"/>
          <w:sz w:val="28"/>
          <w:szCs w:val="28"/>
          <w:lang w:val="fr-FR"/>
        </w:rPr>
      </w:pPr>
      <w:del w:id="6927" w:author="Peng Luqi" w:date="2019-10-13T14:58:00Z">
        <w:r w:rsidRPr="00F94CB9" w:rsidDel="00FA3B19">
          <w:rPr>
            <w:sz w:val="28"/>
            <w:szCs w:val="28"/>
            <w:lang w:val="fr-FR"/>
            <w:rPrChange w:id="6928" w:author="Peng Luqi" w:date="2019-10-13T14:50:00Z">
              <w:rPr>
                <w:lang w:val="fr-FR"/>
              </w:rPr>
            </w:rPrChange>
          </w:rPr>
          <w:delText xml:space="preserve"> </w:delText>
        </w:r>
      </w:del>
    </w:p>
    <w:p w:rsidR="002B38DF" w:rsidRPr="00F94CB9" w:rsidRDefault="00716360">
      <w:pPr>
        <w:pStyle w:val="a3"/>
        <w:ind w:left="720" w:right="720"/>
        <w:jc w:val="both"/>
        <w:rPr>
          <w:lang w:val="fr-FR"/>
          <w:rPrChange w:id="6929" w:author="Peng Luqi" w:date="2019-10-13T14:50:00Z">
            <w:rPr>
              <w:lang w:val="fr-FR"/>
            </w:rPr>
          </w:rPrChange>
        </w:rPr>
        <w:pPrChange w:id="6930" w:author="Peng Luqi" w:date="2019-10-13T14:58:00Z">
          <w:pPr>
            <w:spacing w:line="506" w:lineRule="auto"/>
            <w:ind w:left="130" w:right="2340"/>
          </w:pPr>
        </w:pPrChange>
      </w:pPr>
      <w:r w:rsidRPr="00F94CB9">
        <w:rPr>
          <w:lang w:val="fr-FR"/>
          <w:rPrChange w:id="6931" w:author="Peng Luqi" w:date="2019-10-13T14:50:00Z">
            <w:rPr>
              <w:lang w:val="fr-FR"/>
            </w:rPr>
          </w:rPrChange>
        </w:rPr>
        <w:t>Le passé a-t-il un impact sur l</w:t>
      </w:r>
      <w:del w:id="6932" w:author="Peng Luqi" w:date="2019-10-13T14:43:00Z">
        <w:r w:rsidRPr="00F94CB9" w:rsidDel="00EF666F">
          <w:rPr>
            <w:lang w:val="fr-FR"/>
            <w:rPrChange w:id="6933" w:author="Peng Luqi" w:date="2019-10-13T14:50:00Z">
              <w:rPr>
                <w:lang w:val="fr-FR"/>
              </w:rPr>
            </w:rPrChange>
          </w:rPr>
          <w:delText>’</w:delText>
        </w:r>
      </w:del>
      <w:ins w:id="6934" w:author="Peng Luqi" w:date="2019-10-13T14:43:00Z">
        <w:r w:rsidR="00EF666F" w:rsidRPr="00F94CB9">
          <w:rPr>
            <w:lang w:val="fr-FR"/>
            <w:rPrChange w:id="6935" w:author="Peng Luqi" w:date="2019-10-13T14:50:00Z">
              <w:rPr>
                <w:lang w:val="fr-FR"/>
              </w:rPr>
            </w:rPrChange>
          </w:rPr>
          <w:t>’</w:t>
        </w:r>
      </w:ins>
      <w:r w:rsidRPr="00F94CB9">
        <w:rPr>
          <w:lang w:val="fr-FR"/>
          <w:rPrChange w:id="6936" w:author="Peng Luqi" w:date="2019-10-13T14:50:00Z">
            <w:rPr>
              <w:lang w:val="fr-FR"/>
            </w:rPr>
          </w:rPrChange>
        </w:rPr>
        <w:t>avenir ?</w:t>
      </w:r>
    </w:p>
    <w:p w:rsidR="00FA3B19" w:rsidRDefault="00FA3B19" w:rsidP="00CB23F4">
      <w:pPr>
        <w:ind w:left="170" w:right="170"/>
        <w:jc w:val="both"/>
        <w:rPr>
          <w:ins w:id="6937" w:author="Peng Luqi" w:date="2019-10-13T14:58:00Z"/>
          <w:sz w:val="28"/>
          <w:szCs w:val="28"/>
          <w:lang w:val="fr-FR"/>
        </w:rPr>
      </w:pPr>
    </w:p>
    <w:p w:rsidR="00FA3B19" w:rsidRDefault="00716360" w:rsidP="00CB23F4">
      <w:pPr>
        <w:ind w:left="170" w:right="170"/>
        <w:jc w:val="both"/>
        <w:rPr>
          <w:ins w:id="6938" w:author="Peng Luqi" w:date="2019-10-13T14:58:00Z"/>
          <w:sz w:val="28"/>
          <w:szCs w:val="28"/>
          <w:lang w:val="fr-FR"/>
        </w:rPr>
      </w:pPr>
      <w:r w:rsidRPr="00F94CB9">
        <w:rPr>
          <w:sz w:val="28"/>
          <w:szCs w:val="28"/>
          <w:lang w:val="fr-FR"/>
          <w:rPrChange w:id="6939" w:author="Peng Luqi" w:date="2019-10-13T14:50:00Z">
            <w:rPr>
              <w:lang w:val="fr-FR"/>
            </w:rPr>
          </w:rPrChange>
        </w:rPr>
        <w:t>En allant un peu plus loin</w:t>
      </w:r>
      <w:del w:id="6940" w:author="Peng Luqi" w:date="2019-10-13T14:58:00Z">
        <w:r w:rsidRPr="00F94CB9" w:rsidDel="00FA3B19">
          <w:rPr>
            <w:sz w:val="28"/>
            <w:szCs w:val="28"/>
            <w:lang w:val="fr-FR"/>
            <w:rPrChange w:id="6941" w:author="Peng Luqi" w:date="2019-10-13T14:50:00Z">
              <w:rPr>
                <w:lang w:val="fr-FR"/>
              </w:rPr>
            </w:rPrChange>
          </w:rPr>
          <w:delText xml:space="preserve">, </w:delText>
        </w:r>
      </w:del>
      <w:ins w:id="6942" w:author="Peng Luqi" w:date="2019-10-13T14:58:00Z">
        <w:r w:rsidR="00FA3B19">
          <w:rPr>
            <w:sz w:val="28"/>
            <w:szCs w:val="28"/>
            <w:lang w:val="fr-FR"/>
          </w:rPr>
          <w:t xml:space="preserve"> : </w:t>
        </w:r>
      </w:ins>
    </w:p>
    <w:p w:rsidR="00FA3B19" w:rsidRDefault="00FA3B19" w:rsidP="00CB23F4">
      <w:pPr>
        <w:ind w:left="170" w:right="170"/>
        <w:jc w:val="both"/>
        <w:rPr>
          <w:ins w:id="6943" w:author="Peng Luqi" w:date="2019-10-13T14:58:00Z"/>
          <w:sz w:val="28"/>
          <w:szCs w:val="28"/>
          <w:lang w:val="fr-FR"/>
        </w:rPr>
      </w:pPr>
    </w:p>
    <w:p w:rsidR="00FA3B19" w:rsidRDefault="00716360" w:rsidP="00FA3B19">
      <w:pPr>
        <w:pStyle w:val="a3"/>
        <w:ind w:left="720" w:right="720"/>
        <w:jc w:val="both"/>
        <w:rPr>
          <w:ins w:id="6944" w:author="Peng Luqi" w:date="2019-10-13T14:59:00Z"/>
          <w:lang w:val="fr-FR"/>
        </w:rPr>
      </w:pPr>
      <w:del w:id="6945" w:author="Peng Luqi" w:date="2019-10-13T14:58:00Z">
        <w:r w:rsidRPr="00F94CB9" w:rsidDel="00FA3B19">
          <w:rPr>
            <w:lang w:val="fr-FR"/>
          </w:rPr>
          <w:delText>p</w:delText>
        </w:r>
      </w:del>
      <w:ins w:id="6946" w:author="Peng Luqi" w:date="2019-10-13T14:58:00Z">
        <w:r w:rsidR="00FA3B19">
          <w:rPr>
            <w:lang w:val="fr-FR"/>
          </w:rPr>
          <w:t>P</w:t>
        </w:r>
      </w:ins>
      <w:r w:rsidRPr="00F94CB9">
        <w:rPr>
          <w:lang w:val="fr-FR"/>
        </w:rPr>
        <w:t>eut-il affecter l</w:t>
      </w:r>
      <w:del w:id="6947" w:author="Peng Luqi" w:date="2019-10-13T14:43:00Z">
        <w:r w:rsidRPr="00F94CB9" w:rsidDel="00EF666F">
          <w:rPr>
            <w:lang w:val="fr-FR"/>
          </w:rPr>
          <w:delText>’</w:delText>
        </w:r>
      </w:del>
      <w:ins w:id="6948" w:author="Peng Luqi" w:date="2019-10-13T14:43:00Z">
        <w:r w:rsidR="00EF666F" w:rsidRPr="00F94CB9">
          <w:rPr>
            <w:lang w:val="fr-FR"/>
          </w:rPr>
          <w:t>’</w:t>
        </w:r>
      </w:ins>
      <w:r w:rsidRPr="00F94CB9">
        <w:rPr>
          <w:lang w:val="fr-FR"/>
        </w:rPr>
        <w:t>avenir ? Si non, quelle influence le passé a-t-il eu sur l</w:t>
      </w:r>
      <w:del w:id="6949" w:author="Peng Luqi" w:date="2019-10-13T14:43:00Z">
        <w:r w:rsidRPr="00F94CB9" w:rsidDel="00EF666F">
          <w:rPr>
            <w:lang w:val="fr-FR"/>
          </w:rPr>
          <w:delText>’</w:delText>
        </w:r>
      </w:del>
      <w:ins w:id="6950" w:author="Peng Luqi" w:date="2019-10-13T14:43:00Z">
        <w:r w:rsidR="00EF666F" w:rsidRPr="00F94CB9">
          <w:rPr>
            <w:lang w:val="fr-FR"/>
          </w:rPr>
          <w:t>’</w:t>
        </w:r>
      </w:ins>
      <w:r w:rsidRPr="00F94CB9">
        <w:rPr>
          <w:lang w:val="fr-FR"/>
        </w:rPr>
        <w:t>avenir ? Est-ce beaucoup ? Ou l</w:t>
      </w:r>
      <w:del w:id="6951" w:author="Peng Luqi" w:date="2019-10-13T14:43:00Z">
        <w:r w:rsidRPr="00F94CB9" w:rsidDel="00EF666F">
          <w:rPr>
            <w:lang w:val="fr-FR"/>
          </w:rPr>
          <w:delText>’</w:delText>
        </w:r>
      </w:del>
      <w:ins w:id="6952" w:author="Peng Luqi" w:date="2019-10-13T14:43:00Z">
        <w:r w:rsidR="00EF666F" w:rsidRPr="00F94CB9">
          <w:rPr>
            <w:lang w:val="fr-FR"/>
          </w:rPr>
          <w:t>’</w:t>
        </w:r>
      </w:ins>
      <w:r w:rsidRPr="00F94CB9">
        <w:rPr>
          <w:lang w:val="fr-FR"/>
        </w:rPr>
        <w:t>impact n</w:t>
      </w:r>
      <w:del w:id="6953" w:author="Peng Luqi" w:date="2019-10-13T14:43:00Z">
        <w:r w:rsidRPr="00F94CB9" w:rsidDel="00EF666F">
          <w:rPr>
            <w:lang w:val="fr-FR"/>
          </w:rPr>
          <w:delText>’</w:delText>
        </w:r>
      </w:del>
      <w:ins w:id="6954" w:author="Peng Luqi" w:date="2019-10-13T14:43:00Z">
        <w:r w:rsidR="00EF666F" w:rsidRPr="00F94CB9">
          <w:rPr>
            <w:lang w:val="fr-FR"/>
          </w:rPr>
          <w:t>’</w:t>
        </w:r>
      </w:ins>
      <w:r w:rsidRPr="00F94CB9">
        <w:rPr>
          <w:lang w:val="fr-FR"/>
        </w:rPr>
        <w:t xml:space="preserve">est-il pas si important ? </w:t>
      </w:r>
    </w:p>
    <w:p w:rsidR="00FA3B19" w:rsidRDefault="00FA3B19" w:rsidP="00FA3B19">
      <w:pPr>
        <w:pStyle w:val="a3"/>
        <w:ind w:left="720" w:right="720"/>
        <w:jc w:val="both"/>
        <w:rPr>
          <w:ins w:id="6955" w:author="Peng Luqi" w:date="2019-10-13T14:59:00Z"/>
          <w:lang w:val="fr-FR"/>
        </w:rPr>
      </w:pPr>
    </w:p>
    <w:p w:rsidR="00FA3B19" w:rsidRDefault="00716360" w:rsidP="00FA3B19">
      <w:pPr>
        <w:pStyle w:val="a3"/>
        <w:ind w:left="720" w:right="720"/>
        <w:jc w:val="both"/>
        <w:rPr>
          <w:ins w:id="6956" w:author="Peng Luqi" w:date="2019-10-13T15:00:00Z"/>
          <w:lang w:val="fr-FR"/>
        </w:rPr>
      </w:pPr>
      <w:r w:rsidRPr="00F94CB9">
        <w:rPr>
          <w:lang w:val="fr-FR"/>
        </w:rPr>
        <w:t>Si l</w:t>
      </w:r>
      <w:del w:id="6957" w:author="Peng Luqi" w:date="2019-10-13T14:43:00Z">
        <w:r w:rsidRPr="00F94CB9" w:rsidDel="00EF666F">
          <w:rPr>
            <w:lang w:val="fr-FR"/>
          </w:rPr>
          <w:delText>’</w:delText>
        </w:r>
      </w:del>
      <w:ins w:id="6958" w:author="Peng Luqi" w:date="2019-10-13T14:43:00Z">
        <w:r w:rsidR="00EF666F" w:rsidRPr="00F94CB9">
          <w:rPr>
            <w:lang w:val="fr-FR"/>
          </w:rPr>
          <w:t>’</w:t>
        </w:r>
      </w:ins>
      <w:r w:rsidRPr="00F94CB9">
        <w:rPr>
          <w:lang w:val="fr-FR"/>
        </w:rPr>
        <w:t>impact du passé sur l</w:t>
      </w:r>
      <w:del w:id="6959" w:author="Peng Luqi" w:date="2019-10-13T14:43:00Z">
        <w:r w:rsidRPr="00F94CB9" w:rsidDel="00EF666F">
          <w:rPr>
            <w:lang w:val="fr-FR"/>
          </w:rPr>
          <w:delText>’</w:delText>
        </w:r>
      </w:del>
      <w:ins w:id="6960" w:author="Peng Luqi" w:date="2019-10-13T14:43:00Z">
        <w:r w:rsidR="00EF666F" w:rsidRPr="00F94CB9">
          <w:rPr>
            <w:lang w:val="fr-FR"/>
          </w:rPr>
          <w:t>’</w:t>
        </w:r>
      </w:ins>
      <w:r w:rsidRPr="00F94CB9">
        <w:rPr>
          <w:lang w:val="fr-FR"/>
        </w:rPr>
        <w:t>avenir n</w:t>
      </w:r>
      <w:del w:id="6961" w:author="Peng Luqi" w:date="2019-10-13T14:43:00Z">
        <w:r w:rsidRPr="00F94CB9" w:rsidDel="00EF666F">
          <w:rPr>
            <w:lang w:val="fr-FR"/>
          </w:rPr>
          <w:delText>’</w:delText>
        </w:r>
      </w:del>
      <w:ins w:id="6962" w:author="Peng Luqi" w:date="2019-10-13T14:43:00Z">
        <w:r w:rsidR="00EF666F" w:rsidRPr="00F94CB9">
          <w:rPr>
            <w:lang w:val="fr-FR"/>
          </w:rPr>
          <w:t>’</w:t>
        </w:r>
      </w:ins>
      <w:r w:rsidRPr="00F94CB9">
        <w:rPr>
          <w:lang w:val="fr-FR"/>
        </w:rPr>
        <w:t xml:space="preserve">est pas si important, est-il possible de couper simplement le lien entre le passé et le futur ? </w:t>
      </w:r>
    </w:p>
    <w:p w:rsidR="00FA3B19" w:rsidRDefault="00FA3B19" w:rsidP="00FA3B19">
      <w:pPr>
        <w:pStyle w:val="a3"/>
        <w:ind w:left="720" w:right="720"/>
        <w:jc w:val="both"/>
        <w:rPr>
          <w:ins w:id="6963" w:author="Peng Luqi" w:date="2019-10-13T15:00:00Z"/>
          <w:lang w:val="fr-FR"/>
        </w:rPr>
      </w:pPr>
    </w:p>
    <w:p w:rsidR="002B38DF" w:rsidRPr="00F94CB9" w:rsidRDefault="00716360">
      <w:pPr>
        <w:ind w:left="170" w:right="170"/>
        <w:jc w:val="both"/>
        <w:rPr>
          <w:sz w:val="28"/>
          <w:szCs w:val="28"/>
          <w:lang w:val="fr-FR"/>
          <w:rPrChange w:id="6964" w:author="Peng Luqi" w:date="2019-10-13T14:50:00Z">
            <w:rPr>
              <w:lang w:val="fr-FR"/>
            </w:rPr>
          </w:rPrChange>
        </w:rPr>
        <w:pPrChange w:id="6965" w:author="Peng Luqi" w:date="2019-10-13T15:00:00Z">
          <w:pPr>
            <w:ind w:left="130" w:right="182"/>
            <w:jc w:val="both"/>
          </w:pPr>
        </w:pPrChange>
      </w:pPr>
      <w:r w:rsidRPr="00F94CB9">
        <w:rPr>
          <w:sz w:val="28"/>
          <w:szCs w:val="28"/>
          <w:lang w:val="fr-FR"/>
          <w:rPrChange w:id="6966" w:author="Peng Luqi" w:date="2019-10-13T14:50:00Z">
            <w:rPr>
              <w:lang w:val="fr-FR"/>
            </w:rPr>
          </w:rPrChange>
        </w:rPr>
        <w:t>Qu</w:t>
      </w:r>
      <w:del w:id="6967" w:author="Peng Luqi" w:date="2019-10-13T14:43:00Z">
        <w:r w:rsidRPr="00F94CB9" w:rsidDel="00EF666F">
          <w:rPr>
            <w:sz w:val="28"/>
            <w:szCs w:val="28"/>
            <w:lang w:val="fr-FR"/>
            <w:rPrChange w:id="6968" w:author="Peng Luqi" w:date="2019-10-13T14:50:00Z">
              <w:rPr>
                <w:lang w:val="fr-FR"/>
              </w:rPr>
            </w:rPrChange>
          </w:rPr>
          <w:delText>’</w:delText>
        </w:r>
      </w:del>
      <w:ins w:id="6969" w:author="Peng Luqi" w:date="2019-10-13T14:43:00Z">
        <w:r w:rsidR="00EF666F" w:rsidRPr="00F94CB9">
          <w:rPr>
            <w:sz w:val="28"/>
            <w:szCs w:val="28"/>
            <w:lang w:val="fr-FR"/>
            <w:rPrChange w:id="6970" w:author="Peng Luqi" w:date="2019-10-13T14:50:00Z">
              <w:rPr>
                <w:lang w:val="fr-FR"/>
              </w:rPr>
            </w:rPrChange>
          </w:rPr>
          <w:t>’</w:t>
        </w:r>
      </w:ins>
      <w:r w:rsidRPr="00F94CB9">
        <w:rPr>
          <w:sz w:val="28"/>
          <w:szCs w:val="28"/>
          <w:lang w:val="fr-FR"/>
          <w:rPrChange w:id="6971" w:author="Peng Luqi" w:date="2019-10-13T14:50:00Z">
            <w:rPr>
              <w:lang w:val="fr-FR"/>
            </w:rPr>
          </w:rPrChange>
        </w:rPr>
        <w:t>est-ce que le destin ? En fait, la question de la foi n</w:t>
      </w:r>
      <w:del w:id="6972" w:author="Peng Luqi" w:date="2019-10-13T14:43:00Z">
        <w:r w:rsidRPr="00F94CB9" w:rsidDel="00EF666F">
          <w:rPr>
            <w:sz w:val="28"/>
            <w:szCs w:val="28"/>
            <w:lang w:val="fr-FR"/>
            <w:rPrChange w:id="6973" w:author="Peng Luqi" w:date="2019-10-13T14:50:00Z">
              <w:rPr>
                <w:lang w:val="fr-FR"/>
              </w:rPr>
            </w:rPrChange>
          </w:rPr>
          <w:delText>’</w:delText>
        </w:r>
      </w:del>
      <w:ins w:id="6974" w:author="Peng Luqi" w:date="2019-10-13T14:43:00Z">
        <w:r w:rsidR="00EF666F" w:rsidRPr="00F94CB9">
          <w:rPr>
            <w:sz w:val="28"/>
            <w:szCs w:val="28"/>
            <w:lang w:val="fr-FR"/>
            <w:rPrChange w:id="6975" w:author="Peng Luqi" w:date="2019-10-13T14:50:00Z">
              <w:rPr>
                <w:lang w:val="fr-FR"/>
              </w:rPr>
            </w:rPrChange>
          </w:rPr>
          <w:t>’</w:t>
        </w:r>
      </w:ins>
      <w:r w:rsidRPr="00F94CB9">
        <w:rPr>
          <w:sz w:val="28"/>
          <w:szCs w:val="28"/>
          <w:lang w:val="fr-FR"/>
          <w:rPrChange w:id="6976" w:author="Peng Luqi" w:date="2019-10-13T14:50:00Z">
            <w:rPr>
              <w:lang w:val="fr-FR"/>
            </w:rPr>
          </w:rPrChange>
        </w:rPr>
        <w:t>a rien à voir avec la religion, elle n</w:t>
      </w:r>
      <w:del w:id="6977" w:author="Peng Luqi" w:date="2019-10-13T14:43:00Z">
        <w:r w:rsidRPr="00F94CB9" w:rsidDel="00EF666F">
          <w:rPr>
            <w:sz w:val="28"/>
            <w:szCs w:val="28"/>
            <w:lang w:val="fr-FR"/>
            <w:rPrChange w:id="6978" w:author="Peng Luqi" w:date="2019-10-13T14:50:00Z">
              <w:rPr>
                <w:lang w:val="fr-FR"/>
              </w:rPr>
            </w:rPrChange>
          </w:rPr>
          <w:delText>’</w:delText>
        </w:r>
      </w:del>
      <w:ins w:id="6979" w:author="Peng Luqi" w:date="2019-10-13T14:43:00Z">
        <w:r w:rsidR="00EF666F" w:rsidRPr="00F94CB9">
          <w:rPr>
            <w:sz w:val="28"/>
            <w:szCs w:val="28"/>
            <w:lang w:val="fr-FR"/>
            <w:rPrChange w:id="6980" w:author="Peng Luqi" w:date="2019-10-13T14:50:00Z">
              <w:rPr>
                <w:lang w:val="fr-FR"/>
              </w:rPr>
            </w:rPrChange>
          </w:rPr>
          <w:t>’</w:t>
        </w:r>
      </w:ins>
      <w:r w:rsidRPr="00F94CB9">
        <w:rPr>
          <w:sz w:val="28"/>
          <w:szCs w:val="28"/>
          <w:lang w:val="fr-FR"/>
          <w:rPrChange w:id="6981" w:author="Peng Luqi" w:date="2019-10-13T14:50:00Z">
            <w:rPr>
              <w:lang w:val="fr-FR"/>
            </w:rPr>
          </w:rPrChange>
        </w:rPr>
        <w:t>est pas vraiment liée à</w:t>
      </w:r>
      <w:r w:rsidRPr="00FA3B19">
        <w:rPr>
          <w:sz w:val="28"/>
          <w:szCs w:val="28"/>
          <w:lang w:val="fr-FR"/>
          <w:rPrChange w:id="6982" w:author="Peng Luqi" w:date="2019-10-13T14:59:00Z">
            <w:rPr>
              <w:spacing w:val="-6"/>
              <w:lang w:val="fr-FR"/>
            </w:rPr>
          </w:rPrChange>
        </w:rPr>
        <w:t xml:space="preserve"> </w:t>
      </w:r>
      <w:r w:rsidRPr="00F94CB9">
        <w:rPr>
          <w:sz w:val="28"/>
          <w:szCs w:val="28"/>
          <w:lang w:val="fr-FR"/>
          <w:rPrChange w:id="6983" w:author="Peng Luqi" w:date="2019-10-13T14:50:00Z">
            <w:rPr>
              <w:lang w:val="fr-FR"/>
            </w:rPr>
          </w:rPrChange>
        </w:rPr>
        <w:t>la</w:t>
      </w:r>
      <w:r w:rsidRPr="00FA3B19">
        <w:rPr>
          <w:sz w:val="28"/>
          <w:szCs w:val="28"/>
          <w:lang w:val="fr-FR"/>
          <w:rPrChange w:id="6984" w:author="Peng Luqi" w:date="2019-10-13T14:59:00Z">
            <w:rPr>
              <w:spacing w:val="-5"/>
              <w:lang w:val="fr-FR"/>
            </w:rPr>
          </w:rPrChange>
        </w:rPr>
        <w:t xml:space="preserve"> </w:t>
      </w:r>
      <w:r w:rsidRPr="00F94CB9">
        <w:rPr>
          <w:sz w:val="28"/>
          <w:szCs w:val="28"/>
          <w:lang w:val="fr-FR"/>
          <w:rPrChange w:id="6985" w:author="Peng Luqi" w:date="2019-10-13T14:50:00Z">
            <w:rPr>
              <w:lang w:val="fr-FR"/>
            </w:rPr>
          </w:rPrChange>
        </w:rPr>
        <w:t>superstition,</w:t>
      </w:r>
      <w:r w:rsidRPr="00FA3B19">
        <w:rPr>
          <w:sz w:val="28"/>
          <w:szCs w:val="28"/>
          <w:lang w:val="fr-FR"/>
          <w:rPrChange w:id="6986" w:author="Peng Luqi" w:date="2019-10-13T14:59:00Z">
            <w:rPr>
              <w:spacing w:val="-5"/>
              <w:lang w:val="fr-FR"/>
            </w:rPr>
          </w:rPrChange>
        </w:rPr>
        <w:t xml:space="preserve"> </w:t>
      </w:r>
      <w:r w:rsidRPr="00F94CB9">
        <w:rPr>
          <w:sz w:val="28"/>
          <w:szCs w:val="28"/>
          <w:lang w:val="fr-FR"/>
          <w:rPrChange w:id="6987" w:author="Peng Luqi" w:date="2019-10-13T14:50:00Z">
            <w:rPr>
              <w:lang w:val="fr-FR"/>
            </w:rPr>
          </w:rPrChange>
        </w:rPr>
        <w:t>elle</w:t>
      </w:r>
      <w:r w:rsidRPr="00FA3B19">
        <w:rPr>
          <w:sz w:val="28"/>
          <w:szCs w:val="28"/>
          <w:lang w:val="fr-FR"/>
          <w:rPrChange w:id="6988" w:author="Peng Luqi" w:date="2019-10-13T14:59:00Z">
            <w:rPr>
              <w:spacing w:val="-5"/>
              <w:lang w:val="fr-FR"/>
            </w:rPr>
          </w:rPrChange>
        </w:rPr>
        <w:t xml:space="preserve"> </w:t>
      </w:r>
      <w:r w:rsidRPr="00F94CB9">
        <w:rPr>
          <w:sz w:val="28"/>
          <w:szCs w:val="28"/>
          <w:lang w:val="fr-FR"/>
          <w:rPrChange w:id="6989" w:author="Peng Luqi" w:date="2019-10-13T14:50:00Z">
            <w:rPr>
              <w:lang w:val="fr-FR"/>
            </w:rPr>
          </w:rPrChange>
        </w:rPr>
        <w:t>est</w:t>
      </w:r>
      <w:r w:rsidRPr="00FA3B19">
        <w:rPr>
          <w:sz w:val="28"/>
          <w:szCs w:val="28"/>
          <w:lang w:val="fr-FR"/>
          <w:rPrChange w:id="6990" w:author="Peng Luqi" w:date="2019-10-13T14:59:00Z">
            <w:rPr>
              <w:spacing w:val="-5"/>
              <w:lang w:val="fr-FR"/>
            </w:rPr>
          </w:rPrChange>
        </w:rPr>
        <w:t xml:space="preserve"> </w:t>
      </w:r>
      <w:r w:rsidRPr="00F94CB9">
        <w:rPr>
          <w:sz w:val="28"/>
          <w:szCs w:val="28"/>
          <w:lang w:val="fr-FR"/>
          <w:rPrChange w:id="6991" w:author="Peng Luqi" w:date="2019-10-13T14:50:00Z">
            <w:rPr>
              <w:lang w:val="fr-FR"/>
            </w:rPr>
          </w:rPrChange>
        </w:rPr>
        <w:t>causée</w:t>
      </w:r>
      <w:r w:rsidRPr="00FA3B19">
        <w:rPr>
          <w:sz w:val="28"/>
          <w:szCs w:val="28"/>
          <w:lang w:val="fr-FR"/>
          <w:rPrChange w:id="6992" w:author="Peng Luqi" w:date="2019-10-13T14:59:00Z">
            <w:rPr>
              <w:spacing w:val="-5"/>
              <w:lang w:val="fr-FR"/>
            </w:rPr>
          </w:rPrChange>
        </w:rPr>
        <w:t xml:space="preserve"> </w:t>
      </w:r>
      <w:r w:rsidRPr="00F94CB9">
        <w:rPr>
          <w:sz w:val="28"/>
          <w:szCs w:val="28"/>
          <w:lang w:val="fr-FR"/>
          <w:rPrChange w:id="6993" w:author="Peng Luqi" w:date="2019-10-13T14:50:00Z">
            <w:rPr>
              <w:lang w:val="fr-FR"/>
            </w:rPr>
          </w:rPrChange>
        </w:rPr>
        <w:t>par</w:t>
      </w:r>
      <w:r w:rsidRPr="00FA3B19">
        <w:rPr>
          <w:sz w:val="28"/>
          <w:szCs w:val="28"/>
          <w:lang w:val="fr-FR"/>
          <w:rPrChange w:id="6994" w:author="Peng Luqi" w:date="2019-10-13T14:59:00Z">
            <w:rPr>
              <w:spacing w:val="-5"/>
              <w:lang w:val="fr-FR"/>
            </w:rPr>
          </w:rPrChange>
        </w:rPr>
        <w:t xml:space="preserve"> </w:t>
      </w:r>
      <w:r w:rsidRPr="00F94CB9">
        <w:rPr>
          <w:sz w:val="28"/>
          <w:szCs w:val="28"/>
          <w:lang w:val="fr-FR"/>
          <w:rPrChange w:id="6995" w:author="Peng Luqi" w:date="2019-10-13T14:50:00Z">
            <w:rPr>
              <w:lang w:val="fr-FR"/>
            </w:rPr>
          </w:rPrChange>
        </w:rPr>
        <w:t>une</w:t>
      </w:r>
      <w:r w:rsidRPr="00FA3B19">
        <w:rPr>
          <w:sz w:val="28"/>
          <w:szCs w:val="28"/>
          <w:lang w:val="fr-FR"/>
          <w:rPrChange w:id="6996" w:author="Peng Luqi" w:date="2019-10-13T14:59:00Z">
            <w:rPr>
              <w:spacing w:val="-5"/>
              <w:lang w:val="fr-FR"/>
            </w:rPr>
          </w:rPrChange>
        </w:rPr>
        <w:t xml:space="preserve"> </w:t>
      </w:r>
      <w:r w:rsidRPr="00F94CB9">
        <w:rPr>
          <w:sz w:val="28"/>
          <w:szCs w:val="28"/>
          <w:lang w:val="fr-FR"/>
          <w:rPrChange w:id="6997" w:author="Peng Luqi" w:date="2019-10-13T14:50:00Z">
            <w:rPr>
              <w:lang w:val="fr-FR"/>
            </w:rPr>
          </w:rPrChange>
        </w:rPr>
        <w:t>boucle</w:t>
      </w:r>
      <w:r w:rsidRPr="00FA3B19">
        <w:rPr>
          <w:sz w:val="28"/>
          <w:szCs w:val="28"/>
          <w:lang w:val="fr-FR"/>
          <w:rPrChange w:id="6998" w:author="Peng Luqi" w:date="2019-10-13T14:59:00Z">
            <w:rPr>
              <w:spacing w:val="-6"/>
              <w:lang w:val="fr-FR"/>
            </w:rPr>
          </w:rPrChange>
        </w:rPr>
        <w:t xml:space="preserve"> </w:t>
      </w:r>
      <w:r w:rsidRPr="00F94CB9">
        <w:rPr>
          <w:sz w:val="28"/>
          <w:szCs w:val="28"/>
          <w:lang w:val="fr-FR"/>
          <w:rPrChange w:id="6999" w:author="Peng Luqi" w:date="2019-10-13T14:50:00Z">
            <w:rPr>
              <w:lang w:val="fr-FR"/>
            </w:rPr>
          </w:rPrChange>
        </w:rPr>
        <w:t>de</w:t>
      </w:r>
      <w:r w:rsidRPr="00FA3B19">
        <w:rPr>
          <w:sz w:val="28"/>
          <w:szCs w:val="28"/>
          <w:lang w:val="fr-FR"/>
          <w:rPrChange w:id="7000" w:author="Peng Luqi" w:date="2019-10-13T14:59:00Z">
            <w:rPr>
              <w:spacing w:val="-5"/>
              <w:lang w:val="fr-FR"/>
            </w:rPr>
          </w:rPrChange>
        </w:rPr>
        <w:t xml:space="preserve"> </w:t>
      </w:r>
      <w:r w:rsidRPr="00F94CB9">
        <w:rPr>
          <w:sz w:val="28"/>
          <w:szCs w:val="28"/>
          <w:lang w:val="fr-FR"/>
          <w:rPrChange w:id="7001" w:author="Peng Luqi" w:date="2019-10-13T14:50:00Z">
            <w:rPr>
              <w:lang w:val="fr-FR"/>
            </w:rPr>
          </w:rPrChange>
        </w:rPr>
        <w:t>pensée</w:t>
      </w:r>
      <w:r w:rsidRPr="00FA3B19">
        <w:rPr>
          <w:sz w:val="28"/>
          <w:szCs w:val="28"/>
          <w:lang w:val="fr-FR"/>
          <w:rPrChange w:id="7002" w:author="Peng Luqi" w:date="2019-10-13T14:59:00Z">
            <w:rPr>
              <w:spacing w:val="-6"/>
              <w:lang w:val="fr-FR"/>
            </w:rPr>
          </w:rPrChange>
        </w:rPr>
        <w:t xml:space="preserve"> </w:t>
      </w:r>
      <w:r w:rsidRPr="00F94CB9">
        <w:rPr>
          <w:sz w:val="28"/>
          <w:szCs w:val="28"/>
          <w:lang w:val="fr-FR"/>
          <w:rPrChange w:id="7003" w:author="Peng Luqi" w:date="2019-10-13T14:50:00Z">
            <w:rPr>
              <w:lang w:val="fr-FR"/>
            </w:rPr>
          </w:rPrChange>
        </w:rPr>
        <w:t>logique.</w:t>
      </w:r>
      <w:r w:rsidRPr="00FA3B19">
        <w:rPr>
          <w:sz w:val="28"/>
          <w:szCs w:val="28"/>
          <w:lang w:val="fr-FR"/>
          <w:rPrChange w:id="7004" w:author="Peng Luqi" w:date="2019-10-13T14:59:00Z">
            <w:rPr>
              <w:spacing w:val="-4"/>
              <w:lang w:val="fr-FR"/>
            </w:rPr>
          </w:rPrChange>
        </w:rPr>
        <w:t xml:space="preserve"> </w:t>
      </w:r>
      <w:r w:rsidRPr="00F94CB9">
        <w:rPr>
          <w:sz w:val="28"/>
          <w:szCs w:val="28"/>
          <w:lang w:val="fr-FR"/>
          <w:rPrChange w:id="7005" w:author="Peng Luqi" w:date="2019-10-13T14:50:00Z">
            <w:rPr>
              <w:lang w:val="fr-FR"/>
            </w:rPr>
          </w:rPrChange>
        </w:rPr>
        <w:t>La</w:t>
      </w:r>
      <w:r w:rsidRPr="00FA3B19">
        <w:rPr>
          <w:sz w:val="28"/>
          <w:szCs w:val="28"/>
          <w:lang w:val="fr-FR"/>
          <w:rPrChange w:id="7006" w:author="Peng Luqi" w:date="2019-10-13T14:59:00Z">
            <w:rPr>
              <w:spacing w:val="-6"/>
              <w:lang w:val="fr-FR"/>
            </w:rPr>
          </w:rPrChange>
        </w:rPr>
        <w:t xml:space="preserve"> </w:t>
      </w:r>
      <w:r w:rsidRPr="00F94CB9">
        <w:rPr>
          <w:sz w:val="28"/>
          <w:szCs w:val="28"/>
          <w:lang w:val="fr-FR"/>
          <w:rPrChange w:id="7007" w:author="Peng Luqi" w:date="2019-10-13T14:50:00Z">
            <w:rPr>
              <w:lang w:val="fr-FR"/>
            </w:rPr>
          </w:rPrChange>
        </w:rPr>
        <w:t>soi-disant</w:t>
      </w:r>
      <w:r w:rsidRPr="00FA3B19">
        <w:rPr>
          <w:sz w:val="28"/>
          <w:szCs w:val="28"/>
          <w:lang w:val="fr-FR"/>
          <w:rPrChange w:id="7008" w:author="Peng Luqi" w:date="2019-10-13T14:59:00Z">
            <w:rPr>
              <w:spacing w:val="-4"/>
              <w:lang w:val="fr-FR"/>
            </w:rPr>
          </w:rPrChange>
        </w:rPr>
        <w:t xml:space="preserve"> </w:t>
      </w:r>
      <w:r w:rsidRPr="00F94CB9">
        <w:rPr>
          <w:sz w:val="28"/>
          <w:szCs w:val="28"/>
          <w:lang w:val="fr-FR"/>
          <w:rPrChange w:id="7009" w:author="Peng Luqi" w:date="2019-10-13T14:50:00Z">
            <w:rPr>
              <w:lang w:val="fr-FR"/>
            </w:rPr>
          </w:rPrChange>
        </w:rPr>
        <w:t>superstition</w:t>
      </w:r>
      <w:r w:rsidRPr="00FA3B19">
        <w:rPr>
          <w:sz w:val="28"/>
          <w:szCs w:val="28"/>
          <w:lang w:val="fr-FR"/>
          <w:rPrChange w:id="7010" w:author="Peng Luqi" w:date="2019-10-13T14:59:00Z">
            <w:rPr>
              <w:spacing w:val="-6"/>
              <w:lang w:val="fr-FR"/>
            </w:rPr>
          </w:rPrChange>
        </w:rPr>
        <w:t xml:space="preserve"> </w:t>
      </w:r>
      <w:r w:rsidRPr="00F94CB9">
        <w:rPr>
          <w:sz w:val="28"/>
          <w:szCs w:val="28"/>
          <w:lang w:val="fr-FR"/>
          <w:rPrChange w:id="7011" w:author="Peng Luqi" w:date="2019-10-13T14:50:00Z">
            <w:rPr>
              <w:lang w:val="fr-FR"/>
            </w:rPr>
          </w:rPrChange>
        </w:rPr>
        <w:t>ne</w:t>
      </w:r>
      <w:r w:rsidRPr="00FA3B19">
        <w:rPr>
          <w:sz w:val="28"/>
          <w:szCs w:val="28"/>
          <w:lang w:val="fr-FR"/>
          <w:rPrChange w:id="7012" w:author="Peng Luqi" w:date="2019-10-13T14:59:00Z">
            <w:rPr>
              <w:spacing w:val="-5"/>
              <w:lang w:val="fr-FR"/>
            </w:rPr>
          </w:rPrChange>
        </w:rPr>
        <w:t xml:space="preserve"> </w:t>
      </w:r>
      <w:r w:rsidRPr="00F94CB9">
        <w:rPr>
          <w:sz w:val="28"/>
          <w:szCs w:val="28"/>
          <w:lang w:val="fr-FR"/>
          <w:rPrChange w:id="7013" w:author="Peng Luqi" w:date="2019-10-13T14:50:00Z">
            <w:rPr>
              <w:lang w:val="fr-FR"/>
            </w:rPr>
          </w:rPrChange>
        </w:rPr>
        <w:t>fait</w:t>
      </w:r>
      <w:r w:rsidRPr="00FA3B19">
        <w:rPr>
          <w:sz w:val="28"/>
          <w:szCs w:val="28"/>
          <w:lang w:val="fr-FR"/>
          <w:rPrChange w:id="7014" w:author="Peng Luqi" w:date="2019-10-13T14:59:00Z">
            <w:rPr>
              <w:spacing w:val="-5"/>
              <w:lang w:val="fr-FR"/>
            </w:rPr>
          </w:rPrChange>
        </w:rPr>
        <w:t xml:space="preserve"> </w:t>
      </w:r>
      <w:r w:rsidRPr="00F94CB9">
        <w:rPr>
          <w:sz w:val="28"/>
          <w:szCs w:val="28"/>
          <w:lang w:val="fr-FR"/>
          <w:rPrChange w:id="7015" w:author="Peng Luqi" w:date="2019-10-13T14:50:00Z">
            <w:rPr>
              <w:lang w:val="fr-FR"/>
            </w:rPr>
          </w:rPrChange>
        </w:rPr>
        <w:t>que penser à des échappatoires sans savoir où se trouvent ces échappatoires. Le résultat n</w:t>
      </w:r>
      <w:del w:id="7016" w:author="Peng Luqi" w:date="2019-10-13T14:43:00Z">
        <w:r w:rsidRPr="00F94CB9" w:rsidDel="00EF666F">
          <w:rPr>
            <w:sz w:val="28"/>
            <w:szCs w:val="28"/>
            <w:lang w:val="fr-FR"/>
            <w:rPrChange w:id="7017" w:author="Peng Luqi" w:date="2019-10-13T14:50:00Z">
              <w:rPr>
                <w:lang w:val="fr-FR"/>
              </w:rPr>
            </w:rPrChange>
          </w:rPr>
          <w:delText>’</w:delText>
        </w:r>
      </w:del>
      <w:ins w:id="7018" w:author="Peng Luqi" w:date="2019-10-13T14:43:00Z">
        <w:r w:rsidR="00EF666F" w:rsidRPr="00F94CB9">
          <w:rPr>
            <w:sz w:val="28"/>
            <w:szCs w:val="28"/>
            <w:lang w:val="fr-FR"/>
            <w:rPrChange w:id="7019" w:author="Peng Luqi" w:date="2019-10-13T14:50:00Z">
              <w:rPr>
                <w:lang w:val="fr-FR"/>
              </w:rPr>
            </w:rPrChange>
          </w:rPr>
          <w:t>’</w:t>
        </w:r>
      </w:ins>
      <w:r w:rsidRPr="00F94CB9">
        <w:rPr>
          <w:sz w:val="28"/>
          <w:szCs w:val="28"/>
          <w:lang w:val="fr-FR"/>
          <w:rPrChange w:id="7020" w:author="Peng Luqi" w:date="2019-10-13T14:50:00Z">
            <w:rPr>
              <w:lang w:val="fr-FR"/>
            </w:rPr>
          </w:rPrChange>
        </w:rPr>
        <w:t>est rien de plus que cela. Vous voyez, après l</w:t>
      </w:r>
      <w:del w:id="7021" w:author="Peng Luqi" w:date="2019-10-13T14:43:00Z">
        <w:r w:rsidRPr="00F94CB9" w:rsidDel="00EF666F">
          <w:rPr>
            <w:sz w:val="28"/>
            <w:szCs w:val="28"/>
            <w:lang w:val="fr-FR"/>
            <w:rPrChange w:id="7022" w:author="Peng Luqi" w:date="2019-10-13T14:50:00Z">
              <w:rPr>
                <w:lang w:val="fr-FR"/>
              </w:rPr>
            </w:rPrChange>
          </w:rPr>
          <w:delText>’</w:delText>
        </w:r>
      </w:del>
      <w:ins w:id="7023" w:author="Peng Luqi" w:date="2019-10-13T14:43:00Z">
        <w:r w:rsidR="00EF666F" w:rsidRPr="00F94CB9">
          <w:rPr>
            <w:sz w:val="28"/>
            <w:szCs w:val="28"/>
            <w:lang w:val="fr-FR"/>
            <w:rPrChange w:id="7024" w:author="Peng Luqi" w:date="2019-10-13T14:50:00Z">
              <w:rPr>
                <w:lang w:val="fr-FR"/>
              </w:rPr>
            </w:rPrChange>
          </w:rPr>
          <w:t>’</w:t>
        </w:r>
      </w:ins>
      <w:r w:rsidRPr="00F94CB9">
        <w:rPr>
          <w:sz w:val="28"/>
          <w:szCs w:val="28"/>
          <w:lang w:val="fr-FR"/>
          <w:rPrChange w:id="7025" w:author="Peng Luqi" w:date="2019-10-13T14:50:00Z">
            <w:rPr>
              <w:lang w:val="fr-FR"/>
            </w:rPr>
          </w:rPrChange>
        </w:rPr>
        <w:t>invention de l</w:t>
      </w:r>
      <w:del w:id="7026" w:author="Peng Luqi" w:date="2019-10-13T14:43:00Z">
        <w:r w:rsidRPr="00F94CB9" w:rsidDel="00EF666F">
          <w:rPr>
            <w:sz w:val="28"/>
            <w:szCs w:val="28"/>
            <w:lang w:val="fr-FR"/>
            <w:rPrChange w:id="7027" w:author="Peng Luqi" w:date="2019-10-13T14:50:00Z">
              <w:rPr>
                <w:lang w:val="fr-FR"/>
              </w:rPr>
            </w:rPrChange>
          </w:rPr>
          <w:delText>’</w:delText>
        </w:r>
      </w:del>
      <w:ins w:id="7028" w:author="Peng Luqi" w:date="2019-10-13T14:43:00Z">
        <w:r w:rsidR="00EF666F" w:rsidRPr="00F94CB9">
          <w:rPr>
            <w:sz w:val="28"/>
            <w:szCs w:val="28"/>
            <w:lang w:val="fr-FR"/>
            <w:rPrChange w:id="7029" w:author="Peng Luqi" w:date="2019-10-13T14:50:00Z">
              <w:rPr>
                <w:lang w:val="fr-FR"/>
              </w:rPr>
            </w:rPrChange>
          </w:rPr>
          <w:t>’</w:t>
        </w:r>
      </w:ins>
      <w:r w:rsidRPr="00F94CB9">
        <w:rPr>
          <w:sz w:val="28"/>
          <w:szCs w:val="28"/>
          <w:lang w:val="fr-FR"/>
          <w:rPrChange w:id="7030" w:author="Peng Luqi" w:date="2019-10-13T14:50:00Z">
            <w:rPr>
              <w:lang w:val="fr-FR"/>
            </w:rPr>
          </w:rPrChange>
        </w:rPr>
        <w:t>électricité, les histoires de démons et de fantômes se sont fait beaucoup plus rares qu</w:t>
      </w:r>
      <w:del w:id="7031" w:author="Peng Luqi" w:date="2019-10-13T14:43:00Z">
        <w:r w:rsidRPr="00F94CB9" w:rsidDel="00EF666F">
          <w:rPr>
            <w:sz w:val="28"/>
            <w:szCs w:val="28"/>
            <w:lang w:val="fr-FR"/>
            <w:rPrChange w:id="7032" w:author="Peng Luqi" w:date="2019-10-13T14:50:00Z">
              <w:rPr>
                <w:lang w:val="fr-FR"/>
              </w:rPr>
            </w:rPrChange>
          </w:rPr>
          <w:delText>’</w:delText>
        </w:r>
      </w:del>
      <w:ins w:id="7033" w:author="Peng Luqi" w:date="2019-10-13T14:43:00Z">
        <w:r w:rsidR="00EF666F" w:rsidRPr="00F94CB9">
          <w:rPr>
            <w:sz w:val="28"/>
            <w:szCs w:val="28"/>
            <w:lang w:val="fr-FR"/>
            <w:rPrChange w:id="7034" w:author="Peng Luqi" w:date="2019-10-13T14:50:00Z">
              <w:rPr>
                <w:lang w:val="fr-FR"/>
              </w:rPr>
            </w:rPrChange>
          </w:rPr>
          <w:t>’</w:t>
        </w:r>
      </w:ins>
      <w:r w:rsidRPr="00F94CB9">
        <w:rPr>
          <w:sz w:val="28"/>
          <w:szCs w:val="28"/>
          <w:lang w:val="fr-FR"/>
          <w:rPrChange w:id="7035" w:author="Peng Luqi" w:date="2019-10-13T14:50:00Z">
            <w:rPr>
              <w:lang w:val="fr-FR"/>
            </w:rPr>
          </w:rPrChange>
        </w:rPr>
        <w:t>auparavant, n</w:t>
      </w:r>
      <w:del w:id="7036" w:author="Peng Luqi" w:date="2019-10-13T14:43:00Z">
        <w:r w:rsidRPr="00F94CB9" w:rsidDel="00EF666F">
          <w:rPr>
            <w:sz w:val="28"/>
            <w:szCs w:val="28"/>
            <w:lang w:val="fr-FR"/>
            <w:rPrChange w:id="7037" w:author="Peng Luqi" w:date="2019-10-13T14:50:00Z">
              <w:rPr>
                <w:lang w:val="fr-FR"/>
              </w:rPr>
            </w:rPrChange>
          </w:rPr>
          <w:delText>’</w:delText>
        </w:r>
      </w:del>
      <w:ins w:id="7038" w:author="Peng Luqi" w:date="2019-10-13T14:43:00Z">
        <w:r w:rsidR="00EF666F" w:rsidRPr="00F94CB9">
          <w:rPr>
            <w:sz w:val="28"/>
            <w:szCs w:val="28"/>
            <w:lang w:val="fr-FR"/>
            <w:rPrChange w:id="7039" w:author="Peng Luqi" w:date="2019-10-13T14:50:00Z">
              <w:rPr>
                <w:lang w:val="fr-FR"/>
              </w:rPr>
            </w:rPrChange>
          </w:rPr>
          <w:t>’</w:t>
        </w:r>
      </w:ins>
      <w:r w:rsidRPr="00F94CB9">
        <w:rPr>
          <w:sz w:val="28"/>
          <w:szCs w:val="28"/>
          <w:lang w:val="fr-FR"/>
          <w:rPrChange w:id="7040" w:author="Peng Luqi" w:date="2019-10-13T14:50:00Z">
            <w:rPr>
              <w:lang w:val="fr-FR"/>
            </w:rPr>
          </w:rPrChange>
        </w:rPr>
        <w:t>est-ce pas</w:t>
      </w:r>
      <w:r w:rsidRPr="00FA3B19">
        <w:rPr>
          <w:sz w:val="28"/>
          <w:szCs w:val="28"/>
          <w:lang w:val="fr-FR"/>
          <w:rPrChange w:id="7041" w:author="Peng Luqi" w:date="2019-10-13T14:59:00Z">
            <w:rPr>
              <w:spacing w:val="-9"/>
              <w:lang w:val="fr-FR"/>
            </w:rPr>
          </w:rPrChange>
        </w:rPr>
        <w:t xml:space="preserve"> </w:t>
      </w:r>
      <w:r w:rsidRPr="00F94CB9">
        <w:rPr>
          <w:sz w:val="28"/>
          <w:szCs w:val="28"/>
          <w:lang w:val="fr-FR"/>
          <w:rPrChange w:id="7042" w:author="Peng Luqi" w:date="2019-10-13T14:50:00Z">
            <w:rPr>
              <w:lang w:val="fr-FR"/>
            </w:rPr>
          </w:rPrChange>
        </w:rPr>
        <w:t>?</w:t>
      </w:r>
    </w:p>
    <w:p w:rsidR="002B38DF" w:rsidRPr="00F94CB9" w:rsidRDefault="002B38DF">
      <w:pPr>
        <w:pStyle w:val="a3"/>
        <w:ind w:left="170" w:right="170"/>
        <w:jc w:val="both"/>
        <w:rPr>
          <w:lang w:val="fr-FR"/>
          <w:rPrChange w:id="7043" w:author="Peng Luqi" w:date="2019-10-13T14:50:00Z">
            <w:rPr>
              <w:sz w:val="21"/>
              <w:lang w:val="fr-FR"/>
            </w:rPr>
          </w:rPrChange>
        </w:rPr>
        <w:pPrChange w:id="7044" w:author="Peng Luqi" w:date="2019-10-13T14:20:00Z">
          <w:pPr>
            <w:pStyle w:val="a3"/>
            <w:spacing w:before="8"/>
          </w:pPr>
        </w:pPrChange>
      </w:pPr>
    </w:p>
    <w:p w:rsidR="002B38DF" w:rsidRPr="00F94CB9" w:rsidRDefault="00716360">
      <w:pPr>
        <w:ind w:left="170" w:right="170"/>
        <w:jc w:val="both"/>
        <w:rPr>
          <w:sz w:val="28"/>
          <w:szCs w:val="28"/>
          <w:lang w:val="fr-FR"/>
          <w:rPrChange w:id="7045" w:author="Peng Luqi" w:date="2019-10-13T14:50:00Z">
            <w:rPr>
              <w:lang w:val="fr-FR"/>
            </w:rPr>
          </w:rPrChange>
        </w:rPr>
        <w:pPrChange w:id="7046" w:author="Peng Luqi" w:date="2019-10-13T14:20:00Z">
          <w:pPr>
            <w:ind w:left="130" w:right="183"/>
            <w:jc w:val="both"/>
          </w:pPr>
        </w:pPrChange>
      </w:pPr>
      <w:r w:rsidRPr="00F94CB9">
        <w:rPr>
          <w:sz w:val="28"/>
          <w:szCs w:val="28"/>
          <w:lang w:val="fr-FR"/>
          <w:rPrChange w:id="7047" w:author="Peng Luqi" w:date="2019-10-13T14:50:00Z">
            <w:rPr>
              <w:lang w:val="fr-FR"/>
            </w:rPr>
          </w:rPrChange>
        </w:rPr>
        <w:t>Essentiellement, les gens qui croient au destin pensent que le passé affectera inévitablement l</w:t>
      </w:r>
      <w:del w:id="7048" w:author="Peng Luqi" w:date="2019-10-13T14:43:00Z">
        <w:r w:rsidRPr="00F94CB9" w:rsidDel="00EF666F">
          <w:rPr>
            <w:sz w:val="28"/>
            <w:szCs w:val="28"/>
            <w:lang w:val="fr-FR"/>
            <w:rPrChange w:id="7049" w:author="Peng Luqi" w:date="2019-10-13T14:50:00Z">
              <w:rPr>
                <w:lang w:val="fr-FR"/>
              </w:rPr>
            </w:rPrChange>
          </w:rPr>
          <w:delText>’</w:delText>
        </w:r>
      </w:del>
      <w:ins w:id="7050" w:author="Peng Luqi" w:date="2019-10-13T14:43:00Z">
        <w:r w:rsidR="00EF666F" w:rsidRPr="00F94CB9">
          <w:rPr>
            <w:sz w:val="28"/>
            <w:szCs w:val="28"/>
            <w:lang w:val="fr-FR"/>
            <w:rPrChange w:id="7051" w:author="Peng Luqi" w:date="2019-10-13T14:50:00Z">
              <w:rPr>
                <w:lang w:val="fr-FR"/>
              </w:rPr>
            </w:rPrChange>
          </w:rPr>
          <w:t>’</w:t>
        </w:r>
      </w:ins>
      <w:r w:rsidRPr="00F94CB9">
        <w:rPr>
          <w:sz w:val="28"/>
          <w:szCs w:val="28"/>
          <w:lang w:val="fr-FR"/>
          <w:rPrChange w:id="7052" w:author="Peng Luqi" w:date="2019-10-13T14:50:00Z">
            <w:rPr>
              <w:lang w:val="fr-FR"/>
            </w:rPr>
          </w:rPrChange>
        </w:rPr>
        <w:t>avenir. Si vous pensez que le passé n</w:t>
      </w:r>
      <w:del w:id="7053" w:author="Peng Luqi" w:date="2019-10-13T14:43:00Z">
        <w:r w:rsidRPr="00F94CB9" w:rsidDel="00EF666F">
          <w:rPr>
            <w:sz w:val="28"/>
            <w:szCs w:val="28"/>
            <w:lang w:val="fr-FR"/>
            <w:rPrChange w:id="7054" w:author="Peng Luqi" w:date="2019-10-13T14:50:00Z">
              <w:rPr>
                <w:lang w:val="fr-FR"/>
              </w:rPr>
            </w:rPrChange>
          </w:rPr>
          <w:delText>’</w:delText>
        </w:r>
      </w:del>
      <w:ins w:id="7055" w:author="Peng Luqi" w:date="2019-10-13T14:43:00Z">
        <w:r w:rsidR="00EF666F" w:rsidRPr="00F94CB9">
          <w:rPr>
            <w:sz w:val="28"/>
            <w:szCs w:val="28"/>
            <w:lang w:val="fr-FR"/>
            <w:rPrChange w:id="7056" w:author="Peng Luqi" w:date="2019-10-13T14:50:00Z">
              <w:rPr>
                <w:lang w:val="fr-FR"/>
              </w:rPr>
            </w:rPrChange>
          </w:rPr>
          <w:t>’</w:t>
        </w:r>
      </w:ins>
      <w:r w:rsidRPr="00F94CB9">
        <w:rPr>
          <w:sz w:val="28"/>
          <w:szCs w:val="28"/>
          <w:lang w:val="fr-FR"/>
          <w:rPrChange w:id="7057" w:author="Peng Luqi" w:date="2019-10-13T14:50:00Z">
            <w:rPr>
              <w:lang w:val="fr-FR"/>
            </w:rPr>
          </w:rPrChange>
        </w:rPr>
        <w:t>affectera pas nécessairement l</w:t>
      </w:r>
      <w:del w:id="7058" w:author="Peng Luqi" w:date="2019-10-13T14:43:00Z">
        <w:r w:rsidRPr="00F94CB9" w:rsidDel="00EF666F">
          <w:rPr>
            <w:sz w:val="28"/>
            <w:szCs w:val="28"/>
            <w:lang w:val="fr-FR"/>
            <w:rPrChange w:id="7059" w:author="Peng Luqi" w:date="2019-10-13T14:50:00Z">
              <w:rPr>
                <w:lang w:val="fr-FR"/>
              </w:rPr>
            </w:rPrChange>
          </w:rPr>
          <w:delText>’</w:delText>
        </w:r>
      </w:del>
      <w:ins w:id="7060" w:author="Peng Luqi" w:date="2019-10-13T14:43:00Z">
        <w:r w:rsidR="00EF666F" w:rsidRPr="00F94CB9">
          <w:rPr>
            <w:sz w:val="28"/>
            <w:szCs w:val="28"/>
            <w:lang w:val="fr-FR"/>
            <w:rPrChange w:id="7061" w:author="Peng Luqi" w:date="2019-10-13T14:50:00Z">
              <w:rPr>
                <w:lang w:val="fr-FR"/>
              </w:rPr>
            </w:rPrChange>
          </w:rPr>
          <w:t>’</w:t>
        </w:r>
      </w:ins>
      <w:r w:rsidRPr="00F94CB9">
        <w:rPr>
          <w:sz w:val="28"/>
          <w:szCs w:val="28"/>
          <w:lang w:val="fr-FR"/>
          <w:rPrChange w:id="7062" w:author="Peng Luqi" w:date="2019-10-13T14:50:00Z">
            <w:rPr>
              <w:lang w:val="fr-FR"/>
            </w:rPr>
          </w:rPrChange>
        </w:rPr>
        <w:t>avenir, êtes-vous toujours hésitant ? Réfléchissez-y. Est-ce le cas ?</w:t>
      </w:r>
    </w:p>
    <w:p w:rsidR="002B38DF" w:rsidRPr="00F94CB9" w:rsidRDefault="002B38DF">
      <w:pPr>
        <w:pStyle w:val="a3"/>
        <w:ind w:left="170" w:right="170"/>
        <w:jc w:val="both"/>
        <w:rPr>
          <w:lang w:val="fr-FR"/>
          <w:rPrChange w:id="7063" w:author="Peng Luqi" w:date="2019-10-13T14:50:00Z">
            <w:rPr>
              <w:sz w:val="22"/>
              <w:lang w:val="fr-FR"/>
            </w:rPr>
          </w:rPrChange>
        </w:rPr>
        <w:pPrChange w:id="7064" w:author="Peng Luqi" w:date="2019-10-13T14:20:00Z">
          <w:pPr>
            <w:pStyle w:val="a3"/>
          </w:pPr>
        </w:pPrChange>
      </w:pPr>
    </w:p>
    <w:p w:rsidR="002B38DF" w:rsidRPr="00F94CB9" w:rsidRDefault="00716360">
      <w:pPr>
        <w:ind w:left="170" w:right="170"/>
        <w:jc w:val="both"/>
        <w:rPr>
          <w:sz w:val="28"/>
          <w:szCs w:val="28"/>
          <w:lang w:val="fr-FR"/>
          <w:rPrChange w:id="7065" w:author="Peng Luqi" w:date="2019-10-13T14:50:00Z">
            <w:rPr>
              <w:lang w:val="fr-FR"/>
            </w:rPr>
          </w:rPrChange>
        </w:rPr>
        <w:pPrChange w:id="7066" w:author="Peng Luqi" w:date="2019-10-13T14:20:00Z">
          <w:pPr>
            <w:spacing w:before="1"/>
            <w:ind w:left="130" w:right="183"/>
            <w:jc w:val="both"/>
          </w:pPr>
        </w:pPrChange>
      </w:pPr>
      <w:r w:rsidRPr="00F94CB9">
        <w:rPr>
          <w:sz w:val="28"/>
          <w:szCs w:val="28"/>
          <w:lang w:val="fr-FR"/>
          <w:rPrChange w:id="7067" w:author="Peng Luqi" w:date="2019-10-13T14:50:00Z">
            <w:rPr>
              <w:lang w:val="fr-FR"/>
            </w:rPr>
          </w:rPrChange>
        </w:rPr>
        <w:t>Maintenant,</w:t>
      </w:r>
      <w:r w:rsidRPr="00F94CB9">
        <w:rPr>
          <w:spacing w:val="-9"/>
          <w:sz w:val="28"/>
          <w:szCs w:val="28"/>
          <w:lang w:val="fr-FR"/>
          <w:rPrChange w:id="7068" w:author="Peng Luqi" w:date="2019-10-13T14:50:00Z">
            <w:rPr>
              <w:spacing w:val="-9"/>
              <w:lang w:val="fr-FR"/>
            </w:rPr>
          </w:rPrChange>
        </w:rPr>
        <w:t xml:space="preserve"> </w:t>
      </w:r>
      <w:r w:rsidRPr="00F94CB9">
        <w:rPr>
          <w:sz w:val="28"/>
          <w:szCs w:val="28"/>
          <w:lang w:val="fr-FR"/>
          <w:rPrChange w:id="7069" w:author="Peng Luqi" w:date="2019-10-13T14:50:00Z">
            <w:rPr>
              <w:lang w:val="fr-FR"/>
            </w:rPr>
          </w:rPrChange>
        </w:rPr>
        <w:t>pouvez-vous</w:t>
      </w:r>
      <w:r w:rsidRPr="00F94CB9">
        <w:rPr>
          <w:spacing w:val="-8"/>
          <w:sz w:val="28"/>
          <w:szCs w:val="28"/>
          <w:lang w:val="fr-FR"/>
          <w:rPrChange w:id="7070" w:author="Peng Luqi" w:date="2019-10-13T14:50:00Z">
            <w:rPr>
              <w:spacing w:val="-8"/>
              <w:lang w:val="fr-FR"/>
            </w:rPr>
          </w:rPrChange>
        </w:rPr>
        <w:t xml:space="preserve"> </w:t>
      </w:r>
      <w:r w:rsidRPr="00F94CB9">
        <w:rPr>
          <w:sz w:val="28"/>
          <w:szCs w:val="28"/>
          <w:lang w:val="fr-FR"/>
          <w:rPrChange w:id="7071" w:author="Peng Luqi" w:date="2019-10-13T14:50:00Z">
            <w:rPr>
              <w:lang w:val="fr-FR"/>
            </w:rPr>
          </w:rPrChange>
        </w:rPr>
        <w:t>comprendre</w:t>
      </w:r>
      <w:r w:rsidRPr="00F94CB9">
        <w:rPr>
          <w:spacing w:val="-9"/>
          <w:sz w:val="28"/>
          <w:szCs w:val="28"/>
          <w:lang w:val="fr-FR"/>
          <w:rPrChange w:id="7072" w:author="Peng Luqi" w:date="2019-10-13T14:50:00Z">
            <w:rPr>
              <w:spacing w:val="-9"/>
              <w:lang w:val="fr-FR"/>
            </w:rPr>
          </w:rPrChange>
        </w:rPr>
        <w:t xml:space="preserve"> </w:t>
      </w:r>
      <w:r w:rsidRPr="00F94CB9">
        <w:rPr>
          <w:sz w:val="28"/>
          <w:szCs w:val="28"/>
          <w:lang w:val="fr-FR"/>
          <w:rPrChange w:id="7073" w:author="Peng Luqi" w:date="2019-10-13T14:50:00Z">
            <w:rPr>
              <w:lang w:val="fr-FR"/>
            </w:rPr>
          </w:rPrChange>
        </w:rPr>
        <w:t>pourquoi</w:t>
      </w:r>
      <w:r w:rsidRPr="00F94CB9">
        <w:rPr>
          <w:spacing w:val="-8"/>
          <w:sz w:val="28"/>
          <w:szCs w:val="28"/>
          <w:lang w:val="fr-FR"/>
          <w:rPrChange w:id="7074" w:author="Peng Luqi" w:date="2019-10-13T14:50:00Z">
            <w:rPr>
              <w:spacing w:val="-8"/>
              <w:lang w:val="fr-FR"/>
            </w:rPr>
          </w:rPrChange>
        </w:rPr>
        <w:t xml:space="preserve"> </w:t>
      </w:r>
      <w:r w:rsidRPr="00F94CB9">
        <w:rPr>
          <w:sz w:val="28"/>
          <w:szCs w:val="28"/>
          <w:lang w:val="fr-FR"/>
          <w:rPrChange w:id="7075" w:author="Peng Luqi" w:date="2019-10-13T14:50:00Z">
            <w:rPr>
              <w:lang w:val="fr-FR"/>
            </w:rPr>
          </w:rPrChange>
        </w:rPr>
        <w:t>je</w:t>
      </w:r>
      <w:r w:rsidRPr="00F94CB9">
        <w:rPr>
          <w:spacing w:val="-9"/>
          <w:sz w:val="28"/>
          <w:szCs w:val="28"/>
          <w:lang w:val="fr-FR"/>
          <w:rPrChange w:id="7076" w:author="Peng Luqi" w:date="2019-10-13T14:50:00Z">
            <w:rPr>
              <w:spacing w:val="-9"/>
              <w:lang w:val="fr-FR"/>
            </w:rPr>
          </w:rPrChange>
        </w:rPr>
        <w:t xml:space="preserve"> </w:t>
      </w:r>
      <w:r w:rsidRPr="00F94CB9">
        <w:rPr>
          <w:sz w:val="28"/>
          <w:szCs w:val="28"/>
          <w:lang w:val="fr-FR"/>
          <w:rPrChange w:id="7077" w:author="Peng Luqi" w:date="2019-10-13T14:50:00Z">
            <w:rPr>
              <w:lang w:val="fr-FR"/>
            </w:rPr>
          </w:rPrChange>
        </w:rPr>
        <w:t>dis</w:t>
      </w:r>
      <w:r w:rsidRPr="00F94CB9">
        <w:rPr>
          <w:spacing w:val="-8"/>
          <w:sz w:val="28"/>
          <w:szCs w:val="28"/>
          <w:lang w:val="fr-FR"/>
          <w:rPrChange w:id="7078" w:author="Peng Luqi" w:date="2019-10-13T14:50:00Z">
            <w:rPr>
              <w:spacing w:val="-8"/>
              <w:lang w:val="fr-FR"/>
            </w:rPr>
          </w:rPrChange>
        </w:rPr>
        <w:t xml:space="preserve"> </w:t>
      </w:r>
      <w:r w:rsidRPr="00F94CB9">
        <w:rPr>
          <w:sz w:val="28"/>
          <w:szCs w:val="28"/>
          <w:lang w:val="fr-FR"/>
          <w:rPrChange w:id="7079" w:author="Peng Luqi" w:date="2019-10-13T14:50:00Z">
            <w:rPr>
              <w:lang w:val="fr-FR"/>
            </w:rPr>
          </w:rPrChange>
        </w:rPr>
        <w:t>que</w:t>
      </w:r>
      <w:r w:rsidRPr="00F94CB9">
        <w:rPr>
          <w:spacing w:val="-10"/>
          <w:sz w:val="28"/>
          <w:szCs w:val="28"/>
          <w:lang w:val="fr-FR"/>
          <w:rPrChange w:id="7080" w:author="Peng Luqi" w:date="2019-10-13T14:50:00Z">
            <w:rPr>
              <w:spacing w:val="-10"/>
              <w:lang w:val="fr-FR"/>
            </w:rPr>
          </w:rPrChange>
        </w:rPr>
        <w:t xml:space="preserve"> </w:t>
      </w:r>
      <w:r w:rsidRPr="00F94CB9">
        <w:rPr>
          <w:sz w:val="28"/>
          <w:szCs w:val="28"/>
          <w:lang w:val="fr-FR"/>
          <w:rPrChange w:id="7081" w:author="Peng Luqi" w:date="2019-10-13T14:50:00Z">
            <w:rPr>
              <w:lang w:val="fr-FR"/>
            </w:rPr>
          </w:rPrChange>
        </w:rPr>
        <w:t>«</w:t>
      </w:r>
      <w:r w:rsidRPr="00F94CB9">
        <w:rPr>
          <w:spacing w:val="-3"/>
          <w:sz w:val="28"/>
          <w:szCs w:val="28"/>
          <w:lang w:val="fr-FR"/>
          <w:rPrChange w:id="7082" w:author="Peng Luqi" w:date="2019-10-13T14:50:00Z">
            <w:rPr>
              <w:spacing w:val="-3"/>
              <w:lang w:val="fr-FR"/>
            </w:rPr>
          </w:rPrChange>
        </w:rPr>
        <w:t xml:space="preserve"> </w:t>
      </w:r>
      <w:r w:rsidRPr="00F94CB9">
        <w:rPr>
          <w:sz w:val="28"/>
          <w:szCs w:val="28"/>
          <w:lang w:val="fr-FR"/>
          <w:rPrChange w:id="7083" w:author="Peng Luqi" w:date="2019-10-13T14:50:00Z">
            <w:rPr>
              <w:lang w:val="fr-FR"/>
            </w:rPr>
          </w:rPrChange>
        </w:rPr>
        <w:t>les</w:t>
      </w:r>
      <w:r w:rsidRPr="00F94CB9">
        <w:rPr>
          <w:spacing w:val="-9"/>
          <w:sz w:val="28"/>
          <w:szCs w:val="28"/>
          <w:lang w:val="fr-FR"/>
          <w:rPrChange w:id="7084" w:author="Peng Luqi" w:date="2019-10-13T14:50:00Z">
            <w:rPr>
              <w:spacing w:val="-9"/>
              <w:lang w:val="fr-FR"/>
            </w:rPr>
          </w:rPrChange>
        </w:rPr>
        <w:t xml:space="preserve"> </w:t>
      </w:r>
      <w:r w:rsidRPr="00F94CB9">
        <w:rPr>
          <w:sz w:val="28"/>
          <w:szCs w:val="28"/>
          <w:lang w:val="fr-FR"/>
          <w:rPrChange w:id="7085" w:author="Peng Luqi" w:date="2019-10-13T14:50:00Z">
            <w:rPr>
              <w:lang w:val="fr-FR"/>
            </w:rPr>
          </w:rPrChange>
        </w:rPr>
        <w:t>personnes</w:t>
      </w:r>
      <w:r w:rsidRPr="00F94CB9">
        <w:rPr>
          <w:spacing w:val="-8"/>
          <w:sz w:val="28"/>
          <w:szCs w:val="28"/>
          <w:lang w:val="fr-FR"/>
          <w:rPrChange w:id="7086" w:author="Peng Luqi" w:date="2019-10-13T14:50:00Z">
            <w:rPr>
              <w:spacing w:val="-8"/>
              <w:lang w:val="fr-FR"/>
            </w:rPr>
          </w:rPrChange>
        </w:rPr>
        <w:t xml:space="preserve"> </w:t>
      </w:r>
      <w:r w:rsidRPr="00F94CB9">
        <w:rPr>
          <w:sz w:val="28"/>
          <w:szCs w:val="28"/>
          <w:lang w:val="fr-FR"/>
          <w:rPrChange w:id="7087" w:author="Peng Luqi" w:date="2019-10-13T14:50:00Z">
            <w:rPr>
              <w:lang w:val="fr-FR"/>
            </w:rPr>
          </w:rPrChange>
        </w:rPr>
        <w:t>actives</w:t>
      </w:r>
      <w:r w:rsidRPr="00F94CB9">
        <w:rPr>
          <w:spacing w:val="-9"/>
          <w:sz w:val="28"/>
          <w:szCs w:val="28"/>
          <w:lang w:val="fr-FR"/>
          <w:rPrChange w:id="7088" w:author="Peng Luqi" w:date="2019-10-13T14:50:00Z">
            <w:rPr>
              <w:spacing w:val="-9"/>
              <w:lang w:val="fr-FR"/>
            </w:rPr>
          </w:rPrChange>
        </w:rPr>
        <w:t xml:space="preserve"> </w:t>
      </w:r>
      <w:r w:rsidRPr="00F94CB9">
        <w:rPr>
          <w:sz w:val="28"/>
          <w:szCs w:val="28"/>
          <w:lang w:val="fr-FR"/>
          <w:rPrChange w:id="7089" w:author="Peng Luqi" w:date="2019-10-13T14:50:00Z">
            <w:rPr>
              <w:lang w:val="fr-FR"/>
            </w:rPr>
          </w:rPrChange>
        </w:rPr>
        <w:t>ne</w:t>
      </w:r>
      <w:r w:rsidRPr="00F94CB9">
        <w:rPr>
          <w:spacing w:val="-7"/>
          <w:sz w:val="28"/>
          <w:szCs w:val="28"/>
          <w:lang w:val="fr-FR"/>
          <w:rPrChange w:id="7090" w:author="Peng Luqi" w:date="2019-10-13T14:50:00Z">
            <w:rPr>
              <w:spacing w:val="-7"/>
              <w:lang w:val="fr-FR"/>
            </w:rPr>
          </w:rPrChange>
        </w:rPr>
        <w:t xml:space="preserve"> </w:t>
      </w:r>
      <w:r w:rsidRPr="00F94CB9">
        <w:rPr>
          <w:sz w:val="28"/>
          <w:szCs w:val="28"/>
          <w:lang w:val="fr-FR"/>
          <w:rPrChange w:id="7091" w:author="Peng Luqi" w:date="2019-10-13T14:50:00Z">
            <w:rPr>
              <w:lang w:val="fr-FR"/>
            </w:rPr>
          </w:rPrChange>
        </w:rPr>
        <w:t>croient</w:t>
      </w:r>
      <w:r w:rsidRPr="00F94CB9">
        <w:rPr>
          <w:spacing w:val="-9"/>
          <w:sz w:val="28"/>
          <w:szCs w:val="28"/>
          <w:lang w:val="fr-FR"/>
          <w:rPrChange w:id="7092" w:author="Peng Luqi" w:date="2019-10-13T14:50:00Z">
            <w:rPr>
              <w:spacing w:val="-9"/>
              <w:lang w:val="fr-FR"/>
            </w:rPr>
          </w:rPrChange>
        </w:rPr>
        <w:t xml:space="preserve"> </w:t>
      </w:r>
      <w:r w:rsidRPr="00F94CB9">
        <w:rPr>
          <w:sz w:val="28"/>
          <w:szCs w:val="28"/>
          <w:lang w:val="fr-FR"/>
          <w:rPrChange w:id="7093" w:author="Peng Luqi" w:date="2019-10-13T14:50:00Z">
            <w:rPr>
              <w:lang w:val="fr-FR"/>
            </w:rPr>
          </w:rPrChange>
        </w:rPr>
        <w:t>pas</w:t>
      </w:r>
      <w:r w:rsidRPr="00F94CB9">
        <w:rPr>
          <w:spacing w:val="-8"/>
          <w:sz w:val="28"/>
          <w:szCs w:val="28"/>
          <w:lang w:val="fr-FR"/>
          <w:rPrChange w:id="7094" w:author="Peng Luqi" w:date="2019-10-13T14:50:00Z">
            <w:rPr>
              <w:spacing w:val="-8"/>
              <w:lang w:val="fr-FR"/>
            </w:rPr>
          </w:rPrChange>
        </w:rPr>
        <w:t xml:space="preserve"> </w:t>
      </w:r>
      <w:r w:rsidRPr="00F94CB9">
        <w:rPr>
          <w:sz w:val="28"/>
          <w:szCs w:val="28"/>
          <w:lang w:val="fr-FR"/>
          <w:rPrChange w:id="7095" w:author="Peng Luqi" w:date="2019-10-13T14:50:00Z">
            <w:rPr>
              <w:lang w:val="fr-FR"/>
            </w:rPr>
          </w:rPrChange>
        </w:rPr>
        <w:t>du</w:t>
      </w:r>
      <w:r w:rsidRPr="00F94CB9">
        <w:rPr>
          <w:spacing w:val="-8"/>
          <w:sz w:val="28"/>
          <w:szCs w:val="28"/>
          <w:lang w:val="fr-FR"/>
          <w:rPrChange w:id="7096" w:author="Peng Luqi" w:date="2019-10-13T14:50:00Z">
            <w:rPr>
              <w:spacing w:val="-8"/>
              <w:lang w:val="fr-FR"/>
            </w:rPr>
          </w:rPrChange>
        </w:rPr>
        <w:t xml:space="preserve"> </w:t>
      </w:r>
      <w:r w:rsidRPr="00F94CB9">
        <w:rPr>
          <w:sz w:val="28"/>
          <w:szCs w:val="28"/>
          <w:lang w:val="fr-FR"/>
          <w:rPrChange w:id="7097" w:author="Peng Luqi" w:date="2019-10-13T14:50:00Z">
            <w:rPr>
              <w:lang w:val="fr-FR"/>
            </w:rPr>
          </w:rPrChange>
        </w:rPr>
        <w:t>tout au destin » ? Parce que ces personnes trouveront une pensée logique simple et correcte, qui leur fait couper complètement le lien certain entre le passé et le</w:t>
      </w:r>
      <w:r w:rsidRPr="00F94CB9">
        <w:rPr>
          <w:spacing w:val="-14"/>
          <w:sz w:val="28"/>
          <w:szCs w:val="28"/>
          <w:lang w:val="fr-FR"/>
          <w:rPrChange w:id="7098" w:author="Peng Luqi" w:date="2019-10-13T14:50:00Z">
            <w:rPr>
              <w:spacing w:val="-14"/>
              <w:lang w:val="fr-FR"/>
            </w:rPr>
          </w:rPrChange>
        </w:rPr>
        <w:t xml:space="preserve"> </w:t>
      </w:r>
      <w:r w:rsidRPr="00F94CB9">
        <w:rPr>
          <w:sz w:val="28"/>
          <w:szCs w:val="28"/>
          <w:lang w:val="fr-FR"/>
          <w:rPrChange w:id="7099" w:author="Peng Luqi" w:date="2019-10-13T14:50:00Z">
            <w:rPr>
              <w:lang w:val="fr-FR"/>
            </w:rPr>
          </w:rPrChange>
        </w:rPr>
        <w:t>futur.</w:t>
      </w:r>
    </w:p>
    <w:p w:rsidR="002B38DF" w:rsidRPr="00F94CB9" w:rsidRDefault="002B38DF">
      <w:pPr>
        <w:pStyle w:val="a3"/>
        <w:ind w:left="170" w:right="170"/>
        <w:jc w:val="both"/>
        <w:rPr>
          <w:lang w:val="fr-FR"/>
          <w:rPrChange w:id="7100" w:author="Peng Luqi" w:date="2019-10-13T14:50:00Z">
            <w:rPr>
              <w:sz w:val="22"/>
              <w:lang w:val="fr-FR"/>
            </w:rPr>
          </w:rPrChange>
        </w:rPr>
        <w:pPrChange w:id="7101" w:author="Peng Luqi" w:date="2019-10-13T14:20:00Z">
          <w:pPr>
            <w:pStyle w:val="a3"/>
          </w:pPr>
        </w:pPrChange>
      </w:pPr>
    </w:p>
    <w:p w:rsidR="002B38DF" w:rsidRPr="00F94CB9" w:rsidRDefault="00716360">
      <w:pPr>
        <w:ind w:left="170" w:right="170"/>
        <w:jc w:val="both"/>
        <w:rPr>
          <w:sz w:val="28"/>
          <w:szCs w:val="28"/>
          <w:lang w:val="fr-FR"/>
          <w:rPrChange w:id="7102" w:author="Peng Luqi" w:date="2019-10-13T14:50:00Z">
            <w:rPr>
              <w:lang w:val="fr-FR"/>
            </w:rPr>
          </w:rPrChange>
        </w:rPr>
        <w:pPrChange w:id="7103" w:author="Peng Luqi" w:date="2019-10-13T14:20:00Z">
          <w:pPr>
            <w:ind w:left="130" w:right="180"/>
            <w:jc w:val="both"/>
          </w:pPr>
        </w:pPrChange>
      </w:pPr>
      <w:r w:rsidRPr="00F94CB9">
        <w:rPr>
          <w:sz w:val="28"/>
          <w:szCs w:val="28"/>
          <w:lang w:val="fr-FR"/>
          <w:rPrChange w:id="7104" w:author="Peng Luqi" w:date="2019-10-13T14:50:00Z">
            <w:rPr>
              <w:lang w:val="fr-FR"/>
            </w:rPr>
          </w:rPrChange>
        </w:rPr>
        <w:t>La base la plus éloquente vient du probabilisme familier. Avez-vous entendu parler du paralogisme du joueur ? Les joueurs ne connaissent pas le concept de probabilité concernant les événements indépendants, donc, ils ne comprennent pas que le recto et le verso du prochain lancer d</w:t>
      </w:r>
      <w:del w:id="7105" w:author="Peng Luqi" w:date="2019-10-13T14:43:00Z">
        <w:r w:rsidRPr="00F94CB9" w:rsidDel="00EF666F">
          <w:rPr>
            <w:sz w:val="28"/>
            <w:szCs w:val="28"/>
            <w:lang w:val="fr-FR"/>
            <w:rPrChange w:id="7106" w:author="Peng Luqi" w:date="2019-10-13T14:50:00Z">
              <w:rPr>
                <w:lang w:val="fr-FR"/>
              </w:rPr>
            </w:rPrChange>
          </w:rPr>
          <w:delText>’</w:delText>
        </w:r>
      </w:del>
      <w:ins w:id="7107" w:author="Peng Luqi" w:date="2019-10-13T14:43:00Z">
        <w:r w:rsidR="00EF666F" w:rsidRPr="00F94CB9">
          <w:rPr>
            <w:sz w:val="28"/>
            <w:szCs w:val="28"/>
            <w:lang w:val="fr-FR"/>
            <w:rPrChange w:id="7108" w:author="Peng Luqi" w:date="2019-10-13T14:50:00Z">
              <w:rPr>
                <w:lang w:val="fr-FR"/>
              </w:rPr>
            </w:rPrChange>
          </w:rPr>
          <w:t>’</w:t>
        </w:r>
      </w:ins>
      <w:r w:rsidRPr="00F94CB9">
        <w:rPr>
          <w:sz w:val="28"/>
          <w:szCs w:val="28"/>
          <w:lang w:val="fr-FR"/>
          <w:rPrChange w:id="7109" w:author="Peng Luqi" w:date="2019-10-13T14:50:00Z">
            <w:rPr>
              <w:lang w:val="fr-FR"/>
            </w:rPr>
          </w:rPrChange>
        </w:rPr>
        <w:t>une pièce de monnaie est un événement indépendant, de sorte que tous les résultats précédents n</w:t>
      </w:r>
      <w:del w:id="7110" w:author="Peng Luqi" w:date="2019-10-13T14:43:00Z">
        <w:r w:rsidRPr="00F94CB9" w:rsidDel="00EF666F">
          <w:rPr>
            <w:sz w:val="28"/>
            <w:szCs w:val="28"/>
            <w:lang w:val="fr-FR"/>
            <w:rPrChange w:id="7111" w:author="Peng Luqi" w:date="2019-10-13T14:50:00Z">
              <w:rPr>
                <w:lang w:val="fr-FR"/>
              </w:rPr>
            </w:rPrChange>
          </w:rPr>
          <w:delText>’</w:delText>
        </w:r>
      </w:del>
      <w:ins w:id="7112" w:author="Peng Luqi" w:date="2019-10-13T14:43:00Z">
        <w:r w:rsidR="00EF666F" w:rsidRPr="00F94CB9">
          <w:rPr>
            <w:sz w:val="28"/>
            <w:szCs w:val="28"/>
            <w:lang w:val="fr-FR"/>
            <w:rPrChange w:id="7113" w:author="Peng Luqi" w:date="2019-10-13T14:50:00Z">
              <w:rPr>
                <w:lang w:val="fr-FR"/>
              </w:rPr>
            </w:rPrChange>
          </w:rPr>
          <w:t>’</w:t>
        </w:r>
      </w:ins>
      <w:r w:rsidRPr="00F94CB9">
        <w:rPr>
          <w:sz w:val="28"/>
          <w:szCs w:val="28"/>
          <w:lang w:val="fr-FR"/>
          <w:rPrChange w:id="7114" w:author="Peng Luqi" w:date="2019-10-13T14:50:00Z">
            <w:rPr>
              <w:lang w:val="fr-FR"/>
            </w:rPr>
          </w:rPrChange>
        </w:rPr>
        <w:t>affectent pas le résultat suivant. Pour le prochain lancer, la probabilité du recto ou du verso de la monnaie est toujours une sur deux.</w:t>
      </w:r>
    </w:p>
    <w:p w:rsidR="002B38DF" w:rsidRPr="00F94CB9" w:rsidRDefault="002B38DF">
      <w:pPr>
        <w:pStyle w:val="a3"/>
        <w:ind w:left="170" w:right="170"/>
        <w:jc w:val="both"/>
        <w:rPr>
          <w:lang w:val="fr-FR"/>
          <w:rPrChange w:id="7115" w:author="Peng Luqi" w:date="2019-10-13T14:50:00Z">
            <w:rPr>
              <w:sz w:val="22"/>
              <w:lang w:val="fr-FR"/>
            </w:rPr>
          </w:rPrChange>
        </w:rPr>
        <w:pPrChange w:id="7116" w:author="Peng Luqi" w:date="2019-10-13T14:20:00Z">
          <w:pPr>
            <w:pStyle w:val="a3"/>
            <w:spacing w:before="1"/>
          </w:pPr>
        </w:pPrChange>
      </w:pPr>
    </w:p>
    <w:p w:rsidR="002B38DF" w:rsidRDefault="00716360" w:rsidP="00CB23F4">
      <w:pPr>
        <w:ind w:left="170" w:right="170"/>
        <w:jc w:val="both"/>
        <w:rPr>
          <w:ins w:id="7117" w:author="Peng Luqi" w:date="2019-10-13T22:51:00Z"/>
          <w:sz w:val="28"/>
          <w:szCs w:val="28"/>
          <w:lang w:val="fr-FR"/>
        </w:rPr>
      </w:pPr>
      <w:r w:rsidRPr="00F94CB9">
        <w:rPr>
          <w:sz w:val="28"/>
          <w:szCs w:val="28"/>
          <w:lang w:val="fr-FR"/>
          <w:rPrChange w:id="7118" w:author="Peng Luqi" w:date="2019-10-13T14:50:00Z">
            <w:rPr>
              <w:lang w:val="fr-FR"/>
            </w:rPr>
          </w:rPrChange>
        </w:rPr>
        <w:t>N</w:t>
      </w:r>
      <w:del w:id="7119" w:author="Peng Luqi" w:date="2019-10-13T14:43:00Z">
        <w:r w:rsidRPr="00F94CB9" w:rsidDel="00EF666F">
          <w:rPr>
            <w:sz w:val="28"/>
            <w:szCs w:val="28"/>
            <w:lang w:val="fr-FR"/>
            <w:rPrChange w:id="7120" w:author="Peng Luqi" w:date="2019-10-13T14:50:00Z">
              <w:rPr>
                <w:lang w:val="fr-FR"/>
              </w:rPr>
            </w:rPrChange>
          </w:rPr>
          <w:delText>’</w:delText>
        </w:r>
      </w:del>
      <w:ins w:id="7121" w:author="Peng Luqi" w:date="2019-10-13T14:43:00Z">
        <w:r w:rsidR="00EF666F" w:rsidRPr="00F94CB9">
          <w:rPr>
            <w:sz w:val="28"/>
            <w:szCs w:val="28"/>
            <w:lang w:val="fr-FR"/>
            <w:rPrChange w:id="7122" w:author="Peng Luqi" w:date="2019-10-13T14:50:00Z">
              <w:rPr>
                <w:lang w:val="fr-FR"/>
              </w:rPr>
            </w:rPrChange>
          </w:rPr>
          <w:t>’</w:t>
        </w:r>
      </w:ins>
      <w:r w:rsidRPr="00F94CB9">
        <w:rPr>
          <w:sz w:val="28"/>
          <w:szCs w:val="28"/>
          <w:lang w:val="fr-FR"/>
          <w:rPrChange w:id="7123" w:author="Peng Luqi" w:date="2019-10-13T14:50:00Z">
            <w:rPr>
              <w:lang w:val="fr-FR"/>
            </w:rPr>
          </w:rPrChange>
        </w:rPr>
        <w:t>ignorez jamais cette connaissance scientifique simple, ce qui a un impact très important pour nous. Toutefois,</w:t>
      </w:r>
      <w:r w:rsidRPr="00F94CB9">
        <w:rPr>
          <w:spacing w:val="-5"/>
          <w:sz w:val="28"/>
          <w:szCs w:val="28"/>
          <w:lang w:val="fr-FR"/>
          <w:rPrChange w:id="7124" w:author="Peng Luqi" w:date="2019-10-13T14:50:00Z">
            <w:rPr>
              <w:spacing w:val="-5"/>
              <w:lang w:val="fr-FR"/>
            </w:rPr>
          </w:rPrChange>
        </w:rPr>
        <w:t xml:space="preserve"> </w:t>
      </w:r>
      <w:r w:rsidRPr="00F94CB9">
        <w:rPr>
          <w:sz w:val="28"/>
          <w:szCs w:val="28"/>
          <w:lang w:val="fr-FR"/>
          <w:rPrChange w:id="7125" w:author="Peng Luqi" w:date="2019-10-13T14:50:00Z">
            <w:rPr>
              <w:lang w:val="fr-FR"/>
            </w:rPr>
          </w:rPrChange>
        </w:rPr>
        <w:t>la</w:t>
      </w:r>
      <w:r w:rsidRPr="00F94CB9">
        <w:rPr>
          <w:spacing w:val="-5"/>
          <w:sz w:val="28"/>
          <w:szCs w:val="28"/>
          <w:lang w:val="fr-FR"/>
          <w:rPrChange w:id="7126" w:author="Peng Luqi" w:date="2019-10-13T14:50:00Z">
            <w:rPr>
              <w:spacing w:val="-5"/>
              <w:lang w:val="fr-FR"/>
            </w:rPr>
          </w:rPrChange>
        </w:rPr>
        <w:t xml:space="preserve"> </w:t>
      </w:r>
      <w:r w:rsidRPr="00F94CB9">
        <w:rPr>
          <w:sz w:val="28"/>
          <w:szCs w:val="28"/>
          <w:lang w:val="fr-FR"/>
          <w:rPrChange w:id="7127" w:author="Peng Luqi" w:date="2019-10-13T14:50:00Z">
            <w:rPr>
              <w:lang w:val="fr-FR"/>
            </w:rPr>
          </w:rPrChange>
        </w:rPr>
        <w:t>plupart</w:t>
      </w:r>
      <w:r w:rsidRPr="00F94CB9">
        <w:rPr>
          <w:spacing w:val="-5"/>
          <w:sz w:val="28"/>
          <w:szCs w:val="28"/>
          <w:lang w:val="fr-FR"/>
          <w:rPrChange w:id="7128" w:author="Peng Luqi" w:date="2019-10-13T14:50:00Z">
            <w:rPr>
              <w:spacing w:val="-5"/>
              <w:lang w:val="fr-FR"/>
            </w:rPr>
          </w:rPrChange>
        </w:rPr>
        <w:t xml:space="preserve"> </w:t>
      </w:r>
      <w:r w:rsidRPr="00F94CB9">
        <w:rPr>
          <w:sz w:val="28"/>
          <w:szCs w:val="28"/>
          <w:lang w:val="fr-FR"/>
          <w:rPrChange w:id="7129" w:author="Peng Luqi" w:date="2019-10-13T14:50:00Z">
            <w:rPr>
              <w:lang w:val="fr-FR"/>
            </w:rPr>
          </w:rPrChange>
        </w:rPr>
        <w:t>des</w:t>
      </w:r>
      <w:r w:rsidRPr="00F94CB9">
        <w:rPr>
          <w:spacing w:val="-4"/>
          <w:sz w:val="28"/>
          <w:szCs w:val="28"/>
          <w:lang w:val="fr-FR"/>
          <w:rPrChange w:id="7130" w:author="Peng Luqi" w:date="2019-10-13T14:50:00Z">
            <w:rPr>
              <w:spacing w:val="-4"/>
              <w:lang w:val="fr-FR"/>
            </w:rPr>
          </w:rPrChange>
        </w:rPr>
        <w:t xml:space="preserve"> </w:t>
      </w:r>
      <w:r w:rsidRPr="00F94CB9">
        <w:rPr>
          <w:sz w:val="28"/>
          <w:szCs w:val="28"/>
          <w:lang w:val="fr-FR"/>
          <w:rPrChange w:id="7131" w:author="Peng Luqi" w:date="2019-10-13T14:50:00Z">
            <w:rPr>
              <w:lang w:val="fr-FR"/>
            </w:rPr>
          </w:rPrChange>
        </w:rPr>
        <w:t>gens</w:t>
      </w:r>
      <w:r w:rsidRPr="00F94CB9">
        <w:rPr>
          <w:spacing w:val="-5"/>
          <w:sz w:val="28"/>
          <w:szCs w:val="28"/>
          <w:lang w:val="fr-FR"/>
          <w:rPrChange w:id="7132" w:author="Peng Luqi" w:date="2019-10-13T14:50:00Z">
            <w:rPr>
              <w:spacing w:val="-5"/>
              <w:lang w:val="fr-FR"/>
            </w:rPr>
          </w:rPrChange>
        </w:rPr>
        <w:t xml:space="preserve"> </w:t>
      </w:r>
      <w:r w:rsidRPr="00F94CB9">
        <w:rPr>
          <w:sz w:val="28"/>
          <w:szCs w:val="28"/>
          <w:lang w:val="fr-FR"/>
          <w:rPrChange w:id="7133" w:author="Peng Luqi" w:date="2019-10-13T14:50:00Z">
            <w:rPr>
              <w:lang w:val="fr-FR"/>
            </w:rPr>
          </w:rPrChange>
        </w:rPr>
        <w:t>le</w:t>
      </w:r>
      <w:r w:rsidRPr="00F94CB9">
        <w:rPr>
          <w:spacing w:val="-5"/>
          <w:sz w:val="28"/>
          <w:szCs w:val="28"/>
          <w:lang w:val="fr-FR"/>
          <w:rPrChange w:id="7134" w:author="Peng Luqi" w:date="2019-10-13T14:50:00Z">
            <w:rPr>
              <w:spacing w:val="-5"/>
              <w:lang w:val="fr-FR"/>
            </w:rPr>
          </w:rPrChange>
        </w:rPr>
        <w:t xml:space="preserve"> </w:t>
      </w:r>
      <w:r w:rsidRPr="00F94CB9">
        <w:rPr>
          <w:sz w:val="28"/>
          <w:szCs w:val="28"/>
          <w:lang w:val="fr-FR"/>
          <w:rPrChange w:id="7135" w:author="Peng Luqi" w:date="2019-10-13T14:50:00Z">
            <w:rPr>
              <w:lang w:val="fr-FR"/>
            </w:rPr>
          </w:rPrChange>
        </w:rPr>
        <w:t>savent</w:t>
      </w:r>
      <w:r w:rsidRPr="00F94CB9">
        <w:rPr>
          <w:spacing w:val="-4"/>
          <w:sz w:val="28"/>
          <w:szCs w:val="28"/>
          <w:lang w:val="fr-FR"/>
          <w:rPrChange w:id="7136" w:author="Peng Luqi" w:date="2019-10-13T14:50:00Z">
            <w:rPr>
              <w:spacing w:val="-4"/>
              <w:lang w:val="fr-FR"/>
            </w:rPr>
          </w:rPrChange>
        </w:rPr>
        <w:t xml:space="preserve"> </w:t>
      </w:r>
      <w:r w:rsidRPr="00F94CB9">
        <w:rPr>
          <w:sz w:val="28"/>
          <w:szCs w:val="28"/>
          <w:lang w:val="fr-FR"/>
          <w:rPrChange w:id="7137" w:author="Peng Luqi" w:date="2019-10-13T14:50:00Z">
            <w:rPr>
              <w:lang w:val="fr-FR"/>
            </w:rPr>
          </w:rPrChange>
        </w:rPr>
        <w:t>et</w:t>
      </w:r>
      <w:r w:rsidRPr="00F94CB9">
        <w:rPr>
          <w:spacing w:val="-5"/>
          <w:sz w:val="28"/>
          <w:szCs w:val="28"/>
          <w:lang w:val="fr-FR"/>
          <w:rPrChange w:id="7138" w:author="Peng Luqi" w:date="2019-10-13T14:50:00Z">
            <w:rPr>
              <w:spacing w:val="-5"/>
              <w:lang w:val="fr-FR"/>
            </w:rPr>
          </w:rPrChange>
        </w:rPr>
        <w:t xml:space="preserve"> </w:t>
      </w:r>
      <w:r w:rsidRPr="00F94CB9">
        <w:rPr>
          <w:sz w:val="28"/>
          <w:szCs w:val="28"/>
          <w:lang w:val="fr-FR"/>
          <w:rPrChange w:id="7139" w:author="Peng Luqi" w:date="2019-10-13T14:50:00Z">
            <w:rPr>
              <w:lang w:val="fr-FR"/>
            </w:rPr>
          </w:rPrChange>
        </w:rPr>
        <w:t>l</w:t>
      </w:r>
      <w:del w:id="7140" w:author="Peng Luqi" w:date="2019-10-13T14:43:00Z">
        <w:r w:rsidRPr="00F94CB9" w:rsidDel="00EF666F">
          <w:rPr>
            <w:sz w:val="28"/>
            <w:szCs w:val="28"/>
            <w:lang w:val="fr-FR"/>
            <w:rPrChange w:id="7141" w:author="Peng Luqi" w:date="2019-10-13T14:50:00Z">
              <w:rPr>
                <w:lang w:val="fr-FR"/>
              </w:rPr>
            </w:rPrChange>
          </w:rPr>
          <w:delText>’</w:delText>
        </w:r>
      </w:del>
      <w:ins w:id="7142" w:author="Peng Luqi" w:date="2019-10-13T14:43:00Z">
        <w:r w:rsidR="00EF666F" w:rsidRPr="00F94CB9">
          <w:rPr>
            <w:sz w:val="28"/>
            <w:szCs w:val="28"/>
            <w:lang w:val="fr-FR"/>
            <w:rPrChange w:id="7143" w:author="Peng Luqi" w:date="2019-10-13T14:50:00Z">
              <w:rPr>
                <w:lang w:val="fr-FR"/>
              </w:rPr>
            </w:rPrChange>
          </w:rPr>
          <w:t>’</w:t>
        </w:r>
      </w:ins>
      <w:r w:rsidRPr="00F94CB9">
        <w:rPr>
          <w:sz w:val="28"/>
          <w:szCs w:val="28"/>
          <w:lang w:val="fr-FR"/>
          <w:rPrChange w:id="7144" w:author="Peng Luqi" w:date="2019-10-13T14:50:00Z">
            <w:rPr>
              <w:lang w:val="fr-FR"/>
            </w:rPr>
          </w:rPrChange>
        </w:rPr>
        <w:t>apprennent,</w:t>
      </w:r>
      <w:r w:rsidRPr="00F94CB9">
        <w:rPr>
          <w:spacing w:val="-5"/>
          <w:sz w:val="28"/>
          <w:szCs w:val="28"/>
          <w:lang w:val="fr-FR"/>
          <w:rPrChange w:id="7145" w:author="Peng Luqi" w:date="2019-10-13T14:50:00Z">
            <w:rPr>
              <w:spacing w:val="-5"/>
              <w:lang w:val="fr-FR"/>
            </w:rPr>
          </w:rPrChange>
        </w:rPr>
        <w:t xml:space="preserve"> </w:t>
      </w:r>
      <w:r w:rsidRPr="00F94CB9">
        <w:rPr>
          <w:sz w:val="28"/>
          <w:szCs w:val="28"/>
          <w:lang w:val="fr-FR"/>
          <w:rPrChange w:id="7146" w:author="Peng Luqi" w:date="2019-10-13T14:50:00Z">
            <w:rPr>
              <w:lang w:val="fr-FR"/>
            </w:rPr>
          </w:rPrChange>
        </w:rPr>
        <w:t>mais</w:t>
      </w:r>
      <w:r w:rsidRPr="00F94CB9">
        <w:rPr>
          <w:spacing w:val="-4"/>
          <w:sz w:val="28"/>
          <w:szCs w:val="28"/>
          <w:lang w:val="fr-FR"/>
          <w:rPrChange w:id="7147" w:author="Peng Luqi" w:date="2019-10-13T14:50:00Z">
            <w:rPr>
              <w:spacing w:val="-4"/>
              <w:lang w:val="fr-FR"/>
            </w:rPr>
          </w:rPrChange>
        </w:rPr>
        <w:t xml:space="preserve"> </w:t>
      </w:r>
      <w:r w:rsidRPr="00F94CB9">
        <w:rPr>
          <w:sz w:val="28"/>
          <w:szCs w:val="28"/>
          <w:lang w:val="fr-FR"/>
          <w:rPrChange w:id="7148" w:author="Peng Luqi" w:date="2019-10-13T14:50:00Z">
            <w:rPr>
              <w:lang w:val="fr-FR"/>
            </w:rPr>
          </w:rPrChange>
        </w:rPr>
        <w:t>l</w:t>
      </w:r>
      <w:del w:id="7149" w:author="Peng Luqi" w:date="2019-10-13T14:43:00Z">
        <w:r w:rsidRPr="00F94CB9" w:rsidDel="00EF666F">
          <w:rPr>
            <w:sz w:val="28"/>
            <w:szCs w:val="28"/>
            <w:lang w:val="fr-FR"/>
            <w:rPrChange w:id="7150" w:author="Peng Luqi" w:date="2019-10-13T14:50:00Z">
              <w:rPr>
                <w:lang w:val="fr-FR"/>
              </w:rPr>
            </w:rPrChange>
          </w:rPr>
          <w:delText>’</w:delText>
        </w:r>
      </w:del>
      <w:ins w:id="7151" w:author="Peng Luqi" w:date="2019-10-13T14:43:00Z">
        <w:r w:rsidR="00EF666F" w:rsidRPr="00F94CB9">
          <w:rPr>
            <w:sz w:val="28"/>
            <w:szCs w:val="28"/>
            <w:lang w:val="fr-FR"/>
            <w:rPrChange w:id="7152" w:author="Peng Luqi" w:date="2019-10-13T14:50:00Z">
              <w:rPr>
                <w:lang w:val="fr-FR"/>
              </w:rPr>
            </w:rPrChange>
          </w:rPr>
          <w:t>’</w:t>
        </w:r>
      </w:ins>
      <w:r w:rsidRPr="00F94CB9">
        <w:rPr>
          <w:sz w:val="28"/>
          <w:szCs w:val="28"/>
          <w:lang w:val="fr-FR"/>
          <w:rPrChange w:id="7153" w:author="Peng Luqi" w:date="2019-10-13T14:50:00Z">
            <w:rPr>
              <w:lang w:val="fr-FR"/>
            </w:rPr>
          </w:rPrChange>
        </w:rPr>
        <w:t>utilisent</w:t>
      </w:r>
      <w:r w:rsidRPr="00F94CB9">
        <w:rPr>
          <w:spacing w:val="-5"/>
          <w:sz w:val="28"/>
          <w:szCs w:val="28"/>
          <w:lang w:val="fr-FR"/>
          <w:rPrChange w:id="7154" w:author="Peng Luqi" w:date="2019-10-13T14:50:00Z">
            <w:rPr>
              <w:spacing w:val="-5"/>
              <w:lang w:val="fr-FR"/>
            </w:rPr>
          </w:rPrChange>
        </w:rPr>
        <w:t xml:space="preserve"> </w:t>
      </w:r>
      <w:r w:rsidRPr="00F94CB9">
        <w:rPr>
          <w:sz w:val="28"/>
          <w:szCs w:val="28"/>
          <w:lang w:val="fr-FR"/>
          <w:rPrChange w:id="7155" w:author="Peng Luqi" w:date="2019-10-13T14:50:00Z">
            <w:rPr>
              <w:lang w:val="fr-FR"/>
            </w:rPr>
          </w:rPrChange>
        </w:rPr>
        <w:t>rarement.</w:t>
      </w:r>
      <w:r w:rsidRPr="00F94CB9">
        <w:rPr>
          <w:spacing w:val="-5"/>
          <w:sz w:val="28"/>
          <w:szCs w:val="28"/>
          <w:lang w:val="fr-FR"/>
          <w:rPrChange w:id="7156" w:author="Peng Luqi" w:date="2019-10-13T14:50:00Z">
            <w:rPr>
              <w:spacing w:val="-5"/>
              <w:lang w:val="fr-FR"/>
            </w:rPr>
          </w:rPrChange>
        </w:rPr>
        <w:t xml:space="preserve"> </w:t>
      </w:r>
      <w:r w:rsidRPr="00F94CB9">
        <w:rPr>
          <w:sz w:val="28"/>
          <w:szCs w:val="28"/>
          <w:lang w:val="fr-FR"/>
          <w:rPrChange w:id="7157" w:author="Peng Luqi" w:date="2019-10-13T14:50:00Z">
            <w:rPr>
              <w:lang w:val="fr-FR"/>
            </w:rPr>
          </w:rPrChange>
        </w:rPr>
        <w:t>Pour</w:t>
      </w:r>
      <w:r w:rsidRPr="00F94CB9">
        <w:rPr>
          <w:spacing w:val="-5"/>
          <w:sz w:val="28"/>
          <w:szCs w:val="28"/>
          <w:lang w:val="fr-FR"/>
          <w:rPrChange w:id="7158" w:author="Peng Luqi" w:date="2019-10-13T14:50:00Z">
            <w:rPr>
              <w:spacing w:val="-5"/>
              <w:lang w:val="fr-FR"/>
            </w:rPr>
          </w:rPrChange>
        </w:rPr>
        <w:t xml:space="preserve"> </w:t>
      </w:r>
      <w:r w:rsidRPr="00F94CB9">
        <w:rPr>
          <w:sz w:val="28"/>
          <w:szCs w:val="28"/>
          <w:lang w:val="fr-FR"/>
          <w:rPrChange w:id="7159" w:author="Peng Luqi" w:date="2019-10-13T14:50:00Z">
            <w:rPr>
              <w:lang w:val="fr-FR"/>
            </w:rPr>
          </w:rPrChange>
        </w:rPr>
        <w:t>le</w:t>
      </w:r>
      <w:r w:rsidRPr="00F94CB9">
        <w:rPr>
          <w:spacing w:val="-4"/>
          <w:sz w:val="28"/>
          <w:szCs w:val="28"/>
          <w:lang w:val="fr-FR"/>
          <w:rPrChange w:id="7160" w:author="Peng Luqi" w:date="2019-10-13T14:50:00Z">
            <w:rPr>
              <w:spacing w:val="-4"/>
              <w:lang w:val="fr-FR"/>
            </w:rPr>
          </w:rPrChange>
        </w:rPr>
        <w:t xml:space="preserve"> </w:t>
      </w:r>
      <w:r w:rsidRPr="00F94CB9">
        <w:rPr>
          <w:sz w:val="28"/>
          <w:szCs w:val="28"/>
          <w:lang w:val="fr-FR"/>
          <w:rPrChange w:id="7161" w:author="Peng Luqi" w:date="2019-10-13T14:50:00Z">
            <w:rPr>
              <w:lang w:val="fr-FR"/>
            </w:rPr>
          </w:rPrChange>
        </w:rPr>
        <w:t>faire,</w:t>
      </w:r>
      <w:r w:rsidRPr="00F94CB9">
        <w:rPr>
          <w:spacing w:val="-5"/>
          <w:sz w:val="28"/>
          <w:szCs w:val="28"/>
          <w:lang w:val="fr-FR"/>
          <w:rPrChange w:id="7162" w:author="Peng Luqi" w:date="2019-10-13T14:50:00Z">
            <w:rPr>
              <w:spacing w:val="-5"/>
              <w:lang w:val="fr-FR"/>
            </w:rPr>
          </w:rPrChange>
        </w:rPr>
        <w:t xml:space="preserve"> </w:t>
      </w:r>
      <w:r w:rsidRPr="00F94CB9">
        <w:rPr>
          <w:sz w:val="28"/>
          <w:szCs w:val="28"/>
          <w:lang w:val="fr-FR"/>
          <w:rPrChange w:id="7163" w:author="Peng Luqi" w:date="2019-10-13T14:50:00Z">
            <w:rPr>
              <w:lang w:val="fr-FR"/>
            </w:rPr>
          </w:rPrChange>
        </w:rPr>
        <w:t>ce</w:t>
      </w:r>
      <w:r w:rsidRPr="00F94CB9">
        <w:rPr>
          <w:spacing w:val="-5"/>
          <w:sz w:val="28"/>
          <w:szCs w:val="28"/>
          <w:lang w:val="fr-FR"/>
          <w:rPrChange w:id="7164" w:author="Peng Luqi" w:date="2019-10-13T14:50:00Z">
            <w:rPr>
              <w:spacing w:val="-5"/>
              <w:lang w:val="fr-FR"/>
            </w:rPr>
          </w:rPrChange>
        </w:rPr>
        <w:t xml:space="preserve"> </w:t>
      </w:r>
      <w:r w:rsidRPr="00F94CB9">
        <w:rPr>
          <w:sz w:val="28"/>
          <w:szCs w:val="28"/>
          <w:lang w:val="fr-FR"/>
          <w:rPrChange w:id="7165" w:author="Peng Luqi" w:date="2019-10-13T14:50:00Z">
            <w:rPr>
              <w:lang w:val="fr-FR"/>
            </w:rPr>
          </w:rPrChange>
        </w:rPr>
        <w:t>n</w:t>
      </w:r>
      <w:del w:id="7166" w:author="Peng Luqi" w:date="2019-10-13T14:43:00Z">
        <w:r w:rsidRPr="00F94CB9" w:rsidDel="00EF666F">
          <w:rPr>
            <w:sz w:val="28"/>
            <w:szCs w:val="28"/>
            <w:lang w:val="fr-FR"/>
            <w:rPrChange w:id="7167" w:author="Peng Luqi" w:date="2019-10-13T14:50:00Z">
              <w:rPr>
                <w:lang w:val="fr-FR"/>
              </w:rPr>
            </w:rPrChange>
          </w:rPr>
          <w:delText>’</w:delText>
        </w:r>
      </w:del>
      <w:ins w:id="7168" w:author="Peng Luqi" w:date="2019-10-13T14:43:00Z">
        <w:r w:rsidR="00EF666F" w:rsidRPr="00F94CB9">
          <w:rPr>
            <w:sz w:val="28"/>
            <w:szCs w:val="28"/>
            <w:lang w:val="fr-FR"/>
            <w:rPrChange w:id="7169" w:author="Peng Luqi" w:date="2019-10-13T14:50:00Z">
              <w:rPr>
                <w:lang w:val="fr-FR"/>
              </w:rPr>
            </w:rPrChange>
          </w:rPr>
          <w:t>’</w:t>
        </w:r>
      </w:ins>
      <w:r w:rsidRPr="00F94CB9">
        <w:rPr>
          <w:sz w:val="28"/>
          <w:szCs w:val="28"/>
          <w:lang w:val="fr-FR"/>
          <w:rPrChange w:id="7170" w:author="Peng Luqi" w:date="2019-10-13T14:50:00Z">
            <w:rPr>
              <w:lang w:val="fr-FR"/>
            </w:rPr>
          </w:rPrChange>
        </w:rPr>
        <w:t>est pas</w:t>
      </w:r>
      <w:r w:rsidRPr="00F94CB9">
        <w:rPr>
          <w:spacing w:val="-2"/>
          <w:sz w:val="28"/>
          <w:szCs w:val="28"/>
          <w:lang w:val="fr-FR"/>
          <w:rPrChange w:id="7171" w:author="Peng Luqi" w:date="2019-10-13T14:50:00Z">
            <w:rPr>
              <w:spacing w:val="-2"/>
              <w:lang w:val="fr-FR"/>
            </w:rPr>
          </w:rPrChange>
        </w:rPr>
        <w:t xml:space="preserve"> </w:t>
      </w:r>
      <w:r w:rsidRPr="00F94CB9">
        <w:rPr>
          <w:sz w:val="28"/>
          <w:szCs w:val="28"/>
          <w:lang w:val="fr-FR"/>
          <w:rPrChange w:id="7172" w:author="Peng Luqi" w:date="2019-10-13T14:50:00Z">
            <w:rPr>
              <w:lang w:val="fr-FR"/>
            </w:rPr>
          </w:rPrChange>
        </w:rPr>
        <w:t>possible.</w:t>
      </w:r>
    </w:p>
    <w:p w:rsidR="00037EAD" w:rsidRDefault="00037EAD" w:rsidP="00CB23F4">
      <w:pPr>
        <w:ind w:left="170" w:right="170"/>
        <w:jc w:val="both"/>
        <w:rPr>
          <w:ins w:id="7173" w:author="Peng Luqi" w:date="2019-10-13T22:51:00Z"/>
          <w:sz w:val="28"/>
          <w:szCs w:val="28"/>
          <w:lang w:val="fr-FR"/>
        </w:rPr>
      </w:pPr>
    </w:p>
    <w:p w:rsidR="00037EAD" w:rsidRPr="00F94CB9" w:rsidDel="00037EAD" w:rsidRDefault="00037EAD">
      <w:pPr>
        <w:ind w:left="170" w:right="170"/>
        <w:jc w:val="both"/>
        <w:rPr>
          <w:del w:id="7174" w:author="Peng Luqi" w:date="2019-10-13T22:51:00Z"/>
          <w:sz w:val="28"/>
          <w:szCs w:val="28"/>
          <w:lang w:val="fr-FR"/>
          <w:rPrChange w:id="7175" w:author="Peng Luqi" w:date="2019-10-13T14:50:00Z">
            <w:rPr>
              <w:del w:id="7176" w:author="Peng Luqi" w:date="2019-10-13T22:51:00Z"/>
              <w:lang w:val="fr-FR"/>
            </w:rPr>
          </w:rPrChange>
        </w:rPr>
        <w:pPrChange w:id="7177" w:author="Peng Luqi" w:date="2019-10-13T14:20:00Z">
          <w:pPr>
            <w:ind w:left="130" w:right="183"/>
            <w:jc w:val="both"/>
          </w:pPr>
        </w:pPrChange>
      </w:pPr>
    </w:p>
    <w:p w:rsidR="00000000" w:rsidRDefault="0010589D">
      <w:pPr>
        <w:ind w:left="170" w:right="170"/>
        <w:jc w:val="both"/>
        <w:rPr>
          <w:del w:id="7178" w:author="Peng Luqi" w:date="2019-10-13T22:51:00Z"/>
          <w:sz w:val="28"/>
          <w:szCs w:val="28"/>
          <w:lang w:val="fr-FR"/>
          <w:rPrChange w:id="7179" w:author="Peng Luqi" w:date="2019-10-13T14:50:00Z">
            <w:rPr>
              <w:del w:id="7180" w:author="Peng Luqi" w:date="2019-10-13T22:51:00Z"/>
              <w:lang w:val="fr-FR"/>
            </w:rPr>
          </w:rPrChange>
        </w:rPr>
        <w:sectPr w:rsidR="00000000">
          <w:pgSz w:w="11910" w:h="16840"/>
          <w:pgMar w:top="1360" w:right="1240" w:bottom="280" w:left="1320" w:header="720" w:footer="720" w:gutter="0"/>
          <w:cols w:space="720"/>
        </w:sectPr>
        <w:pPrChange w:id="7181" w:author="Peng Luqi" w:date="2019-10-13T14:20:00Z">
          <w:pPr>
            <w:jc w:val="both"/>
          </w:pPr>
        </w:pPrChange>
      </w:pPr>
    </w:p>
    <w:p w:rsidR="00FA3B19" w:rsidRDefault="00716360" w:rsidP="00CB23F4">
      <w:pPr>
        <w:ind w:left="170" w:right="170"/>
        <w:jc w:val="both"/>
        <w:rPr>
          <w:ins w:id="7182" w:author="Peng Luqi" w:date="2019-10-13T15:01:00Z"/>
          <w:sz w:val="28"/>
          <w:szCs w:val="28"/>
          <w:lang w:val="fr-FR"/>
        </w:rPr>
      </w:pPr>
      <w:r w:rsidRPr="00F94CB9">
        <w:rPr>
          <w:sz w:val="28"/>
          <w:szCs w:val="28"/>
          <w:lang w:val="fr-FR"/>
          <w:rPrChange w:id="7183" w:author="Peng Luqi" w:date="2019-10-13T14:50:00Z">
            <w:rPr>
              <w:lang w:val="fr-FR"/>
            </w:rPr>
          </w:rPrChange>
        </w:rPr>
        <w:t>Si</w:t>
      </w:r>
      <w:r w:rsidRPr="00F94CB9">
        <w:rPr>
          <w:spacing w:val="-9"/>
          <w:sz w:val="28"/>
          <w:szCs w:val="28"/>
          <w:lang w:val="fr-FR"/>
          <w:rPrChange w:id="7184" w:author="Peng Luqi" w:date="2019-10-13T14:50:00Z">
            <w:rPr>
              <w:spacing w:val="-9"/>
              <w:lang w:val="fr-FR"/>
            </w:rPr>
          </w:rPrChange>
        </w:rPr>
        <w:t xml:space="preserve"> </w:t>
      </w:r>
      <w:r w:rsidRPr="00F94CB9">
        <w:rPr>
          <w:sz w:val="28"/>
          <w:szCs w:val="28"/>
          <w:lang w:val="fr-FR"/>
          <w:rPrChange w:id="7185" w:author="Peng Luqi" w:date="2019-10-13T14:50:00Z">
            <w:rPr>
              <w:lang w:val="fr-FR"/>
            </w:rPr>
          </w:rPrChange>
        </w:rPr>
        <w:t>vous</w:t>
      </w:r>
      <w:r w:rsidRPr="00F94CB9">
        <w:rPr>
          <w:spacing w:val="-9"/>
          <w:sz w:val="28"/>
          <w:szCs w:val="28"/>
          <w:lang w:val="fr-FR"/>
          <w:rPrChange w:id="7186" w:author="Peng Luqi" w:date="2019-10-13T14:50:00Z">
            <w:rPr>
              <w:spacing w:val="-9"/>
              <w:lang w:val="fr-FR"/>
            </w:rPr>
          </w:rPrChange>
        </w:rPr>
        <w:t xml:space="preserve"> </w:t>
      </w:r>
      <w:r w:rsidRPr="00F94CB9">
        <w:rPr>
          <w:sz w:val="28"/>
          <w:szCs w:val="28"/>
          <w:lang w:val="fr-FR"/>
          <w:rPrChange w:id="7187" w:author="Peng Luqi" w:date="2019-10-13T14:50:00Z">
            <w:rPr>
              <w:lang w:val="fr-FR"/>
            </w:rPr>
          </w:rPrChange>
        </w:rPr>
        <w:t>pouvez</w:t>
      </w:r>
      <w:r w:rsidRPr="00F94CB9">
        <w:rPr>
          <w:spacing w:val="-9"/>
          <w:sz w:val="28"/>
          <w:szCs w:val="28"/>
          <w:lang w:val="fr-FR"/>
          <w:rPrChange w:id="7188" w:author="Peng Luqi" w:date="2019-10-13T14:50:00Z">
            <w:rPr>
              <w:spacing w:val="-9"/>
              <w:lang w:val="fr-FR"/>
            </w:rPr>
          </w:rPrChange>
        </w:rPr>
        <w:t xml:space="preserve"> </w:t>
      </w:r>
      <w:r w:rsidRPr="00F94CB9">
        <w:rPr>
          <w:sz w:val="28"/>
          <w:szCs w:val="28"/>
          <w:lang w:val="fr-FR"/>
          <w:rPrChange w:id="7189" w:author="Peng Luqi" w:date="2019-10-13T14:50:00Z">
            <w:rPr>
              <w:lang w:val="fr-FR"/>
            </w:rPr>
          </w:rPrChange>
        </w:rPr>
        <w:t>comprendre</w:t>
      </w:r>
      <w:r w:rsidRPr="00F94CB9">
        <w:rPr>
          <w:spacing w:val="-10"/>
          <w:sz w:val="28"/>
          <w:szCs w:val="28"/>
          <w:lang w:val="fr-FR"/>
          <w:rPrChange w:id="7190" w:author="Peng Luqi" w:date="2019-10-13T14:50:00Z">
            <w:rPr>
              <w:spacing w:val="-10"/>
              <w:lang w:val="fr-FR"/>
            </w:rPr>
          </w:rPrChange>
        </w:rPr>
        <w:t xml:space="preserve"> </w:t>
      </w:r>
      <w:r w:rsidRPr="00F94CB9">
        <w:rPr>
          <w:sz w:val="28"/>
          <w:szCs w:val="28"/>
          <w:lang w:val="fr-FR"/>
          <w:rPrChange w:id="7191" w:author="Peng Luqi" w:date="2019-10-13T14:50:00Z">
            <w:rPr>
              <w:lang w:val="fr-FR"/>
            </w:rPr>
          </w:rPrChange>
        </w:rPr>
        <w:t>le</w:t>
      </w:r>
      <w:r w:rsidRPr="00F94CB9">
        <w:rPr>
          <w:spacing w:val="-9"/>
          <w:sz w:val="28"/>
          <w:szCs w:val="28"/>
          <w:lang w:val="fr-FR"/>
          <w:rPrChange w:id="7192" w:author="Peng Luqi" w:date="2019-10-13T14:50:00Z">
            <w:rPr>
              <w:spacing w:val="-9"/>
              <w:lang w:val="fr-FR"/>
            </w:rPr>
          </w:rPrChange>
        </w:rPr>
        <w:t xml:space="preserve"> </w:t>
      </w:r>
      <w:r w:rsidRPr="00F94CB9">
        <w:rPr>
          <w:sz w:val="28"/>
          <w:szCs w:val="28"/>
          <w:lang w:val="fr-FR"/>
          <w:rPrChange w:id="7193" w:author="Peng Luqi" w:date="2019-10-13T14:50:00Z">
            <w:rPr>
              <w:lang w:val="fr-FR"/>
            </w:rPr>
          </w:rPrChange>
        </w:rPr>
        <w:t>concept</w:t>
      </w:r>
      <w:r w:rsidRPr="00F94CB9">
        <w:rPr>
          <w:spacing w:val="-9"/>
          <w:sz w:val="28"/>
          <w:szCs w:val="28"/>
          <w:lang w:val="fr-FR"/>
          <w:rPrChange w:id="7194" w:author="Peng Luqi" w:date="2019-10-13T14:50:00Z">
            <w:rPr>
              <w:spacing w:val="-9"/>
              <w:lang w:val="fr-FR"/>
            </w:rPr>
          </w:rPrChange>
        </w:rPr>
        <w:t xml:space="preserve"> </w:t>
      </w:r>
      <w:r w:rsidRPr="00F94CB9">
        <w:rPr>
          <w:sz w:val="28"/>
          <w:szCs w:val="28"/>
          <w:lang w:val="fr-FR"/>
          <w:rPrChange w:id="7195" w:author="Peng Luqi" w:date="2019-10-13T14:50:00Z">
            <w:rPr>
              <w:lang w:val="fr-FR"/>
            </w:rPr>
          </w:rPrChange>
        </w:rPr>
        <w:t>d</w:t>
      </w:r>
      <w:del w:id="7196" w:author="Peng Luqi" w:date="2019-10-13T14:43:00Z">
        <w:r w:rsidRPr="00F94CB9" w:rsidDel="00EF666F">
          <w:rPr>
            <w:sz w:val="28"/>
            <w:szCs w:val="28"/>
            <w:lang w:val="fr-FR"/>
            <w:rPrChange w:id="7197" w:author="Peng Luqi" w:date="2019-10-13T14:50:00Z">
              <w:rPr>
                <w:lang w:val="fr-FR"/>
              </w:rPr>
            </w:rPrChange>
          </w:rPr>
          <w:delText>’</w:delText>
        </w:r>
      </w:del>
      <w:ins w:id="7198" w:author="Peng Luqi" w:date="2019-10-13T14:43:00Z">
        <w:r w:rsidR="00EF666F" w:rsidRPr="00F94CB9">
          <w:rPr>
            <w:sz w:val="28"/>
            <w:szCs w:val="28"/>
            <w:lang w:val="fr-FR"/>
            <w:rPrChange w:id="7199" w:author="Peng Luqi" w:date="2019-10-13T14:50:00Z">
              <w:rPr>
                <w:lang w:val="fr-FR"/>
              </w:rPr>
            </w:rPrChange>
          </w:rPr>
          <w:t>’</w:t>
        </w:r>
      </w:ins>
      <w:r w:rsidRPr="00F94CB9">
        <w:rPr>
          <w:sz w:val="28"/>
          <w:szCs w:val="28"/>
          <w:lang w:val="fr-FR"/>
          <w:rPrChange w:id="7200" w:author="Peng Luqi" w:date="2019-10-13T14:50:00Z">
            <w:rPr>
              <w:lang w:val="fr-FR"/>
            </w:rPr>
          </w:rPrChange>
        </w:rPr>
        <w:t>un</w:t>
      </w:r>
      <w:r w:rsidRPr="00F94CB9">
        <w:rPr>
          <w:spacing w:val="-9"/>
          <w:sz w:val="28"/>
          <w:szCs w:val="28"/>
          <w:lang w:val="fr-FR"/>
          <w:rPrChange w:id="7201" w:author="Peng Luqi" w:date="2019-10-13T14:50:00Z">
            <w:rPr>
              <w:spacing w:val="-9"/>
              <w:lang w:val="fr-FR"/>
            </w:rPr>
          </w:rPrChange>
        </w:rPr>
        <w:t xml:space="preserve"> </w:t>
      </w:r>
      <w:r w:rsidRPr="00F94CB9">
        <w:rPr>
          <w:sz w:val="28"/>
          <w:szCs w:val="28"/>
          <w:lang w:val="fr-FR"/>
          <w:rPrChange w:id="7202" w:author="Peng Luqi" w:date="2019-10-13T14:50:00Z">
            <w:rPr>
              <w:lang w:val="fr-FR"/>
            </w:rPr>
          </w:rPrChange>
        </w:rPr>
        <w:t>événement</w:t>
      </w:r>
      <w:r w:rsidRPr="00F94CB9">
        <w:rPr>
          <w:spacing w:val="-9"/>
          <w:sz w:val="28"/>
          <w:szCs w:val="28"/>
          <w:lang w:val="fr-FR"/>
          <w:rPrChange w:id="7203" w:author="Peng Luqi" w:date="2019-10-13T14:50:00Z">
            <w:rPr>
              <w:spacing w:val="-9"/>
              <w:lang w:val="fr-FR"/>
            </w:rPr>
          </w:rPrChange>
        </w:rPr>
        <w:t xml:space="preserve"> </w:t>
      </w:r>
      <w:r w:rsidRPr="00F94CB9">
        <w:rPr>
          <w:sz w:val="28"/>
          <w:szCs w:val="28"/>
          <w:lang w:val="fr-FR"/>
          <w:rPrChange w:id="7204" w:author="Peng Luqi" w:date="2019-10-13T14:50:00Z">
            <w:rPr>
              <w:lang w:val="fr-FR"/>
            </w:rPr>
          </w:rPrChange>
        </w:rPr>
        <w:t>indépendant,</w:t>
      </w:r>
      <w:r w:rsidRPr="00F94CB9">
        <w:rPr>
          <w:spacing w:val="-8"/>
          <w:sz w:val="28"/>
          <w:szCs w:val="28"/>
          <w:lang w:val="fr-FR"/>
          <w:rPrChange w:id="7205" w:author="Peng Luqi" w:date="2019-10-13T14:50:00Z">
            <w:rPr>
              <w:spacing w:val="-8"/>
              <w:lang w:val="fr-FR"/>
            </w:rPr>
          </w:rPrChange>
        </w:rPr>
        <w:t xml:space="preserve"> </w:t>
      </w:r>
      <w:r w:rsidRPr="00F94CB9">
        <w:rPr>
          <w:sz w:val="28"/>
          <w:szCs w:val="28"/>
          <w:lang w:val="fr-FR"/>
          <w:rPrChange w:id="7206" w:author="Peng Luqi" w:date="2019-10-13T14:50:00Z">
            <w:rPr>
              <w:lang w:val="fr-FR"/>
            </w:rPr>
          </w:rPrChange>
        </w:rPr>
        <w:t>si</w:t>
      </w:r>
      <w:r w:rsidRPr="00F94CB9">
        <w:rPr>
          <w:spacing w:val="-9"/>
          <w:sz w:val="28"/>
          <w:szCs w:val="28"/>
          <w:lang w:val="fr-FR"/>
          <w:rPrChange w:id="7207" w:author="Peng Luqi" w:date="2019-10-13T14:50:00Z">
            <w:rPr>
              <w:spacing w:val="-9"/>
              <w:lang w:val="fr-FR"/>
            </w:rPr>
          </w:rPrChange>
        </w:rPr>
        <w:t xml:space="preserve"> </w:t>
      </w:r>
      <w:r w:rsidRPr="00F94CB9">
        <w:rPr>
          <w:sz w:val="28"/>
          <w:szCs w:val="28"/>
          <w:lang w:val="fr-FR"/>
          <w:rPrChange w:id="7208" w:author="Peng Luqi" w:date="2019-10-13T14:50:00Z">
            <w:rPr>
              <w:lang w:val="fr-FR"/>
            </w:rPr>
          </w:rPrChange>
        </w:rPr>
        <w:t>vous</w:t>
      </w:r>
      <w:r w:rsidRPr="00F94CB9">
        <w:rPr>
          <w:spacing w:val="-8"/>
          <w:sz w:val="28"/>
          <w:szCs w:val="28"/>
          <w:lang w:val="fr-FR"/>
          <w:rPrChange w:id="7209" w:author="Peng Luqi" w:date="2019-10-13T14:50:00Z">
            <w:rPr>
              <w:spacing w:val="-8"/>
              <w:lang w:val="fr-FR"/>
            </w:rPr>
          </w:rPrChange>
        </w:rPr>
        <w:t xml:space="preserve"> </w:t>
      </w:r>
      <w:r w:rsidRPr="00F94CB9">
        <w:rPr>
          <w:sz w:val="28"/>
          <w:szCs w:val="28"/>
          <w:lang w:val="fr-FR"/>
          <w:rPrChange w:id="7210" w:author="Peng Luqi" w:date="2019-10-13T14:50:00Z">
            <w:rPr>
              <w:lang w:val="fr-FR"/>
            </w:rPr>
          </w:rPrChange>
        </w:rPr>
        <w:t>pouvez</w:t>
      </w:r>
      <w:r w:rsidRPr="00F94CB9">
        <w:rPr>
          <w:spacing w:val="-10"/>
          <w:sz w:val="28"/>
          <w:szCs w:val="28"/>
          <w:lang w:val="fr-FR"/>
          <w:rPrChange w:id="7211" w:author="Peng Luqi" w:date="2019-10-13T14:50:00Z">
            <w:rPr>
              <w:spacing w:val="-10"/>
              <w:lang w:val="fr-FR"/>
            </w:rPr>
          </w:rPrChange>
        </w:rPr>
        <w:t xml:space="preserve"> </w:t>
      </w:r>
      <w:r w:rsidRPr="00F94CB9">
        <w:rPr>
          <w:sz w:val="28"/>
          <w:szCs w:val="28"/>
          <w:lang w:val="fr-FR"/>
          <w:rPrChange w:id="7212" w:author="Peng Luqi" w:date="2019-10-13T14:50:00Z">
            <w:rPr>
              <w:lang w:val="fr-FR"/>
            </w:rPr>
          </w:rPrChange>
        </w:rPr>
        <w:t>comprendre</w:t>
      </w:r>
      <w:r w:rsidRPr="00F94CB9">
        <w:rPr>
          <w:spacing w:val="-9"/>
          <w:sz w:val="28"/>
          <w:szCs w:val="28"/>
          <w:lang w:val="fr-FR"/>
          <w:rPrChange w:id="7213" w:author="Peng Luqi" w:date="2019-10-13T14:50:00Z">
            <w:rPr>
              <w:spacing w:val="-9"/>
              <w:lang w:val="fr-FR"/>
            </w:rPr>
          </w:rPrChange>
        </w:rPr>
        <w:t xml:space="preserve"> </w:t>
      </w:r>
      <w:r w:rsidRPr="00F94CB9">
        <w:rPr>
          <w:sz w:val="28"/>
          <w:szCs w:val="28"/>
          <w:lang w:val="fr-FR"/>
          <w:rPrChange w:id="7214" w:author="Peng Luqi" w:date="2019-10-13T14:50:00Z">
            <w:rPr>
              <w:lang w:val="fr-FR"/>
            </w:rPr>
          </w:rPrChange>
        </w:rPr>
        <w:t>à</w:t>
      </w:r>
      <w:r w:rsidRPr="00F94CB9">
        <w:rPr>
          <w:spacing w:val="-10"/>
          <w:sz w:val="28"/>
          <w:szCs w:val="28"/>
          <w:lang w:val="fr-FR"/>
          <w:rPrChange w:id="7215" w:author="Peng Luqi" w:date="2019-10-13T14:50:00Z">
            <w:rPr>
              <w:spacing w:val="-10"/>
              <w:lang w:val="fr-FR"/>
            </w:rPr>
          </w:rPrChange>
        </w:rPr>
        <w:t xml:space="preserve"> </w:t>
      </w:r>
      <w:r w:rsidRPr="00F94CB9">
        <w:rPr>
          <w:sz w:val="28"/>
          <w:szCs w:val="28"/>
          <w:lang w:val="fr-FR"/>
          <w:rPrChange w:id="7216" w:author="Peng Luqi" w:date="2019-10-13T14:50:00Z">
            <w:rPr>
              <w:lang w:val="fr-FR"/>
            </w:rPr>
          </w:rPrChange>
        </w:rPr>
        <w:t>quel point</w:t>
      </w:r>
      <w:r w:rsidRPr="00F94CB9">
        <w:rPr>
          <w:spacing w:val="-7"/>
          <w:sz w:val="28"/>
          <w:szCs w:val="28"/>
          <w:lang w:val="fr-FR"/>
          <w:rPrChange w:id="7217" w:author="Peng Luqi" w:date="2019-10-13T14:50:00Z">
            <w:rPr>
              <w:spacing w:val="-7"/>
              <w:lang w:val="fr-FR"/>
            </w:rPr>
          </w:rPrChange>
        </w:rPr>
        <w:t xml:space="preserve"> </w:t>
      </w:r>
      <w:r w:rsidRPr="00F94CB9">
        <w:rPr>
          <w:sz w:val="28"/>
          <w:szCs w:val="28"/>
          <w:lang w:val="fr-FR"/>
          <w:rPrChange w:id="7218" w:author="Peng Luqi" w:date="2019-10-13T14:50:00Z">
            <w:rPr>
              <w:lang w:val="fr-FR"/>
            </w:rPr>
          </w:rPrChange>
        </w:rPr>
        <w:t>ceux</w:t>
      </w:r>
      <w:r w:rsidRPr="00F94CB9">
        <w:rPr>
          <w:spacing w:val="-7"/>
          <w:sz w:val="28"/>
          <w:szCs w:val="28"/>
          <w:lang w:val="fr-FR"/>
          <w:rPrChange w:id="7219" w:author="Peng Luqi" w:date="2019-10-13T14:50:00Z">
            <w:rPr>
              <w:spacing w:val="-7"/>
              <w:lang w:val="fr-FR"/>
            </w:rPr>
          </w:rPrChange>
        </w:rPr>
        <w:t xml:space="preserve"> </w:t>
      </w:r>
      <w:r w:rsidRPr="00F94CB9">
        <w:rPr>
          <w:sz w:val="28"/>
          <w:szCs w:val="28"/>
          <w:lang w:val="fr-FR"/>
          <w:rPrChange w:id="7220" w:author="Peng Luqi" w:date="2019-10-13T14:50:00Z">
            <w:rPr>
              <w:lang w:val="fr-FR"/>
            </w:rPr>
          </w:rPrChange>
        </w:rPr>
        <w:t>qui</w:t>
      </w:r>
      <w:r w:rsidRPr="00F94CB9">
        <w:rPr>
          <w:spacing w:val="-7"/>
          <w:sz w:val="28"/>
          <w:szCs w:val="28"/>
          <w:lang w:val="fr-FR"/>
          <w:rPrChange w:id="7221" w:author="Peng Luqi" w:date="2019-10-13T14:50:00Z">
            <w:rPr>
              <w:spacing w:val="-7"/>
              <w:lang w:val="fr-FR"/>
            </w:rPr>
          </w:rPrChange>
        </w:rPr>
        <w:t xml:space="preserve"> </w:t>
      </w:r>
      <w:r w:rsidRPr="00F94CB9">
        <w:rPr>
          <w:sz w:val="28"/>
          <w:szCs w:val="28"/>
          <w:lang w:val="fr-FR"/>
          <w:rPrChange w:id="7222" w:author="Peng Luqi" w:date="2019-10-13T14:50:00Z">
            <w:rPr>
              <w:lang w:val="fr-FR"/>
            </w:rPr>
          </w:rPrChange>
        </w:rPr>
        <w:t>tombent</w:t>
      </w:r>
      <w:r w:rsidRPr="00F94CB9">
        <w:rPr>
          <w:spacing w:val="-7"/>
          <w:sz w:val="28"/>
          <w:szCs w:val="28"/>
          <w:lang w:val="fr-FR"/>
          <w:rPrChange w:id="7223" w:author="Peng Luqi" w:date="2019-10-13T14:50:00Z">
            <w:rPr>
              <w:spacing w:val="-7"/>
              <w:lang w:val="fr-FR"/>
            </w:rPr>
          </w:rPrChange>
        </w:rPr>
        <w:t xml:space="preserve"> </w:t>
      </w:r>
      <w:r w:rsidRPr="00F94CB9">
        <w:rPr>
          <w:sz w:val="28"/>
          <w:szCs w:val="28"/>
          <w:lang w:val="fr-FR"/>
          <w:rPrChange w:id="7224" w:author="Peng Luqi" w:date="2019-10-13T14:50:00Z">
            <w:rPr>
              <w:lang w:val="fr-FR"/>
            </w:rPr>
          </w:rPrChange>
        </w:rPr>
        <w:t>dans</w:t>
      </w:r>
      <w:r w:rsidRPr="00F94CB9">
        <w:rPr>
          <w:spacing w:val="-7"/>
          <w:sz w:val="28"/>
          <w:szCs w:val="28"/>
          <w:lang w:val="fr-FR"/>
          <w:rPrChange w:id="7225" w:author="Peng Luqi" w:date="2019-10-13T14:50:00Z">
            <w:rPr>
              <w:spacing w:val="-7"/>
              <w:lang w:val="fr-FR"/>
            </w:rPr>
          </w:rPrChange>
        </w:rPr>
        <w:t xml:space="preserve"> </w:t>
      </w:r>
      <w:r w:rsidRPr="00F94CB9">
        <w:rPr>
          <w:sz w:val="28"/>
          <w:szCs w:val="28"/>
          <w:lang w:val="fr-FR"/>
          <w:rPrChange w:id="7226" w:author="Peng Luqi" w:date="2019-10-13T14:50:00Z">
            <w:rPr>
              <w:lang w:val="fr-FR"/>
            </w:rPr>
          </w:rPrChange>
        </w:rPr>
        <w:t>l</w:t>
      </w:r>
      <w:del w:id="7227" w:author="Peng Luqi" w:date="2019-10-13T14:43:00Z">
        <w:r w:rsidRPr="00F94CB9" w:rsidDel="00EF666F">
          <w:rPr>
            <w:sz w:val="28"/>
            <w:szCs w:val="28"/>
            <w:lang w:val="fr-FR"/>
            <w:rPrChange w:id="7228" w:author="Peng Luqi" w:date="2019-10-13T14:50:00Z">
              <w:rPr>
                <w:lang w:val="fr-FR"/>
              </w:rPr>
            </w:rPrChange>
          </w:rPr>
          <w:delText>’</w:delText>
        </w:r>
      </w:del>
      <w:ins w:id="7229" w:author="Peng Luqi" w:date="2019-10-13T14:43:00Z">
        <w:r w:rsidR="00EF666F" w:rsidRPr="00F94CB9">
          <w:rPr>
            <w:sz w:val="28"/>
            <w:szCs w:val="28"/>
            <w:lang w:val="fr-FR"/>
            <w:rPrChange w:id="7230" w:author="Peng Luqi" w:date="2019-10-13T14:50:00Z">
              <w:rPr>
                <w:lang w:val="fr-FR"/>
              </w:rPr>
            </w:rPrChange>
          </w:rPr>
          <w:t>’</w:t>
        </w:r>
      </w:ins>
      <w:r w:rsidRPr="00F94CB9">
        <w:rPr>
          <w:sz w:val="28"/>
          <w:szCs w:val="28"/>
          <w:lang w:val="fr-FR"/>
          <w:rPrChange w:id="7231" w:author="Peng Luqi" w:date="2019-10-13T14:50:00Z">
            <w:rPr>
              <w:lang w:val="fr-FR"/>
            </w:rPr>
          </w:rPrChange>
        </w:rPr>
        <w:t>erreur</w:t>
      </w:r>
      <w:r w:rsidRPr="00F94CB9">
        <w:rPr>
          <w:spacing w:val="-6"/>
          <w:sz w:val="28"/>
          <w:szCs w:val="28"/>
          <w:lang w:val="fr-FR"/>
          <w:rPrChange w:id="7232" w:author="Peng Luqi" w:date="2019-10-13T14:50:00Z">
            <w:rPr>
              <w:spacing w:val="-6"/>
              <w:lang w:val="fr-FR"/>
            </w:rPr>
          </w:rPrChange>
        </w:rPr>
        <w:t xml:space="preserve"> </w:t>
      </w:r>
      <w:r w:rsidRPr="00F94CB9">
        <w:rPr>
          <w:sz w:val="28"/>
          <w:szCs w:val="28"/>
          <w:lang w:val="fr-FR"/>
          <w:rPrChange w:id="7233" w:author="Peng Luqi" w:date="2019-10-13T14:50:00Z">
            <w:rPr>
              <w:lang w:val="fr-FR"/>
            </w:rPr>
          </w:rPrChange>
        </w:rPr>
        <w:t>du</w:t>
      </w:r>
      <w:r w:rsidRPr="00F94CB9">
        <w:rPr>
          <w:spacing w:val="-7"/>
          <w:sz w:val="28"/>
          <w:szCs w:val="28"/>
          <w:lang w:val="fr-FR"/>
          <w:rPrChange w:id="7234" w:author="Peng Luqi" w:date="2019-10-13T14:50:00Z">
            <w:rPr>
              <w:spacing w:val="-7"/>
              <w:lang w:val="fr-FR"/>
            </w:rPr>
          </w:rPrChange>
        </w:rPr>
        <w:t xml:space="preserve"> </w:t>
      </w:r>
      <w:r w:rsidRPr="00F94CB9">
        <w:rPr>
          <w:sz w:val="28"/>
          <w:szCs w:val="28"/>
          <w:lang w:val="fr-FR"/>
          <w:rPrChange w:id="7235" w:author="Peng Luqi" w:date="2019-10-13T14:50:00Z">
            <w:rPr>
              <w:lang w:val="fr-FR"/>
            </w:rPr>
          </w:rPrChange>
        </w:rPr>
        <w:t>joueur</w:t>
      </w:r>
      <w:r w:rsidRPr="00F94CB9">
        <w:rPr>
          <w:spacing w:val="-7"/>
          <w:sz w:val="28"/>
          <w:szCs w:val="28"/>
          <w:lang w:val="fr-FR"/>
          <w:rPrChange w:id="7236" w:author="Peng Luqi" w:date="2019-10-13T14:50:00Z">
            <w:rPr>
              <w:spacing w:val="-7"/>
              <w:lang w:val="fr-FR"/>
            </w:rPr>
          </w:rPrChange>
        </w:rPr>
        <w:t xml:space="preserve"> </w:t>
      </w:r>
      <w:r w:rsidRPr="00F94CB9">
        <w:rPr>
          <w:sz w:val="28"/>
          <w:szCs w:val="28"/>
          <w:lang w:val="fr-FR"/>
          <w:rPrChange w:id="7237" w:author="Peng Luqi" w:date="2019-10-13T14:50:00Z">
            <w:rPr>
              <w:lang w:val="fr-FR"/>
            </w:rPr>
          </w:rPrChange>
        </w:rPr>
        <w:t>sont</w:t>
      </w:r>
      <w:r w:rsidRPr="00F94CB9">
        <w:rPr>
          <w:spacing w:val="-7"/>
          <w:sz w:val="28"/>
          <w:szCs w:val="28"/>
          <w:lang w:val="fr-FR"/>
          <w:rPrChange w:id="7238" w:author="Peng Luqi" w:date="2019-10-13T14:50:00Z">
            <w:rPr>
              <w:spacing w:val="-7"/>
              <w:lang w:val="fr-FR"/>
            </w:rPr>
          </w:rPrChange>
        </w:rPr>
        <w:t xml:space="preserve"> </w:t>
      </w:r>
      <w:r w:rsidRPr="00F94CB9">
        <w:rPr>
          <w:sz w:val="28"/>
          <w:szCs w:val="28"/>
          <w:lang w:val="fr-FR"/>
          <w:rPrChange w:id="7239" w:author="Peng Luqi" w:date="2019-10-13T14:50:00Z">
            <w:rPr>
              <w:lang w:val="fr-FR"/>
            </w:rPr>
          </w:rPrChange>
        </w:rPr>
        <w:t>pitoyables,</w:t>
      </w:r>
      <w:r w:rsidRPr="00F94CB9">
        <w:rPr>
          <w:spacing w:val="-7"/>
          <w:sz w:val="28"/>
          <w:szCs w:val="28"/>
          <w:lang w:val="fr-FR"/>
          <w:rPrChange w:id="7240" w:author="Peng Luqi" w:date="2019-10-13T14:50:00Z">
            <w:rPr>
              <w:spacing w:val="-7"/>
              <w:lang w:val="fr-FR"/>
            </w:rPr>
          </w:rPrChange>
        </w:rPr>
        <w:t xml:space="preserve"> </w:t>
      </w:r>
      <w:r w:rsidRPr="00F94CB9">
        <w:rPr>
          <w:sz w:val="28"/>
          <w:szCs w:val="28"/>
          <w:lang w:val="fr-FR"/>
          <w:rPrChange w:id="7241" w:author="Peng Luqi" w:date="2019-10-13T14:50:00Z">
            <w:rPr>
              <w:lang w:val="fr-FR"/>
            </w:rPr>
          </w:rPrChange>
        </w:rPr>
        <w:t>vous</w:t>
      </w:r>
      <w:r w:rsidRPr="00F94CB9">
        <w:rPr>
          <w:spacing w:val="-7"/>
          <w:sz w:val="28"/>
          <w:szCs w:val="28"/>
          <w:lang w:val="fr-FR"/>
          <w:rPrChange w:id="7242" w:author="Peng Luqi" w:date="2019-10-13T14:50:00Z">
            <w:rPr>
              <w:spacing w:val="-7"/>
              <w:lang w:val="fr-FR"/>
            </w:rPr>
          </w:rPrChange>
        </w:rPr>
        <w:t xml:space="preserve"> </w:t>
      </w:r>
      <w:r w:rsidRPr="00F94CB9">
        <w:rPr>
          <w:sz w:val="28"/>
          <w:szCs w:val="28"/>
          <w:lang w:val="fr-FR"/>
          <w:rPrChange w:id="7243" w:author="Peng Luqi" w:date="2019-10-13T14:50:00Z">
            <w:rPr>
              <w:lang w:val="fr-FR"/>
            </w:rPr>
          </w:rPrChange>
        </w:rPr>
        <w:t>pouvez</w:t>
      </w:r>
      <w:r w:rsidRPr="00F94CB9">
        <w:rPr>
          <w:spacing w:val="-7"/>
          <w:sz w:val="28"/>
          <w:szCs w:val="28"/>
          <w:lang w:val="fr-FR"/>
          <w:rPrChange w:id="7244" w:author="Peng Luqi" w:date="2019-10-13T14:50:00Z">
            <w:rPr>
              <w:spacing w:val="-7"/>
              <w:lang w:val="fr-FR"/>
            </w:rPr>
          </w:rPrChange>
        </w:rPr>
        <w:t xml:space="preserve"> </w:t>
      </w:r>
      <w:r w:rsidRPr="00F94CB9">
        <w:rPr>
          <w:sz w:val="28"/>
          <w:szCs w:val="28"/>
          <w:lang w:val="fr-FR"/>
          <w:rPrChange w:id="7245" w:author="Peng Luqi" w:date="2019-10-13T14:50:00Z">
            <w:rPr>
              <w:lang w:val="fr-FR"/>
            </w:rPr>
          </w:rPrChange>
        </w:rPr>
        <w:t>naturellement</w:t>
      </w:r>
      <w:r w:rsidRPr="00F94CB9">
        <w:rPr>
          <w:spacing w:val="-6"/>
          <w:sz w:val="28"/>
          <w:szCs w:val="28"/>
          <w:lang w:val="fr-FR"/>
          <w:rPrChange w:id="7246" w:author="Peng Luqi" w:date="2019-10-13T14:50:00Z">
            <w:rPr>
              <w:spacing w:val="-6"/>
              <w:lang w:val="fr-FR"/>
            </w:rPr>
          </w:rPrChange>
        </w:rPr>
        <w:t xml:space="preserve"> </w:t>
      </w:r>
      <w:r w:rsidRPr="00F94CB9">
        <w:rPr>
          <w:sz w:val="28"/>
          <w:szCs w:val="28"/>
          <w:lang w:val="fr-FR"/>
          <w:rPrChange w:id="7247" w:author="Peng Luqi" w:date="2019-10-13T14:50:00Z">
            <w:rPr>
              <w:lang w:val="fr-FR"/>
            </w:rPr>
          </w:rPrChange>
        </w:rPr>
        <w:t xml:space="preserve">comprendre une autre chose : </w:t>
      </w:r>
    </w:p>
    <w:p w:rsidR="00FA3B19" w:rsidRDefault="00FA3B19" w:rsidP="00CB23F4">
      <w:pPr>
        <w:ind w:left="170" w:right="170"/>
        <w:jc w:val="both"/>
        <w:rPr>
          <w:ins w:id="7248" w:author="Peng Luqi" w:date="2019-10-13T15:01:00Z"/>
          <w:sz w:val="28"/>
          <w:szCs w:val="28"/>
          <w:lang w:val="fr-FR"/>
        </w:rPr>
      </w:pPr>
    </w:p>
    <w:p w:rsidR="00FA3B19" w:rsidRDefault="00716360">
      <w:pPr>
        <w:pStyle w:val="a3"/>
        <w:ind w:left="720" w:right="720"/>
        <w:jc w:val="both"/>
        <w:rPr>
          <w:ins w:id="7249" w:author="Peng Luqi" w:date="2019-10-13T15:01:00Z"/>
          <w:lang w:val="fr-FR"/>
        </w:rPr>
        <w:pPrChange w:id="7250" w:author="Peng Luqi" w:date="2019-10-13T15:02:00Z">
          <w:pPr>
            <w:ind w:left="170" w:right="170"/>
            <w:jc w:val="both"/>
          </w:pPr>
        </w:pPrChange>
      </w:pPr>
      <w:r w:rsidRPr="00F94CB9">
        <w:rPr>
          <w:lang w:val="fr-FR"/>
          <w:rPrChange w:id="7251" w:author="Peng Luqi" w:date="2019-10-13T14:50:00Z">
            <w:rPr>
              <w:lang w:val="fr-FR"/>
            </w:rPr>
          </w:rPrChange>
        </w:rPr>
        <w:t>Ceux qui croient à tort que le passé affectera inévitablement l</w:t>
      </w:r>
      <w:del w:id="7252" w:author="Peng Luqi" w:date="2019-10-13T14:43:00Z">
        <w:r w:rsidRPr="00F94CB9" w:rsidDel="00EF666F">
          <w:rPr>
            <w:lang w:val="fr-FR"/>
            <w:rPrChange w:id="7253" w:author="Peng Luqi" w:date="2019-10-13T14:50:00Z">
              <w:rPr>
                <w:lang w:val="fr-FR"/>
              </w:rPr>
            </w:rPrChange>
          </w:rPr>
          <w:delText>’</w:delText>
        </w:r>
      </w:del>
      <w:ins w:id="7254" w:author="Peng Luqi" w:date="2019-10-13T14:43:00Z">
        <w:r w:rsidR="00EF666F" w:rsidRPr="00F94CB9">
          <w:rPr>
            <w:lang w:val="fr-FR"/>
            <w:rPrChange w:id="7255" w:author="Peng Luqi" w:date="2019-10-13T14:50:00Z">
              <w:rPr>
                <w:lang w:val="fr-FR"/>
              </w:rPr>
            </w:rPrChange>
          </w:rPr>
          <w:t>’</w:t>
        </w:r>
      </w:ins>
      <w:r w:rsidRPr="00F94CB9">
        <w:rPr>
          <w:lang w:val="fr-FR"/>
          <w:rPrChange w:id="7256" w:author="Peng Luqi" w:date="2019-10-13T14:50:00Z">
            <w:rPr>
              <w:lang w:val="fr-FR"/>
            </w:rPr>
          </w:rPrChange>
        </w:rPr>
        <w:t>avenir sont en réalité plus pitoyables. Les joueurs de casino, parce qu</w:t>
      </w:r>
      <w:del w:id="7257" w:author="Peng Luqi" w:date="2019-10-13T14:43:00Z">
        <w:r w:rsidRPr="00F94CB9" w:rsidDel="00EF666F">
          <w:rPr>
            <w:lang w:val="fr-FR"/>
            <w:rPrChange w:id="7258" w:author="Peng Luqi" w:date="2019-10-13T14:50:00Z">
              <w:rPr>
                <w:lang w:val="fr-FR"/>
              </w:rPr>
            </w:rPrChange>
          </w:rPr>
          <w:delText>’</w:delText>
        </w:r>
      </w:del>
      <w:ins w:id="7259" w:author="Peng Luqi" w:date="2019-10-13T14:43:00Z">
        <w:r w:rsidR="00EF666F" w:rsidRPr="00F94CB9">
          <w:rPr>
            <w:lang w:val="fr-FR"/>
            <w:rPrChange w:id="7260" w:author="Peng Luqi" w:date="2019-10-13T14:50:00Z">
              <w:rPr>
                <w:lang w:val="fr-FR"/>
              </w:rPr>
            </w:rPrChange>
          </w:rPr>
          <w:t>’</w:t>
        </w:r>
      </w:ins>
      <w:r w:rsidRPr="00F94CB9">
        <w:rPr>
          <w:lang w:val="fr-FR"/>
          <w:rPrChange w:id="7261" w:author="Peng Luqi" w:date="2019-10-13T14:50:00Z">
            <w:rPr>
              <w:lang w:val="fr-FR"/>
            </w:rPr>
          </w:rPrChange>
        </w:rPr>
        <w:t>ils ne comprennent pas le concept d</w:t>
      </w:r>
      <w:del w:id="7262" w:author="Peng Luqi" w:date="2019-10-13T14:43:00Z">
        <w:r w:rsidRPr="00F94CB9" w:rsidDel="00EF666F">
          <w:rPr>
            <w:lang w:val="fr-FR"/>
            <w:rPrChange w:id="7263" w:author="Peng Luqi" w:date="2019-10-13T14:50:00Z">
              <w:rPr>
                <w:lang w:val="fr-FR"/>
              </w:rPr>
            </w:rPrChange>
          </w:rPr>
          <w:delText>’</w:delText>
        </w:r>
      </w:del>
      <w:ins w:id="7264" w:author="Peng Luqi" w:date="2019-10-13T14:43:00Z">
        <w:r w:rsidR="00EF666F" w:rsidRPr="00F94CB9">
          <w:rPr>
            <w:lang w:val="fr-FR"/>
            <w:rPrChange w:id="7265" w:author="Peng Luqi" w:date="2019-10-13T14:50:00Z">
              <w:rPr>
                <w:lang w:val="fr-FR"/>
              </w:rPr>
            </w:rPrChange>
          </w:rPr>
          <w:t>’</w:t>
        </w:r>
      </w:ins>
      <w:r w:rsidRPr="00F94CB9">
        <w:rPr>
          <w:lang w:val="fr-FR"/>
          <w:rPrChange w:id="7266" w:author="Peng Luqi" w:date="2019-10-13T14:50:00Z">
            <w:rPr>
              <w:lang w:val="fr-FR"/>
            </w:rPr>
          </w:rPrChange>
        </w:rPr>
        <w:t>événements indépendants,</w:t>
      </w:r>
      <w:r w:rsidRPr="00FA3B19">
        <w:rPr>
          <w:lang w:val="fr-FR"/>
          <w:rPrChange w:id="7267" w:author="Peng Luqi" w:date="2019-10-13T15:02:00Z">
            <w:rPr>
              <w:spacing w:val="-7"/>
              <w:lang w:val="fr-FR"/>
            </w:rPr>
          </w:rPrChange>
        </w:rPr>
        <w:t xml:space="preserve"> </w:t>
      </w:r>
      <w:r w:rsidRPr="00F94CB9">
        <w:rPr>
          <w:lang w:val="fr-FR"/>
          <w:rPrChange w:id="7268" w:author="Peng Luqi" w:date="2019-10-13T14:50:00Z">
            <w:rPr>
              <w:lang w:val="fr-FR"/>
            </w:rPr>
          </w:rPrChange>
        </w:rPr>
        <w:t>tombent</w:t>
      </w:r>
      <w:r w:rsidRPr="00FA3B19">
        <w:rPr>
          <w:lang w:val="fr-FR"/>
          <w:rPrChange w:id="7269" w:author="Peng Luqi" w:date="2019-10-13T15:02:00Z">
            <w:rPr>
              <w:spacing w:val="-6"/>
              <w:lang w:val="fr-FR"/>
            </w:rPr>
          </w:rPrChange>
        </w:rPr>
        <w:t xml:space="preserve"> </w:t>
      </w:r>
      <w:r w:rsidRPr="00F94CB9">
        <w:rPr>
          <w:lang w:val="fr-FR"/>
          <w:rPrChange w:id="7270" w:author="Peng Luqi" w:date="2019-10-13T14:50:00Z">
            <w:rPr>
              <w:lang w:val="fr-FR"/>
            </w:rPr>
          </w:rPrChange>
        </w:rPr>
        <w:t>dans</w:t>
      </w:r>
      <w:r w:rsidRPr="00FA3B19">
        <w:rPr>
          <w:lang w:val="fr-FR"/>
          <w:rPrChange w:id="7271" w:author="Peng Luqi" w:date="2019-10-13T15:02:00Z">
            <w:rPr>
              <w:spacing w:val="-6"/>
              <w:lang w:val="fr-FR"/>
            </w:rPr>
          </w:rPrChange>
        </w:rPr>
        <w:t xml:space="preserve"> </w:t>
      </w:r>
      <w:r w:rsidRPr="00F94CB9">
        <w:rPr>
          <w:lang w:val="fr-FR"/>
          <w:rPrChange w:id="7272" w:author="Peng Luqi" w:date="2019-10-13T14:50:00Z">
            <w:rPr>
              <w:lang w:val="fr-FR"/>
            </w:rPr>
          </w:rPrChange>
        </w:rPr>
        <w:t>l</w:t>
      </w:r>
      <w:del w:id="7273" w:author="Peng Luqi" w:date="2019-10-13T14:43:00Z">
        <w:r w:rsidRPr="00F94CB9" w:rsidDel="00EF666F">
          <w:rPr>
            <w:lang w:val="fr-FR"/>
            <w:rPrChange w:id="7274" w:author="Peng Luqi" w:date="2019-10-13T14:50:00Z">
              <w:rPr>
                <w:lang w:val="fr-FR"/>
              </w:rPr>
            </w:rPrChange>
          </w:rPr>
          <w:delText>’</w:delText>
        </w:r>
      </w:del>
      <w:ins w:id="7275" w:author="Peng Luqi" w:date="2019-10-13T14:43:00Z">
        <w:r w:rsidR="00EF666F" w:rsidRPr="00F94CB9">
          <w:rPr>
            <w:lang w:val="fr-FR"/>
            <w:rPrChange w:id="7276" w:author="Peng Luqi" w:date="2019-10-13T14:50:00Z">
              <w:rPr>
                <w:lang w:val="fr-FR"/>
              </w:rPr>
            </w:rPrChange>
          </w:rPr>
          <w:t>’</w:t>
        </w:r>
      </w:ins>
      <w:r w:rsidRPr="00F94CB9">
        <w:rPr>
          <w:lang w:val="fr-FR"/>
          <w:rPrChange w:id="7277" w:author="Peng Luqi" w:date="2019-10-13T14:50:00Z">
            <w:rPr>
              <w:lang w:val="fr-FR"/>
            </w:rPr>
          </w:rPrChange>
        </w:rPr>
        <w:t>erreur</w:t>
      </w:r>
      <w:r w:rsidRPr="00FA3B19">
        <w:rPr>
          <w:lang w:val="fr-FR"/>
          <w:rPrChange w:id="7278" w:author="Peng Luqi" w:date="2019-10-13T15:02:00Z">
            <w:rPr>
              <w:spacing w:val="-6"/>
              <w:lang w:val="fr-FR"/>
            </w:rPr>
          </w:rPrChange>
        </w:rPr>
        <w:t xml:space="preserve"> </w:t>
      </w:r>
      <w:r w:rsidRPr="00F94CB9">
        <w:rPr>
          <w:lang w:val="fr-FR"/>
          <w:rPrChange w:id="7279" w:author="Peng Luqi" w:date="2019-10-13T14:50:00Z">
            <w:rPr>
              <w:lang w:val="fr-FR"/>
            </w:rPr>
          </w:rPrChange>
        </w:rPr>
        <w:t>du</w:t>
      </w:r>
      <w:r w:rsidRPr="00FA3B19">
        <w:rPr>
          <w:lang w:val="fr-FR"/>
          <w:rPrChange w:id="7280" w:author="Peng Luqi" w:date="2019-10-13T15:02:00Z">
            <w:rPr>
              <w:spacing w:val="-7"/>
              <w:lang w:val="fr-FR"/>
            </w:rPr>
          </w:rPrChange>
        </w:rPr>
        <w:t xml:space="preserve"> </w:t>
      </w:r>
      <w:r w:rsidRPr="00F94CB9">
        <w:rPr>
          <w:lang w:val="fr-FR"/>
          <w:rPrChange w:id="7281" w:author="Peng Luqi" w:date="2019-10-13T14:50:00Z">
            <w:rPr>
              <w:lang w:val="fr-FR"/>
            </w:rPr>
          </w:rPrChange>
        </w:rPr>
        <w:t>joueur.</w:t>
      </w:r>
      <w:r w:rsidRPr="00FA3B19">
        <w:rPr>
          <w:lang w:val="fr-FR"/>
          <w:rPrChange w:id="7282" w:author="Peng Luqi" w:date="2019-10-13T15:02:00Z">
            <w:rPr>
              <w:spacing w:val="-6"/>
              <w:lang w:val="fr-FR"/>
            </w:rPr>
          </w:rPrChange>
        </w:rPr>
        <w:t xml:space="preserve"> </w:t>
      </w:r>
      <w:r w:rsidRPr="00F94CB9">
        <w:rPr>
          <w:lang w:val="fr-FR"/>
          <w:rPrChange w:id="7283" w:author="Peng Luqi" w:date="2019-10-13T14:50:00Z">
            <w:rPr>
              <w:lang w:val="fr-FR"/>
            </w:rPr>
          </w:rPrChange>
        </w:rPr>
        <w:t>Ce</w:t>
      </w:r>
      <w:r w:rsidRPr="00FA3B19">
        <w:rPr>
          <w:lang w:val="fr-FR"/>
          <w:rPrChange w:id="7284" w:author="Peng Luqi" w:date="2019-10-13T15:02:00Z">
            <w:rPr>
              <w:spacing w:val="-6"/>
              <w:lang w:val="fr-FR"/>
            </w:rPr>
          </w:rPrChange>
        </w:rPr>
        <w:t xml:space="preserve"> </w:t>
      </w:r>
      <w:r w:rsidRPr="00F94CB9">
        <w:rPr>
          <w:lang w:val="fr-FR"/>
          <w:rPrChange w:id="7285" w:author="Peng Luqi" w:date="2019-10-13T14:50:00Z">
            <w:rPr>
              <w:lang w:val="fr-FR"/>
            </w:rPr>
          </w:rPrChange>
        </w:rPr>
        <w:t>qu</w:t>
      </w:r>
      <w:del w:id="7286" w:author="Peng Luqi" w:date="2019-10-13T14:43:00Z">
        <w:r w:rsidRPr="00F94CB9" w:rsidDel="00EF666F">
          <w:rPr>
            <w:lang w:val="fr-FR"/>
            <w:rPrChange w:id="7287" w:author="Peng Luqi" w:date="2019-10-13T14:50:00Z">
              <w:rPr>
                <w:lang w:val="fr-FR"/>
              </w:rPr>
            </w:rPrChange>
          </w:rPr>
          <w:delText>’</w:delText>
        </w:r>
      </w:del>
      <w:ins w:id="7288" w:author="Peng Luqi" w:date="2019-10-13T14:43:00Z">
        <w:r w:rsidR="00EF666F" w:rsidRPr="00F94CB9">
          <w:rPr>
            <w:lang w:val="fr-FR"/>
            <w:rPrChange w:id="7289" w:author="Peng Luqi" w:date="2019-10-13T14:50:00Z">
              <w:rPr>
                <w:lang w:val="fr-FR"/>
              </w:rPr>
            </w:rPrChange>
          </w:rPr>
          <w:t>’</w:t>
        </w:r>
      </w:ins>
      <w:r w:rsidRPr="00F94CB9">
        <w:rPr>
          <w:lang w:val="fr-FR"/>
          <w:rPrChange w:id="7290" w:author="Peng Luqi" w:date="2019-10-13T14:50:00Z">
            <w:rPr>
              <w:lang w:val="fr-FR"/>
            </w:rPr>
          </w:rPrChange>
        </w:rPr>
        <w:t>ils</w:t>
      </w:r>
      <w:r w:rsidRPr="00FA3B19">
        <w:rPr>
          <w:lang w:val="fr-FR"/>
          <w:rPrChange w:id="7291" w:author="Peng Luqi" w:date="2019-10-13T15:02:00Z">
            <w:rPr>
              <w:spacing w:val="-6"/>
              <w:lang w:val="fr-FR"/>
            </w:rPr>
          </w:rPrChange>
        </w:rPr>
        <w:t xml:space="preserve"> </w:t>
      </w:r>
      <w:r w:rsidRPr="00F94CB9">
        <w:rPr>
          <w:lang w:val="fr-FR"/>
          <w:rPrChange w:id="7292" w:author="Peng Luqi" w:date="2019-10-13T14:50:00Z">
            <w:rPr>
              <w:lang w:val="fr-FR"/>
            </w:rPr>
          </w:rPrChange>
        </w:rPr>
        <w:t>perdent,</w:t>
      </w:r>
      <w:r w:rsidRPr="00FA3B19">
        <w:rPr>
          <w:lang w:val="fr-FR"/>
          <w:rPrChange w:id="7293" w:author="Peng Luqi" w:date="2019-10-13T15:02:00Z">
            <w:rPr>
              <w:spacing w:val="-6"/>
              <w:lang w:val="fr-FR"/>
            </w:rPr>
          </w:rPrChange>
        </w:rPr>
        <w:t xml:space="preserve"> </w:t>
      </w:r>
      <w:r w:rsidRPr="00F94CB9">
        <w:rPr>
          <w:lang w:val="fr-FR"/>
          <w:rPrChange w:id="7294" w:author="Peng Luqi" w:date="2019-10-13T14:50:00Z">
            <w:rPr>
              <w:lang w:val="fr-FR"/>
            </w:rPr>
          </w:rPrChange>
        </w:rPr>
        <w:t>c</w:t>
      </w:r>
      <w:del w:id="7295" w:author="Peng Luqi" w:date="2019-10-13T14:43:00Z">
        <w:r w:rsidRPr="00F94CB9" w:rsidDel="00EF666F">
          <w:rPr>
            <w:lang w:val="fr-FR"/>
            <w:rPrChange w:id="7296" w:author="Peng Luqi" w:date="2019-10-13T14:50:00Z">
              <w:rPr>
                <w:lang w:val="fr-FR"/>
              </w:rPr>
            </w:rPrChange>
          </w:rPr>
          <w:delText>’</w:delText>
        </w:r>
      </w:del>
      <w:ins w:id="7297" w:author="Peng Luqi" w:date="2019-10-13T14:43:00Z">
        <w:r w:rsidR="00EF666F" w:rsidRPr="00F94CB9">
          <w:rPr>
            <w:lang w:val="fr-FR"/>
            <w:rPrChange w:id="7298" w:author="Peng Luqi" w:date="2019-10-13T14:50:00Z">
              <w:rPr>
                <w:lang w:val="fr-FR"/>
              </w:rPr>
            </w:rPrChange>
          </w:rPr>
          <w:t>’</w:t>
        </w:r>
      </w:ins>
      <w:r w:rsidRPr="00F94CB9">
        <w:rPr>
          <w:lang w:val="fr-FR"/>
          <w:rPrChange w:id="7299" w:author="Peng Luqi" w:date="2019-10-13T14:50:00Z">
            <w:rPr>
              <w:lang w:val="fr-FR"/>
            </w:rPr>
          </w:rPrChange>
        </w:rPr>
        <w:t>est</w:t>
      </w:r>
      <w:r w:rsidRPr="00FA3B19">
        <w:rPr>
          <w:lang w:val="fr-FR"/>
          <w:rPrChange w:id="7300" w:author="Peng Luqi" w:date="2019-10-13T15:02:00Z">
            <w:rPr>
              <w:spacing w:val="-7"/>
              <w:lang w:val="fr-FR"/>
            </w:rPr>
          </w:rPrChange>
        </w:rPr>
        <w:t xml:space="preserve"> </w:t>
      </w:r>
      <w:r w:rsidRPr="00F94CB9">
        <w:rPr>
          <w:lang w:val="fr-FR"/>
          <w:rPrChange w:id="7301" w:author="Peng Luqi" w:date="2019-10-13T14:50:00Z">
            <w:rPr>
              <w:lang w:val="fr-FR"/>
            </w:rPr>
          </w:rPrChange>
        </w:rPr>
        <w:t>leur</w:t>
      </w:r>
      <w:r w:rsidRPr="00FA3B19">
        <w:rPr>
          <w:lang w:val="fr-FR"/>
          <w:rPrChange w:id="7302" w:author="Peng Luqi" w:date="2019-10-13T15:02:00Z">
            <w:rPr>
              <w:spacing w:val="-6"/>
              <w:lang w:val="fr-FR"/>
            </w:rPr>
          </w:rPrChange>
        </w:rPr>
        <w:t xml:space="preserve"> </w:t>
      </w:r>
      <w:r w:rsidRPr="00F94CB9">
        <w:rPr>
          <w:lang w:val="fr-FR"/>
          <w:rPrChange w:id="7303" w:author="Peng Luqi" w:date="2019-10-13T14:50:00Z">
            <w:rPr>
              <w:lang w:val="fr-FR"/>
            </w:rPr>
          </w:rPrChange>
        </w:rPr>
        <w:t>jeu</w:t>
      </w:r>
      <w:r w:rsidRPr="00FA3B19">
        <w:rPr>
          <w:lang w:val="fr-FR"/>
          <w:rPrChange w:id="7304" w:author="Peng Luqi" w:date="2019-10-13T15:02:00Z">
            <w:rPr>
              <w:spacing w:val="-6"/>
              <w:lang w:val="fr-FR"/>
            </w:rPr>
          </w:rPrChange>
        </w:rPr>
        <w:t xml:space="preserve"> </w:t>
      </w:r>
      <w:r w:rsidRPr="00F94CB9">
        <w:rPr>
          <w:lang w:val="fr-FR"/>
          <w:rPrChange w:id="7305" w:author="Peng Luqi" w:date="2019-10-13T14:50:00Z">
            <w:rPr>
              <w:lang w:val="fr-FR"/>
            </w:rPr>
          </w:rPrChange>
        </w:rPr>
        <w:t>à</w:t>
      </w:r>
      <w:r w:rsidRPr="00FA3B19">
        <w:rPr>
          <w:lang w:val="fr-FR"/>
          <w:rPrChange w:id="7306" w:author="Peng Luqi" w:date="2019-10-13T15:02:00Z">
            <w:rPr>
              <w:spacing w:val="-6"/>
              <w:lang w:val="fr-FR"/>
            </w:rPr>
          </w:rPrChange>
        </w:rPr>
        <w:t xml:space="preserve"> </w:t>
      </w:r>
      <w:r w:rsidRPr="00F94CB9">
        <w:rPr>
          <w:lang w:val="fr-FR"/>
          <w:rPrChange w:id="7307" w:author="Peng Luqi" w:date="2019-10-13T14:50:00Z">
            <w:rPr>
              <w:lang w:val="fr-FR"/>
            </w:rPr>
          </w:rPrChange>
        </w:rPr>
        <w:t>ce</w:t>
      </w:r>
      <w:r w:rsidRPr="00FA3B19">
        <w:rPr>
          <w:lang w:val="fr-FR"/>
          <w:rPrChange w:id="7308" w:author="Peng Luqi" w:date="2019-10-13T15:02:00Z">
            <w:rPr>
              <w:spacing w:val="-6"/>
              <w:lang w:val="fr-FR"/>
            </w:rPr>
          </w:rPrChange>
        </w:rPr>
        <w:t xml:space="preserve"> </w:t>
      </w:r>
      <w:r w:rsidRPr="00F94CB9">
        <w:rPr>
          <w:lang w:val="fr-FR"/>
          <w:rPrChange w:id="7309" w:author="Peng Luqi" w:date="2019-10-13T14:50:00Z">
            <w:rPr>
              <w:lang w:val="fr-FR"/>
            </w:rPr>
          </w:rPrChange>
        </w:rPr>
        <w:t>moment-là,</w:t>
      </w:r>
      <w:r w:rsidRPr="00FA3B19">
        <w:rPr>
          <w:lang w:val="fr-FR"/>
          <w:rPrChange w:id="7310" w:author="Peng Luqi" w:date="2019-10-13T15:02:00Z">
            <w:rPr>
              <w:spacing w:val="-7"/>
              <w:lang w:val="fr-FR"/>
            </w:rPr>
          </w:rPrChange>
        </w:rPr>
        <w:t xml:space="preserve"> </w:t>
      </w:r>
      <w:r w:rsidRPr="00F94CB9">
        <w:rPr>
          <w:lang w:val="fr-FR"/>
          <w:rPrChange w:id="7311" w:author="Peng Luqi" w:date="2019-10-13T14:50:00Z">
            <w:rPr>
              <w:lang w:val="fr-FR"/>
            </w:rPr>
          </w:rPrChange>
        </w:rPr>
        <w:t>et</w:t>
      </w:r>
      <w:r w:rsidRPr="00FA3B19">
        <w:rPr>
          <w:lang w:val="fr-FR"/>
          <w:rPrChange w:id="7312" w:author="Peng Luqi" w:date="2019-10-13T15:02:00Z">
            <w:rPr>
              <w:spacing w:val="-6"/>
              <w:lang w:val="fr-FR"/>
            </w:rPr>
          </w:rPrChange>
        </w:rPr>
        <w:t xml:space="preserve"> </w:t>
      </w:r>
      <w:r w:rsidRPr="00F94CB9">
        <w:rPr>
          <w:lang w:val="fr-FR"/>
          <w:rPrChange w:id="7313" w:author="Peng Luqi" w:date="2019-10-13T14:50:00Z">
            <w:rPr>
              <w:lang w:val="fr-FR"/>
            </w:rPr>
          </w:rPrChange>
        </w:rPr>
        <w:t>ceux qui croient que le passé affectera inévitablement l</w:t>
      </w:r>
      <w:del w:id="7314" w:author="Peng Luqi" w:date="2019-10-13T14:43:00Z">
        <w:r w:rsidRPr="00F94CB9" w:rsidDel="00EF666F">
          <w:rPr>
            <w:lang w:val="fr-FR"/>
            <w:rPrChange w:id="7315" w:author="Peng Luqi" w:date="2019-10-13T14:50:00Z">
              <w:rPr>
                <w:lang w:val="fr-FR"/>
              </w:rPr>
            </w:rPrChange>
          </w:rPr>
          <w:delText>’</w:delText>
        </w:r>
      </w:del>
      <w:ins w:id="7316" w:author="Peng Luqi" w:date="2019-10-13T14:43:00Z">
        <w:r w:rsidR="00EF666F" w:rsidRPr="00F94CB9">
          <w:rPr>
            <w:lang w:val="fr-FR"/>
            <w:rPrChange w:id="7317" w:author="Peng Luqi" w:date="2019-10-13T14:50:00Z">
              <w:rPr>
                <w:lang w:val="fr-FR"/>
              </w:rPr>
            </w:rPrChange>
          </w:rPr>
          <w:t>’</w:t>
        </w:r>
      </w:ins>
      <w:r w:rsidRPr="00F94CB9">
        <w:rPr>
          <w:lang w:val="fr-FR"/>
          <w:rPrChange w:id="7318" w:author="Peng Luqi" w:date="2019-10-13T14:50:00Z">
            <w:rPr>
              <w:lang w:val="fr-FR"/>
            </w:rPr>
          </w:rPrChange>
        </w:rPr>
        <w:t xml:space="preserve">avenir perdent directement ! </w:t>
      </w:r>
    </w:p>
    <w:p w:rsidR="00FA3B19" w:rsidRDefault="00FA3B19" w:rsidP="00CB23F4">
      <w:pPr>
        <w:ind w:left="170" w:right="170"/>
        <w:jc w:val="both"/>
        <w:rPr>
          <w:ins w:id="7319" w:author="Peng Luqi" w:date="2019-10-13T15:01:00Z"/>
          <w:sz w:val="28"/>
          <w:szCs w:val="28"/>
          <w:lang w:val="fr-FR"/>
        </w:rPr>
      </w:pPr>
    </w:p>
    <w:p w:rsidR="002B38DF" w:rsidRPr="00F94CB9" w:rsidRDefault="00716360">
      <w:pPr>
        <w:ind w:left="170" w:right="170"/>
        <w:jc w:val="both"/>
        <w:rPr>
          <w:sz w:val="28"/>
          <w:szCs w:val="28"/>
          <w:lang w:val="fr-FR"/>
          <w:rPrChange w:id="7320" w:author="Peng Luqi" w:date="2019-10-13T14:50:00Z">
            <w:rPr>
              <w:lang w:val="fr-FR"/>
            </w:rPr>
          </w:rPrChange>
        </w:rPr>
        <w:pPrChange w:id="7321" w:author="Peng Luqi" w:date="2019-10-13T14:20:00Z">
          <w:pPr>
            <w:spacing w:before="98"/>
            <w:ind w:left="130" w:right="181"/>
            <w:jc w:val="both"/>
          </w:pPr>
        </w:pPrChange>
      </w:pPr>
      <w:r w:rsidRPr="00F94CB9">
        <w:rPr>
          <w:sz w:val="28"/>
          <w:szCs w:val="28"/>
          <w:lang w:val="fr-FR"/>
          <w:rPrChange w:id="7322" w:author="Peng Luqi" w:date="2019-10-13T14:50:00Z">
            <w:rPr>
              <w:lang w:val="fr-FR"/>
            </w:rPr>
          </w:rPrChange>
        </w:rPr>
        <w:t>S</w:t>
      </w:r>
      <w:del w:id="7323" w:author="Peng Luqi" w:date="2019-10-13T14:43:00Z">
        <w:r w:rsidRPr="00F94CB9" w:rsidDel="00EF666F">
          <w:rPr>
            <w:sz w:val="28"/>
            <w:szCs w:val="28"/>
            <w:lang w:val="fr-FR"/>
            <w:rPrChange w:id="7324" w:author="Peng Luqi" w:date="2019-10-13T14:50:00Z">
              <w:rPr>
                <w:lang w:val="fr-FR"/>
              </w:rPr>
            </w:rPrChange>
          </w:rPr>
          <w:delText>’</w:delText>
        </w:r>
      </w:del>
      <w:ins w:id="7325" w:author="Peng Luqi" w:date="2019-10-13T14:43:00Z">
        <w:r w:rsidR="00EF666F" w:rsidRPr="00F94CB9">
          <w:rPr>
            <w:sz w:val="28"/>
            <w:szCs w:val="28"/>
            <w:lang w:val="fr-FR"/>
            <w:rPrChange w:id="7326" w:author="Peng Luqi" w:date="2019-10-13T14:50:00Z">
              <w:rPr>
                <w:lang w:val="fr-FR"/>
              </w:rPr>
            </w:rPrChange>
          </w:rPr>
          <w:t>’</w:t>
        </w:r>
      </w:ins>
      <w:r w:rsidRPr="00F94CB9">
        <w:rPr>
          <w:sz w:val="28"/>
          <w:szCs w:val="28"/>
          <w:lang w:val="fr-FR"/>
          <w:rPrChange w:id="7327" w:author="Peng Luqi" w:date="2019-10-13T14:50:00Z">
            <w:rPr>
              <w:lang w:val="fr-FR"/>
            </w:rPr>
          </w:rPrChange>
        </w:rPr>
        <w:t>il y a un bon passé, c</w:t>
      </w:r>
      <w:del w:id="7328" w:author="Peng Luqi" w:date="2019-10-13T14:43:00Z">
        <w:r w:rsidRPr="00F94CB9" w:rsidDel="00EF666F">
          <w:rPr>
            <w:sz w:val="28"/>
            <w:szCs w:val="28"/>
            <w:lang w:val="fr-FR"/>
            <w:rPrChange w:id="7329" w:author="Peng Luqi" w:date="2019-10-13T14:50:00Z">
              <w:rPr>
                <w:lang w:val="fr-FR"/>
              </w:rPr>
            </w:rPrChange>
          </w:rPr>
          <w:delText>’</w:delText>
        </w:r>
      </w:del>
      <w:ins w:id="7330" w:author="Peng Luqi" w:date="2019-10-13T14:43:00Z">
        <w:r w:rsidR="00EF666F" w:rsidRPr="00F94CB9">
          <w:rPr>
            <w:sz w:val="28"/>
            <w:szCs w:val="28"/>
            <w:lang w:val="fr-FR"/>
            <w:rPrChange w:id="7331" w:author="Peng Luqi" w:date="2019-10-13T14:50:00Z">
              <w:rPr>
                <w:lang w:val="fr-FR"/>
              </w:rPr>
            </w:rPrChange>
          </w:rPr>
          <w:t>’</w:t>
        </w:r>
      </w:ins>
      <w:r w:rsidRPr="00F94CB9">
        <w:rPr>
          <w:sz w:val="28"/>
          <w:szCs w:val="28"/>
          <w:lang w:val="fr-FR"/>
          <w:rPrChange w:id="7332" w:author="Peng Luqi" w:date="2019-10-13T14:50:00Z">
            <w:rPr>
              <w:lang w:val="fr-FR"/>
            </w:rPr>
          </w:rPrChange>
        </w:rPr>
        <w:t>est une bonne chose (cette probabilité est très faible pour la plupart des gens). Si le passé n</w:t>
      </w:r>
      <w:del w:id="7333" w:author="Peng Luqi" w:date="2019-10-13T14:43:00Z">
        <w:r w:rsidRPr="00F94CB9" w:rsidDel="00EF666F">
          <w:rPr>
            <w:sz w:val="28"/>
            <w:szCs w:val="28"/>
            <w:lang w:val="fr-FR"/>
            <w:rPrChange w:id="7334" w:author="Peng Luqi" w:date="2019-10-13T14:50:00Z">
              <w:rPr>
                <w:lang w:val="fr-FR"/>
              </w:rPr>
            </w:rPrChange>
          </w:rPr>
          <w:delText>’</w:delText>
        </w:r>
      </w:del>
      <w:ins w:id="7335" w:author="Peng Luqi" w:date="2019-10-13T14:43:00Z">
        <w:r w:rsidR="00EF666F" w:rsidRPr="00F94CB9">
          <w:rPr>
            <w:sz w:val="28"/>
            <w:szCs w:val="28"/>
            <w:lang w:val="fr-FR"/>
            <w:rPrChange w:id="7336" w:author="Peng Luqi" w:date="2019-10-13T14:50:00Z">
              <w:rPr>
                <w:lang w:val="fr-FR"/>
              </w:rPr>
            </w:rPrChange>
          </w:rPr>
          <w:t>’</w:t>
        </w:r>
      </w:ins>
      <w:r w:rsidRPr="00F94CB9">
        <w:rPr>
          <w:sz w:val="28"/>
          <w:szCs w:val="28"/>
          <w:lang w:val="fr-FR"/>
          <w:rPrChange w:id="7337" w:author="Peng Luqi" w:date="2019-10-13T14:50:00Z">
            <w:rPr>
              <w:lang w:val="fr-FR"/>
            </w:rPr>
          </w:rPrChange>
        </w:rPr>
        <w:t>est pas bien (cette probabilité est très forte pour tout le monde) et qu</w:t>
      </w:r>
      <w:del w:id="7338" w:author="Peng Luqi" w:date="2019-10-13T14:43:00Z">
        <w:r w:rsidRPr="00F94CB9" w:rsidDel="00EF666F">
          <w:rPr>
            <w:sz w:val="28"/>
            <w:szCs w:val="28"/>
            <w:lang w:val="fr-FR"/>
            <w:rPrChange w:id="7339" w:author="Peng Luqi" w:date="2019-10-13T14:50:00Z">
              <w:rPr>
                <w:lang w:val="fr-FR"/>
              </w:rPr>
            </w:rPrChange>
          </w:rPr>
          <w:delText>’</w:delText>
        </w:r>
      </w:del>
      <w:ins w:id="7340" w:author="Peng Luqi" w:date="2019-10-13T14:43:00Z">
        <w:r w:rsidR="00EF666F" w:rsidRPr="00F94CB9">
          <w:rPr>
            <w:sz w:val="28"/>
            <w:szCs w:val="28"/>
            <w:lang w:val="fr-FR"/>
            <w:rPrChange w:id="7341" w:author="Peng Luqi" w:date="2019-10-13T14:50:00Z">
              <w:rPr>
                <w:lang w:val="fr-FR"/>
              </w:rPr>
            </w:rPrChange>
          </w:rPr>
          <w:t>’</w:t>
        </w:r>
      </w:ins>
      <w:r w:rsidRPr="00F94CB9">
        <w:rPr>
          <w:sz w:val="28"/>
          <w:szCs w:val="28"/>
          <w:lang w:val="fr-FR"/>
          <w:rPrChange w:id="7342" w:author="Peng Luqi" w:date="2019-10-13T14:50:00Z">
            <w:rPr>
              <w:lang w:val="fr-FR"/>
            </w:rPr>
          </w:rPrChange>
        </w:rPr>
        <w:t>ils pensent que le passé affectera inévitablement l</w:t>
      </w:r>
      <w:del w:id="7343" w:author="Peng Luqi" w:date="2019-10-13T14:43:00Z">
        <w:r w:rsidRPr="00F94CB9" w:rsidDel="00EF666F">
          <w:rPr>
            <w:sz w:val="28"/>
            <w:szCs w:val="28"/>
            <w:lang w:val="fr-FR"/>
            <w:rPrChange w:id="7344" w:author="Peng Luqi" w:date="2019-10-13T14:50:00Z">
              <w:rPr>
                <w:lang w:val="fr-FR"/>
              </w:rPr>
            </w:rPrChange>
          </w:rPr>
          <w:delText>’</w:delText>
        </w:r>
      </w:del>
      <w:ins w:id="7345" w:author="Peng Luqi" w:date="2019-10-13T14:43:00Z">
        <w:r w:rsidR="00EF666F" w:rsidRPr="00F94CB9">
          <w:rPr>
            <w:sz w:val="28"/>
            <w:szCs w:val="28"/>
            <w:lang w:val="fr-FR"/>
            <w:rPrChange w:id="7346" w:author="Peng Luqi" w:date="2019-10-13T14:50:00Z">
              <w:rPr>
                <w:lang w:val="fr-FR"/>
              </w:rPr>
            </w:rPrChange>
          </w:rPr>
          <w:t>’</w:t>
        </w:r>
      </w:ins>
      <w:r w:rsidRPr="00F94CB9">
        <w:rPr>
          <w:sz w:val="28"/>
          <w:szCs w:val="28"/>
          <w:lang w:val="fr-FR"/>
          <w:rPrChange w:id="7347" w:author="Peng Luqi" w:date="2019-10-13T14:50:00Z">
            <w:rPr>
              <w:lang w:val="fr-FR"/>
            </w:rPr>
          </w:rPrChange>
        </w:rPr>
        <w:t>avenir, par conséquent, ils vivront comme des</w:t>
      </w:r>
      <w:r w:rsidRPr="00F94CB9">
        <w:rPr>
          <w:spacing w:val="-10"/>
          <w:sz w:val="28"/>
          <w:szCs w:val="28"/>
          <w:lang w:val="fr-FR"/>
          <w:rPrChange w:id="7348" w:author="Peng Luqi" w:date="2019-10-13T14:50:00Z">
            <w:rPr>
              <w:spacing w:val="-10"/>
              <w:lang w:val="fr-FR"/>
            </w:rPr>
          </w:rPrChange>
        </w:rPr>
        <w:t xml:space="preserve"> </w:t>
      </w:r>
      <w:r w:rsidRPr="00F94CB9">
        <w:rPr>
          <w:sz w:val="28"/>
          <w:szCs w:val="28"/>
          <w:lang w:val="fr-FR"/>
          <w:rPrChange w:id="7349" w:author="Peng Luqi" w:date="2019-10-13T14:50:00Z">
            <w:rPr>
              <w:lang w:val="fr-FR"/>
            </w:rPr>
          </w:rPrChange>
        </w:rPr>
        <w:t>morts.</w:t>
      </w:r>
    </w:p>
    <w:p w:rsidR="002B38DF" w:rsidRPr="00F94CB9" w:rsidRDefault="002B38DF">
      <w:pPr>
        <w:pStyle w:val="a3"/>
        <w:ind w:left="170" w:right="170"/>
        <w:jc w:val="both"/>
        <w:rPr>
          <w:lang w:val="fr-FR"/>
          <w:rPrChange w:id="7350" w:author="Peng Luqi" w:date="2019-10-13T14:50:00Z">
            <w:rPr>
              <w:sz w:val="21"/>
              <w:lang w:val="fr-FR"/>
            </w:rPr>
          </w:rPrChange>
        </w:rPr>
        <w:pPrChange w:id="7351" w:author="Peng Luqi" w:date="2019-10-13T14:20:00Z">
          <w:pPr>
            <w:pStyle w:val="a3"/>
            <w:spacing w:before="11"/>
          </w:pPr>
        </w:pPrChange>
      </w:pPr>
    </w:p>
    <w:p w:rsidR="00FA3B19" w:rsidRDefault="00716360" w:rsidP="00CB23F4">
      <w:pPr>
        <w:ind w:left="170" w:right="170"/>
        <w:jc w:val="both"/>
        <w:rPr>
          <w:ins w:id="7352" w:author="Peng Luqi" w:date="2019-10-13T15:02:00Z"/>
          <w:b/>
          <w:spacing w:val="-8"/>
          <w:sz w:val="28"/>
          <w:szCs w:val="28"/>
          <w:lang w:val="fr-FR"/>
        </w:rPr>
      </w:pPr>
      <w:r w:rsidRPr="00F94CB9">
        <w:rPr>
          <w:b/>
          <w:sz w:val="28"/>
          <w:szCs w:val="28"/>
          <w:lang w:val="fr-FR"/>
          <w:rPrChange w:id="7353" w:author="Peng Luqi" w:date="2019-10-13T14:50:00Z">
            <w:rPr>
              <w:b/>
              <w:lang w:val="fr-FR"/>
            </w:rPr>
          </w:rPrChange>
        </w:rPr>
        <w:t>L</w:t>
      </w:r>
      <w:del w:id="7354" w:author="Peng Luqi" w:date="2019-10-13T14:43:00Z">
        <w:r w:rsidRPr="00F94CB9" w:rsidDel="00EF666F">
          <w:rPr>
            <w:b/>
            <w:sz w:val="28"/>
            <w:szCs w:val="28"/>
            <w:lang w:val="fr-FR"/>
            <w:rPrChange w:id="7355" w:author="Peng Luqi" w:date="2019-10-13T14:50:00Z">
              <w:rPr>
                <w:b/>
                <w:lang w:val="fr-FR"/>
              </w:rPr>
            </w:rPrChange>
          </w:rPr>
          <w:delText>’</w:delText>
        </w:r>
      </w:del>
      <w:ins w:id="7356" w:author="Peng Luqi" w:date="2019-10-13T14:43:00Z">
        <w:r w:rsidR="00EF666F" w:rsidRPr="00F94CB9">
          <w:rPr>
            <w:b/>
            <w:sz w:val="28"/>
            <w:szCs w:val="28"/>
            <w:lang w:val="fr-FR"/>
            <w:rPrChange w:id="7357" w:author="Peng Luqi" w:date="2019-10-13T14:50:00Z">
              <w:rPr>
                <w:b/>
                <w:lang w:val="fr-FR"/>
              </w:rPr>
            </w:rPrChange>
          </w:rPr>
          <w:t>’</w:t>
        </w:r>
      </w:ins>
      <w:r w:rsidRPr="00F94CB9">
        <w:rPr>
          <w:b/>
          <w:sz w:val="28"/>
          <w:szCs w:val="28"/>
          <w:lang w:val="fr-FR"/>
          <w:rPrChange w:id="7358" w:author="Peng Luqi" w:date="2019-10-13T14:50:00Z">
            <w:rPr>
              <w:b/>
              <w:lang w:val="fr-FR"/>
            </w:rPr>
          </w:rPrChange>
        </w:rPr>
        <w:t>incrédulité dite totale est qu</w:t>
      </w:r>
      <w:del w:id="7359" w:author="Peng Luqi" w:date="2019-10-13T14:43:00Z">
        <w:r w:rsidRPr="00F94CB9" w:rsidDel="00EF666F">
          <w:rPr>
            <w:b/>
            <w:sz w:val="28"/>
            <w:szCs w:val="28"/>
            <w:lang w:val="fr-FR"/>
            <w:rPrChange w:id="7360" w:author="Peng Luqi" w:date="2019-10-13T14:50:00Z">
              <w:rPr>
                <w:b/>
                <w:lang w:val="fr-FR"/>
              </w:rPr>
            </w:rPrChange>
          </w:rPr>
          <w:delText>’</w:delText>
        </w:r>
      </w:del>
      <w:ins w:id="7361" w:author="Peng Luqi" w:date="2019-10-13T14:43:00Z">
        <w:r w:rsidR="00EF666F" w:rsidRPr="00F94CB9">
          <w:rPr>
            <w:b/>
            <w:sz w:val="28"/>
            <w:szCs w:val="28"/>
            <w:lang w:val="fr-FR"/>
            <w:rPrChange w:id="7362" w:author="Peng Luqi" w:date="2019-10-13T14:50:00Z">
              <w:rPr>
                <w:b/>
                <w:lang w:val="fr-FR"/>
              </w:rPr>
            </w:rPrChange>
          </w:rPr>
          <w:t>’</w:t>
        </w:r>
      </w:ins>
      <w:r w:rsidRPr="00F94CB9">
        <w:rPr>
          <w:b/>
          <w:sz w:val="28"/>
          <w:szCs w:val="28"/>
          <w:lang w:val="fr-FR"/>
          <w:rPrChange w:id="7363" w:author="Peng Luqi" w:date="2019-10-13T14:50:00Z">
            <w:rPr>
              <w:b/>
              <w:lang w:val="fr-FR"/>
            </w:rPr>
          </w:rPrChange>
        </w:rPr>
        <w:t>une personne se décide et fait de son mieux pour empêcher la mauvaise</w:t>
      </w:r>
      <w:r w:rsidRPr="00F94CB9">
        <w:rPr>
          <w:b/>
          <w:spacing w:val="-8"/>
          <w:sz w:val="28"/>
          <w:szCs w:val="28"/>
          <w:lang w:val="fr-FR"/>
          <w:rPrChange w:id="7364" w:author="Peng Luqi" w:date="2019-10-13T14:50:00Z">
            <w:rPr>
              <w:b/>
              <w:spacing w:val="-8"/>
              <w:lang w:val="fr-FR"/>
            </w:rPr>
          </w:rPrChange>
        </w:rPr>
        <w:t xml:space="preserve"> </w:t>
      </w:r>
      <w:r w:rsidRPr="00F94CB9">
        <w:rPr>
          <w:b/>
          <w:sz w:val="28"/>
          <w:szCs w:val="28"/>
          <w:lang w:val="fr-FR"/>
          <w:rPrChange w:id="7365" w:author="Peng Luqi" w:date="2019-10-13T14:50:00Z">
            <w:rPr>
              <w:b/>
              <w:lang w:val="fr-FR"/>
            </w:rPr>
          </w:rPrChange>
        </w:rPr>
        <w:t>partie</w:t>
      </w:r>
      <w:r w:rsidRPr="00F94CB9">
        <w:rPr>
          <w:b/>
          <w:spacing w:val="-8"/>
          <w:sz w:val="28"/>
          <w:szCs w:val="28"/>
          <w:lang w:val="fr-FR"/>
          <w:rPrChange w:id="7366" w:author="Peng Luqi" w:date="2019-10-13T14:50:00Z">
            <w:rPr>
              <w:b/>
              <w:spacing w:val="-8"/>
              <w:lang w:val="fr-FR"/>
            </w:rPr>
          </w:rPrChange>
        </w:rPr>
        <w:t xml:space="preserve"> </w:t>
      </w:r>
      <w:r w:rsidRPr="00F94CB9">
        <w:rPr>
          <w:b/>
          <w:sz w:val="28"/>
          <w:szCs w:val="28"/>
          <w:lang w:val="fr-FR"/>
          <w:rPrChange w:id="7367" w:author="Peng Luqi" w:date="2019-10-13T14:50:00Z">
            <w:rPr>
              <w:b/>
              <w:lang w:val="fr-FR"/>
            </w:rPr>
          </w:rPrChange>
        </w:rPr>
        <w:t>dans</w:t>
      </w:r>
      <w:r w:rsidRPr="00F94CB9">
        <w:rPr>
          <w:b/>
          <w:spacing w:val="-8"/>
          <w:sz w:val="28"/>
          <w:szCs w:val="28"/>
          <w:lang w:val="fr-FR"/>
          <w:rPrChange w:id="7368" w:author="Peng Luqi" w:date="2019-10-13T14:50:00Z">
            <w:rPr>
              <w:b/>
              <w:spacing w:val="-8"/>
              <w:lang w:val="fr-FR"/>
            </w:rPr>
          </w:rPrChange>
        </w:rPr>
        <w:t xml:space="preserve"> </w:t>
      </w:r>
      <w:r w:rsidRPr="00F94CB9">
        <w:rPr>
          <w:b/>
          <w:sz w:val="28"/>
          <w:szCs w:val="28"/>
          <w:lang w:val="fr-FR"/>
          <w:rPrChange w:id="7369" w:author="Peng Luqi" w:date="2019-10-13T14:50:00Z">
            <w:rPr>
              <w:b/>
              <w:lang w:val="fr-FR"/>
            </w:rPr>
          </w:rPrChange>
        </w:rPr>
        <w:t>le</w:t>
      </w:r>
      <w:r w:rsidRPr="00F94CB9">
        <w:rPr>
          <w:b/>
          <w:spacing w:val="-7"/>
          <w:sz w:val="28"/>
          <w:szCs w:val="28"/>
          <w:lang w:val="fr-FR"/>
          <w:rPrChange w:id="7370" w:author="Peng Luqi" w:date="2019-10-13T14:50:00Z">
            <w:rPr>
              <w:b/>
              <w:spacing w:val="-7"/>
              <w:lang w:val="fr-FR"/>
            </w:rPr>
          </w:rPrChange>
        </w:rPr>
        <w:t xml:space="preserve"> </w:t>
      </w:r>
      <w:r w:rsidRPr="00F94CB9">
        <w:rPr>
          <w:b/>
          <w:sz w:val="28"/>
          <w:szCs w:val="28"/>
          <w:lang w:val="fr-FR"/>
          <w:rPrChange w:id="7371" w:author="Peng Luqi" w:date="2019-10-13T14:50:00Z">
            <w:rPr>
              <w:b/>
              <w:lang w:val="fr-FR"/>
            </w:rPr>
          </w:rPrChange>
        </w:rPr>
        <w:t>passé</w:t>
      </w:r>
      <w:r w:rsidRPr="00F94CB9">
        <w:rPr>
          <w:b/>
          <w:spacing w:val="-8"/>
          <w:sz w:val="28"/>
          <w:szCs w:val="28"/>
          <w:lang w:val="fr-FR"/>
          <w:rPrChange w:id="7372" w:author="Peng Luqi" w:date="2019-10-13T14:50:00Z">
            <w:rPr>
              <w:b/>
              <w:spacing w:val="-8"/>
              <w:lang w:val="fr-FR"/>
            </w:rPr>
          </w:rPrChange>
        </w:rPr>
        <w:t xml:space="preserve"> </w:t>
      </w:r>
      <w:r w:rsidRPr="00F94CB9">
        <w:rPr>
          <w:b/>
          <w:sz w:val="28"/>
          <w:szCs w:val="28"/>
          <w:lang w:val="fr-FR"/>
          <w:rPrChange w:id="7373" w:author="Peng Luqi" w:date="2019-10-13T14:50:00Z">
            <w:rPr>
              <w:b/>
              <w:lang w:val="fr-FR"/>
            </w:rPr>
          </w:rPrChange>
        </w:rPr>
        <w:t>d</w:t>
      </w:r>
      <w:del w:id="7374" w:author="Peng Luqi" w:date="2019-10-13T14:43:00Z">
        <w:r w:rsidRPr="00F94CB9" w:rsidDel="00EF666F">
          <w:rPr>
            <w:b/>
            <w:sz w:val="28"/>
            <w:szCs w:val="28"/>
            <w:lang w:val="fr-FR"/>
            <w:rPrChange w:id="7375" w:author="Peng Luqi" w:date="2019-10-13T14:50:00Z">
              <w:rPr>
                <w:b/>
                <w:lang w:val="fr-FR"/>
              </w:rPr>
            </w:rPrChange>
          </w:rPr>
          <w:delText>’</w:delText>
        </w:r>
      </w:del>
      <w:ins w:id="7376" w:author="Peng Luqi" w:date="2019-10-13T14:43:00Z">
        <w:r w:rsidR="00EF666F" w:rsidRPr="00F94CB9">
          <w:rPr>
            <w:b/>
            <w:sz w:val="28"/>
            <w:szCs w:val="28"/>
            <w:lang w:val="fr-FR"/>
            <w:rPrChange w:id="7377" w:author="Peng Luqi" w:date="2019-10-13T14:50:00Z">
              <w:rPr>
                <w:b/>
                <w:lang w:val="fr-FR"/>
              </w:rPr>
            </w:rPrChange>
          </w:rPr>
          <w:t>’</w:t>
        </w:r>
      </w:ins>
      <w:r w:rsidRPr="00F94CB9">
        <w:rPr>
          <w:b/>
          <w:sz w:val="28"/>
          <w:szCs w:val="28"/>
          <w:lang w:val="fr-FR"/>
          <w:rPrChange w:id="7378" w:author="Peng Luqi" w:date="2019-10-13T14:50:00Z">
            <w:rPr>
              <w:b/>
              <w:lang w:val="fr-FR"/>
            </w:rPr>
          </w:rPrChange>
        </w:rPr>
        <w:t>affecter</w:t>
      </w:r>
      <w:r w:rsidRPr="00F94CB9">
        <w:rPr>
          <w:b/>
          <w:spacing w:val="-8"/>
          <w:sz w:val="28"/>
          <w:szCs w:val="28"/>
          <w:lang w:val="fr-FR"/>
          <w:rPrChange w:id="7379" w:author="Peng Luqi" w:date="2019-10-13T14:50:00Z">
            <w:rPr>
              <w:b/>
              <w:spacing w:val="-8"/>
              <w:lang w:val="fr-FR"/>
            </w:rPr>
          </w:rPrChange>
        </w:rPr>
        <w:t xml:space="preserve"> </w:t>
      </w:r>
      <w:r w:rsidRPr="00F94CB9">
        <w:rPr>
          <w:b/>
          <w:sz w:val="28"/>
          <w:szCs w:val="28"/>
          <w:lang w:val="fr-FR"/>
          <w:rPrChange w:id="7380" w:author="Peng Luqi" w:date="2019-10-13T14:50:00Z">
            <w:rPr>
              <w:b/>
              <w:lang w:val="fr-FR"/>
            </w:rPr>
          </w:rPrChange>
        </w:rPr>
        <w:t>son</w:t>
      </w:r>
      <w:r w:rsidRPr="00F94CB9">
        <w:rPr>
          <w:b/>
          <w:spacing w:val="-7"/>
          <w:sz w:val="28"/>
          <w:szCs w:val="28"/>
          <w:lang w:val="fr-FR"/>
          <w:rPrChange w:id="7381" w:author="Peng Luqi" w:date="2019-10-13T14:50:00Z">
            <w:rPr>
              <w:b/>
              <w:spacing w:val="-7"/>
              <w:lang w:val="fr-FR"/>
            </w:rPr>
          </w:rPrChange>
        </w:rPr>
        <w:t xml:space="preserve"> </w:t>
      </w:r>
      <w:r w:rsidRPr="00F94CB9">
        <w:rPr>
          <w:b/>
          <w:sz w:val="28"/>
          <w:szCs w:val="28"/>
          <w:lang w:val="fr-FR"/>
          <w:rPrChange w:id="7382" w:author="Peng Luqi" w:date="2019-10-13T14:50:00Z">
            <w:rPr>
              <w:b/>
              <w:lang w:val="fr-FR"/>
            </w:rPr>
          </w:rPrChange>
        </w:rPr>
        <w:t>avenir.</w:t>
      </w:r>
      <w:r w:rsidRPr="00F94CB9">
        <w:rPr>
          <w:b/>
          <w:spacing w:val="-8"/>
          <w:sz w:val="28"/>
          <w:szCs w:val="28"/>
          <w:lang w:val="fr-FR"/>
          <w:rPrChange w:id="7383" w:author="Peng Luqi" w:date="2019-10-13T14:50:00Z">
            <w:rPr>
              <w:b/>
              <w:spacing w:val="-8"/>
              <w:lang w:val="fr-FR"/>
            </w:rPr>
          </w:rPrChange>
        </w:rPr>
        <w:t xml:space="preserve"> </w:t>
      </w:r>
    </w:p>
    <w:p w:rsidR="00FA3B19" w:rsidRDefault="00FA3B19" w:rsidP="00CB23F4">
      <w:pPr>
        <w:ind w:left="170" w:right="170"/>
        <w:jc w:val="both"/>
        <w:rPr>
          <w:ins w:id="7384" w:author="Peng Luqi" w:date="2019-10-13T15:02:00Z"/>
          <w:b/>
          <w:spacing w:val="-8"/>
          <w:sz w:val="28"/>
          <w:szCs w:val="28"/>
          <w:lang w:val="fr-FR"/>
        </w:rPr>
      </w:pPr>
    </w:p>
    <w:p w:rsidR="002B38DF" w:rsidRPr="00F94CB9" w:rsidRDefault="00716360">
      <w:pPr>
        <w:ind w:left="170" w:right="170"/>
        <w:jc w:val="both"/>
        <w:rPr>
          <w:sz w:val="28"/>
          <w:szCs w:val="28"/>
          <w:lang w:val="fr-FR"/>
          <w:rPrChange w:id="7385" w:author="Peng Luqi" w:date="2019-10-13T14:50:00Z">
            <w:rPr>
              <w:lang w:val="fr-FR"/>
            </w:rPr>
          </w:rPrChange>
        </w:rPr>
        <w:pPrChange w:id="7386" w:author="Peng Luqi" w:date="2019-10-13T14:20:00Z">
          <w:pPr>
            <w:ind w:left="130" w:right="183"/>
            <w:jc w:val="both"/>
          </w:pPr>
        </w:pPrChange>
      </w:pPr>
      <w:r w:rsidRPr="00F94CB9">
        <w:rPr>
          <w:sz w:val="28"/>
          <w:szCs w:val="28"/>
          <w:lang w:val="fr-FR"/>
          <w:rPrChange w:id="7387" w:author="Peng Luqi" w:date="2019-10-13T14:50:00Z">
            <w:rPr>
              <w:lang w:val="fr-FR"/>
            </w:rPr>
          </w:rPrChange>
        </w:rPr>
        <w:t>Tout</w:t>
      </w:r>
      <w:r w:rsidRPr="00F94CB9">
        <w:rPr>
          <w:spacing w:val="-8"/>
          <w:sz w:val="28"/>
          <w:szCs w:val="28"/>
          <w:lang w:val="fr-FR"/>
          <w:rPrChange w:id="7388" w:author="Peng Luqi" w:date="2019-10-13T14:50:00Z">
            <w:rPr>
              <w:spacing w:val="-8"/>
              <w:lang w:val="fr-FR"/>
            </w:rPr>
          </w:rPrChange>
        </w:rPr>
        <w:t xml:space="preserve"> </w:t>
      </w:r>
      <w:r w:rsidRPr="00F94CB9">
        <w:rPr>
          <w:sz w:val="28"/>
          <w:szCs w:val="28"/>
          <w:lang w:val="fr-FR"/>
          <w:rPrChange w:id="7389" w:author="Peng Luqi" w:date="2019-10-13T14:50:00Z">
            <w:rPr>
              <w:lang w:val="fr-FR"/>
            </w:rPr>
          </w:rPrChange>
        </w:rPr>
        <w:t>ce</w:t>
      </w:r>
      <w:r w:rsidRPr="00F94CB9">
        <w:rPr>
          <w:spacing w:val="-8"/>
          <w:sz w:val="28"/>
          <w:szCs w:val="28"/>
          <w:lang w:val="fr-FR"/>
          <w:rPrChange w:id="7390" w:author="Peng Luqi" w:date="2019-10-13T14:50:00Z">
            <w:rPr>
              <w:spacing w:val="-8"/>
              <w:lang w:val="fr-FR"/>
            </w:rPr>
          </w:rPrChange>
        </w:rPr>
        <w:t xml:space="preserve"> </w:t>
      </w:r>
      <w:r w:rsidRPr="00F94CB9">
        <w:rPr>
          <w:sz w:val="28"/>
          <w:szCs w:val="28"/>
          <w:lang w:val="fr-FR"/>
          <w:rPrChange w:id="7391" w:author="Peng Luqi" w:date="2019-10-13T14:50:00Z">
            <w:rPr>
              <w:lang w:val="fr-FR"/>
            </w:rPr>
          </w:rPrChange>
        </w:rPr>
        <w:t>qui</w:t>
      </w:r>
      <w:r w:rsidRPr="00F94CB9">
        <w:rPr>
          <w:spacing w:val="-7"/>
          <w:sz w:val="28"/>
          <w:szCs w:val="28"/>
          <w:lang w:val="fr-FR"/>
          <w:rPrChange w:id="7392" w:author="Peng Luqi" w:date="2019-10-13T14:50:00Z">
            <w:rPr>
              <w:spacing w:val="-7"/>
              <w:lang w:val="fr-FR"/>
            </w:rPr>
          </w:rPrChange>
        </w:rPr>
        <w:t xml:space="preserve"> </w:t>
      </w:r>
      <w:r w:rsidRPr="00F94CB9">
        <w:rPr>
          <w:sz w:val="28"/>
          <w:szCs w:val="28"/>
          <w:lang w:val="fr-FR"/>
          <w:rPrChange w:id="7393" w:author="Peng Luqi" w:date="2019-10-13T14:50:00Z">
            <w:rPr>
              <w:lang w:val="fr-FR"/>
            </w:rPr>
          </w:rPrChange>
        </w:rPr>
        <w:t>vaut</w:t>
      </w:r>
      <w:r w:rsidRPr="00F94CB9">
        <w:rPr>
          <w:spacing w:val="-8"/>
          <w:sz w:val="28"/>
          <w:szCs w:val="28"/>
          <w:lang w:val="fr-FR"/>
          <w:rPrChange w:id="7394" w:author="Peng Luqi" w:date="2019-10-13T14:50:00Z">
            <w:rPr>
              <w:spacing w:val="-8"/>
              <w:lang w:val="fr-FR"/>
            </w:rPr>
          </w:rPrChange>
        </w:rPr>
        <w:t xml:space="preserve"> </w:t>
      </w:r>
      <w:r w:rsidRPr="00F94CB9">
        <w:rPr>
          <w:sz w:val="28"/>
          <w:szCs w:val="28"/>
          <w:lang w:val="fr-FR"/>
          <w:rPrChange w:id="7395" w:author="Peng Luqi" w:date="2019-10-13T14:50:00Z">
            <w:rPr>
              <w:lang w:val="fr-FR"/>
            </w:rPr>
          </w:rPrChange>
        </w:rPr>
        <w:t>la</w:t>
      </w:r>
      <w:r w:rsidRPr="00F94CB9">
        <w:rPr>
          <w:spacing w:val="-8"/>
          <w:sz w:val="28"/>
          <w:szCs w:val="28"/>
          <w:lang w:val="fr-FR"/>
          <w:rPrChange w:id="7396" w:author="Peng Luqi" w:date="2019-10-13T14:50:00Z">
            <w:rPr>
              <w:spacing w:val="-8"/>
              <w:lang w:val="fr-FR"/>
            </w:rPr>
          </w:rPrChange>
        </w:rPr>
        <w:t xml:space="preserve"> </w:t>
      </w:r>
      <w:r w:rsidRPr="00F94CB9">
        <w:rPr>
          <w:sz w:val="28"/>
          <w:szCs w:val="28"/>
          <w:lang w:val="fr-FR"/>
          <w:rPrChange w:id="7397" w:author="Peng Luqi" w:date="2019-10-13T14:50:00Z">
            <w:rPr>
              <w:lang w:val="fr-FR"/>
            </w:rPr>
          </w:rPrChange>
        </w:rPr>
        <w:t>peine</w:t>
      </w:r>
      <w:r w:rsidRPr="00F94CB9">
        <w:rPr>
          <w:spacing w:val="-7"/>
          <w:sz w:val="28"/>
          <w:szCs w:val="28"/>
          <w:lang w:val="fr-FR"/>
          <w:rPrChange w:id="7398" w:author="Peng Luqi" w:date="2019-10-13T14:50:00Z">
            <w:rPr>
              <w:spacing w:val="-7"/>
              <w:lang w:val="fr-FR"/>
            </w:rPr>
          </w:rPrChange>
        </w:rPr>
        <w:t xml:space="preserve"> </w:t>
      </w:r>
      <w:r w:rsidRPr="00F94CB9">
        <w:rPr>
          <w:sz w:val="28"/>
          <w:szCs w:val="28"/>
          <w:lang w:val="fr-FR"/>
          <w:rPrChange w:id="7399" w:author="Peng Luqi" w:date="2019-10-13T14:50:00Z">
            <w:rPr>
              <w:lang w:val="fr-FR"/>
            </w:rPr>
          </w:rPrChange>
        </w:rPr>
        <w:t>de</w:t>
      </w:r>
      <w:r w:rsidRPr="00F94CB9">
        <w:rPr>
          <w:spacing w:val="-9"/>
          <w:sz w:val="28"/>
          <w:szCs w:val="28"/>
          <w:lang w:val="fr-FR"/>
          <w:rPrChange w:id="7400" w:author="Peng Luqi" w:date="2019-10-13T14:50:00Z">
            <w:rPr>
              <w:spacing w:val="-9"/>
              <w:lang w:val="fr-FR"/>
            </w:rPr>
          </w:rPrChange>
        </w:rPr>
        <w:t xml:space="preserve"> </w:t>
      </w:r>
      <w:r w:rsidRPr="00F94CB9">
        <w:rPr>
          <w:sz w:val="28"/>
          <w:szCs w:val="28"/>
          <w:lang w:val="fr-FR"/>
          <w:rPrChange w:id="7401" w:author="Peng Luqi" w:date="2019-10-13T14:50:00Z">
            <w:rPr>
              <w:lang w:val="fr-FR"/>
            </w:rPr>
          </w:rPrChange>
        </w:rPr>
        <w:t>lutter</w:t>
      </w:r>
      <w:r w:rsidRPr="00F94CB9">
        <w:rPr>
          <w:spacing w:val="-8"/>
          <w:sz w:val="28"/>
          <w:szCs w:val="28"/>
          <w:lang w:val="fr-FR"/>
          <w:rPrChange w:id="7402" w:author="Peng Luqi" w:date="2019-10-13T14:50:00Z">
            <w:rPr>
              <w:spacing w:val="-8"/>
              <w:lang w:val="fr-FR"/>
            </w:rPr>
          </w:rPrChange>
        </w:rPr>
        <w:t xml:space="preserve"> </w:t>
      </w:r>
      <w:r w:rsidRPr="00F94CB9">
        <w:rPr>
          <w:sz w:val="28"/>
          <w:szCs w:val="28"/>
          <w:lang w:val="fr-FR"/>
          <w:rPrChange w:id="7403" w:author="Peng Luqi" w:date="2019-10-13T14:50:00Z">
            <w:rPr>
              <w:lang w:val="fr-FR"/>
            </w:rPr>
          </w:rPrChange>
        </w:rPr>
        <w:t>dans</w:t>
      </w:r>
      <w:r w:rsidRPr="00F94CB9">
        <w:rPr>
          <w:spacing w:val="-8"/>
          <w:sz w:val="28"/>
          <w:szCs w:val="28"/>
          <w:lang w:val="fr-FR"/>
          <w:rPrChange w:id="7404" w:author="Peng Luqi" w:date="2019-10-13T14:50:00Z">
            <w:rPr>
              <w:spacing w:val="-8"/>
              <w:lang w:val="fr-FR"/>
            </w:rPr>
          </w:rPrChange>
        </w:rPr>
        <w:t xml:space="preserve"> </w:t>
      </w:r>
      <w:r w:rsidRPr="00F94CB9">
        <w:rPr>
          <w:sz w:val="28"/>
          <w:szCs w:val="28"/>
          <w:lang w:val="fr-FR"/>
          <w:rPrChange w:id="7405" w:author="Peng Luqi" w:date="2019-10-13T14:50:00Z">
            <w:rPr>
              <w:lang w:val="fr-FR"/>
            </w:rPr>
          </w:rPrChange>
        </w:rPr>
        <w:t>la</w:t>
      </w:r>
      <w:r w:rsidRPr="00F94CB9">
        <w:rPr>
          <w:spacing w:val="-7"/>
          <w:sz w:val="28"/>
          <w:szCs w:val="28"/>
          <w:lang w:val="fr-FR"/>
          <w:rPrChange w:id="7406" w:author="Peng Luqi" w:date="2019-10-13T14:50:00Z">
            <w:rPr>
              <w:spacing w:val="-7"/>
              <w:lang w:val="fr-FR"/>
            </w:rPr>
          </w:rPrChange>
        </w:rPr>
        <w:t xml:space="preserve"> </w:t>
      </w:r>
      <w:r w:rsidRPr="00F94CB9">
        <w:rPr>
          <w:sz w:val="28"/>
          <w:szCs w:val="28"/>
          <w:lang w:val="fr-FR"/>
          <w:rPrChange w:id="7407" w:author="Peng Luqi" w:date="2019-10-13T14:50:00Z">
            <w:rPr>
              <w:lang w:val="fr-FR"/>
            </w:rPr>
          </w:rPrChange>
        </w:rPr>
        <w:t>vie</w:t>
      </w:r>
      <w:r w:rsidRPr="00F94CB9">
        <w:rPr>
          <w:spacing w:val="-8"/>
          <w:sz w:val="28"/>
          <w:szCs w:val="28"/>
          <w:lang w:val="fr-FR"/>
          <w:rPrChange w:id="7408" w:author="Peng Luqi" w:date="2019-10-13T14:50:00Z">
            <w:rPr>
              <w:spacing w:val="-8"/>
              <w:lang w:val="fr-FR"/>
            </w:rPr>
          </w:rPrChange>
        </w:rPr>
        <w:t xml:space="preserve"> </w:t>
      </w:r>
      <w:r w:rsidRPr="00F94CB9">
        <w:rPr>
          <w:sz w:val="28"/>
          <w:szCs w:val="28"/>
          <w:lang w:val="fr-FR"/>
          <w:rPrChange w:id="7409" w:author="Peng Luqi" w:date="2019-10-13T14:50:00Z">
            <w:rPr>
              <w:lang w:val="fr-FR"/>
            </w:rPr>
          </w:rPrChange>
        </w:rPr>
        <w:t>est ici, seulement</w:t>
      </w:r>
      <w:r w:rsidRPr="00F94CB9">
        <w:rPr>
          <w:spacing w:val="-3"/>
          <w:sz w:val="28"/>
          <w:szCs w:val="28"/>
          <w:lang w:val="fr-FR"/>
          <w:rPrChange w:id="7410" w:author="Peng Luqi" w:date="2019-10-13T14:50:00Z">
            <w:rPr>
              <w:spacing w:val="-3"/>
              <w:lang w:val="fr-FR"/>
            </w:rPr>
          </w:rPrChange>
        </w:rPr>
        <w:t xml:space="preserve"> </w:t>
      </w:r>
      <w:r w:rsidRPr="00F94CB9">
        <w:rPr>
          <w:sz w:val="28"/>
          <w:szCs w:val="28"/>
          <w:lang w:val="fr-FR"/>
          <w:rPrChange w:id="7411" w:author="Peng Luqi" w:date="2019-10-13T14:50:00Z">
            <w:rPr>
              <w:lang w:val="fr-FR"/>
            </w:rPr>
          </w:rPrChange>
        </w:rPr>
        <w:t>ici.</w:t>
      </w:r>
    </w:p>
    <w:p w:rsidR="002B38DF" w:rsidRPr="00F94CB9" w:rsidRDefault="002B38DF">
      <w:pPr>
        <w:pStyle w:val="a3"/>
        <w:ind w:left="170" w:right="170"/>
        <w:jc w:val="both"/>
        <w:rPr>
          <w:lang w:val="fr-FR"/>
          <w:rPrChange w:id="7412" w:author="Peng Luqi" w:date="2019-10-13T14:50:00Z">
            <w:rPr>
              <w:sz w:val="22"/>
              <w:lang w:val="fr-FR"/>
            </w:rPr>
          </w:rPrChange>
        </w:rPr>
        <w:pPrChange w:id="7413" w:author="Peng Luqi" w:date="2019-10-13T14:20:00Z">
          <w:pPr>
            <w:pStyle w:val="a3"/>
            <w:spacing w:before="1"/>
          </w:pPr>
        </w:pPrChange>
      </w:pPr>
    </w:p>
    <w:p w:rsidR="002B38DF" w:rsidRPr="00F94CB9" w:rsidRDefault="00716360">
      <w:pPr>
        <w:ind w:left="170" w:right="170"/>
        <w:jc w:val="both"/>
        <w:rPr>
          <w:sz w:val="28"/>
          <w:szCs w:val="28"/>
          <w:lang w:val="fr-FR"/>
          <w:rPrChange w:id="7414" w:author="Peng Luqi" w:date="2019-10-13T14:50:00Z">
            <w:rPr>
              <w:lang w:val="fr-FR"/>
            </w:rPr>
          </w:rPrChange>
        </w:rPr>
        <w:pPrChange w:id="7415" w:author="Peng Luqi" w:date="2019-10-13T14:20:00Z">
          <w:pPr>
            <w:ind w:left="130" w:right="180"/>
            <w:jc w:val="both"/>
          </w:pPr>
        </w:pPrChange>
      </w:pPr>
      <w:r w:rsidRPr="00F94CB9">
        <w:rPr>
          <w:sz w:val="28"/>
          <w:szCs w:val="28"/>
          <w:lang w:val="fr-FR"/>
          <w:rPrChange w:id="7416" w:author="Peng Luqi" w:date="2019-10-13T14:50:00Z">
            <w:rPr>
              <w:lang w:val="fr-FR"/>
            </w:rPr>
          </w:rPrChange>
        </w:rPr>
        <w:t>Batman Daniel dont nous avons déjà parlé, est une personne comme ça. Grâce à ses efforts, il a fait en sorte</w:t>
      </w:r>
      <w:r w:rsidRPr="00F94CB9">
        <w:rPr>
          <w:spacing w:val="-11"/>
          <w:sz w:val="28"/>
          <w:szCs w:val="28"/>
          <w:lang w:val="fr-FR"/>
          <w:rPrChange w:id="7417" w:author="Peng Luqi" w:date="2019-10-13T14:50:00Z">
            <w:rPr>
              <w:spacing w:val="-11"/>
              <w:lang w:val="fr-FR"/>
            </w:rPr>
          </w:rPrChange>
        </w:rPr>
        <w:t xml:space="preserve"> </w:t>
      </w:r>
      <w:r w:rsidRPr="00F94CB9">
        <w:rPr>
          <w:sz w:val="28"/>
          <w:szCs w:val="28"/>
          <w:lang w:val="fr-FR"/>
          <w:rPrChange w:id="7418" w:author="Peng Luqi" w:date="2019-10-13T14:50:00Z">
            <w:rPr>
              <w:lang w:val="fr-FR"/>
            </w:rPr>
          </w:rPrChange>
        </w:rPr>
        <w:t>que</w:t>
      </w:r>
      <w:r w:rsidRPr="00F94CB9">
        <w:rPr>
          <w:spacing w:val="-11"/>
          <w:sz w:val="28"/>
          <w:szCs w:val="28"/>
          <w:lang w:val="fr-FR"/>
          <w:rPrChange w:id="7419" w:author="Peng Luqi" w:date="2019-10-13T14:50:00Z">
            <w:rPr>
              <w:spacing w:val="-11"/>
              <w:lang w:val="fr-FR"/>
            </w:rPr>
          </w:rPrChange>
        </w:rPr>
        <w:t xml:space="preserve"> </w:t>
      </w:r>
      <w:r w:rsidRPr="00F94CB9">
        <w:rPr>
          <w:sz w:val="28"/>
          <w:szCs w:val="28"/>
          <w:lang w:val="fr-FR"/>
          <w:rPrChange w:id="7420" w:author="Peng Luqi" w:date="2019-10-13T14:50:00Z">
            <w:rPr>
              <w:lang w:val="fr-FR"/>
            </w:rPr>
          </w:rPrChange>
        </w:rPr>
        <w:t>le</w:t>
      </w:r>
      <w:r w:rsidRPr="00F94CB9">
        <w:rPr>
          <w:spacing w:val="-11"/>
          <w:sz w:val="28"/>
          <w:szCs w:val="28"/>
          <w:lang w:val="fr-FR"/>
          <w:rPrChange w:id="7421" w:author="Peng Luqi" w:date="2019-10-13T14:50:00Z">
            <w:rPr>
              <w:spacing w:val="-11"/>
              <w:lang w:val="fr-FR"/>
            </w:rPr>
          </w:rPrChange>
        </w:rPr>
        <w:t xml:space="preserve"> </w:t>
      </w:r>
      <w:r w:rsidRPr="00F94CB9">
        <w:rPr>
          <w:sz w:val="28"/>
          <w:szCs w:val="28"/>
          <w:lang w:val="fr-FR"/>
          <w:rPrChange w:id="7422" w:author="Peng Luqi" w:date="2019-10-13T14:50:00Z">
            <w:rPr>
              <w:lang w:val="fr-FR"/>
            </w:rPr>
          </w:rPrChange>
        </w:rPr>
        <w:t>passé</w:t>
      </w:r>
      <w:r w:rsidRPr="00F94CB9">
        <w:rPr>
          <w:spacing w:val="-11"/>
          <w:sz w:val="28"/>
          <w:szCs w:val="28"/>
          <w:lang w:val="fr-FR"/>
          <w:rPrChange w:id="7423" w:author="Peng Luqi" w:date="2019-10-13T14:50:00Z">
            <w:rPr>
              <w:spacing w:val="-11"/>
              <w:lang w:val="fr-FR"/>
            </w:rPr>
          </w:rPrChange>
        </w:rPr>
        <w:t xml:space="preserve"> </w:t>
      </w:r>
      <w:r w:rsidRPr="00F94CB9">
        <w:rPr>
          <w:sz w:val="28"/>
          <w:szCs w:val="28"/>
          <w:lang w:val="fr-FR"/>
          <w:rPrChange w:id="7424" w:author="Peng Luqi" w:date="2019-10-13T14:50:00Z">
            <w:rPr>
              <w:lang w:val="fr-FR"/>
            </w:rPr>
          </w:rPrChange>
        </w:rPr>
        <w:t>(perdre</w:t>
      </w:r>
      <w:r w:rsidRPr="00F94CB9">
        <w:rPr>
          <w:spacing w:val="-11"/>
          <w:sz w:val="28"/>
          <w:szCs w:val="28"/>
          <w:lang w:val="fr-FR"/>
          <w:rPrChange w:id="7425" w:author="Peng Luqi" w:date="2019-10-13T14:50:00Z">
            <w:rPr>
              <w:spacing w:val="-11"/>
              <w:lang w:val="fr-FR"/>
            </w:rPr>
          </w:rPrChange>
        </w:rPr>
        <w:t xml:space="preserve"> </w:t>
      </w:r>
      <w:r w:rsidRPr="00F94CB9">
        <w:rPr>
          <w:sz w:val="28"/>
          <w:szCs w:val="28"/>
          <w:lang w:val="fr-FR"/>
          <w:rPrChange w:id="7426" w:author="Peng Luqi" w:date="2019-10-13T14:50:00Z">
            <w:rPr>
              <w:lang w:val="fr-FR"/>
            </w:rPr>
          </w:rPrChange>
        </w:rPr>
        <w:t>les</w:t>
      </w:r>
      <w:r w:rsidRPr="00F94CB9">
        <w:rPr>
          <w:spacing w:val="-10"/>
          <w:sz w:val="28"/>
          <w:szCs w:val="28"/>
          <w:lang w:val="fr-FR"/>
          <w:rPrChange w:id="7427" w:author="Peng Luqi" w:date="2019-10-13T14:50:00Z">
            <w:rPr>
              <w:spacing w:val="-10"/>
              <w:lang w:val="fr-FR"/>
            </w:rPr>
          </w:rPrChange>
        </w:rPr>
        <w:t xml:space="preserve"> </w:t>
      </w:r>
      <w:r w:rsidRPr="00F94CB9">
        <w:rPr>
          <w:sz w:val="28"/>
          <w:szCs w:val="28"/>
          <w:lang w:val="fr-FR"/>
          <w:rPrChange w:id="7428" w:author="Peng Luqi" w:date="2019-10-13T14:50:00Z">
            <w:rPr>
              <w:lang w:val="fr-FR"/>
            </w:rPr>
          </w:rPrChange>
        </w:rPr>
        <w:t>yeux)</w:t>
      </w:r>
      <w:r w:rsidRPr="00F94CB9">
        <w:rPr>
          <w:spacing w:val="-10"/>
          <w:sz w:val="28"/>
          <w:szCs w:val="28"/>
          <w:lang w:val="fr-FR"/>
          <w:rPrChange w:id="7429" w:author="Peng Luqi" w:date="2019-10-13T14:50:00Z">
            <w:rPr>
              <w:spacing w:val="-10"/>
              <w:lang w:val="fr-FR"/>
            </w:rPr>
          </w:rPrChange>
        </w:rPr>
        <w:t xml:space="preserve"> </w:t>
      </w:r>
      <w:r w:rsidRPr="00F94CB9">
        <w:rPr>
          <w:sz w:val="28"/>
          <w:szCs w:val="28"/>
          <w:lang w:val="fr-FR"/>
          <w:rPrChange w:id="7430" w:author="Peng Luqi" w:date="2019-10-13T14:50:00Z">
            <w:rPr>
              <w:lang w:val="fr-FR"/>
            </w:rPr>
          </w:rPrChange>
        </w:rPr>
        <w:t>n</w:t>
      </w:r>
      <w:del w:id="7431" w:author="Peng Luqi" w:date="2019-10-13T14:43:00Z">
        <w:r w:rsidRPr="00F94CB9" w:rsidDel="00EF666F">
          <w:rPr>
            <w:sz w:val="28"/>
            <w:szCs w:val="28"/>
            <w:lang w:val="fr-FR"/>
            <w:rPrChange w:id="7432" w:author="Peng Luqi" w:date="2019-10-13T14:50:00Z">
              <w:rPr>
                <w:lang w:val="fr-FR"/>
              </w:rPr>
            </w:rPrChange>
          </w:rPr>
          <w:delText>’</w:delText>
        </w:r>
      </w:del>
      <w:ins w:id="7433" w:author="Peng Luqi" w:date="2019-10-13T14:43:00Z">
        <w:r w:rsidR="00EF666F" w:rsidRPr="00F94CB9">
          <w:rPr>
            <w:sz w:val="28"/>
            <w:szCs w:val="28"/>
            <w:lang w:val="fr-FR"/>
            <w:rPrChange w:id="7434" w:author="Peng Luqi" w:date="2019-10-13T14:50:00Z">
              <w:rPr>
                <w:lang w:val="fr-FR"/>
              </w:rPr>
            </w:rPrChange>
          </w:rPr>
          <w:t>’</w:t>
        </w:r>
      </w:ins>
      <w:r w:rsidRPr="00F94CB9">
        <w:rPr>
          <w:sz w:val="28"/>
          <w:szCs w:val="28"/>
          <w:lang w:val="fr-FR"/>
          <w:rPrChange w:id="7435" w:author="Peng Luqi" w:date="2019-10-13T14:50:00Z">
            <w:rPr>
              <w:lang w:val="fr-FR"/>
            </w:rPr>
          </w:rPrChange>
        </w:rPr>
        <w:t>affecte</w:t>
      </w:r>
      <w:r w:rsidRPr="00F94CB9">
        <w:rPr>
          <w:spacing w:val="-10"/>
          <w:sz w:val="28"/>
          <w:szCs w:val="28"/>
          <w:lang w:val="fr-FR"/>
          <w:rPrChange w:id="7436" w:author="Peng Luqi" w:date="2019-10-13T14:50:00Z">
            <w:rPr>
              <w:spacing w:val="-10"/>
              <w:lang w:val="fr-FR"/>
            </w:rPr>
          </w:rPrChange>
        </w:rPr>
        <w:t xml:space="preserve"> </w:t>
      </w:r>
      <w:r w:rsidRPr="00F94CB9">
        <w:rPr>
          <w:sz w:val="28"/>
          <w:szCs w:val="28"/>
          <w:lang w:val="fr-FR"/>
          <w:rPrChange w:id="7437" w:author="Peng Luqi" w:date="2019-10-13T14:50:00Z">
            <w:rPr>
              <w:lang w:val="fr-FR"/>
            </w:rPr>
          </w:rPrChange>
        </w:rPr>
        <w:t>pas</w:t>
      </w:r>
      <w:r w:rsidRPr="00F94CB9">
        <w:rPr>
          <w:spacing w:val="-10"/>
          <w:sz w:val="28"/>
          <w:szCs w:val="28"/>
          <w:lang w:val="fr-FR"/>
          <w:rPrChange w:id="7438" w:author="Peng Luqi" w:date="2019-10-13T14:50:00Z">
            <w:rPr>
              <w:spacing w:val="-10"/>
              <w:lang w:val="fr-FR"/>
            </w:rPr>
          </w:rPrChange>
        </w:rPr>
        <w:t xml:space="preserve"> </w:t>
      </w:r>
      <w:r w:rsidRPr="00F94CB9">
        <w:rPr>
          <w:sz w:val="28"/>
          <w:szCs w:val="28"/>
          <w:lang w:val="fr-FR"/>
          <w:rPrChange w:id="7439" w:author="Peng Luqi" w:date="2019-10-13T14:50:00Z">
            <w:rPr>
              <w:lang w:val="fr-FR"/>
            </w:rPr>
          </w:rPrChange>
        </w:rPr>
        <w:t>son</w:t>
      </w:r>
      <w:r w:rsidRPr="00F94CB9">
        <w:rPr>
          <w:spacing w:val="-10"/>
          <w:sz w:val="28"/>
          <w:szCs w:val="28"/>
          <w:lang w:val="fr-FR"/>
          <w:rPrChange w:id="7440" w:author="Peng Luqi" w:date="2019-10-13T14:50:00Z">
            <w:rPr>
              <w:spacing w:val="-10"/>
              <w:lang w:val="fr-FR"/>
            </w:rPr>
          </w:rPrChange>
        </w:rPr>
        <w:t xml:space="preserve"> </w:t>
      </w:r>
      <w:r w:rsidRPr="00F94CB9">
        <w:rPr>
          <w:sz w:val="28"/>
          <w:szCs w:val="28"/>
          <w:lang w:val="fr-FR"/>
          <w:rPrChange w:id="7441" w:author="Peng Luqi" w:date="2019-10-13T14:50:00Z">
            <w:rPr>
              <w:lang w:val="fr-FR"/>
            </w:rPr>
          </w:rPrChange>
        </w:rPr>
        <w:t>présent</w:t>
      </w:r>
      <w:r w:rsidRPr="00F94CB9">
        <w:rPr>
          <w:spacing w:val="-10"/>
          <w:sz w:val="28"/>
          <w:szCs w:val="28"/>
          <w:lang w:val="fr-FR"/>
          <w:rPrChange w:id="7442" w:author="Peng Luqi" w:date="2019-10-13T14:50:00Z">
            <w:rPr>
              <w:spacing w:val="-10"/>
              <w:lang w:val="fr-FR"/>
            </w:rPr>
          </w:rPrChange>
        </w:rPr>
        <w:t xml:space="preserve"> </w:t>
      </w:r>
      <w:r w:rsidRPr="00F94CB9">
        <w:rPr>
          <w:sz w:val="28"/>
          <w:szCs w:val="28"/>
          <w:lang w:val="fr-FR"/>
          <w:rPrChange w:id="7443" w:author="Peng Luqi" w:date="2019-10-13T14:50:00Z">
            <w:rPr>
              <w:lang w:val="fr-FR"/>
            </w:rPr>
          </w:rPrChange>
        </w:rPr>
        <w:t>et</w:t>
      </w:r>
      <w:r w:rsidRPr="00F94CB9">
        <w:rPr>
          <w:spacing w:val="-10"/>
          <w:sz w:val="28"/>
          <w:szCs w:val="28"/>
          <w:lang w:val="fr-FR"/>
          <w:rPrChange w:id="7444" w:author="Peng Luqi" w:date="2019-10-13T14:50:00Z">
            <w:rPr>
              <w:spacing w:val="-10"/>
              <w:lang w:val="fr-FR"/>
            </w:rPr>
          </w:rPrChange>
        </w:rPr>
        <w:t xml:space="preserve"> </w:t>
      </w:r>
      <w:r w:rsidRPr="00F94CB9">
        <w:rPr>
          <w:sz w:val="28"/>
          <w:szCs w:val="28"/>
          <w:lang w:val="fr-FR"/>
          <w:rPrChange w:id="7445" w:author="Peng Luqi" w:date="2019-10-13T14:50:00Z">
            <w:rPr>
              <w:lang w:val="fr-FR"/>
            </w:rPr>
          </w:rPrChange>
        </w:rPr>
        <w:t>son</w:t>
      </w:r>
      <w:r w:rsidRPr="00F94CB9">
        <w:rPr>
          <w:spacing w:val="-10"/>
          <w:sz w:val="28"/>
          <w:szCs w:val="28"/>
          <w:lang w:val="fr-FR"/>
          <w:rPrChange w:id="7446" w:author="Peng Luqi" w:date="2019-10-13T14:50:00Z">
            <w:rPr>
              <w:spacing w:val="-10"/>
              <w:lang w:val="fr-FR"/>
            </w:rPr>
          </w:rPrChange>
        </w:rPr>
        <w:t xml:space="preserve"> </w:t>
      </w:r>
      <w:r w:rsidRPr="00F94CB9">
        <w:rPr>
          <w:sz w:val="28"/>
          <w:szCs w:val="28"/>
          <w:lang w:val="fr-FR"/>
          <w:rPrChange w:id="7447" w:author="Peng Luqi" w:date="2019-10-13T14:50:00Z">
            <w:rPr>
              <w:lang w:val="fr-FR"/>
            </w:rPr>
          </w:rPrChange>
        </w:rPr>
        <w:t>avenir</w:t>
      </w:r>
      <w:r w:rsidRPr="00F94CB9">
        <w:rPr>
          <w:spacing w:val="-10"/>
          <w:sz w:val="28"/>
          <w:szCs w:val="28"/>
          <w:lang w:val="fr-FR"/>
          <w:rPrChange w:id="7448" w:author="Peng Luqi" w:date="2019-10-13T14:50:00Z">
            <w:rPr>
              <w:spacing w:val="-10"/>
              <w:lang w:val="fr-FR"/>
            </w:rPr>
          </w:rPrChange>
        </w:rPr>
        <w:t xml:space="preserve"> </w:t>
      </w:r>
      <w:r w:rsidRPr="00F94CB9">
        <w:rPr>
          <w:sz w:val="28"/>
          <w:szCs w:val="28"/>
          <w:lang w:val="fr-FR"/>
          <w:rPrChange w:id="7449" w:author="Peng Luqi" w:date="2019-10-13T14:50:00Z">
            <w:rPr>
              <w:lang w:val="fr-FR"/>
            </w:rPr>
          </w:rPrChange>
        </w:rPr>
        <w:t>au</w:t>
      </w:r>
      <w:r w:rsidRPr="00F94CB9">
        <w:rPr>
          <w:spacing w:val="-10"/>
          <w:sz w:val="28"/>
          <w:szCs w:val="28"/>
          <w:lang w:val="fr-FR"/>
          <w:rPrChange w:id="7450" w:author="Peng Luqi" w:date="2019-10-13T14:50:00Z">
            <w:rPr>
              <w:spacing w:val="-10"/>
              <w:lang w:val="fr-FR"/>
            </w:rPr>
          </w:rPrChange>
        </w:rPr>
        <w:t xml:space="preserve"> </w:t>
      </w:r>
      <w:r w:rsidRPr="00F94CB9">
        <w:rPr>
          <w:sz w:val="28"/>
          <w:szCs w:val="28"/>
          <w:lang w:val="fr-FR"/>
          <w:rPrChange w:id="7451" w:author="Peng Luqi" w:date="2019-10-13T14:50:00Z">
            <w:rPr>
              <w:lang w:val="fr-FR"/>
            </w:rPr>
          </w:rPrChange>
        </w:rPr>
        <w:t>maximum</w:t>
      </w:r>
      <w:r w:rsidRPr="00F94CB9">
        <w:rPr>
          <w:spacing w:val="-11"/>
          <w:sz w:val="28"/>
          <w:szCs w:val="28"/>
          <w:lang w:val="fr-FR"/>
          <w:rPrChange w:id="7452" w:author="Peng Luqi" w:date="2019-10-13T14:50:00Z">
            <w:rPr>
              <w:spacing w:val="-11"/>
              <w:lang w:val="fr-FR"/>
            </w:rPr>
          </w:rPrChange>
        </w:rPr>
        <w:t xml:space="preserve"> </w:t>
      </w:r>
      <w:r w:rsidRPr="00F94CB9">
        <w:rPr>
          <w:sz w:val="28"/>
          <w:szCs w:val="28"/>
          <w:lang w:val="fr-FR"/>
          <w:rPrChange w:id="7453" w:author="Peng Luqi" w:date="2019-10-13T14:50:00Z">
            <w:rPr>
              <w:lang w:val="fr-FR"/>
            </w:rPr>
          </w:rPrChange>
        </w:rPr>
        <w:t>en</w:t>
      </w:r>
      <w:r w:rsidRPr="00F94CB9">
        <w:rPr>
          <w:spacing w:val="-10"/>
          <w:sz w:val="28"/>
          <w:szCs w:val="28"/>
          <w:lang w:val="fr-FR"/>
          <w:rPrChange w:id="7454" w:author="Peng Luqi" w:date="2019-10-13T14:50:00Z">
            <w:rPr>
              <w:spacing w:val="-10"/>
              <w:lang w:val="fr-FR"/>
            </w:rPr>
          </w:rPrChange>
        </w:rPr>
        <w:t xml:space="preserve"> </w:t>
      </w:r>
      <w:r w:rsidRPr="00F94CB9">
        <w:rPr>
          <w:sz w:val="28"/>
          <w:szCs w:val="28"/>
          <w:lang w:val="fr-FR"/>
          <w:rPrChange w:id="7455" w:author="Peng Luqi" w:date="2019-10-13T14:50:00Z">
            <w:rPr>
              <w:lang w:val="fr-FR"/>
            </w:rPr>
          </w:rPrChange>
        </w:rPr>
        <w:t>comparaison aux autres</w:t>
      </w:r>
      <w:r w:rsidRPr="00F94CB9">
        <w:rPr>
          <w:spacing w:val="-3"/>
          <w:sz w:val="28"/>
          <w:szCs w:val="28"/>
          <w:lang w:val="fr-FR"/>
          <w:rPrChange w:id="7456" w:author="Peng Luqi" w:date="2019-10-13T14:50:00Z">
            <w:rPr>
              <w:spacing w:val="-3"/>
              <w:lang w:val="fr-FR"/>
            </w:rPr>
          </w:rPrChange>
        </w:rPr>
        <w:t xml:space="preserve"> </w:t>
      </w:r>
      <w:r w:rsidRPr="00F94CB9">
        <w:rPr>
          <w:sz w:val="28"/>
          <w:szCs w:val="28"/>
          <w:lang w:val="fr-FR"/>
          <w:rPrChange w:id="7457" w:author="Peng Luqi" w:date="2019-10-13T14:50:00Z">
            <w:rPr>
              <w:lang w:val="fr-FR"/>
            </w:rPr>
          </w:rPrChange>
        </w:rPr>
        <w:t>aveugles.</w:t>
      </w:r>
    </w:p>
    <w:p w:rsidR="002B38DF" w:rsidRPr="00F94CB9" w:rsidRDefault="002B38DF">
      <w:pPr>
        <w:pStyle w:val="a3"/>
        <w:ind w:left="170" w:right="170"/>
        <w:jc w:val="both"/>
        <w:rPr>
          <w:lang w:val="fr-FR"/>
          <w:rPrChange w:id="7458" w:author="Peng Luqi" w:date="2019-10-13T14:50:00Z">
            <w:rPr>
              <w:sz w:val="22"/>
              <w:lang w:val="fr-FR"/>
            </w:rPr>
          </w:rPrChange>
        </w:rPr>
        <w:pPrChange w:id="7459" w:author="Peng Luqi" w:date="2019-10-13T14:20:00Z">
          <w:pPr>
            <w:pStyle w:val="a3"/>
          </w:pPr>
        </w:pPrChange>
      </w:pPr>
    </w:p>
    <w:p w:rsidR="002B38DF" w:rsidRPr="00F94CB9" w:rsidRDefault="00716360">
      <w:pPr>
        <w:ind w:left="170" w:right="170"/>
        <w:jc w:val="both"/>
        <w:rPr>
          <w:sz w:val="28"/>
          <w:szCs w:val="28"/>
          <w:lang w:val="fr-FR"/>
          <w:rPrChange w:id="7460" w:author="Peng Luqi" w:date="2019-10-13T14:50:00Z">
            <w:rPr>
              <w:lang w:val="fr-FR"/>
            </w:rPr>
          </w:rPrChange>
        </w:rPr>
        <w:pPrChange w:id="7461" w:author="Peng Luqi" w:date="2019-10-13T14:20:00Z">
          <w:pPr>
            <w:spacing w:before="1"/>
            <w:ind w:left="130" w:right="182"/>
            <w:jc w:val="both"/>
          </w:pPr>
        </w:pPrChange>
      </w:pPr>
      <w:r w:rsidRPr="00F94CB9">
        <w:rPr>
          <w:sz w:val="28"/>
          <w:szCs w:val="28"/>
          <w:lang w:val="fr-FR"/>
          <w:rPrChange w:id="7462" w:author="Peng Luqi" w:date="2019-10-13T14:50:00Z">
            <w:rPr>
              <w:lang w:val="fr-FR"/>
            </w:rPr>
          </w:rPrChange>
        </w:rPr>
        <w:t>Je</w:t>
      </w:r>
      <w:r w:rsidRPr="00F94CB9">
        <w:rPr>
          <w:spacing w:val="-11"/>
          <w:sz w:val="28"/>
          <w:szCs w:val="28"/>
          <w:lang w:val="fr-FR"/>
          <w:rPrChange w:id="7463" w:author="Peng Luqi" w:date="2019-10-13T14:50:00Z">
            <w:rPr>
              <w:spacing w:val="-11"/>
              <w:lang w:val="fr-FR"/>
            </w:rPr>
          </w:rPrChange>
        </w:rPr>
        <w:t xml:space="preserve"> </w:t>
      </w:r>
      <w:r w:rsidRPr="00F94CB9">
        <w:rPr>
          <w:sz w:val="28"/>
          <w:szCs w:val="28"/>
          <w:lang w:val="fr-FR"/>
          <w:rPrChange w:id="7464" w:author="Peng Luqi" w:date="2019-10-13T14:50:00Z">
            <w:rPr>
              <w:lang w:val="fr-FR"/>
            </w:rPr>
          </w:rPrChange>
        </w:rPr>
        <w:t>connais</w:t>
      </w:r>
      <w:r w:rsidRPr="00F94CB9">
        <w:rPr>
          <w:spacing w:val="-11"/>
          <w:sz w:val="28"/>
          <w:szCs w:val="28"/>
          <w:lang w:val="fr-FR"/>
          <w:rPrChange w:id="7465" w:author="Peng Luqi" w:date="2019-10-13T14:50:00Z">
            <w:rPr>
              <w:spacing w:val="-11"/>
              <w:lang w:val="fr-FR"/>
            </w:rPr>
          </w:rPrChange>
        </w:rPr>
        <w:t xml:space="preserve"> </w:t>
      </w:r>
      <w:r w:rsidRPr="00F94CB9">
        <w:rPr>
          <w:sz w:val="28"/>
          <w:szCs w:val="28"/>
          <w:lang w:val="fr-FR"/>
          <w:rPrChange w:id="7466" w:author="Peng Luqi" w:date="2019-10-13T14:50:00Z">
            <w:rPr>
              <w:lang w:val="fr-FR"/>
            </w:rPr>
          </w:rPrChange>
        </w:rPr>
        <w:t>personnellement</w:t>
      </w:r>
      <w:r w:rsidRPr="00F94CB9">
        <w:rPr>
          <w:spacing w:val="-11"/>
          <w:sz w:val="28"/>
          <w:szCs w:val="28"/>
          <w:lang w:val="fr-FR"/>
          <w:rPrChange w:id="7467" w:author="Peng Luqi" w:date="2019-10-13T14:50:00Z">
            <w:rPr>
              <w:spacing w:val="-11"/>
              <w:lang w:val="fr-FR"/>
            </w:rPr>
          </w:rPrChange>
        </w:rPr>
        <w:t xml:space="preserve"> </w:t>
      </w:r>
      <w:r w:rsidRPr="00F94CB9">
        <w:rPr>
          <w:sz w:val="28"/>
          <w:szCs w:val="28"/>
          <w:lang w:val="fr-FR"/>
          <w:rPrChange w:id="7468" w:author="Peng Luqi" w:date="2019-10-13T14:50:00Z">
            <w:rPr>
              <w:lang w:val="fr-FR"/>
            </w:rPr>
          </w:rPrChange>
        </w:rPr>
        <w:t>une</w:t>
      </w:r>
      <w:r w:rsidRPr="00F94CB9">
        <w:rPr>
          <w:spacing w:val="-10"/>
          <w:sz w:val="28"/>
          <w:szCs w:val="28"/>
          <w:lang w:val="fr-FR"/>
          <w:rPrChange w:id="7469" w:author="Peng Luqi" w:date="2019-10-13T14:50:00Z">
            <w:rPr>
              <w:spacing w:val="-10"/>
              <w:lang w:val="fr-FR"/>
            </w:rPr>
          </w:rPrChange>
        </w:rPr>
        <w:t xml:space="preserve"> </w:t>
      </w:r>
      <w:r w:rsidRPr="00F94CB9">
        <w:rPr>
          <w:sz w:val="28"/>
          <w:szCs w:val="28"/>
          <w:lang w:val="fr-FR"/>
          <w:rPrChange w:id="7470" w:author="Peng Luqi" w:date="2019-10-13T14:50:00Z">
            <w:rPr>
              <w:lang w:val="fr-FR"/>
            </w:rPr>
          </w:rPrChange>
        </w:rPr>
        <w:t>autre</w:t>
      </w:r>
      <w:r w:rsidRPr="00F94CB9">
        <w:rPr>
          <w:spacing w:val="-10"/>
          <w:sz w:val="28"/>
          <w:szCs w:val="28"/>
          <w:lang w:val="fr-FR"/>
          <w:rPrChange w:id="7471" w:author="Peng Luqi" w:date="2019-10-13T14:50:00Z">
            <w:rPr>
              <w:spacing w:val="-10"/>
              <w:lang w:val="fr-FR"/>
            </w:rPr>
          </w:rPrChange>
        </w:rPr>
        <w:t xml:space="preserve"> </w:t>
      </w:r>
      <w:r w:rsidRPr="00F94CB9">
        <w:rPr>
          <w:sz w:val="28"/>
          <w:szCs w:val="28"/>
          <w:lang w:val="fr-FR"/>
          <w:rPrChange w:id="7472" w:author="Peng Luqi" w:date="2019-10-13T14:50:00Z">
            <w:rPr>
              <w:lang w:val="fr-FR"/>
            </w:rPr>
          </w:rPrChange>
        </w:rPr>
        <w:t>personne.</w:t>
      </w:r>
      <w:r w:rsidRPr="00F94CB9">
        <w:rPr>
          <w:spacing w:val="-11"/>
          <w:sz w:val="28"/>
          <w:szCs w:val="28"/>
          <w:lang w:val="fr-FR"/>
          <w:rPrChange w:id="7473" w:author="Peng Luqi" w:date="2019-10-13T14:50:00Z">
            <w:rPr>
              <w:spacing w:val="-11"/>
              <w:lang w:val="fr-FR"/>
            </w:rPr>
          </w:rPrChange>
        </w:rPr>
        <w:t xml:space="preserve"> </w:t>
      </w:r>
      <w:r w:rsidRPr="00F94CB9">
        <w:rPr>
          <w:sz w:val="28"/>
          <w:szCs w:val="28"/>
          <w:lang w:val="fr-FR"/>
          <w:rPrChange w:id="7474" w:author="Peng Luqi" w:date="2019-10-13T14:50:00Z">
            <w:rPr>
              <w:lang w:val="fr-FR"/>
            </w:rPr>
          </w:rPrChange>
        </w:rPr>
        <w:t>C</w:t>
      </w:r>
      <w:del w:id="7475" w:author="Peng Luqi" w:date="2019-10-13T14:43:00Z">
        <w:r w:rsidRPr="00F94CB9" w:rsidDel="00EF666F">
          <w:rPr>
            <w:sz w:val="28"/>
            <w:szCs w:val="28"/>
            <w:lang w:val="fr-FR"/>
            <w:rPrChange w:id="7476" w:author="Peng Luqi" w:date="2019-10-13T14:50:00Z">
              <w:rPr>
                <w:lang w:val="fr-FR"/>
              </w:rPr>
            </w:rPrChange>
          </w:rPr>
          <w:delText>’</w:delText>
        </w:r>
      </w:del>
      <w:ins w:id="7477" w:author="Peng Luqi" w:date="2019-10-13T14:43:00Z">
        <w:r w:rsidR="00EF666F" w:rsidRPr="00F94CB9">
          <w:rPr>
            <w:sz w:val="28"/>
            <w:szCs w:val="28"/>
            <w:lang w:val="fr-FR"/>
            <w:rPrChange w:id="7478" w:author="Peng Luqi" w:date="2019-10-13T14:50:00Z">
              <w:rPr>
                <w:lang w:val="fr-FR"/>
              </w:rPr>
            </w:rPrChange>
          </w:rPr>
          <w:t>’</w:t>
        </w:r>
      </w:ins>
      <w:r w:rsidRPr="00F94CB9">
        <w:rPr>
          <w:sz w:val="28"/>
          <w:szCs w:val="28"/>
          <w:lang w:val="fr-FR"/>
          <w:rPrChange w:id="7479" w:author="Peng Luqi" w:date="2019-10-13T14:50:00Z">
            <w:rPr>
              <w:lang w:val="fr-FR"/>
            </w:rPr>
          </w:rPrChange>
        </w:rPr>
        <w:t>est</w:t>
      </w:r>
      <w:r w:rsidRPr="00F94CB9">
        <w:rPr>
          <w:spacing w:val="-10"/>
          <w:sz w:val="28"/>
          <w:szCs w:val="28"/>
          <w:lang w:val="fr-FR"/>
          <w:rPrChange w:id="7480" w:author="Peng Luqi" w:date="2019-10-13T14:50:00Z">
            <w:rPr>
              <w:spacing w:val="-10"/>
              <w:lang w:val="fr-FR"/>
            </w:rPr>
          </w:rPrChange>
        </w:rPr>
        <w:t xml:space="preserve"> </w:t>
      </w:r>
      <w:r w:rsidRPr="00F94CB9">
        <w:rPr>
          <w:sz w:val="28"/>
          <w:szCs w:val="28"/>
          <w:lang w:val="fr-FR"/>
          <w:rPrChange w:id="7481" w:author="Peng Luqi" w:date="2019-10-13T14:50:00Z">
            <w:rPr>
              <w:lang w:val="fr-FR"/>
            </w:rPr>
          </w:rPrChange>
        </w:rPr>
        <w:t>une</w:t>
      </w:r>
      <w:r w:rsidRPr="00F94CB9">
        <w:rPr>
          <w:spacing w:val="-11"/>
          <w:sz w:val="28"/>
          <w:szCs w:val="28"/>
          <w:lang w:val="fr-FR"/>
          <w:rPrChange w:id="7482" w:author="Peng Luqi" w:date="2019-10-13T14:50:00Z">
            <w:rPr>
              <w:spacing w:val="-11"/>
              <w:lang w:val="fr-FR"/>
            </w:rPr>
          </w:rPrChange>
        </w:rPr>
        <w:t xml:space="preserve"> </w:t>
      </w:r>
      <w:r w:rsidRPr="00F94CB9">
        <w:rPr>
          <w:sz w:val="28"/>
          <w:szCs w:val="28"/>
          <w:lang w:val="fr-FR"/>
          <w:rPrChange w:id="7483" w:author="Peng Luqi" w:date="2019-10-13T14:50:00Z">
            <w:rPr>
              <w:lang w:val="fr-FR"/>
            </w:rPr>
          </w:rPrChange>
        </w:rPr>
        <w:t>Chinoise</w:t>
      </w:r>
      <w:r w:rsidRPr="00F94CB9">
        <w:rPr>
          <w:spacing w:val="-11"/>
          <w:sz w:val="28"/>
          <w:szCs w:val="28"/>
          <w:lang w:val="fr-FR"/>
          <w:rPrChange w:id="7484" w:author="Peng Luqi" w:date="2019-10-13T14:50:00Z">
            <w:rPr>
              <w:spacing w:val="-11"/>
              <w:lang w:val="fr-FR"/>
            </w:rPr>
          </w:rPrChange>
        </w:rPr>
        <w:t xml:space="preserve"> </w:t>
      </w:r>
      <w:r w:rsidRPr="00F94CB9">
        <w:rPr>
          <w:sz w:val="28"/>
          <w:szCs w:val="28"/>
          <w:lang w:val="fr-FR"/>
          <w:rPrChange w:id="7485" w:author="Peng Luqi" w:date="2019-10-13T14:50:00Z">
            <w:rPr>
              <w:lang w:val="fr-FR"/>
            </w:rPr>
          </w:rPrChange>
        </w:rPr>
        <w:t>et</w:t>
      </w:r>
      <w:r w:rsidRPr="00F94CB9">
        <w:rPr>
          <w:spacing w:val="-10"/>
          <w:sz w:val="28"/>
          <w:szCs w:val="28"/>
          <w:lang w:val="fr-FR"/>
          <w:rPrChange w:id="7486" w:author="Peng Luqi" w:date="2019-10-13T14:50:00Z">
            <w:rPr>
              <w:spacing w:val="-10"/>
              <w:lang w:val="fr-FR"/>
            </w:rPr>
          </w:rPrChange>
        </w:rPr>
        <w:t xml:space="preserve"> </w:t>
      </w:r>
      <w:r w:rsidRPr="00F94CB9">
        <w:rPr>
          <w:sz w:val="28"/>
          <w:szCs w:val="28"/>
          <w:lang w:val="fr-FR"/>
          <w:rPrChange w:id="7487" w:author="Peng Luqi" w:date="2019-10-13T14:50:00Z">
            <w:rPr>
              <w:lang w:val="fr-FR"/>
            </w:rPr>
          </w:rPrChange>
        </w:rPr>
        <w:t>elle</w:t>
      </w:r>
      <w:r w:rsidRPr="00F94CB9">
        <w:rPr>
          <w:spacing w:val="-11"/>
          <w:sz w:val="28"/>
          <w:szCs w:val="28"/>
          <w:lang w:val="fr-FR"/>
          <w:rPrChange w:id="7488" w:author="Peng Luqi" w:date="2019-10-13T14:50:00Z">
            <w:rPr>
              <w:spacing w:val="-11"/>
              <w:lang w:val="fr-FR"/>
            </w:rPr>
          </w:rPrChange>
        </w:rPr>
        <w:t xml:space="preserve"> </w:t>
      </w:r>
      <w:r w:rsidRPr="00F94CB9">
        <w:rPr>
          <w:sz w:val="28"/>
          <w:szCs w:val="28"/>
          <w:lang w:val="fr-FR"/>
          <w:rPrChange w:id="7489" w:author="Peng Luqi" w:date="2019-10-13T14:50:00Z">
            <w:rPr>
              <w:lang w:val="fr-FR"/>
            </w:rPr>
          </w:rPrChange>
        </w:rPr>
        <w:t>s</w:t>
      </w:r>
      <w:del w:id="7490" w:author="Peng Luqi" w:date="2019-10-13T14:43:00Z">
        <w:r w:rsidRPr="00F94CB9" w:rsidDel="00EF666F">
          <w:rPr>
            <w:sz w:val="28"/>
            <w:szCs w:val="28"/>
            <w:lang w:val="fr-FR"/>
            <w:rPrChange w:id="7491" w:author="Peng Luqi" w:date="2019-10-13T14:50:00Z">
              <w:rPr>
                <w:lang w:val="fr-FR"/>
              </w:rPr>
            </w:rPrChange>
          </w:rPr>
          <w:delText>’</w:delText>
        </w:r>
      </w:del>
      <w:ins w:id="7492" w:author="Peng Luqi" w:date="2019-10-13T14:43:00Z">
        <w:r w:rsidR="00EF666F" w:rsidRPr="00F94CB9">
          <w:rPr>
            <w:sz w:val="28"/>
            <w:szCs w:val="28"/>
            <w:lang w:val="fr-FR"/>
            <w:rPrChange w:id="7493" w:author="Peng Luqi" w:date="2019-10-13T14:50:00Z">
              <w:rPr>
                <w:lang w:val="fr-FR"/>
              </w:rPr>
            </w:rPrChange>
          </w:rPr>
          <w:t>’</w:t>
        </w:r>
      </w:ins>
      <w:r w:rsidRPr="00F94CB9">
        <w:rPr>
          <w:sz w:val="28"/>
          <w:szCs w:val="28"/>
          <w:lang w:val="fr-FR"/>
          <w:rPrChange w:id="7494" w:author="Peng Luqi" w:date="2019-10-13T14:50:00Z">
            <w:rPr>
              <w:lang w:val="fr-FR"/>
            </w:rPr>
          </w:rPrChange>
        </w:rPr>
        <w:t>appelle</w:t>
      </w:r>
      <w:r w:rsidRPr="00F94CB9">
        <w:rPr>
          <w:spacing w:val="-10"/>
          <w:sz w:val="28"/>
          <w:szCs w:val="28"/>
          <w:lang w:val="fr-FR"/>
          <w:rPrChange w:id="7495" w:author="Peng Luqi" w:date="2019-10-13T14:50:00Z">
            <w:rPr>
              <w:spacing w:val="-10"/>
              <w:lang w:val="fr-FR"/>
            </w:rPr>
          </w:rPrChange>
        </w:rPr>
        <w:t xml:space="preserve"> </w:t>
      </w:r>
      <w:r w:rsidRPr="00F94CB9">
        <w:rPr>
          <w:sz w:val="28"/>
          <w:szCs w:val="28"/>
          <w:lang w:val="fr-FR"/>
          <w:rPrChange w:id="7496" w:author="Peng Luqi" w:date="2019-10-13T14:50:00Z">
            <w:rPr>
              <w:lang w:val="fr-FR"/>
            </w:rPr>
          </w:rPrChange>
        </w:rPr>
        <w:t>Liao</w:t>
      </w:r>
      <w:r w:rsidRPr="00F94CB9">
        <w:rPr>
          <w:spacing w:val="-11"/>
          <w:sz w:val="28"/>
          <w:szCs w:val="28"/>
          <w:lang w:val="fr-FR"/>
          <w:rPrChange w:id="7497" w:author="Peng Luqi" w:date="2019-10-13T14:50:00Z">
            <w:rPr>
              <w:spacing w:val="-11"/>
              <w:lang w:val="fr-FR"/>
            </w:rPr>
          </w:rPrChange>
        </w:rPr>
        <w:t xml:space="preserve"> </w:t>
      </w:r>
      <w:r w:rsidRPr="00F94CB9">
        <w:rPr>
          <w:sz w:val="28"/>
          <w:szCs w:val="28"/>
          <w:lang w:val="fr-FR"/>
          <w:rPrChange w:id="7498" w:author="Peng Luqi" w:date="2019-10-13T14:50:00Z">
            <w:rPr>
              <w:lang w:val="fr-FR"/>
            </w:rPr>
          </w:rPrChange>
        </w:rPr>
        <w:t>Zhi.</w:t>
      </w:r>
      <w:r w:rsidRPr="00F94CB9">
        <w:rPr>
          <w:spacing w:val="-10"/>
          <w:sz w:val="28"/>
          <w:szCs w:val="28"/>
          <w:lang w:val="fr-FR"/>
          <w:rPrChange w:id="7499" w:author="Peng Luqi" w:date="2019-10-13T14:50:00Z">
            <w:rPr>
              <w:spacing w:val="-10"/>
              <w:lang w:val="fr-FR"/>
            </w:rPr>
          </w:rPrChange>
        </w:rPr>
        <w:t xml:space="preserve"> </w:t>
      </w:r>
      <w:r w:rsidRPr="00F94CB9">
        <w:rPr>
          <w:sz w:val="28"/>
          <w:szCs w:val="28"/>
          <w:lang w:val="fr-FR"/>
          <w:rPrChange w:id="7500" w:author="Peng Luqi" w:date="2019-10-13T14:50:00Z">
            <w:rPr>
              <w:lang w:val="fr-FR"/>
            </w:rPr>
          </w:rPrChange>
        </w:rPr>
        <w:t>Il</w:t>
      </w:r>
      <w:r w:rsidRPr="00F94CB9">
        <w:rPr>
          <w:spacing w:val="-10"/>
          <w:sz w:val="28"/>
          <w:szCs w:val="28"/>
          <w:lang w:val="fr-FR"/>
          <w:rPrChange w:id="7501" w:author="Peng Luqi" w:date="2019-10-13T14:50:00Z">
            <w:rPr>
              <w:spacing w:val="-10"/>
              <w:lang w:val="fr-FR"/>
            </w:rPr>
          </w:rPrChange>
        </w:rPr>
        <w:t xml:space="preserve"> </w:t>
      </w:r>
      <w:r w:rsidRPr="00F94CB9">
        <w:rPr>
          <w:sz w:val="28"/>
          <w:szCs w:val="28"/>
          <w:lang w:val="fr-FR"/>
          <w:rPrChange w:id="7502" w:author="Peng Luqi" w:date="2019-10-13T14:50:00Z">
            <w:rPr>
              <w:lang w:val="fr-FR"/>
            </w:rPr>
          </w:rPrChange>
        </w:rPr>
        <w:t>y</w:t>
      </w:r>
      <w:r w:rsidRPr="00F94CB9">
        <w:rPr>
          <w:spacing w:val="-10"/>
          <w:sz w:val="28"/>
          <w:szCs w:val="28"/>
          <w:lang w:val="fr-FR"/>
          <w:rPrChange w:id="7503" w:author="Peng Luqi" w:date="2019-10-13T14:50:00Z">
            <w:rPr>
              <w:spacing w:val="-10"/>
              <w:lang w:val="fr-FR"/>
            </w:rPr>
          </w:rPrChange>
        </w:rPr>
        <w:t xml:space="preserve"> </w:t>
      </w:r>
      <w:r w:rsidRPr="00F94CB9">
        <w:rPr>
          <w:sz w:val="28"/>
          <w:szCs w:val="28"/>
          <w:lang w:val="fr-FR"/>
          <w:rPrChange w:id="7504" w:author="Peng Luqi" w:date="2019-10-13T14:50:00Z">
            <w:rPr>
              <w:lang w:val="fr-FR"/>
            </w:rPr>
          </w:rPrChange>
        </w:rPr>
        <w:t>a</w:t>
      </w:r>
      <w:r w:rsidRPr="00F94CB9">
        <w:rPr>
          <w:spacing w:val="-11"/>
          <w:sz w:val="28"/>
          <w:szCs w:val="28"/>
          <w:lang w:val="fr-FR"/>
          <w:rPrChange w:id="7505" w:author="Peng Luqi" w:date="2019-10-13T14:50:00Z">
            <w:rPr>
              <w:spacing w:val="-11"/>
              <w:lang w:val="fr-FR"/>
            </w:rPr>
          </w:rPrChange>
        </w:rPr>
        <w:t xml:space="preserve"> </w:t>
      </w:r>
      <w:r w:rsidRPr="00F94CB9">
        <w:rPr>
          <w:sz w:val="28"/>
          <w:szCs w:val="28"/>
          <w:lang w:val="fr-FR"/>
          <w:rPrChange w:id="7506" w:author="Peng Luqi" w:date="2019-10-13T14:50:00Z">
            <w:rPr>
              <w:lang w:val="fr-FR"/>
            </w:rPr>
          </w:rPrChange>
        </w:rPr>
        <w:t>plus de dix ans, elle fut victime du tremblement de terre de Wenchuan, et a perdu ses jambes ainsi que sa fille. Fâcheusement, elle était une danseuse ! Quelques années plus tard, lors du tremblement de terre de</w:t>
      </w:r>
      <w:r w:rsidRPr="00F94CB9">
        <w:rPr>
          <w:spacing w:val="-10"/>
          <w:sz w:val="28"/>
          <w:szCs w:val="28"/>
          <w:lang w:val="fr-FR"/>
          <w:rPrChange w:id="7507" w:author="Peng Luqi" w:date="2019-10-13T14:50:00Z">
            <w:rPr>
              <w:spacing w:val="-10"/>
              <w:lang w:val="fr-FR"/>
            </w:rPr>
          </w:rPrChange>
        </w:rPr>
        <w:t xml:space="preserve"> </w:t>
      </w:r>
      <w:r w:rsidRPr="00F94CB9">
        <w:rPr>
          <w:sz w:val="28"/>
          <w:szCs w:val="28"/>
          <w:lang w:val="fr-FR"/>
          <w:rPrChange w:id="7508" w:author="Peng Luqi" w:date="2019-10-13T14:50:00Z">
            <w:rPr>
              <w:lang w:val="fr-FR"/>
            </w:rPr>
          </w:rPrChange>
        </w:rPr>
        <w:t>Ya</w:t>
      </w:r>
      <w:del w:id="7509" w:author="Peng Luqi" w:date="2019-10-13T14:43:00Z">
        <w:r w:rsidRPr="00F94CB9" w:rsidDel="00EF666F">
          <w:rPr>
            <w:sz w:val="28"/>
            <w:szCs w:val="28"/>
            <w:lang w:val="fr-FR"/>
            <w:rPrChange w:id="7510" w:author="Peng Luqi" w:date="2019-10-13T14:50:00Z">
              <w:rPr>
                <w:lang w:val="fr-FR"/>
              </w:rPr>
            </w:rPrChange>
          </w:rPr>
          <w:delText>’</w:delText>
        </w:r>
      </w:del>
      <w:ins w:id="7511" w:author="Peng Luqi" w:date="2019-10-13T14:43:00Z">
        <w:r w:rsidR="00EF666F" w:rsidRPr="00F94CB9">
          <w:rPr>
            <w:sz w:val="28"/>
            <w:szCs w:val="28"/>
            <w:lang w:val="fr-FR"/>
            <w:rPrChange w:id="7512" w:author="Peng Luqi" w:date="2019-10-13T14:50:00Z">
              <w:rPr>
                <w:lang w:val="fr-FR"/>
              </w:rPr>
            </w:rPrChange>
          </w:rPr>
          <w:t>’</w:t>
        </w:r>
      </w:ins>
      <w:r w:rsidRPr="00F94CB9">
        <w:rPr>
          <w:sz w:val="28"/>
          <w:szCs w:val="28"/>
          <w:lang w:val="fr-FR"/>
          <w:rPrChange w:id="7513" w:author="Peng Luqi" w:date="2019-10-13T14:50:00Z">
            <w:rPr>
              <w:lang w:val="fr-FR"/>
            </w:rPr>
          </w:rPrChange>
        </w:rPr>
        <w:t>an,</w:t>
      </w:r>
      <w:r w:rsidRPr="00F94CB9">
        <w:rPr>
          <w:spacing w:val="-8"/>
          <w:sz w:val="28"/>
          <w:szCs w:val="28"/>
          <w:lang w:val="fr-FR"/>
          <w:rPrChange w:id="7514" w:author="Peng Luqi" w:date="2019-10-13T14:50:00Z">
            <w:rPr>
              <w:spacing w:val="-8"/>
              <w:lang w:val="fr-FR"/>
            </w:rPr>
          </w:rPrChange>
        </w:rPr>
        <w:t xml:space="preserve"> </w:t>
      </w:r>
      <w:r w:rsidRPr="00F94CB9">
        <w:rPr>
          <w:sz w:val="28"/>
          <w:szCs w:val="28"/>
          <w:lang w:val="fr-FR"/>
          <w:rPrChange w:id="7515" w:author="Peng Luqi" w:date="2019-10-13T14:50:00Z">
            <w:rPr>
              <w:lang w:val="fr-FR"/>
            </w:rPr>
          </w:rPrChange>
        </w:rPr>
        <w:t>une</w:t>
      </w:r>
      <w:r w:rsidRPr="00F94CB9">
        <w:rPr>
          <w:spacing w:val="-10"/>
          <w:sz w:val="28"/>
          <w:szCs w:val="28"/>
          <w:lang w:val="fr-FR"/>
          <w:rPrChange w:id="7516" w:author="Peng Luqi" w:date="2019-10-13T14:50:00Z">
            <w:rPr>
              <w:spacing w:val="-10"/>
              <w:lang w:val="fr-FR"/>
            </w:rPr>
          </w:rPrChange>
        </w:rPr>
        <w:t xml:space="preserve"> </w:t>
      </w:r>
      <w:r w:rsidRPr="00F94CB9">
        <w:rPr>
          <w:sz w:val="28"/>
          <w:szCs w:val="28"/>
          <w:lang w:val="fr-FR"/>
          <w:rPrChange w:id="7517" w:author="Peng Luqi" w:date="2019-10-13T14:50:00Z">
            <w:rPr>
              <w:lang w:val="fr-FR"/>
            </w:rPr>
          </w:rPrChange>
        </w:rPr>
        <w:t>journaliste</w:t>
      </w:r>
      <w:r w:rsidRPr="00F94CB9">
        <w:rPr>
          <w:spacing w:val="-8"/>
          <w:sz w:val="28"/>
          <w:szCs w:val="28"/>
          <w:lang w:val="fr-FR"/>
          <w:rPrChange w:id="7518" w:author="Peng Luqi" w:date="2019-10-13T14:50:00Z">
            <w:rPr>
              <w:spacing w:val="-8"/>
              <w:lang w:val="fr-FR"/>
            </w:rPr>
          </w:rPrChange>
        </w:rPr>
        <w:t xml:space="preserve"> </w:t>
      </w:r>
      <w:r w:rsidRPr="00F94CB9">
        <w:rPr>
          <w:sz w:val="28"/>
          <w:szCs w:val="28"/>
          <w:lang w:val="fr-FR"/>
          <w:rPrChange w:id="7519" w:author="Peng Luqi" w:date="2019-10-13T14:50:00Z">
            <w:rPr>
              <w:lang w:val="fr-FR"/>
            </w:rPr>
          </w:rPrChange>
        </w:rPr>
        <w:t>a</w:t>
      </w:r>
      <w:r w:rsidRPr="00F94CB9">
        <w:rPr>
          <w:spacing w:val="-9"/>
          <w:sz w:val="28"/>
          <w:szCs w:val="28"/>
          <w:lang w:val="fr-FR"/>
          <w:rPrChange w:id="7520" w:author="Peng Luqi" w:date="2019-10-13T14:50:00Z">
            <w:rPr>
              <w:spacing w:val="-9"/>
              <w:lang w:val="fr-FR"/>
            </w:rPr>
          </w:rPrChange>
        </w:rPr>
        <w:t xml:space="preserve"> </w:t>
      </w:r>
      <w:r w:rsidRPr="00F94CB9">
        <w:rPr>
          <w:sz w:val="28"/>
          <w:szCs w:val="28"/>
          <w:lang w:val="fr-FR"/>
          <w:rPrChange w:id="7521" w:author="Peng Luqi" w:date="2019-10-13T14:50:00Z">
            <w:rPr>
              <w:lang w:val="fr-FR"/>
            </w:rPr>
          </w:rPrChange>
        </w:rPr>
        <w:t>accidentellement</w:t>
      </w:r>
      <w:r w:rsidRPr="00F94CB9">
        <w:rPr>
          <w:spacing w:val="-9"/>
          <w:sz w:val="28"/>
          <w:szCs w:val="28"/>
          <w:lang w:val="fr-FR"/>
          <w:rPrChange w:id="7522" w:author="Peng Luqi" w:date="2019-10-13T14:50:00Z">
            <w:rPr>
              <w:spacing w:val="-9"/>
              <w:lang w:val="fr-FR"/>
            </w:rPr>
          </w:rPrChange>
        </w:rPr>
        <w:t xml:space="preserve"> </w:t>
      </w:r>
      <w:r w:rsidRPr="00F94CB9">
        <w:rPr>
          <w:sz w:val="28"/>
          <w:szCs w:val="28"/>
          <w:lang w:val="fr-FR"/>
          <w:rPrChange w:id="7523" w:author="Peng Luqi" w:date="2019-10-13T14:50:00Z">
            <w:rPr>
              <w:lang w:val="fr-FR"/>
            </w:rPr>
          </w:rPrChange>
        </w:rPr>
        <w:t>photographié</w:t>
      </w:r>
      <w:r w:rsidRPr="00F94CB9">
        <w:rPr>
          <w:spacing w:val="-8"/>
          <w:sz w:val="28"/>
          <w:szCs w:val="28"/>
          <w:lang w:val="fr-FR"/>
          <w:rPrChange w:id="7524" w:author="Peng Luqi" w:date="2019-10-13T14:50:00Z">
            <w:rPr>
              <w:spacing w:val="-8"/>
              <w:lang w:val="fr-FR"/>
            </w:rPr>
          </w:rPrChange>
        </w:rPr>
        <w:t xml:space="preserve"> </w:t>
      </w:r>
      <w:r w:rsidRPr="00F94CB9">
        <w:rPr>
          <w:sz w:val="28"/>
          <w:szCs w:val="28"/>
          <w:lang w:val="fr-FR"/>
          <w:rPrChange w:id="7525" w:author="Peng Luqi" w:date="2019-10-13T14:50:00Z">
            <w:rPr>
              <w:lang w:val="fr-FR"/>
            </w:rPr>
          </w:rPrChange>
        </w:rPr>
        <w:t>une</w:t>
      </w:r>
      <w:r w:rsidRPr="00F94CB9">
        <w:rPr>
          <w:spacing w:val="-9"/>
          <w:sz w:val="28"/>
          <w:szCs w:val="28"/>
          <w:lang w:val="fr-FR"/>
          <w:rPrChange w:id="7526" w:author="Peng Luqi" w:date="2019-10-13T14:50:00Z">
            <w:rPr>
              <w:spacing w:val="-9"/>
              <w:lang w:val="fr-FR"/>
            </w:rPr>
          </w:rPrChange>
        </w:rPr>
        <w:t xml:space="preserve"> </w:t>
      </w:r>
      <w:r w:rsidRPr="00F94CB9">
        <w:rPr>
          <w:sz w:val="28"/>
          <w:szCs w:val="28"/>
          <w:lang w:val="fr-FR"/>
          <w:rPrChange w:id="7527" w:author="Peng Luqi" w:date="2019-10-13T14:50:00Z">
            <w:rPr>
              <w:lang w:val="fr-FR"/>
            </w:rPr>
          </w:rPrChange>
        </w:rPr>
        <w:t>fille</w:t>
      </w:r>
      <w:r w:rsidRPr="00F94CB9">
        <w:rPr>
          <w:spacing w:val="-9"/>
          <w:sz w:val="28"/>
          <w:szCs w:val="28"/>
          <w:lang w:val="fr-FR"/>
          <w:rPrChange w:id="7528" w:author="Peng Luqi" w:date="2019-10-13T14:50:00Z">
            <w:rPr>
              <w:spacing w:val="-9"/>
              <w:lang w:val="fr-FR"/>
            </w:rPr>
          </w:rPrChange>
        </w:rPr>
        <w:t xml:space="preserve"> </w:t>
      </w:r>
      <w:r w:rsidRPr="00F94CB9">
        <w:rPr>
          <w:sz w:val="28"/>
          <w:szCs w:val="28"/>
          <w:lang w:val="fr-FR"/>
          <w:rPrChange w:id="7529" w:author="Peng Luqi" w:date="2019-10-13T14:50:00Z">
            <w:rPr>
              <w:lang w:val="fr-FR"/>
            </w:rPr>
          </w:rPrChange>
        </w:rPr>
        <w:t>qui</w:t>
      </w:r>
      <w:r w:rsidRPr="00F94CB9">
        <w:rPr>
          <w:spacing w:val="-8"/>
          <w:sz w:val="28"/>
          <w:szCs w:val="28"/>
          <w:lang w:val="fr-FR"/>
          <w:rPrChange w:id="7530" w:author="Peng Luqi" w:date="2019-10-13T14:50:00Z">
            <w:rPr>
              <w:spacing w:val="-8"/>
              <w:lang w:val="fr-FR"/>
            </w:rPr>
          </w:rPrChange>
        </w:rPr>
        <w:t xml:space="preserve"> </w:t>
      </w:r>
      <w:r w:rsidRPr="00F94CB9">
        <w:rPr>
          <w:sz w:val="28"/>
          <w:szCs w:val="28"/>
          <w:lang w:val="fr-FR"/>
          <w:rPrChange w:id="7531" w:author="Peng Luqi" w:date="2019-10-13T14:50:00Z">
            <w:rPr>
              <w:lang w:val="fr-FR"/>
            </w:rPr>
          </w:rPrChange>
        </w:rPr>
        <w:t>tentait</w:t>
      </w:r>
      <w:r w:rsidRPr="00F94CB9">
        <w:rPr>
          <w:spacing w:val="-9"/>
          <w:sz w:val="28"/>
          <w:szCs w:val="28"/>
          <w:lang w:val="fr-FR"/>
          <w:rPrChange w:id="7532" w:author="Peng Luqi" w:date="2019-10-13T14:50:00Z">
            <w:rPr>
              <w:spacing w:val="-9"/>
              <w:lang w:val="fr-FR"/>
            </w:rPr>
          </w:rPrChange>
        </w:rPr>
        <w:t xml:space="preserve"> </w:t>
      </w:r>
      <w:r w:rsidRPr="00F94CB9">
        <w:rPr>
          <w:sz w:val="28"/>
          <w:szCs w:val="28"/>
          <w:lang w:val="fr-FR"/>
          <w:rPrChange w:id="7533" w:author="Peng Luqi" w:date="2019-10-13T14:50:00Z">
            <w:rPr>
              <w:lang w:val="fr-FR"/>
            </w:rPr>
          </w:rPrChange>
        </w:rPr>
        <w:t>désespérément</w:t>
      </w:r>
      <w:r w:rsidRPr="00F94CB9">
        <w:rPr>
          <w:spacing w:val="-8"/>
          <w:sz w:val="28"/>
          <w:szCs w:val="28"/>
          <w:lang w:val="fr-FR"/>
          <w:rPrChange w:id="7534" w:author="Peng Luqi" w:date="2019-10-13T14:50:00Z">
            <w:rPr>
              <w:spacing w:val="-8"/>
              <w:lang w:val="fr-FR"/>
            </w:rPr>
          </w:rPrChange>
        </w:rPr>
        <w:t xml:space="preserve"> </w:t>
      </w:r>
      <w:r w:rsidRPr="00F94CB9">
        <w:rPr>
          <w:sz w:val="28"/>
          <w:szCs w:val="28"/>
          <w:lang w:val="fr-FR"/>
          <w:rPrChange w:id="7535" w:author="Peng Luqi" w:date="2019-10-13T14:50:00Z">
            <w:rPr>
              <w:lang w:val="fr-FR"/>
            </w:rPr>
          </w:rPrChange>
        </w:rPr>
        <w:t>de</w:t>
      </w:r>
      <w:r w:rsidRPr="00F94CB9">
        <w:rPr>
          <w:spacing w:val="-9"/>
          <w:sz w:val="28"/>
          <w:szCs w:val="28"/>
          <w:lang w:val="fr-FR"/>
          <w:rPrChange w:id="7536" w:author="Peng Luqi" w:date="2019-10-13T14:50:00Z">
            <w:rPr>
              <w:spacing w:val="-9"/>
              <w:lang w:val="fr-FR"/>
            </w:rPr>
          </w:rPrChange>
        </w:rPr>
        <w:t xml:space="preserve"> </w:t>
      </w:r>
      <w:r w:rsidRPr="00F94CB9">
        <w:rPr>
          <w:sz w:val="28"/>
          <w:szCs w:val="28"/>
          <w:lang w:val="fr-FR"/>
          <w:rPrChange w:id="7537" w:author="Peng Luqi" w:date="2019-10-13T14:50:00Z">
            <w:rPr>
              <w:lang w:val="fr-FR"/>
            </w:rPr>
          </w:rPrChange>
        </w:rPr>
        <w:t>sauver des gens. Elle fut surprise de constater que les deux jambes de celle-ci qui luttait pour sauver des vies étaient</w:t>
      </w:r>
      <w:r w:rsidRPr="00F94CB9">
        <w:rPr>
          <w:spacing w:val="-10"/>
          <w:sz w:val="28"/>
          <w:szCs w:val="28"/>
          <w:lang w:val="fr-FR"/>
          <w:rPrChange w:id="7538" w:author="Peng Luqi" w:date="2019-10-13T14:50:00Z">
            <w:rPr>
              <w:spacing w:val="-10"/>
              <w:lang w:val="fr-FR"/>
            </w:rPr>
          </w:rPrChange>
        </w:rPr>
        <w:t xml:space="preserve"> </w:t>
      </w:r>
      <w:r w:rsidRPr="00F94CB9">
        <w:rPr>
          <w:sz w:val="28"/>
          <w:szCs w:val="28"/>
          <w:lang w:val="fr-FR"/>
          <w:rPrChange w:id="7539" w:author="Peng Luqi" w:date="2019-10-13T14:50:00Z">
            <w:rPr>
              <w:lang w:val="fr-FR"/>
            </w:rPr>
          </w:rPrChange>
        </w:rPr>
        <w:t>des</w:t>
      </w:r>
      <w:r w:rsidRPr="00F94CB9">
        <w:rPr>
          <w:spacing w:val="-10"/>
          <w:sz w:val="28"/>
          <w:szCs w:val="28"/>
          <w:lang w:val="fr-FR"/>
          <w:rPrChange w:id="7540" w:author="Peng Luqi" w:date="2019-10-13T14:50:00Z">
            <w:rPr>
              <w:spacing w:val="-10"/>
              <w:lang w:val="fr-FR"/>
            </w:rPr>
          </w:rPrChange>
        </w:rPr>
        <w:t xml:space="preserve"> </w:t>
      </w:r>
      <w:r w:rsidRPr="00F94CB9">
        <w:rPr>
          <w:sz w:val="28"/>
          <w:szCs w:val="28"/>
          <w:lang w:val="fr-FR"/>
          <w:rPrChange w:id="7541" w:author="Peng Luqi" w:date="2019-10-13T14:50:00Z">
            <w:rPr>
              <w:lang w:val="fr-FR"/>
            </w:rPr>
          </w:rPrChange>
        </w:rPr>
        <w:t>prothèses.</w:t>
      </w:r>
      <w:r w:rsidRPr="00F94CB9">
        <w:rPr>
          <w:spacing w:val="-10"/>
          <w:sz w:val="28"/>
          <w:szCs w:val="28"/>
          <w:lang w:val="fr-FR"/>
          <w:rPrChange w:id="7542" w:author="Peng Luqi" w:date="2019-10-13T14:50:00Z">
            <w:rPr>
              <w:spacing w:val="-10"/>
              <w:lang w:val="fr-FR"/>
            </w:rPr>
          </w:rPrChange>
        </w:rPr>
        <w:t xml:space="preserve"> </w:t>
      </w:r>
      <w:r w:rsidRPr="00F94CB9">
        <w:rPr>
          <w:sz w:val="28"/>
          <w:szCs w:val="28"/>
          <w:lang w:val="fr-FR"/>
          <w:rPrChange w:id="7543" w:author="Peng Luqi" w:date="2019-10-13T14:50:00Z">
            <w:rPr>
              <w:lang w:val="fr-FR"/>
            </w:rPr>
          </w:rPrChange>
        </w:rPr>
        <w:t>Liao</w:t>
      </w:r>
      <w:r w:rsidRPr="00F94CB9">
        <w:rPr>
          <w:spacing w:val="-10"/>
          <w:sz w:val="28"/>
          <w:szCs w:val="28"/>
          <w:lang w:val="fr-FR"/>
          <w:rPrChange w:id="7544" w:author="Peng Luqi" w:date="2019-10-13T14:50:00Z">
            <w:rPr>
              <w:spacing w:val="-10"/>
              <w:lang w:val="fr-FR"/>
            </w:rPr>
          </w:rPrChange>
        </w:rPr>
        <w:t xml:space="preserve"> </w:t>
      </w:r>
      <w:r w:rsidRPr="00F94CB9">
        <w:rPr>
          <w:sz w:val="28"/>
          <w:szCs w:val="28"/>
          <w:lang w:val="fr-FR"/>
          <w:rPrChange w:id="7545" w:author="Peng Luqi" w:date="2019-10-13T14:50:00Z">
            <w:rPr>
              <w:lang w:val="fr-FR"/>
            </w:rPr>
          </w:rPrChange>
        </w:rPr>
        <w:t>Zhi</w:t>
      </w:r>
      <w:r w:rsidRPr="00F94CB9">
        <w:rPr>
          <w:spacing w:val="-10"/>
          <w:sz w:val="28"/>
          <w:szCs w:val="28"/>
          <w:lang w:val="fr-FR"/>
          <w:rPrChange w:id="7546" w:author="Peng Luqi" w:date="2019-10-13T14:50:00Z">
            <w:rPr>
              <w:spacing w:val="-10"/>
              <w:lang w:val="fr-FR"/>
            </w:rPr>
          </w:rPrChange>
        </w:rPr>
        <w:t xml:space="preserve"> </w:t>
      </w:r>
      <w:r w:rsidRPr="00F94CB9">
        <w:rPr>
          <w:sz w:val="28"/>
          <w:szCs w:val="28"/>
          <w:lang w:val="fr-FR"/>
          <w:rPrChange w:id="7547" w:author="Peng Luqi" w:date="2019-10-13T14:50:00Z">
            <w:rPr>
              <w:lang w:val="fr-FR"/>
            </w:rPr>
          </w:rPrChange>
        </w:rPr>
        <w:t>est</w:t>
      </w:r>
      <w:r w:rsidRPr="00F94CB9">
        <w:rPr>
          <w:spacing w:val="-11"/>
          <w:sz w:val="28"/>
          <w:szCs w:val="28"/>
          <w:lang w:val="fr-FR"/>
          <w:rPrChange w:id="7548" w:author="Peng Luqi" w:date="2019-10-13T14:50:00Z">
            <w:rPr>
              <w:spacing w:val="-11"/>
              <w:lang w:val="fr-FR"/>
            </w:rPr>
          </w:rPrChange>
        </w:rPr>
        <w:t xml:space="preserve"> </w:t>
      </w:r>
      <w:r w:rsidRPr="00F94CB9">
        <w:rPr>
          <w:sz w:val="28"/>
          <w:szCs w:val="28"/>
          <w:lang w:val="fr-FR"/>
          <w:rPrChange w:id="7549" w:author="Peng Luqi" w:date="2019-10-13T14:50:00Z">
            <w:rPr>
              <w:lang w:val="fr-FR"/>
            </w:rPr>
          </w:rPrChange>
        </w:rPr>
        <w:t>le</w:t>
      </w:r>
      <w:r w:rsidRPr="00F94CB9">
        <w:rPr>
          <w:spacing w:val="-11"/>
          <w:sz w:val="28"/>
          <w:szCs w:val="28"/>
          <w:lang w:val="fr-FR"/>
          <w:rPrChange w:id="7550" w:author="Peng Luqi" w:date="2019-10-13T14:50:00Z">
            <w:rPr>
              <w:spacing w:val="-11"/>
              <w:lang w:val="fr-FR"/>
            </w:rPr>
          </w:rPrChange>
        </w:rPr>
        <w:t xml:space="preserve"> </w:t>
      </w:r>
      <w:r w:rsidRPr="00F94CB9">
        <w:rPr>
          <w:sz w:val="28"/>
          <w:szCs w:val="28"/>
          <w:lang w:val="fr-FR"/>
          <w:rPrChange w:id="7551" w:author="Peng Luqi" w:date="2019-10-13T14:50:00Z">
            <w:rPr>
              <w:lang w:val="fr-FR"/>
            </w:rPr>
          </w:rPrChange>
        </w:rPr>
        <w:t>genre</w:t>
      </w:r>
      <w:r w:rsidRPr="00F94CB9">
        <w:rPr>
          <w:spacing w:val="-11"/>
          <w:sz w:val="28"/>
          <w:szCs w:val="28"/>
          <w:lang w:val="fr-FR"/>
          <w:rPrChange w:id="7552" w:author="Peng Luqi" w:date="2019-10-13T14:50:00Z">
            <w:rPr>
              <w:spacing w:val="-11"/>
              <w:lang w:val="fr-FR"/>
            </w:rPr>
          </w:rPrChange>
        </w:rPr>
        <w:t xml:space="preserve"> </w:t>
      </w:r>
      <w:r w:rsidRPr="00F94CB9">
        <w:rPr>
          <w:sz w:val="28"/>
          <w:szCs w:val="28"/>
          <w:lang w:val="fr-FR"/>
          <w:rPrChange w:id="7553" w:author="Peng Luqi" w:date="2019-10-13T14:50:00Z">
            <w:rPr>
              <w:lang w:val="fr-FR"/>
            </w:rPr>
          </w:rPrChange>
        </w:rPr>
        <w:t>de</w:t>
      </w:r>
      <w:r w:rsidRPr="00F94CB9">
        <w:rPr>
          <w:spacing w:val="-11"/>
          <w:sz w:val="28"/>
          <w:szCs w:val="28"/>
          <w:lang w:val="fr-FR"/>
          <w:rPrChange w:id="7554" w:author="Peng Luqi" w:date="2019-10-13T14:50:00Z">
            <w:rPr>
              <w:spacing w:val="-11"/>
              <w:lang w:val="fr-FR"/>
            </w:rPr>
          </w:rPrChange>
        </w:rPr>
        <w:t xml:space="preserve"> </w:t>
      </w:r>
      <w:r w:rsidRPr="00F94CB9">
        <w:rPr>
          <w:sz w:val="28"/>
          <w:szCs w:val="28"/>
          <w:lang w:val="fr-FR"/>
          <w:rPrChange w:id="7555" w:author="Peng Luqi" w:date="2019-10-13T14:50:00Z">
            <w:rPr>
              <w:lang w:val="fr-FR"/>
            </w:rPr>
          </w:rPrChange>
        </w:rPr>
        <w:t>personne</w:t>
      </w:r>
      <w:r w:rsidRPr="00F94CB9">
        <w:rPr>
          <w:spacing w:val="-11"/>
          <w:sz w:val="28"/>
          <w:szCs w:val="28"/>
          <w:lang w:val="fr-FR"/>
          <w:rPrChange w:id="7556" w:author="Peng Luqi" w:date="2019-10-13T14:50:00Z">
            <w:rPr>
              <w:spacing w:val="-11"/>
              <w:lang w:val="fr-FR"/>
            </w:rPr>
          </w:rPrChange>
        </w:rPr>
        <w:t xml:space="preserve"> </w:t>
      </w:r>
      <w:r w:rsidRPr="00F94CB9">
        <w:rPr>
          <w:sz w:val="28"/>
          <w:szCs w:val="28"/>
          <w:lang w:val="fr-FR"/>
          <w:rPrChange w:id="7557" w:author="Peng Luqi" w:date="2019-10-13T14:50:00Z">
            <w:rPr>
              <w:lang w:val="fr-FR"/>
            </w:rPr>
          </w:rPrChange>
        </w:rPr>
        <w:t>rare</w:t>
      </w:r>
      <w:r w:rsidRPr="00F94CB9">
        <w:rPr>
          <w:spacing w:val="-11"/>
          <w:sz w:val="28"/>
          <w:szCs w:val="28"/>
          <w:lang w:val="fr-FR"/>
          <w:rPrChange w:id="7558" w:author="Peng Luqi" w:date="2019-10-13T14:50:00Z">
            <w:rPr>
              <w:spacing w:val="-11"/>
              <w:lang w:val="fr-FR"/>
            </w:rPr>
          </w:rPrChange>
        </w:rPr>
        <w:t xml:space="preserve"> </w:t>
      </w:r>
      <w:r w:rsidRPr="00F94CB9">
        <w:rPr>
          <w:sz w:val="28"/>
          <w:szCs w:val="28"/>
          <w:lang w:val="fr-FR"/>
          <w:rPrChange w:id="7559" w:author="Peng Luqi" w:date="2019-10-13T14:50:00Z">
            <w:rPr>
              <w:lang w:val="fr-FR"/>
            </w:rPr>
          </w:rPrChange>
        </w:rPr>
        <w:t>qui</w:t>
      </w:r>
      <w:r w:rsidRPr="00F94CB9">
        <w:rPr>
          <w:spacing w:val="-10"/>
          <w:sz w:val="28"/>
          <w:szCs w:val="28"/>
          <w:lang w:val="fr-FR"/>
          <w:rPrChange w:id="7560" w:author="Peng Luqi" w:date="2019-10-13T14:50:00Z">
            <w:rPr>
              <w:spacing w:val="-10"/>
              <w:lang w:val="fr-FR"/>
            </w:rPr>
          </w:rPrChange>
        </w:rPr>
        <w:t xml:space="preserve"> </w:t>
      </w:r>
      <w:r w:rsidRPr="00F94CB9">
        <w:rPr>
          <w:sz w:val="28"/>
          <w:szCs w:val="28"/>
          <w:lang w:val="fr-FR"/>
          <w:rPrChange w:id="7561" w:author="Peng Luqi" w:date="2019-10-13T14:50:00Z">
            <w:rPr>
              <w:lang w:val="fr-FR"/>
            </w:rPr>
          </w:rPrChange>
        </w:rPr>
        <w:t>a</w:t>
      </w:r>
      <w:r w:rsidRPr="00F94CB9">
        <w:rPr>
          <w:spacing w:val="-11"/>
          <w:sz w:val="28"/>
          <w:szCs w:val="28"/>
          <w:lang w:val="fr-FR"/>
          <w:rPrChange w:id="7562" w:author="Peng Luqi" w:date="2019-10-13T14:50:00Z">
            <w:rPr>
              <w:spacing w:val="-11"/>
              <w:lang w:val="fr-FR"/>
            </w:rPr>
          </w:rPrChange>
        </w:rPr>
        <w:t xml:space="preserve"> </w:t>
      </w:r>
      <w:r w:rsidRPr="00F94CB9">
        <w:rPr>
          <w:sz w:val="28"/>
          <w:szCs w:val="28"/>
          <w:lang w:val="fr-FR"/>
          <w:rPrChange w:id="7563" w:author="Peng Luqi" w:date="2019-10-13T14:50:00Z">
            <w:rPr>
              <w:lang w:val="fr-FR"/>
            </w:rPr>
          </w:rPrChange>
        </w:rPr>
        <w:t>la</w:t>
      </w:r>
      <w:r w:rsidRPr="00F94CB9">
        <w:rPr>
          <w:spacing w:val="-11"/>
          <w:sz w:val="28"/>
          <w:szCs w:val="28"/>
          <w:lang w:val="fr-FR"/>
          <w:rPrChange w:id="7564" w:author="Peng Luqi" w:date="2019-10-13T14:50:00Z">
            <w:rPr>
              <w:spacing w:val="-11"/>
              <w:lang w:val="fr-FR"/>
            </w:rPr>
          </w:rPrChange>
        </w:rPr>
        <w:t xml:space="preserve"> </w:t>
      </w:r>
      <w:r w:rsidRPr="00F94CB9">
        <w:rPr>
          <w:sz w:val="28"/>
          <w:szCs w:val="28"/>
          <w:lang w:val="fr-FR"/>
          <w:rPrChange w:id="7565" w:author="Peng Luqi" w:date="2019-10-13T14:50:00Z">
            <w:rPr>
              <w:lang w:val="fr-FR"/>
            </w:rPr>
          </w:rPrChange>
        </w:rPr>
        <w:t>capacité</w:t>
      </w:r>
      <w:r w:rsidRPr="00F94CB9">
        <w:rPr>
          <w:spacing w:val="-10"/>
          <w:sz w:val="28"/>
          <w:szCs w:val="28"/>
          <w:lang w:val="fr-FR"/>
          <w:rPrChange w:id="7566" w:author="Peng Luqi" w:date="2019-10-13T14:50:00Z">
            <w:rPr>
              <w:spacing w:val="-10"/>
              <w:lang w:val="fr-FR"/>
            </w:rPr>
          </w:rPrChange>
        </w:rPr>
        <w:t xml:space="preserve"> </w:t>
      </w:r>
      <w:r w:rsidRPr="00F94CB9">
        <w:rPr>
          <w:sz w:val="28"/>
          <w:szCs w:val="28"/>
          <w:lang w:val="fr-FR"/>
          <w:rPrChange w:id="7567" w:author="Peng Luqi" w:date="2019-10-13T14:50:00Z">
            <w:rPr>
              <w:lang w:val="fr-FR"/>
            </w:rPr>
          </w:rPrChange>
        </w:rPr>
        <w:t>de</w:t>
      </w:r>
      <w:r w:rsidRPr="00F94CB9">
        <w:rPr>
          <w:spacing w:val="-11"/>
          <w:sz w:val="28"/>
          <w:szCs w:val="28"/>
          <w:lang w:val="fr-FR"/>
          <w:rPrChange w:id="7568" w:author="Peng Luqi" w:date="2019-10-13T14:50:00Z">
            <w:rPr>
              <w:spacing w:val="-11"/>
              <w:lang w:val="fr-FR"/>
            </w:rPr>
          </w:rPrChange>
        </w:rPr>
        <w:t xml:space="preserve"> </w:t>
      </w:r>
      <w:r w:rsidRPr="00F94CB9">
        <w:rPr>
          <w:sz w:val="28"/>
          <w:szCs w:val="28"/>
          <w:lang w:val="fr-FR"/>
          <w:rPrChange w:id="7569" w:author="Peng Luqi" w:date="2019-10-13T14:50:00Z">
            <w:rPr>
              <w:lang w:val="fr-FR"/>
            </w:rPr>
          </w:rPrChange>
        </w:rPr>
        <w:t>couper</w:t>
      </w:r>
      <w:r w:rsidRPr="00F94CB9">
        <w:rPr>
          <w:spacing w:val="-10"/>
          <w:sz w:val="28"/>
          <w:szCs w:val="28"/>
          <w:lang w:val="fr-FR"/>
          <w:rPrChange w:id="7570" w:author="Peng Luqi" w:date="2019-10-13T14:50:00Z">
            <w:rPr>
              <w:spacing w:val="-10"/>
              <w:lang w:val="fr-FR"/>
            </w:rPr>
          </w:rPrChange>
        </w:rPr>
        <w:t xml:space="preserve"> </w:t>
      </w:r>
      <w:r w:rsidRPr="00F94CB9">
        <w:rPr>
          <w:sz w:val="28"/>
          <w:szCs w:val="28"/>
          <w:lang w:val="fr-FR"/>
          <w:rPrChange w:id="7571" w:author="Peng Luqi" w:date="2019-10-13T14:50:00Z">
            <w:rPr>
              <w:lang w:val="fr-FR"/>
            </w:rPr>
          </w:rPrChange>
        </w:rPr>
        <w:t>le</w:t>
      </w:r>
      <w:r w:rsidRPr="00F94CB9">
        <w:rPr>
          <w:spacing w:val="-11"/>
          <w:sz w:val="28"/>
          <w:szCs w:val="28"/>
          <w:lang w:val="fr-FR"/>
          <w:rPrChange w:id="7572" w:author="Peng Luqi" w:date="2019-10-13T14:50:00Z">
            <w:rPr>
              <w:spacing w:val="-11"/>
              <w:lang w:val="fr-FR"/>
            </w:rPr>
          </w:rPrChange>
        </w:rPr>
        <w:t xml:space="preserve"> </w:t>
      </w:r>
      <w:r w:rsidRPr="00F94CB9">
        <w:rPr>
          <w:sz w:val="28"/>
          <w:szCs w:val="28"/>
          <w:lang w:val="fr-FR"/>
          <w:rPrChange w:id="7573" w:author="Peng Luqi" w:date="2019-10-13T14:50:00Z">
            <w:rPr>
              <w:lang w:val="fr-FR"/>
            </w:rPr>
          </w:rPrChange>
        </w:rPr>
        <w:t>lien</w:t>
      </w:r>
      <w:r w:rsidRPr="00F94CB9">
        <w:rPr>
          <w:spacing w:val="-11"/>
          <w:sz w:val="28"/>
          <w:szCs w:val="28"/>
          <w:lang w:val="fr-FR"/>
          <w:rPrChange w:id="7574" w:author="Peng Luqi" w:date="2019-10-13T14:50:00Z">
            <w:rPr>
              <w:spacing w:val="-11"/>
              <w:lang w:val="fr-FR"/>
            </w:rPr>
          </w:rPrChange>
        </w:rPr>
        <w:t xml:space="preserve"> </w:t>
      </w:r>
      <w:r w:rsidRPr="00F94CB9">
        <w:rPr>
          <w:sz w:val="28"/>
          <w:szCs w:val="28"/>
          <w:lang w:val="fr-FR"/>
          <w:rPrChange w:id="7575" w:author="Peng Luqi" w:date="2019-10-13T14:50:00Z">
            <w:rPr>
              <w:lang w:val="fr-FR"/>
            </w:rPr>
          </w:rPrChange>
        </w:rPr>
        <w:t>inévitable entre le passé et le futur. Plus tard, Liao Zhi a pris l</w:t>
      </w:r>
      <w:del w:id="7576" w:author="Peng Luqi" w:date="2019-10-13T14:43:00Z">
        <w:r w:rsidRPr="00F94CB9" w:rsidDel="00EF666F">
          <w:rPr>
            <w:sz w:val="28"/>
            <w:szCs w:val="28"/>
            <w:lang w:val="fr-FR"/>
            <w:rPrChange w:id="7577" w:author="Peng Luqi" w:date="2019-10-13T14:50:00Z">
              <w:rPr>
                <w:lang w:val="fr-FR"/>
              </w:rPr>
            </w:rPrChange>
          </w:rPr>
          <w:delText>’</w:delText>
        </w:r>
      </w:del>
      <w:ins w:id="7578" w:author="Peng Luqi" w:date="2019-10-13T14:43:00Z">
        <w:r w:rsidR="00EF666F" w:rsidRPr="00F94CB9">
          <w:rPr>
            <w:sz w:val="28"/>
            <w:szCs w:val="28"/>
            <w:lang w:val="fr-FR"/>
            <w:rPrChange w:id="7579" w:author="Peng Luqi" w:date="2019-10-13T14:50:00Z">
              <w:rPr>
                <w:lang w:val="fr-FR"/>
              </w:rPr>
            </w:rPrChange>
          </w:rPr>
          <w:t>’</w:t>
        </w:r>
      </w:ins>
      <w:r w:rsidRPr="00F94CB9">
        <w:rPr>
          <w:sz w:val="28"/>
          <w:szCs w:val="28"/>
          <w:lang w:val="fr-FR"/>
          <w:rPrChange w:id="7580" w:author="Peng Luqi" w:date="2019-10-13T14:50:00Z">
            <w:rPr>
              <w:lang w:val="fr-FR"/>
            </w:rPr>
          </w:rPrChange>
        </w:rPr>
        <w:t>initiative de mettre fin à son mariage malheureux, et, quelques années plus tard, a rencontré un Américain originaire de Taïwan spécialisé dans les prothèses. Elle s</w:t>
      </w:r>
      <w:del w:id="7581" w:author="Peng Luqi" w:date="2019-10-13T14:43:00Z">
        <w:r w:rsidRPr="00F94CB9" w:rsidDel="00EF666F">
          <w:rPr>
            <w:sz w:val="28"/>
            <w:szCs w:val="28"/>
            <w:lang w:val="fr-FR"/>
            <w:rPrChange w:id="7582" w:author="Peng Luqi" w:date="2019-10-13T14:50:00Z">
              <w:rPr>
                <w:lang w:val="fr-FR"/>
              </w:rPr>
            </w:rPrChange>
          </w:rPr>
          <w:delText>’</w:delText>
        </w:r>
      </w:del>
      <w:ins w:id="7583" w:author="Peng Luqi" w:date="2019-10-13T14:43:00Z">
        <w:r w:rsidR="00EF666F" w:rsidRPr="00F94CB9">
          <w:rPr>
            <w:sz w:val="28"/>
            <w:szCs w:val="28"/>
            <w:lang w:val="fr-FR"/>
            <w:rPrChange w:id="7584" w:author="Peng Luqi" w:date="2019-10-13T14:50:00Z">
              <w:rPr>
                <w:lang w:val="fr-FR"/>
              </w:rPr>
            </w:rPrChange>
          </w:rPr>
          <w:t>’</w:t>
        </w:r>
      </w:ins>
      <w:r w:rsidRPr="00F94CB9">
        <w:rPr>
          <w:sz w:val="28"/>
          <w:szCs w:val="28"/>
          <w:lang w:val="fr-FR"/>
          <w:rPrChange w:id="7585" w:author="Peng Luqi" w:date="2019-10-13T14:50:00Z">
            <w:rPr>
              <w:lang w:val="fr-FR"/>
            </w:rPr>
          </w:rPrChange>
        </w:rPr>
        <w:t>est mariée avec lui et a eu un enfant. Seriez-vous en mesure de deviner ce que Liao Zhi a dit à son époux</w:t>
      </w:r>
      <w:r w:rsidRPr="00F94CB9">
        <w:rPr>
          <w:spacing w:val="-7"/>
          <w:sz w:val="28"/>
          <w:szCs w:val="28"/>
          <w:lang w:val="fr-FR"/>
          <w:rPrChange w:id="7586" w:author="Peng Luqi" w:date="2019-10-13T14:50:00Z">
            <w:rPr>
              <w:spacing w:val="-7"/>
              <w:lang w:val="fr-FR"/>
            </w:rPr>
          </w:rPrChange>
        </w:rPr>
        <w:t xml:space="preserve"> </w:t>
      </w:r>
      <w:r w:rsidRPr="00F94CB9">
        <w:rPr>
          <w:sz w:val="28"/>
          <w:szCs w:val="28"/>
          <w:lang w:val="fr-FR"/>
          <w:rPrChange w:id="7587" w:author="Peng Luqi" w:date="2019-10-13T14:50:00Z">
            <w:rPr>
              <w:lang w:val="fr-FR"/>
            </w:rPr>
          </w:rPrChange>
        </w:rPr>
        <w:t>?</w:t>
      </w:r>
    </w:p>
    <w:p w:rsidR="002B38DF" w:rsidRPr="00F94CB9" w:rsidRDefault="002B38DF">
      <w:pPr>
        <w:pStyle w:val="a3"/>
        <w:ind w:left="170" w:right="170"/>
        <w:jc w:val="both"/>
        <w:rPr>
          <w:lang w:val="fr-FR"/>
          <w:rPrChange w:id="7588" w:author="Peng Luqi" w:date="2019-10-13T14:50:00Z">
            <w:rPr>
              <w:sz w:val="22"/>
              <w:lang w:val="fr-FR"/>
            </w:rPr>
          </w:rPrChange>
        </w:rPr>
        <w:pPrChange w:id="7589" w:author="Peng Luqi" w:date="2019-10-13T14:20:00Z">
          <w:pPr>
            <w:pStyle w:val="a3"/>
            <w:spacing w:before="1"/>
          </w:pPr>
        </w:pPrChange>
      </w:pPr>
    </w:p>
    <w:p w:rsidR="00112ACB" w:rsidRDefault="00716360">
      <w:pPr>
        <w:pStyle w:val="a3"/>
        <w:ind w:left="720" w:right="720"/>
        <w:jc w:val="both"/>
        <w:rPr>
          <w:ins w:id="7590" w:author="Peng Luqi" w:date="2019-10-13T15:03:00Z"/>
          <w:lang w:val="fr-FR"/>
        </w:rPr>
        <w:pPrChange w:id="7591" w:author="Peng Luqi" w:date="2019-10-13T15:04:00Z">
          <w:pPr>
            <w:ind w:left="170" w:right="170"/>
            <w:jc w:val="both"/>
          </w:pPr>
        </w:pPrChange>
      </w:pPr>
      <w:r w:rsidRPr="00F94CB9">
        <w:rPr>
          <w:lang w:val="fr-FR"/>
          <w:rPrChange w:id="7592" w:author="Peng Luqi" w:date="2019-10-13T14:50:00Z">
            <w:rPr>
              <w:lang w:val="fr-FR"/>
            </w:rPr>
          </w:rPrChange>
        </w:rPr>
        <w:t>Peux-tu me faire grandir de deux centimètres ? Je n</w:t>
      </w:r>
      <w:del w:id="7593" w:author="Peng Luqi" w:date="2019-10-13T14:43:00Z">
        <w:r w:rsidRPr="00F94CB9" w:rsidDel="00EF666F">
          <w:rPr>
            <w:lang w:val="fr-FR"/>
            <w:rPrChange w:id="7594" w:author="Peng Luqi" w:date="2019-10-13T14:50:00Z">
              <w:rPr>
                <w:lang w:val="fr-FR"/>
              </w:rPr>
            </w:rPrChange>
          </w:rPr>
          <w:delText>’</w:delText>
        </w:r>
      </w:del>
      <w:ins w:id="7595" w:author="Peng Luqi" w:date="2019-10-13T14:43:00Z">
        <w:r w:rsidR="00EF666F" w:rsidRPr="00F94CB9">
          <w:rPr>
            <w:lang w:val="fr-FR"/>
            <w:rPrChange w:id="7596" w:author="Peng Luqi" w:date="2019-10-13T14:50:00Z">
              <w:rPr>
                <w:lang w:val="fr-FR"/>
              </w:rPr>
            </w:rPrChange>
          </w:rPr>
          <w:t>’</w:t>
        </w:r>
      </w:ins>
      <w:r w:rsidRPr="00F94CB9">
        <w:rPr>
          <w:lang w:val="fr-FR"/>
          <w:rPrChange w:id="7597" w:author="Peng Luqi" w:date="2019-10-13T14:50:00Z">
            <w:rPr>
              <w:lang w:val="fr-FR"/>
            </w:rPr>
          </w:rPrChange>
        </w:rPr>
        <w:t xml:space="preserve">avais jamais eu une telle opportunité auparavant ! </w:t>
      </w:r>
    </w:p>
    <w:p w:rsidR="00112ACB" w:rsidRDefault="00112ACB" w:rsidP="00CB23F4">
      <w:pPr>
        <w:ind w:left="170" w:right="170"/>
        <w:jc w:val="both"/>
        <w:rPr>
          <w:ins w:id="7598" w:author="Peng Luqi" w:date="2019-10-13T15:03:00Z"/>
          <w:sz w:val="28"/>
          <w:szCs w:val="28"/>
          <w:lang w:val="fr-FR"/>
        </w:rPr>
      </w:pPr>
    </w:p>
    <w:p w:rsidR="002B38DF" w:rsidRDefault="00716360" w:rsidP="00CB23F4">
      <w:pPr>
        <w:ind w:left="170" w:right="170"/>
        <w:jc w:val="both"/>
        <w:rPr>
          <w:ins w:id="7599" w:author="Peng Luqi" w:date="2019-10-13T15:04:00Z"/>
          <w:sz w:val="28"/>
          <w:szCs w:val="28"/>
          <w:lang w:val="fr-FR"/>
        </w:rPr>
      </w:pPr>
      <w:r w:rsidRPr="00F94CB9">
        <w:rPr>
          <w:sz w:val="28"/>
          <w:szCs w:val="28"/>
          <w:lang w:val="fr-FR"/>
          <w:rPrChange w:id="7600" w:author="Peng Luqi" w:date="2019-10-13T14:50:00Z">
            <w:rPr>
              <w:lang w:val="fr-FR"/>
            </w:rPr>
          </w:rPrChange>
        </w:rPr>
        <w:t>Si vous n</w:t>
      </w:r>
      <w:del w:id="7601" w:author="Peng Luqi" w:date="2019-10-13T14:43:00Z">
        <w:r w:rsidRPr="00F94CB9" w:rsidDel="00EF666F">
          <w:rPr>
            <w:sz w:val="28"/>
            <w:szCs w:val="28"/>
            <w:lang w:val="fr-FR"/>
            <w:rPrChange w:id="7602" w:author="Peng Luqi" w:date="2019-10-13T14:50:00Z">
              <w:rPr>
                <w:lang w:val="fr-FR"/>
              </w:rPr>
            </w:rPrChange>
          </w:rPr>
          <w:delText>’</w:delText>
        </w:r>
      </w:del>
      <w:ins w:id="7603" w:author="Peng Luqi" w:date="2019-10-13T14:43:00Z">
        <w:r w:rsidR="00EF666F" w:rsidRPr="00F94CB9">
          <w:rPr>
            <w:sz w:val="28"/>
            <w:szCs w:val="28"/>
            <w:lang w:val="fr-FR"/>
            <w:rPrChange w:id="7604" w:author="Peng Luqi" w:date="2019-10-13T14:50:00Z">
              <w:rPr>
                <w:lang w:val="fr-FR"/>
              </w:rPr>
            </w:rPrChange>
          </w:rPr>
          <w:t>’</w:t>
        </w:r>
      </w:ins>
      <w:r w:rsidRPr="00F94CB9">
        <w:rPr>
          <w:sz w:val="28"/>
          <w:szCs w:val="28"/>
          <w:lang w:val="fr-FR"/>
          <w:rPrChange w:id="7605" w:author="Peng Luqi" w:date="2019-10-13T14:50:00Z">
            <w:rPr>
              <w:lang w:val="fr-FR"/>
            </w:rPr>
          </w:rPrChange>
        </w:rPr>
        <w:t>êtes pas totalement engagé, vous ne devez faire aucun investissement, car votre passé, qui n</w:t>
      </w:r>
      <w:del w:id="7606" w:author="Peng Luqi" w:date="2019-10-13T14:43:00Z">
        <w:r w:rsidRPr="00F94CB9" w:rsidDel="00EF666F">
          <w:rPr>
            <w:sz w:val="28"/>
            <w:szCs w:val="28"/>
            <w:lang w:val="fr-FR"/>
            <w:rPrChange w:id="7607" w:author="Peng Luqi" w:date="2019-10-13T14:50:00Z">
              <w:rPr>
                <w:lang w:val="fr-FR"/>
              </w:rPr>
            </w:rPrChange>
          </w:rPr>
          <w:delText>’</w:delText>
        </w:r>
      </w:del>
      <w:ins w:id="7608" w:author="Peng Luqi" w:date="2019-10-13T14:43:00Z">
        <w:r w:rsidR="00EF666F" w:rsidRPr="00F94CB9">
          <w:rPr>
            <w:sz w:val="28"/>
            <w:szCs w:val="28"/>
            <w:lang w:val="fr-FR"/>
            <w:rPrChange w:id="7609" w:author="Peng Luqi" w:date="2019-10-13T14:50:00Z">
              <w:rPr>
                <w:lang w:val="fr-FR"/>
              </w:rPr>
            </w:rPrChange>
          </w:rPr>
          <w:t>’</w:t>
        </w:r>
      </w:ins>
      <w:r w:rsidRPr="00F94CB9">
        <w:rPr>
          <w:sz w:val="28"/>
          <w:szCs w:val="28"/>
          <w:lang w:val="fr-FR"/>
          <w:rPrChange w:id="7610" w:author="Peng Luqi" w:date="2019-10-13T14:50:00Z">
            <w:rPr>
              <w:lang w:val="fr-FR"/>
            </w:rPr>
          </w:rPrChange>
        </w:rPr>
        <w:t>est généralement pas bon pour les gens ordinaires, déterminera sans aucun doute votre avenir. Nous avons déjà vu que, grâce au mode d</w:t>
      </w:r>
      <w:del w:id="7611" w:author="Peng Luqi" w:date="2019-10-13T14:43:00Z">
        <w:r w:rsidRPr="00F94CB9" w:rsidDel="00EF666F">
          <w:rPr>
            <w:sz w:val="28"/>
            <w:szCs w:val="28"/>
            <w:lang w:val="fr-FR"/>
            <w:rPrChange w:id="7612" w:author="Peng Luqi" w:date="2019-10-13T14:50:00Z">
              <w:rPr>
                <w:lang w:val="fr-FR"/>
              </w:rPr>
            </w:rPrChange>
          </w:rPr>
          <w:delText>’</w:delText>
        </w:r>
      </w:del>
      <w:ins w:id="7613" w:author="Peng Luqi" w:date="2019-10-13T14:43:00Z">
        <w:r w:rsidR="00EF666F" w:rsidRPr="00F94CB9">
          <w:rPr>
            <w:sz w:val="28"/>
            <w:szCs w:val="28"/>
            <w:lang w:val="fr-FR"/>
            <w:rPrChange w:id="7614" w:author="Peng Luqi" w:date="2019-10-13T14:50:00Z">
              <w:rPr>
                <w:lang w:val="fr-FR"/>
              </w:rPr>
            </w:rPrChange>
          </w:rPr>
          <w:t>’</w:t>
        </w:r>
      </w:ins>
      <w:r w:rsidRPr="00F94CB9">
        <w:rPr>
          <w:sz w:val="28"/>
          <w:szCs w:val="28"/>
          <w:lang w:val="fr-FR"/>
          <w:rPrChange w:id="7615" w:author="Peng Luqi" w:date="2019-10-13T14:50:00Z">
            <w:rPr>
              <w:lang w:val="fr-FR"/>
            </w:rPr>
          </w:rPrChange>
        </w:rPr>
        <w:t>investissement fixe, le passé ne peut affecter votre avenir. C</w:t>
      </w:r>
      <w:del w:id="7616" w:author="Peng Luqi" w:date="2019-10-13T14:43:00Z">
        <w:r w:rsidRPr="00F94CB9" w:rsidDel="00EF666F">
          <w:rPr>
            <w:sz w:val="28"/>
            <w:szCs w:val="28"/>
            <w:lang w:val="fr-FR"/>
            <w:rPrChange w:id="7617" w:author="Peng Luqi" w:date="2019-10-13T14:50:00Z">
              <w:rPr>
                <w:lang w:val="fr-FR"/>
              </w:rPr>
            </w:rPrChange>
          </w:rPr>
          <w:delText>’</w:delText>
        </w:r>
      </w:del>
      <w:ins w:id="7618" w:author="Peng Luqi" w:date="2019-10-13T14:43:00Z">
        <w:r w:rsidR="00EF666F" w:rsidRPr="00F94CB9">
          <w:rPr>
            <w:sz w:val="28"/>
            <w:szCs w:val="28"/>
            <w:lang w:val="fr-FR"/>
            <w:rPrChange w:id="7619" w:author="Peng Luqi" w:date="2019-10-13T14:50:00Z">
              <w:rPr>
                <w:lang w:val="fr-FR"/>
              </w:rPr>
            </w:rPrChange>
          </w:rPr>
          <w:t>’</w:t>
        </w:r>
      </w:ins>
      <w:r w:rsidRPr="00F94CB9">
        <w:rPr>
          <w:sz w:val="28"/>
          <w:szCs w:val="28"/>
          <w:lang w:val="fr-FR"/>
          <w:rPrChange w:id="7620" w:author="Peng Luqi" w:date="2019-10-13T14:50:00Z">
            <w:rPr>
              <w:lang w:val="fr-FR"/>
            </w:rPr>
          </w:rPrChange>
        </w:rPr>
        <w:t>est comme</w:t>
      </w:r>
      <w:r w:rsidRPr="00F94CB9">
        <w:rPr>
          <w:spacing w:val="-6"/>
          <w:sz w:val="28"/>
          <w:szCs w:val="28"/>
          <w:lang w:val="fr-FR"/>
          <w:rPrChange w:id="7621" w:author="Peng Luqi" w:date="2019-10-13T14:50:00Z">
            <w:rPr>
              <w:spacing w:val="-6"/>
              <w:lang w:val="fr-FR"/>
            </w:rPr>
          </w:rPrChange>
        </w:rPr>
        <w:t xml:space="preserve"> </w:t>
      </w:r>
      <w:r w:rsidRPr="00F94CB9">
        <w:rPr>
          <w:sz w:val="28"/>
          <w:szCs w:val="28"/>
          <w:lang w:val="fr-FR"/>
          <w:rPrChange w:id="7622" w:author="Peng Luqi" w:date="2019-10-13T14:50:00Z">
            <w:rPr>
              <w:lang w:val="fr-FR"/>
            </w:rPr>
          </w:rPrChange>
        </w:rPr>
        <w:t>s</w:t>
      </w:r>
      <w:del w:id="7623" w:author="Peng Luqi" w:date="2019-10-13T14:43:00Z">
        <w:r w:rsidRPr="00F94CB9" w:rsidDel="00EF666F">
          <w:rPr>
            <w:sz w:val="28"/>
            <w:szCs w:val="28"/>
            <w:lang w:val="fr-FR"/>
            <w:rPrChange w:id="7624" w:author="Peng Luqi" w:date="2019-10-13T14:50:00Z">
              <w:rPr>
                <w:lang w:val="fr-FR"/>
              </w:rPr>
            </w:rPrChange>
          </w:rPr>
          <w:delText>’</w:delText>
        </w:r>
      </w:del>
      <w:ins w:id="7625" w:author="Peng Luqi" w:date="2019-10-13T14:43:00Z">
        <w:r w:rsidR="00EF666F" w:rsidRPr="00F94CB9">
          <w:rPr>
            <w:sz w:val="28"/>
            <w:szCs w:val="28"/>
            <w:lang w:val="fr-FR"/>
            <w:rPrChange w:id="7626" w:author="Peng Luqi" w:date="2019-10-13T14:50:00Z">
              <w:rPr>
                <w:lang w:val="fr-FR"/>
              </w:rPr>
            </w:rPrChange>
          </w:rPr>
          <w:t>’</w:t>
        </w:r>
      </w:ins>
      <w:r w:rsidRPr="00F94CB9">
        <w:rPr>
          <w:sz w:val="28"/>
          <w:szCs w:val="28"/>
          <w:lang w:val="fr-FR"/>
          <w:rPrChange w:id="7627" w:author="Peng Luqi" w:date="2019-10-13T14:50:00Z">
            <w:rPr>
              <w:lang w:val="fr-FR"/>
            </w:rPr>
          </w:rPrChange>
        </w:rPr>
        <w:t>il</w:t>
      </w:r>
      <w:r w:rsidRPr="00F94CB9">
        <w:rPr>
          <w:spacing w:val="-6"/>
          <w:sz w:val="28"/>
          <w:szCs w:val="28"/>
          <w:lang w:val="fr-FR"/>
          <w:rPrChange w:id="7628" w:author="Peng Luqi" w:date="2019-10-13T14:50:00Z">
            <w:rPr>
              <w:spacing w:val="-6"/>
              <w:lang w:val="fr-FR"/>
            </w:rPr>
          </w:rPrChange>
        </w:rPr>
        <w:t xml:space="preserve"> </w:t>
      </w:r>
      <w:r w:rsidRPr="00F94CB9">
        <w:rPr>
          <w:sz w:val="28"/>
          <w:szCs w:val="28"/>
          <w:lang w:val="fr-FR"/>
          <w:rPrChange w:id="7629" w:author="Peng Luqi" w:date="2019-10-13T14:50:00Z">
            <w:rPr>
              <w:lang w:val="fr-FR"/>
            </w:rPr>
          </w:rPrChange>
        </w:rPr>
        <w:t>y</w:t>
      </w:r>
      <w:r w:rsidRPr="00F94CB9">
        <w:rPr>
          <w:spacing w:val="-5"/>
          <w:sz w:val="28"/>
          <w:szCs w:val="28"/>
          <w:lang w:val="fr-FR"/>
          <w:rPrChange w:id="7630" w:author="Peng Luqi" w:date="2019-10-13T14:50:00Z">
            <w:rPr>
              <w:spacing w:val="-5"/>
              <w:lang w:val="fr-FR"/>
            </w:rPr>
          </w:rPrChange>
        </w:rPr>
        <w:t xml:space="preserve"> </w:t>
      </w:r>
      <w:r w:rsidRPr="00F94CB9">
        <w:rPr>
          <w:sz w:val="28"/>
          <w:szCs w:val="28"/>
          <w:lang w:val="fr-FR"/>
          <w:rPrChange w:id="7631" w:author="Peng Luqi" w:date="2019-10-13T14:50:00Z">
            <w:rPr>
              <w:lang w:val="fr-FR"/>
            </w:rPr>
          </w:rPrChange>
        </w:rPr>
        <w:t>avait</w:t>
      </w:r>
      <w:r w:rsidRPr="00F94CB9">
        <w:rPr>
          <w:spacing w:val="-6"/>
          <w:sz w:val="28"/>
          <w:szCs w:val="28"/>
          <w:lang w:val="fr-FR"/>
          <w:rPrChange w:id="7632" w:author="Peng Luqi" w:date="2019-10-13T14:50:00Z">
            <w:rPr>
              <w:spacing w:val="-6"/>
              <w:lang w:val="fr-FR"/>
            </w:rPr>
          </w:rPrChange>
        </w:rPr>
        <w:t xml:space="preserve"> </w:t>
      </w:r>
      <w:r w:rsidRPr="00F94CB9">
        <w:rPr>
          <w:sz w:val="28"/>
          <w:szCs w:val="28"/>
          <w:lang w:val="fr-FR"/>
          <w:rPrChange w:id="7633" w:author="Peng Luqi" w:date="2019-10-13T14:50:00Z">
            <w:rPr>
              <w:lang w:val="fr-FR"/>
            </w:rPr>
          </w:rPrChange>
        </w:rPr>
        <w:t>une</w:t>
      </w:r>
      <w:r w:rsidRPr="00F94CB9">
        <w:rPr>
          <w:spacing w:val="-6"/>
          <w:sz w:val="28"/>
          <w:szCs w:val="28"/>
          <w:lang w:val="fr-FR"/>
          <w:rPrChange w:id="7634" w:author="Peng Luqi" w:date="2019-10-13T14:50:00Z">
            <w:rPr>
              <w:spacing w:val="-6"/>
              <w:lang w:val="fr-FR"/>
            </w:rPr>
          </w:rPrChange>
        </w:rPr>
        <w:t xml:space="preserve"> </w:t>
      </w:r>
      <w:r w:rsidRPr="00F94CB9">
        <w:rPr>
          <w:sz w:val="28"/>
          <w:szCs w:val="28"/>
          <w:lang w:val="fr-FR"/>
          <w:rPrChange w:id="7635" w:author="Peng Luqi" w:date="2019-10-13T14:50:00Z">
            <w:rPr>
              <w:lang w:val="fr-FR"/>
            </w:rPr>
          </w:rPrChange>
        </w:rPr>
        <w:t>machine</w:t>
      </w:r>
      <w:r w:rsidRPr="00F94CB9">
        <w:rPr>
          <w:spacing w:val="-5"/>
          <w:sz w:val="28"/>
          <w:szCs w:val="28"/>
          <w:lang w:val="fr-FR"/>
          <w:rPrChange w:id="7636" w:author="Peng Luqi" w:date="2019-10-13T14:50:00Z">
            <w:rPr>
              <w:spacing w:val="-5"/>
              <w:lang w:val="fr-FR"/>
            </w:rPr>
          </w:rPrChange>
        </w:rPr>
        <w:t xml:space="preserve"> </w:t>
      </w:r>
      <w:r w:rsidRPr="00F94CB9">
        <w:rPr>
          <w:sz w:val="28"/>
          <w:szCs w:val="28"/>
          <w:lang w:val="fr-FR"/>
          <w:rPrChange w:id="7637" w:author="Peng Luqi" w:date="2019-10-13T14:50:00Z">
            <w:rPr>
              <w:lang w:val="fr-FR"/>
            </w:rPr>
          </w:rPrChange>
        </w:rPr>
        <w:t>à</w:t>
      </w:r>
      <w:r w:rsidRPr="00F94CB9">
        <w:rPr>
          <w:spacing w:val="-6"/>
          <w:sz w:val="28"/>
          <w:szCs w:val="28"/>
          <w:lang w:val="fr-FR"/>
          <w:rPrChange w:id="7638" w:author="Peng Luqi" w:date="2019-10-13T14:50:00Z">
            <w:rPr>
              <w:spacing w:val="-6"/>
              <w:lang w:val="fr-FR"/>
            </w:rPr>
          </w:rPrChange>
        </w:rPr>
        <w:t xml:space="preserve"> </w:t>
      </w:r>
      <w:r w:rsidRPr="00F94CB9">
        <w:rPr>
          <w:sz w:val="28"/>
          <w:szCs w:val="28"/>
          <w:lang w:val="fr-FR"/>
          <w:rPrChange w:id="7639" w:author="Peng Luqi" w:date="2019-10-13T14:50:00Z">
            <w:rPr>
              <w:lang w:val="fr-FR"/>
            </w:rPr>
          </w:rPrChange>
        </w:rPr>
        <w:t>remonter</w:t>
      </w:r>
      <w:r w:rsidRPr="00F94CB9">
        <w:rPr>
          <w:spacing w:val="-6"/>
          <w:sz w:val="28"/>
          <w:szCs w:val="28"/>
          <w:lang w:val="fr-FR"/>
          <w:rPrChange w:id="7640" w:author="Peng Luqi" w:date="2019-10-13T14:50:00Z">
            <w:rPr>
              <w:spacing w:val="-6"/>
              <w:lang w:val="fr-FR"/>
            </w:rPr>
          </w:rPrChange>
        </w:rPr>
        <w:t xml:space="preserve"> </w:t>
      </w:r>
      <w:r w:rsidRPr="00F94CB9">
        <w:rPr>
          <w:sz w:val="28"/>
          <w:szCs w:val="28"/>
          <w:lang w:val="fr-FR"/>
          <w:rPrChange w:id="7641" w:author="Peng Luqi" w:date="2019-10-13T14:50:00Z">
            <w:rPr>
              <w:lang w:val="fr-FR"/>
            </w:rPr>
          </w:rPrChange>
        </w:rPr>
        <w:t>le</w:t>
      </w:r>
      <w:r w:rsidRPr="00F94CB9">
        <w:rPr>
          <w:spacing w:val="-5"/>
          <w:sz w:val="28"/>
          <w:szCs w:val="28"/>
          <w:lang w:val="fr-FR"/>
          <w:rPrChange w:id="7642" w:author="Peng Luqi" w:date="2019-10-13T14:50:00Z">
            <w:rPr>
              <w:spacing w:val="-5"/>
              <w:lang w:val="fr-FR"/>
            </w:rPr>
          </w:rPrChange>
        </w:rPr>
        <w:t xml:space="preserve"> </w:t>
      </w:r>
      <w:r w:rsidRPr="00F94CB9">
        <w:rPr>
          <w:sz w:val="28"/>
          <w:szCs w:val="28"/>
          <w:lang w:val="fr-FR"/>
          <w:rPrChange w:id="7643" w:author="Peng Luqi" w:date="2019-10-13T14:50:00Z">
            <w:rPr>
              <w:lang w:val="fr-FR"/>
            </w:rPr>
          </w:rPrChange>
        </w:rPr>
        <w:t>temps</w:t>
      </w:r>
      <w:r w:rsidRPr="00F94CB9">
        <w:rPr>
          <w:spacing w:val="-5"/>
          <w:sz w:val="28"/>
          <w:szCs w:val="28"/>
          <w:lang w:val="fr-FR"/>
          <w:rPrChange w:id="7644" w:author="Peng Luqi" w:date="2019-10-13T14:50:00Z">
            <w:rPr>
              <w:spacing w:val="-5"/>
              <w:lang w:val="fr-FR"/>
            </w:rPr>
          </w:rPrChange>
        </w:rPr>
        <w:t xml:space="preserve"> </w:t>
      </w:r>
      <w:r w:rsidRPr="00F94CB9">
        <w:rPr>
          <w:sz w:val="28"/>
          <w:szCs w:val="28"/>
          <w:lang w:val="fr-FR"/>
          <w:rPrChange w:id="7645" w:author="Peng Luqi" w:date="2019-10-13T14:50:00Z">
            <w:rPr>
              <w:lang w:val="fr-FR"/>
            </w:rPr>
          </w:rPrChange>
        </w:rPr>
        <w:t>qui</w:t>
      </w:r>
      <w:r w:rsidRPr="00F94CB9">
        <w:rPr>
          <w:spacing w:val="-6"/>
          <w:sz w:val="28"/>
          <w:szCs w:val="28"/>
          <w:lang w:val="fr-FR"/>
          <w:rPrChange w:id="7646" w:author="Peng Luqi" w:date="2019-10-13T14:50:00Z">
            <w:rPr>
              <w:spacing w:val="-6"/>
              <w:lang w:val="fr-FR"/>
            </w:rPr>
          </w:rPrChange>
        </w:rPr>
        <w:t xml:space="preserve"> </w:t>
      </w:r>
      <w:r w:rsidRPr="00F94CB9">
        <w:rPr>
          <w:sz w:val="28"/>
          <w:szCs w:val="28"/>
          <w:lang w:val="fr-FR"/>
          <w:rPrChange w:id="7647" w:author="Peng Luqi" w:date="2019-10-13T14:50:00Z">
            <w:rPr>
              <w:lang w:val="fr-FR"/>
            </w:rPr>
          </w:rPrChange>
        </w:rPr>
        <w:t>vous</w:t>
      </w:r>
      <w:r w:rsidRPr="00F94CB9">
        <w:rPr>
          <w:spacing w:val="-5"/>
          <w:sz w:val="28"/>
          <w:szCs w:val="28"/>
          <w:lang w:val="fr-FR"/>
          <w:rPrChange w:id="7648" w:author="Peng Luqi" w:date="2019-10-13T14:50:00Z">
            <w:rPr>
              <w:spacing w:val="-5"/>
              <w:lang w:val="fr-FR"/>
            </w:rPr>
          </w:rPrChange>
        </w:rPr>
        <w:t xml:space="preserve"> </w:t>
      </w:r>
      <w:r w:rsidRPr="00F94CB9">
        <w:rPr>
          <w:sz w:val="28"/>
          <w:szCs w:val="28"/>
          <w:lang w:val="fr-FR"/>
          <w:rPrChange w:id="7649" w:author="Peng Luqi" w:date="2019-10-13T14:50:00Z">
            <w:rPr>
              <w:lang w:val="fr-FR"/>
            </w:rPr>
          </w:rPrChange>
        </w:rPr>
        <w:t>ramenait</w:t>
      </w:r>
      <w:r w:rsidRPr="00F94CB9">
        <w:rPr>
          <w:spacing w:val="-5"/>
          <w:sz w:val="28"/>
          <w:szCs w:val="28"/>
          <w:lang w:val="fr-FR"/>
          <w:rPrChange w:id="7650" w:author="Peng Luqi" w:date="2019-10-13T14:50:00Z">
            <w:rPr>
              <w:spacing w:val="-5"/>
              <w:lang w:val="fr-FR"/>
            </w:rPr>
          </w:rPrChange>
        </w:rPr>
        <w:t xml:space="preserve"> </w:t>
      </w:r>
      <w:r w:rsidRPr="00F94CB9">
        <w:rPr>
          <w:sz w:val="28"/>
          <w:szCs w:val="28"/>
          <w:lang w:val="fr-FR"/>
          <w:rPrChange w:id="7651" w:author="Peng Luqi" w:date="2019-10-13T14:50:00Z">
            <w:rPr>
              <w:lang w:val="fr-FR"/>
            </w:rPr>
          </w:rPrChange>
        </w:rPr>
        <w:t>dans</w:t>
      </w:r>
      <w:r w:rsidRPr="00F94CB9">
        <w:rPr>
          <w:spacing w:val="-6"/>
          <w:sz w:val="28"/>
          <w:szCs w:val="28"/>
          <w:lang w:val="fr-FR"/>
          <w:rPrChange w:id="7652" w:author="Peng Luqi" w:date="2019-10-13T14:50:00Z">
            <w:rPr>
              <w:spacing w:val="-6"/>
              <w:lang w:val="fr-FR"/>
            </w:rPr>
          </w:rPrChange>
        </w:rPr>
        <w:t xml:space="preserve"> </w:t>
      </w:r>
      <w:r w:rsidRPr="00F94CB9">
        <w:rPr>
          <w:sz w:val="28"/>
          <w:szCs w:val="28"/>
          <w:lang w:val="fr-FR"/>
          <w:rPrChange w:id="7653" w:author="Peng Luqi" w:date="2019-10-13T14:50:00Z">
            <w:rPr>
              <w:lang w:val="fr-FR"/>
            </w:rPr>
          </w:rPrChange>
        </w:rPr>
        <w:t>le</w:t>
      </w:r>
      <w:r w:rsidRPr="00F94CB9">
        <w:rPr>
          <w:spacing w:val="-6"/>
          <w:sz w:val="28"/>
          <w:szCs w:val="28"/>
          <w:lang w:val="fr-FR"/>
          <w:rPrChange w:id="7654" w:author="Peng Luqi" w:date="2019-10-13T14:50:00Z">
            <w:rPr>
              <w:spacing w:val="-6"/>
              <w:lang w:val="fr-FR"/>
            </w:rPr>
          </w:rPrChange>
        </w:rPr>
        <w:t xml:space="preserve"> </w:t>
      </w:r>
      <w:r w:rsidRPr="00F94CB9">
        <w:rPr>
          <w:sz w:val="28"/>
          <w:szCs w:val="28"/>
          <w:lang w:val="fr-FR"/>
          <w:rPrChange w:id="7655" w:author="Peng Luqi" w:date="2019-10-13T14:50:00Z">
            <w:rPr>
              <w:lang w:val="fr-FR"/>
            </w:rPr>
          </w:rPrChange>
        </w:rPr>
        <w:t>passé</w:t>
      </w:r>
      <w:r w:rsidRPr="00F94CB9">
        <w:rPr>
          <w:spacing w:val="-5"/>
          <w:sz w:val="28"/>
          <w:szCs w:val="28"/>
          <w:lang w:val="fr-FR"/>
          <w:rPrChange w:id="7656" w:author="Peng Luqi" w:date="2019-10-13T14:50:00Z">
            <w:rPr>
              <w:spacing w:val="-5"/>
              <w:lang w:val="fr-FR"/>
            </w:rPr>
          </w:rPrChange>
        </w:rPr>
        <w:t xml:space="preserve"> </w:t>
      </w:r>
      <w:r w:rsidRPr="00F94CB9">
        <w:rPr>
          <w:sz w:val="28"/>
          <w:szCs w:val="28"/>
          <w:lang w:val="fr-FR"/>
          <w:rPrChange w:id="7657" w:author="Peng Luqi" w:date="2019-10-13T14:50:00Z">
            <w:rPr>
              <w:lang w:val="fr-FR"/>
            </w:rPr>
          </w:rPrChange>
        </w:rPr>
        <w:t>et</w:t>
      </w:r>
      <w:r w:rsidRPr="00F94CB9">
        <w:rPr>
          <w:spacing w:val="-5"/>
          <w:sz w:val="28"/>
          <w:szCs w:val="28"/>
          <w:lang w:val="fr-FR"/>
          <w:rPrChange w:id="7658" w:author="Peng Luqi" w:date="2019-10-13T14:50:00Z">
            <w:rPr>
              <w:spacing w:val="-5"/>
              <w:lang w:val="fr-FR"/>
            </w:rPr>
          </w:rPrChange>
        </w:rPr>
        <w:t xml:space="preserve"> </w:t>
      </w:r>
      <w:r w:rsidRPr="00F94CB9">
        <w:rPr>
          <w:sz w:val="28"/>
          <w:szCs w:val="28"/>
          <w:lang w:val="fr-FR"/>
          <w:rPrChange w:id="7659" w:author="Peng Luqi" w:date="2019-10-13T14:50:00Z">
            <w:rPr>
              <w:lang w:val="fr-FR"/>
            </w:rPr>
          </w:rPrChange>
        </w:rPr>
        <w:t>revenait</w:t>
      </w:r>
      <w:r w:rsidRPr="00F94CB9">
        <w:rPr>
          <w:spacing w:val="-7"/>
          <w:sz w:val="28"/>
          <w:szCs w:val="28"/>
          <w:lang w:val="fr-FR"/>
          <w:rPrChange w:id="7660" w:author="Peng Luqi" w:date="2019-10-13T14:50:00Z">
            <w:rPr>
              <w:spacing w:val="-7"/>
              <w:lang w:val="fr-FR"/>
            </w:rPr>
          </w:rPrChange>
        </w:rPr>
        <w:t xml:space="preserve"> </w:t>
      </w:r>
      <w:r w:rsidRPr="00F94CB9">
        <w:rPr>
          <w:sz w:val="28"/>
          <w:szCs w:val="28"/>
          <w:lang w:val="fr-FR"/>
          <w:rPrChange w:id="7661" w:author="Peng Luqi" w:date="2019-10-13T14:50:00Z">
            <w:rPr>
              <w:lang w:val="fr-FR"/>
            </w:rPr>
          </w:rPrChange>
        </w:rPr>
        <w:t>dans</w:t>
      </w:r>
      <w:r w:rsidRPr="00F94CB9">
        <w:rPr>
          <w:spacing w:val="-5"/>
          <w:sz w:val="28"/>
          <w:szCs w:val="28"/>
          <w:lang w:val="fr-FR"/>
          <w:rPrChange w:id="7662" w:author="Peng Luqi" w:date="2019-10-13T14:50:00Z">
            <w:rPr>
              <w:spacing w:val="-5"/>
              <w:lang w:val="fr-FR"/>
            </w:rPr>
          </w:rPrChange>
        </w:rPr>
        <w:t xml:space="preserve"> </w:t>
      </w:r>
      <w:r w:rsidRPr="00F94CB9">
        <w:rPr>
          <w:sz w:val="28"/>
          <w:szCs w:val="28"/>
          <w:lang w:val="fr-FR"/>
          <w:rPrChange w:id="7663" w:author="Peng Luqi" w:date="2019-10-13T14:50:00Z">
            <w:rPr>
              <w:lang w:val="fr-FR"/>
            </w:rPr>
          </w:rPrChange>
        </w:rPr>
        <w:t>le futur après avoir corrigé les</w:t>
      </w:r>
      <w:r w:rsidRPr="00F94CB9">
        <w:rPr>
          <w:spacing w:val="-6"/>
          <w:sz w:val="28"/>
          <w:szCs w:val="28"/>
          <w:lang w:val="fr-FR"/>
          <w:rPrChange w:id="7664" w:author="Peng Luqi" w:date="2019-10-13T14:50:00Z">
            <w:rPr>
              <w:spacing w:val="-6"/>
              <w:lang w:val="fr-FR"/>
            </w:rPr>
          </w:rPrChange>
        </w:rPr>
        <w:t xml:space="preserve"> </w:t>
      </w:r>
      <w:r w:rsidRPr="00F94CB9">
        <w:rPr>
          <w:sz w:val="28"/>
          <w:szCs w:val="28"/>
          <w:lang w:val="fr-FR"/>
          <w:rPrChange w:id="7665" w:author="Peng Luqi" w:date="2019-10-13T14:50:00Z">
            <w:rPr>
              <w:lang w:val="fr-FR"/>
            </w:rPr>
          </w:rPrChange>
        </w:rPr>
        <w:t>fautes.</w:t>
      </w:r>
    </w:p>
    <w:p w:rsidR="00112ACB" w:rsidRPr="00F94CB9" w:rsidRDefault="00112ACB">
      <w:pPr>
        <w:ind w:left="170" w:right="170"/>
        <w:jc w:val="both"/>
        <w:rPr>
          <w:sz w:val="28"/>
          <w:szCs w:val="28"/>
          <w:lang w:val="fr-FR"/>
          <w:rPrChange w:id="7666" w:author="Peng Luqi" w:date="2019-10-13T14:50:00Z">
            <w:rPr>
              <w:lang w:val="fr-FR"/>
            </w:rPr>
          </w:rPrChange>
        </w:rPr>
        <w:pPrChange w:id="7667" w:author="Peng Luqi" w:date="2019-10-13T14:20:00Z">
          <w:pPr>
            <w:ind w:left="130" w:right="181"/>
            <w:jc w:val="both"/>
          </w:pPr>
        </w:pPrChange>
      </w:pPr>
    </w:p>
    <w:p w:rsidR="00112ACB" w:rsidRDefault="00716360" w:rsidP="00CB23F4">
      <w:pPr>
        <w:ind w:left="170" w:right="170"/>
        <w:jc w:val="both"/>
        <w:rPr>
          <w:ins w:id="7668" w:author="Peng Luqi" w:date="2019-10-13T15:04:00Z"/>
          <w:sz w:val="28"/>
          <w:szCs w:val="28"/>
          <w:lang w:val="fr-FR"/>
        </w:rPr>
      </w:pPr>
      <w:r w:rsidRPr="00F94CB9">
        <w:rPr>
          <w:sz w:val="28"/>
          <w:szCs w:val="28"/>
          <w:lang w:val="fr-FR"/>
          <w:rPrChange w:id="7669" w:author="Peng Luqi" w:date="2019-10-13T14:50:00Z">
            <w:rPr>
              <w:lang w:val="fr-FR"/>
            </w:rPr>
          </w:rPrChange>
        </w:rPr>
        <w:t>C</w:t>
      </w:r>
      <w:del w:id="7670" w:author="Peng Luqi" w:date="2019-10-13T14:43:00Z">
        <w:r w:rsidRPr="00F94CB9" w:rsidDel="00EF666F">
          <w:rPr>
            <w:sz w:val="28"/>
            <w:szCs w:val="28"/>
            <w:lang w:val="fr-FR"/>
            <w:rPrChange w:id="7671" w:author="Peng Luqi" w:date="2019-10-13T14:50:00Z">
              <w:rPr>
                <w:lang w:val="fr-FR"/>
              </w:rPr>
            </w:rPrChange>
          </w:rPr>
          <w:delText>’</w:delText>
        </w:r>
      </w:del>
      <w:ins w:id="7672" w:author="Peng Luqi" w:date="2019-10-13T14:43:00Z">
        <w:r w:rsidR="00EF666F" w:rsidRPr="00F94CB9">
          <w:rPr>
            <w:sz w:val="28"/>
            <w:szCs w:val="28"/>
            <w:lang w:val="fr-FR"/>
            <w:rPrChange w:id="7673" w:author="Peng Luqi" w:date="2019-10-13T14:50:00Z">
              <w:rPr>
                <w:lang w:val="fr-FR"/>
              </w:rPr>
            </w:rPrChange>
          </w:rPr>
          <w:t>’</w:t>
        </w:r>
      </w:ins>
      <w:r w:rsidRPr="00F94CB9">
        <w:rPr>
          <w:sz w:val="28"/>
          <w:szCs w:val="28"/>
          <w:lang w:val="fr-FR"/>
          <w:rPrChange w:id="7674" w:author="Peng Luqi" w:date="2019-10-13T14:50:00Z">
            <w:rPr>
              <w:lang w:val="fr-FR"/>
            </w:rPr>
          </w:rPrChange>
        </w:rPr>
        <w:t>est la raison pour laquelle j</w:t>
      </w:r>
      <w:del w:id="7675" w:author="Peng Luqi" w:date="2019-10-13T14:43:00Z">
        <w:r w:rsidRPr="00F94CB9" w:rsidDel="00EF666F">
          <w:rPr>
            <w:sz w:val="28"/>
            <w:szCs w:val="28"/>
            <w:lang w:val="fr-FR"/>
            <w:rPrChange w:id="7676" w:author="Peng Luqi" w:date="2019-10-13T14:50:00Z">
              <w:rPr>
                <w:lang w:val="fr-FR"/>
              </w:rPr>
            </w:rPrChange>
          </w:rPr>
          <w:delText>’</w:delText>
        </w:r>
      </w:del>
      <w:ins w:id="7677" w:author="Peng Luqi" w:date="2019-10-13T14:43:00Z">
        <w:r w:rsidR="00EF666F" w:rsidRPr="00F94CB9">
          <w:rPr>
            <w:sz w:val="28"/>
            <w:szCs w:val="28"/>
            <w:lang w:val="fr-FR"/>
            <w:rPrChange w:id="7678" w:author="Peng Luqi" w:date="2019-10-13T14:50:00Z">
              <w:rPr>
                <w:lang w:val="fr-FR"/>
              </w:rPr>
            </w:rPrChange>
          </w:rPr>
          <w:t>’</w:t>
        </w:r>
      </w:ins>
      <w:r w:rsidRPr="00F94CB9">
        <w:rPr>
          <w:sz w:val="28"/>
          <w:szCs w:val="28"/>
          <w:lang w:val="fr-FR"/>
          <w:rPrChange w:id="7679" w:author="Peng Luqi" w:date="2019-10-13T14:50:00Z">
            <w:rPr>
              <w:lang w:val="fr-FR"/>
            </w:rPr>
          </w:rPrChange>
        </w:rPr>
        <w:t>ai répété à plusieurs reprises un point auparavant, aujourd</w:t>
      </w:r>
      <w:del w:id="7680" w:author="Peng Luqi" w:date="2019-10-13T14:43:00Z">
        <w:r w:rsidRPr="00F94CB9" w:rsidDel="00EF666F">
          <w:rPr>
            <w:sz w:val="28"/>
            <w:szCs w:val="28"/>
            <w:lang w:val="fr-FR"/>
            <w:rPrChange w:id="7681" w:author="Peng Luqi" w:date="2019-10-13T14:50:00Z">
              <w:rPr>
                <w:lang w:val="fr-FR"/>
              </w:rPr>
            </w:rPrChange>
          </w:rPr>
          <w:delText>’</w:delText>
        </w:r>
      </w:del>
      <w:ins w:id="7682" w:author="Peng Luqi" w:date="2019-10-13T14:43:00Z">
        <w:r w:rsidR="00EF666F" w:rsidRPr="00F94CB9">
          <w:rPr>
            <w:sz w:val="28"/>
            <w:szCs w:val="28"/>
            <w:lang w:val="fr-FR"/>
            <w:rPrChange w:id="7683" w:author="Peng Luqi" w:date="2019-10-13T14:50:00Z">
              <w:rPr>
                <w:lang w:val="fr-FR"/>
              </w:rPr>
            </w:rPrChange>
          </w:rPr>
          <w:t>’</w:t>
        </w:r>
      </w:ins>
      <w:r w:rsidRPr="00F94CB9">
        <w:rPr>
          <w:sz w:val="28"/>
          <w:szCs w:val="28"/>
          <w:lang w:val="fr-FR"/>
          <w:rPrChange w:id="7684" w:author="Peng Luqi" w:date="2019-10-13T14:50:00Z">
            <w:rPr>
              <w:lang w:val="fr-FR"/>
            </w:rPr>
          </w:rPrChange>
        </w:rPr>
        <w:t>hui et que je répèterai à l</w:t>
      </w:r>
      <w:del w:id="7685" w:author="Peng Luqi" w:date="2019-10-13T14:43:00Z">
        <w:r w:rsidRPr="00F94CB9" w:rsidDel="00EF666F">
          <w:rPr>
            <w:sz w:val="28"/>
            <w:szCs w:val="28"/>
            <w:lang w:val="fr-FR"/>
            <w:rPrChange w:id="7686" w:author="Peng Luqi" w:date="2019-10-13T14:50:00Z">
              <w:rPr>
                <w:lang w:val="fr-FR"/>
              </w:rPr>
            </w:rPrChange>
          </w:rPr>
          <w:delText>’</w:delText>
        </w:r>
      </w:del>
      <w:ins w:id="7687" w:author="Peng Luqi" w:date="2019-10-13T14:43:00Z">
        <w:r w:rsidR="00EF666F" w:rsidRPr="00F94CB9">
          <w:rPr>
            <w:sz w:val="28"/>
            <w:szCs w:val="28"/>
            <w:lang w:val="fr-FR"/>
            <w:rPrChange w:id="7688" w:author="Peng Luqi" w:date="2019-10-13T14:50:00Z">
              <w:rPr>
                <w:lang w:val="fr-FR"/>
              </w:rPr>
            </w:rPrChange>
          </w:rPr>
          <w:t>’</w:t>
        </w:r>
      </w:ins>
      <w:r w:rsidRPr="00F94CB9">
        <w:rPr>
          <w:sz w:val="28"/>
          <w:szCs w:val="28"/>
          <w:lang w:val="fr-FR"/>
          <w:rPrChange w:id="7689" w:author="Peng Luqi" w:date="2019-10-13T14:50:00Z">
            <w:rPr>
              <w:lang w:val="fr-FR"/>
            </w:rPr>
          </w:rPrChange>
        </w:rPr>
        <w:t xml:space="preserve">avenir : </w:t>
      </w:r>
    </w:p>
    <w:p w:rsidR="00112ACB" w:rsidRDefault="00112ACB" w:rsidP="00CB23F4">
      <w:pPr>
        <w:ind w:left="170" w:right="170"/>
        <w:jc w:val="both"/>
        <w:rPr>
          <w:ins w:id="7690" w:author="Peng Luqi" w:date="2019-10-13T15:04:00Z"/>
          <w:sz w:val="28"/>
          <w:szCs w:val="28"/>
          <w:lang w:val="fr-FR"/>
        </w:rPr>
      </w:pPr>
    </w:p>
    <w:p w:rsidR="002B38DF" w:rsidRPr="00112ACB" w:rsidRDefault="00716360">
      <w:pPr>
        <w:pStyle w:val="a3"/>
        <w:ind w:left="720" w:right="720"/>
        <w:jc w:val="both"/>
        <w:rPr>
          <w:lang w:val="fr-FR"/>
          <w:rPrChange w:id="7691" w:author="Peng Luqi" w:date="2019-10-13T15:04:00Z">
            <w:rPr>
              <w:b/>
              <w:lang w:val="fr-FR"/>
            </w:rPr>
          </w:rPrChange>
        </w:rPr>
        <w:pPrChange w:id="7692" w:author="Peng Luqi" w:date="2019-10-13T15:04:00Z">
          <w:pPr>
            <w:ind w:left="130" w:right="183"/>
            <w:jc w:val="both"/>
          </w:pPr>
        </w:pPrChange>
      </w:pPr>
      <w:r w:rsidRPr="00112ACB">
        <w:rPr>
          <w:lang w:val="fr-FR"/>
          <w:rPrChange w:id="7693" w:author="Peng Luqi" w:date="2019-10-13T15:04:00Z">
            <w:rPr>
              <w:b/>
              <w:lang w:val="fr-FR"/>
            </w:rPr>
          </w:rPrChange>
        </w:rPr>
        <w:t>La clé du succès d</w:t>
      </w:r>
      <w:del w:id="7694" w:author="Peng Luqi" w:date="2019-10-13T14:43:00Z">
        <w:r w:rsidRPr="00112ACB" w:rsidDel="00EF666F">
          <w:rPr>
            <w:lang w:val="fr-FR"/>
            <w:rPrChange w:id="7695" w:author="Peng Luqi" w:date="2019-10-13T15:04:00Z">
              <w:rPr>
                <w:b/>
                <w:lang w:val="fr-FR"/>
              </w:rPr>
            </w:rPrChange>
          </w:rPr>
          <w:delText>’</w:delText>
        </w:r>
      </w:del>
      <w:ins w:id="7696" w:author="Peng Luqi" w:date="2019-10-13T14:43:00Z">
        <w:r w:rsidR="00EF666F" w:rsidRPr="00112ACB">
          <w:rPr>
            <w:lang w:val="fr-FR"/>
            <w:rPrChange w:id="7697" w:author="Peng Luqi" w:date="2019-10-13T15:04:00Z">
              <w:rPr>
                <w:b/>
                <w:lang w:val="fr-FR"/>
              </w:rPr>
            </w:rPrChange>
          </w:rPr>
          <w:t>’</w:t>
        </w:r>
      </w:ins>
      <w:r w:rsidRPr="00112ACB">
        <w:rPr>
          <w:lang w:val="fr-FR"/>
          <w:rPrChange w:id="7698" w:author="Peng Luqi" w:date="2019-10-13T15:04:00Z">
            <w:rPr>
              <w:b/>
              <w:lang w:val="fr-FR"/>
            </w:rPr>
          </w:rPrChange>
        </w:rPr>
        <w:t>une stratégie d</w:t>
      </w:r>
      <w:del w:id="7699" w:author="Peng Luqi" w:date="2019-10-13T14:43:00Z">
        <w:r w:rsidRPr="00112ACB" w:rsidDel="00EF666F">
          <w:rPr>
            <w:lang w:val="fr-FR"/>
            <w:rPrChange w:id="7700" w:author="Peng Luqi" w:date="2019-10-13T15:04:00Z">
              <w:rPr>
                <w:b/>
                <w:lang w:val="fr-FR"/>
              </w:rPr>
            </w:rPrChange>
          </w:rPr>
          <w:delText>’</w:delText>
        </w:r>
      </w:del>
      <w:ins w:id="7701" w:author="Peng Luqi" w:date="2019-10-13T14:43:00Z">
        <w:r w:rsidR="00EF666F" w:rsidRPr="00112ACB">
          <w:rPr>
            <w:lang w:val="fr-FR"/>
            <w:rPrChange w:id="7702" w:author="Peng Luqi" w:date="2019-10-13T15:04:00Z">
              <w:rPr>
                <w:b/>
                <w:lang w:val="fr-FR"/>
              </w:rPr>
            </w:rPrChange>
          </w:rPr>
          <w:t>’</w:t>
        </w:r>
      </w:ins>
      <w:r w:rsidRPr="00112ACB">
        <w:rPr>
          <w:lang w:val="fr-FR"/>
          <w:rPrChange w:id="7703" w:author="Peng Luqi" w:date="2019-10-13T15:04:00Z">
            <w:rPr>
              <w:b/>
              <w:lang w:val="fr-FR"/>
            </w:rPr>
          </w:rPrChange>
        </w:rPr>
        <w:t>investissement fixe réside dans la construction psychologique.</w:t>
      </w:r>
    </w:p>
    <w:p w:rsidR="002B38DF" w:rsidRPr="00F94CB9" w:rsidRDefault="002B38DF">
      <w:pPr>
        <w:pStyle w:val="a3"/>
        <w:ind w:left="170" w:right="170"/>
        <w:jc w:val="both"/>
        <w:rPr>
          <w:b/>
          <w:lang w:val="fr-FR"/>
          <w:rPrChange w:id="7704" w:author="Peng Luqi" w:date="2019-10-13T14:50:00Z">
            <w:rPr>
              <w:b/>
              <w:sz w:val="22"/>
              <w:lang w:val="fr-FR"/>
            </w:rPr>
          </w:rPrChange>
        </w:rPr>
        <w:pPrChange w:id="7705" w:author="Peng Luqi" w:date="2019-10-13T14:20:00Z">
          <w:pPr>
            <w:pStyle w:val="a3"/>
          </w:pPr>
        </w:pPrChange>
      </w:pPr>
    </w:p>
    <w:p w:rsidR="006E6782" w:rsidRDefault="00716360" w:rsidP="00CB23F4">
      <w:pPr>
        <w:ind w:left="170" w:right="170"/>
        <w:jc w:val="both"/>
        <w:rPr>
          <w:ins w:id="7706" w:author="Peng Luqi" w:date="2019-10-13T21:16:00Z"/>
          <w:sz w:val="28"/>
          <w:szCs w:val="28"/>
          <w:lang w:val="fr-FR"/>
        </w:rPr>
      </w:pPr>
      <w:r w:rsidRPr="00F94CB9">
        <w:rPr>
          <w:sz w:val="28"/>
          <w:szCs w:val="28"/>
          <w:lang w:val="fr-FR"/>
          <w:rPrChange w:id="7707" w:author="Peng Luqi" w:date="2019-10-13T14:50:00Z">
            <w:rPr>
              <w:lang w:val="fr-FR"/>
            </w:rPr>
          </w:rPrChange>
        </w:rPr>
        <w:t>Où commence la construction mentale ? Commencez par ne jamais abandonner. Ne laissez pas les parties</w:t>
      </w:r>
      <w:r w:rsidRPr="00F94CB9">
        <w:rPr>
          <w:spacing w:val="-14"/>
          <w:sz w:val="28"/>
          <w:szCs w:val="28"/>
          <w:lang w:val="fr-FR"/>
          <w:rPrChange w:id="7708" w:author="Peng Luqi" w:date="2019-10-13T14:50:00Z">
            <w:rPr>
              <w:spacing w:val="-14"/>
              <w:lang w:val="fr-FR"/>
            </w:rPr>
          </w:rPrChange>
        </w:rPr>
        <w:t xml:space="preserve"> </w:t>
      </w:r>
      <w:r w:rsidRPr="00F94CB9">
        <w:rPr>
          <w:sz w:val="28"/>
          <w:szCs w:val="28"/>
          <w:lang w:val="fr-FR"/>
          <w:rPrChange w:id="7709" w:author="Peng Luqi" w:date="2019-10-13T14:50:00Z">
            <w:rPr>
              <w:lang w:val="fr-FR"/>
            </w:rPr>
          </w:rPrChange>
        </w:rPr>
        <w:t>désagréables</w:t>
      </w:r>
      <w:r w:rsidRPr="00F94CB9">
        <w:rPr>
          <w:spacing w:val="-13"/>
          <w:sz w:val="28"/>
          <w:szCs w:val="28"/>
          <w:lang w:val="fr-FR"/>
          <w:rPrChange w:id="7710" w:author="Peng Luqi" w:date="2019-10-13T14:50:00Z">
            <w:rPr>
              <w:spacing w:val="-13"/>
              <w:lang w:val="fr-FR"/>
            </w:rPr>
          </w:rPrChange>
        </w:rPr>
        <w:t xml:space="preserve"> </w:t>
      </w:r>
      <w:r w:rsidRPr="00F94CB9">
        <w:rPr>
          <w:sz w:val="28"/>
          <w:szCs w:val="28"/>
          <w:lang w:val="fr-FR"/>
          <w:rPrChange w:id="7711" w:author="Peng Luqi" w:date="2019-10-13T14:50:00Z">
            <w:rPr>
              <w:lang w:val="fr-FR"/>
            </w:rPr>
          </w:rPrChange>
        </w:rPr>
        <w:t>de</w:t>
      </w:r>
      <w:r w:rsidRPr="00F94CB9">
        <w:rPr>
          <w:spacing w:val="-14"/>
          <w:sz w:val="28"/>
          <w:szCs w:val="28"/>
          <w:lang w:val="fr-FR"/>
          <w:rPrChange w:id="7712" w:author="Peng Luqi" w:date="2019-10-13T14:50:00Z">
            <w:rPr>
              <w:spacing w:val="-14"/>
              <w:lang w:val="fr-FR"/>
            </w:rPr>
          </w:rPrChange>
        </w:rPr>
        <w:t xml:space="preserve"> </w:t>
      </w:r>
      <w:r w:rsidRPr="00F94CB9">
        <w:rPr>
          <w:sz w:val="28"/>
          <w:szCs w:val="28"/>
          <w:lang w:val="fr-FR"/>
          <w:rPrChange w:id="7713" w:author="Peng Luqi" w:date="2019-10-13T14:50:00Z">
            <w:rPr>
              <w:lang w:val="fr-FR"/>
            </w:rPr>
          </w:rPrChange>
        </w:rPr>
        <w:t>votre</w:t>
      </w:r>
      <w:r w:rsidRPr="00F94CB9">
        <w:rPr>
          <w:spacing w:val="-13"/>
          <w:sz w:val="28"/>
          <w:szCs w:val="28"/>
          <w:lang w:val="fr-FR"/>
          <w:rPrChange w:id="7714" w:author="Peng Luqi" w:date="2019-10-13T14:50:00Z">
            <w:rPr>
              <w:spacing w:val="-13"/>
              <w:lang w:val="fr-FR"/>
            </w:rPr>
          </w:rPrChange>
        </w:rPr>
        <w:t xml:space="preserve"> </w:t>
      </w:r>
      <w:r w:rsidRPr="00F94CB9">
        <w:rPr>
          <w:sz w:val="28"/>
          <w:szCs w:val="28"/>
          <w:lang w:val="fr-FR"/>
          <w:rPrChange w:id="7715" w:author="Peng Luqi" w:date="2019-10-13T14:50:00Z">
            <w:rPr>
              <w:lang w:val="fr-FR"/>
            </w:rPr>
          </w:rPrChange>
        </w:rPr>
        <w:t>passé</w:t>
      </w:r>
      <w:r w:rsidRPr="00F94CB9">
        <w:rPr>
          <w:spacing w:val="-14"/>
          <w:sz w:val="28"/>
          <w:szCs w:val="28"/>
          <w:lang w:val="fr-FR"/>
          <w:rPrChange w:id="7716" w:author="Peng Luqi" w:date="2019-10-13T14:50:00Z">
            <w:rPr>
              <w:spacing w:val="-14"/>
              <w:lang w:val="fr-FR"/>
            </w:rPr>
          </w:rPrChange>
        </w:rPr>
        <w:t xml:space="preserve"> </w:t>
      </w:r>
      <w:r w:rsidRPr="00F94CB9">
        <w:rPr>
          <w:sz w:val="28"/>
          <w:szCs w:val="28"/>
          <w:lang w:val="fr-FR"/>
          <w:rPrChange w:id="7717" w:author="Peng Luqi" w:date="2019-10-13T14:50:00Z">
            <w:rPr>
              <w:lang w:val="fr-FR"/>
            </w:rPr>
          </w:rPrChange>
        </w:rPr>
        <w:t>affecter</w:t>
      </w:r>
      <w:r w:rsidRPr="00F94CB9">
        <w:rPr>
          <w:spacing w:val="-13"/>
          <w:sz w:val="28"/>
          <w:szCs w:val="28"/>
          <w:lang w:val="fr-FR"/>
          <w:rPrChange w:id="7718" w:author="Peng Luqi" w:date="2019-10-13T14:50:00Z">
            <w:rPr>
              <w:spacing w:val="-13"/>
              <w:lang w:val="fr-FR"/>
            </w:rPr>
          </w:rPrChange>
        </w:rPr>
        <w:t xml:space="preserve"> </w:t>
      </w:r>
      <w:r w:rsidRPr="00F94CB9">
        <w:rPr>
          <w:sz w:val="28"/>
          <w:szCs w:val="28"/>
          <w:lang w:val="fr-FR"/>
          <w:rPrChange w:id="7719" w:author="Peng Luqi" w:date="2019-10-13T14:50:00Z">
            <w:rPr>
              <w:lang w:val="fr-FR"/>
            </w:rPr>
          </w:rPrChange>
        </w:rPr>
        <w:t>votre</w:t>
      </w:r>
      <w:r w:rsidRPr="00F94CB9">
        <w:rPr>
          <w:spacing w:val="-13"/>
          <w:sz w:val="28"/>
          <w:szCs w:val="28"/>
          <w:lang w:val="fr-FR"/>
          <w:rPrChange w:id="7720" w:author="Peng Luqi" w:date="2019-10-13T14:50:00Z">
            <w:rPr>
              <w:spacing w:val="-13"/>
              <w:lang w:val="fr-FR"/>
            </w:rPr>
          </w:rPrChange>
        </w:rPr>
        <w:t xml:space="preserve"> </w:t>
      </w:r>
      <w:r w:rsidRPr="00F94CB9">
        <w:rPr>
          <w:sz w:val="28"/>
          <w:szCs w:val="28"/>
          <w:lang w:val="fr-FR"/>
          <w:rPrChange w:id="7721" w:author="Peng Luqi" w:date="2019-10-13T14:50:00Z">
            <w:rPr>
              <w:lang w:val="fr-FR"/>
            </w:rPr>
          </w:rPrChange>
        </w:rPr>
        <w:t>avenir</w:t>
      </w:r>
      <w:r w:rsidRPr="00F94CB9">
        <w:rPr>
          <w:spacing w:val="-14"/>
          <w:sz w:val="28"/>
          <w:szCs w:val="28"/>
          <w:lang w:val="fr-FR"/>
          <w:rPrChange w:id="7722" w:author="Peng Luqi" w:date="2019-10-13T14:50:00Z">
            <w:rPr>
              <w:spacing w:val="-14"/>
              <w:lang w:val="fr-FR"/>
            </w:rPr>
          </w:rPrChange>
        </w:rPr>
        <w:t xml:space="preserve"> </w:t>
      </w:r>
      <w:r w:rsidRPr="00F94CB9">
        <w:rPr>
          <w:sz w:val="28"/>
          <w:szCs w:val="28"/>
          <w:lang w:val="fr-FR"/>
          <w:rPrChange w:id="7723" w:author="Peng Luqi" w:date="2019-10-13T14:50:00Z">
            <w:rPr>
              <w:lang w:val="fr-FR"/>
            </w:rPr>
          </w:rPrChange>
        </w:rPr>
        <w:t>et</w:t>
      </w:r>
      <w:r w:rsidRPr="00F94CB9">
        <w:rPr>
          <w:spacing w:val="-13"/>
          <w:sz w:val="28"/>
          <w:szCs w:val="28"/>
          <w:lang w:val="fr-FR"/>
          <w:rPrChange w:id="7724" w:author="Peng Luqi" w:date="2019-10-13T14:50:00Z">
            <w:rPr>
              <w:spacing w:val="-13"/>
              <w:lang w:val="fr-FR"/>
            </w:rPr>
          </w:rPrChange>
        </w:rPr>
        <w:t xml:space="preserve"> </w:t>
      </w:r>
      <w:r w:rsidRPr="00F94CB9">
        <w:rPr>
          <w:sz w:val="28"/>
          <w:szCs w:val="28"/>
          <w:lang w:val="fr-FR"/>
          <w:rPrChange w:id="7725" w:author="Peng Luqi" w:date="2019-10-13T14:50:00Z">
            <w:rPr>
              <w:lang w:val="fr-FR"/>
            </w:rPr>
          </w:rPrChange>
        </w:rPr>
        <w:t>coupez</w:t>
      </w:r>
      <w:r w:rsidRPr="00F94CB9">
        <w:rPr>
          <w:spacing w:val="-14"/>
          <w:sz w:val="28"/>
          <w:szCs w:val="28"/>
          <w:lang w:val="fr-FR"/>
          <w:rPrChange w:id="7726" w:author="Peng Luqi" w:date="2019-10-13T14:50:00Z">
            <w:rPr>
              <w:spacing w:val="-14"/>
              <w:lang w:val="fr-FR"/>
            </w:rPr>
          </w:rPrChange>
        </w:rPr>
        <w:t xml:space="preserve"> </w:t>
      </w:r>
      <w:r w:rsidRPr="00F94CB9">
        <w:rPr>
          <w:sz w:val="28"/>
          <w:szCs w:val="28"/>
          <w:lang w:val="fr-FR"/>
          <w:rPrChange w:id="7727" w:author="Peng Luqi" w:date="2019-10-13T14:50:00Z">
            <w:rPr>
              <w:lang w:val="fr-FR"/>
            </w:rPr>
          </w:rPrChange>
        </w:rPr>
        <w:t>le</w:t>
      </w:r>
      <w:r w:rsidRPr="00F94CB9">
        <w:rPr>
          <w:spacing w:val="-13"/>
          <w:sz w:val="28"/>
          <w:szCs w:val="28"/>
          <w:lang w:val="fr-FR"/>
          <w:rPrChange w:id="7728" w:author="Peng Luqi" w:date="2019-10-13T14:50:00Z">
            <w:rPr>
              <w:spacing w:val="-13"/>
              <w:lang w:val="fr-FR"/>
            </w:rPr>
          </w:rPrChange>
        </w:rPr>
        <w:t xml:space="preserve"> </w:t>
      </w:r>
      <w:r w:rsidRPr="00F94CB9">
        <w:rPr>
          <w:sz w:val="28"/>
          <w:szCs w:val="28"/>
          <w:lang w:val="fr-FR"/>
          <w:rPrChange w:id="7729" w:author="Peng Luqi" w:date="2019-10-13T14:50:00Z">
            <w:rPr>
              <w:lang w:val="fr-FR"/>
            </w:rPr>
          </w:rPrChange>
        </w:rPr>
        <w:t>lien.</w:t>
      </w:r>
      <w:r w:rsidRPr="00F94CB9">
        <w:rPr>
          <w:spacing w:val="-14"/>
          <w:sz w:val="28"/>
          <w:szCs w:val="28"/>
          <w:lang w:val="fr-FR"/>
          <w:rPrChange w:id="7730" w:author="Peng Luqi" w:date="2019-10-13T14:50:00Z">
            <w:rPr>
              <w:spacing w:val="-14"/>
              <w:lang w:val="fr-FR"/>
            </w:rPr>
          </w:rPrChange>
        </w:rPr>
        <w:t xml:space="preserve"> </w:t>
      </w:r>
      <w:r w:rsidRPr="00F94CB9">
        <w:rPr>
          <w:sz w:val="28"/>
          <w:szCs w:val="28"/>
          <w:lang w:val="fr-FR"/>
          <w:rPrChange w:id="7731" w:author="Peng Luqi" w:date="2019-10-13T14:50:00Z">
            <w:rPr>
              <w:lang w:val="fr-FR"/>
            </w:rPr>
          </w:rPrChange>
        </w:rPr>
        <w:t>C</w:t>
      </w:r>
      <w:del w:id="7732" w:author="Peng Luqi" w:date="2019-10-13T14:43:00Z">
        <w:r w:rsidRPr="00F94CB9" w:rsidDel="00EF666F">
          <w:rPr>
            <w:sz w:val="28"/>
            <w:szCs w:val="28"/>
            <w:lang w:val="fr-FR"/>
            <w:rPrChange w:id="7733" w:author="Peng Luqi" w:date="2019-10-13T14:50:00Z">
              <w:rPr>
                <w:lang w:val="fr-FR"/>
              </w:rPr>
            </w:rPrChange>
          </w:rPr>
          <w:delText>’</w:delText>
        </w:r>
      </w:del>
      <w:ins w:id="7734" w:author="Peng Luqi" w:date="2019-10-13T14:43:00Z">
        <w:r w:rsidR="00EF666F" w:rsidRPr="00F94CB9">
          <w:rPr>
            <w:sz w:val="28"/>
            <w:szCs w:val="28"/>
            <w:lang w:val="fr-FR"/>
            <w:rPrChange w:id="7735" w:author="Peng Luqi" w:date="2019-10-13T14:50:00Z">
              <w:rPr>
                <w:lang w:val="fr-FR"/>
              </w:rPr>
            </w:rPrChange>
          </w:rPr>
          <w:t>’</w:t>
        </w:r>
      </w:ins>
      <w:r w:rsidRPr="00F94CB9">
        <w:rPr>
          <w:sz w:val="28"/>
          <w:szCs w:val="28"/>
          <w:lang w:val="fr-FR"/>
          <w:rPrChange w:id="7736" w:author="Peng Luqi" w:date="2019-10-13T14:50:00Z">
            <w:rPr>
              <w:lang w:val="fr-FR"/>
            </w:rPr>
          </w:rPrChange>
        </w:rPr>
        <w:t>est</w:t>
      </w:r>
      <w:r w:rsidRPr="00F94CB9">
        <w:rPr>
          <w:spacing w:val="-13"/>
          <w:sz w:val="28"/>
          <w:szCs w:val="28"/>
          <w:lang w:val="fr-FR"/>
          <w:rPrChange w:id="7737" w:author="Peng Luqi" w:date="2019-10-13T14:50:00Z">
            <w:rPr>
              <w:spacing w:val="-13"/>
              <w:lang w:val="fr-FR"/>
            </w:rPr>
          </w:rPrChange>
        </w:rPr>
        <w:t xml:space="preserve"> </w:t>
      </w:r>
      <w:r w:rsidRPr="00F94CB9">
        <w:rPr>
          <w:sz w:val="28"/>
          <w:szCs w:val="28"/>
          <w:lang w:val="fr-FR"/>
          <w:rPrChange w:id="7738" w:author="Peng Luqi" w:date="2019-10-13T14:50:00Z">
            <w:rPr>
              <w:lang w:val="fr-FR"/>
            </w:rPr>
          </w:rPrChange>
        </w:rPr>
        <w:t>la</w:t>
      </w:r>
      <w:r w:rsidRPr="00F94CB9">
        <w:rPr>
          <w:spacing w:val="-13"/>
          <w:sz w:val="28"/>
          <w:szCs w:val="28"/>
          <w:lang w:val="fr-FR"/>
          <w:rPrChange w:id="7739" w:author="Peng Luqi" w:date="2019-10-13T14:50:00Z">
            <w:rPr>
              <w:spacing w:val="-13"/>
              <w:lang w:val="fr-FR"/>
            </w:rPr>
          </w:rPrChange>
        </w:rPr>
        <w:t xml:space="preserve"> </w:t>
      </w:r>
      <w:r w:rsidRPr="00F94CB9">
        <w:rPr>
          <w:sz w:val="28"/>
          <w:szCs w:val="28"/>
          <w:lang w:val="fr-FR"/>
          <w:rPrChange w:id="7740" w:author="Peng Luqi" w:date="2019-10-13T14:50:00Z">
            <w:rPr>
              <w:lang w:val="fr-FR"/>
            </w:rPr>
          </w:rPrChange>
        </w:rPr>
        <w:t>lutte</w:t>
      </w:r>
      <w:r w:rsidRPr="00F94CB9">
        <w:rPr>
          <w:spacing w:val="-14"/>
          <w:sz w:val="28"/>
          <w:szCs w:val="28"/>
          <w:lang w:val="fr-FR"/>
          <w:rPrChange w:id="7741" w:author="Peng Luqi" w:date="2019-10-13T14:50:00Z">
            <w:rPr>
              <w:spacing w:val="-14"/>
              <w:lang w:val="fr-FR"/>
            </w:rPr>
          </w:rPrChange>
        </w:rPr>
        <w:t xml:space="preserve"> </w:t>
      </w:r>
      <w:r w:rsidRPr="00F94CB9">
        <w:rPr>
          <w:sz w:val="28"/>
          <w:szCs w:val="28"/>
          <w:lang w:val="fr-FR"/>
          <w:rPrChange w:id="7742" w:author="Peng Luqi" w:date="2019-10-13T14:50:00Z">
            <w:rPr>
              <w:lang w:val="fr-FR"/>
            </w:rPr>
          </w:rPrChange>
        </w:rPr>
        <w:t>la</w:t>
      </w:r>
      <w:r w:rsidRPr="00F94CB9">
        <w:rPr>
          <w:spacing w:val="-13"/>
          <w:sz w:val="28"/>
          <w:szCs w:val="28"/>
          <w:lang w:val="fr-FR"/>
          <w:rPrChange w:id="7743" w:author="Peng Luqi" w:date="2019-10-13T14:50:00Z">
            <w:rPr>
              <w:spacing w:val="-13"/>
              <w:lang w:val="fr-FR"/>
            </w:rPr>
          </w:rPrChange>
        </w:rPr>
        <w:t xml:space="preserve"> </w:t>
      </w:r>
      <w:r w:rsidRPr="00F94CB9">
        <w:rPr>
          <w:sz w:val="28"/>
          <w:szCs w:val="28"/>
          <w:lang w:val="fr-FR"/>
          <w:rPrChange w:id="7744" w:author="Peng Luqi" w:date="2019-10-13T14:50:00Z">
            <w:rPr>
              <w:lang w:val="fr-FR"/>
            </w:rPr>
          </w:rPrChange>
        </w:rPr>
        <w:t>plus</w:t>
      </w:r>
      <w:r w:rsidRPr="00F94CB9">
        <w:rPr>
          <w:spacing w:val="-14"/>
          <w:sz w:val="28"/>
          <w:szCs w:val="28"/>
          <w:lang w:val="fr-FR"/>
          <w:rPrChange w:id="7745" w:author="Peng Luqi" w:date="2019-10-13T14:50:00Z">
            <w:rPr>
              <w:spacing w:val="-14"/>
              <w:lang w:val="fr-FR"/>
            </w:rPr>
          </w:rPrChange>
        </w:rPr>
        <w:t xml:space="preserve"> </w:t>
      </w:r>
      <w:r w:rsidRPr="00F94CB9">
        <w:rPr>
          <w:sz w:val="28"/>
          <w:szCs w:val="28"/>
          <w:lang w:val="fr-FR"/>
          <w:rPrChange w:id="7746" w:author="Peng Luqi" w:date="2019-10-13T14:50:00Z">
            <w:rPr>
              <w:lang w:val="fr-FR"/>
            </w:rPr>
          </w:rPrChange>
        </w:rPr>
        <w:t>précieuse, la</w:t>
      </w:r>
      <w:r w:rsidRPr="00F94CB9">
        <w:rPr>
          <w:spacing w:val="-15"/>
          <w:sz w:val="28"/>
          <w:szCs w:val="28"/>
          <w:lang w:val="fr-FR"/>
          <w:rPrChange w:id="7747" w:author="Peng Luqi" w:date="2019-10-13T14:50:00Z">
            <w:rPr>
              <w:spacing w:val="-15"/>
              <w:lang w:val="fr-FR"/>
            </w:rPr>
          </w:rPrChange>
        </w:rPr>
        <w:t xml:space="preserve"> </w:t>
      </w:r>
      <w:r w:rsidRPr="00F94CB9">
        <w:rPr>
          <w:sz w:val="28"/>
          <w:szCs w:val="28"/>
          <w:lang w:val="fr-FR"/>
          <w:rPrChange w:id="7748" w:author="Peng Luqi" w:date="2019-10-13T14:50:00Z">
            <w:rPr>
              <w:lang w:val="fr-FR"/>
            </w:rPr>
          </w:rPrChange>
        </w:rPr>
        <w:t>racine</w:t>
      </w:r>
      <w:r w:rsidRPr="00F94CB9">
        <w:rPr>
          <w:spacing w:val="-14"/>
          <w:sz w:val="28"/>
          <w:szCs w:val="28"/>
          <w:lang w:val="fr-FR"/>
          <w:rPrChange w:id="7749" w:author="Peng Luqi" w:date="2019-10-13T14:50:00Z">
            <w:rPr>
              <w:spacing w:val="-14"/>
              <w:lang w:val="fr-FR"/>
            </w:rPr>
          </w:rPrChange>
        </w:rPr>
        <w:t xml:space="preserve"> </w:t>
      </w:r>
      <w:r w:rsidRPr="00F94CB9">
        <w:rPr>
          <w:sz w:val="28"/>
          <w:szCs w:val="28"/>
          <w:lang w:val="fr-FR"/>
          <w:rPrChange w:id="7750" w:author="Peng Luqi" w:date="2019-10-13T14:50:00Z">
            <w:rPr>
              <w:lang w:val="fr-FR"/>
            </w:rPr>
          </w:rPrChange>
        </w:rPr>
        <w:t>de</w:t>
      </w:r>
      <w:r w:rsidRPr="00F94CB9">
        <w:rPr>
          <w:spacing w:val="-15"/>
          <w:sz w:val="28"/>
          <w:szCs w:val="28"/>
          <w:lang w:val="fr-FR"/>
          <w:rPrChange w:id="7751" w:author="Peng Luqi" w:date="2019-10-13T14:50:00Z">
            <w:rPr>
              <w:spacing w:val="-15"/>
              <w:lang w:val="fr-FR"/>
            </w:rPr>
          </w:rPrChange>
        </w:rPr>
        <w:t xml:space="preserve"> </w:t>
      </w:r>
      <w:r w:rsidRPr="00F94CB9">
        <w:rPr>
          <w:sz w:val="28"/>
          <w:szCs w:val="28"/>
          <w:lang w:val="fr-FR"/>
          <w:rPrChange w:id="7752" w:author="Peng Luqi" w:date="2019-10-13T14:50:00Z">
            <w:rPr>
              <w:lang w:val="fr-FR"/>
            </w:rPr>
          </w:rPrChange>
        </w:rPr>
        <w:t>tout</w:t>
      </w:r>
      <w:r w:rsidRPr="00F94CB9">
        <w:rPr>
          <w:spacing w:val="-14"/>
          <w:sz w:val="28"/>
          <w:szCs w:val="28"/>
          <w:lang w:val="fr-FR"/>
          <w:rPrChange w:id="7753" w:author="Peng Luqi" w:date="2019-10-13T14:50:00Z">
            <w:rPr>
              <w:spacing w:val="-14"/>
              <w:lang w:val="fr-FR"/>
            </w:rPr>
          </w:rPrChange>
        </w:rPr>
        <w:t xml:space="preserve"> </w:t>
      </w:r>
      <w:r w:rsidRPr="00F94CB9">
        <w:rPr>
          <w:sz w:val="28"/>
          <w:szCs w:val="28"/>
          <w:lang w:val="fr-FR"/>
          <w:rPrChange w:id="7754" w:author="Peng Luqi" w:date="2019-10-13T14:50:00Z">
            <w:rPr>
              <w:lang w:val="fr-FR"/>
            </w:rPr>
          </w:rPrChange>
        </w:rPr>
        <w:t>futur</w:t>
      </w:r>
      <w:r w:rsidRPr="00F94CB9">
        <w:rPr>
          <w:spacing w:val="-14"/>
          <w:sz w:val="28"/>
          <w:szCs w:val="28"/>
          <w:lang w:val="fr-FR"/>
          <w:rPrChange w:id="7755" w:author="Peng Luqi" w:date="2019-10-13T14:50:00Z">
            <w:rPr>
              <w:spacing w:val="-14"/>
              <w:lang w:val="fr-FR"/>
            </w:rPr>
          </w:rPrChange>
        </w:rPr>
        <w:t xml:space="preserve"> </w:t>
      </w:r>
      <w:r w:rsidRPr="00F94CB9">
        <w:rPr>
          <w:sz w:val="28"/>
          <w:szCs w:val="28"/>
          <w:lang w:val="fr-FR"/>
          <w:rPrChange w:id="7756" w:author="Peng Luqi" w:date="2019-10-13T14:50:00Z">
            <w:rPr>
              <w:lang w:val="fr-FR"/>
            </w:rPr>
          </w:rPrChange>
        </w:rPr>
        <w:t>positif.</w:t>
      </w:r>
      <w:r w:rsidRPr="00F94CB9">
        <w:rPr>
          <w:spacing w:val="-15"/>
          <w:sz w:val="28"/>
          <w:szCs w:val="28"/>
          <w:lang w:val="fr-FR"/>
          <w:rPrChange w:id="7757" w:author="Peng Luqi" w:date="2019-10-13T14:50:00Z">
            <w:rPr>
              <w:spacing w:val="-15"/>
              <w:lang w:val="fr-FR"/>
            </w:rPr>
          </w:rPrChange>
        </w:rPr>
        <w:t xml:space="preserve"> </w:t>
      </w:r>
      <w:r w:rsidRPr="00F94CB9">
        <w:rPr>
          <w:sz w:val="28"/>
          <w:szCs w:val="28"/>
          <w:lang w:val="fr-FR"/>
          <w:rPrChange w:id="7758" w:author="Peng Luqi" w:date="2019-10-13T14:50:00Z">
            <w:rPr>
              <w:lang w:val="fr-FR"/>
            </w:rPr>
          </w:rPrChange>
        </w:rPr>
        <w:t>Puis</w:t>
      </w:r>
      <w:r w:rsidRPr="00F94CB9">
        <w:rPr>
          <w:spacing w:val="-14"/>
          <w:sz w:val="28"/>
          <w:szCs w:val="28"/>
          <w:lang w:val="fr-FR"/>
          <w:rPrChange w:id="7759" w:author="Peng Luqi" w:date="2019-10-13T14:50:00Z">
            <w:rPr>
              <w:spacing w:val="-14"/>
              <w:lang w:val="fr-FR"/>
            </w:rPr>
          </w:rPrChange>
        </w:rPr>
        <w:t xml:space="preserve"> </w:t>
      </w:r>
      <w:r w:rsidRPr="00F94CB9">
        <w:rPr>
          <w:sz w:val="28"/>
          <w:szCs w:val="28"/>
          <w:lang w:val="fr-FR"/>
          <w:rPrChange w:id="7760" w:author="Peng Luqi" w:date="2019-10-13T14:50:00Z">
            <w:rPr>
              <w:lang w:val="fr-FR"/>
            </w:rPr>
          </w:rPrChange>
        </w:rPr>
        <w:t>commencez</w:t>
      </w:r>
      <w:r w:rsidRPr="00F94CB9">
        <w:rPr>
          <w:spacing w:val="-14"/>
          <w:sz w:val="28"/>
          <w:szCs w:val="28"/>
          <w:lang w:val="fr-FR"/>
          <w:rPrChange w:id="7761" w:author="Peng Luqi" w:date="2019-10-13T14:50:00Z">
            <w:rPr>
              <w:spacing w:val="-14"/>
              <w:lang w:val="fr-FR"/>
            </w:rPr>
          </w:rPrChange>
        </w:rPr>
        <w:t xml:space="preserve"> </w:t>
      </w:r>
      <w:r w:rsidRPr="00F94CB9">
        <w:rPr>
          <w:sz w:val="28"/>
          <w:szCs w:val="28"/>
          <w:lang w:val="fr-FR"/>
          <w:rPrChange w:id="7762" w:author="Peng Luqi" w:date="2019-10-13T14:50:00Z">
            <w:rPr>
              <w:lang w:val="fr-FR"/>
            </w:rPr>
          </w:rPrChange>
        </w:rPr>
        <w:t>progressivement</w:t>
      </w:r>
      <w:r w:rsidRPr="00F94CB9">
        <w:rPr>
          <w:spacing w:val="-15"/>
          <w:sz w:val="28"/>
          <w:szCs w:val="28"/>
          <w:lang w:val="fr-FR"/>
          <w:rPrChange w:id="7763" w:author="Peng Luqi" w:date="2019-10-13T14:50:00Z">
            <w:rPr>
              <w:spacing w:val="-15"/>
              <w:lang w:val="fr-FR"/>
            </w:rPr>
          </w:rPrChange>
        </w:rPr>
        <w:t xml:space="preserve"> </w:t>
      </w:r>
      <w:r w:rsidRPr="00F94CB9">
        <w:rPr>
          <w:sz w:val="28"/>
          <w:szCs w:val="28"/>
          <w:lang w:val="fr-FR"/>
          <w:rPrChange w:id="7764" w:author="Peng Luqi" w:date="2019-10-13T14:50:00Z">
            <w:rPr>
              <w:lang w:val="fr-FR"/>
            </w:rPr>
          </w:rPrChange>
        </w:rPr>
        <w:t>à</w:t>
      </w:r>
      <w:r w:rsidRPr="00F94CB9">
        <w:rPr>
          <w:spacing w:val="-14"/>
          <w:sz w:val="28"/>
          <w:szCs w:val="28"/>
          <w:lang w:val="fr-FR"/>
          <w:rPrChange w:id="7765" w:author="Peng Luqi" w:date="2019-10-13T14:50:00Z">
            <w:rPr>
              <w:spacing w:val="-14"/>
              <w:lang w:val="fr-FR"/>
            </w:rPr>
          </w:rPrChange>
        </w:rPr>
        <w:t xml:space="preserve"> </w:t>
      </w:r>
      <w:r w:rsidRPr="00F94CB9">
        <w:rPr>
          <w:sz w:val="28"/>
          <w:szCs w:val="28"/>
          <w:lang w:val="fr-FR"/>
          <w:rPrChange w:id="7766" w:author="Peng Luqi" w:date="2019-10-13T14:50:00Z">
            <w:rPr>
              <w:lang w:val="fr-FR"/>
            </w:rPr>
          </w:rPrChange>
        </w:rPr>
        <w:t>explorer</w:t>
      </w:r>
      <w:r w:rsidRPr="00F94CB9">
        <w:rPr>
          <w:spacing w:val="-15"/>
          <w:sz w:val="28"/>
          <w:szCs w:val="28"/>
          <w:lang w:val="fr-FR"/>
          <w:rPrChange w:id="7767" w:author="Peng Luqi" w:date="2019-10-13T14:50:00Z">
            <w:rPr>
              <w:spacing w:val="-15"/>
              <w:lang w:val="fr-FR"/>
            </w:rPr>
          </w:rPrChange>
        </w:rPr>
        <w:t xml:space="preserve"> </w:t>
      </w:r>
      <w:r w:rsidRPr="00F94CB9">
        <w:rPr>
          <w:sz w:val="28"/>
          <w:szCs w:val="28"/>
          <w:lang w:val="fr-FR"/>
          <w:rPrChange w:id="7768" w:author="Peng Luqi" w:date="2019-10-13T14:50:00Z">
            <w:rPr>
              <w:lang w:val="fr-FR"/>
            </w:rPr>
          </w:rPrChange>
        </w:rPr>
        <w:t>et</w:t>
      </w:r>
      <w:r w:rsidRPr="00F94CB9">
        <w:rPr>
          <w:spacing w:val="-14"/>
          <w:sz w:val="28"/>
          <w:szCs w:val="28"/>
          <w:lang w:val="fr-FR"/>
          <w:rPrChange w:id="7769" w:author="Peng Luqi" w:date="2019-10-13T14:50:00Z">
            <w:rPr>
              <w:spacing w:val="-14"/>
              <w:lang w:val="fr-FR"/>
            </w:rPr>
          </w:rPrChange>
        </w:rPr>
        <w:t xml:space="preserve"> </w:t>
      </w:r>
      <w:r w:rsidRPr="00F94CB9">
        <w:rPr>
          <w:sz w:val="28"/>
          <w:szCs w:val="28"/>
          <w:lang w:val="fr-FR"/>
          <w:rPrChange w:id="7770" w:author="Peng Luqi" w:date="2019-10-13T14:50:00Z">
            <w:rPr>
              <w:lang w:val="fr-FR"/>
            </w:rPr>
          </w:rPrChange>
        </w:rPr>
        <w:t>à</w:t>
      </w:r>
      <w:r w:rsidRPr="00F94CB9">
        <w:rPr>
          <w:spacing w:val="-14"/>
          <w:sz w:val="28"/>
          <w:szCs w:val="28"/>
          <w:lang w:val="fr-FR"/>
          <w:rPrChange w:id="7771" w:author="Peng Luqi" w:date="2019-10-13T14:50:00Z">
            <w:rPr>
              <w:spacing w:val="-14"/>
              <w:lang w:val="fr-FR"/>
            </w:rPr>
          </w:rPrChange>
        </w:rPr>
        <w:t xml:space="preserve"> </w:t>
      </w:r>
      <w:r w:rsidRPr="00F94CB9">
        <w:rPr>
          <w:sz w:val="28"/>
          <w:szCs w:val="28"/>
          <w:lang w:val="fr-FR"/>
          <w:rPrChange w:id="7772" w:author="Peng Luqi" w:date="2019-10-13T14:50:00Z">
            <w:rPr>
              <w:lang w:val="fr-FR"/>
            </w:rPr>
          </w:rPrChange>
        </w:rPr>
        <w:t>confirmer</w:t>
      </w:r>
      <w:r w:rsidRPr="00F94CB9">
        <w:rPr>
          <w:spacing w:val="-15"/>
          <w:sz w:val="28"/>
          <w:szCs w:val="28"/>
          <w:lang w:val="fr-FR"/>
          <w:rPrChange w:id="7773" w:author="Peng Luqi" w:date="2019-10-13T14:50:00Z">
            <w:rPr>
              <w:spacing w:val="-15"/>
              <w:lang w:val="fr-FR"/>
            </w:rPr>
          </w:rPrChange>
        </w:rPr>
        <w:t xml:space="preserve"> </w:t>
      </w:r>
      <w:r w:rsidRPr="00F94CB9">
        <w:rPr>
          <w:sz w:val="28"/>
          <w:szCs w:val="28"/>
          <w:lang w:val="fr-FR"/>
          <w:rPrChange w:id="7774" w:author="Peng Luqi" w:date="2019-10-13T14:50:00Z">
            <w:rPr>
              <w:lang w:val="fr-FR"/>
            </w:rPr>
          </w:rPrChange>
        </w:rPr>
        <w:t>la</w:t>
      </w:r>
      <w:r w:rsidRPr="00F94CB9">
        <w:rPr>
          <w:spacing w:val="-14"/>
          <w:sz w:val="28"/>
          <w:szCs w:val="28"/>
          <w:lang w:val="fr-FR"/>
          <w:rPrChange w:id="7775" w:author="Peng Luqi" w:date="2019-10-13T14:50:00Z">
            <w:rPr>
              <w:spacing w:val="-14"/>
              <w:lang w:val="fr-FR"/>
            </w:rPr>
          </w:rPrChange>
        </w:rPr>
        <w:t xml:space="preserve"> </w:t>
      </w:r>
      <w:r w:rsidRPr="00F94CB9">
        <w:rPr>
          <w:sz w:val="28"/>
          <w:szCs w:val="28"/>
          <w:lang w:val="fr-FR"/>
          <w:rPrChange w:id="7776" w:author="Peng Luqi" w:date="2019-10-13T14:50:00Z">
            <w:rPr>
              <w:lang w:val="fr-FR"/>
            </w:rPr>
          </w:rPrChange>
        </w:rPr>
        <w:t>limite</w:t>
      </w:r>
      <w:r w:rsidRPr="00F94CB9">
        <w:rPr>
          <w:spacing w:val="-14"/>
          <w:sz w:val="28"/>
          <w:szCs w:val="28"/>
          <w:lang w:val="fr-FR"/>
          <w:rPrChange w:id="7777" w:author="Peng Luqi" w:date="2019-10-13T14:50:00Z">
            <w:rPr>
              <w:spacing w:val="-14"/>
              <w:lang w:val="fr-FR"/>
            </w:rPr>
          </w:rPrChange>
        </w:rPr>
        <w:t xml:space="preserve"> </w:t>
      </w:r>
      <w:r w:rsidRPr="00F94CB9">
        <w:rPr>
          <w:sz w:val="28"/>
          <w:szCs w:val="28"/>
          <w:lang w:val="fr-FR"/>
          <w:rPrChange w:id="7778" w:author="Peng Luqi" w:date="2019-10-13T14:50:00Z">
            <w:rPr>
              <w:lang w:val="fr-FR"/>
            </w:rPr>
          </w:rPrChange>
        </w:rPr>
        <w:t xml:space="preserve">active, puis à rechercher les tendances en dehors de la limite active et à expérimenter le pouvoir passif. </w:t>
      </w:r>
    </w:p>
    <w:p w:rsidR="006E6782" w:rsidRDefault="006E6782" w:rsidP="00CB23F4">
      <w:pPr>
        <w:ind w:left="170" w:right="170"/>
        <w:jc w:val="both"/>
        <w:rPr>
          <w:ins w:id="7779" w:author="Peng Luqi" w:date="2019-10-13T21:16:00Z"/>
          <w:sz w:val="28"/>
          <w:szCs w:val="28"/>
          <w:lang w:val="fr-FR"/>
        </w:rPr>
      </w:pPr>
    </w:p>
    <w:p w:rsidR="006E6782" w:rsidRDefault="00716360" w:rsidP="00CB23F4">
      <w:pPr>
        <w:ind w:left="170" w:right="170"/>
        <w:jc w:val="both"/>
        <w:rPr>
          <w:ins w:id="7780" w:author="Peng Luqi" w:date="2019-10-13T21:16:00Z"/>
          <w:spacing w:val="-15"/>
          <w:sz w:val="28"/>
          <w:szCs w:val="28"/>
          <w:lang w:val="fr-FR"/>
        </w:rPr>
      </w:pPr>
      <w:r w:rsidRPr="00F94CB9">
        <w:rPr>
          <w:sz w:val="28"/>
          <w:szCs w:val="28"/>
          <w:lang w:val="fr-FR"/>
          <w:rPrChange w:id="7781" w:author="Peng Luqi" w:date="2019-10-13T14:50:00Z">
            <w:rPr>
              <w:lang w:val="fr-FR"/>
            </w:rPr>
          </w:rPrChange>
        </w:rPr>
        <w:t>La stratégie d</w:t>
      </w:r>
      <w:del w:id="7782" w:author="Peng Luqi" w:date="2019-10-13T14:43:00Z">
        <w:r w:rsidRPr="00F94CB9" w:rsidDel="00EF666F">
          <w:rPr>
            <w:sz w:val="28"/>
            <w:szCs w:val="28"/>
            <w:lang w:val="fr-FR"/>
            <w:rPrChange w:id="7783" w:author="Peng Luqi" w:date="2019-10-13T14:50:00Z">
              <w:rPr>
                <w:lang w:val="fr-FR"/>
              </w:rPr>
            </w:rPrChange>
          </w:rPr>
          <w:delText>’</w:delText>
        </w:r>
      </w:del>
      <w:ins w:id="7784" w:author="Peng Luqi" w:date="2019-10-13T14:43:00Z">
        <w:r w:rsidR="00EF666F" w:rsidRPr="00F94CB9">
          <w:rPr>
            <w:sz w:val="28"/>
            <w:szCs w:val="28"/>
            <w:lang w:val="fr-FR"/>
            <w:rPrChange w:id="7785" w:author="Peng Luqi" w:date="2019-10-13T14:50:00Z">
              <w:rPr>
                <w:lang w:val="fr-FR"/>
              </w:rPr>
            </w:rPrChange>
          </w:rPr>
          <w:t>’</w:t>
        </w:r>
      </w:ins>
      <w:r w:rsidRPr="00F94CB9">
        <w:rPr>
          <w:sz w:val="28"/>
          <w:szCs w:val="28"/>
          <w:lang w:val="fr-FR"/>
          <w:rPrChange w:id="7786" w:author="Peng Luqi" w:date="2019-10-13T14:50:00Z">
            <w:rPr>
              <w:lang w:val="fr-FR"/>
            </w:rPr>
          </w:rPrChange>
        </w:rPr>
        <w:t>investissement fixe semble très simple : rien de plus qu</w:t>
      </w:r>
      <w:del w:id="7787" w:author="Peng Luqi" w:date="2019-10-13T14:43:00Z">
        <w:r w:rsidRPr="00F94CB9" w:rsidDel="00EF666F">
          <w:rPr>
            <w:sz w:val="28"/>
            <w:szCs w:val="28"/>
            <w:lang w:val="fr-FR"/>
            <w:rPrChange w:id="7788" w:author="Peng Luqi" w:date="2019-10-13T14:50:00Z">
              <w:rPr>
                <w:lang w:val="fr-FR"/>
              </w:rPr>
            </w:rPrChange>
          </w:rPr>
          <w:delText>’</w:delText>
        </w:r>
      </w:del>
      <w:ins w:id="7789" w:author="Peng Luqi" w:date="2019-10-13T14:43:00Z">
        <w:r w:rsidR="00EF666F" w:rsidRPr="00F94CB9">
          <w:rPr>
            <w:sz w:val="28"/>
            <w:szCs w:val="28"/>
            <w:lang w:val="fr-FR"/>
            <w:rPrChange w:id="7790" w:author="Peng Luqi" w:date="2019-10-13T14:50:00Z">
              <w:rPr>
                <w:lang w:val="fr-FR"/>
              </w:rPr>
            </w:rPrChange>
          </w:rPr>
          <w:t>’</w:t>
        </w:r>
      </w:ins>
      <w:r w:rsidRPr="00F94CB9">
        <w:rPr>
          <w:sz w:val="28"/>
          <w:szCs w:val="28"/>
          <w:lang w:val="fr-FR"/>
          <w:rPrChange w:id="7791" w:author="Peng Luqi" w:date="2019-10-13T14:50:00Z">
            <w:rPr>
              <w:lang w:val="fr-FR"/>
            </w:rPr>
          </w:rPrChange>
        </w:rPr>
        <w:t>un certain investissement pour un objectif</w:t>
      </w:r>
      <w:r w:rsidRPr="00F94CB9">
        <w:rPr>
          <w:spacing w:val="-17"/>
          <w:sz w:val="28"/>
          <w:szCs w:val="28"/>
          <w:lang w:val="fr-FR"/>
          <w:rPrChange w:id="7792" w:author="Peng Luqi" w:date="2019-10-13T14:50:00Z">
            <w:rPr>
              <w:spacing w:val="-17"/>
              <w:lang w:val="fr-FR"/>
            </w:rPr>
          </w:rPrChange>
        </w:rPr>
        <w:t xml:space="preserve"> </w:t>
      </w:r>
      <w:r w:rsidRPr="00F94CB9">
        <w:rPr>
          <w:sz w:val="28"/>
          <w:szCs w:val="28"/>
          <w:lang w:val="fr-FR"/>
          <w:rPrChange w:id="7793" w:author="Peng Luqi" w:date="2019-10-13T14:50:00Z">
            <w:rPr>
              <w:lang w:val="fr-FR"/>
            </w:rPr>
          </w:rPrChange>
        </w:rPr>
        <w:t>d</w:t>
      </w:r>
      <w:del w:id="7794" w:author="Peng Luqi" w:date="2019-10-13T14:43:00Z">
        <w:r w:rsidRPr="00F94CB9" w:rsidDel="00EF666F">
          <w:rPr>
            <w:sz w:val="28"/>
            <w:szCs w:val="28"/>
            <w:lang w:val="fr-FR"/>
            <w:rPrChange w:id="7795" w:author="Peng Luqi" w:date="2019-10-13T14:50:00Z">
              <w:rPr>
                <w:lang w:val="fr-FR"/>
              </w:rPr>
            </w:rPrChange>
          </w:rPr>
          <w:delText>’</w:delText>
        </w:r>
      </w:del>
      <w:ins w:id="7796" w:author="Peng Luqi" w:date="2019-10-13T14:43:00Z">
        <w:r w:rsidR="00EF666F" w:rsidRPr="00F94CB9">
          <w:rPr>
            <w:sz w:val="28"/>
            <w:szCs w:val="28"/>
            <w:lang w:val="fr-FR"/>
            <w:rPrChange w:id="7797" w:author="Peng Luqi" w:date="2019-10-13T14:50:00Z">
              <w:rPr>
                <w:lang w:val="fr-FR"/>
              </w:rPr>
            </w:rPrChange>
          </w:rPr>
          <w:t>’</w:t>
        </w:r>
      </w:ins>
      <w:r w:rsidRPr="00F94CB9">
        <w:rPr>
          <w:sz w:val="28"/>
          <w:szCs w:val="28"/>
          <w:lang w:val="fr-FR"/>
          <w:rPrChange w:id="7798" w:author="Peng Luqi" w:date="2019-10-13T14:50:00Z">
            <w:rPr>
              <w:lang w:val="fr-FR"/>
            </w:rPr>
          </w:rPrChange>
        </w:rPr>
        <w:t>investissement</w:t>
      </w:r>
      <w:r w:rsidRPr="00F94CB9">
        <w:rPr>
          <w:spacing w:val="-18"/>
          <w:sz w:val="28"/>
          <w:szCs w:val="28"/>
          <w:lang w:val="fr-FR"/>
          <w:rPrChange w:id="7799" w:author="Peng Luqi" w:date="2019-10-13T14:50:00Z">
            <w:rPr>
              <w:spacing w:val="-18"/>
              <w:lang w:val="fr-FR"/>
            </w:rPr>
          </w:rPrChange>
        </w:rPr>
        <w:t xml:space="preserve"> </w:t>
      </w:r>
      <w:r w:rsidRPr="00F94CB9">
        <w:rPr>
          <w:sz w:val="28"/>
          <w:szCs w:val="28"/>
          <w:lang w:val="fr-FR"/>
          <w:rPrChange w:id="7800" w:author="Peng Luqi" w:date="2019-10-13T14:50:00Z">
            <w:rPr>
              <w:lang w:val="fr-FR"/>
            </w:rPr>
          </w:rPrChange>
        </w:rPr>
        <w:t>déterminé</w:t>
      </w:r>
      <w:r w:rsidRPr="00F94CB9">
        <w:rPr>
          <w:spacing w:val="-18"/>
          <w:sz w:val="28"/>
          <w:szCs w:val="28"/>
          <w:lang w:val="fr-FR"/>
          <w:rPrChange w:id="7801" w:author="Peng Luqi" w:date="2019-10-13T14:50:00Z">
            <w:rPr>
              <w:spacing w:val="-18"/>
              <w:lang w:val="fr-FR"/>
            </w:rPr>
          </w:rPrChange>
        </w:rPr>
        <w:t xml:space="preserve"> </w:t>
      </w:r>
      <w:r w:rsidRPr="00F94CB9">
        <w:rPr>
          <w:sz w:val="28"/>
          <w:szCs w:val="28"/>
          <w:lang w:val="fr-FR"/>
          <w:rPrChange w:id="7802" w:author="Peng Luqi" w:date="2019-10-13T14:50:00Z">
            <w:rPr>
              <w:lang w:val="fr-FR"/>
            </w:rPr>
          </w:rPrChange>
        </w:rPr>
        <w:t>sur</w:t>
      </w:r>
      <w:r w:rsidRPr="00F94CB9">
        <w:rPr>
          <w:spacing w:val="-18"/>
          <w:sz w:val="28"/>
          <w:szCs w:val="28"/>
          <w:lang w:val="fr-FR"/>
          <w:rPrChange w:id="7803" w:author="Peng Luqi" w:date="2019-10-13T14:50:00Z">
            <w:rPr>
              <w:spacing w:val="-18"/>
              <w:lang w:val="fr-FR"/>
            </w:rPr>
          </w:rPrChange>
        </w:rPr>
        <w:t xml:space="preserve"> </w:t>
      </w:r>
      <w:r w:rsidRPr="00F94CB9">
        <w:rPr>
          <w:sz w:val="28"/>
          <w:szCs w:val="28"/>
          <w:lang w:val="fr-FR"/>
          <w:rPrChange w:id="7804" w:author="Peng Luqi" w:date="2019-10-13T14:50:00Z">
            <w:rPr>
              <w:lang w:val="fr-FR"/>
            </w:rPr>
          </w:rPrChange>
        </w:rPr>
        <w:t>une</w:t>
      </w:r>
      <w:r w:rsidRPr="00F94CB9">
        <w:rPr>
          <w:spacing w:val="-18"/>
          <w:sz w:val="28"/>
          <w:szCs w:val="28"/>
          <w:lang w:val="fr-FR"/>
          <w:rPrChange w:id="7805" w:author="Peng Luqi" w:date="2019-10-13T14:50:00Z">
            <w:rPr>
              <w:spacing w:val="-18"/>
              <w:lang w:val="fr-FR"/>
            </w:rPr>
          </w:rPrChange>
        </w:rPr>
        <w:t xml:space="preserve"> </w:t>
      </w:r>
      <w:r w:rsidRPr="00F94CB9">
        <w:rPr>
          <w:sz w:val="28"/>
          <w:szCs w:val="28"/>
          <w:lang w:val="fr-FR"/>
          <w:rPrChange w:id="7806" w:author="Peng Luqi" w:date="2019-10-13T14:50:00Z">
            <w:rPr>
              <w:lang w:val="fr-FR"/>
            </w:rPr>
          </w:rPrChange>
        </w:rPr>
        <w:t>longue</w:t>
      </w:r>
      <w:r w:rsidRPr="00F94CB9">
        <w:rPr>
          <w:spacing w:val="-18"/>
          <w:sz w:val="28"/>
          <w:szCs w:val="28"/>
          <w:lang w:val="fr-FR"/>
          <w:rPrChange w:id="7807" w:author="Peng Luqi" w:date="2019-10-13T14:50:00Z">
            <w:rPr>
              <w:spacing w:val="-18"/>
              <w:lang w:val="fr-FR"/>
            </w:rPr>
          </w:rPrChange>
        </w:rPr>
        <w:t xml:space="preserve"> </w:t>
      </w:r>
      <w:r w:rsidRPr="00F94CB9">
        <w:rPr>
          <w:sz w:val="28"/>
          <w:szCs w:val="28"/>
          <w:lang w:val="fr-FR"/>
          <w:rPrChange w:id="7808" w:author="Peng Luqi" w:date="2019-10-13T14:50:00Z">
            <w:rPr>
              <w:lang w:val="fr-FR"/>
            </w:rPr>
          </w:rPrChange>
        </w:rPr>
        <w:t>période.</w:t>
      </w:r>
      <w:r w:rsidRPr="00F94CB9">
        <w:rPr>
          <w:spacing w:val="-15"/>
          <w:sz w:val="28"/>
          <w:szCs w:val="28"/>
          <w:lang w:val="fr-FR"/>
          <w:rPrChange w:id="7809" w:author="Peng Luqi" w:date="2019-10-13T14:50:00Z">
            <w:rPr>
              <w:spacing w:val="-15"/>
              <w:lang w:val="fr-FR"/>
            </w:rPr>
          </w:rPrChange>
        </w:rPr>
        <w:t xml:space="preserve"> </w:t>
      </w:r>
    </w:p>
    <w:p w:rsidR="006E6782" w:rsidRDefault="006E6782" w:rsidP="00CB23F4">
      <w:pPr>
        <w:ind w:left="170" w:right="170"/>
        <w:jc w:val="both"/>
        <w:rPr>
          <w:ins w:id="7810" w:author="Peng Luqi" w:date="2019-10-13T21:16:00Z"/>
          <w:spacing w:val="-15"/>
          <w:sz w:val="28"/>
          <w:szCs w:val="28"/>
          <w:lang w:val="fr-FR"/>
        </w:rPr>
      </w:pPr>
    </w:p>
    <w:p w:rsidR="002B38DF" w:rsidRPr="00F94CB9" w:rsidRDefault="00716360">
      <w:pPr>
        <w:ind w:left="170" w:right="170"/>
        <w:jc w:val="both"/>
        <w:rPr>
          <w:sz w:val="28"/>
          <w:szCs w:val="28"/>
          <w:lang w:val="fr-FR"/>
          <w:rPrChange w:id="7811" w:author="Peng Luqi" w:date="2019-10-13T14:50:00Z">
            <w:rPr>
              <w:lang w:val="fr-FR"/>
            </w:rPr>
          </w:rPrChange>
        </w:rPr>
        <w:pPrChange w:id="7812" w:author="Peng Luqi" w:date="2019-10-13T14:20:00Z">
          <w:pPr>
            <w:ind w:left="130" w:right="127"/>
            <w:jc w:val="both"/>
          </w:pPr>
        </w:pPrChange>
      </w:pPr>
      <w:r w:rsidRPr="00F94CB9">
        <w:rPr>
          <w:sz w:val="28"/>
          <w:szCs w:val="28"/>
          <w:lang w:val="fr-FR"/>
          <w:rPrChange w:id="7813" w:author="Peng Luqi" w:date="2019-10-13T14:50:00Z">
            <w:rPr>
              <w:lang w:val="fr-FR"/>
            </w:rPr>
          </w:rPrChange>
        </w:rPr>
        <w:t>Cependant,</w:t>
      </w:r>
      <w:r w:rsidRPr="00F94CB9">
        <w:rPr>
          <w:spacing w:val="-17"/>
          <w:sz w:val="28"/>
          <w:szCs w:val="28"/>
          <w:lang w:val="fr-FR"/>
          <w:rPrChange w:id="7814" w:author="Peng Luqi" w:date="2019-10-13T14:50:00Z">
            <w:rPr>
              <w:spacing w:val="-17"/>
              <w:lang w:val="fr-FR"/>
            </w:rPr>
          </w:rPrChange>
        </w:rPr>
        <w:t xml:space="preserve"> </w:t>
      </w:r>
      <w:r w:rsidRPr="00F94CB9">
        <w:rPr>
          <w:sz w:val="28"/>
          <w:szCs w:val="28"/>
          <w:lang w:val="fr-FR"/>
          <w:rPrChange w:id="7815" w:author="Peng Luqi" w:date="2019-10-13T14:50:00Z">
            <w:rPr>
              <w:lang w:val="fr-FR"/>
            </w:rPr>
          </w:rPrChange>
        </w:rPr>
        <w:t>après</w:t>
      </w:r>
      <w:r w:rsidRPr="00F94CB9">
        <w:rPr>
          <w:spacing w:val="-17"/>
          <w:sz w:val="28"/>
          <w:szCs w:val="28"/>
          <w:lang w:val="fr-FR"/>
          <w:rPrChange w:id="7816" w:author="Peng Luqi" w:date="2019-10-13T14:50:00Z">
            <w:rPr>
              <w:spacing w:val="-17"/>
              <w:lang w:val="fr-FR"/>
            </w:rPr>
          </w:rPrChange>
        </w:rPr>
        <w:t xml:space="preserve"> </w:t>
      </w:r>
      <w:r w:rsidRPr="00F94CB9">
        <w:rPr>
          <w:sz w:val="28"/>
          <w:szCs w:val="28"/>
          <w:lang w:val="fr-FR"/>
          <w:rPrChange w:id="7817" w:author="Peng Luqi" w:date="2019-10-13T14:50:00Z">
            <w:rPr>
              <w:lang w:val="fr-FR"/>
            </w:rPr>
          </w:rPrChange>
        </w:rPr>
        <w:t>une</w:t>
      </w:r>
      <w:r w:rsidRPr="00F94CB9">
        <w:rPr>
          <w:spacing w:val="-17"/>
          <w:sz w:val="28"/>
          <w:szCs w:val="28"/>
          <w:lang w:val="fr-FR"/>
          <w:rPrChange w:id="7818" w:author="Peng Luqi" w:date="2019-10-13T14:50:00Z">
            <w:rPr>
              <w:spacing w:val="-17"/>
              <w:lang w:val="fr-FR"/>
            </w:rPr>
          </w:rPrChange>
        </w:rPr>
        <w:t xml:space="preserve"> </w:t>
      </w:r>
      <w:r w:rsidRPr="00F94CB9">
        <w:rPr>
          <w:sz w:val="28"/>
          <w:szCs w:val="28"/>
          <w:lang w:val="fr-FR"/>
          <w:rPrChange w:id="7819" w:author="Peng Luqi" w:date="2019-10-13T14:50:00Z">
            <w:rPr>
              <w:lang w:val="fr-FR"/>
            </w:rPr>
          </w:rPrChange>
        </w:rPr>
        <w:t>réflexion</w:t>
      </w:r>
      <w:r w:rsidRPr="00F94CB9">
        <w:rPr>
          <w:spacing w:val="-18"/>
          <w:sz w:val="28"/>
          <w:szCs w:val="28"/>
          <w:lang w:val="fr-FR"/>
          <w:rPrChange w:id="7820" w:author="Peng Luqi" w:date="2019-10-13T14:50:00Z">
            <w:rPr>
              <w:spacing w:val="-18"/>
              <w:lang w:val="fr-FR"/>
            </w:rPr>
          </w:rPrChange>
        </w:rPr>
        <w:t xml:space="preserve"> </w:t>
      </w:r>
      <w:r w:rsidRPr="00F94CB9">
        <w:rPr>
          <w:sz w:val="28"/>
          <w:szCs w:val="28"/>
          <w:lang w:val="fr-FR"/>
          <w:rPrChange w:id="7821" w:author="Peng Luqi" w:date="2019-10-13T14:50:00Z">
            <w:rPr>
              <w:lang w:val="fr-FR"/>
            </w:rPr>
          </w:rPrChange>
        </w:rPr>
        <w:t>approfondie, des</w:t>
      </w:r>
      <w:r w:rsidRPr="00F94CB9">
        <w:rPr>
          <w:spacing w:val="-13"/>
          <w:sz w:val="28"/>
          <w:szCs w:val="28"/>
          <w:lang w:val="fr-FR"/>
          <w:rPrChange w:id="7822" w:author="Peng Luqi" w:date="2019-10-13T14:50:00Z">
            <w:rPr>
              <w:spacing w:val="-13"/>
              <w:lang w:val="fr-FR"/>
            </w:rPr>
          </w:rPrChange>
        </w:rPr>
        <w:t xml:space="preserve"> </w:t>
      </w:r>
      <w:r w:rsidRPr="00F94CB9">
        <w:rPr>
          <w:sz w:val="28"/>
          <w:szCs w:val="28"/>
          <w:lang w:val="fr-FR"/>
          <w:rPrChange w:id="7823" w:author="Peng Luqi" w:date="2019-10-13T14:50:00Z">
            <w:rPr>
              <w:lang w:val="fr-FR"/>
            </w:rPr>
          </w:rPrChange>
        </w:rPr>
        <w:t>recherches</w:t>
      </w:r>
      <w:r w:rsidRPr="00F94CB9">
        <w:rPr>
          <w:spacing w:val="-12"/>
          <w:sz w:val="28"/>
          <w:szCs w:val="28"/>
          <w:lang w:val="fr-FR"/>
          <w:rPrChange w:id="7824" w:author="Peng Luqi" w:date="2019-10-13T14:50:00Z">
            <w:rPr>
              <w:spacing w:val="-12"/>
              <w:lang w:val="fr-FR"/>
            </w:rPr>
          </w:rPrChange>
        </w:rPr>
        <w:t xml:space="preserve"> </w:t>
      </w:r>
      <w:r w:rsidRPr="00F94CB9">
        <w:rPr>
          <w:sz w:val="28"/>
          <w:szCs w:val="28"/>
          <w:lang w:val="fr-FR"/>
          <w:rPrChange w:id="7825" w:author="Peng Luqi" w:date="2019-10-13T14:50:00Z">
            <w:rPr>
              <w:lang w:val="fr-FR"/>
            </w:rPr>
          </w:rPrChange>
        </w:rPr>
        <w:t>approfondies</w:t>
      </w:r>
      <w:r w:rsidRPr="00F94CB9">
        <w:rPr>
          <w:spacing w:val="-13"/>
          <w:sz w:val="28"/>
          <w:szCs w:val="28"/>
          <w:lang w:val="fr-FR"/>
          <w:rPrChange w:id="7826" w:author="Peng Luqi" w:date="2019-10-13T14:50:00Z">
            <w:rPr>
              <w:spacing w:val="-13"/>
              <w:lang w:val="fr-FR"/>
            </w:rPr>
          </w:rPrChange>
        </w:rPr>
        <w:t xml:space="preserve"> </w:t>
      </w:r>
      <w:r w:rsidRPr="00F94CB9">
        <w:rPr>
          <w:sz w:val="28"/>
          <w:szCs w:val="28"/>
          <w:lang w:val="fr-FR"/>
          <w:rPrChange w:id="7827" w:author="Peng Luqi" w:date="2019-10-13T14:50:00Z">
            <w:rPr>
              <w:lang w:val="fr-FR"/>
            </w:rPr>
          </w:rPrChange>
        </w:rPr>
        <w:t>et</w:t>
      </w:r>
      <w:r w:rsidRPr="00F94CB9">
        <w:rPr>
          <w:spacing w:val="-12"/>
          <w:sz w:val="28"/>
          <w:szCs w:val="28"/>
          <w:lang w:val="fr-FR"/>
          <w:rPrChange w:id="7828" w:author="Peng Luqi" w:date="2019-10-13T14:50:00Z">
            <w:rPr>
              <w:spacing w:val="-12"/>
              <w:lang w:val="fr-FR"/>
            </w:rPr>
          </w:rPrChange>
        </w:rPr>
        <w:t xml:space="preserve"> </w:t>
      </w:r>
      <w:r w:rsidRPr="00F94CB9">
        <w:rPr>
          <w:sz w:val="28"/>
          <w:szCs w:val="28"/>
          <w:lang w:val="fr-FR"/>
          <w:rPrChange w:id="7829" w:author="Peng Luqi" w:date="2019-10-13T14:50:00Z">
            <w:rPr>
              <w:lang w:val="fr-FR"/>
            </w:rPr>
          </w:rPrChange>
        </w:rPr>
        <w:t>même</w:t>
      </w:r>
      <w:r w:rsidRPr="00F94CB9">
        <w:rPr>
          <w:spacing w:val="-13"/>
          <w:sz w:val="28"/>
          <w:szCs w:val="28"/>
          <w:lang w:val="fr-FR"/>
          <w:rPrChange w:id="7830" w:author="Peng Luqi" w:date="2019-10-13T14:50:00Z">
            <w:rPr>
              <w:spacing w:val="-13"/>
              <w:lang w:val="fr-FR"/>
            </w:rPr>
          </w:rPrChange>
        </w:rPr>
        <w:t xml:space="preserve"> </w:t>
      </w:r>
      <w:r w:rsidRPr="00F94CB9">
        <w:rPr>
          <w:sz w:val="28"/>
          <w:szCs w:val="28"/>
          <w:lang w:val="fr-FR"/>
          <w:rPrChange w:id="7831" w:author="Peng Luqi" w:date="2019-10-13T14:50:00Z">
            <w:rPr>
              <w:lang w:val="fr-FR"/>
            </w:rPr>
          </w:rPrChange>
        </w:rPr>
        <w:t>des</w:t>
      </w:r>
      <w:r w:rsidRPr="00F94CB9">
        <w:rPr>
          <w:spacing w:val="-12"/>
          <w:sz w:val="28"/>
          <w:szCs w:val="28"/>
          <w:lang w:val="fr-FR"/>
          <w:rPrChange w:id="7832" w:author="Peng Luqi" w:date="2019-10-13T14:50:00Z">
            <w:rPr>
              <w:spacing w:val="-12"/>
              <w:lang w:val="fr-FR"/>
            </w:rPr>
          </w:rPrChange>
        </w:rPr>
        <w:t xml:space="preserve"> </w:t>
      </w:r>
      <w:r w:rsidRPr="00F94CB9">
        <w:rPr>
          <w:sz w:val="28"/>
          <w:szCs w:val="28"/>
          <w:lang w:val="fr-FR"/>
          <w:rPrChange w:id="7833" w:author="Peng Luqi" w:date="2019-10-13T14:50:00Z">
            <w:rPr>
              <w:lang w:val="fr-FR"/>
            </w:rPr>
          </w:rPrChange>
        </w:rPr>
        <w:t>explorations</w:t>
      </w:r>
      <w:r w:rsidRPr="00F94CB9">
        <w:rPr>
          <w:spacing w:val="-13"/>
          <w:sz w:val="28"/>
          <w:szCs w:val="28"/>
          <w:lang w:val="fr-FR"/>
          <w:rPrChange w:id="7834" w:author="Peng Luqi" w:date="2019-10-13T14:50:00Z">
            <w:rPr>
              <w:spacing w:val="-13"/>
              <w:lang w:val="fr-FR"/>
            </w:rPr>
          </w:rPrChange>
        </w:rPr>
        <w:t xml:space="preserve"> </w:t>
      </w:r>
      <w:r w:rsidRPr="00F94CB9">
        <w:rPr>
          <w:sz w:val="28"/>
          <w:szCs w:val="28"/>
          <w:lang w:val="fr-FR"/>
          <w:rPrChange w:id="7835" w:author="Peng Luqi" w:date="2019-10-13T14:50:00Z">
            <w:rPr>
              <w:lang w:val="fr-FR"/>
            </w:rPr>
          </w:rPrChange>
        </w:rPr>
        <w:t>sans</w:t>
      </w:r>
      <w:r w:rsidRPr="00F94CB9">
        <w:rPr>
          <w:spacing w:val="-12"/>
          <w:sz w:val="28"/>
          <w:szCs w:val="28"/>
          <w:lang w:val="fr-FR"/>
          <w:rPrChange w:id="7836" w:author="Peng Luqi" w:date="2019-10-13T14:50:00Z">
            <w:rPr>
              <w:spacing w:val="-12"/>
              <w:lang w:val="fr-FR"/>
            </w:rPr>
          </w:rPrChange>
        </w:rPr>
        <w:t xml:space="preserve"> </w:t>
      </w:r>
      <w:r w:rsidRPr="00F94CB9">
        <w:rPr>
          <w:sz w:val="28"/>
          <w:szCs w:val="28"/>
          <w:lang w:val="fr-FR"/>
          <w:rPrChange w:id="7837" w:author="Peng Luqi" w:date="2019-10-13T14:50:00Z">
            <w:rPr>
              <w:lang w:val="fr-FR"/>
            </w:rPr>
          </w:rPrChange>
        </w:rPr>
        <w:t>émotions,</w:t>
      </w:r>
      <w:r w:rsidRPr="00F94CB9">
        <w:rPr>
          <w:spacing w:val="-12"/>
          <w:sz w:val="28"/>
          <w:szCs w:val="28"/>
          <w:lang w:val="fr-FR"/>
          <w:rPrChange w:id="7838" w:author="Peng Luqi" w:date="2019-10-13T14:50:00Z">
            <w:rPr>
              <w:spacing w:val="-12"/>
              <w:lang w:val="fr-FR"/>
            </w:rPr>
          </w:rPrChange>
        </w:rPr>
        <w:t xml:space="preserve"> </w:t>
      </w:r>
      <w:r w:rsidRPr="00F94CB9">
        <w:rPr>
          <w:sz w:val="28"/>
          <w:szCs w:val="28"/>
          <w:lang w:val="fr-FR"/>
          <w:rPrChange w:id="7839" w:author="Peng Luqi" w:date="2019-10-13T14:50:00Z">
            <w:rPr>
              <w:lang w:val="fr-FR"/>
            </w:rPr>
          </w:rPrChange>
        </w:rPr>
        <w:t>nous</w:t>
      </w:r>
      <w:r w:rsidRPr="00F94CB9">
        <w:rPr>
          <w:spacing w:val="-15"/>
          <w:sz w:val="28"/>
          <w:szCs w:val="28"/>
          <w:lang w:val="fr-FR"/>
          <w:rPrChange w:id="7840" w:author="Peng Luqi" w:date="2019-10-13T14:50:00Z">
            <w:rPr>
              <w:spacing w:val="-15"/>
              <w:lang w:val="fr-FR"/>
            </w:rPr>
          </w:rPrChange>
        </w:rPr>
        <w:t xml:space="preserve"> </w:t>
      </w:r>
      <w:r w:rsidRPr="00F94CB9">
        <w:rPr>
          <w:sz w:val="28"/>
          <w:szCs w:val="28"/>
          <w:lang w:val="fr-FR"/>
          <w:rPrChange w:id="7841" w:author="Peng Luqi" w:date="2019-10-13T14:50:00Z">
            <w:rPr>
              <w:lang w:val="fr-FR"/>
            </w:rPr>
          </w:rPrChange>
        </w:rPr>
        <w:t>comprendrons</w:t>
      </w:r>
      <w:r w:rsidRPr="00F94CB9">
        <w:rPr>
          <w:spacing w:val="30"/>
          <w:sz w:val="28"/>
          <w:szCs w:val="28"/>
          <w:lang w:val="fr-FR"/>
          <w:rPrChange w:id="7842" w:author="Peng Luqi" w:date="2019-10-13T14:50:00Z">
            <w:rPr>
              <w:spacing w:val="30"/>
              <w:lang w:val="fr-FR"/>
            </w:rPr>
          </w:rPrChange>
        </w:rPr>
        <w:t xml:space="preserve"> </w:t>
      </w:r>
      <w:r w:rsidRPr="00F94CB9">
        <w:rPr>
          <w:sz w:val="28"/>
          <w:szCs w:val="28"/>
          <w:lang w:val="fr-FR"/>
          <w:rPrChange w:id="7843" w:author="Peng Luqi" w:date="2019-10-13T14:50:00Z">
            <w:rPr>
              <w:lang w:val="fr-FR"/>
            </w:rPr>
          </w:rPrChange>
        </w:rPr>
        <w:t>que</w:t>
      </w:r>
      <w:r w:rsidRPr="00F94CB9">
        <w:rPr>
          <w:spacing w:val="-12"/>
          <w:sz w:val="28"/>
          <w:szCs w:val="28"/>
          <w:lang w:val="fr-FR"/>
          <w:rPrChange w:id="7844" w:author="Peng Luqi" w:date="2019-10-13T14:50:00Z">
            <w:rPr>
              <w:spacing w:val="-12"/>
              <w:lang w:val="fr-FR"/>
            </w:rPr>
          </w:rPrChange>
        </w:rPr>
        <w:t xml:space="preserve"> </w:t>
      </w:r>
      <w:r w:rsidRPr="00F94CB9">
        <w:rPr>
          <w:sz w:val="28"/>
          <w:szCs w:val="28"/>
          <w:lang w:val="fr-FR"/>
          <w:rPrChange w:id="7845" w:author="Peng Luqi" w:date="2019-10-13T14:50:00Z">
            <w:rPr>
              <w:lang w:val="fr-FR"/>
            </w:rPr>
          </w:rPrChange>
        </w:rPr>
        <w:t>la</w:t>
      </w:r>
      <w:r w:rsidRPr="00F94CB9">
        <w:rPr>
          <w:spacing w:val="-13"/>
          <w:sz w:val="28"/>
          <w:szCs w:val="28"/>
          <w:lang w:val="fr-FR"/>
          <w:rPrChange w:id="7846" w:author="Peng Luqi" w:date="2019-10-13T14:50:00Z">
            <w:rPr>
              <w:spacing w:val="-13"/>
              <w:lang w:val="fr-FR"/>
            </w:rPr>
          </w:rPrChange>
        </w:rPr>
        <w:t xml:space="preserve"> </w:t>
      </w:r>
      <w:r w:rsidRPr="00F94CB9">
        <w:rPr>
          <w:sz w:val="28"/>
          <w:szCs w:val="28"/>
          <w:lang w:val="fr-FR"/>
          <w:rPrChange w:id="7847" w:author="Peng Luqi" w:date="2019-10-13T14:50:00Z">
            <w:rPr>
              <w:lang w:val="fr-FR"/>
            </w:rPr>
          </w:rPrChange>
        </w:rPr>
        <w:t>magie de</w:t>
      </w:r>
      <w:r w:rsidRPr="00F94CB9">
        <w:rPr>
          <w:spacing w:val="-9"/>
          <w:sz w:val="28"/>
          <w:szCs w:val="28"/>
          <w:lang w:val="fr-FR"/>
          <w:rPrChange w:id="7848" w:author="Peng Luqi" w:date="2019-10-13T14:50:00Z">
            <w:rPr>
              <w:spacing w:val="-9"/>
              <w:lang w:val="fr-FR"/>
            </w:rPr>
          </w:rPrChange>
        </w:rPr>
        <w:t xml:space="preserve"> </w:t>
      </w:r>
      <w:r w:rsidRPr="00F94CB9">
        <w:rPr>
          <w:sz w:val="28"/>
          <w:szCs w:val="28"/>
          <w:lang w:val="fr-FR"/>
          <w:rPrChange w:id="7849" w:author="Peng Luqi" w:date="2019-10-13T14:50:00Z">
            <w:rPr>
              <w:lang w:val="fr-FR"/>
            </w:rPr>
          </w:rPrChange>
        </w:rPr>
        <w:t>la</w:t>
      </w:r>
      <w:r w:rsidRPr="00F94CB9">
        <w:rPr>
          <w:spacing w:val="-8"/>
          <w:sz w:val="28"/>
          <w:szCs w:val="28"/>
          <w:lang w:val="fr-FR"/>
          <w:rPrChange w:id="7850" w:author="Peng Luqi" w:date="2019-10-13T14:50:00Z">
            <w:rPr>
              <w:spacing w:val="-8"/>
              <w:lang w:val="fr-FR"/>
            </w:rPr>
          </w:rPrChange>
        </w:rPr>
        <w:t xml:space="preserve"> </w:t>
      </w:r>
      <w:r w:rsidRPr="00F94CB9">
        <w:rPr>
          <w:sz w:val="28"/>
          <w:szCs w:val="28"/>
          <w:lang w:val="fr-FR"/>
          <w:rPrChange w:id="7851" w:author="Peng Luqi" w:date="2019-10-13T14:50:00Z">
            <w:rPr>
              <w:lang w:val="fr-FR"/>
            </w:rPr>
          </w:rPrChange>
        </w:rPr>
        <w:t>stratégie</w:t>
      </w:r>
      <w:r w:rsidRPr="00F94CB9">
        <w:rPr>
          <w:spacing w:val="-9"/>
          <w:sz w:val="28"/>
          <w:szCs w:val="28"/>
          <w:lang w:val="fr-FR"/>
          <w:rPrChange w:id="7852" w:author="Peng Luqi" w:date="2019-10-13T14:50:00Z">
            <w:rPr>
              <w:spacing w:val="-9"/>
              <w:lang w:val="fr-FR"/>
            </w:rPr>
          </w:rPrChange>
        </w:rPr>
        <w:t xml:space="preserve"> </w:t>
      </w:r>
      <w:r w:rsidRPr="00F94CB9">
        <w:rPr>
          <w:sz w:val="28"/>
          <w:szCs w:val="28"/>
          <w:lang w:val="fr-FR"/>
          <w:rPrChange w:id="7853" w:author="Peng Luqi" w:date="2019-10-13T14:50:00Z">
            <w:rPr>
              <w:lang w:val="fr-FR"/>
            </w:rPr>
          </w:rPrChange>
        </w:rPr>
        <w:t>d</w:t>
      </w:r>
      <w:del w:id="7854" w:author="Peng Luqi" w:date="2019-10-13T14:43:00Z">
        <w:r w:rsidRPr="00F94CB9" w:rsidDel="00EF666F">
          <w:rPr>
            <w:sz w:val="28"/>
            <w:szCs w:val="28"/>
            <w:lang w:val="fr-FR"/>
            <w:rPrChange w:id="7855" w:author="Peng Luqi" w:date="2019-10-13T14:50:00Z">
              <w:rPr>
                <w:lang w:val="fr-FR"/>
              </w:rPr>
            </w:rPrChange>
          </w:rPr>
          <w:delText>’</w:delText>
        </w:r>
      </w:del>
      <w:ins w:id="7856" w:author="Peng Luqi" w:date="2019-10-13T14:43:00Z">
        <w:r w:rsidR="00EF666F" w:rsidRPr="00F94CB9">
          <w:rPr>
            <w:sz w:val="28"/>
            <w:szCs w:val="28"/>
            <w:lang w:val="fr-FR"/>
            <w:rPrChange w:id="7857" w:author="Peng Luqi" w:date="2019-10-13T14:50:00Z">
              <w:rPr>
                <w:lang w:val="fr-FR"/>
              </w:rPr>
            </w:rPrChange>
          </w:rPr>
          <w:t>’</w:t>
        </w:r>
      </w:ins>
      <w:r w:rsidRPr="00F94CB9">
        <w:rPr>
          <w:sz w:val="28"/>
          <w:szCs w:val="28"/>
          <w:lang w:val="fr-FR"/>
          <w:rPrChange w:id="7858" w:author="Peng Luqi" w:date="2019-10-13T14:50:00Z">
            <w:rPr>
              <w:lang w:val="fr-FR"/>
            </w:rPr>
          </w:rPrChange>
        </w:rPr>
        <w:t>investissement</w:t>
      </w:r>
      <w:r w:rsidRPr="00F94CB9">
        <w:rPr>
          <w:spacing w:val="-8"/>
          <w:sz w:val="28"/>
          <w:szCs w:val="28"/>
          <w:lang w:val="fr-FR"/>
          <w:rPrChange w:id="7859" w:author="Peng Luqi" w:date="2019-10-13T14:50:00Z">
            <w:rPr>
              <w:spacing w:val="-8"/>
              <w:lang w:val="fr-FR"/>
            </w:rPr>
          </w:rPrChange>
        </w:rPr>
        <w:t xml:space="preserve"> </w:t>
      </w:r>
      <w:r w:rsidRPr="00F94CB9">
        <w:rPr>
          <w:sz w:val="28"/>
          <w:szCs w:val="28"/>
          <w:lang w:val="fr-FR"/>
          <w:rPrChange w:id="7860" w:author="Peng Luqi" w:date="2019-10-13T14:50:00Z">
            <w:rPr>
              <w:lang w:val="fr-FR"/>
            </w:rPr>
          </w:rPrChange>
        </w:rPr>
        <w:t>fixe</w:t>
      </w:r>
      <w:r w:rsidRPr="00F94CB9">
        <w:rPr>
          <w:spacing w:val="-8"/>
          <w:sz w:val="28"/>
          <w:szCs w:val="28"/>
          <w:lang w:val="fr-FR"/>
          <w:rPrChange w:id="7861" w:author="Peng Luqi" w:date="2019-10-13T14:50:00Z">
            <w:rPr>
              <w:spacing w:val="-8"/>
              <w:lang w:val="fr-FR"/>
            </w:rPr>
          </w:rPrChange>
        </w:rPr>
        <w:t xml:space="preserve"> </w:t>
      </w:r>
      <w:r w:rsidRPr="00F94CB9">
        <w:rPr>
          <w:sz w:val="28"/>
          <w:szCs w:val="28"/>
          <w:lang w:val="fr-FR"/>
          <w:rPrChange w:id="7862" w:author="Peng Luqi" w:date="2019-10-13T14:50:00Z">
            <w:rPr>
              <w:lang w:val="fr-FR"/>
            </w:rPr>
          </w:rPrChange>
        </w:rPr>
        <w:t>est</w:t>
      </w:r>
      <w:r w:rsidRPr="00F94CB9">
        <w:rPr>
          <w:spacing w:val="-8"/>
          <w:sz w:val="28"/>
          <w:szCs w:val="28"/>
          <w:lang w:val="fr-FR"/>
          <w:rPrChange w:id="7863" w:author="Peng Luqi" w:date="2019-10-13T14:50:00Z">
            <w:rPr>
              <w:spacing w:val="-8"/>
              <w:lang w:val="fr-FR"/>
            </w:rPr>
          </w:rPrChange>
        </w:rPr>
        <w:t xml:space="preserve"> </w:t>
      </w:r>
      <w:r w:rsidRPr="00F94CB9">
        <w:rPr>
          <w:sz w:val="28"/>
          <w:szCs w:val="28"/>
          <w:lang w:val="fr-FR"/>
          <w:rPrChange w:id="7864" w:author="Peng Luqi" w:date="2019-10-13T14:50:00Z">
            <w:rPr>
              <w:lang w:val="fr-FR"/>
            </w:rPr>
          </w:rPrChange>
        </w:rPr>
        <w:t>en</w:t>
      </w:r>
      <w:r w:rsidRPr="00F94CB9">
        <w:rPr>
          <w:spacing w:val="-9"/>
          <w:sz w:val="28"/>
          <w:szCs w:val="28"/>
          <w:lang w:val="fr-FR"/>
          <w:rPrChange w:id="7865" w:author="Peng Luqi" w:date="2019-10-13T14:50:00Z">
            <w:rPr>
              <w:spacing w:val="-9"/>
              <w:lang w:val="fr-FR"/>
            </w:rPr>
          </w:rPrChange>
        </w:rPr>
        <w:t xml:space="preserve"> </w:t>
      </w:r>
      <w:r w:rsidRPr="00F94CB9">
        <w:rPr>
          <w:sz w:val="28"/>
          <w:szCs w:val="28"/>
          <w:lang w:val="fr-FR"/>
          <w:rPrChange w:id="7866" w:author="Peng Luqi" w:date="2019-10-13T14:50:00Z">
            <w:rPr>
              <w:lang w:val="fr-FR"/>
            </w:rPr>
          </w:rPrChange>
        </w:rPr>
        <w:t>réalité</w:t>
      </w:r>
      <w:r w:rsidRPr="00F94CB9">
        <w:rPr>
          <w:spacing w:val="-8"/>
          <w:sz w:val="28"/>
          <w:szCs w:val="28"/>
          <w:lang w:val="fr-FR"/>
          <w:rPrChange w:id="7867" w:author="Peng Luqi" w:date="2019-10-13T14:50:00Z">
            <w:rPr>
              <w:spacing w:val="-8"/>
              <w:lang w:val="fr-FR"/>
            </w:rPr>
          </w:rPrChange>
        </w:rPr>
        <w:t xml:space="preserve"> </w:t>
      </w:r>
      <w:r w:rsidRPr="00F94CB9">
        <w:rPr>
          <w:sz w:val="28"/>
          <w:szCs w:val="28"/>
          <w:lang w:val="fr-FR"/>
          <w:rPrChange w:id="7868" w:author="Peng Luqi" w:date="2019-10-13T14:50:00Z">
            <w:rPr>
              <w:lang w:val="fr-FR"/>
            </w:rPr>
          </w:rPrChange>
        </w:rPr>
        <w:t>très</w:t>
      </w:r>
      <w:r w:rsidRPr="00F94CB9">
        <w:rPr>
          <w:spacing w:val="-8"/>
          <w:sz w:val="28"/>
          <w:szCs w:val="28"/>
          <w:lang w:val="fr-FR"/>
          <w:rPrChange w:id="7869" w:author="Peng Luqi" w:date="2019-10-13T14:50:00Z">
            <w:rPr>
              <w:spacing w:val="-8"/>
              <w:lang w:val="fr-FR"/>
            </w:rPr>
          </w:rPrChange>
        </w:rPr>
        <w:t xml:space="preserve"> </w:t>
      </w:r>
      <w:r w:rsidRPr="00F94CB9">
        <w:rPr>
          <w:sz w:val="28"/>
          <w:szCs w:val="28"/>
          <w:lang w:val="fr-FR"/>
          <w:rPrChange w:id="7870" w:author="Peng Luqi" w:date="2019-10-13T14:50:00Z">
            <w:rPr>
              <w:lang w:val="fr-FR"/>
            </w:rPr>
          </w:rPrChange>
        </w:rPr>
        <w:t>délicate.</w:t>
      </w:r>
      <w:r w:rsidRPr="00F94CB9">
        <w:rPr>
          <w:spacing w:val="-9"/>
          <w:sz w:val="28"/>
          <w:szCs w:val="28"/>
          <w:lang w:val="fr-FR"/>
          <w:rPrChange w:id="7871" w:author="Peng Luqi" w:date="2019-10-13T14:50:00Z">
            <w:rPr>
              <w:spacing w:val="-9"/>
              <w:lang w:val="fr-FR"/>
            </w:rPr>
          </w:rPrChange>
        </w:rPr>
        <w:t xml:space="preserve"> </w:t>
      </w:r>
      <w:r w:rsidRPr="00F94CB9">
        <w:rPr>
          <w:sz w:val="28"/>
          <w:szCs w:val="28"/>
          <w:lang w:val="fr-FR"/>
          <w:rPrChange w:id="7872" w:author="Peng Luqi" w:date="2019-10-13T14:50:00Z">
            <w:rPr>
              <w:lang w:val="fr-FR"/>
            </w:rPr>
          </w:rPrChange>
        </w:rPr>
        <w:t>Cela</w:t>
      </w:r>
      <w:r w:rsidRPr="00F94CB9">
        <w:rPr>
          <w:spacing w:val="-8"/>
          <w:sz w:val="28"/>
          <w:szCs w:val="28"/>
          <w:lang w:val="fr-FR"/>
          <w:rPrChange w:id="7873" w:author="Peng Luqi" w:date="2019-10-13T14:50:00Z">
            <w:rPr>
              <w:spacing w:val="-8"/>
              <w:lang w:val="fr-FR"/>
            </w:rPr>
          </w:rPrChange>
        </w:rPr>
        <w:t xml:space="preserve"> </w:t>
      </w:r>
      <w:r w:rsidRPr="00F94CB9">
        <w:rPr>
          <w:sz w:val="28"/>
          <w:szCs w:val="28"/>
          <w:lang w:val="fr-FR"/>
          <w:rPrChange w:id="7874" w:author="Peng Luqi" w:date="2019-10-13T14:50:00Z">
            <w:rPr>
              <w:lang w:val="fr-FR"/>
            </w:rPr>
          </w:rPrChange>
        </w:rPr>
        <w:t>vous</w:t>
      </w:r>
      <w:r w:rsidRPr="00F94CB9">
        <w:rPr>
          <w:spacing w:val="-9"/>
          <w:sz w:val="28"/>
          <w:szCs w:val="28"/>
          <w:lang w:val="fr-FR"/>
          <w:rPrChange w:id="7875" w:author="Peng Luqi" w:date="2019-10-13T14:50:00Z">
            <w:rPr>
              <w:spacing w:val="-9"/>
              <w:lang w:val="fr-FR"/>
            </w:rPr>
          </w:rPrChange>
        </w:rPr>
        <w:t xml:space="preserve"> </w:t>
      </w:r>
      <w:r w:rsidRPr="00F94CB9">
        <w:rPr>
          <w:sz w:val="28"/>
          <w:szCs w:val="28"/>
          <w:lang w:val="fr-FR"/>
          <w:rPrChange w:id="7876" w:author="Peng Luqi" w:date="2019-10-13T14:50:00Z">
            <w:rPr>
              <w:lang w:val="fr-FR"/>
            </w:rPr>
          </w:rPrChange>
        </w:rPr>
        <w:t>oblige</w:t>
      </w:r>
      <w:r w:rsidRPr="00F94CB9">
        <w:rPr>
          <w:spacing w:val="-8"/>
          <w:sz w:val="28"/>
          <w:szCs w:val="28"/>
          <w:lang w:val="fr-FR"/>
          <w:rPrChange w:id="7877" w:author="Peng Luqi" w:date="2019-10-13T14:50:00Z">
            <w:rPr>
              <w:spacing w:val="-8"/>
              <w:lang w:val="fr-FR"/>
            </w:rPr>
          </w:rPrChange>
        </w:rPr>
        <w:t xml:space="preserve"> </w:t>
      </w:r>
      <w:r w:rsidRPr="00F94CB9">
        <w:rPr>
          <w:sz w:val="28"/>
          <w:szCs w:val="28"/>
          <w:lang w:val="fr-FR"/>
          <w:rPrChange w:id="7878" w:author="Peng Luqi" w:date="2019-10-13T14:50:00Z">
            <w:rPr>
              <w:lang w:val="fr-FR"/>
            </w:rPr>
          </w:rPrChange>
        </w:rPr>
        <w:t>à</w:t>
      </w:r>
      <w:r w:rsidRPr="00F94CB9">
        <w:rPr>
          <w:spacing w:val="-9"/>
          <w:sz w:val="28"/>
          <w:szCs w:val="28"/>
          <w:lang w:val="fr-FR"/>
          <w:rPrChange w:id="7879" w:author="Peng Luqi" w:date="2019-10-13T14:50:00Z">
            <w:rPr>
              <w:spacing w:val="-9"/>
              <w:lang w:val="fr-FR"/>
            </w:rPr>
          </w:rPrChange>
        </w:rPr>
        <w:t xml:space="preserve"> </w:t>
      </w:r>
      <w:r w:rsidRPr="00F94CB9">
        <w:rPr>
          <w:sz w:val="28"/>
          <w:szCs w:val="28"/>
          <w:lang w:val="fr-FR"/>
          <w:rPrChange w:id="7880" w:author="Peng Luqi" w:date="2019-10-13T14:50:00Z">
            <w:rPr>
              <w:lang w:val="fr-FR"/>
            </w:rPr>
          </w:rPrChange>
        </w:rPr>
        <w:t>devenir</w:t>
      </w:r>
      <w:r w:rsidRPr="00F94CB9">
        <w:rPr>
          <w:spacing w:val="-8"/>
          <w:sz w:val="28"/>
          <w:szCs w:val="28"/>
          <w:lang w:val="fr-FR"/>
          <w:rPrChange w:id="7881" w:author="Peng Luqi" w:date="2019-10-13T14:50:00Z">
            <w:rPr>
              <w:spacing w:val="-8"/>
              <w:lang w:val="fr-FR"/>
            </w:rPr>
          </w:rPrChange>
        </w:rPr>
        <w:t xml:space="preserve"> </w:t>
      </w:r>
      <w:r w:rsidRPr="00F94CB9">
        <w:rPr>
          <w:sz w:val="28"/>
          <w:szCs w:val="28"/>
          <w:lang w:val="fr-FR"/>
          <w:rPrChange w:id="7882" w:author="Peng Luqi" w:date="2019-10-13T14:50:00Z">
            <w:rPr>
              <w:lang w:val="fr-FR"/>
            </w:rPr>
          </w:rPrChange>
        </w:rPr>
        <w:t>une</w:t>
      </w:r>
      <w:r w:rsidRPr="00F94CB9">
        <w:rPr>
          <w:spacing w:val="-8"/>
          <w:sz w:val="28"/>
          <w:szCs w:val="28"/>
          <w:lang w:val="fr-FR"/>
          <w:rPrChange w:id="7883" w:author="Peng Luqi" w:date="2019-10-13T14:50:00Z">
            <w:rPr>
              <w:spacing w:val="-8"/>
              <w:lang w:val="fr-FR"/>
            </w:rPr>
          </w:rPrChange>
        </w:rPr>
        <w:t xml:space="preserve"> </w:t>
      </w:r>
      <w:r w:rsidRPr="00F94CB9">
        <w:rPr>
          <w:sz w:val="28"/>
          <w:szCs w:val="28"/>
          <w:lang w:val="fr-FR"/>
          <w:rPrChange w:id="7884" w:author="Peng Luqi" w:date="2019-10-13T14:50:00Z">
            <w:rPr>
              <w:lang w:val="fr-FR"/>
            </w:rPr>
          </w:rPrChange>
        </w:rPr>
        <w:t>personne opportuniste,</w:t>
      </w:r>
      <w:r w:rsidRPr="00F94CB9">
        <w:rPr>
          <w:spacing w:val="-13"/>
          <w:sz w:val="28"/>
          <w:szCs w:val="28"/>
          <w:lang w:val="fr-FR"/>
          <w:rPrChange w:id="7885" w:author="Peng Luqi" w:date="2019-10-13T14:50:00Z">
            <w:rPr>
              <w:spacing w:val="-13"/>
              <w:lang w:val="fr-FR"/>
            </w:rPr>
          </w:rPrChange>
        </w:rPr>
        <w:t xml:space="preserve"> </w:t>
      </w:r>
      <w:r w:rsidRPr="00F94CB9">
        <w:rPr>
          <w:sz w:val="28"/>
          <w:szCs w:val="28"/>
          <w:lang w:val="fr-FR"/>
          <w:rPrChange w:id="7886" w:author="Peng Luqi" w:date="2019-10-13T14:50:00Z">
            <w:rPr>
              <w:lang w:val="fr-FR"/>
            </w:rPr>
          </w:rPrChange>
        </w:rPr>
        <w:t>disciplinée</w:t>
      </w:r>
      <w:r w:rsidRPr="00F94CB9">
        <w:rPr>
          <w:spacing w:val="-12"/>
          <w:sz w:val="28"/>
          <w:szCs w:val="28"/>
          <w:lang w:val="fr-FR"/>
          <w:rPrChange w:id="7887" w:author="Peng Luqi" w:date="2019-10-13T14:50:00Z">
            <w:rPr>
              <w:spacing w:val="-12"/>
              <w:lang w:val="fr-FR"/>
            </w:rPr>
          </w:rPrChange>
        </w:rPr>
        <w:t xml:space="preserve"> </w:t>
      </w:r>
      <w:r w:rsidRPr="00F94CB9">
        <w:rPr>
          <w:sz w:val="28"/>
          <w:szCs w:val="28"/>
          <w:lang w:val="fr-FR"/>
          <w:rPrChange w:id="7888" w:author="Peng Luqi" w:date="2019-10-13T14:50:00Z">
            <w:rPr>
              <w:lang w:val="fr-FR"/>
            </w:rPr>
          </w:rPrChange>
        </w:rPr>
        <w:t>et</w:t>
      </w:r>
      <w:r w:rsidRPr="00F94CB9">
        <w:rPr>
          <w:spacing w:val="-13"/>
          <w:sz w:val="28"/>
          <w:szCs w:val="28"/>
          <w:lang w:val="fr-FR"/>
          <w:rPrChange w:id="7889" w:author="Peng Luqi" w:date="2019-10-13T14:50:00Z">
            <w:rPr>
              <w:spacing w:val="-13"/>
              <w:lang w:val="fr-FR"/>
            </w:rPr>
          </w:rPrChange>
        </w:rPr>
        <w:t xml:space="preserve"> </w:t>
      </w:r>
      <w:r w:rsidRPr="00F94CB9">
        <w:rPr>
          <w:sz w:val="28"/>
          <w:szCs w:val="28"/>
          <w:lang w:val="fr-FR"/>
          <w:rPrChange w:id="7890" w:author="Peng Luqi" w:date="2019-10-13T14:50:00Z">
            <w:rPr>
              <w:lang w:val="fr-FR"/>
            </w:rPr>
          </w:rPrChange>
        </w:rPr>
        <w:t>motivée.</w:t>
      </w:r>
      <w:r w:rsidRPr="00F94CB9">
        <w:rPr>
          <w:spacing w:val="-12"/>
          <w:sz w:val="28"/>
          <w:szCs w:val="28"/>
          <w:lang w:val="fr-FR"/>
          <w:rPrChange w:id="7891" w:author="Peng Luqi" w:date="2019-10-13T14:50:00Z">
            <w:rPr>
              <w:spacing w:val="-12"/>
              <w:lang w:val="fr-FR"/>
            </w:rPr>
          </w:rPrChange>
        </w:rPr>
        <w:t xml:space="preserve"> </w:t>
      </w:r>
      <w:r w:rsidRPr="00F94CB9">
        <w:rPr>
          <w:sz w:val="28"/>
          <w:szCs w:val="28"/>
          <w:lang w:val="fr-FR"/>
          <w:rPrChange w:id="7892" w:author="Peng Luqi" w:date="2019-10-13T14:50:00Z">
            <w:rPr>
              <w:lang w:val="fr-FR"/>
            </w:rPr>
          </w:rPrChange>
        </w:rPr>
        <w:t>Cela</w:t>
      </w:r>
      <w:r w:rsidRPr="00F94CB9">
        <w:rPr>
          <w:spacing w:val="-13"/>
          <w:sz w:val="28"/>
          <w:szCs w:val="28"/>
          <w:lang w:val="fr-FR"/>
          <w:rPrChange w:id="7893" w:author="Peng Luqi" w:date="2019-10-13T14:50:00Z">
            <w:rPr>
              <w:spacing w:val="-13"/>
              <w:lang w:val="fr-FR"/>
            </w:rPr>
          </w:rPrChange>
        </w:rPr>
        <w:t xml:space="preserve"> </w:t>
      </w:r>
      <w:r w:rsidRPr="00F94CB9">
        <w:rPr>
          <w:sz w:val="28"/>
          <w:szCs w:val="28"/>
          <w:lang w:val="fr-FR"/>
          <w:rPrChange w:id="7894" w:author="Peng Luqi" w:date="2019-10-13T14:50:00Z">
            <w:rPr>
              <w:lang w:val="fr-FR"/>
            </w:rPr>
          </w:rPrChange>
        </w:rPr>
        <w:t>vous</w:t>
      </w:r>
      <w:r w:rsidRPr="00F94CB9">
        <w:rPr>
          <w:spacing w:val="-12"/>
          <w:sz w:val="28"/>
          <w:szCs w:val="28"/>
          <w:lang w:val="fr-FR"/>
          <w:rPrChange w:id="7895" w:author="Peng Luqi" w:date="2019-10-13T14:50:00Z">
            <w:rPr>
              <w:spacing w:val="-12"/>
              <w:lang w:val="fr-FR"/>
            </w:rPr>
          </w:rPrChange>
        </w:rPr>
        <w:t xml:space="preserve"> </w:t>
      </w:r>
      <w:r w:rsidRPr="00F94CB9">
        <w:rPr>
          <w:sz w:val="28"/>
          <w:szCs w:val="28"/>
          <w:lang w:val="fr-FR"/>
          <w:rPrChange w:id="7896" w:author="Peng Luqi" w:date="2019-10-13T14:50:00Z">
            <w:rPr>
              <w:lang w:val="fr-FR"/>
            </w:rPr>
          </w:rPrChange>
        </w:rPr>
        <w:t>oblige</w:t>
      </w:r>
      <w:r w:rsidRPr="00F94CB9">
        <w:rPr>
          <w:spacing w:val="-12"/>
          <w:sz w:val="28"/>
          <w:szCs w:val="28"/>
          <w:lang w:val="fr-FR"/>
          <w:rPrChange w:id="7897" w:author="Peng Luqi" w:date="2019-10-13T14:50:00Z">
            <w:rPr>
              <w:spacing w:val="-12"/>
              <w:lang w:val="fr-FR"/>
            </w:rPr>
          </w:rPrChange>
        </w:rPr>
        <w:t xml:space="preserve"> </w:t>
      </w:r>
      <w:r w:rsidRPr="00F94CB9">
        <w:rPr>
          <w:sz w:val="28"/>
          <w:szCs w:val="28"/>
          <w:lang w:val="fr-FR"/>
          <w:rPrChange w:id="7898" w:author="Peng Luqi" w:date="2019-10-13T14:50:00Z">
            <w:rPr>
              <w:lang w:val="fr-FR"/>
            </w:rPr>
          </w:rPrChange>
        </w:rPr>
        <w:t>à</w:t>
      </w:r>
      <w:r w:rsidRPr="00F94CB9">
        <w:rPr>
          <w:spacing w:val="-13"/>
          <w:sz w:val="28"/>
          <w:szCs w:val="28"/>
          <w:lang w:val="fr-FR"/>
          <w:rPrChange w:id="7899" w:author="Peng Luqi" w:date="2019-10-13T14:50:00Z">
            <w:rPr>
              <w:spacing w:val="-13"/>
              <w:lang w:val="fr-FR"/>
            </w:rPr>
          </w:rPrChange>
        </w:rPr>
        <w:t xml:space="preserve"> </w:t>
      </w:r>
      <w:r w:rsidRPr="00F94CB9">
        <w:rPr>
          <w:sz w:val="28"/>
          <w:szCs w:val="28"/>
          <w:lang w:val="fr-FR"/>
          <w:rPrChange w:id="7900" w:author="Peng Luqi" w:date="2019-10-13T14:50:00Z">
            <w:rPr>
              <w:lang w:val="fr-FR"/>
            </w:rPr>
          </w:rPrChange>
        </w:rPr>
        <w:t>rechercher</w:t>
      </w:r>
      <w:r w:rsidRPr="00F94CB9">
        <w:rPr>
          <w:spacing w:val="-12"/>
          <w:sz w:val="28"/>
          <w:szCs w:val="28"/>
          <w:lang w:val="fr-FR"/>
          <w:rPrChange w:id="7901" w:author="Peng Luqi" w:date="2019-10-13T14:50:00Z">
            <w:rPr>
              <w:spacing w:val="-12"/>
              <w:lang w:val="fr-FR"/>
            </w:rPr>
          </w:rPrChange>
        </w:rPr>
        <w:t xml:space="preserve"> </w:t>
      </w:r>
      <w:r w:rsidRPr="00F94CB9">
        <w:rPr>
          <w:sz w:val="28"/>
          <w:szCs w:val="28"/>
          <w:lang w:val="fr-FR"/>
          <w:rPrChange w:id="7902" w:author="Peng Luqi" w:date="2019-10-13T14:50:00Z">
            <w:rPr>
              <w:lang w:val="fr-FR"/>
            </w:rPr>
          </w:rPrChange>
        </w:rPr>
        <w:t>le</w:t>
      </w:r>
      <w:r w:rsidRPr="00F94CB9">
        <w:rPr>
          <w:spacing w:val="-13"/>
          <w:sz w:val="28"/>
          <w:szCs w:val="28"/>
          <w:lang w:val="fr-FR"/>
          <w:rPrChange w:id="7903" w:author="Peng Luqi" w:date="2019-10-13T14:50:00Z">
            <w:rPr>
              <w:spacing w:val="-13"/>
              <w:lang w:val="fr-FR"/>
            </w:rPr>
          </w:rPrChange>
        </w:rPr>
        <w:t xml:space="preserve"> </w:t>
      </w:r>
      <w:r w:rsidRPr="00F94CB9">
        <w:rPr>
          <w:sz w:val="28"/>
          <w:szCs w:val="28"/>
          <w:lang w:val="fr-FR"/>
          <w:rPrChange w:id="7904" w:author="Peng Luqi" w:date="2019-10-13T14:50:00Z">
            <w:rPr>
              <w:lang w:val="fr-FR"/>
            </w:rPr>
          </w:rPrChange>
        </w:rPr>
        <w:t>meilleur</w:t>
      </w:r>
      <w:r w:rsidRPr="00F94CB9">
        <w:rPr>
          <w:spacing w:val="-12"/>
          <w:sz w:val="28"/>
          <w:szCs w:val="28"/>
          <w:lang w:val="fr-FR"/>
          <w:rPrChange w:id="7905" w:author="Peng Luqi" w:date="2019-10-13T14:50:00Z">
            <w:rPr>
              <w:spacing w:val="-12"/>
              <w:lang w:val="fr-FR"/>
            </w:rPr>
          </w:rPrChange>
        </w:rPr>
        <w:t xml:space="preserve"> </w:t>
      </w:r>
      <w:r w:rsidRPr="00F94CB9">
        <w:rPr>
          <w:sz w:val="28"/>
          <w:szCs w:val="28"/>
          <w:lang w:val="fr-FR"/>
          <w:rPrChange w:id="7906" w:author="Peng Luqi" w:date="2019-10-13T14:50:00Z">
            <w:rPr>
              <w:lang w:val="fr-FR"/>
            </w:rPr>
          </w:rPrChange>
        </w:rPr>
        <w:t>objectif</w:t>
      </w:r>
      <w:r w:rsidRPr="00F94CB9">
        <w:rPr>
          <w:spacing w:val="-12"/>
          <w:sz w:val="28"/>
          <w:szCs w:val="28"/>
          <w:lang w:val="fr-FR"/>
          <w:rPrChange w:id="7907" w:author="Peng Luqi" w:date="2019-10-13T14:50:00Z">
            <w:rPr>
              <w:spacing w:val="-12"/>
              <w:lang w:val="fr-FR"/>
            </w:rPr>
          </w:rPrChange>
        </w:rPr>
        <w:t xml:space="preserve"> </w:t>
      </w:r>
      <w:r w:rsidRPr="00F94CB9">
        <w:rPr>
          <w:sz w:val="28"/>
          <w:szCs w:val="28"/>
          <w:lang w:val="fr-FR"/>
          <w:rPrChange w:id="7908" w:author="Peng Luqi" w:date="2019-10-13T14:50:00Z">
            <w:rPr>
              <w:lang w:val="fr-FR"/>
            </w:rPr>
          </w:rPrChange>
        </w:rPr>
        <w:t>d</w:t>
      </w:r>
      <w:del w:id="7909" w:author="Peng Luqi" w:date="2019-10-13T14:43:00Z">
        <w:r w:rsidRPr="00F94CB9" w:rsidDel="00EF666F">
          <w:rPr>
            <w:sz w:val="28"/>
            <w:szCs w:val="28"/>
            <w:lang w:val="fr-FR"/>
            <w:rPrChange w:id="7910" w:author="Peng Luqi" w:date="2019-10-13T14:50:00Z">
              <w:rPr>
                <w:lang w:val="fr-FR"/>
              </w:rPr>
            </w:rPrChange>
          </w:rPr>
          <w:delText>’</w:delText>
        </w:r>
      </w:del>
      <w:ins w:id="7911" w:author="Peng Luqi" w:date="2019-10-13T14:43:00Z">
        <w:r w:rsidR="00EF666F" w:rsidRPr="00F94CB9">
          <w:rPr>
            <w:sz w:val="28"/>
            <w:szCs w:val="28"/>
            <w:lang w:val="fr-FR"/>
            <w:rPrChange w:id="7912" w:author="Peng Luqi" w:date="2019-10-13T14:50:00Z">
              <w:rPr>
                <w:lang w:val="fr-FR"/>
              </w:rPr>
            </w:rPrChange>
          </w:rPr>
          <w:t>’</w:t>
        </w:r>
      </w:ins>
      <w:r w:rsidRPr="00F94CB9">
        <w:rPr>
          <w:sz w:val="28"/>
          <w:szCs w:val="28"/>
          <w:lang w:val="fr-FR"/>
          <w:rPrChange w:id="7913" w:author="Peng Luqi" w:date="2019-10-13T14:50:00Z">
            <w:rPr>
              <w:lang w:val="fr-FR"/>
            </w:rPr>
          </w:rPrChange>
        </w:rPr>
        <w:t>investissement qui</w:t>
      </w:r>
      <w:r w:rsidRPr="00F94CB9">
        <w:rPr>
          <w:spacing w:val="-16"/>
          <w:sz w:val="28"/>
          <w:szCs w:val="28"/>
          <w:lang w:val="fr-FR"/>
          <w:rPrChange w:id="7914" w:author="Peng Luqi" w:date="2019-10-13T14:50:00Z">
            <w:rPr>
              <w:spacing w:val="-16"/>
              <w:lang w:val="fr-FR"/>
            </w:rPr>
          </w:rPrChange>
        </w:rPr>
        <w:t xml:space="preserve"> </w:t>
      </w:r>
      <w:r w:rsidRPr="00F94CB9">
        <w:rPr>
          <w:sz w:val="28"/>
          <w:szCs w:val="28"/>
          <w:lang w:val="fr-FR"/>
          <w:rPrChange w:id="7915" w:author="Peng Luqi" w:date="2019-10-13T14:50:00Z">
            <w:rPr>
              <w:lang w:val="fr-FR"/>
            </w:rPr>
          </w:rPrChange>
        </w:rPr>
        <w:t>ne</w:t>
      </w:r>
      <w:r w:rsidRPr="00F94CB9">
        <w:rPr>
          <w:spacing w:val="-15"/>
          <w:sz w:val="28"/>
          <w:szCs w:val="28"/>
          <w:lang w:val="fr-FR"/>
          <w:rPrChange w:id="7916" w:author="Peng Luqi" w:date="2019-10-13T14:50:00Z">
            <w:rPr>
              <w:spacing w:val="-15"/>
              <w:lang w:val="fr-FR"/>
            </w:rPr>
          </w:rPrChange>
        </w:rPr>
        <w:t xml:space="preserve"> </w:t>
      </w:r>
      <w:r w:rsidRPr="00F94CB9">
        <w:rPr>
          <w:sz w:val="28"/>
          <w:szCs w:val="28"/>
          <w:lang w:val="fr-FR"/>
          <w:rPrChange w:id="7917" w:author="Peng Luqi" w:date="2019-10-13T14:50:00Z">
            <w:rPr>
              <w:lang w:val="fr-FR"/>
            </w:rPr>
          </w:rPrChange>
        </w:rPr>
        <w:t>fait</w:t>
      </w:r>
      <w:r w:rsidRPr="00F94CB9">
        <w:rPr>
          <w:spacing w:val="-15"/>
          <w:sz w:val="28"/>
          <w:szCs w:val="28"/>
          <w:lang w:val="fr-FR"/>
          <w:rPrChange w:id="7918" w:author="Peng Luqi" w:date="2019-10-13T14:50:00Z">
            <w:rPr>
              <w:spacing w:val="-15"/>
              <w:lang w:val="fr-FR"/>
            </w:rPr>
          </w:rPrChange>
        </w:rPr>
        <w:t xml:space="preserve"> </w:t>
      </w:r>
      <w:r w:rsidRPr="00F94CB9">
        <w:rPr>
          <w:sz w:val="28"/>
          <w:szCs w:val="28"/>
          <w:lang w:val="fr-FR"/>
          <w:rPrChange w:id="7919" w:author="Peng Luqi" w:date="2019-10-13T14:50:00Z">
            <w:rPr>
              <w:lang w:val="fr-FR"/>
            </w:rPr>
          </w:rPrChange>
        </w:rPr>
        <w:t>que</w:t>
      </w:r>
      <w:r w:rsidRPr="00F94CB9">
        <w:rPr>
          <w:spacing w:val="-15"/>
          <w:sz w:val="28"/>
          <w:szCs w:val="28"/>
          <w:lang w:val="fr-FR"/>
          <w:rPrChange w:id="7920" w:author="Peng Luqi" w:date="2019-10-13T14:50:00Z">
            <w:rPr>
              <w:spacing w:val="-15"/>
              <w:lang w:val="fr-FR"/>
            </w:rPr>
          </w:rPrChange>
        </w:rPr>
        <w:t xml:space="preserve"> </w:t>
      </w:r>
      <w:r w:rsidRPr="00F94CB9">
        <w:rPr>
          <w:sz w:val="28"/>
          <w:szCs w:val="28"/>
          <w:lang w:val="fr-FR"/>
          <w:rPrChange w:id="7921" w:author="Peng Luqi" w:date="2019-10-13T14:50:00Z">
            <w:rPr>
              <w:lang w:val="fr-FR"/>
            </w:rPr>
          </w:rPrChange>
        </w:rPr>
        <w:t>monter</w:t>
      </w:r>
      <w:r w:rsidRPr="00F94CB9">
        <w:rPr>
          <w:spacing w:val="-15"/>
          <w:sz w:val="28"/>
          <w:szCs w:val="28"/>
          <w:lang w:val="fr-FR"/>
          <w:rPrChange w:id="7922" w:author="Peng Luqi" w:date="2019-10-13T14:50:00Z">
            <w:rPr>
              <w:spacing w:val="-15"/>
              <w:lang w:val="fr-FR"/>
            </w:rPr>
          </w:rPrChange>
        </w:rPr>
        <w:t xml:space="preserve"> </w:t>
      </w:r>
      <w:r w:rsidRPr="00F94CB9">
        <w:rPr>
          <w:sz w:val="28"/>
          <w:szCs w:val="28"/>
          <w:lang w:val="fr-FR"/>
          <w:rPrChange w:id="7923" w:author="Peng Luqi" w:date="2019-10-13T14:50:00Z">
            <w:rPr>
              <w:lang w:val="fr-FR"/>
            </w:rPr>
          </w:rPrChange>
        </w:rPr>
        <w:t>et</w:t>
      </w:r>
      <w:r w:rsidRPr="00F94CB9">
        <w:rPr>
          <w:spacing w:val="-15"/>
          <w:sz w:val="28"/>
          <w:szCs w:val="28"/>
          <w:lang w:val="fr-FR"/>
          <w:rPrChange w:id="7924" w:author="Peng Luqi" w:date="2019-10-13T14:50:00Z">
            <w:rPr>
              <w:spacing w:val="-15"/>
              <w:lang w:val="fr-FR"/>
            </w:rPr>
          </w:rPrChange>
        </w:rPr>
        <w:t xml:space="preserve"> </w:t>
      </w:r>
      <w:r w:rsidRPr="00F94CB9">
        <w:rPr>
          <w:sz w:val="28"/>
          <w:szCs w:val="28"/>
          <w:lang w:val="fr-FR"/>
          <w:rPrChange w:id="7925" w:author="Peng Luqi" w:date="2019-10-13T14:50:00Z">
            <w:rPr>
              <w:lang w:val="fr-FR"/>
            </w:rPr>
          </w:rPrChange>
        </w:rPr>
        <w:t>pas</w:t>
      </w:r>
      <w:r w:rsidRPr="00F94CB9">
        <w:rPr>
          <w:spacing w:val="-15"/>
          <w:sz w:val="28"/>
          <w:szCs w:val="28"/>
          <w:lang w:val="fr-FR"/>
          <w:rPrChange w:id="7926" w:author="Peng Luqi" w:date="2019-10-13T14:50:00Z">
            <w:rPr>
              <w:spacing w:val="-15"/>
              <w:lang w:val="fr-FR"/>
            </w:rPr>
          </w:rPrChange>
        </w:rPr>
        <w:t xml:space="preserve"> </w:t>
      </w:r>
      <w:r w:rsidRPr="00F94CB9">
        <w:rPr>
          <w:sz w:val="28"/>
          <w:szCs w:val="28"/>
          <w:lang w:val="fr-FR"/>
          <w:rPrChange w:id="7927" w:author="Peng Luqi" w:date="2019-10-13T14:50:00Z">
            <w:rPr>
              <w:lang w:val="fr-FR"/>
            </w:rPr>
          </w:rPrChange>
        </w:rPr>
        <w:t>descendre</w:t>
      </w:r>
      <w:r w:rsidRPr="00F94CB9">
        <w:rPr>
          <w:spacing w:val="-15"/>
          <w:sz w:val="28"/>
          <w:szCs w:val="28"/>
          <w:lang w:val="fr-FR"/>
          <w:rPrChange w:id="7928" w:author="Peng Luqi" w:date="2019-10-13T14:50:00Z">
            <w:rPr>
              <w:spacing w:val="-15"/>
              <w:lang w:val="fr-FR"/>
            </w:rPr>
          </w:rPrChange>
        </w:rPr>
        <w:t xml:space="preserve"> </w:t>
      </w:r>
      <w:r w:rsidRPr="00F94CB9">
        <w:rPr>
          <w:sz w:val="28"/>
          <w:szCs w:val="28"/>
          <w:lang w:val="fr-FR"/>
          <w:rPrChange w:id="7929" w:author="Peng Luqi" w:date="2019-10-13T14:50:00Z">
            <w:rPr>
              <w:lang w:val="fr-FR"/>
            </w:rPr>
          </w:rPrChange>
        </w:rPr>
        <w:t>pendant</w:t>
      </w:r>
      <w:r w:rsidRPr="00F94CB9">
        <w:rPr>
          <w:spacing w:val="-15"/>
          <w:sz w:val="28"/>
          <w:szCs w:val="28"/>
          <w:lang w:val="fr-FR"/>
          <w:rPrChange w:id="7930" w:author="Peng Luqi" w:date="2019-10-13T14:50:00Z">
            <w:rPr>
              <w:spacing w:val="-15"/>
              <w:lang w:val="fr-FR"/>
            </w:rPr>
          </w:rPrChange>
        </w:rPr>
        <w:t xml:space="preserve"> </w:t>
      </w:r>
      <w:r w:rsidRPr="00F94CB9">
        <w:rPr>
          <w:sz w:val="28"/>
          <w:szCs w:val="28"/>
          <w:lang w:val="fr-FR"/>
          <w:rPrChange w:id="7931" w:author="Peng Luqi" w:date="2019-10-13T14:50:00Z">
            <w:rPr>
              <w:lang w:val="fr-FR"/>
            </w:rPr>
          </w:rPrChange>
        </w:rPr>
        <w:t>une</w:t>
      </w:r>
      <w:r w:rsidRPr="00F94CB9">
        <w:rPr>
          <w:spacing w:val="-15"/>
          <w:sz w:val="28"/>
          <w:szCs w:val="28"/>
          <w:lang w:val="fr-FR"/>
          <w:rPrChange w:id="7932" w:author="Peng Luqi" w:date="2019-10-13T14:50:00Z">
            <w:rPr>
              <w:spacing w:val="-15"/>
              <w:lang w:val="fr-FR"/>
            </w:rPr>
          </w:rPrChange>
        </w:rPr>
        <w:t xml:space="preserve"> </w:t>
      </w:r>
      <w:r w:rsidRPr="00F94CB9">
        <w:rPr>
          <w:sz w:val="28"/>
          <w:szCs w:val="28"/>
          <w:lang w:val="fr-FR"/>
          <w:rPrChange w:id="7933" w:author="Peng Luqi" w:date="2019-10-13T14:50:00Z">
            <w:rPr>
              <w:lang w:val="fr-FR"/>
            </w:rPr>
          </w:rPrChange>
        </w:rPr>
        <w:t>longue</w:t>
      </w:r>
      <w:r w:rsidRPr="00F94CB9">
        <w:rPr>
          <w:spacing w:val="-15"/>
          <w:sz w:val="28"/>
          <w:szCs w:val="28"/>
          <w:lang w:val="fr-FR"/>
          <w:rPrChange w:id="7934" w:author="Peng Luqi" w:date="2019-10-13T14:50:00Z">
            <w:rPr>
              <w:spacing w:val="-15"/>
              <w:lang w:val="fr-FR"/>
            </w:rPr>
          </w:rPrChange>
        </w:rPr>
        <w:t xml:space="preserve"> </w:t>
      </w:r>
      <w:r w:rsidRPr="00F94CB9">
        <w:rPr>
          <w:sz w:val="28"/>
          <w:szCs w:val="28"/>
          <w:lang w:val="fr-FR"/>
          <w:rPrChange w:id="7935" w:author="Peng Luqi" w:date="2019-10-13T14:50:00Z">
            <w:rPr>
              <w:lang w:val="fr-FR"/>
            </w:rPr>
          </w:rPrChange>
        </w:rPr>
        <w:t>période,</w:t>
      </w:r>
      <w:r w:rsidRPr="00F94CB9">
        <w:rPr>
          <w:spacing w:val="-15"/>
          <w:sz w:val="28"/>
          <w:szCs w:val="28"/>
          <w:lang w:val="fr-FR"/>
          <w:rPrChange w:id="7936" w:author="Peng Luqi" w:date="2019-10-13T14:50:00Z">
            <w:rPr>
              <w:spacing w:val="-15"/>
              <w:lang w:val="fr-FR"/>
            </w:rPr>
          </w:rPrChange>
        </w:rPr>
        <w:t xml:space="preserve"> </w:t>
      </w:r>
      <w:r w:rsidRPr="00F94CB9">
        <w:rPr>
          <w:sz w:val="28"/>
          <w:szCs w:val="28"/>
          <w:lang w:val="fr-FR"/>
          <w:rPrChange w:id="7937" w:author="Peng Luqi" w:date="2019-10-13T14:50:00Z">
            <w:rPr>
              <w:lang w:val="fr-FR"/>
            </w:rPr>
          </w:rPrChange>
        </w:rPr>
        <w:t>en</w:t>
      </w:r>
      <w:r w:rsidRPr="00F94CB9">
        <w:rPr>
          <w:spacing w:val="-15"/>
          <w:sz w:val="28"/>
          <w:szCs w:val="28"/>
          <w:lang w:val="fr-FR"/>
          <w:rPrChange w:id="7938" w:author="Peng Luqi" w:date="2019-10-13T14:50:00Z">
            <w:rPr>
              <w:spacing w:val="-15"/>
              <w:lang w:val="fr-FR"/>
            </w:rPr>
          </w:rPrChange>
        </w:rPr>
        <w:t xml:space="preserve"> </w:t>
      </w:r>
      <w:r w:rsidRPr="00F94CB9">
        <w:rPr>
          <w:sz w:val="28"/>
          <w:szCs w:val="28"/>
          <w:lang w:val="fr-FR"/>
          <w:rPrChange w:id="7939" w:author="Peng Luqi" w:date="2019-10-13T14:50:00Z">
            <w:rPr>
              <w:lang w:val="fr-FR"/>
            </w:rPr>
          </w:rPrChange>
        </w:rPr>
        <w:t>plus</w:t>
      </w:r>
      <w:r w:rsidRPr="00F94CB9">
        <w:rPr>
          <w:spacing w:val="-15"/>
          <w:sz w:val="28"/>
          <w:szCs w:val="28"/>
          <w:lang w:val="fr-FR"/>
          <w:rPrChange w:id="7940" w:author="Peng Luqi" w:date="2019-10-13T14:50:00Z">
            <w:rPr>
              <w:spacing w:val="-15"/>
              <w:lang w:val="fr-FR"/>
            </w:rPr>
          </w:rPrChange>
        </w:rPr>
        <w:t xml:space="preserve"> </w:t>
      </w:r>
      <w:r w:rsidRPr="00F94CB9">
        <w:rPr>
          <w:sz w:val="28"/>
          <w:szCs w:val="28"/>
          <w:lang w:val="fr-FR"/>
          <w:rPrChange w:id="7941" w:author="Peng Luqi" w:date="2019-10-13T14:50:00Z">
            <w:rPr>
              <w:lang w:val="fr-FR"/>
            </w:rPr>
          </w:rPrChange>
        </w:rPr>
        <w:t>de</w:t>
      </w:r>
      <w:r w:rsidRPr="00F94CB9">
        <w:rPr>
          <w:spacing w:val="-15"/>
          <w:sz w:val="28"/>
          <w:szCs w:val="28"/>
          <w:lang w:val="fr-FR"/>
          <w:rPrChange w:id="7942" w:author="Peng Luqi" w:date="2019-10-13T14:50:00Z">
            <w:rPr>
              <w:spacing w:val="-15"/>
              <w:lang w:val="fr-FR"/>
            </w:rPr>
          </w:rPrChange>
        </w:rPr>
        <w:t xml:space="preserve"> </w:t>
      </w:r>
      <w:r w:rsidRPr="00F94CB9">
        <w:rPr>
          <w:sz w:val="28"/>
          <w:szCs w:val="28"/>
          <w:lang w:val="fr-FR"/>
          <w:rPrChange w:id="7943" w:author="Peng Luqi" w:date="2019-10-13T14:50:00Z">
            <w:rPr>
              <w:lang w:val="fr-FR"/>
            </w:rPr>
          </w:rPrChange>
        </w:rPr>
        <w:t>beaucoup</w:t>
      </w:r>
      <w:r w:rsidRPr="00F94CB9">
        <w:rPr>
          <w:spacing w:val="-15"/>
          <w:sz w:val="28"/>
          <w:szCs w:val="28"/>
          <w:lang w:val="fr-FR"/>
          <w:rPrChange w:id="7944" w:author="Peng Luqi" w:date="2019-10-13T14:50:00Z">
            <w:rPr>
              <w:spacing w:val="-15"/>
              <w:lang w:val="fr-FR"/>
            </w:rPr>
          </w:rPrChange>
        </w:rPr>
        <w:t xml:space="preserve"> </w:t>
      </w:r>
      <w:r w:rsidRPr="00F94CB9">
        <w:rPr>
          <w:sz w:val="28"/>
          <w:szCs w:val="28"/>
          <w:lang w:val="fr-FR"/>
          <w:rPrChange w:id="7945" w:author="Peng Luqi" w:date="2019-10-13T14:50:00Z">
            <w:rPr>
              <w:lang w:val="fr-FR"/>
            </w:rPr>
          </w:rPrChange>
        </w:rPr>
        <w:t>d</w:t>
      </w:r>
      <w:del w:id="7946" w:author="Peng Luqi" w:date="2019-10-13T14:43:00Z">
        <w:r w:rsidRPr="00F94CB9" w:rsidDel="00EF666F">
          <w:rPr>
            <w:sz w:val="28"/>
            <w:szCs w:val="28"/>
            <w:lang w:val="fr-FR"/>
            <w:rPrChange w:id="7947" w:author="Peng Luqi" w:date="2019-10-13T14:50:00Z">
              <w:rPr>
                <w:lang w:val="fr-FR"/>
              </w:rPr>
            </w:rPrChange>
          </w:rPr>
          <w:delText>’</w:delText>
        </w:r>
      </w:del>
      <w:ins w:id="7948" w:author="Peng Luqi" w:date="2019-10-13T14:43:00Z">
        <w:r w:rsidR="00EF666F" w:rsidRPr="00F94CB9">
          <w:rPr>
            <w:sz w:val="28"/>
            <w:szCs w:val="28"/>
            <w:lang w:val="fr-FR"/>
            <w:rPrChange w:id="7949" w:author="Peng Luqi" w:date="2019-10-13T14:50:00Z">
              <w:rPr>
                <w:lang w:val="fr-FR"/>
              </w:rPr>
            </w:rPrChange>
          </w:rPr>
          <w:t>’</w:t>
        </w:r>
      </w:ins>
      <w:r w:rsidRPr="00F94CB9">
        <w:rPr>
          <w:sz w:val="28"/>
          <w:szCs w:val="28"/>
          <w:lang w:val="fr-FR"/>
          <w:rPrChange w:id="7950" w:author="Peng Luqi" w:date="2019-10-13T14:50:00Z">
            <w:rPr>
              <w:lang w:val="fr-FR"/>
            </w:rPr>
          </w:rPrChange>
        </w:rPr>
        <w:t>autres</w:t>
      </w:r>
      <w:r w:rsidRPr="00F94CB9">
        <w:rPr>
          <w:spacing w:val="-15"/>
          <w:sz w:val="28"/>
          <w:szCs w:val="28"/>
          <w:lang w:val="fr-FR"/>
          <w:rPrChange w:id="7951" w:author="Peng Luqi" w:date="2019-10-13T14:50:00Z">
            <w:rPr>
              <w:spacing w:val="-15"/>
              <w:lang w:val="fr-FR"/>
            </w:rPr>
          </w:rPrChange>
        </w:rPr>
        <w:t xml:space="preserve"> </w:t>
      </w:r>
      <w:r w:rsidRPr="00F94CB9">
        <w:rPr>
          <w:sz w:val="28"/>
          <w:szCs w:val="28"/>
          <w:lang w:val="fr-FR"/>
          <w:rPrChange w:id="7952" w:author="Peng Luqi" w:date="2019-10-13T14:50:00Z">
            <w:rPr>
              <w:lang w:val="fr-FR"/>
            </w:rPr>
          </w:rPrChange>
        </w:rPr>
        <w:t>choses.</w:t>
      </w:r>
    </w:p>
    <w:p w:rsidR="002B38DF" w:rsidRPr="00F94CB9" w:rsidRDefault="002B38DF">
      <w:pPr>
        <w:pStyle w:val="a3"/>
        <w:ind w:left="170" w:right="170"/>
        <w:jc w:val="both"/>
        <w:rPr>
          <w:lang w:val="fr-FR"/>
          <w:rPrChange w:id="7953" w:author="Peng Luqi" w:date="2019-10-13T14:50:00Z">
            <w:rPr>
              <w:sz w:val="22"/>
              <w:lang w:val="fr-FR"/>
            </w:rPr>
          </w:rPrChange>
        </w:rPr>
        <w:pPrChange w:id="7954" w:author="Peng Luqi" w:date="2019-10-13T14:20:00Z">
          <w:pPr>
            <w:pStyle w:val="a3"/>
            <w:spacing w:before="1"/>
          </w:pPr>
        </w:pPrChange>
      </w:pPr>
    </w:p>
    <w:p w:rsidR="002B38DF" w:rsidRPr="006E6782" w:rsidDel="00037EAD" w:rsidRDefault="00716360">
      <w:pPr>
        <w:pStyle w:val="a4"/>
        <w:numPr>
          <w:ilvl w:val="2"/>
          <w:numId w:val="23"/>
        </w:numPr>
        <w:ind w:left="1077" w:right="720" w:hanging="357"/>
        <w:jc w:val="both"/>
        <w:rPr>
          <w:del w:id="7955" w:author="Peng Luqi" w:date="2019-10-13T22:51:00Z"/>
          <w:sz w:val="28"/>
          <w:lang w:val="fr-FR"/>
          <w:rPrChange w:id="7956" w:author="Peng Luqi" w:date="2019-10-13T21:16:00Z">
            <w:rPr>
              <w:del w:id="7957" w:author="Peng Luqi" w:date="2019-10-13T22:51:00Z"/>
              <w:lang w:val="fr-FR"/>
            </w:rPr>
          </w:rPrChange>
        </w:rPr>
        <w:pPrChange w:id="7958" w:author="Peng Luqi" w:date="2019-10-13T21:16:00Z">
          <w:pPr>
            <w:pStyle w:val="a4"/>
            <w:numPr>
              <w:numId w:val="12"/>
            </w:numPr>
            <w:tabs>
              <w:tab w:val="left" w:pos="850"/>
              <w:tab w:val="left" w:pos="851"/>
            </w:tabs>
            <w:ind w:right="183"/>
          </w:pPr>
        </w:pPrChange>
      </w:pPr>
      <w:r w:rsidRPr="00037EAD">
        <w:rPr>
          <w:sz w:val="28"/>
          <w:lang w:val="fr-FR"/>
          <w:rPrChange w:id="7959" w:author="Peng Luqi" w:date="2019-10-13T22:51:00Z">
            <w:rPr>
              <w:lang w:val="fr-FR"/>
            </w:rPr>
          </w:rPrChange>
        </w:rPr>
        <w:t>Il vous fournit un environnement unique qui peut vous aider à comprendre en profondeur les pouvoirs passifs au-delà des limites</w:t>
      </w:r>
      <w:r w:rsidRPr="00037EAD">
        <w:rPr>
          <w:sz w:val="28"/>
          <w:lang w:val="fr-FR"/>
          <w:rPrChange w:id="7960" w:author="Peng Luqi" w:date="2019-10-13T22:51:00Z">
            <w:rPr>
              <w:spacing w:val="-7"/>
              <w:lang w:val="fr-FR"/>
            </w:rPr>
          </w:rPrChange>
        </w:rPr>
        <w:t xml:space="preserve"> </w:t>
      </w:r>
      <w:r w:rsidRPr="00037EAD">
        <w:rPr>
          <w:sz w:val="28"/>
          <w:lang w:val="fr-FR"/>
          <w:rPrChange w:id="7961" w:author="Peng Luqi" w:date="2019-10-13T22:51:00Z">
            <w:rPr>
              <w:lang w:val="fr-FR"/>
            </w:rPr>
          </w:rPrChange>
        </w:rPr>
        <w:t>actives.</w:t>
      </w:r>
    </w:p>
    <w:p w:rsidR="00000000" w:rsidRDefault="0010589D">
      <w:pPr>
        <w:pStyle w:val="a4"/>
        <w:numPr>
          <w:ilvl w:val="2"/>
          <w:numId w:val="23"/>
        </w:numPr>
        <w:ind w:left="1077" w:right="720" w:hanging="357"/>
        <w:jc w:val="both"/>
        <w:rPr>
          <w:del w:id="7962" w:author="Peng Luqi" w:date="2019-10-13T22:51:00Z"/>
          <w:sz w:val="28"/>
          <w:lang w:val="fr-FR"/>
          <w:rPrChange w:id="7963" w:author="Peng Luqi" w:date="2019-10-13T22:51:00Z">
            <w:rPr>
              <w:del w:id="7964" w:author="Peng Luqi" w:date="2019-10-13T22:51:00Z"/>
              <w:lang w:val="fr-FR"/>
            </w:rPr>
          </w:rPrChange>
        </w:rPr>
        <w:sectPr w:rsidR="00000000">
          <w:pgSz w:w="11910" w:h="16840"/>
          <w:pgMar w:top="1580" w:right="1240" w:bottom="280" w:left="1320" w:header="720" w:footer="720" w:gutter="0"/>
          <w:cols w:space="720"/>
        </w:sectPr>
        <w:pPrChange w:id="7965" w:author="Peng Luqi" w:date="2019-10-13T21:16:00Z">
          <w:pPr/>
        </w:pPrChange>
      </w:pPr>
    </w:p>
    <w:p w:rsidR="00037EAD" w:rsidRDefault="00037EAD" w:rsidP="006E6782">
      <w:pPr>
        <w:pStyle w:val="a4"/>
        <w:numPr>
          <w:ilvl w:val="2"/>
          <w:numId w:val="23"/>
        </w:numPr>
        <w:ind w:left="1077" w:right="720" w:hanging="357"/>
        <w:jc w:val="both"/>
        <w:rPr>
          <w:ins w:id="7966" w:author="Peng Luqi" w:date="2019-10-13T22:51:00Z"/>
          <w:sz w:val="28"/>
          <w:lang w:val="fr-FR"/>
        </w:rPr>
      </w:pPr>
    </w:p>
    <w:p w:rsidR="002B38DF" w:rsidRPr="006E6782" w:rsidRDefault="00716360">
      <w:pPr>
        <w:pStyle w:val="a4"/>
        <w:numPr>
          <w:ilvl w:val="2"/>
          <w:numId w:val="23"/>
        </w:numPr>
        <w:ind w:left="1077" w:right="720" w:hanging="357"/>
        <w:jc w:val="both"/>
        <w:rPr>
          <w:sz w:val="28"/>
          <w:lang w:val="fr-FR"/>
          <w:rPrChange w:id="7967" w:author="Peng Luqi" w:date="2019-10-13T21:16:00Z">
            <w:rPr>
              <w:lang w:val="fr-FR"/>
            </w:rPr>
          </w:rPrChange>
        </w:rPr>
        <w:pPrChange w:id="7968" w:author="Peng Luqi" w:date="2019-10-13T21:16:00Z">
          <w:pPr>
            <w:pStyle w:val="a4"/>
            <w:numPr>
              <w:numId w:val="12"/>
            </w:numPr>
            <w:tabs>
              <w:tab w:val="left" w:pos="850"/>
              <w:tab w:val="left" w:pos="851"/>
            </w:tabs>
            <w:spacing w:before="68"/>
            <w:ind w:right="183"/>
          </w:pPr>
        </w:pPrChange>
      </w:pPr>
      <w:r w:rsidRPr="006E6782">
        <w:rPr>
          <w:sz w:val="28"/>
          <w:lang w:val="fr-FR"/>
          <w:rPrChange w:id="7969" w:author="Peng Luqi" w:date="2019-10-13T21:16:00Z">
            <w:rPr>
              <w:lang w:val="fr-FR"/>
            </w:rPr>
          </w:rPrChange>
        </w:rPr>
        <w:t>Il utilise les résultats réels irréfutables pour vous montrer que la connexion entre le passé et le futur n</w:t>
      </w:r>
      <w:del w:id="7970" w:author="Peng Luqi" w:date="2019-10-13T14:43:00Z">
        <w:r w:rsidRPr="006E6782" w:rsidDel="00EF666F">
          <w:rPr>
            <w:sz w:val="28"/>
            <w:lang w:val="fr-FR"/>
            <w:rPrChange w:id="7971" w:author="Peng Luqi" w:date="2019-10-13T21:16:00Z">
              <w:rPr>
                <w:lang w:val="fr-FR"/>
              </w:rPr>
            </w:rPrChange>
          </w:rPr>
          <w:delText>’</w:delText>
        </w:r>
      </w:del>
      <w:ins w:id="7972" w:author="Peng Luqi" w:date="2019-10-13T14:43:00Z">
        <w:r w:rsidR="00EF666F" w:rsidRPr="006E6782">
          <w:rPr>
            <w:sz w:val="28"/>
            <w:lang w:val="fr-FR"/>
            <w:rPrChange w:id="7973" w:author="Peng Luqi" w:date="2019-10-13T21:16:00Z">
              <w:rPr>
                <w:lang w:val="fr-FR"/>
              </w:rPr>
            </w:rPrChange>
          </w:rPr>
          <w:t>’</w:t>
        </w:r>
      </w:ins>
      <w:r w:rsidRPr="006E6782">
        <w:rPr>
          <w:sz w:val="28"/>
          <w:lang w:val="fr-FR"/>
          <w:rPrChange w:id="7974" w:author="Peng Luqi" w:date="2019-10-13T21:16:00Z">
            <w:rPr>
              <w:lang w:val="fr-FR"/>
            </w:rPr>
          </w:rPrChange>
        </w:rPr>
        <w:t>est absolument pas</w:t>
      </w:r>
      <w:r w:rsidRPr="006E6782">
        <w:rPr>
          <w:sz w:val="28"/>
          <w:lang w:val="fr-FR"/>
          <w:rPrChange w:id="7975" w:author="Peng Luqi" w:date="2019-10-13T21:16:00Z">
            <w:rPr>
              <w:spacing w:val="-5"/>
              <w:lang w:val="fr-FR"/>
            </w:rPr>
          </w:rPrChange>
        </w:rPr>
        <w:t xml:space="preserve"> </w:t>
      </w:r>
      <w:r w:rsidRPr="006E6782">
        <w:rPr>
          <w:sz w:val="28"/>
          <w:lang w:val="fr-FR"/>
          <w:rPrChange w:id="7976" w:author="Peng Luqi" w:date="2019-10-13T21:16:00Z">
            <w:rPr>
              <w:lang w:val="fr-FR"/>
            </w:rPr>
          </w:rPrChange>
        </w:rPr>
        <w:t>nécessaire.</w:t>
      </w:r>
    </w:p>
    <w:p w:rsidR="002B38DF" w:rsidRPr="006E6782" w:rsidRDefault="00716360">
      <w:pPr>
        <w:pStyle w:val="a4"/>
        <w:numPr>
          <w:ilvl w:val="2"/>
          <w:numId w:val="23"/>
        </w:numPr>
        <w:ind w:left="1077" w:right="720" w:hanging="357"/>
        <w:jc w:val="both"/>
        <w:rPr>
          <w:sz w:val="28"/>
          <w:lang w:val="fr-FR"/>
          <w:rPrChange w:id="7977" w:author="Peng Luqi" w:date="2019-10-13T21:16:00Z">
            <w:rPr>
              <w:lang w:val="fr-FR"/>
            </w:rPr>
          </w:rPrChange>
        </w:rPr>
        <w:pPrChange w:id="7978" w:author="Peng Luqi" w:date="2019-10-13T21:16:00Z">
          <w:pPr>
            <w:pStyle w:val="a4"/>
            <w:numPr>
              <w:numId w:val="12"/>
            </w:numPr>
            <w:tabs>
              <w:tab w:val="left" w:pos="850"/>
              <w:tab w:val="left" w:pos="851"/>
            </w:tabs>
            <w:spacing w:before="200"/>
          </w:pPr>
        </w:pPrChange>
      </w:pPr>
      <w:r w:rsidRPr="006E6782">
        <w:rPr>
          <w:sz w:val="28"/>
          <w:lang w:val="fr-FR"/>
          <w:rPrChange w:id="7979" w:author="Peng Luqi" w:date="2019-10-13T21:16:00Z">
            <w:rPr>
              <w:lang w:val="fr-FR"/>
            </w:rPr>
          </w:rPrChange>
        </w:rPr>
        <w:t>Il vous donne une occasion de faire face sérieusement à la vie dans les limites</w:t>
      </w:r>
      <w:r w:rsidRPr="006E6782">
        <w:rPr>
          <w:sz w:val="28"/>
          <w:lang w:val="fr-FR"/>
          <w:rPrChange w:id="7980" w:author="Peng Luqi" w:date="2019-10-13T21:16:00Z">
            <w:rPr>
              <w:spacing w:val="-29"/>
              <w:lang w:val="fr-FR"/>
            </w:rPr>
          </w:rPrChange>
        </w:rPr>
        <w:t xml:space="preserve"> </w:t>
      </w:r>
      <w:r w:rsidRPr="006E6782">
        <w:rPr>
          <w:sz w:val="28"/>
          <w:lang w:val="fr-FR"/>
          <w:rPrChange w:id="7981" w:author="Peng Luqi" w:date="2019-10-13T21:16:00Z">
            <w:rPr>
              <w:lang w:val="fr-FR"/>
            </w:rPr>
          </w:rPrChange>
        </w:rPr>
        <w:t>actives.</w:t>
      </w:r>
    </w:p>
    <w:p w:rsidR="002B38DF" w:rsidRPr="00F94CB9" w:rsidRDefault="002B38DF">
      <w:pPr>
        <w:pStyle w:val="a3"/>
        <w:ind w:left="170" w:right="170"/>
        <w:jc w:val="both"/>
        <w:rPr>
          <w:lang w:val="fr-FR"/>
          <w:rPrChange w:id="7982" w:author="Peng Luqi" w:date="2019-10-13T14:50:00Z">
            <w:rPr>
              <w:sz w:val="24"/>
              <w:lang w:val="fr-FR"/>
            </w:rPr>
          </w:rPrChange>
        </w:rPr>
        <w:pPrChange w:id="7983" w:author="Peng Luqi" w:date="2019-10-13T14:20:00Z">
          <w:pPr>
            <w:pStyle w:val="a3"/>
          </w:pPr>
        </w:pPrChange>
      </w:pPr>
    </w:p>
    <w:p w:rsidR="002B38DF" w:rsidRPr="00F94CB9" w:rsidRDefault="00716360">
      <w:pPr>
        <w:ind w:left="170" w:right="170"/>
        <w:jc w:val="both"/>
        <w:rPr>
          <w:sz w:val="28"/>
          <w:szCs w:val="28"/>
          <w:lang w:val="fr-FR"/>
          <w:rPrChange w:id="7984" w:author="Peng Luqi" w:date="2019-10-13T14:50:00Z">
            <w:rPr>
              <w:lang w:val="fr-FR"/>
            </w:rPr>
          </w:rPrChange>
        </w:rPr>
        <w:pPrChange w:id="7985" w:author="Peng Luqi" w:date="2019-10-13T14:20:00Z">
          <w:pPr>
            <w:spacing w:before="176"/>
            <w:ind w:left="130" w:right="183"/>
            <w:jc w:val="both"/>
          </w:pPr>
        </w:pPrChange>
      </w:pPr>
      <w:r w:rsidRPr="00F94CB9">
        <w:rPr>
          <w:sz w:val="28"/>
          <w:szCs w:val="28"/>
          <w:lang w:val="fr-FR"/>
          <w:rPrChange w:id="7986" w:author="Peng Luqi" w:date="2019-10-13T14:50:00Z">
            <w:rPr>
              <w:lang w:val="fr-FR"/>
            </w:rPr>
          </w:rPrChange>
        </w:rPr>
        <w:t>Surprise ! Cela peut vous faire de vous une personne relativement rare et efficace. Maintenant, Il vous suffit de compléter le plan en silence, le résultat : échouer ou obtenir une grande richesse. Si vous réussissez, vous récoltez une richesse absolument unique. Existe-il un moyen plus efficace de gagner de l</w:t>
      </w:r>
      <w:del w:id="7987" w:author="Peng Luqi" w:date="2019-10-13T14:43:00Z">
        <w:r w:rsidRPr="00F94CB9" w:rsidDel="00EF666F">
          <w:rPr>
            <w:sz w:val="28"/>
            <w:szCs w:val="28"/>
            <w:lang w:val="fr-FR"/>
            <w:rPrChange w:id="7988" w:author="Peng Luqi" w:date="2019-10-13T14:50:00Z">
              <w:rPr>
                <w:lang w:val="fr-FR"/>
              </w:rPr>
            </w:rPrChange>
          </w:rPr>
          <w:delText>’</w:delText>
        </w:r>
      </w:del>
      <w:ins w:id="7989" w:author="Peng Luqi" w:date="2019-10-13T14:43:00Z">
        <w:r w:rsidR="00EF666F" w:rsidRPr="00F94CB9">
          <w:rPr>
            <w:sz w:val="28"/>
            <w:szCs w:val="28"/>
            <w:lang w:val="fr-FR"/>
            <w:rPrChange w:id="7990" w:author="Peng Luqi" w:date="2019-10-13T14:50:00Z">
              <w:rPr>
                <w:lang w:val="fr-FR"/>
              </w:rPr>
            </w:rPrChange>
          </w:rPr>
          <w:t>’</w:t>
        </w:r>
      </w:ins>
      <w:r w:rsidRPr="00F94CB9">
        <w:rPr>
          <w:sz w:val="28"/>
          <w:szCs w:val="28"/>
          <w:lang w:val="fr-FR"/>
          <w:rPrChange w:id="7991" w:author="Peng Luqi" w:date="2019-10-13T14:50:00Z">
            <w:rPr>
              <w:lang w:val="fr-FR"/>
            </w:rPr>
          </w:rPrChange>
        </w:rPr>
        <w:t>argent que ça ? De cette façon, est-ce que vous avez la volonté et la motivation de tout gâcher ?</w:t>
      </w:r>
    </w:p>
    <w:p w:rsidR="002B38DF" w:rsidRPr="00F94CB9" w:rsidRDefault="002B38DF">
      <w:pPr>
        <w:pStyle w:val="a3"/>
        <w:ind w:left="170" w:right="170"/>
        <w:jc w:val="both"/>
        <w:rPr>
          <w:lang w:val="fr-FR"/>
          <w:rPrChange w:id="7992" w:author="Peng Luqi" w:date="2019-10-13T14:50:00Z">
            <w:rPr>
              <w:sz w:val="21"/>
              <w:lang w:val="fr-FR"/>
            </w:rPr>
          </w:rPrChange>
        </w:rPr>
        <w:pPrChange w:id="7993" w:author="Peng Luqi" w:date="2019-10-13T14:20:00Z">
          <w:pPr>
            <w:pStyle w:val="a3"/>
            <w:spacing w:before="9"/>
          </w:pPr>
        </w:pPrChange>
      </w:pPr>
    </w:p>
    <w:p w:rsidR="002B38DF" w:rsidRPr="006E6782" w:rsidRDefault="00716360">
      <w:pPr>
        <w:pStyle w:val="1"/>
        <w:numPr>
          <w:ilvl w:val="0"/>
          <w:numId w:val="24"/>
        </w:numPr>
        <w:ind w:left="527" w:right="170" w:hanging="357"/>
        <w:jc w:val="both"/>
        <w:rPr>
          <w:b w:val="0"/>
          <w:sz w:val="36"/>
          <w:lang w:val="fr-FR"/>
          <w:rPrChange w:id="7994" w:author="Peng Luqi" w:date="2019-10-13T21:18:00Z">
            <w:rPr>
              <w:b/>
              <w:lang w:val="fr-FR"/>
            </w:rPr>
          </w:rPrChange>
        </w:rPr>
        <w:pPrChange w:id="7995" w:author="Peng Luqi" w:date="2019-10-13T21:19:00Z">
          <w:pPr>
            <w:pStyle w:val="a4"/>
            <w:numPr>
              <w:numId w:val="18"/>
            </w:numPr>
            <w:tabs>
              <w:tab w:val="left" w:pos="461"/>
            </w:tabs>
            <w:ind w:left="460" w:hanging="330"/>
            <w:jc w:val="both"/>
          </w:pPr>
        </w:pPrChange>
      </w:pPr>
      <w:r w:rsidRPr="006E6782">
        <w:rPr>
          <w:bCs w:val="0"/>
          <w:sz w:val="36"/>
          <w:szCs w:val="22"/>
          <w:lang w:val="fr-FR"/>
          <w:rPrChange w:id="7996" w:author="Peng Luqi" w:date="2019-10-13T21:18:00Z">
            <w:rPr>
              <w:bCs/>
              <w:lang w:val="fr-FR"/>
            </w:rPr>
          </w:rPrChange>
        </w:rPr>
        <w:t>Dans le monde miroir, en tant que personne ordinaire, vous pouvez toujours choisir le</w:t>
      </w:r>
      <w:r w:rsidRPr="006E6782">
        <w:rPr>
          <w:bCs w:val="0"/>
          <w:sz w:val="36"/>
          <w:szCs w:val="22"/>
          <w:lang w:val="fr-FR"/>
          <w:rPrChange w:id="7997" w:author="Peng Luqi" w:date="2019-10-13T21:18:00Z">
            <w:rPr>
              <w:bCs/>
              <w:spacing w:val="-36"/>
              <w:lang w:val="fr-FR"/>
            </w:rPr>
          </w:rPrChange>
        </w:rPr>
        <w:t xml:space="preserve"> </w:t>
      </w:r>
      <w:r w:rsidRPr="006E6782">
        <w:rPr>
          <w:bCs w:val="0"/>
          <w:sz w:val="36"/>
          <w:szCs w:val="22"/>
          <w:lang w:val="fr-FR"/>
          <w:rPrChange w:id="7998" w:author="Peng Luqi" w:date="2019-10-13T21:18:00Z">
            <w:rPr>
              <w:bCs/>
              <w:lang w:val="fr-FR"/>
            </w:rPr>
          </w:rPrChange>
        </w:rPr>
        <w:t>bon.</w:t>
      </w:r>
    </w:p>
    <w:p w:rsidR="002B38DF" w:rsidRPr="00F94CB9" w:rsidRDefault="002B38DF">
      <w:pPr>
        <w:pStyle w:val="a3"/>
        <w:ind w:left="170" w:right="170"/>
        <w:jc w:val="both"/>
        <w:rPr>
          <w:b/>
          <w:lang w:val="fr-FR"/>
          <w:rPrChange w:id="7999" w:author="Peng Luqi" w:date="2019-10-13T14:50:00Z">
            <w:rPr>
              <w:b/>
              <w:sz w:val="25"/>
              <w:lang w:val="fr-FR"/>
            </w:rPr>
          </w:rPrChange>
        </w:rPr>
        <w:pPrChange w:id="8000" w:author="Peng Luqi" w:date="2019-10-13T14:20:00Z">
          <w:pPr>
            <w:pStyle w:val="a3"/>
            <w:spacing w:before="7"/>
          </w:pPr>
        </w:pPrChange>
      </w:pPr>
    </w:p>
    <w:p w:rsidR="002B38DF" w:rsidRPr="00F94CB9" w:rsidRDefault="00716360">
      <w:pPr>
        <w:ind w:left="170" w:right="170"/>
        <w:jc w:val="both"/>
        <w:rPr>
          <w:sz w:val="28"/>
          <w:szCs w:val="28"/>
          <w:lang w:val="fr-FR"/>
          <w:rPrChange w:id="8001" w:author="Peng Luqi" w:date="2019-10-13T14:50:00Z">
            <w:rPr>
              <w:lang w:val="fr-FR"/>
            </w:rPr>
          </w:rPrChange>
        </w:rPr>
        <w:pPrChange w:id="8002" w:author="Peng Luqi" w:date="2019-10-13T14:20:00Z">
          <w:pPr>
            <w:ind w:left="130" w:right="182"/>
            <w:jc w:val="both"/>
          </w:pPr>
        </w:pPrChange>
      </w:pPr>
      <w:r w:rsidRPr="00F94CB9">
        <w:rPr>
          <w:sz w:val="28"/>
          <w:szCs w:val="28"/>
          <w:lang w:val="fr-FR"/>
          <w:rPrChange w:id="8003" w:author="Peng Luqi" w:date="2019-10-13T14:50:00Z">
            <w:rPr>
              <w:lang w:val="fr-FR"/>
            </w:rPr>
          </w:rPrChange>
        </w:rPr>
        <w:t>Parfois, il existe un moment de « victoire décisive ». Lorsque vous entrez sur le marché et que vous choisissez la stratégie d</w:t>
      </w:r>
      <w:del w:id="8004" w:author="Peng Luqi" w:date="2019-10-13T14:43:00Z">
        <w:r w:rsidRPr="00F94CB9" w:rsidDel="00EF666F">
          <w:rPr>
            <w:sz w:val="28"/>
            <w:szCs w:val="28"/>
            <w:lang w:val="fr-FR"/>
            <w:rPrChange w:id="8005" w:author="Peng Luqi" w:date="2019-10-13T14:50:00Z">
              <w:rPr>
                <w:lang w:val="fr-FR"/>
              </w:rPr>
            </w:rPrChange>
          </w:rPr>
          <w:delText>’</w:delText>
        </w:r>
      </w:del>
      <w:ins w:id="8006" w:author="Peng Luqi" w:date="2019-10-13T14:43:00Z">
        <w:r w:rsidR="00EF666F" w:rsidRPr="00F94CB9">
          <w:rPr>
            <w:sz w:val="28"/>
            <w:szCs w:val="28"/>
            <w:lang w:val="fr-FR"/>
            <w:rPrChange w:id="8007" w:author="Peng Luqi" w:date="2019-10-13T14:50:00Z">
              <w:rPr>
                <w:lang w:val="fr-FR"/>
              </w:rPr>
            </w:rPrChange>
          </w:rPr>
          <w:t>’</w:t>
        </w:r>
      </w:ins>
      <w:r w:rsidRPr="00F94CB9">
        <w:rPr>
          <w:sz w:val="28"/>
          <w:szCs w:val="28"/>
          <w:lang w:val="fr-FR"/>
          <w:rPrChange w:id="8008" w:author="Peng Luqi" w:date="2019-10-13T14:50:00Z">
            <w:rPr>
              <w:lang w:val="fr-FR"/>
            </w:rPr>
          </w:rPrChange>
        </w:rPr>
        <w:t>investissement en capital fixe, vous avez déjà complètement gagné, très simplement.</w:t>
      </w:r>
      <w:r w:rsidRPr="00F94CB9">
        <w:rPr>
          <w:spacing w:val="-10"/>
          <w:sz w:val="28"/>
          <w:szCs w:val="28"/>
          <w:lang w:val="fr-FR"/>
          <w:rPrChange w:id="8009" w:author="Peng Luqi" w:date="2019-10-13T14:50:00Z">
            <w:rPr>
              <w:spacing w:val="-10"/>
              <w:lang w:val="fr-FR"/>
            </w:rPr>
          </w:rPrChange>
        </w:rPr>
        <w:t xml:space="preserve"> </w:t>
      </w:r>
      <w:r w:rsidRPr="00F94CB9">
        <w:rPr>
          <w:sz w:val="28"/>
          <w:szCs w:val="28"/>
          <w:lang w:val="fr-FR"/>
          <w:rPrChange w:id="8010" w:author="Peng Luqi" w:date="2019-10-13T14:50:00Z">
            <w:rPr>
              <w:lang w:val="fr-FR"/>
            </w:rPr>
          </w:rPrChange>
        </w:rPr>
        <w:t>Ensuite,</w:t>
      </w:r>
      <w:r w:rsidRPr="00F94CB9">
        <w:rPr>
          <w:spacing w:val="-10"/>
          <w:sz w:val="28"/>
          <w:szCs w:val="28"/>
          <w:lang w:val="fr-FR"/>
          <w:rPrChange w:id="8011" w:author="Peng Luqi" w:date="2019-10-13T14:50:00Z">
            <w:rPr>
              <w:spacing w:val="-10"/>
              <w:lang w:val="fr-FR"/>
            </w:rPr>
          </w:rPrChange>
        </w:rPr>
        <w:t xml:space="preserve"> </w:t>
      </w:r>
      <w:r w:rsidRPr="00F94CB9">
        <w:rPr>
          <w:sz w:val="28"/>
          <w:szCs w:val="28"/>
          <w:lang w:val="fr-FR"/>
          <w:rPrChange w:id="8012" w:author="Peng Luqi" w:date="2019-10-13T14:50:00Z">
            <w:rPr>
              <w:lang w:val="fr-FR"/>
            </w:rPr>
          </w:rPrChange>
        </w:rPr>
        <w:t>suivant</w:t>
      </w:r>
      <w:r w:rsidRPr="00F94CB9">
        <w:rPr>
          <w:spacing w:val="-9"/>
          <w:sz w:val="28"/>
          <w:szCs w:val="28"/>
          <w:lang w:val="fr-FR"/>
          <w:rPrChange w:id="8013" w:author="Peng Luqi" w:date="2019-10-13T14:50:00Z">
            <w:rPr>
              <w:spacing w:val="-9"/>
              <w:lang w:val="fr-FR"/>
            </w:rPr>
          </w:rPrChange>
        </w:rPr>
        <w:t xml:space="preserve"> </w:t>
      </w:r>
      <w:r w:rsidRPr="00F94CB9">
        <w:rPr>
          <w:sz w:val="28"/>
          <w:szCs w:val="28"/>
          <w:lang w:val="fr-FR"/>
          <w:rPrChange w:id="8014" w:author="Peng Luqi" w:date="2019-10-13T14:50:00Z">
            <w:rPr>
              <w:lang w:val="fr-FR"/>
            </w:rPr>
          </w:rPrChange>
        </w:rPr>
        <w:t>tous</w:t>
      </w:r>
      <w:r w:rsidRPr="00F94CB9">
        <w:rPr>
          <w:spacing w:val="-10"/>
          <w:sz w:val="28"/>
          <w:szCs w:val="28"/>
          <w:lang w:val="fr-FR"/>
          <w:rPrChange w:id="8015" w:author="Peng Luqi" w:date="2019-10-13T14:50:00Z">
            <w:rPr>
              <w:spacing w:val="-10"/>
              <w:lang w:val="fr-FR"/>
            </w:rPr>
          </w:rPrChange>
        </w:rPr>
        <w:t xml:space="preserve"> </w:t>
      </w:r>
      <w:r w:rsidRPr="00F94CB9">
        <w:rPr>
          <w:sz w:val="28"/>
          <w:szCs w:val="28"/>
          <w:lang w:val="fr-FR"/>
          <w:rPrChange w:id="8016" w:author="Peng Luqi" w:date="2019-10-13T14:50:00Z">
            <w:rPr>
              <w:lang w:val="fr-FR"/>
            </w:rPr>
          </w:rPrChange>
        </w:rPr>
        <w:t>les</w:t>
      </w:r>
      <w:r w:rsidRPr="00F94CB9">
        <w:rPr>
          <w:spacing w:val="-9"/>
          <w:sz w:val="28"/>
          <w:szCs w:val="28"/>
          <w:lang w:val="fr-FR"/>
          <w:rPrChange w:id="8017" w:author="Peng Luqi" w:date="2019-10-13T14:50:00Z">
            <w:rPr>
              <w:spacing w:val="-9"/>
              <w:lang w:val="fr-FR"/>
            </w:rPr>
          </w:rPrChange>
        </w:rPr>
        <w:t xml:space="preserve"> </w:t>
      </w:r>
      <w:r w:rsidRPr="00F94CB9">
        <w:rPr>
          <w:sz w:val="28"/>
          <w:szCs w:val="28"/>
          <w:lang w:val="fr-FR"/>
          <w:rPrChange w:id="8018" w:author="Peng Luqi" w:date="2019-10-13T14:50:00Z">
            <w:rPr>
              <w:lang w:val="fr-FR"/>
            </w:rPr>
          </w:rPrChange>
        </w:rPr>
        <w:t>points</w:t>
      </w:r>
      <w:r w:rsidRPr="00F94CB9">
        <w:rPr>
          <w:spacing w:val="-10"/>
          <w:sz w:val="28"/>
          <w:szCs w:val="28"/>
          <w:lang w:val="fr-FR"/>
          <w:rPrChange w:id="8019" w:author="Peng Luqi" w:date="2019-10-13T14:50:00Z">
            <w:rPr>
              <w:spacing w:val="-10"/>
              <w:lang w:val="fr-FR"/>
            </w:rPr>
          </w:rPrChange>
        </w:rPr>
        <w:t xml:space="preserve"> </w:t>
      </w:r>
      <w:r w:rsidRPr="00F94CB9">
        <w:rPr>
          <w:sz w:val="28"/>
          <w:szCs w:val="28"/>
          <w:lang w:val="fr-FR"/>
          <w:rPrChange w:id="8020" w:author="Peng Luqi" w:date="2019-10-13T14:50:00Z">
            <w:rPr>
              <w:lang w:val="fr-FR"/>
            </w:rPr>
          </w:rPrChange>
        </w:rPr>
        <w:t>nodaux,</w:t>
      </w:r>
      <w:r w:rsidRPr="00F94CB9">
        <w:rPr>
          <w:spacing w:val="-9"/>
          <w:sz w:val="28"/>
          <w:szCs w:val="28"/>
          <w:lang w:val="fr-FR"/>
          <w:rPrChange w:id="8021" w:author="Peng Luqi" w:date="2019-10-13T14:50:00Z">
            <w:rPr>
              <w:spacing w:val="-9"/>
              <w:lang w:val="fr-FR"/>
            </w:rPr>
          </w:rPrChange>
        </w:rPr>
        <w:t xml:space="preserve"> </w:t>
      </w:r>
      <w:r w:rsidRPr="00F94CB9">
        <w:rPr>
          <w:sz w:val="28"/>
          <w:szCs w:val="28"/>
          <w:lang w:val="fr-FR"/>
          <w:rPrChange w:id="8022" w:author="Peng Luqi" w:date="2019-10-13T14:50:00Z">
            <w:rPr>
              <w:lang w:val="fr-FR"/>
            </w:rPr>
          </w:rPrChange>
        </w:rPr>
        <w:t>vous</w:t>
      </w:r>
      <w:r w:rsidRPr="00F94CB9">
        <w:rPr>
          <w:spacing w:val="-10"/>
          <w:sz w:val="28"/>
          <w:szCs w:val="28"/>
          <w:lang w:val="fr-FR"/>
          <w:rPrChange w:id="8023" w:author="Peng Luqi" w:date="2019-10-13T14:50:00Z">
            <w:rPr>
              <w:spacing w:val="-10"/>
              <w:lang w:val="fr-FR"/>
            </w:rPr>
          </w:rPrChange>
        </w:rPr>
        <w:t xml:space="preserve"> </w:t>
      </w:r>
      <w:r w:rsidRPr="00F94CB9">
        <w:rPr>
          <w:sz w:val="28"/>
          <w:szCs w:val="28"/>
          <w:lang w:val="fr-FR"/>
          <w:rPrChange w:id="8024" w:author="Peng Luqi" w:date="2019-10-13T14:50:00Z">
            <w:rPr>
              <w:lang w:val="fr-FR"/>
            </w:rPr>
          </w:rPrChange>
        </w:rPr>
        <w:t>êtes</w:t>
      </w:r>
      <w:r w:rsidRPr="00F94CB9">
        <w:rPr>
          <w:spacing w:val="-10"/>
          <w:sz w:val="28"/>
          <w:szCs w:val="28"/>
          <w:lang w:val="fr-FR"/>
          <w:rPrChange w:id="8025" w:author="Peng Luqi" w:date="2019-10-13T14:50:00Z">
            <w:rPr>
              <w:spacing w:val="-10"/>
              <w:lang w:val="fr-FR"/>
            </w:rPr>
          </w:rPrChange>
        </w:rPr>
        <w:t xml:space="preserve"> </w:t>
      </w:r>
      <w:r w:rsidRPr="00F94CB9">
        <w:rPr>
          <w:sz w:val="28"/>
          <w:szCs w:val="28"/>
          <w:lang w:val="fr-FR"/>
          <w:rPrChange w:id="8026" w:author="Peng Luqi" w:date="2019-10-13T14:50:00Z">
            <w:rPr>
              <w:lang w:val="fr-FR"/>
            </w:rPr>
          </w:rPrChange>
        </w:rPr>
        <w:t>dans</w:t>
      </w:r>
      <w:r w:rsidRPr="00F94CB9">
        <w:rPr>
          <w:spacing w:val="-9"/>
          <w:sz w:val="28"/>
          <w:szCs w:val="28"/>
          <w:lang w:val="fr-FR"/>
          <w:rPrChange w:id="8027" w:author="Peng Luqi" w:date="2019-10-13T14:50:00Z">
            <w:rPr>
              <w:spacing w:val="-9"/>
              <w:lang w:val="fr-FR"/>
            </w:rPr>
          </w:rPrChange>
        </w:rPr>
        <w:t xml:space="preserve"> </w:t>
      </w:r>
      <w:r w:rsidRPr="00F94CB9">
        <w:rPr>
          <w:sz w:val="28"/>
          <w:szCs w:val="28"/>
          <w:lang w:val="fr-FR"/>
          <w:rPrChange w:id="8028" w:author="Peng Luqi" w:date="2019-10-13T14:50:00Z">
            <w:rPr>
              <w:lang w:val="fr-FR"/>
            </w:rPr>
          </w:rPrChange>
        </w:rPr>
        <w:t>le</w:t>
      </w:r>
      <w:r w:rsidRPr="00F94CB9">
        <w:rPr>
          <w:spacing w:val="-10"/>
          <w:sz w:val="28"/>
          <w:szCs w:val="28"/>
          <w:lang w:val="fr-FR"/>
          <w:rPrChange w:id="8029" w:author="Peng Luqi" w:date="2019-10-13T14:50:00Z">
            <w:rPr>
              <w:spacing w:val="-10"/>
              <w:lang w:val="fr-FR"/>
            </w:rPr>
          </w:rPrChange>
        </w:rPr>
        <w:t xml:space="preserve"> </w:t>
      </w:r>
      <w:r w:rsidRPr="00F94CB9">
        <w:rPr>
          <w:sz w:val="28"/>
          <w:szCs w:val="28"/>
          <w:lang w:val="fr-FR"/>
          <w:rPrChange w:id="8030" w:author="Peng Luqi" w:date="2019-10-13T14:50:00Z">
            <w:rPr>
              <w:lang w:val="fr-FR"/>
            </w:rPr>
          </w:rPrChange>
        </w:rPr>
        <w:t>monde</w:t>
      </w:r>
      <w:r w:rsidRPr="00F94CB9">
        <w:rPr>
          <w:spacing w:val="-9"/>
          <w:sz w:val="28"/>
          <w:szCs w:val="28"/>
          <w:lang w:val="fr-FR"/>
          <w:rPrChange w:id="8031" w:author="Peng Luqi" w:date="2019-10-13T14:50:00Z">
            <w:rPr>
              <w:spacing w:val="-9"/>
              <w:lang w:val="fr-FR"/>
            </w:rPr>
          </w:rPrChange>
        </w:rPr>
        <w:t xml:space="preserve"> </w:t>
      </w:r>
      <w:r w:rsidRPr="00F94CB9">
        <w:rPr>
          <w:sz w:val="28"/>
          <w:szCs w:val="28"/>
          <w:lang w:val="fr-FR"/>
          <w:rPrChange w:id="8032" w:author="Peng Luqi" w:date="2019-10-13T14:50:00Z">
            <w:rPr>
              <w:lang w:val="fr-FR"/>
            </w:rPr>
          </w:rPrChange>
        </w:rPr>
        <w:t>miroir.</w:t>
      </w:r>
      <w:r w:rsidRPr="00F94CB9">
        <w:rPr>
          <w:spacing w:val="-7"/>
          <w:sz w:val="28"/>
          <w:szCs w:val="28"/>
          <w:lang w:val="fr-FR"/>
          <w:rPrChange w:id="8033" w:author="Peng Luqi" w:date="2019-10-13T14:50:00Z">
            <w:rPr>
              <w:spacing w:val="-7"/>
              <w:lang w:val="fr-FR"/>
            </w:rPr>
          </w:rPrChange>
        </w:rPr>
        <w:t xml:space="preserve"> </w:t>
      </w:r>
      <w:r w:rsidRPr="00F94CB9">
        <w:rPr>
          <w:sz w:val="28"/>
          <w:szCs w:val="28"/>
          <w:lang w:val="fr-FR"/>
          <w:rPrChange w:id="8034" w:author="Peng Luqi" w:date="2019-10-13T14:50:00Z">
            <w:rPr>
              <w:lang w:val="fr-FR"/>
            </w:rPr>
          </w:rPrChange>
        </w:rPr>
        <w:t>C</w:t>
      </w:r>
      <w:del w:id="8035" w:author="Peng Luqi" w:date="2019-10-13T14:43:00Z">
        <w:r w:rsidRPr="00F94CB9" w:rsidDel="00EF666F">
          <w:rPr>
            <w:sz w:val="28"/>
            <w:szCs w:val="28"/>
            <w:lang w:val="fr-FR"/>
            <w:rPrChange w:id="8036" w:author="Peng Luqi" w:date="2019-10-13T14:50:00Z">
              <w:rPr>
                <w:lang w:val="fr-FR"/>
              </w:rPr>
            </w:rPrChange>
          </w:rPr>
          <w:delText>’</w:delText>
        </w:r>
      </w:del>
      <w:ins w:id="8037" w:author="Peng Luqi" w:date="2019-10-13T14:43:00Z">
        <w:r w:rsidR="00EF666F" w:rsidRPr="00F94CB9">
          <w:rPr>
            <w:sz w:val="28"/>
            <w:szCs w:val="28"/>
            <w:lang w:val="fr-FR"/>
            <w:rPrChange w:id="8038" w:author="Peng Luqi" w:date="2019-10-13T14:50:00Z">
              <w:rPr>
                <w:lang w:val="fr-FR"/>
              </w:rPr>
            </w:rPrChange>
          </w:rPr>
          <w:t>’</w:t>
        </w:r>
      </w:ins>
      <w:r w:rsidRPr="00F94CB9">
        <w:rPr>
          <w:sz w:val="28"/>
          <w:szCs w:val="28"/>
          <w:lang w:val="fr-FR"/>
          <w:rPrChange w:id="8039" w:author="Peng Luqi" w:date="2019-10-13T14:50:00Z">
            <w:rPr>
              <w:lang w:val="fr-FR"/>
            </w:rPr>
          </w:rPrChange>
        </w:rPr>
        <w:t>est</w:t>
      </w:r>
      <w:r w:rsidRPr="00F94CB9">
        <w:rPr>
          <w:spacing w:val="-10"/>
          <w:sz w:val="28"/>
          <w:szCs w:val="28"/>
          <w:lang w:val="fr-FR"/>
          <w:rPrChange w:id="8040" w:author="Peng Luqi" w:date="2019-10-13T14:50:00Z">
            <w:rPr>
              <w:spacing w:val="-10"/>
              <w:lang w:val="fr-FR"/>
            </w:rPr>
          </w:rPrChange>
        </w:rPr>
        <w:t xml:space="preserve"> </w:t>
      </w:r>
      <w:r w:rsidRPr="00F94CB9">
        <w:rPr>
          <w:sz w:val="28"/>
          <w:szCs w:val="28"/>
          <w:lang w:val="fr-FR"/>
          <w:rPrChange w:id="8041" w:author="Peng Luqi" w:date="2019-10-13T14:50:00Z">
            <w:rPr>
              <w:lang w:val="fr-FR"/>
            </w:rPr>
          </w:rPrChange>
        </w:rPr>
        <w:t>aussi</w:t>
      </w:r>
      <w:r w:rsidRPr="00F94CB9">
        <w:rPr>
          <w:spacing w:val="-9"/>
          <w:sz w:val="28"/>
          <w:szCs w:val="28"/>
          <w:lang w:val="fr-FR"/>
          <w:rPrChange w:id="8042" w:author="Peng Luqi" w:date="2019-10-13T14:50:00Z">
            <w:rPr>
              <w:spacing w:val="-9"/>
              <w:lang w:val="fr-FR"/>
            </w:rPr>
          </w:rPrChange>
        </w:rPr>
        <w:t xml:space="preserve"> </w:t>
      </w:r>
      <w:r w:rsidRPr="00F94CB9">
        <w:rPr>
          <w:sz w:val="28"/>
          <w:szCs w:val="28"/>
          <w:lang w:val="fr-FR"/>
          <w:rPrChange w:id="8043" w:author="Peng Luqi" w:date="2019-10-13T14:50:00Z">
            <w:rPr>
              <w:lang w:val="fr-FR"/>
            </w:rPr>
          </w:rPrChange>
        </w:rPr>
        <w:t>simple que ça ! Lorsque vous décidez d</w:t>
      </w:r>
      <w:del w:id="8044" w:author="Peng Luqi" w:date="2019-10-13T14:43:00Z">
        <w:r w:rsidRPr="00F94CB9" w:rsidDel="00EF666F">
          <w:rPr>
            <w:sz w:val="28"/>
            <w:szCs w:val="28"/>
            <w:lang w:val="fr-FR"/>
            <w:rPrChange w:id="8045" w:author="Peng Luqi" w:date="2019-10-13T14:50:00Z">
              <w:rPr>
                <w:lang w:val="fr-FR"/>
              </w:rPr>
            </w:rPrChange>
          </w:rPr>
          <w:delText>’</w:delText>
        </w:r>
      </w:del>
      <w:ins w:id="8046" w:author="Peng Luqi" w:date="2019-10-13T14:43:00Z">
        <w:r w:rsidR="00EF666F" w:rsidRPr="00F94CB9">
          <w:rPr>
            <w:sz w:val="28"/>
            <w:szCs w:val="28"/>
            <w:lang w:val="fr-FR"/>
            <w:rPrChange w:id="8047" w:author="Peng Luqi" w:date="2019-10-13T14:50:00Z">
              <w:rPr>
                <w:lang w:val="fr-FR"/>
              </w:rPr>
            </w:rPrChange>
          </w:rPr>
          <w:t>’</w:t>
        </w:r>
      </w:ins>
      <w:r w:rsidRPr="00F94CB9">
        <w:rPr>
          <w:sz w:val="28"/>
          <w:szCs w:val="28"/>
          <w:lang w:val="fr-FR"/>
          <w:rPrChange w:id="8048" w:author="Peng Luqi" w:date="2019-10-13T14:50:00Z">
            <w:rPr>
              <w:lang w:val="fr-FR"/>
            </w:rPr>
          </w:rPrChange>
        </w:rPr>
        <w:t xml:space="preserve">apprendre par vous-même, de faire attention à tous les points nodaux, vous gagnerez directement et simplement. Après cela, vous vivrez dans le monde </w:t>
      </w:r>
      <w:r w:rsidRPr="00F94CB9">
        <w:rPr>
          <w:sz w:val="28"/>
          <w:szCs w:val="28"/>
          <w:lang w:val="fr-FR"/>
          <w:rPrChange w:id="8049" w:author="Peng Luqi" w:date="2019-10-13T14:50:00Z">
            <w:rPr>
              <w:lang w:val="fr-FR"/>
            </w:rPr>
          </w:rPrChange>
        </w:rPr>
        <w:lastRenderedPageBreak/>
        <w:t>miroir avec le point juste (référence : « l</w:t>
      </w:r>
      <w:del w:id="8050" w:author="Peng Luqi" w:date="2019-10-13T14:43:00Z">
        <w:r w:rsidRPr="00F94CB9" w:rsidDel="00EF666F">
          <w:rPr>
            <w:sz w:val="28"/>
            <w:szCs w:val="28"/>
            <w:lang w:val="fr-FR"/>
            <w:rPrChange w:id="8051" w:author="Peng Luqi" w:date="2019-10-13T14:50:00Z">
              <w:rPr>
                <w:lang w:val="fr-FR"/>
              </w:rPr>
            </w:rPrChange>
          </w:rPr>
          <w:delText>’</w:delText>
        </w:r>
      </w:del>
      <w:ins w:id="8052" w:author="Peng Luqi" w:date="2019-10-13T14:43:00Z">
        <w:r w:rsidR="00EF666F" w:rsidRPr="00F94CB9">
          <w:rPr>
            <w:sz w:val="28"/>
            <w:szCs w:val="28"/>
            <w:lang w:val="fr-FR"/>
            <w:rPrChange w:id="8053" w:author="Peng Luqi" w:date="2019-10-13T14:50:00Z">
              <w:rPr>
                <w:lang w:val="fr-FR"/>
              </w:rPr>
            </w:rPrChange>
          </w:rPr>
          <w:t>’</w:t>
        </w:r>
      </w:ins>
      <w:r w:rsidRPr="00F94CB9">
        <w:rPr>
          <w:sz w:val="28"/>
          <w:szCs w:val="28"/>
          <w:lang w:val="fr-FR"/>
          <w:rPrChange w:id="8054" w:author="Peng Luqi" w:date="2019-10-13T14:50:00Z">
            <w:rPr>
              <w:lang w:val="fr-FR"/>
            </w:rPr>
          </w:rPrChange>
        </w:rPr>
        <w:t>autodidactie est un métier</w:t>
      </w:r>
      <w:r w:rsidRPr="00F94CB9">
        <w:rPr>
          <w:spacing w:val="-9"/>
          <w:sz w:val="28"/>
          <w:szCs w:val="28"/>
          <w:lang w:val="fr-FR"/>
          <w:rPrChange w:id="8055" w:author="Peng Luqi" w:date="2019-10-13T14:50:00Z">
            <w:rPr>
              <w:spacing w:val="-9"/>
              <w:lang w:val="fr-FR"/>
            </w:rPr>
          </w:rPrChange>
        </w:rPr>
        <w:t xml:space="preserve"> </w:t>
      </w:r>
      <w:r w:rsidRPr="00F94CB9">
        <w:rPr>
          <w:sz w:val="28"/>
          <w:szCs w:val="28"/>
          <w:lang w:val="fr-FR"/>
          <w:rPrChange w:id="8056" w:author="Peng Luqi" w:date="2019-10-13T14:50:00Z">
            <w:rPr>
              <w:lang w:val="fr-FR"/>
            </w:rPr>
          </w:rPrChange>
        </w:rPr>
        <w:t>»).</w:t>
      </w:r>
    </w:p>
    <w:p w:rsidR="002B38DF" w:rsidRPr="00F94CB9" w:rsidRDefault="002B38DF">
      <w:pPr>
        <w:pStyle w:val="a3"/>
        <w:ind w:left="170" w:right="170"/>
        <w:jc w:val="both"/>
        <w:rPr>
          <w:lang w:val="fr-FR"/>
          <w:rPrChange w:id="8057" w:author="Peng Luqi" w:date="2019-10-13T14:50:00Z">
            <w:rPr>
              <w:sz w:val="22"/>
              <w:lang w:val="fr-FR"/>
            </w:rPr>
          </w:rPrChange>
        </w:rPr>
        <w:pPrChange w:id="8058" w:author="Peng Luqi" w:date="2019-10-13T14:20:00Z">
          <w:pPr>
            <w:pStyle w:val="a3"/>
          </w:pPr>
        </w:pPrChange>
      </w:pPr>
    </w:p>
    <w:p w:rsidR="002B38DF" w:rsidRPr="00F94CB9" w:rsidRDefault="00716360">
      <w:pPr>
        <w:ind w:left="170" w:right="170"/>
        <w:jc w:val="both"/>
        <w:rPr>
          <w:sz w:val="28"/>
          <w:szCs w:val="28"/>
          <w:lang w:val="fr-FR"/>
          <w:rPrChange w:id="8059" w:author="Peng Luqi" w:date="2019-10-13T14:50:00Z">
            <w:rPr>
              <w:lang w:val="fr-FR"/>
            </w:rPr>
          </w:rPrChange>
        </w:rPr>
        <w:pPrChange w:id="8060" w:author="Peng Luqi" w:date="2019-10-13T14:20:00Z">
          <w:pPr>
            <w:ind w:left="130" w:right="180"/>
            <w:jc w:val="both"/>
          </w:pPr>
        </w:pPrChange>
      </w:pPr>
      <w:r w:rsidRPr="00F94CB9">
        <w:rPr>
          <w:sz w:val="28"/>
          <w:szCs w:val="28"/>
          <w:lang w:val="fr-FR"/>
          <w:rPrChange w:id="8061" w:author="Peng Luqi" w:date="2019-10-13T14:50:00Z">
            <w:rPr>
              <w:lang w:val="fr-FR"/>
            </w:rPr>
          </w:rPrChange>
        </w:rPr>
        <w:t>J</w:t>
      </w:r>
      <w:del w:id="8062" w:author="Peng Luqi" w:date="2019-10-13T14:43:00Z">
        <w:r w:rsidRPr="00F94CB9" w:rsidDel="00EF666F">
          <w:rPr>
            <w:sz w:val="28"/>
            <w:szCs w:val="28"/>
            <w:lang w:val="fr-FR"/>
            <w:rPrChange w:id="8063" w:author="Peng Luqi" w:date="2019-10-13T14:50:00Z">
              <w:rPr>
                <w:lang w:val="fr-FR"/>
              </w:rPr>
            </w:rPrChange>
          </w:rPr>
          <w:delText>’</w:delText>
        </w:r>
      </w:del>
      <w:ins w:id="8064" w:author="Peng Luqi" w:date="2019-10-13T14:43:00Z">
        <w:r w:rsidR="00EF666F" w:rsidRPr="00F94CB9">
          <w:rPr>
            <w:sz w:val="28"/>
            <w:szCs w:val="28"/>
            <w:lang w:val="fr-FR"/>
            <w:rPrChange w:id="8065" w:author="Peng Luqi" w:date="2019-10-13T14:50:00Z">
              <w:rPr>
                <w:lang w:val="fr-FR"/>
              </w:rPr>
            </w:rPrChange>
          </w:rPr>
          <w:t>’</w:t>
        </w:r>
      </w:ins>
      <w:r w:rsidRPr="00F94CB9">
        <w:rPr>
          <w:sz w:val="28"/>
          <w:szCs w:val="28"/>
          <w:lang w:val="fr-FR"/>
          <w:rPrChange w:id="8066" w:author="Peng Luqi" w:date="2019-10-13T14:50:00Z">
            <w:rPr>
              <w:lang w:val="fr-FR"/>
            </w:rPr>
          </w:rPrChange>
        </w:rPr>
        <w:t>ai</w:t>
      </w:r>
      <w:r w:rsidRPr="00F94CB9">
        <w:rPr>
          <w:spacing w:val="-6"/>
          <w:sz w:val="28"/>
          <w:szCs w:val="28"/>
          <w:lang w:val="fr-FR"/>
          <w:rPrChange w:id="8067" w:author="Peng Luqi" w:date="2019-10-13T14:50:00Z">
            <w:rPr>
              <w:spacing w:val="-6"/>
              <w:lang w:val="fr-FR"/>
            </w:rPr>
          </w:rPrChange>
        </w:rPr>
        <w:t xml:space="preserve"> </w:t>
      </w:r>
      <w:r w:rsidRPr="00F94CB9">
        <w:rPr>
          <w:sz w:val="28"/>
          <w:szCs w:val="28"/>
          <w:lang w:val="fr-FR"/>
          <w:rPrChange w:id="8068" w:author="Peng Luqi" w:date="2019-10-13T14:50:00Z">
            <w:rPr>
              <w:lang w:val="fr-FR"/>
            </w:rPr>
          </w:rPrChange>
        </w:rPr>
        <w:t>souvent</w:t>
      </w:r>
      <w:r w:rsidRPr="00F94CB9">
        <w:rPr>
          <w:spacing w:val="-6"/>
          <w:sz w:val="28"/>
          <w:szCs w:val="28"/>
          <w:lang w:val="fr-FR"/>
          <w:rPrChange w:id="8069" w:author="Peng Luqi" w:date="2019-10-13T14:50:00Z">
            <w:rPr>
              <w:spacing w:val="-6"/>
              <w:lang w:val="fr-FR"/>
            </w:rPr>
          </w:rPrChange>
        </w:rPr>
        <w:t xml:space="preserve"> </w:t>
      </w:r>
      <w:r w:rsidRPr="00F94CB9">
        <w:rPr>
          <w:sz w:val="28"/>
          <w:szCs w:val="28"/>
          <w:lang w:val="fr-FR"/>
          <w:rPrChange w:id="8070" w:author="Peng Luqi" w:date="2019-10-13T14:50:00Z">
            <w:rPr>
              <w:lang w:val="fr-FR"/>
            </w:rPr>
          </w:rPrChange>
        </w:rPr>
        <w:t>eu</w:t>
      </w:r>
      <w:r w:rsidRPr="00F94CB9">
        <w:rPr>
          <w:spacing w:val="-7"/>
          <w:sz w:val="28"/>
          <w:szCs w:val="28"/>
          <w:lang w:val="fr-FR"/>
          <w:rPrChange w:id="8071" w:author="Peng Luqi" w:date="2019-10-13T14:50:00Z">
            <w:rPr>
              <w:spacing w:val="-7"/>
              <w:lang w:val="fr-FR"/>
            </w:rPr>
          </w:rPrChange>
        </w:rPr>
        <w:t xml:space="preserve"> </w:t>
      </w:r>
      <w:r w:rsidRPr="00F94CB9">
        <w:rPr>
          <w:sz w:val="28"/>
          <w:szCs w:val="28"/>
          <w:lang w:val="fr-FR"/>
          <w:rPrChange w:id="8072" w:author="Peng Luqi" w:date="2019-10-13T14:50:00Z">
            <w:rPr>
              <w:lang w:val="fr-FR"/>
            </w:rPr>
          </w:rPrChange>
        </w:rPr>
        <w:t>un</w:t>
      </w:r>
      <w:r w:rsidRPr="00F94CB9">
        <w:rPr>
          <w:spacing w:val="-7"/>
          <w:sz w:val="28"/>
          <w:szCs w:val="28"/>
          <w:lang w:val="fr-FR"/>
          <w:rPrChange w:id="8073" w:author="Peng Luqi" w:date="2019-10-13T14:50:00Z">
            <w:rPr>
              <w:spacing w:val="-7"/>
              <w:lang w:val="fr-FR"/>
            </w:rPr>
          </w:rPrChange>
        </w:rPr>
        <w:t xml:space="preserve"> </w:t>
      </w:r>
      <w:r w:rsidRPr="00F94CB9">
        <w:rPr>
          <w:sz w:val="28"/>
          <w:szCs w:val="28"/>
          <w:lang w:val="fr-FR"/>
          <w:rPrChange w:id="8074" w:author="Peng Luqi" w:date="2019-10-13T14:50:00Z">
            <w:rPr>
              <w:lang w:val="fr-FR"/>
            </w:rPr>
          </w:rPrChange>
        </w:rPr>
        <w:t>mythe</w:t>
      </w:r>
      <w:r w:rsidRPr="00F94CB9">
        <w:rPr>
          <w:spacing w:val="-7"/>
          <w:sz w:val="28"/>
          <w:szCs w:val="28"/>
          <w:lang w:val="fr-FR"/>
          <w:rPrChange w:id="8075" w:author="Peng Luqi" w:date="2019-10-13T14:50:00Z">
            <w:rPr>
              <w:spacing w:val="-7"/>
              <w:lang w:val="fr-FR"/>
            </w:rPr>
          </w:rPrChange>
        </w:rPr>
        <w:t xml:space="preserve"> </w:t>
      </w:r>
      <w:r w:rsidRPr="00F94CB9">
        <w:rPr>
          <w:sz w:val="28"/>
          <w:szCs w:val="28"/>
          <w:lang w:val="fr-FR"/>
          <w:rPrChange w:id="8076" w:author="Peng Luqi" w:date="2019-10-13T14:50:00Z">
            <w:rPr>
              <w:lang w:val="fr-FR"/>
            </w:rPr>
          </w:rPrChange>
        </w:rPr>
        <w:t>depuis</w:t>
      </w:r>
      <w:r w:rsidRPr="00F94CB9">
        <w:rPr>
          <w:spacing w:val="-6"/>
          <w:sz w:val="28"/>
          <w:szCs w:val="28"/>
          <w:lang w:val="fr-FR"/>
          <w:rPrChange w:id="8077" w:author="Peng Luqi" w:date="2019-10-13T14:50:00Z">
            <w:rPr>
              <w:spacing w:val="-6"/>
              <w:lang w:val="fr-FR"/>
            </w:rPr>
          </w:rPrChange>
        </w:rPr>
        <w:t xml:space="preserve"> </w:t>
      </w:r>
      <w:r w:rsidRPr="00F94CB9">
        <w:rPr>
          <w:sz w:val="28"/>
          <w:szCs w:val="28"/>
          <w:lang w:val="fr-FR"/>
          <w:rPrChange w:id="8078" w:author="Peng Luqi" w:date="2019-10-13T14:50:00Z">
            <w:rPr>
              <w:lang w:val="fr-FR"/>
            </w:rPr>
          </w:rPrChange>
        </w:rPr>
        <w:t>de</w:t>
      </w:r>
      <w:r w:rsidRPr="00F94CB9">
        <w:rPr>
          <w:spacing w:val="-7"/>
          <w:sz w:val="28"/>
          <w:szCs w:val="28"/>
          <w:lang w:val="fr-FR"/>
          <w:rPrChange w:id="8079" w:author="Peng Luqi" w:date="2019-10-13T14:50:00Z">
            <w:rPr>
              <w:spacing w:val="-7"/>
              <w:lang w:val="fr-FR"/>
            </w:rPr>
          </w:rPrChange>
        </w:rPr>
        <w:t xml:space="preserve"> </w:t>
      </w:r>
      <w:r w:rsidRPr="00F94CB9">
        <w:rPr>
          <w:sz w:val="28"/>
          <w:szCs w:val="28"/>
          <w:lang w:val="fr-FR"/>
          <w:rPrChange w:id="8080" w:author="Peng Luqi" w:date="2019-10-13T14:50:00Z">
            <w:rPr>
              <w:lang w:val="fr-FR"/>
            </w:rPr>
          </w:rPrChange>
        </w:rPr>
        <w:t>nombreuses</w:t>
      </w:r>
      <w:r w:rsidRPr="00F94CB9">
        <w:rPr>
          <w:spacing w:val="-6"/>
          <w:sz w:val="28"/>
          <w:szCs w:val="28"/>
          <w:lang w:val="fr-FR"/>
          <w:rPrChange w:id="8081" w:author="Peng Luqi" w:date="2019-10-13T14:50:00Z">
            <w:rPr>
              <w:spacing w:val="-6"/>
              <w:lang w:val="fr-FR"/>
            </w:rPr>
          </w:rPrChange>
        </w:rPr>
        <w:t xml:space="preserve"> </w:t>
      </w:r>
      <w:r w:rsidRPr="00F94CB9">
        <w:rPr>
          <w:sz w:val="28"/>
          <w:szCs w:val="28"/>
          <w:lang w:val="fr-FR"/>
          <w:rPrChange w:id="8082" w:author="Peng Luqi" w:date="2019-10-13T14:50:00Z">
            <w:rPr>
              <w:lang w:val="fr-FR"/>
            </w:rPr>
          </w:rPrChange>
        </w:rPr>
        <w:t>années</w:t>
      </w:r>
      <w:r w:rsidRPr="00F94CB9">
        <w:rPr>
          <w:spacing w:val="-3"/>
          <w:sz w:val="28"/>
          <w:szCs w:val="28"/>
          <w:lang w:val="fr-FR"/>
          <w:rPrChange w:id="8083" w:author="Peng Luqi" w:date="2019-10-13T14:50:00Z">
            <w:rPr>
              <w:spacing w:val="-3"/>
              <w:lang w:val="fr-FR"/>
            </w:rPr>
          </w:rPrChange>
        </w:rPr>
        <w:t xml:space="preserve"> </w:t>
      </w:r>
      <w:r w:rsidRPr="00F94CB9">
        <w:rPr>
          <w:sz w:val="28"/>
          <w:szCs w:val="28"/>
          <w:lang w:val="fr-FR"/>
          <w:rPrChange w:id="8084" w:author="Peng Luqi" w:date="2019-10-13T14:50:00Z">
            <w:rPr>
              <w:lang w:val="fr-FR"/>
            </w:rPr>
          </w:rPrChange>
        </w:rPr>
        <w:t>:</w:t>
      </w:r>
      <w:r w:rsidRPr="00F94CB9">
        <w:rPr>
          <w:spacing w:val="-6"/>
          <w:sz w:val="28"/>
          <w:szCs w:val="28"/>
          <w:lang w:val="fr-FR"/>
          <w:rPrChange w:id="8085" w:author="Peng Luqi" w:date="2019-10-13T14:50:00Z">
            <w:rPr>
              <w:spacing w:val="-6"/>
              <w:lang w:val="fr-FR"/>
            </w:rPr>
          </w:rPrChange>
        </w:rPr>
        <w:t xml:space="preserve"> </w:t>
      </w:r>
      <w:r w:rsidRPr="00F94CB9">
        <w:rPr>
          <w:sz w:val="28"/>
          <w:szCs w:val="28"/>
          <w:lang w:val="fr-FR"/>
          <w:rPrChange w:id="8086" w:author="Peng Luqi" w:date="2019-10-13T14:50:00Z">
            <w:rPr>
              <w:lang w:val="fr-FR"/>
            </w:rPr>
          </w:rPrChange>
        </w:rPr>
        <w:t>pourquoi</w:t>
      </w:r>
      <w:r w:rsidRPr="00F94CB9">
        <w:rPr>
          <w:spacing w:val="-5"/>
          <w:sz w:val="28"/>
          <w:szCs w:val="28"/>
          <w:lang w:val="fr-FR"/>
          <w:rPrChange w:id="8087" w:author="Peng Luqi" w:date="2019-10-13T14:50:00Z">
            <w:rPr>
              <w:spacing w:val="-5"/>
              <w:lang w:val="fr-FR"/>
            </w:rPr>
          </w:rPrChange>
        </w:rPr>
        <w:t xml:space="preserve"> </w:t>
      </w:r>
      <w:r w:rsidRPr="00F94CB9">
        <w:rPr>
          <w:sz w:val="28"/>
          <w:szCs w:val="28"/>
          <w:lang w:val="fr-FR"/>
          <w:rPrChange w:id="8088" w:author="Peng Luqi" w:date="2019-10-13T14:50:00Z">
            <w:rPr>
              <w:lang w:val="fr-FR"/>
            </w:rPr>
          </w:rPrChange>
        </w:rPr>
        <w:t>y</w:t>
      </w:r>
      <w:r w:rsidRPr="00F94CB9">
        <w:rPr>
          <w:spacing w:val="-7"/>
          <w:sz w:val="28"/>
          <w:szCs w:val="28"/>
          <w:lang w:val="fr-FR"/>
          <w:rPrChange w:id="8089" w:author="Peng Luqi" w:date="2019-10-13T14:50:00Z">
            <w:rPr>
              <w:spacing w:val="-7"/>
              <w:lang w:val="fr-FR"/>
            </w:rPr>
          </w:rPrChange>
        </w:rPr>
        <w:t xml:space="preserve"> </w:t>
      </w:r>
      <w:r w:rsidRPr="00F94CB9">
        <w:rPr>
          <w:sz w:val="28"/>
          <w:szCs w:val="28"/>
          <w:lang w:val="fr-FR"/>
          <w:rPrChange w:id="8090" w:author="Peng Luqi" w:date="2019-10-13T14:50:00Z">
            <w:rPr>
              <w:lang w:val="fr-FR"/>
            </w:rPr>
          </w:rPrChange>
        </w:rPr>
        <w:t>a-t-il</w:t>
      </w:r>
      <w:r w:rsidRPr="00F94CB9">
        <w:rPr>
          <w:spacing w:val="-6"/>
          <w:sz w:val="28"/>
          <w:szCs w:val="28"/>
          <w:lang w:val="fr-FR"/>
          <w:rPrChange w:id="8091" w:author="Peng Luqi" w:date="2019-10-13T14:50:00Z">
            <w:rPr>
              <w:spacing w:val="-6"/>
              <w:lang w:val="fr-FR"/>
            </w:rPr>
          </w:rPrChange>
        </w:rPr>
        <w:t xml:space="preserve"> </w:t>
      </w:r>
      <w:r w:rsidRPr="00F94CB9">
        <w:rPr>
          <w:sz w:val="28"/>
          <w:szCs w:val="28"/>
          <w:lang w:val="fr-FR"/>
          <w:rPrChange w:id="8092" w:author="Peng Luqi" w:date="2019-10-13T14:50:00Z">
            <w:rPr>
              <w:lang w:val="fr-FR"/>
            </w:rPr>
          </w:rPrChange>
        </w:rPr>
        <w:t>tant</w:t>
      </w:r>
      <w:r w:rsidRPr="00F94CB9">
        <w:rPr>
          <w:spacing w:val="-6"/>
          <w:sz w:val="28"/>
          <w:szCs w:val="28"/>
          <w:lang w:val="fr-FR"/>
          <w:rPrChange w:id="8093" w:author="Peng Luqi" w:date="2019-10-13T14:50:00Z">
            <w:rPr>
              <w:spacing w:val="-6"/>
              <w:lang w:val="fr-FR"/>
            </w:rPr>
          </w:rPrChange>
        </w:rPr>
        <w:t xml:space="preserve"> </w:t>
      </w:r>
      <w:r w:rsidRPr="00F94CB9">
        <w:rPr>
          <w:sz w:val="28"/>
          <w:szCs w:val="28"/>
          <w:lang w:val="fr-FR"/>
          <w:rPrChange w:id="8094" w:author="Peng Luqi" w:date="2019-10-13T14:50:00Z">
            <w:rPr>
              <w:lang w:val="fr-FR"/>
            </w:rPr>
          </w:rPrChange>
        </w:rPr>
        <w:t>de</w:t>
      </w:r>
      <w:r w:rsidRPr="00F94CB9">
        <w:rPr>
          <w:spacing w:val="-7"/>
          <w:sz w:val="28"/>
          <w:szCs w:val="28"/>
          <w:lang w:val="fr-FR"/>
          <w:rPrChange w:id="8095" w:author="Peng Luqi" w:date="2019-10-13T14:50:00Z">
            <w:rPr>
              <w:spacing w:val="-7"/>
              <w:lang w:val="fr-FR"/>
            </w:rPr>
          </w:rPrChange>
        </w:rPr>
        <w:t xml:space="preserve"> </w:t>
      </w:r>
      <w:r w:rsidRPr="00F94CB9">
        <w:rPr>
          <w:sz w:val="28"/>
          <w:szCs w:val="28"/>
          <w:lang w:val="fr-FR"/>
          <w:rPrChange w:id="8096" w:author="Peng Luqi" w:date="2019-10-13T14:50:00Z">
            <w:rPr>
              <w:lang w:val="fr-FR"/>
            </w:rPr>
          </w:rPrChange>
        </w:rPr>
        <w:t>vérités,</w:t>
      </w:r>
      <w:r w:rsidRPr="00F94CB9">
        <w:rPr>
          <w:spacing w:val="-6"/>
          <w:sz w:val="28"/>
          <w:szCs w:val="28"/>
          <w:lang w:val="fr-FR"/>
          <w:rPrChange w:id="8097" w:author="Peng Luqi" w:date="2019-10-13T14:50:00Z">
            <w:rPr>
              <w:spacing w:val="-6"/>
              <w:lang w:val="fr-FR"/>
            </w:rPr>
          </w:rPrChange>
        </w:rPr>
        <w:t xml:space="preserve"> </w:t>
      </w:r>
      <w:r w:rsidRPr="00F94CB9">
        <w:rPr>
          <w:sz w:val="28"/>
          <w:szCs w:val="28"/>
          <w:lang w:val="fr-FR"/>
          <w:rPrChange w:id="8098" w:author="Peng Luqi" w:date="2019-10-13T14:50:00Z">
            <w:rPr>
              <w:lang w:val="fr-FR"/>
            </w:rPr>
          </w:rPrChange>
        </w:rPr>
        <w:t>mais,</w:t>
      </w:r>
      <w:r w:rsidRPr="00F94CB9">
        <w:rPr>
          <w:spacing w:val="-6"/>
          <w:sz w:val="28"/>
          <w:szCs w:val="28"/>
          <w:lang w:val="fr-FR"/>
          <w:rPrChange w:id="8099" w:author="Peng Luqi" w:date="2019-10-13T14:50:00Z">
            <w:rPr>
              <w:spacing w:val="-6"/>
              <w:lang w:val="fr-FR"/>
            </w:rPr>
          </w:rPrChange>
        </w:rPr>
        <w:t xml:space="preserve"> </w:t>
      </w:r>
      <w:r w:rsidRPr="00F94CB9">
        <w:rPr>
          <w:sz w:val="28"/>
          <w:szCs w:val="28"/>
          <w:lang w:val="fr-FR"/>
          <w:rPrChange w:id="8100" w:author="Peng Luqi" w:date="2019-10-13T14:50:00Z">
            <w:rPr>
              <w:lang w:val="fr-FR"/>
            </w:rPr>
          </w:rPrChange>
        </w:rPr>
        <w:t>dans</w:t>
      </w:r>
      <w:r w:rsidRPr="00F94CB9">
        <w:rPr>
          <w:spacing w:val="-6"/>
          <w:sz w:val="28"/>
          <w:szCs w:val="28"/>
          <w:lang w:val="fr-FR"/>
          <w:rPrChange w:id="8101" w:author="Peng Luqi" w:date="2019-10-13T14:50:00Z">
            <w:rPr>
              <w:spacing w:val="-6"/>
              <w:lang w:val="fr-FR"/>
            </w:rPr>
          </w:rPrChange>
        </w:rPr>
        <w:t xml:space="preserve"> </w:t>
      </w:r>
      <w:r w:rsidRPr="00F94CB9">
        <w:rPr>
          <w:sz w:val="28"/>
          <w:szCs w:val="28"/>
          <w:lang w:val="fr-FR"/>
          <w:rPrChange w:id="8102" w:author="Peng Luqi" w:date="2019-10-13T14:50:00Z">
            <w:rPr>
              <w:lang w:val="fr-FR"/>
            </w:rPr>
          </w:rPrChange>
        </w:rPr>
        <w:t>les yeux de la plupart des gens, ce n</w:t>
      </w:r>
      <w:del w:id="8103" w:author="Peng Luqi" w:date="2019-10-13T14:43:00Z">
        <w:r w:rsidRPr="00F94CB9" w:rsidDel="00EF666F">
          <w:rPr>
            <w:sz w:val="28"/>
            <w:szCs w:val="28"/>
            <w:lang w:val="fr-FR"/>
            <w:rPrChange w:id="8104" w:author="Peng Luqi" w:date="2019-10-13T14:50:00Z">
              <w:rPr>
                <w:lang w:val="fr-FR"/>
              </w:rPr>
            </w:rPrChange>
          </w:rPr>
          <w:delText>’</w:delText>
        </w:r>
      </w:del>
      <w:ins w:id="8105" w:author="Peng Luqi" w:date="2019-10-13T14:43:00Z">
        <w:r w:rsidR="00EF666F" w:rsidRPr="00F94CB9">
          <w:rPr>
            <w:sz w:val="28"/>
            <w:szCs w:val="28"/>
            <w:lang w:val="fr-FR"/>
            <w:rPrChange w:id="8106" w:author="Peng Luqi" w:date="2019-10-13T14:50:00Z">
              <w:rPr>
                <w:lang w:val="fr-FR"/>
              </w:rPr>
            </w:rPrChange>
          </w:rPr>
          <w:t>’</w:t>
        </w:r>
      </w:ins>
      <w:r w:rsidRPr="00F94CB9">
        <w:rPr>
          <w:sz w:val="28"/>
          <w:szCs w:val="28"/>
          <w:lang w:val="fr-FR"/>
          <w:rPrChange w:id="8107" w:author="Peng Luqi" w:date="2019-10-13T14:50:00Z">
            <w:rPr>
              <w:lang w:val="fr-FR"/>
            </w:rPr>
          </w:rPrChange>
        </w:rPr>
        <w:t>est pas comme ça ? On peut utiliser le concept de monde miroir pour expliquer ce phénomène étrange et impuissant, mais il ne peut pas fournir directement une solution vraiment simple, directe et efficace. Jusqu</w:t>
      </w:r>
      <w:del w:id="8108" w:author="Peng Luqi" w:date="2019-10-13T14:43:00Z">
        <w:r w:rsidRPr="00F94CB9" w:rsidDel="00EF666F">
          <w:rPr>
            <w:sz w:val="28"/>
            <w:szCs w:val="28"/>
            <w:lang w:val="fr-FR"/>
            <w:rPrChange w:id="8109" w:author="Peng Luqi" w:date="2019-10-13T14:50:00Z">
              <w:rPr>
                <w:lang w:val="fr-FR"/>
              </w:rPr>
            </w:rPrChange>
          </w:rPr>
          <w:delText>’</w:delText>
        </w:r>
      </w:del>
      <w:ins w:id="8110" w:author="Peng Luqi" w:date="2019-10-13T14:43:00Z">
        <w:r w:rsidR="00EF666F" w:rsidRPr="00F94CB9">
          <w:rPr>
            <w:sz w:val="28"/>
            <w:szCs w:val="28"/>
            <w:lang w:val="fr-FR"/>
            <w:rPrChange w:id="8111" w:author="Peng Luqi" w:date="2019-10-13T14:50:00Z">
              <w:rPr>
                <w:lang w:val="fr-FR"/>
              </w:rPr>
            </w:rPrChange>
          </w:rPr>
          <w:t>’</w:t>
        </w:r>
      </w:ins>
      <w:r w:rsidRPr="00F94CB9">
        <w:rPr>
          <w:sz w:val="28"/>
          <w:szCs w:val="28"/>
          <w:lang w:val="fr-FR"/>
          <w:rPrChange w:id="8112" w:author="Peng Luqi" w:date="2019-10-13T14:50:00Z">
            <w:rPr>
              <w:lang w:val="fr-FR"/>
            </w:rPr>
          </w:rPrChange>
        </w:rPr>
        <w:t>au jour où, sur le marché des valeurs mobilières, dans le domaine de l</w:t>
      </w:r>
      <w:del w:id="8113" w:author="Peng Luqi" w:date="2019-10-13T14:43:00Z">
        <w:r w:rsidRPr="00F94CB9" w:rsidDel="00EF666F">
          <w:rPr>
            <w:sz w:val="28"/>
            <w:szCs w:val="28"/>
            <w:lang w:val="fr-FR"/>
            <w:rPrChange w:id="8114" w:author="Peng Luqi" w:date="2019-10-13T14:50:00Z">
              <w:rPr>
                <w:lang w:val="fr-FR"/>
              </w:rPr>
            </w:rPrChange>
          </w:rPr>
          <w:delText>’</w:delText>
        </w:r>
      </w:del>
      <w:ins w:id="8115" w:author="Peng Luqi" w:date="2019-10-13T14:43:00Z">
        <w:r w:rsidR="00EF666F" w:rsidRPr="00F94CB9">
          <w:rPr>
            <w:sz w:val="28"/>
            <w:szCs w:val="28"/>
            <w:lang w:val="fr-FR"/>
            <w:rPrChange w:id="8116" w:author="Peng Luqi" w:date="2019-10-13T14:50:00Z">
              <w:rPr>
                <w:lang w:val="fr-FR"/>
              </w:rPr>
            </w:rPrChange>
          </w:rPr>
          <w:t>’</w:t>
        </w:r>
      </w:ins>
      <w:r w:rsidRPr="00F94CB9">
        <w:rPr>
          <w:sz w:val="28"/>
          <w:szCs w:val="28"/>
          <w:lang w:val="fr-FR"/>
          <w:rPrChange w:id="8117" w:author="Peng Luqi" w:date="2019-10-13T14:50:00Z">
            <w:rPr>
              <w:lang w:val="fr-FR"/>
            </w:rPr>
          </w:rPrChange>
        </w:rPr>
        <w:t>investissement, je trouve enfin une solution simple après avoir pris connaissance de la magie de la stratégie d</w:t>
      </w:r>
      <w:del w:id="8118" w:author="Peng Luqi" w:date="2019-10-13T14:43:00Z">
        <w:r w:rsidRPr="00F94CB9" w:rsidDel="00EF666F">
          <w:rPr>
            <w:sz w:val="28"/>
            <w:szCs w:val="28"/>
            <w:lang w:val="fr-FR"/>
            <w:rPrChange w:id="8119" w:author="Peng Luqi" w:date="2019-10-13T14:50:00Z">
              <w:rPr>
                <w:lang w:val="fr-FR"/>
              </w:rPr>
            </w:rPrChange>
          </w:rPr>
          <w:delText>’</w:delText>
        </w:r>
      </w:del>
      <w:ins w:id="8120" w:author="Peng Luqi" w:date="2019-10-13T14:43:00Z">
        <w:r w:rsidR="00EF666F" w:rsidRPr="00F94CB9">
          <w:rPr>
            <w:sz w:val="28"/>
            <w:szCs w:val="28"/>
            <w:lang w:val="fr-FR"/>
            <w:rPrChange w:id="8121" w:author="Peng Luqi" w:date="2019-10-13T14:50:00Z">
              <w:rPr>
                <w:lang w:val="fr-FR"/>
              </w:rPr>
            </w:rPrChange>
          </w:rPr>
          <w:t>’</w:t>
        </w:r>
      </w:ins>
      <w:r w:rsidRPr="00F94CB9">
        <w:rPr>
          <w:sz w:val="28"/>
          <w:szCs w:val="28"/>
          <w:lang w:val="fr-FR"/>
          <w:rPrChange w:id="8122" w:author="Peng Luqi" w:date="2019-10-13T14:50:00Z">
            <w:rPr>
              <w:lang w:val="fr-FR"/>
            </w:rPr>
          </w:rPrChange>
        </w:rPr>
        <w:t>investissement</w:t>
      </w:r>
      <w:r w:rsidRPr="00F94CB9">
        <w:rPr>
          <w:spacing w:val="-6"/>
          <w:sz w:val="28"/>
          <w:szCs w:val="28"/>
          <w:lang w:val="fr-FR"/>
          <w:rPrChange w:id="8123" w:author="Peng Luqi" w:date="2019-10-13T14:50:00Z">
            <w:rPr>
              <w:spacing w:val="-6"/>
              <w:lang w:val="fr-FR"/>
            </w:rPr>
          </w:rPrChange>
        </w:rPr>
        <w:t xml:space="preserve"> </w:t>
      </w:r>
      <w:r w:rsidRPr="00F94CB9">
        <w:rPr>
          <w:sz w:val="28"/>
          <w:szCs w:val="28"/>
          <w:lang w:val="fr-FR"/>
          <w:rPrChange w:id="8124" w:author="Peng Luqi" w:date="2019-10-13T14:50:00Z">
            <w:rPr>
              <w:lang w:val="fr-FR"/>
            </w:rPr>
          </w:rPrChange>
        </w:rPr>
        <w:t>fixe.</w:t>
      </w:r>
    </w:p>
    <w:p w:rsidR="002B38DF" w:rsidRPr="00F94CB9" w:rsidRDefault="002B38DF">
      <w:pPr>
        <w:pStyle w:val="a3"/>
        <w:ind w:left="170" w:right="170"/>
        <w:jc w:val="both"/>
        <w:rPr>
          <w:lang w:val="fr-FR"/>
          <w:rPrChange w:id="8125" w:author="Peng Luqi" w:date="2019-10-13T14:50:00Z">
            <w:rPr>
              <w:sz w:val="22"/>
              <w:lang w:val="fr-FR"/>
            </w:rPr>
          </w:rPrChange>
        </w:rPr>
        <w:pPrChange w:id="8126" w:author="Peng Luqi" w:date="2019-10-13T14:20:00Z">
          <w:pPr>
            <w:pStyle w:val="a3"/>
            <w:spacing w:before="1"/>
          </w:pPr>
        </w:pPrChange>
      </w:pPr>
    </w:p>
    <w:p w:rsidR="002B38DF" w:rsidRPr="006E6782" w:rsidRDefault="00716360">
      <w:pPr>
        <w:pStyle w:val="a3"/>
        <w:ind w:left="720" w:right="720"/>
        <w:jc w:val="both"/>
        <w:rPr>
          <w:lang w:val="fr-FR"/>
          <w:rPrChange w:id="8127" w:author="Peng Luqi" w:date="2019-10-13T21:19:00Z">
            <w:rPr>
              <w:b/>
              <w:lang w:val="fr-FR"/>
            </w:rPr>
          </w:rPrChange>
        </w:rPr>
        <w:pPrChange w:id="8128" w:author="Peng Luqi" w:date="2019-10-13T21:19:00Z">
          <w:pPr>
            <w:ind w:left="130"/>
            <w:jc w:val="both"/>
          </w:pPr>
        </w:pPrChange>
      </w:pPr>
      <w:r w:rsidRPr="006E6782">
        <w:rPr>
          <w:lang w:val="fr-FR"/>
          <w:rPrChange w:id="8129" w:author="Peng Luqi" w:date="2019-10-13T21:19:00Z">
            <w:rPr>
              <w:b/>
              <w:lang w:val="fr-FR"/>
            </w:rPr>
          </w:rPrChange>
        </w:rPr>
        <w:t>Les personnes sans grande ambition choisissent toujours le mauvais dans le monde miroir.</w:t>
      </w:r>
    </w:p>
    <w:p w:rsidR="002B38DF" w:rsidRPr="00F94CB9" w:rsidRDefault="002B38DF">
      <w:pPr>
        <w:pStyle w:val="a3"/>
        <w:ind w:left="170" w:right="170"/>
        <w:jc w:val="both"/>
        <w:rPr>
          <w:b/>
          <w:lang w:val="fr-FR"/>
          <w:rPrChange w:id="8130" w:author="Peng Luqi" w:date="2019-10-13T14:50:00Z">
            <w:rPr>
              <w:b/>
              <w:sz w:val="21"/>
              <w:lang w:val="fr-FR"/>
            </w:rPr>
          </w:rPrChange>
        </w:rPr>
        <w:pPrChange w:id="8131" w:author="Peng Luqi" w:date="2019-10-13T14:20:00Z">
          <w:pPr>
            <w:pStyle w:val="a3"/>
            <w:spacing w:before="9"/>
          </w:pPr>
        </w:pPrChange>
      </w:pPr>
    </w:p>
    <w:p w:rsidR="002B38DF" w:rsidRPr="00F94CB9" w:rsidRDefault="00716360">
      <w:pPr>
        <w:ind w:left="170" w:right="170"/>
        <w:jc w:val="both"/>
        <w:rPr>
          <w:sz w:val="28"/>
          <w:szCs w:val="28"/>
          <w:lang w:val="fr-FR"/>
          <w:rPrChange w:id="8132" w:author="Peng Luqi" w:date="2019-10-13T14:50:00Z">
            <w:rPr>
              <w:lang w:val="fr-FR"/>
            </w:rPr>
          </w:rPrChange>
        </w:rPr>
        <w:pPrChange w:id="8133" w:author="Peng Luqi" w:date="2019-10-13T14:20:00Z">
          <w:pPr>
            <w:ind w:left="130" w:right="182"/>
            <w:jc w:val="both"/>
          </w:pPr>
        </w:pPrChange>
      </w:pPr>
      <w:r w:rsidRPr="00F94CB9">
        <w:rPr>
          <w:sz w:val="28"/>
          <w:szCs w:val="28"/>
          <w:lang w:val="fr-FR"/>
          <w:rPrChange w:id="8134" w:author="Peng Luqi" w:date="2019-10-13T14:50:00Z">
            <w:rPr>
              <w:lang w:val="fr-FR"/>
            </w:rPr>
          </w:rPrChange>
        </w:rPr>
        <w:t>La</w:t>
      </w:r>
      <w:r w:rsidRPr="00F94CB9">
        <w:rPr>
          <w:spacing w:val="-4"/>
          <w:sz w:val="28"/>
          <w:szCs w:val="28"/>
          <w:lang w:val="fr-FR"/>
          <w:rPrChange w:id="8135" w:author="Peng Luqi" w:date="2019-10-13T14:50:00Z">
            <w:rPr>
              <w:spacing w:val="-4"/>
              <w:lang w:val="fr-FR"/>
            </w:rPr>
          </w:rPrChange>
        </w:rPr>
        <w:t xml:space="preserve"> </w:t>
      </w:r>
      <w:r w:rsidRPr="00F94CB9">
        <w:rPr>
          <w:sz w:val="28"/>
          <w:szCs w:val="28"/>
          <w:lang w:val="fr-FR"/>
          <w:rPrChange w:id="8136" w:author="Peng Luqi" w:date="2019-10-13T14:50:00Z">
            <w:rPr>
              <w:lang w:val="fr-FR"/>
            </w:rPr>
          </w:rPrChange>
        </w:rPr>
        <w:t>raison</w:t>
      </w:r>
      <w:r w:rsidRPr="00F94CB9">
        <w:rPr>
          <w:spacing w:val="-4"/>
          <w:sz w:val="28"/>
          <w:szCs w:val="28"/>
          <w:lang w:val="fr-FR"/>
          <w:rPrChange w:id="8137" w:author="Peng Luqi" w:date="2019-10-13T14:50:00Z">
            <w:rPr>
              <w:spacing w:val="-4"/>
              <w:lang w:val="fr-FR"/>
            </w:rPr>
          </w:rPrChange>
        </w:rPr>
        <w:t xml:space="preserve"> </w:t>
      </w:r>
      <w:r w:rsidRPr="00F94CB9">
        <w:rPr>
          <w:sz w:val="28"/>
          <w:szCs w:val="28"/>
          <w:lang w:val="fr-FR"/>
          <w:rPrChange w:id="8138" w:author="Peng Luqi" w:date="2019-10-13T14:50:00Z">
            <w:rPr>
              <w:lang w:val="fr-FR"/>
            </w:rPr>
          </w:rPrChange>
        </w:rPr>
        <w:t>pour</w:t>
      </w:r>
      <w:r w:rsidRPr="00F94CB9">
        <w:rPr>
          <w:spacing w:val="-4"/>
          <w:sz w:val="28"/>
          <w:szCs w:val="28"/>
          <w:lang w:val="fr-FR"/>
          <w:rPrChange w:id="8139" w:author="Peng Luqi" w:date="2019-10-13T14:50:00Z">
            <w:rPr>
              <w:spacing w:val="-4"/>
              <w:lang w:val="fr-FR"/>
            </w:rPr>
          </w:rPrChange>
        </w:rPr>
        <w:t xml:space="preserve"> </w:t>
      </w:r>
      <w:r w:rsidRPr="00F94CB9">
        <w:rPr>
          <w:sz w:val="28"/>
          <w:szCs w:val="28"/>
          <w:lang w:val="fr-FR"/>
          <w:rPrChange w:id="8140" w:author="Peng Luqi" w:date="2019-10-13T14:50:00Z">
            <w:rPr>
              <w:lang w:val="fr-FR"/>
            </w:rPr>
          </w:rPrChange>
        </w:rPr>
        <w:t>laquelle</w:t>
      </w:r>
      <w:r w:rsidRPr="00F94CB9">
        <w:rPr>
          <w:spacing w:val="-4"/>
          <w:sz w:val="28"/>
          <w:szCs w:val="28"/>
          <w:lang w:val="fr-FR"/>
          <w:rPrChange w:id="8141" w:author="Peng Luqi" w:date="2019-10-13T14:50:00Z">
            <w:rPr>
              <w:spacing w:val="-4"/>
              <w:lang w:val="fr-FR"/>
            </w:rPr>
          </w:rPrChange>
        </w:rPr>
        <w:t xml:space="preserve"> </w:t>
      </w:r>
      <w:r w:rsidRPr="00F94CB9">
        <w:rPr>
          <w:sz w:val="28"/>
          <w:szCs w:val="28"/>
          <w:lang w:val="fr-FR"/>
          <w:rPrChange w:id="8142" w:author="Peng Luqi" w:date="2019-10-13T14:50:00Z">
            <w:rPr>
              <w:lang w:val="fr-FR"/>
            </w:rPr>
          </w:rPrChange>
        </w:rPr>
        <w:t>j</w:t>
      </w:r>
      <w:del w:id="8143" w:author="Peng Luqi" w:date="2019-10-13T14:43:00Z">
        <w:r w:rsidRPr="00F94CB9" w:rsidDel="00EF666F">
          <w:rPr>
            <w:sz w:val="28"/>
            <w:szCs w:val="28"/>
            <w:lang w:val="fr-FR"/>
            <w:rPrChange w:id="8144" w:author="Peng Luqi" w:date="2019-10-13T14:50:00Z">
              <w:rPr>
                <w:lang w:val="fr-FR"/>
              </w:rPr>
            </w:rPrChange>
          </w:rPr>
          <w:delText>’</w:delText>
        </w:r>
      </w:del>
      <w:ins w:id="8145" w:author="Peng Luqi" w:date="2019-10-13T14:43:00Z">
        <w:r w:rsidR="00EF666F" w:rsidRPr="00F94CB9">
          <w:rPr>
            <w:sz w:val="28"/>
            <w:szCs w:val="28"/>
            <w:lang w:val="fr-FR"/>
            <w:rPrChange w:id="8146" w:author="Peng Luqi" w:date="2019-10-13T14:50:00Z">
              <w:rPr>
                <w:lang w:val="fr-FR"/>
              </w:rPr>
            </w:rPrChange>
          </w:rPr>
          <w:t>’</w:t>
        </w:r>
      </w:ins>
      <w:r w:rsidRPr="00F94CB9">
        <w:rPr>
          <w:sz w:val="28"/>
          <w:szCs w:val="28"/>
          <w:lang w:val="fr-FR"/>
          <w:rPrChange w:id="8147" w:author="Peng Luqi" w:date="2019-10-13T14:50:00Z">
            <w:rPr>
              <w:lang w:val="fr-FR"/>
            </w:rPr>
          </w:rPrChange>
        </w:rPr>
        <w:t>ai</w:t>
      </w:r>
      <w:r w:rsidRPr="00F94CB9">
        <w:rPr>
          <w:spacing w:val="-3"/>
          <w:sz w:val="28"/>
          <w:szCs w:val="28"/>
          <w:lang w:val="fr-FR"/>
          <w:rPrChange w:id="8148" w:author="Peng Luqi" w:date="2019-10-13T14:50:00Z">
            <w:rPr>
              <w:spacing w:val="-3"/>
              <w:lang w:val="fr-FR"/>
            </w:rPr>
          </w:rPrChange>
        </w:rPr>
        <w:t xml:space="preserve"> </w:t>
      </w:r>
      <w:r w:rsidRPr="00F94CB9">
        <w:rPr>
          <w:sz w:val="28"/>
          <w:szCs w:val="28"/>
          <w:lang w:val="fr-FR"/>
          <w:rPrChange w:id="8149" w:author="Peng Luqi" w:date="2019-10-13T14:50:00Z">
            <w:rPr>
              <w:lang w:val="fr-FR"/>
            </w:rPr>
          </w:rPrChange>
        </w:rPr>
        <w:t>tant</w:t>
      </w:r>
      <w:r w:rsidRPr="00F94CB9">
        <w:rPr>
          <w:spacing w:val="-4"/>
          <w:sz w:val="28"/>
          <w:szCs w:val="28"/>
          <w:lang w:val="fr-FR"/>
          <w:rPrChange w:id="8150" w:author="Peng Luqi" w:date="2019-10-13T14:50:00Z">
            <w:rPr>
              <w:spacing w:val="-4"/>
              <w:lang w:val="fr-FR"/>
            </w:rPr>
          </w:rPrChange>
        </w:rPr>
        <w:t xml:space="preserve"> </w:t>
      </w:r>
      <w:r w:rsidRPr="00F94CB9">
        <w:rPr>
          <w:sz w:val="28"/>
          <w:szCs w:val="28"/>
          <w:lang w:val="fr-FR"/>
          <w:rPrChange w:id="8151" w:author="Peng Luqi" w:date="2019-10-13T14:50:00Z">
            <w:rPr>
              <w:lang w:val="fr-FR"/>
            </w:rPr>
          </w:rPrChange>
        </w:rPr>
        <w:t>de</w:t>
      </w:r>
      <w:r w:rsidRPr="00F94CB9">
        <w:rPr>
          <w:spacing w:val="-4"/>
          <w:sz w:val="28"/>
          <w:szCs w:val="28"/>
          <w:lang w:val="fr-FR"/>
          <w:rPrChange w:id="8152" w:author="Peng Luqi" w:date="2019-10-13T14:50:00Z">
            <w:rPr>
              <w:spacing w:val="-4"/>
              <w:lang w:val="fr-FR"/>
            </w:rPr>
          </w:rPrChange>
        </w:rPr>
        <w:t xml:space="preserve"> </w:t>
      </w:r>
      <w:r w:rsidRPr="00F94CB9">
        <w:rPr>
          <w:sz w:val="28"/>
          <w:szCs w:val="28"/>
          <w:lang w:val="fr-FR"/>
          <w:rPrChange w:id="8153" w:author="Peng Luqi" w:date="2019-10-13T14:50:00Z">
            <w:rPr>
              <w:lang w:val="fr-FR"/>
            </w:rPr>
          </w:rPrChange>
        </w:rPr>
        <w:t>chance,</w:t>
      </w:r>
      <w:r w:rsidRPr="00F94CB9">
        <w:rPr>
          <w:spacing w:val="-3"/>
          <w:sz w:val="28"/>
          <w:szCs w:val="28"/>
          <w:lang w:val="fr-FR"/>
          <w:rPrChange w:id="8154" w:author="Peng Luqi" w:date="2019-10-13T14:50:00Z">
            <w:rPr>
              <w:spacing w:val="-3"/>
              <w:lang w:val="fr-FR"/>
            </w:rPr>
          </w:rPrChange>
        </w:rPr>
        <w:t xml:space="preserve"> </w:t>
      </w:r>
      <w:r w:rsidRPr="00F94CB9">
        <w:rPr>
          <w:sz w:val="28"/>
          <w:szCs w:val="28"/>
          <w:lang w:val="fr-FR"/>
          <w:rPrChange w:id="8155" w:author="Peng Luqi" w:date="2019-10-13T14:50:00Z">
            <w:rPr>
              <w:lang w:val="fr-FR"/>
            </w:rPr>
          </w:rPrChange>
        </w:rPr>
        <w:t>est</w:t>
      </w:r>
      <w:r w:rsidRPr="00F94CB9">
        <w:rPr>
          <w:spacing w:val="-3"/>
          <w:sz w:val="28"/>
          <w:szCs w:val="28"/>
          <w:lang w:val="fr-FR"/>
          <w:rPrChange w:id="8156" w:author="Peng Luqi" w:date="2019-10-13T14:50:00Z">
            <w:rPr>
              <w:spacing w:val="-3"/>
              <w:lang w:val="fr-FR"/>
            </w:rPr>
          </w:rPrChange>
        </w:rPr>
        <w:t xml:space="preserve"> </w:t>
      </w:r>
      <w:r w:rsidRPr="00F94CB9">
        <w:rPr>
          <w:sz w:val="28"/>
          <w:szCs w:val="28"/>
          <w:lang w:val="fr-FR"/>
          <w:rPrChange w:id="8157" w:author="Peng Luqi" w:date="2019-10-13T14:50:00Z">
            <w:rPr>
              <w:lang w:val="fr-FR"/>
            </w:rPr>
          </w:rPrChange>
        </w:rPr>
        <w:t>qu</w:t>
      </w:r>
      <w:del w:id="8158" w:author="Peng Luqi" w:date="2019-10-13T14:43:00Z">
        <w:r w:rsidRPr="00F94CB9" w:rsidDel="00EF666F">
          <w:rPr>
            <w:sz w:val="28"/>
            <w:szCs w:val="28"/>
            <w:lang w:val="fr-FR"/>
            <w:rPrChange w:id="8159" w:author="Peng Luqi" w:date="2019-10-13T14:50:00Z">
              <w:rPr>
                <w:lang w:val="fr-FR"/>
              </w:rPr>
            </w:rPrChange>
          </w:rPr>
          <w:delText>’</w:delText>
        </w:r>
      </w:del>
      <w:ins w:id="8160" w:author="Peng Luqi" w:date="2019-10-13T14:43:00Z">
        <w:r w:rsidR="00EF666F" w:rsidRPr="00F94CB9">
          <w:rPr>
            <w:sz w:val="28"/>
            <w:szCs w:val="28"/>
            <w:lang w:val="fr-FR"/>
            <w:rPrChange w:id="8161" w:author="Peng Luqi" w:date="2019-10-13T14:50:00Z">
              <w:rPr>
                <w:lang w:val="fr-FR"/>
              </w:rPr>
            </w:rPrChange>
          </w:rPr>
          <w:t>’</w:t>
        </w:r>
      </w:ins>
      <w:r w:rsidRPr="00F94CB9">
        <w:rPr>
          <w:sz w:val="28"/>
          <w:szCs w:val="28"/>
          <w:lang w:val="fr-FR"/>
          <w:rPrChange w:id="8162" w:author="Peng Luqi" w:date="2019-10-13T14:50:00Z">
            <w:rPr>
              <w:lang w:val="fr-FR"/>
            </w:rPr>
          </w:rPrChange>
        </w:rPr>
        <w:t>il</w:t>
      </w:r>
      <w:r w:rsidRPr="00F94CB9">
        <w:rPr>
          <w:spacing w:val="-3"/>
          <w:sz w:val="28"/>
          <w:szCs w:val="28"/>
          <w:lang w:val="fr-FR"/>
          <w:rPrChange w:id="8163" w:author="Peng Luqi" w:date="2019-10-13T14:50:00Z">
            <w:rPr>
              <w:spacing w:val="-3"/>
              <w:lang w:val="fr-FR"/>
            </w:rPr>
          </w:rPrChange>
        </w:rPr>
        <w:t xml:space="preserve"> </w:t>
      </w:r>
      <w:r w:rsidRPr="00F94CB9">
        <w:rPr>
          <w:sz w:val="28"/>
          <w:szCs w:val="28"/>
          <w:lang w:val="fr-FR"/>
          <w:rPrChange w:id="8164" w:author="Peng Luqi" w:date="2019-10-13T14:50:00Z">
            <w:rPr>
              <w:lang w:val="fr-FR"/>
            </w:rPr>
          </w:rPrChange>
        </w:rPr>
        <w:t>y</w:t>
      </w:r>
      <w:r w:rsidRPr="00F94CB9">
        <w:rPr>
          <w:spacing w:val="-4"/>
          <w:sz w:val="28"/>
          <w:szCs w:val="28"/>
          <w:lang w:val="fr-FR"/>
          <w:rPrChange w:id="8165" w:author="Peng Luqi" w:date="2019-10-13T14:50:00Z">
            <w:rPr>
              <w:spacing w:val="-4"/>
              <w:lang w:val="fr-FR"/>
            </w:rPr>
          </w:rPrChange>
        </w:rPr>
        <w:t xml:space="preserve"> </w:t>
      </w:r>
      <w:r w:rsidRPr="00F94CB9">
        <w:rPr>
          <w:sz w:val="28"/>
          <w:szCs w:val="28"/>
          <w:lang w:val="fr-FR"/>
          <w:rPrChange w:id="8166" w:author="Peng Luqi" w:date="2019-10-13T14:50:00Z">
            <w:rPr>
              <w:lang w:val="fr-FR"/>
            </w:rPr>
          </w:rPrChange>
        </w:rPr>
        <w:t>a</w:t>
      </w:r>
      <w:r w:rsidRPr="00F94CB9">
        <w:rPr>
          <w:spacing w:val="-4"/>
          <w:sz w:val="28"/>
          <w:szCs w:val="28"/>
          <w:lang w:val="fr-FR"/>
          <w:rPrChange w:id="8167" w:author="Peng Luqi" w:date="2019-10-13T14:50:00Z">
            <w:rPr>
              <w:spacing w:val="-4"/>
              <w:lang w:val="fr-FR"/>
            </w:rPr>
          </w:rPrChange>
        </w:rPr>
        <w:t xml:space="preserve"> </w:t>
      </w:r>
      <w:r w:rsidRPr="00F94CB9">
        <w:rPr>
          <w:sz w:val="28"/>
          <w:szCs w:val="28"/>
          <w:lang w:val="fr-FR"/>
          <w:rPrChange w:id="8168" w:author="Peng Luqi" w:date="2019-10-13T14:50:00Z">
            <w:rPr>
              <w:lang w:val="fr-FR"/>
            </w:rPr>
          </w:rPrChange>
        </w:rPr>
        <w:t>de</w:t>
      </w:r>
      <w:r w:rsidRPr="00F94CB9">
        <w:rPr>
          <w:spacing w:val="-4"/>
          <w:sz w:val="28"/>
          <w:szCs w:val="28"/>
          <w:lang w:val="fr-FR"/>
          <w:rPrChange w:id="8169" w:author="Peng Luqi" w:date="2019-10-13T14:50:00Z">
            <w:rPr>
              <w:spacing w:val="-4"/>
              <w:lang w:val="fr-FR"/>
            </w:rPr>
          </w:rPrChange>
        </w:rPr>
        <w:t xml:space="preserve"> </w:t>
      </w:r>
      <w:r w:rsidRPr="00F94CB9">
        <w:rPr>
          <w:sz w:val="28"/>
          <w:szCs w:val="28"/>
          <w:lang w:val="fr-FR"/>
          <w:rPrChange w:id="8170" w:author="Peng Luqi" w:date="2019-10-13T14:50:00Z">
            <w:rPr>
              <w:lang w:val="fr-FR"/>
            </w:rPr>
          </w:rPrChange>
        </w:rPr>
        <w:t>nombreuses</w:t>
      </w:r>
      <w:r w:rsidRPr="00F94CB9">
        <w:rPr>
          <w:spacing w:val="-4"/>
          <w:sz w:val="28"/>
          <w:szCs w:val="28"/>
          <w:lang w:val="fr-FR"/>
          <w:rPrChange w:id="8171" w:author="Peng Luqi" w:date="2019-10-13T14:50:00Z">
            <w:rPr>
              <w:spacing w:val="-4"/>
              <w:lang w:val="fr-FR"/>
            </w:rPr>
          </w:rPrChange>
        </w:rPr>
        <w:t xml:space="preserve"> </w:t>
      </w:r>
      <w:r w:rsidRPr="00F94CB9">
        <w:rPr>
          <w:sz w:val="28"/>
          <w:szCs w:val="28"/>
          <w:lang w:val="fr-FR"/>
          <w:rPrChange w:id="8172" w:author="Peng Luqi" w:date="2019-10-13T14:50:00Z">
            <w:rPr>
              <w:lang w:val="fr-FR"/>
            </w:rPr>
          </w:rPrChange>
        </w:rPr>
        <w:t>années,</w:t>
      </w:r>
      <w:r w:rsidRPr="00F94CB9">
        <w:rPr>
          <w:spacing w:val="-4"/>
          <w:sz w:val="28"/>
          <w:szCs w:val="28"/>
          <w:lang w:val="fr-FR"/>
          <w:rPrChange w:id="8173" w:author="Peng Luqi" w:date="2019-10-13T14:50:00Z">
            <w:rPr>
              <w:spacing w:val="-4"/>
              <w:lang w:val="fr-FR"/>
            </w:rPr>
          </w:rPrChange>
        </w:rPr>
        <w:t xml:space="preserve"> </w:t>
      </w:r>
      <w:r w:rsidRPr="00F94CB9">
        <w:rPr>
          <w:sz w:val="28"/>
          <w:szCs w:val="28"/>
          <w:lang w:val="fr-FR"/>
          <w:rPrChange w:id="8174" w:author="Peng Luqi" w:date="2019-10-13T14:50:00Z">
            <w:rPr>
              <w:lang w:val="fr-FR"/>
            </w:rPr>
          </w:rPrChange>
        </w:rPr>
        <w:t>il</w:t>
      </w:r>
      <w:r w:rsidRPr="00F94CB9">
        <w:rPr>
          <w:spacing w:val="-3"/>
          <w:sz w:val="28"/>
          <w:szCs w:val="28"/>
          <w:lang w:val="fr-FR"/>
          <w:rPrChange w:id="8175" w:author="Peng Luqi" w:date="2019-10-13T14:50:00Z">
            <w:rPr>
              <w:spacing w:val="-3"/>
              <w:lang w:val="fr-FR"/>
            </w:rPr>
          </w:rPrChange>
        </w:rPr>
        <w:t xml:space="preserve"> </w:t>
      </w:r>
      <w:r w:rsidRPr="00F94CB9">
        <w:rPr>
          <w:sz w:val="28"/>
          <w:szCs w:val="28"/>
          <w:lang w:val="fr-FR"/>
          <w:rPrChange w:id="8176" w:author="Peng Luqi" w:date="2019-10-13T14:50:00Z">
            <w:rPr>
              <w:lang w:val="fr-FR"/>
            </w:rPr>
          </w:rPrChange>
        </w:rPr>
        <w:t>m</w:t>
      </w:r>
      <w:del w:id="8177" w:author="Peng Luqi" w:date="2019-10-13T14:43:00Z">
        <w:r w:rsidRPr="00F94CB9" w:rsidDel="00EF666F">
          <w:rPr>
            <w:sz w:val="28"/>
            <w:szCs w:val="28"/>
            <w:lang w:val="fr-FR"/>
            <w:rPrChange w:id="8178" w:author="Peng Luqi" w:date="2019-10-13T14:50:00Z">
              <w:rPr>
                <w:lang w:val="fr-FR"/>
              </w:rPr>
            </w:rPrChange>
          </w:rPr>
          <w:delText>’</w:delText>
        </w:r>
      </w:del>
      <w:ins w:id="8179" w:author="Peng Luqi" w:date="2019-10-13T14:43:00Z">
        <w:r w:rsidR="00EF666F" w:rsidRPr="00F94CB9">
          <w:rPr>
            <w:sz w:val="28"/>
            <w:szCs w:val="28"/>
            <w:lang w:val="fr-FR"/>
            <w:rPrChange w:id="8180" w:author="Peng Luqi" w:date="2019-10-13T14:50:00Z">
              <w:rPr>
                <w:lang w:val="fr-FR"/>
              </w:rPr>
            </w:rPrChange>
          </w:rPr>
          <w:t>’</w:t>
        </w:r>
      </w:ins>
      <w:r w:rsidRPr="00F94CB9">
        <w:rPr>
          <w:sz w:val="28"/>
          <w:szCs w:val="28"/>
          <w:lang w:val="fr-FR"/>
          <w:rPrChange w:id="8181" w:author="Peng Luqi" w:date="2019-10-13T14:50:00Z">
            <w:rPr>
              <w:lang w:val="fr-FR"/>
            </w:rPr>
          </w:rPrChange>
        </w:rPr>
        <w:t>était</w:t>
      </w:r>
      <w:r w:rsidRPr="00F94CB9">
        <w:rPr>
          <w:spacing w:val="-3"/>
          <w:sz w:val="28"/>
          <w:szCs w:val="28"/>
          <w:lang w:val="fr-FR"/>
          <w:rPrChange w:id="8182" w:author="Peng Luqi" w:date="2019-10-13T14:50:00Z">
            <w:rPr>
              <w:spacing w:val="-3"/>
              <w:lang w:val="fr-FR"/>
            </w:rPr>
          </w:rPrChange>
        </w:rPr>
        <w:t xml:space="preserve"> </w:t>
      </w:r>
      <w:r w:rsidRPr="00F94CB9">
        <w:rPr>
          <w:sz w:val="28"/>
          <w:szCs w:val="28"/>
          <w:lang w:val="fr-FR"/>
          <w:rPrChange w:id="8183" w:author="Peng Luqi" w:date="2019-10-13T14:50:00Z">
            <w:rPr>
              <w:lang w:val="fr-FR"/>
            </w:rPr>
          </w:rPrChange>
        </w:rPr>
        <w:t>impossible</w:t>
      </w:r>
      <w:r w:rsidRPr="00F94CB9">
        <w:rPr>
          <w:spacing w:val="-3"/>
          <w:sz w:val="28"/>
          <w:szCs w:val="28"/>
          <w:lang w:val="fr-FR"/>
          <w:rPrChange w:id="8184" w:author="Peng Luqi" w:date="2019-10-13T14:50:00Z">
            <w:rPr>
              <w:spacing w:val="-3"/>
              <w:lang w:val="fr-FR"/>
            </w:rPr>
          </w:rPrChange>
        </w:rPr>
        <w:t xml:space="preserve"> </w:t>
      </w:r>
      <w:r w:rsidRPr="00F94CB9">
        <w:rPr>
          <w:sz w:val="28"/>
          <w:szCs w:val="28"/>
          <w:lang w:val="fr-FR"/>
          <w:rPrChange w:id="8185" w:author="Peng Luqi" w:date="2019-10-13T14:50:00Z">
            <w:rPr>
              <w:lang w:val="fr-FR"/>
            </w:rPr>
          </w:rPrChange>
        </w:rPr>
        <w:t>de comprendre</w:t>
      </w:r>
      <w:r w:rsidRPr="00F94CB9">
        <w:rPr>
          <w:spacing w:val="-13"/>
          <w:sz w:val="28"/>
          <w:szCs w:val="28"/>
          <w:lang w:val="fr-FR"/>
          <w:rPrChange w:id="8186" w:author="Peng Luqi" w:date="2019-10-13T14:50:00Z">
            <w:rPr>
              <w:spacing w:val="-13"/>
              <w:lang w:val="fr-FR"/>
            </w:rPr>
          </w:rPrChange>
        </w:rPr>
        <w:t xml:space="preserve"> </w:t>
      </w:r>
      <w:r w:rsidRPr="00F94CB9">
        <w:rPr>
          <w:sz w:val="28"/>
          <w:szCs w:val="28"/>
          <w:lang w:val="fr-FR"/>
          <w:rPrChange w:id="8187" w:author="Peng Luqi" w:date="2019-10-13T14:50:00Z">
            <w:rPr>
              <w:lang w:val="fr-FR"/>
            </w:rPr>
          </w:rPrChange>
        </w:rPr>
        <w:t>la</w:t>
      </w:r>
      <w:r w:rsidRPr="00F94CB9">
        <w:rPr>
          <w:spacing w:val="-13"/>
          <w:sz w:val="28"/>
          <w:szCs w:val="28"/>
          <w:lang w:val="fr-FR"/>
          <w:rPrChange w:id="8188" w:author="Peng Luqi" w:date="2019-10-13T14:50:00Z">
            <w:rPr>
              <w:spacing w:val="-13"/>
              <w:lang w:val="fr-FR"/>
            </w:rPr>
          </w:rPrChange>
        </w:rPr>
        <w:t xml:space="preserve"> </w:t>
      </w:r>
      <w:r w:rsidRPr="00F94CB9">
        <w:rPr>
          <w:sz w:val="28"/>
          <w:szCs w:val="28"/>
          <w:lang w:val="fr-FR"/>
          <w:rPrChange w:id="8189" w:author="Peng Luqi" w:date="2019-10-13T14:50:00Z">
            <w:rPr>
              <w:lang w:val="fr-FR"/>
            </w:rPr>
          </w:rPrChange>
        </w:rPr>
        <w:t>situation</w:t>
      </w:r>
      <w:r w:rsidRPr="00F94CB9">
        <w:rPr>
          <w:spacing w:val="-13"/>
          <w:sz w:val="28"/>
          <w:szCs w:val="28"/>
          <w:lang w:val="fr-FR"/>
          <w:rPrChange w:id="8190" w:author="Peng Luqi" w:date="2019-10-13T14:50:00Z">
            <w:rPr>
              <w:spacing w:val="-13"/>
              <w:lang w:val="fr-FR"/>
            </w:rPr>
          </w:rPrChange>
        </w:rPr>
        <w:t xml:space="preserve"> </w:t>
      </w:r>
      <w:r w:rsidRPr="00F94CB9">
        <w:rPr>
          <w:sz w:val="28"/>
          <w:szCs w:val="28"/>
          <w:lang w:val="fr-FR"/>
          <w:rPrChange w:id="8191" w:author="Peng Luqi" w:date="2019-10-13T14:50:00Z">
            <w:rPr>
              <w:lang w:val="fr-FR"/>
            </w:rPr>
          </w:rPrChange>
        </w:rPr>
        <w:t>aussi</w:t>
      </w:r>
      <w:r w:rsidRPr="00F94CB9">
        <w:rPr>
          <w:spacing w:val="-13"/>
          <w:sz w:val="28"/>
          <w:szCs w:val="28"/>
          <w:lang w:val="fr-FR"/>
          <w:rPrChange w:id="8192" w:author="Peng Luqi" w:date="2019-10-13T14:50:00Z">
            <w:rPr>
              <w:spacing w:val="-13"/>
              <w:lang w:val="fr-FR"/>
            </w:rPr>
          </w:rPrChange>
        </w:rPr>
        <w:t xml:space="preserve"> </w:t>
      </w:r>
      <w:r w:rsidRPr="00F94CB9">
        <w:rPr>
          <w:sz w:val="28"/>
          <w:szCs w:val="28"/>
          <w:lang w:val="fr-FR"/>
          <w:rPrChange w:id="8193" w:author="Peng Luqi" w:date="2019-10-13T14:50:00Z">
            <w:rPr>
              <w:lang w:val="fr-FR"/>
            </w:rPr>
          </w:rPrChange>
        </w:rPr>
        <w:t>clairement</w:t>
      </w:r>
      <w:r w:rsidRPr="00F94CB9">
        <w:rPr>
          <w:spacing w:val="-13"/>
          <w:sz w:val="28"/>
          <w:szCs w:val="28"/>
          <w:lang w:val="fr-FR"/>
          <w:rPrChange w:id="8194" w:author="Peng Luqi" w:date="2019-10-13T14:50:00Z">
            <w:rPr>
              <w:spacing w:val="-13"/>
              <w:lang w:val="fr-FR"/>
            </w:rPr>
          </w:rPrChange>
        </w:rPr>
        <w:t xml:space="preserve"> </w:t>
      </w:r>
      <w:r w:rsidRPr="00F94CB9">
        <w:rPr>
          <w:sz w:val="28"/>
          <w:szCs w:val="28"/>
          <w:lang w:val="fr-FR"/>
          <w:rPrChange w:id="8195" w:author="Peng Luqi" w:date="2019-10-13T14:50:00Z">
            <w:rPr>
              <w:lang w:val="fr-FR"/>
            </w:rPr>
          </w:rPrChange>
        </w:rPr>
        <w:t>que</w:t>
      </w:r>
      <w:r w:rsidRPr="00F94CB9">
        <w:rPr>
          <w:spacing w:val="-12"/>
          <w:sz w:val="28"/>
          <w:szCs w:val="28"/>
          <w:lang w:val="fr-FR"/>
          <w:rPrChange w:id="8196" w:author="Peng Luqi" w:date="2019-10-13T14:50:00Z">
            <w:rPr>
              <w:spacing w:val="-12"/>
              <w:lang w:val="fr-FR"/>
            </w:rPr>
          </w:rPrChange>
        </w:rPr>
        <w:t xml:space="preserve"> </w:t>
      </w:r>
      <w:r w:rsidRPr="00F94CB9">
        <w:rPr>
          <w:sz w:val="28"/>
          <w:szCs w:val="28"/>
          <w:lang w:val="fr-FR"/>
          <w:rPrChange w:id="8197" w:author="Peng Luqi" w:date="2019-10-13T14:50:00Z">
            <w:rPr>
              <w:lang w:val="fr-FR"/>
            </w:rPr>
          </w:rPrChange>
        </w:rPr>
        <w:t>maintenant.</w:t>
      </w:r>
      <w:r w:rsidRPr="00F94CB9">
        <w:rPr>
          <w:spacing w:val="-13"/>
          <w:sz w:val="28"/>
          <w:szCs w:val="28"/>
          <w:lang w:val="fr-FR"/>
          <w:rPrChange w:id="8198" w:author="Peng Luqi" w:date="2019-10-13T14:50:00Z">
            <w:rPr>
              <w:spacing w:val="-13"/>
              <w:lang w:val="fr-FR"/>
            </w:rPr>
          </w:rPrChange>
        </w:rPr>
        <w:t xml:space="preserve"> </w:t>
      </w:r>
      <w:r w:rsidRPr="00F94CB9">
        <w:rPr>
          <w:sz w:val="28"/>
          <w:szCs w:val="28"/>
          <w:lang w:val="fr-FR"/>
          <w:rPrChange w:id="8199" w:author="Peng Luqi" w:date="2019-10-13T14:50:00Z">
            <w:rPr>
              <w:lang w:val="fr-FR"/>
            </w:rPr>
          </w:rPrChange>
        </w:rPr>
        <w:t>Mais</w:t>
      </w:r>
      <w:r w:rsidRPr="00F94CB9">
        <w:rPr>
          <w:spacing w:val="-13"/>
          <w:sz w:val="28"/>
          <w:szCs w:val="28"/>
          <w:lang w:val="fr-FR"/>
          <w:rPrChange w:id="8200" w:author="Peng Luqi" w:date="2019-10-13T14:50:00Z">
            <w:rPr>
              <w:spacing w:val="-13"/>
              <w:lang w:val="fr-FR"/>
            </w:rPr>
          </w:rPrChange>
        </w:rPr>
        <w:t xml:space="preserve"> </w:t>
      </w:r>
      <w:r w:rsidRPr="00F94CB9">
        <w:rPr>
          <w:sz w:val="28"/>
          <w:szCs w:val="28"/>
          <w:lang w:val="fr-FR"/>
          <w:rPrChange w:id="8201" w:author="Peng Luqi" w:date="2019-10-13T14:50:00Z">
            <w:rPr>
              <w:lang w:val="fr-FR"/>
            </w:rPr>
          </w:rPrChange>
        </w:rPr>
        <w:t>ceci</w:t>
      </w:r>
      <w:r w:rsidRPr="00F94CB9">
        <w:rPr>
          <w:spacing w:val="-13"/>
          <w:sz w:val="28"/>
          <w:szCs w:val="28"/>
          <w:lang w:val="fr-FR"/>
          <w:rPrChange w:id="8202" w:author="Peng Luqi" w:date="2019-10-13T14:50:00Z">
            <w:rPr>
              <w:spacing w:val="-13"/>
              <w:lang w:val="fr-FR"/>
            </w:rPr>
          </w:rPrChange>
        </w:rPr>
        <w:t xml:space="preserve"> </w:t>
      </w:r>
      <w:r w:rsidRPr="00F94CB9">
        <w:rPr>
          <w:sz w:val="28"/>
          <w:szCs w:val="28"/>
          <w:lang w:val="fr-FR"/>
          <w:rPrChange w:id="8203" w:author="Peng Luqi" w:date="2019-10-13T14:50:00Z">
            <w:rPr>
              <w:lang w:val="fr-FR"/>
            </w:rPr>
          </w:rPrChange>
        </w:rPr>
        <w:t>a</w:t>
      </w:r>
      <w:r w:rsidRPr="00F94CB9">
        <w:rPr>
          <w:spacing w:val="-13"/>
          <w:sz w:val="28"/>
          <w:szCs w:val="28"/>
          <w:lang w:val="fr-FR"/>
          <w:rPrChange w:id="8204" w:author="Peng Luqi" w:date="2019-10-13T14:50:00Z">
            <w:rPr>
              <w:spacing w:val="-13"/>
              <w:lang w:val="fr-FR"/>
            </w:rPr>
          </w:rPrChange>
        </w:rPr>
        <w:t xml:space="preserve"> </w:t>
      </w:r>
      <w:r w:rsidRPr="00F94CB9">
        <w:rPr>
          <w:sz w:val="28"/>
          <w:szCs w:val="28"/>
          <w:lang w:val="fr-FR"/>
          <w:rPrChange w:id="8205" w:author="Peng Luqi" w:date="2019-10-13T14:50:00Z">
            <w:rPr>
              <w:lang w:val="fr-FR"/>
            </w:rPr>
          </w:rPrChange>
        </w:rPr>
        <w:t>en</w:t>
      </w:r>
      <w:r w:rsidRPr="00F94CB9">
        <w:rPr>
          <w:spacing w:val="-13"/>
          <w:sz w:val="28"/>
          <w:szCs w:val="28"/>
          <w:lang w:val="fr-FR"/>
          <w:rPrChange w:id="8206" w:author="Peng Luqi" w:date="2019-10-13T14:50:00Z">
            <w:rPr>
              <w:spacing w:val="-13"/>
              <w:lang w:val="fr-FR"/>
            </w:rPr>
          </w:rPrChange>
        </w:rPr>
        <w:t xml:space="preserve"> </w:t>
      </w:r>
      <w:r w:rsidRPr="00F94CB9">
        <w:rPr>
          <w:sz w:val="28"/>
          <w:szCs w:val="28"/>
          <w:lang w:val="fr-FR"/>
          <w:rPrChange w:id="8207" w:author="Peng Luqi" w:date="2019-10-13T14:50:00Z">
            <w:rPr>
              <w:lang w:val="fr-FR"/>
            </w:rPr>
          </w:rPrChange>
        </w:rPr>
        <w:t>fait</w:t>
      </w:r>
      <w:r w:rsidRPr="00F94CB9">
        <w:rPr>
          <w:spacing w:val="-12"/>
          <w:sz w:val="28"/>
          <w:szCs w:val="28"/>
          <w:lang w:val="fr-FR"/>
          <w:rPrChange w:id="8208" w:author="Peng Luqi" w:date="2019-10-13T14:50:00Z">
            <w:rPr>
              <w:spacing w:val="-12"/>
              <w:lang w:val="fr-FR"/>
            </w:rPr>
          </w:rPrChange>
        </w:rPr>
        <w:t xml:space="preserve"> </w:t>
      </w:r>
      <w:r w:rsidRPr="00F94CB9">
        <w:rPr>
          <w:sz w:val="28"/>
          <w:szCs w:val="28"/>
          <w:lang w:val="fr-FR"/>
          <w:rPrChange w:id="8209" w:author="Peng Luqi" w:date="2019-10-13T14:50:00Z">
            <w:rPr>
              <w:lang w:val="fr-FR"/>
            </w:rPr>
          </w:rPrChange>
        </w:rPr>
        <w:t>complété</w:t>
      </w:r>
      <w:r w:rsidRPr="00F94CB9">
        <w:rPr>
          <w:spacing w:val="-13"/>
          <w:sz w:val="28"/>
          <w:szCs w:val="28"/>
          <w:lang w:val="fr-FR"/>
          <w:rPrChange w:id="8210" w:author="Peng Luqi" w:date="2019-10-13T14:50:00Z">
            <w:rPr>
              <w:spacing w:val="-13"/>
              <w:lang w:val="fr-FR"/>
            </w:rPr>
          </w:rPrChange>
        </w:rPr>
        <w:t xml:space="preserve"> </w:t>
      </w:r>
      <w:r w:rsidRPr="00F94CB9">
        <w:rPr>
          <w:sz w:val="28"/>
          <w:szCs w:val="28"/>
          <w:lang w:val="fr-FR"/>
          <w:rPrChange w:id="8211" w:author="Peng Luqi" w:date="2019-10-13T14:50:00Z">
            <w:rPr>
              <w:lang w:val="fr-FR"/>
            </w:rPr>
          </w:rPrChange>
        </w:rPr>
        <w:t>la</w:t>
      </w:r>
      <w:r w:rsidRPr="00F94CB9">
        <w:rPr>
          <w:spacing w:val="-13"/>
          <w:sz w:val="28"/>
          <w:szCs w:val="28"/>
          <w:lang w:val="fr-FR"/>
          <w:rPrChange w:id="8212" w:author="Peng Luqi" w:date="2019-10-13T14:50:00Z">
            <w:rPr>
              <w:spacing w:val="-13"/>
              <w:lang w:val="fr-FR"/>
            </w:rPr>
          </w:rPrChange>
        </w:rPr>
        <w:t xml:space="preserve"> </w:t>
      </w:r>
      <w:r w:rsidRPr="00F94CB9">
        <w:rPr>
          <w:sz w:val="28"/>
          <w:szCs w:val="28"/>
          <w:lang w:val="fr-FR"/>
          <w:rPrChange w:id="8213" w:author="Peng Luqi" w:date="2019-10-13T14:50:00Z">
            <w:rPr>
              <w:lang w:val="fr-FR"/>
            </w:rPr>
          </w:rPrChange>
        </w:rPr>
        <w:t>première</w:t>
      </w:r>
      <w:r w:rsidRPr="00F94CB9">
        <w:rPr>
          <w:spacing w:val="-13"/>
          <w:sz w:val="28"/>
          <w:szCs w:val="28"/>
          <w:lang w:val="fr-FR"/>
          <w:rPrChange w:id="8214" w:author="Peng Luqi" w:date="2019-10-13T14:50:00Z">
            <w:rPr>
              <w:spacing w:val="-13"/>
              <w:lang w:val="fr-FR"/>
            </w:rPr>
          </w:rPrChange>
        </w:rPr>
        <w:t xml:space="preserve"> </w:t>
      </w:r>
      <w:r w:rsidRPr="00F94CB9">
        <w:rPr>
          <w:sz w:val="28"/>
          <w:szCs w:val="28"/>
          <w:lang w:val="fr-FR"/>
          <w:rPrChange w:id="8215" w:author="Peng Luqi" w:date="2019-10-13T14:50:00Z">
            <w:rPr>
              <w:lang w:val="fr-FR"/>
            </w:rPr>
          </w:rPrChange>
        </w:rPr>
        <w:t>étape, et les avantages de ce concept ne seront réalisés qu</w:t>
      </w:r>
      <w:del w:id="8216" w:author="Peng Luqi" w:date="2019-10-13T14:43:00Z">
        <w:r w:rsidRPr="00F94CB9" w:rsidDel="00EF666F">
          <w:rPr>
            <w:sz w:val="28"/>
            <w:szCs w:val="28"/>
            <w:lang w:val="fr-FR"/>
            <w:rPrChange w:id="8217" w:author="Peng Luqi" w:date="2019-10-13T14:50:00Z">
              <w:rPr>
                <w:lang w:val="fr-FR"/>
              </w:rPr>
            </w:rPrChange>
          </w:rPr>
          <w:delText>’</w:delText>
        </w:r>
      </w:del>
      <w:ins w:id="8218" w:author="Peng Luqi" w:date="2019-10-13T14:43:00Z">
        <w:r w:rsidR="00EF666F" w:rsidRPr="00F94CB9">
          <w:rPr>
            <w:sz w:val="28"/>
            <w:szCs w:val="28"/>
            <w:lang w:val="fr-FR"/>
            <w:rPrChange w:id="8219" w:author="Peng Luqi" w:date="2019-10-13T14:50:00Z">
              <w:rPr>
                <w:lang w:val="fr-FR"/>
              </w:rPr>
            </w:rPrChange>
          </w:rPr>
          <w:t>’</w:t>
        </w:r>
      </w:ins>
      <w:r w:rsidRPr="00F94CB9">
        <w:rPr>
          <w:sz w:val="28"/>
          <w:szCs w:val="28"/>
          <w:lang w:val="fr-FR"/>
          <w:rPrChange w:id="8220" w:author="Peng Luqi" w:date="2019-10-13T14:50:00Z">
            <w:rPr>
              <w:lang w:val="fr-FR"/>
            </w:rPr>
          </w:rPrChange>
        </w:rPr>
        <w:t>après plusieurs. Il y a des vérités, même si cela est en face de vous, s</w:t>
      </w:r>
      <w:del w:id="8221" w:author="Peng Luqi" w:date="2019-10-13T14:43:00Z">
        <w:r w:rsidRPr="00F94CB9" w:rsidDel="00EF666F">
          <w:rPr>
            <w:sz w:val="28"/>
            <w:szCs w:val="28"/>
            <w:lang w:val="fr-FR"/>
            <w:rPrChange w:id="8222" w:author="Peng Luqi" w:date="2019-10-13T14:50:00Z">
              <w:rPr>
                <w:lang w:val="fr-FR"/>
              </w:rPr>
            </w:rPrChange>
          </w:rPr>
          <w:delText>’</w:delText>
        </w:r>
      </w:del>
      <w:ins w:id="8223" w:author="Peng Luqi" w:date="2019-10-13T14:43:00Z">
        <w:r w:rsidR="00EF666F" w:rsidRPr="00F94CB9">
          <w:rPr>
            <w:sz w:val="28"/>
            <w:szCs w:val="28"/>
            <w:lang w:val="fr-FR"/>
            <w:rPrChange w:id="8224" w:author="Peng Luqi" w:date="2019-10-13T14:50:00Z">
              <w:rPr>
                <w:lang w:val="fr-FR"/>
              </w:rPr>
            </w:rPrChange>
          </w:rPr>
          <w:t>’</w:t>
        </w:r>
      </w:ins>
      <w:r w:rsidRPr="00F94CB9">
        <w:rPr>
          <w:sz w:val="28"/>
          <w:szCs w:val="28"/>
          <w:lang w:val="fr-FR"/>
          <w:rPrChange w:id="8225" w:author="Peng Luqi" w:date="2019-10-13T14:50:00Z">
            <w:rPr>
              <w:lang w:val="fr-FR"/>
            </w:rPr>
          </w:rPrChange>
        </w:rPr>
        <w:t>il n</w:t>
      </w:r>
      <w:del w:id="8226" w:author="Peng Luqi" w:date="2019-10-13T14:43:00Z">
        <w:r w:rsidRPr="00F94CB9" w:rsidDel="00EF666F">
          <w:rPr>
            <w:sz w:val="28"/>
            <w:szCs w:val="28"/>
            <w:lang w:val="fr-FR"/>
            <w:rPrChange w:id="8227" w:author="Peng Luqi" w:date="2019-10-13T14:50:00Z">
              <w:rPr>
                <w:lang w:val="fr-FR"/>
              </w:rPr>
            </w:rPrChange>
          </w:rPr>
          <w:delText>’</w:delText>
        </w:r>
      </w:del>
      <w:ins w:id="8228" w:author="Peng Luqi" w:date="2019-10-13T14:43:00Z">
        <w:r w:rsidR="00EF666F" w:rsidRPr="00F94CB9">
          <w:rPr>
            <w:sz w:val="28"/>
            <w:szCs w:val="28"/>
            <w:lang w:val="fr-FR"/>
            <w:rPrChange w:id="8229" w:author="Peng Luqi" w:date="2019-10-13T14:50:00Z">
              <w:rPr>
                <w:lang w:val="fr-FR"/>
              </w:rPr>
            </w:rPrChange>
          </w:rPr>
          <w:t>’</w:t>
        </w:r>
      </w:ins>
      <w:r w:rsidRPr="00F94CB9">
        <w:rPr>
          <w:sz w:val="28"/>
          <w:szCs w:val="28"/>
          <w:lang w:val="fr-FR"/>
          <w:rPrChange w:id="8230" w:author="Peng Luqi" w:date="2019-10-13T14:50:00Z">
            <w:rPr>
              <w:lang w:val="fr-FR"/>
            </w:rPr>
          </w:rPrChange>
        </w:rPr>
        <w:t>y a pas de soutien suffisant pour cela, c</w:t>
      </w:r>
      <w:del w:id="8231" w:author="Peng Luqi" w:date="2019-10-13T14:43:00Z">
        <w:r w:rsidRPr="00F94CB9" w:rsidDel="00EF666F">
          <w:rPr>
            <w:sz w:val="28"/>
            <w:szCs w:val="28"/>
            <w:lang w:val="fr-FR"/>
            <w:rPrChange w:id="8232" w:author="Peng Luqi" w:date="2019-10-13T14:50:00Z">
              <w:rPr>
                <w:lang w:val="fr-FR"/>
              </w:rPr>
            </w:rPrChange>
          </w:rPr>
          <w:delText>’</w:delText>
        </w:r>
      </w:del>
      <w:ins w:id="8233" w:author="Peng Luqi" w:date="2019-10-13T14:43:00Z">
        <w:r w:rsidR="00EF666F" w:rsidRPr="00F94CB9">
          <w:rPr>
            <w:sz w:val="28"/>
            <w:szCs w:val="28"/>
            <w:lang w:val="fr-FR"/>
            <w:rPrChange w:id="8234" w:author="Peng Luqi" w:date="2019-10-13T14:50:00Z">
              <w:rPr>
                <w:lang w:val="fr-FR"/>
              </w:rPr>
            </w:rPrChange>
          </w:rPr>
          <w:t>’</w:t>
        </w:r>
      </w:ins>
      <w:r w:rsidRPr="00F94CB9">
        <w:rPr>
          <w:sz w:val="28"/>
          <w:szCs w:val="28"/>
          <w:lang w:val="fr-FR"/>
          <w:rPrChange w:id="8235" w:author="Peng Luqi" w:date="2019-10-13T14:50:00Z">
            <w:rPr>
              <w:lang w:val="fr-FR"/>
            </w:rPr>
          </w:rPrChange>
        </w:rPr>
        <w:t>est très difficile de comprendre profondément,</w:t>
      </w:r>
      <w:r w:rsidRPr="00F94CB9">
        <w:rPr>
          <w:spacing w:val="-6"/>
          <w:sz w:val="28"/>
          <w:szCs w:val="28"/>
          <w:lang w:val="fr-FR"/>
          <w:rPrChange w:id="8236" w:author="Peng Luqi" w:date="2019-10-13T14:50:00Z">
            <w:rPr>
              <w:spacing w:val="-6"/>
              <w:lang w:val="fr-FR"/>
            </w:rPr>
          </w:rPrChange>
        </w:rPr>
        <w:t xml:space="preserve"> </w:t>
      </w:r>
      <w:r w:rsidRPr="00F94CB9">
        <w:rPr>
          <w:sz w:val="28"/>
          <w:szCs w:val="28"/>
          <w:lang w:val="fr-FR"/>
          <w:rPrChange w:id="8237" w:author="Peng Luqi" w:date="2019-10-13T14:50:00Z">
            <w:rPr>
              <w:lang w:val="fr-FR"/>
            </w:rPr>
          </w:rPrChange>
        </w:rPr>
        <w:t>de</w:t>
      </w:r>
      <w:r w:rsidRPr="00F94CB9">
        <w:rPr>
          <w:spacing w:val="-6"/>
          <w:sz w:val="28"/>
          <w:szCs w:val="28"/>
          <w:lang w:val="fr-FR"/>
          <w:rPrChange w:id="8238" w:author="Peng Luqi" w:date="2019-10-13T14:50:00Z">
            <w:rPr>
              <w:spacing w:val="-6"/>
              <w:lang w:val="fr-FR"/>
            </w:rPr>
          </w:rPrChange>
        </w:rPr>
        <w:t xml:space="preserve"> </w:t>
      </w:r>
      <w:r w:rsidRPr="00F94CB9">
        <w:rPr>
          <w:sz w:val="28"/>
          <w:szCs w:val="28"/>
          <w:lang w:val="fr-FR"/>
          <w:rPrChange w:id="8239" w:author="Peng Luqi" w:date="2019-10-13T14:50:00Z">
            <w:rPr>
              <w:lang w:val="fr-FR"/>
            </w:rPr>
          </w:rPrChange>
        </w:rPr>
        <w:t>le</w:t>
      </w:r>
      <w:r w:rsidRPr="00F94CB9">
        <w:rPr>
          <w:spacing w:val="-6"/>
          <w:sz w:val="28"/>
          <w:szCs w:val="28"/>
          <w:lang w:val="fr-FR"/>
          <w:rPrChange w:id="8240" w:author="Peng Luqi" w:date="2019-10-13T14:50:00Z">
            <w:rPr>
              <w:spacing w:val="-6"/>
              <w:lang w:val="fr-FR"/>
            </w:rPr>
          </w:rPrChange>
        </w:rPr>
        <w:t xml:space="preserve"> </w:t>
      </w:r>
      <w:r w:rsidRPr="00F94CB9">
        <w:rPr>
          <w:sz w:val="28"/>
          <w:szCs w:val="28"/>
          <w:lang w:val="fr-FR"/>
          <w:rPrChange w:id="8241" w:author="Peng Luqi" w:date="2019-10-13T14:50:00Z">
            <w:rPr>
              <w:lang w:val="fr-FR"/>
            </w:rPr>
          </w:rPrChange>
        </w:rPr>
        <w:t>refuser</w:t>
      </w:r>
      <w:r w:rsidRPr="00F94CB9">
        <w:rPr>
          <w:spacing w:val="-6"/>
          <w:sz w:val="28"/>
          <w:szCs w:val="28"/>
          <w:lang w:val="fr-FR"/>
          <w:rPrChange w:id="8242" w:author="Peng Luqi" w:date="2019-10-13T14:50:00Z">
            <w:rPr>
              <w:spacing w:val="-6"/>
              <w:lang w:val="fr-FR"/>
            </w:rPr>
          </w:rPrChange>
        </w:rPr>
        <w:t xml:space="preserve"> </w:t>
      </w:r>
      <w:r w:rsidRPr="00F94CB9">
        <w:rPr>
          <w:sz w:val="28"/>
          <w:szCs w:val="28"/>
          <w:lang w:val="fr-FR"/>
          <w:rPrChange w:id="8243" w:author="Peng Luqi" w:date="2019-10-13T14:50:00Z">
            <w:rPr>
              <w:lang w:val="fr-FR"/>
            </w:rPr>
          </w:rPrChange>
        </w:rPr>
        <w:t>ou</w:t>
      </w:r>
      <w:r w:rsidRPr="00F94CB9">
        <w:rPr>
          <w:spacing w:val="-5"/>
          <w:sz w:val="28"/>
          <w:szCs w:val="28"/>
          <w:lang w:val="fr-FR"/>
          <w:rPrChange w:id="8244" w:author="Peng Luqi" w:date="2019-10-13T14:50:00Z">
            <w:rPr>
              <w:spacing w:val="-5"/>
              <w:lang w:val="fr-FR"/>
            </w:rPr>
          </w:rPrChange>
        </w:rPr>
        <w:t xml:space="preserve"> </w:t>
      </w:r>
      <w:r w:rsidRPr="00F94CB9">
        <w:rPr>
          <w:sz w:val="28"/>
          <w:szCs w:val="28"/>
          <w:lang w:val="fr-FR"/>
          <w:rPrChange w:id="8245" w:author="Peng Luqi" w:date="2019-10-13T14:50:00Z">
            <w:rPr>
              <w:lang w:val="fr-FR"/>
            </w:rPr>
          </w:rPrChange>
        </w:rPr>
        <w:t>de</w:t>
      </w:r>
      <w:r w:rsidRPr="00F94CB9">
        <w:rPr>
          <w:spacing w:val="-6"/>
          <w:sz w:val="28"/>
          <w:szCs w:val="28"/>
          <w:lang w:val="fr-FR"/>
          <w:rPrChange w:id="8246" w:author="Peng Luqi" w:date="2019-10-13T14:50:00Z">
            <w:rPr>
              <w:spacing w:val="-6"/>
              <w:lang w:val="fr-FR"/>
            </w:rPr>
          </w:rPrChange>
        </w:rPr>
        <w:t xml:space="preserve"> </w:t>
      </w:r>
      <w:r w:rsidRPr="00F94CB9">
        <w:rPr>
          <w:sz w:val="28"/>
          <w:szCs w:val="28"/>
          <w:lang w:val="fr-FR"/>
          <w:rPrChange w:id="8247" w:author="Peng Luqi" w:date="2019-10-13T14:50:00Z">
            <w:rPr>
              <w:lang w:val="fr-FR"/>
            </w:rPr>
          </w:rPrChange>
        </w:rPr>
        <w:t>l</w:t>
      </w:r>
      <w:del w:id="8248" w:author="Peng Luqi" w:date="2019-10-13T14:43:00Z">
        <w:r w:rsidRPr="00F94CB9" w:rsidDel="00EF666F">
          <w:rPr>
            <w:sz w:val="28"/>
            <w:szCs w:val="28"/>
            <w:lang w:val="fr-FR"/>
            <w:rPrChange w:id="8249" w:author="Peng Luqi" w:date="2019-10-13T14:50:00Z">
              <w:rPr>
                <w:lang w:val="fr-FR"/>
              </w:rPr>
            </w:rPrChange>
          </w:rPr>
          <w:delText>’</w:delText>
        </w:r>
      </w:del>
      <w:ins w:id="8250" w:author="Peng Luqi" w:date="2019-10-13T14:43:00Z">
        <w:r w:rsidR="00EF666F" w:rsidRPr="00F94CB9">
          <w:rPr>
            <w:sz w:val="28"/>
            <w:szCs w:val="28"/>
            <w:lang w:val="fr-FR"/>
            <w:rPrChange w:id="8251" w:author="Peng Luqi" w:date="2019-10-13T14:50:00Z">
              <w:rPr>
                <w:lang w:val="fr-FR"/>
              </w:rPr>
            </w:rPrChange>
          </w:rPr>
          <w:t>’</w:t>
        </w:r>
      </w:ins>
      <w:r w:rsidRPr="00F94CB9">
        <w:rPr>
          <w:sz w:val="28"/>
          <w:szCs w:val="28"/>
          <w:lang w:val="fr-FR"/>
          <w:rPrChange w:id="8252" w:author="Peng Luqi" w:date="2019-10-13T14:50:00Z">
            <w:rPr>
              <w:lang w:val="fr-FR"/>
            </w:rPr>
          </w:rPrChange>
        </w:rPr>
        <w:t>ignorer</w:t>
      </w:r>
      <w:r w:rsidRPr="00F94CB9">
        <w:rPr>
          <w:spacing w:val="-6"/>
          <w:sz w:val="28"/>
          <w:szCs w:val="28"/>
          <w:lang w:val="fr-FR"/>
          <w:rPrChange w:id="8253" w:author="Peng Luqi" w:date="2019-10-13T14:50:00Z">
            <w:rPr>
              <w:spacing w:val="-6"/>
              <w:lang w:val="fr-FR"/>
            </w:rPr>
          </w:rPrChange>
        </w:rPr>
        <w:t xml:space="preserve"> </w:t>
      </w:r>
      <w:r w:rsidRPr="00F94CB9">
        <w:rPr>
          <w:sz w:val="28"/>
          <w:szCs w:val="28"/>
          <w:lang w:val="fr-FR"/>
          <w:rPrChange w:id="8254" w:author="Peng Luqi" w:date="2019-10-13T14:50:00Z">
            <w:rPr>
              <w:lang w:val="fr-FR"/>
            </w:rPr>
          </w:rPrChange>
        </w:rPr>
        <w:t>directement.</w:t>
      </w:r>
      <w:r w:rsidRPr="00F94CB9">
        <w:rPr>
          <w:spacing w:val="-5"/>
          <w:sz w:val="28"/>
          <w:szCs w:val="28"/>
          <w:lang w:val="fr-FR"/>
          <w:rPrChange w:id="8255" w:author="Peng Luqi" w:date="2019-10-13T14:50:00Z">
            <w:rPr>
              <w:spacing w:val="-5"/>
              <w:lang w:val="fr-FR"/>
            </w:rPr>
          </w:rPrChange>
        </w:rPr>
        <w:t xml:space="preserve"> </w:t>
      </w:r>
      <w:r w:rsidRPr="00F94CB9">
        <w:rPr>
          <w:sz w:val="28"/>
          <w:szCs w:val="28"/>
          <w:lang w:val="fr-FR"/>
          <w:rPrChange w:id="8256" w:author="Peng Luqi" w:date="2019-10-13T14:50:00Z">
            <w:rPr>
              <w:lang w:val="fr-FR"/>
            </w:rPr>
          </w:rPrChange>
        </w:rPr>
        <w:t>Fin</w:t>
      </w:r>
      <w:r w:rsidRPr="00F94CB9">
        <w:rPr>
          <w:spacing w:val="-6"/>
          <w:sz w:val="28"/>
          <w:szCs w:val="28"/>
          <w:lang w:val="fr-FR"/>
          <w:rPrChange w:id="8257" w:author="Peng Luqi" w:date="2019-10-13T14:50:00Z">
            <w:rPr>
              <w:spacing w:val="-6"/>
              <w:lang w:val="fr-FR"/>
            </w:rPr>
          </w:rPrChange>
        </w:rPr>
        <w:t xml:space="preserve"> </w:t>
      </w:r>
      <w:r w:rsidRPr="00F94CB9">
        <w:rPr>
          <w:sz w:val="28"/>
          <w:szCs w:val="28"/>
          <w:lang w:val="fr-FR"/>
          <w:rPrChange w:id="8258" w:author="Peng Luqi" w:date="2019-10-13T14:50:00Z">
            <w:rPr>
              <w:lang w:val="fr-FR"/>
            </w:rPr>
          </w:rPrChange>
        </w:rPr>
        <w:t>2018,</w:t>
      </w:r>
      <w:r w:rsidRPr="00F94CB9">
        <w:rPr>
          <w:spacing w:val="-6"/>
          <w:sz w:val="28"/>
          <w:szCs w:val="28"/>
          <w:lang w:val="fr-FR"/>
          <w:rPrChange w:id="8259" w:author="Peng Luqi" w:date="2019-10-13T14:50:00Z">
            <w:rPr>
              <w:spacing w:val="-6"/>
              <w:lang w:val="fr-FR"/>
            </w:rPr>
          </w:rPrChange>
        </w:rPr>
        <w:t xml:space="preserve"> </w:t>
      </w:r>
      <w:r w:rsidRPr="00F94CB9">
        <w:rPr>
          <w:sz w:val="28"/>
          <w:szCs w:val="28"/>
          <w:lang w:val="fr-FR"/>
          <w:rPrChange w:id="8260" w:author="Peng Luqi" w:date="2019-10-13T14:50:00Z">
            <w:rPr>
              <w:lang w:val="fr-FR"/>
            </w:rPr>
          </w:rPrChange>
        </w:rPr>
        <w:t>Arnold</w:t>
      </w:r>
      <w:r w:rsidRPr="00F94CB9">
        <w:rPr>
          <w:spacing w:val="-6"/>
          <w:sz w:val="28"/>
          <w:szCs w:val="28"/>
          <w:lang w:val="fr-FR"/>
          <w:rPrChange w:id="8261" w:author="Peng Luqi" w:date="2019-10-13T14:50:00Z">
            <w:rPr>
              <w:spacing w:val="-6"/>
              <w:lang w:val="fr-FR"/>
            </w:rPr>
          </w:rPrChange>
        </w:rPr>
        <w:t xml:space="preserve"> </w:t>
      </w:r>
      <w:r w:rsidRPr="00F94CB9">
        <w:rPr>
          <w:sz w:val="28"/>
          <w:szCs w:val="28"/>
          <w:lang w:val="fr-FR"/>
          <w:rPrChange w:id="8262" w:author="Peng Luqi" w:date="2019-10-13T14:50:00Z">
            <w:rPr>
              <w:lang w:val="fr-FR"/>
            </w:rPr>
          </w:rPrChange>
        </w:rPr>
        <w:t>Schwarzenegger</w:t>
      </w:r>
      <w:r w:rsidRPr="00F94CB9">
        <w:rPr>
          <w:spacing w:val="-6"/>
          <w:sz w:val="28"/>
          <w:szCs w:val="28"/>
          <w:lang w:val="fr-FR"/>
          <w:rPrChange w:id="8263" w:author="Peng Luqi" w:date="2019-10-13T14:50:00Z">
            <w:rPr>
              <w:spacing w:val="-6"/>
              <w:lang w:val="fr-FR"/>
            </w:rPr>
          </w:rPrChange>
        </w:rPr>
        <w:t xml:space="preserve"> </w:t>
      </w:r>
      <w:r w:rsidRPr="00F94CB9">
        <w:rPr>
          <w:sz w:val="28"/>
          <w:szCs w:val="28"/>
          <w:lang w:val="fr-FR"/>
          <w:rPrChange w:id="8264" w:author="Peng Luqi" w:date="2019-10-13T14:50:00Z">
            <w:rPr>
              <w:lang w:val="fr-FR"/>
            </w:rPr>
          </w:rPrChange>
        </w:rPr>
        <w:t>a</w:t>
      </w:r>
      <w:r w:rsidRPr="00F94CB9">
        <w:rPr>
          <w:spacing w:val="-6"/>
          <w:sz w:val="28"/>
          <w:szCs w:val="28"/>
          <w:lang w:val="fr-FR"/>
          <w:rPrChange w:id="8265" w:author="Peng Luqi" w:date="2019-10-13T14:50:00Z">
            <w:rPr>
              <w:spacing w:val="-6"/>
              <w:lang w:val="fr-FR"/>
            </w:rPr>
          </w:rPrChange>
        </w:rPr>
        <w:t xml:space="preserve"> </w:t>
      </w:r>
      <w:r w:rsidRPr="00F94CB9">
        <w:rPr>
          <w:sz w:val="28"/>
          <w:szCs w:val="28"/>
          <w:lang w:val="fr-FR"/>
          <w:rPrChange w:id="8266" w:author="Peng Luqi" w:date="2019-10-13T14:50:00Z">
            <w:rPr>
              <w:lang w:val="fr-FR"/>
            </w:rPr>
          </w:rPrChange>
        </w:rPr>
        <w:t>prononcé un discours célèbre intitulé « La vérité du succès</w:t>
      </w:r>
      <w:r w:rsidRPr="00F94CB9">
        <w:rPr>
          <w:spacing w:val="-12"/>
          <w:sz w:val="28"/>
          <w:szCs w:val="28"/>
          <w:lang w:val="fr-FR"/>
          <w:rPrChange w:id="8267" w:author="Peng Luqi" w:date="2019-10-13T14:50:00Z">
            <w:rPr>
              <w:spacing w:val="-12"/>
              <w:lang w:val="fr-FR"/>
            </w:rPr>
          </w:rPrChange>
        </w:rPr>
        <w:t xml:space="preserve"> </w:t>
      </w:r>
      <w:r w:rsidRPr="00F94CB9">
        <w:rPr>
          <w:sz w:val="28"/>
          <w:szCs w:val="28"/>
          <w:lang w:val="fr-FR"/>
          <w:rPrChange w:id="8268" w:author="Peng Luqi" w:date="2019-10-13T14:50:00Z">
            <w:rPr>
              <w:lang w:val="fr-FR"/>
            </w:rPr>
          </w:rPrChange>
        </w:rPr>
        <w:t>».</w:t>
      </w:r>
    </w:p>
    <w:p w:rsidR="00037EAD" w:rsidRDefault="00037EAD" w:rsidP="00CB23F4">
      <w:pPr>
        <w:pStyle w:val="a3"/>
        <w:ind w:left="170" w:right="170"/>
        <w:jc w:val="both"/>
        <w:rPr>
          <w:ins w:id="8269" w:author="Peng Luqi" w:date="2019-10-13T22:52:00Z"/>
          <w:lang w:val="fr-FR"/>
        </w:rPr>
      </w:pPr>
      <w:r w:rsidRPr="00F94CB9">
        <w:rPr>
          <w:noProof/>
          <w:lang w:val="fr-FR"/>
          <w:rPrChange w:id="8270" w:author="Peng Luqi" w:date="2019-10-13T14:50:00Z">
            <w:rPr>
              <w:noProof/>
            </w:rPr>
          </w:rPrChange>
        </w:rPr>
        <w:drawing>
          <wp:anchor distT="0" distB="0" distL="0" distR="0" simplePos="0" relativeHeight="251659264" behindDoc="0" locked="0" layoutInCell="1" allowOverlap="1">
            <wp:simplePos x="0" y="0"/>
            <wp:positionH relativeFrom="page">
              <wp:posOffset>979170</wp:posOffset>
            </wp:positionH>
            <wp:positionV relativeFrom="paragraph">
              <wp:posOffset>226060</wp:posOffset>
            </wp:positionV>
            <wp:extent cx="5486400" cy="288036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3" cstate="print"/>
                    <a:stretch>
                      <a:fillRect/>
                    </a:stretch>
                  </pic:blipFill>
                  <pic:spPr>
                    <a:xfrm>
                      <a:off x="0" y="0"/>
                      <a:ext cx="5486400" cy="2880360"/>
                    </a:xfrm>
                    <a:prstGeom prst="rect">
                      <a:avLst/>
                    </a:prstGeom>
                  </pic:spPr>
                </pic:pic>
              </a:graphicData>
            </a:graphic>
          </wp:anchor>
        </w:drawing>
      </w:r>
    </w:p>
    <w:p w:rsidR="002B38DF" w:rsidDel="00037EAD" w:rsidRDefault="002B38DF" w:rsidP="00037EAD">
      <w:pPr>
        <w:pStyle w:val="a3"/>
        <w:ind w:left="720" w:right="720"/>
        <w:jc w:val="both"/>
        <w:rPr>
          <w:del w:id="8271" w:author="Peng Luqi" w:date="2019-10-13T22:52:00Z"/>
          <w:lang w:val="fr-FR"/>
        </w:rPr>
      </w:pPr>
    </w:p>
    <w:p w:rsidR="00037EAD" w:rsidRPr="00F94CB9" w:rsidRDefault="00037EAD">
      <w:pPr>
        <w:pStyle w:val="a3"/>
        <w:ind w:left="170" w:right="170"/>
        <w:jc w:val="both"/>
        <w:rPr>
          <w:ins w:id="8272" w:author="Peng Luqi" w:date="2019-10-13T22:52:00Z"/>
          <w:lang w:val="fr-FR"/>
          <w:rPrChange w:id="8273" w:author="Peng Luqi" w:date="2019-10-13T14:50:00Z">
            <w:rPr>
              <w:ins w:id="8274" w:author="Peng Luqi" w:date="2019-10-13T22:52:00Z"/>
              <w:sz w:val="20"/>
              <w:lang w:val="fr-FR"/>
            </w:rPr>
          </w:rPrChange>
        </w:rPr>
        <w:pPrChange w:id="8275" w:author="Peng Luqi" w:date="2019-10-13T14:20:00Z">
          <w:pPr>
            <w:pStyle w:val="a3"/>
            <w:spacing w:before="5"/>
          </w:pPr>
        </w:pPrChange>
      </w:pPr>
    </w:p>
    <w:p w:rsidR="00000000" w:rsidRDefault="0010589D">
      <w:pPr>
        <w:pStyle w:val="a3"/>
        <w:ind w:left="170" w:right="170"/>
        <w:jc w:val="both"/>
        <w:rPr>
          <w:del w:id="8276" w:author="Peng Luqi" w:date="2019-10-13T22:52:00Z"/>
          <w:lang w:val="fr-FR"/>
          <w:rPrChange w:id="8277" w:author="Peng Luqi" w:date="2019-10-13T14:50:00Z">
            <w:rPr>
              <w:del w:id="8278" w:author="Peng Luqi" w:date="2019-10-13T22:52:00Z"/>
              <w:sz w:val="20"/>
              <w:lang w:val="fr-FR"/>
            </w:rPr>
          </w:rPrChange>
        </w:rPr>
        <w:sectPr w:rsidR="00000000">
          <w:pgSz w:w="11910" w:h="16840"/>
          <w:pgMar w:top="1360" w:right="1240" w:bottom="280" w:left="1320" w:header="720" w:footer="720" w:gutter="0"/>
          <w:cols w:space="720"/>
        </w:sectPr>
        <w:pPrChange w:id="8279" w:author="Peng Luqi" w:date="2019-10-13T22:52:00Z">
          <w:pPr/>
        </w:pPrChange>
      </w:pPr>
    </w:p>
    <w:p w:rsidR="00037EAD" w:rsidRPr="006E6782" w:rsidRDefault="006E6782">
      <w:pPr>
        <w:pStyle w:val="a3"/>
        <w:ind w:left="720" w:right="720"/>
        <w:jc w:val="both"/>
        <w:rPr>
          <w:ins w:id="8280" w:author="Peng Luqi" w:date="2019-10-13T21:21:00Z"/>
          <w:lang w:val="fr-FR"/>
          <w:rPrChange w:id="8281" w:author="Peng Luqi" w:date="2019-10-13T21:21:00Z">
            <w:rPr>
              <w:ins w:id="8282" w:author="Peng Luqi" w:date="2019-10-13T21:21:00Z"/>
              <w:i/>
              <w:color w:val="00B0F0"/>
              <w:sz w:val="28"/>
              <w:szCs w:val="28"/>
              <w:lang w:val="fr-FR"/>
            </w:rPr>
          </w:rPrChange>
        </w:rPr>
        <w:pPrChange w:id="8283" w:author="Peng Luqi" w:date="2019-10-13T22:51:00Z">
          <w:pPr>
            <w:ind w:left="170" w:right="170"/>
            <w:jc w:val="both"/>
          </w:pPr>
        </w:pPrChange>
      </w:pPr>
      <w:ins w:id="8284" w:author="Peng Luqi" w:date="2019-10-13T21:21:00Z">
        <w:r w:rsidRPr="006E6782">
          <w:rPr>
            <w:lang w:val="fr-FR"/>
            <w:rPrChange w:id="8285" w:author="Peng Luqi" w:date="2019-10-13T21:21:00Z">
              <w:rPr>
                <w:i/>
                <w:color w:val="00B0F0"/>
                <w:lang w:val="fr-FR"/>
              </w:rPr>
            </w:rPrChange>
          </w:rPr>
          <w:fldChar w:fldCharType="begin"/>
        </w:r>
        <w:r w:rsidRPr="006E6782">
          <w:rPr>
            <w:lang w:val="fr-FR"/>
            <w:rPrChange w:id="8286" w:author="Peng Luqi" w:date="2019-10-13T21:21:00Z">
              <w:rPr>
                <w:i/>
                <w:color w:val="00B0F0"/>
                <w:lang w:val="fr-FR"/>
              </w:rPr>
            </w:rPrChange>
          </w:rPr>
          <w:instrText xml:space="preserve"> HYPERLINK "</w:instrText>
        </w:r>
      </w:ins>
      <w:r w:rsidRPr="006E6782">
        <w:rPr>
          <w:lang w:val="fr-FR"/>
          <w:rPrChange w:id="8287" w:author="Peng Luqi" w:date="2019-10-13T21:21:00Z">
            <w:rPr>
              <w:i/>
              <w:color w:val="00B0F0"/>
              <w:lang w:val="fr-FR"/>
            </w:rPr>
          </w:rPrChange>
        </w:rPr>
        <w:instrText>https://v.qq.com/x/page/c0818oag4pp.html</w:instrText>
      </w:r>
      <w:ins w:id="8288" w:author="Peng Luqi" w:date="2019-10-13T21:21:00Z">
        <w:r w:rsidRPr="006E6782">
          <w:rPr>
            <w:lang w:val="fr-FR"/>
            <w:rPrChange w:id="8289" w:author="Peng Luqi" w:date="2019-10-13T21:21:00Z">
              <w:rPr>
                <w:i/>
                <w:color w:val="00B0F0"/>
                <w:lang w:val="fr-FR"/>
              </w:rPr>
            </w:rPrChange>
          </w:rPr>
          <w:instrText xml:space="preserve">" </w:instrText>
        </w:r>
        <w:r w:rsidRPr="006E6782">
          <w:rPr>
            <w:lang w:val="fr-FR"/>
            <w:rPrChange w:id="8290" w:author="Peng Luqi" w:date="2019-10-13T21:21:00Z">
              <w:rPr>
                <w:i/>
                <w:color w:val="00B0F0"/>
                <w:lang w:val="fr-FR"/>
              </w:rPr>
            </w:rPrChange>
          </w:rPr>
          <w:fldChar w:fldCharType="separate"/>
        </w:r>
      </w:ins>
      <w:r w:rsidRPr="006E6782">
        <w:rPr>
          <w:lang w:val="fr-FR"/>
          <w:rPrChange w:id="8291" w:author="Peng Luqi" w:date="2019-10-13T21:21:00Z">
            <w:rPr>
              <w:i/>
              <w:color w:val="00B0F0"/>
              <w:lang w:val="fr-FR"/>
            </w:rPr>
          </w:rPrChange>
        </w:rPr>
        <w:t>https://v.qq.com/x/page/c0818oag4pp.html</w:t>
      </w:r>
      <w:ins w:id="8292" w:author="Peng Luqi" w:date="2019-10-13T21:21:00Z">
        <w:r w:rsidRPr="006E6782">
          <w:rPr>
            <w:lang w:val="fr-FR"/>
            <w:rPrChange w:id="8293" w:author="Peng Luqi" w:date="2019-10-13T21:21:00Z">
              <w:rPr>
                <w:i/>
                <w:color w:val="00B0F0"/>
                <w:lang w:val="fr-FR"/>
              </w:rPr>
            </w:rPrChange>
          </w:rPr>
          <w:fldChar w:fldCharType="end"/>
        </w:r>
      </w:ins>
    </w:p>
    <w:p w:rsidR="006E6782" w:rsidRPr="006E6782" w:rsidRDefault="006E6782">
      <w:pPr>
        <w:ind w:left="170" w:right="170"/>
        <w:jc w:val="both"/>
        <w:rPr>
          <w:i/>
          <w:sz w:val="28"/>
          <w:szCs w:val="28"/>
          <w:lang w:val="fr-FR"/>
          <w:rPrChange w:id="8294" w:author="Peng Luqi" w:date="2019-10-13T21:21:00Z">
            <w:rPr>
              <w:i/>
              <w:lang w:val="fr-FR"/>
            </w:rPr>
          </w:rPrChange>
        </w:rPr>
        <w:pPrChange w:id="8295" w:author="Peng Luqi" w:date="2019-10-13T14:20:00Z">
          <w:pPr>
            <w:spacing w:before="68"/>
            <w:ind w:left="130"/>
            <w:jc w:val="both"/>
          </w:pPr>
        </w:pPrChange>
      </w:pPr>
    </w:p>
    <w:p w:rsidR="006E6782" w:rsidRDefault="00716360" w:rsidP="00CB23F4">
      <w:pPr>
        <w:ind w:left="170" w:right="170"/>
        <w:jc w:val="both"/>
        <w:rPr>
          <w:ins w:id="8296" w:author="Peng Luqi" w:date="2019-10-13T21:20:00Z"/>
          <w:sz w:val="28"/>
          <w:szCs w:val="28"/>
          <w:lang w:val="fr-FR"/>
        </w:rPr>
      </w:pPr>
      <w:r w:rsidRPr="00F94CB9">
        <w:rPr>
          <w:sz w:val="28"/>
          <w:szCs w:val="28"/>
          <w:lang w:val="fr-FR"/>
          <w:rPrChange w:id="8297" w:author="Peng Luqi" w:date="2019-10-13T14:50:00Z">
            <w:rPr>
              <w:lang w:val="fr-FR"/>
            </w:rPr>
          </w:rPrChange>
        </w:rPr>
        <w:t>Il y dit qu</w:t>
      </w:r>
      <w:del w:id="8298" w:author="Peng Luqi" w:date="2019-10-13T14:43:00Z">
        <w:r w:rsidRPr="00F94CB9" w:rsidDel="00EF666F">
          <w:rPr>
            <w:sz w:val="28"/>
            <w:szCs w:val="28"/>
            <w:lang w:val="fr-FR"/>
            <w:rPrChange w:id="8299" w:author="Peng Luqi" w:date="2019-10-13T14:50:00Z">
              <w:rPr>
                <w:lang w:val="fr-FR"/>
              </w:rPr>
            </w:rPrChange>
          </w:rPr>
          <w:delText>’</w:delText>
        </w:r>
      </w:del>
      <w:ins w:id="8300" w:author="Peng Luqi" w:date="2019-10-13T14:43:00Z">
        <w:r w:rsidR="00EF666F" w:rsidRPr="00F94CB9">
          <w:rPr>
            <w:sz w:val="28"/>
            <w:szCs w:val="28"/>
            <w:lang w:val="fr-FR"/>
            <w:rPrChange w:id="8301" w:author="Peng Luqi" w:date="2019-10-13T14:50:00Z">
              <w:rPr>
                <w:lang w:val="fr-FR"/>
              </w:rPr>
            </w:rPrChange>
          </w:rPr>
          <w:t>’</w:t>
        </w:r>
      </w:ins>
      <w:r w:rsidRPr="00F94CB9">
        <w:rPr>
          <w:sz w:val="28"/>
          <w:szCs w:val="28"/>
          <w:lang w:val="fr-FR"/>
          <w:rPrChange w:id="8302" w:author="Peng Luqi" w:date="2019-10-13T14:50:00Z">
            <w:rPr>
              <w:lang w:val="fr-FR"/>
            </w:rPr>
          </w:rPrChange>
        </w:rPr>
        <w:t>il n</w:t>
      </w:r>
      <w:del w:id="8303" w:author="Peng Luqi" w:date="2019-10-13T14:43:00Z">
        <w:r w:rsidRPr="00F94CB9" w:rsidDel="00EF666F">
          <w:rPr>
            <w:sz w:val="28"/>
            <w:szCs w:val="28"/>
            <w:lang w:val="fr-FR"/>
            <w:rPrChange w:id="8304" w:author="Peng Luqi" w:date="2019-10-13T14:50:00Z">
              <w:rPr>
                <w:lang w:val="fr-FR"/>
              </w:rPr>
            </w:rPrChange>
          </w:rPr>
          <w:delText>’</w:delText>
        </w:r>
      </w:del>
      <w:ins w:id="8305" w:author="Peng Luqi" w:date="2019-10-13T14:43:00Z">
        <w:r w:rsidR="00EF666F" w:rsidRPr="00F94CB9">
          <w:rPr>
            <w:sz w:val="28"/>
            <w:szCs w:val="28"/>
            <w:lang w:val="fr-FR"/>
            <w:rPrChange w:id="8306" w:author="Peng Luqi" w:date="2019-10-13T14:50:00Z">
              <w:rPr>
                <w:lang w:val="fr-FR"/>
              </w:rPr>
            </w:rPrChange>
          </w:rPr>
          <w:t>’</w:t>
        </w:r>
      </w:ins>
      <w:r w:rsidRPr="00F94CB9">
        <w:rPr>
          <w:sz w:val="28"/>
          <w:szCs w:val="28"/>
          <w:lang w:val="fr-FR"/>
          <w:rPrChange w:id="8307" w:author="Peng Luqi" w:date="2019-10-13T14:50:00Z">
            <w:rPr>
              <w:lang w:val="fr-FR"/>
            </w:rPr>
          </w:rPrChange>
        </w:rPr>
        <w:t>existe qu</w:t>
      </w:r>
      <w:del w:id="8308" w:author="Peng Luqi" w:date="2019-10-13T14:43:00Z">
        <w:r w:rsidRPr="00F94CB9" w:rsidDel="00EF666F">
          <w:rPr>
            <w:sz w:val="28"/>
            <w:szCs w:val="28"/>
            <w:lang w:val="fr-FR"/>
            <w:rPrChange w:id="8309" w:author="Peng Luqi" w:date="2019-10-13T14:50:00Z">
              <w:rPr>
                <w:lang w:val="fr-FR"/>
              </w:rPr>
            </w:rPrChange>
          </w:rPr>
          <w:delText>’</w:delText>
        </w:r>
      </w:del>
      <w:ins w:id="8310" w:author="Peng Luqi" w:date="2019-10-13T14:43:00Z">
        <w:r w:rsidR="00EF666F" w:rsidRPr="00F94CB9">
          <w:rPr>
            <w:sz w:val="28"/>
            <w:szCs w:val="28"/>
            <w:lang w:val="fr-FR"/>
            <w:rPrChange w:id="8311" w:author="Peng Luqi" w:date="2019-10-13T14:50:00Z">
              <w:rPr>
                <w:lang w:val="fr-FR"/>
              </w:rPr>
            </w:rPrChange>
          </w:rPr>
          <w:t>’</w:t>
        </w:r>
      </w:ins>
      <w:r w:rsidRPr="00F94CB9">
        <w:rPr>
          <w:sz w:val="28"/>
          <w:szCs w:val="28"/>
          <w:lang w:val="fr-FR"/>
          <w:rPrChange w:id="8312" w:author="Peng Luqi" w:date="2019-10-13T14:50:00Z">
            <w:rPr>
              <w:lang w:val="fr-FR"/>
            </w:rPr>
          </w:rPrChange>
        </w:rPr>
        <w:t>une raison pour laquelle il est là aujourd</w:t>
      </w:r>
      <w:del w:id="8313" w:author="Peng Luqi" w:date="2019-10-13T14:43:00Z">
        <w:r w:rsidRPr="00F94CB9" w:rsidDel="00EF666F">
          <w:rPr>
            <w:sz w:val="28"/>
            <w:szCs w:val="28"/>
            <w:lang w:val="fr-FR"/>
            <w:rPrChange w:id="8314" w:author="Peng Luqi" w:date="2019-10-13T14:50:00Z">
              <w:rPr>
                <w:lang w:val="fr-FR"/>
              </w:rPr>
            </w:rPrChange>
          </w:rPr>
          <w:delText>’</w:delText>
        </w:r>
      </w:del>
      <w:ins w:id="8315" w:author="Peng Luqi" w:date="2019-10-13T14:43:00Z">
        <w:r w:rsidR="00EF666F" w:rsidRPr="00F94CB9">
          <w:rPr>
            <w:sz w:val="28"/>
            <w:szCs w:val="28"/>
            <w:lang w:val="fr-FR"/>
            <w:rPrChange w:id="8316" w:author="Peng Luqi" w:date="2019-10-13T14:50:00Z">
              <w:rPr>
                <w:lang w:val="fr-FR"/>
              </w:rPr>
            </w:rPrChange>
          </w:rPr>
          <w:t>’</w:t>
        </w:r>
      </w:ins>
      <w:r w:rsidRPr="00F94CB9">
        <w:rPr>
          <w:sz w:val="28"/>
          <w:szCs w:val="28"/>
          <w:lang w:val="fr-FR"/>
          <w:rPrChange w:id="8317" w:author="Peng Luqi" w:date="2019-10-13T14:50:00Z">
            <w:rPr>
              <w:lang w:val="fr-FR"/>
            </w:rPr>
          </w:rPrChange>
        </w:rPr>
        <w:t xml:space="preserve">hui : </w:t>
      </w:r>
    </w:p>
    <w:p w:rsidR="006E6782" w:rsidRDefault="006E6782" w:rsidP="00CB23F4">
      <w:pPr>
        <w:ind w:left="170" w:right="170"/>
        <w:jc w:val="both"/>
        <w:rPr>
          <w:ins w:id="8318" w:author="Peng Luqi" w:date="2019-10-13T21:20:00Z"/>
          <w:sz w:val="28"/>
          <w:szCs w:val="28"/>
          <w:lang w:val="fr-FR"/>
        </w:rPr>
      </w:pPr>
    </w:p>
    <w:p w:rsidR="006E6782" w:rsidRPr="006E6782" w:rsidRDefault="00716360">
      <w:pPr>
        <w:pStyle w:val="a3"/>
        <w:ind w:left="720" w:right="720"/>
        <w:jc w:val="both"/>
        <w:rPr>
          <w:ins w:id="8319" w:author="Peng Luqi" w:date="2019-10-13T21:20:00Z"/>
          <w:lang w:val="fr-FR"/>
          <w:rPrChange w:id="8320" w:author="Peng Luqi" w:date="2019-10-13T21:21:00Z">
            <w:rPr>
              <w:ins w:id="8321" w:author="Peng Luqi" w:date="2019-10-13T21:20:00Z"/>
              <w:sz w:val="28"/>
              <w:szCs w:val="28"/>
            </w:rPr>
          </w:rPrChange>
        </w:rPr>
        <w:pPrChange w:id="8322" w:author="Peng Luqi" w:date="2019-10-13T21:21:00Z">
          <w:pPr>
            <w:ind w:left="170" w:right="170"/>
            <w:jc w:val="both"/>
          </w:pPr>
        </w:pPrChange>
      </w:pPr>
      <w:r w:rsidRPr="006E6782">
        <w:rPr>
          <w:lang w:val="fr-FR"/>
          <w:rPrChange w:id="8323" w:author="Peng Luqi" w:date="2019-10-13T21:21:00Z">
            <w:rPr>
              <w:lang w:val="fr-FR"/>
            </w:rPr>
          </w:rPrChange>
        </w:rPr>
        <w:t>« I have a goal » (j</w:t>
      </w:r>
      <w:del w:id="8324" w:author="Peng Luqi" w:date="2019-10-13T14:43:00Z">
        <w:r w:rsidRPr="006E6782" w:rsidDel="00EF666F">
          <w:rPr>
            <w:lang w:val="fr-FR"/>
            <w:rPrChange w:id="8325" w:author="Peng Luqi" w:date="2019-10-13T21:21:00Z">
              <w:rPr>
                <w:lang w:val="fr-FR"/>
              </w:rPr>
            </w:rPrChange>
          </w:rPr>
          <w:delText>’</w:delText>
        </w:r>
      </w:del>
      <w:ins w:id="8326" w:author="Peng Luqi" w:date="2019-10-13T14:43:00Z">
        <w:r w:rsidR="00EF666F" w:rsidRPr="006E6782">
          <w:rPr>
            <w:lang w:val="fr-FR"/>
            <w:rPrChange w:id="8327" w:author="Peng Luqi" w:date="2019-10-13T21:21:00Z">
              <w:rPr>
                <w:lang w:val="fr-FR"/>
              </w:rPr>
            </w:rPrChange>
          </w:rPr>
          <w:t>’</w:t>
        </w:r>
      </w:ins>
      <w:r w:rsidRPr="006E6782">
        <w:rPr>
          <w:lang w:val="fr-FR"/>
          <w:rPrChange w:id="8328" w:author="Peng Luqi" w:date="2019-10-13T21:21:00Z">
            <w:rPr>
              <w:lang w:val="fr-FR"/>
            </w:rPr>
          </w:rPrChange>
        </w:rPr>
        <w:t xml:space="preserve">ai un but). </w:t>
      </w:r>
    </w:p>
    <w:p w:rsidR="006E6782" w:rsidRDefault="006E6782" w:rsidP="00CB23F4">
      <w:pPr>
        <w:ind w:left="170" w:right="170"/>
        <w:jc w:val="both"/>
        <w:rPr>
          <w:ins w:id="8329" w:author="Peng Luqi" w:date="2019-10-13T21:20:00Z"/>
          <w:sz w:val="28"/>
          <w:szCs w:val="28"/>
        </w:rPr>
      </w:pPr>
    </w:p>
    <w:p w:rsidR="002B38DF" w:rsidRPr="00F94CB9" w:rsidDel="006E6782" w:rsidRDefault="00716360">
      <w:pPr>
        <w:ind w:left="170" w:right="170"/>
        <w:jc w:val="both"/>
        <w:rPr>
          <w:del w:id="8330" w:author="Peng Luqi" w:date="2019-10-13T21:20:00Z"/>
          <w:sz w:val="28"/>
          <w:szCs w:val="28"/>
          <w:lang w:val="fr-FR"/>
          <w:rPrChange w:id="8331" w:author="Peng Luqi" w:date="2019-10-13T14:50:00Z">
            <w:rPr>
              <w:del w:id="8332" w:author="Peng Luqi" w:date="2019-10-13T21:20:00Z"/>
              <w:lang w:val="fr-FR"/>
            </w:rPr>
          </w:rPrChange>
        </w:rPr>
        <w:pPrChange w:id="8333" w:author="Peng Luqi" w:date="2019-10-13T14:20:00Z">
          <w:pPr>
            <w:spacing w:before="50" w:line="508" w:lineRule="exact"/>
            <w:ind w:left="130" w:right="184"/>
            <w:jc w:val="both"/>
          </w:pPr>
        </w:pPrChange>
      </w:pPr>
      <w:r w:rsidRPr="00F94CB9">
        <w:rPr>
          <w:sz w:val="28"/>
          <w:szCs w:val="28"/>
          <w:lang w:val="fr-FR"/>
          <w:rPrChange w:id="8334" w:author="Peng Luqi" w:date="2019-10-13T14:50:00Z">
            <w:rPr>
              <w:lang w:val="fr-FR"/>
            </w:rPr>
          </w:rPrChange>
        </w:rPr>
        <w:t>Je</w:t>
      </w:r>
      <w:r w:rsidRPr="00F94CB9">
        <w:rPr>
          <w:spacing w:val="8"/>
          <w:sz w:val="28"/>
          <w:szCs w:val="28"/>
          <w:lang w:val="fr-FR"/>
          <w:rPrChange w:id="8335" w:author="Peng Luqi" w:date="2019-10-13T14:50:00Z">
            <w:rPr>
              <w:spacing w:val="8"/>
              <w:lang w:val="fr-FR"/>
            </w:rPr>
          </w:rPrChange>
        </w:rPr>
        <w:t xml:space="preserve"> </w:t>
      </w:r>
      <w:r w:rsidRPr="00F94CB9">
        <w:rPr>
          <w:sz w:val="28"/>
          <w:szCs w:val="28"/>
          <w:lang w:val="fr-FR"/>
          <w:rPrChange w:id="8336" w:author="Peng Luqi" w:date="2019-10-13T14:50:00Z">
            <w:rPr>
              <w:lang w:val="fr-FR"/>
            </w:rPr>
          </w:rPrChange>
        </w:rPr>
        <w:t>ne</w:t>
      </w:r>
      <w:r w:rsidRPr="00F94CB9">
        <w:rPr>
          <w:spacing w:val="8"/>
          <w:sz w:val="28"/>
          <w:szCs w:val="28"/>
          <w:lang w:val="fr-FR"/>
          <w:rPrChange w:id="8337" w:author="Peng Luqi" w:date="2019-10-13T14:50:00Z">
            <w:rPr>
              <w:spacing w:val="8"/>
              <w:lang w:val="fr-FR"/>
            </w:rPr>
          </w:rPrChange>
        </w:rPr>
        <w:t xml:space="preserve"> </w:t>
      </w:r>
      <w:r w:rsidRPr="00F94CB9">
        <w:rPr>
          <w:sz w:val="28"/>
          <w:szCs w:val="28"/>
          <w:lang w:val="fr-FR"/>
          <w:rPrChange w:id="8338" w:author="Peng Luqi" w:date="2019-10-13T14:50:00Z">
            <w:rPr>
              <w:lang w:val="fr-FR"/>
            </w:rPr>
          </w:rPrChange>
        </w:rPr>
        <w:t>sais</w:t>
      </w:r>
      <w:r w:rsidRPr="00F94CB9">
        <w:rPr>
          <w:spacing w:val="9"/>
          <w:sz w:val="28"/>
          <w:szCs w:val="28"/>
          <w:lang w:val="fr-FR"/>
          <w:rPrChange w:id="8339" w:author="Peng Luqi" w:date="2019-10-13T14:50:00Z">
            <w:rPr>
              <w:spacing w:val="9"/>
              <w:lang w:val="fr-FR"/>
            </w:rPr>
          </w:rPrChange>
        </w:rPr>
        <w:t xml:space="preserve"> </w:t>
      </w:r>
      <w:r w:rsidRPr="00F94CB9">
        <w:rPr>
          <w:sz w:val="28"/>
          <w:szCs w:val="28"/>
          <w:lang w:val="fr-FR"/>
          <w:rPrChange w:id="8340" w:author="Peng Luqi" w:date="2019-10-13T14:50:00Z">
            <w:rPr>
              <w:lang w:val="fr-FR"/>
            </w:rPr>
          </w:rPrChange>
        </w:rPr>
        <w:t>pas</w:t>
      </w:r>
      <w:r w:rsidRPr="00F94CB9">
        <w:rPr>
          <w:spacing w:val="8"/>
          <w:sz w:val="28"/>
          <w:szCs w:val="28"/>
          <w:lang w:val="fr-FR"/>
          <w:rPrChange w:id="8341" w:author="Peng Luqi" w:date="2019-10-13T14:50:00Z">
            <w:rPr>
              <w:spacing w:val="8"/>
              <w:lang w:val="fr-FR"/>
            </w:rPr>
          </w:rPrChange>
        </w:rPr>
        <w:t xml:space="preserve"> </w:t>
      </w:r>
      <w:r w:rsidRPr="00F94CB9">
        <w:rPr>
          <w:sz w:val="28"/>
          <w:szCs w:val="28"/>
          <w:lang w:val="fr-FR"/>
          <w:rPrChange w:id="8342" w:author="Peng Luqi" w:date="2019-10-13T14:50:00Z">
            <w:rPr>
              <w:lang w:val="fr-FR"/>
            </w:rPr>
          </w:rPrChange>
        </w:rPr>
        <w:t>si</w:t>
      </w:r>
      <w:r w:rsidRPr="00F94CB9">
        <w:rPr>
          <w:spacing w:val="9"/>
          <w:sz w:val="28"/>
          <w:szCs w:val="28"/>
          <w:lang w:val="fr-FR"/>
          <w:rPrChange w:id="8343" w:author="Peng Luqi" w:date="2019-10-13T14:50:00Z">
            <w:rPr>
              <w:spacing w:val="9"/>
              <w:lang w:val="fr-FR"/>
            </w:rPr>
          </w:rPrChange>
        </w:rPr>
        <w:t xml:space="preserve"> </w:t>
      </w:r>
      <w:r w:rsidRPr="00F94CB9">
        <w:rPr>
          <w:sz w:val="28"/>
          <w:szCs w:val="28"/>
          <w:lang w:val="fr-FR"/>
          <w:rPrChange w:id="8344" w:author="Peng Luqi" w:date="2019-10-13T14:50:00Z">
            <w:rPr>
              <w:lang w:val="fr-FR"/>
            </w:rPr>
          </w:rPrChange>
        </w:rPr>
        <w:t>c</w:t>
      </w:r>
      <w:del w:id="8345" w:author="Peng Luqi" w:date="2019-10-13T14:43:00Z">
        <w:r w:rsidRPr="00F94CB9" w:rsidDel="00EF666F">
          <w:rPr>
            <w:sz w:val="28"/>
            <w:szCs w:val="28"/>
            <w:lang w:val="fr-FR"/>
            <w:rPrChange w:id="8346" w:author="Peng Luqi" w:date="2019-10-13T14:50:00Z">
              <w:rPr>
                <w:lang w:val="fr-FR"/>
              </w:rPr>
            </w:rPrChange>
          </w:rPr>
          <w:delText>’</w:delText>
        </w:r>
      </w:del>
      <w:ins w:id="8347" w:author="Peng Luqi" w:date="2019-10-13T14:43:00Z">
        <w:r w:rsidR="00EF666F" w:rsidRPr="00F94CB9">
          <w:rPr>
            <w:sz w:val="28"/>
            <w:szCs w:val="28"/>
            <w:lang w:val="fr-FR"/>
            <w:rPrChange w:id="8348" w:author="Peng Luqi" w:date="2019-10-13T14:50:00Z">
              <w:rPr>
                <w:lang w:val="fr-FR"/>
              </w:rPr>
            </w:rPrChange>
          </w:rPr>
          <w:t>’</w:t>
        </w:r>
      </w:ins>
      <w:r w:rsidRPr="00F94CB9">
        <w:rPr>
          <w:sz w:val="28"/>
          <w:szCs w:val="28"/>
          <w:lang w:val="fr-FR"/>
          <w:rPrChange w:id="8349" w:author="Peng Luqi" w:date="2019-10-13T14:50:00Z">
            <w:rPr>
              <w:lang w:val="fr-FR"/>
            </w:rPr>
          </w:rPrChange>
        </w:rPr>
        <w:t>est</w:t>
      </w:r>
      <w:r w:rsidRPr="00F94CB9">
        <w:rPr>
          <w:spacing w:val="8"/>
          <w:sz w:val="28"/>
          <w:szCs w:val="28"/>
          <w:lang w:val="fr-FR"/>
          <w:rPrChange w:id="8350" w:author="Peng Luqi" w:date="2019-10-13T14:50:00Z">
            <w:rPr>
              <w:spacing w:val="8"/>
              <w:lang w:val="fr-FR"/>
            </w:rPr>
          </w:rPrChange>
        </w:rPr>
        <w:t xml:space="preserve"> </w:t>
      </w:r>
      <w:r w:rsidRPr="00F94CB9">
        <w:rPr>
          <w:sz w:val="28"/>
          <w:szCs w:val="28"/>
          <w:lang w:val="fr-FR"/>
          <w:rPrChange w:id="8351" w:author="Peng Luqi" w:date="2019-10-13T14:50:00Z">
            <w:rPr>
              <w:lang w:val="fr-FR"/>
            </w:rPr>
          </w:rPrChange>
        </w:rPr>
        <w:t>intentionnel</w:t>
      </w:r>
      <w:r w:rsidRPr="00F94CB9">
        <w:rPr>
          <w:spacing w:val="8"/>
          <w:sz w:val="28"/>
          <w:szCs w:val="28"/>
          <w:lang w:val="fr-FR"/>
          <w:rPrChange w:id="8352" w:author="Peng Luqi" w:date="2019-10-13T14:50:00Z">
            <w:rPr>
              <w:spacing w:val="8"/>
              <w:lang w:val="fr-FR"/>
            </w:rPr>
          </w:rPrChange>
        </w:rPr>
        <w:t xml:space="preserve"> </w:t>
      </w:r>
      <w:r w:rsidRPr="00F94CB9">
        <w:rPr>
          <w:sz w:val="28"/>
          <w:szCs w:val="28"/>
          <w:lang w:val="fr-FR"/>
          <w:rPrChange w:id="8353" w:author="Peng Luqi" w:date="2019-10-13T14:50:00Z">
            <w:rPr>
              <w:lang w:val="fr-FR"/>
            </w:rPr>
          </w:rPrChange>
        </w:rPr>
        <w:t>ou</w:t>
      </w:r>
      <w:r w:rsidRPr="00F94CB9">
        <w:rPr>
          <w:spacing w:val="9"/>
          <w:sz w:val="28"/>
          <w:szCs w:val="28"/>
          <w:lang w:val="fr-FR"/>
          <w:rPrChange w:id="8354" w:author="Peng Luqi" w:date="2019-10-13T14:50:00Z">
            <w:rPr>
              <w:spacing w:val="9"/>
              <w:lang w:val="fr-FR"/>
            </w:rPr>
          </w:rPrChange>
        </w:rPr>
        <w:t xml:space="preserve"> </w:t>
      </w:r>
      <w:r w:rsidRPr="00F94CB9">
        <w:rPr>
          <w:sz w:val="28"/>
          <w:szCs w:val="28"/>
          <w:lang w:val="fr-FR"/>
          <w:rPrChange w:id="8355" w:author="Peng Luqi" w:date="2019-10-13T14:50:00Z">
            <w:rPr>
              <w:lang w:val="fr-FR"/>
            </w:rPr>
          </w:rPrChange>
        </w:rPr>
        <w:t>non,</w:t>
      </w:r>
      <w:r w:rsidRPr="00F94CB9">
        <w:rPr>
          <w:spacing w:val="8"/>
          <w:sz w:val="28"/>
          <w:szCs w:val="28"/>
          <w:lang w:val="fr-FR"/>
          <w:rPrChange w:id="8356" w:author="Peng Luqi" w:date="2019-10-13T14:50:00Z">
            <w:rPr>
              <w:spacing w:val="8"/>
              <w:lang w:val="fr-FR"/>
            </w:rPr>
          </w:rPrChange>
        </w:rPr>
        <w:t xml:space="preserve"> </w:t>
      </w:r>
      <w:r w:rsidRPr="00F94CB9">
        <w:rPr>
          <w:sz w:val="28"/>
          <w:szCs w:val="28"/>
          <w:lang w:val="fr-FR"/>
          <w:rPrChange w:id="8357" w:author="Peng Luqi" w:date="2019-10-13T14:50:00Z">
            <w:rPr>
              <w:lang w:val="fr-FR"/>
            </w:rPr>
          </w:rPrChange>
        </w:rPr>
        <w:t>il</w:t>
      </w:r>
      <w:r w:rsidRPr="00F94CB9">
        <w:rPr>
          <w:spacing w:val="9"/>
          <w:sz w:val="28"/>
          <w:szCs w:val="28"/>
          <w:lang w:val="fr-FR"/>
          <w:rPrChange w:id="8358" w:author="Peng Luqi" w:date="2019-10-13T14:50:00Z">
            <w:rPr>
              <w:spacing w:val="9"/>
              <w:lang w:val="fr-FR"/>
            </w:rPr>
          </w:rPrChange>
        </w:rPr>
        <w:t xml:space="preserve"> </w:t>
      </w:r>
      <w:r w:rsidRPr="00F94CB9">
        <w:rPr>
          <w:sz w:val="28"/>
          <w:szCs w:val="28"/>
          <w:lang w:val="fr-FR"/>
          <w:rPrChange w:id="8359" w:author="Peng Luqi" w:date="2019-10-13T14:50:00Z">
            <w:rPr>
              <w:lang w:val="fr-FR"/>
            </w:rPr>
          </w:rPrChange>
        </w:rPr>
        <w:t>utilise</w:t>
      </w:r>
      <w:r w:rsidRPr="00F94CB9">
        <w:rPr>
          <w:spacing w:val="8"/>
          <w:sz w:val="28"/>
          <w:szCs w:val="28"/>
          <w:lang w:val="fr-FR"/>
          <w:rPrChange w:id="8360" w:author="Peng Luqi" w:date="2019-10-13T14:50:00Z">
            <w:rPr>
              <w:spacing w:val="8"/>
              <w:lang w:val="fr-FR"/>
            </w:rPr>
          </w:rPrChange>
        </w:rPr>
        <w:t xml:space="preserve"> </w:t>
      </w:r>
      <w:r w:rsidRPr="00F94CB9">
        <w:rPr>
          <w:sz w:val="28"/>
          <w:szCs w:val="28"/>
          <w:lang w:val="fr-FR"/>
          <w:rPrChange w:id="8361" w:author="Peng Luqi" w:date="2019-10-13T14:50:00Z">
            <w:rPr>
              <w:lang w:val="fr-FR"/>
            </w:rPr>
          </w:rPrChange>
        </w:rPr>
        <w:t>des</w:t>
      </w:r>
      <w:r w:rsidRPr="00F94CB9">
        <w:rPr>
          <w:spacing w:val="8"/>
          <w:sz w:val="28"/>
          <w:szCs w:val="28"/>
          <w:lang w:val="fr-FR"/>
          <w:rPrChange w:id="8362" w:author="Peng Luqi" w:date="2019-10-13T14:50:00Z">
            <w:rPr>
              <w:spacing w:val="8"/>
              <w:lang w:val="fr-FR"/>
            </w:rPr>
          </w:rPrChange>
        </w:rPr>
        <w:t xml:space="preserve"> </w:t>
      </w:r>
      <w:r w:rsidRPr="00F94CB9">
        <w:rPr>
          <w:sz w:val="28"/>
          <w:szCs w:val="28"/>
          <w:lang w:val="fr-FR"/>
          <w:rPrChange w:id="8363" w:author="Peng Luqi" w:date="2019-10-13T14:50:00Z">
            <w:rPr>
              <w:lang w:val="fr-FR"/>
            </w:rPr>
          </w:rPrChange>
        </w:rPr>
        <w:t>mots</w:t>
      </w:r>
      <w:r w:rsidRPr="00F94CB9">
        <w:rPr>
          <w:spacing w:val="8"/>
          <w:sz w:val="28"/>
          <w:szCs w:val="28"/>
          <w:lang w:val="fr-FR"/>
          <w:rPrChange w:id="8364" w:author="Peng Luqi" w:date="2019-10-13T14:50:00Z">
            <w:rPr>
              <w:spacing w:val="8"/>
              <w:lang w:val="fr-FR"/>
            </w:rPr>
          </w:rPrChange>
        </w:rPr>
        <w:t xml:space="preserve"> </w:t>
      </w:r>
      <w:r w:rsidRPr="00F94CB9">
        <w:rPr>
          <w:sz w:val="28"/>
          <w:szCs w:val="28"/>
          <w:lang w:val="fr-FR"/>
          <w:rPrChange w:id="8365" w:author="Peng Luqi" w:date="2019-10-13T14:50:00Z">
            <w:rPr>
              <w:lang w:val="fr-FR"/>
            </w:rPr>
          </w:rPrChange>
        </w:rPr>
        <w:t>simples</w:t>
      </w:r>
      <w:r w:rsidRPr="00F94CB9">
        <w:rPr>
          <w:spacing w:val="8"/>
          <w:sz w:val="28"/>
          <w:szCs w:val="28"/>
          <w:lang w:val="fr-FR"/>
          <w:rPrChange w:id="8366" w:author="Peng Luqi" w:date="2019-10-13T14:50:00Z">
            <w:rPr>
              <w:spacing w:val="8"/>
              <w:lang w:val="fr-FR"/>
            </w:rPr>
          </w:rPrChange>
        </w:rPr>
        <w:t xml:space="preserve"> </w:t>
      </w:r>
      <w:r w:rsidRPr="00F94CB9">
        <w:rPr>
          <w:sz w:val="28"/>
          <w:szCs w:val="28"/>
          <w:lang w:val="fr-FR"/>
          <w:rPrChange w:id="8367" w:author="Peng Luqi" w:date="2019-10-13T14:50:00Z">
            <w:rPr>
              <w:lang w:val="fr-FR"/>
            </w:rPr>
          </w:rPrChange>
        </w:rPr>
        <w:t>comme</w:t>
      </w:r>
      <w:r w:rsidRPr="00F94CB9">
        <w:rPr>
          <w:spacing w:val="9"/>
          <w:sz w:val="28"/>
          <w:szCs w:val="28"/>
          <w:lang w:val="fr-FR"/>
          <w:rPrChange w:id="8368" w:author="Peng Luqi" w:date="2019-10-13T14:50:00Z">
            <w:rPr>
              <w:spacing w:val="9"/>
              <w:lang w:val="fr-FR"/>
            </w:rPr>
          </w:rPrChange>
        </w:rPr>
        <w:t xml:space="preserve"> </w:t>
      </w:r>
      <w:r w:rsidRPr="00F94CB9">
        <w:rPr>
          <w:sz w:val="28"/>
          <w:szCs w:val="28"/>
          <w:lang w:val="fr-FR"/>
          <w:rPrChange w:id="8369" w:author="Peng Luqi" w:date="2019-10-13T14:50:00Z">
            <w:rPr>
              <w:lang w:val="fr-FR"/>
            </w:rPr>
          </w:rPrChange>
        </w:rPr>
        <w:t>«</w:t>
      </w:r>
      <w:r w:rsidRPr="00F94CB9">
        <w:rPr>
          <w:spacing w:val="-2"/>
          <w:sz w:val="28"/>
          <w:szCs w:val="28"/>
          <w:lang w:val="fr-FR"/>
          <w:rPrChange w:id="8370" w:author="Peng Luqi" w:date="2019-10-13T14:50:00Z">
            <w:rPr>
              <w:spacing w:val="-2"/>
              <w:lang w:val="fr-FR"/>
            </w:rPr>
          </w:rPrChange>
        </w:rPr>
        <w:t xml:space="preserve"> </w:t>
      </w:r>
      <w:r w:rsidRPr="00F94CB9">
        <w:rPr>
          <w:sz w:val="28"/>
          <w:szCs w:val="28"/>
          <w:lang w:val="fr-FR"/>
          <w:rPrChange w:id="8371" w:author="Peng Luqi" w:date="2019-10-13T14:50:00Z">
            <w:rPr>
              <w:lang w:val="fr-FR"/>
            </w:rPr>
          </w:rPrChange>
        </w:rPr>
        <w:t>Dream</w:t>
      </w:r>
      <w:r w:rsidRPr="00F94CB9">
        <w:rPr>
          <w:spacing w:val="-3"/>
          <w:sz w:val="28"/>
          <w:szCs w:val="28"/>
          <w:lang w:val="fr-FR"/>
          <w:rPrChange w:id="8372" w:author="Peng Luqi" w:date="2019-10-13T14:50:00Z">
            <w:rPr>
              <w:spacing w:val="-3"/>
              <w:lang w:val="fr-FR"/>
            </w:rPr>
          </w:rPrChange>
        </w:rPr>
        <w:t xml:space="preserve"> </w:t>
      </w:r>
      <w:r w:rsidRPr="00F94CB9">
        <w:rPr>
          <w:sz w:val="28"/>
          <w:szCs w:val="28"/>
          <w:lang w:val="fr-FR"/>
          <w:rPrChange w:id="8373" w:author="Peng Luqi" w:date="2019-10-13T14:50:00Z">
            <w:rPr>
              <w:lang w:val="fr-FR"/>
            </w:rPr>
          </w:rPrChange>
        </w:rPr>
        <w:t>»,</w:t>
      </w:r>
      <w:r w:rsidRPr="00F94CB9">
        <w:rPr>
          <w:spacing w:val="9"/>
          <w:sz w:val="28"/>
          <w:szCs w:val="28"/>
          <w:lang w:val="fr-FR"/>
          <w:rPrChange w:id="8374" w:author="Peng Luqi" w:date="2019-10-13T14:50:00Z">
            <w:rPr>
              <w:spacing w:val="9"/>
              <w:lang w:val="fr-FR"/>
            </w:rPr>
          </w:rPrChange>
        </w:rPr>
        <w:t xml:space="preserve"> </w:t>
      </w:r>
      <w:r w:rsidRPr="00F94CB9">
        <w:rPr>
          <w:sz w:val="28"/>
          <w:szCs w:val="28"/>
          <w:lang w:val="fr-FR"/>
          <w:rPrChange w:id="8375" w:author="Peng Luqi" w:date="2019-10-13T14:50:00Z">
            <w:rPr>
              <w:lang w:val="fr-FR"/>
            </w:rPr>
          </w:rPrChange>
        </w:rPr>
        <w:t>«</w:t>
      </w:r>
      <w:r w:rsidRPr="00F94CB9">
        <w:rPr>
          <w:spacing w:val="-3"/>
          <w:sz w:val="28"/>
          <w:szCs w:val="28"/>
          <w:lang w:val="fr-FR"/>
          <w:rPrChange w:id="8376" w:author="Peng Luqi" w:date="2019-10-13T14:50:00Z">
            <w:rPr>
              <w:spacing w:val="-3"/>
              <w:lang w:val="fr-FR"/>
            </w:rPr>
          </w:rPrChange>
        </w:rPr>
        <w:t xml:space="preserve"> </w:t>
      </w:r>
      <w:r w:rsidRPr="00F94CB9">
        <w:rPr>
          <w:sz w:val="28"/>
          <w:szCs w:val="28"/>
          <w:lang w:val="fr-FR"/>
          <w:rPrChange w:id="8377" w:author="Peng Luqi" w:date="2019-10-13T14:50:00Z">
            <w:rPr>
              <w:lang w:val="fr-FR"/>
            </w:rPr>
          </w:rPrChange>
        </w:rPr>
        <w:t>Ideal</w:t>
      </w:r>
      <w:r w:rsidRPr="00F94CB9">
        <w:rPr>
          <w:spacing w:val="-1"/>
          <w:sz w:val="28"/>
          <w:szCs w:val="28"/>
          <w:lang w:val="fr-FR"/>
          <w:rPrChange w:id="8378" w:author="Peng Luqi" w:date="2019-10-13T14:50:00Z">
            <w:rPr>
              <w:spacing w:val="-1"/>
              <w:lang w:val="fr-FR"/>
            </w:rPr>
          </w:rPrChange>
        </w:rPr>
        <w:t xml:space="preserve"> </w:t>
      </w:r>
      <w:r w:rsidRPr="00F94CB9">
        <w:rPr>
          <w:sz w:val="28"/>
          <w:szCs w:val="28"/>
          <w:lang w:val="fr-FR"/>
          <w:rPrChange w:id="8379" w:author="Peng Luqi" w:date="2019-10-13T14:50:00Z">
            <w:rPr>
              <w:lang w:val="fr-FR"/>
            </w:rPr>
          </w:rPrChange>
        </w:rPr>
        <w:t>»</w:t>
      </w:r>
      <w:r w:rsidRPr="00F94CB9">
        <w:rPr>
          <w:spacing w:val="8"/>
          <w:sz w:val="28"/>
          <w:szCs w:val="28"/>
          <w:lang w:val="fr-FR"/>
          <w:rPrChange w:id="8380" w:author="Peng Luqi" w:date="2019-10-13T14:50:00Z">
            <w:rPr>
              <w:spacing w:val="8"/>
              <w:lang w:val="fr-FR"/>
            </w:rPr>
          </w:rPrChange>
        </w:rPr>
        <w:t xml:space="preserve"> </w:t>
      </w:r>
      <w:r w:rsidRPr="00F94CB9">
        <w:rPr>
          <w:sz w:val="28"/>
          <w:szCs w:val="28"/>
          <w:lang w:val="fr-FR"/>
          <w:rPrChange w:id="8381" w:author="Peng Luqi" w:date="2019-10-13T14:50:00Z">
            <w:rPr>
              <w:lang w:val="fr-FR"/>
            </w:rPr>
          </w:rPrChange>
        </w:rPr>
        <w:t>ou</w:t>
      </w:r>
      <w:ins w:id="8382" w:author="Peng Luqi" w:date="2019-10-13T21:20:00Z">
        <w:r w:rsidR="006E6782">
          <w:rPr>
            <w:sz w:val="28"/>
            <w:szCs w:val="28"/>
            <w:lang w:val="fr-FR"/>
          </w:rPr>
          <w:t xml:space="preserve"> </w:t>
        </w:r>
      </w:ins>
    </w:p>
    <w:p w:rsidR="002B38DF" w:rsidRPr="00F94CB9" w:rsidDel="006E6782" w:rsidRDefault="00716360">
      <w:pPr>
        <w:ind w:left="170" w:right="170"/>
        <w:jc w:val="both"/>
        <w:rPr>
          <w:del w:id="8383" w:author="Peng Luqi" w:date="2019-10-13T21:20:00Z"/>
          <w:sz w:val="28"/>
          <w:szCs w:val="28"/>
          <w:lang w:val="fr-FR"/>
          <w:rPrChange w:id="8384" w:author="Peng Luqi" w:date="2019-10-13T14:50:00Z">
            <w:rPr>
              <w:del w:id="8385" w:author="Peng Luqi" w:date="2019-10-13T21:20:00Z"/>
              <w:lang w:val="fr-FR"/>
            </w:rPr>
          </w:rPrChange>
        </w:rPr>
        <w:pPrChange w:id="8386" w:author="Peng Luqi" w:date="2019-10-13T14:20:00Z">
          <w:pPr>
            <w:spacing w:line="196" w:lineRule="exact"/>
            <w:ind w:left="130"/>
            <w:jc w:val="both"/>
          </w:pPr>
        </w:pPrChange>
      </w:pPr>
      <w:r w:rsidRPr="00F94CB9">
        <w:rPr>
          <w:sz w:val="28"/>
          <w:szCs w:val="28"/>
          <w:lang w:val="fr-FR"/>
          <w:rPrChange w:id="8387" w:author="Peng Luqi" w:date="2019-10-13T14:50:00Z">
            <w:rPr>
              <w:lang w:val="fr-FR"/>
            </w:rPr>
          </w:rPrChange>
        </w:rPr>
        <w:t>« Goal » (objectif). Pour atteindre cet objectif, il ne peut que se battre. La raison pour laquelle j</w:t>
      </w:r>
      <w:del w:id="8388" w:author="Peng Luqi" w:date="2019-10-13T14:43:00Z">
        <w:r w:rsidRPr="00F94CB9" w:rsidDel="00EF666F">
          <w:rPr>
            <w:sz w:val="28"/>
            <w:szCs w:val="28"/>
            <w:lang w:val="fr-FR"/>
            <w:rPrChange w:id="8389" w:author="Peng Luqi" w:date="2019-10-13T14:50:00Z">
              <w:rPr>
                <w:lang w:val="fr-FR"/>
              </w:rPr>
            </w:rPrChange>
          </w:rPr>
          <w:delText>’</w:delText>
        </w:r>
      </w:del>
      <w:ins w:id="8390" w:author="Peng Luqi" w:date="2019-10-13T14:43:00Z">
        <w:r w:rsidR="00EF666F" w:rsidRPr="00F94CB9">
          <w:rPr>
            <w:sz w:val="28"/>
            <w:szCs w:val="28"/>
            <w:lang w:val="fr-FR"/>
            <w:rPrChange w:id="8391" w:author="Peng Luqi" w:date="2019-10-13T14:50:00Z">
              <w:rPr>
                <w:lang w:val="fr-FR"/>
              </w:rPr>
            </w:rPrChange>
          </w:rPr>
          <w:t>’</w:t>
        </w:r>
      </w:ins>
      <w:r w:rsidRPr="00F94CB9">
        <w:rPr>
          <w:sz w:val="28"/>
          <w:szCs w:val="28"/>
          <w:lang w:val="fr-FR"/>
          <w:rPrChange w:id="8392" w:author="Peng Luqi" w:date="2019-10-13T14:50:00Z">
            <w:rPr>
              <w:lang w:val="fr-FR"/>
            </w:rPr>
          </w:rPrChange>
        </w:rPr>
        <w:t>ai</w:t>
      </w:r>
      <w:r w:rsidRPr="00F94CB9">
        <w:rPr>
          <w:spacing w:val="-22"/>
          <w:sz w:val="28"/>
          <w:szCs w:val="28"/>
          <w:lang w:val="fr-FR"/>
          <w:rPrChange w:id="8393" w:author="Peng Luqi" w:date="2019-10-13T14:50:00Z">
            <w:rPr>
              <w:spacing w:val="-22"/>
              <w:lang w:val="fr-FR"/>
            </w:rPr>
          </w:rPrChange>
        </w:rPr>
        <w:t xml:space="preserve"> </w:t>
      </w:r>
      <w:r w:rsidRPr="00F94CB9">
        <w:rPr>
          <w:sz w:val="28"/>
          <w:szCs w:val="28"/>
          <w:lang w:val="fr-FR"/>
          <w:rPrChange w:id="8394" w:author="Peng Luqi" w:date="2019-10-13T14:50:00Z">
            <w:rPr>
              <w:lang w:val="fr-FR"/>
            </w:rPr>
          </w:rPrChange>
        </w:rPr>
        <w:t>tant</w:t>
      </w:r>
      <w:ins w:id="8395" w:author="Peng Luqi" w:date="2019-10-13T21:20:00Z">
        <w:r w:rsidR="006E6782">
          <w:rPr>
            <w:sz w:val="28"/>
            <w:szCs w:val="28"/>
            <w:lang w:val="fr-FR"/>
          </w:rPr>
          <w:t xml:space="preserve"> </w:t>
        </w:r>
      </w:ins>
    </w:p>
    <w:p w:rsidR="006E6782" w:rsidRDefault="00716360" w:rsidP="00CB23F4">
      <w:pPr>
        <w:ind w:left="170" w:right="170"/>
        <w:jc w:val="both"/>
        <w:rPr>
          <w:ins w:id="8396" w:author="Peng Luqi" w:date="2019-10-13T21:21:00Z"/>
          <w:sz w:val="28"/>
          <w:szCs w:val="28"/>
          <w:lang w:val="fr-FR"/>
        </w:rPr>
      </w:pPr>
      <w:r w:rsidRPr="00F94CB9">
        <w:rPr>
          <w:sz w:val="28"/>
          <w:szCs w:val="28"/>
          <w:lang w:val="fr-FR"/>
          <w:rPrChange w:id="8397" w:author="Peng Luqi" w:date="2019-10-13T14:50:00Z">
            <w:rPr>
              <w:lang w:val="fr-FR"/>
            </w:rPr>
          </w:rPrChange>
        </w:rPr>
        <w:t>de chance, est qu</w:t>
      </w:r>
      <w:del w:id="8398" w:author="Peng Luqi" w:date="2019-10-13T14:43:00Z">
        <w:r w:rsidRPr="00F94CB9" w:rsidDel="00EF666F">
          <w:rPr>
            <w:sz w:val="28"/>
            <w:szCs w:val="28"/>
            <w:lang w:val="fr-FR"/>
            <w:rPrChange w:id="8399" w:author="Peng Luqi" w:date="2019-10-13T14:50:00Z">
              <w:rPr>
                <w:lang w:val="fr-FR"/>
              </w:rPr>
            </w:rPrChange>
          </w:rPr>
          <w:delText>’</w:delText>
        </w:r>
      </w:del>
      <w:ins w:id="8400" w:author="Peng Luqi" w:date="2019-10-13T14:43:00Z">
        <w:r w:rsidR="00EF666F" w:rsidRPr="00F94CB9">
          <w:rPr>
            <w:sz w:val="28"/>
            <w:szCs w:val="28"/>
            <w:lang w:val="fr-FR"/>
            <w:rPrChange w:id="8401" w:author="Peng Luqi" w:date="2019-10-13T14:50:00Z">
              <w:rPr>
                <w:lang w:val="fr-FR"/>
              </w:rPr>
            </w:rPrChange>
          </w:rPr>
          <w:t>’</w:t>
        </w:r>
      </w:ins>
      <w:r w:rsidRPr="00F94CB9">
        <w:rPr>
          <w:sz w:val="28"/>
          <w:szCs w:val="28"/>
          <w:lang w:val="fr-FR"/>
          <w:rPrChange w:id="8402" w:author="Peng Luqi" w:date="2019-10-13T14:50:00Z">
            <w:rPr>
              <w:lang w:val="fr-FR"/>
            </w:rPr>
          </w:rPrChange>
        </w:rPr>
        <w:t>il y a de nombreuses années, il m</w:t>
      </w:r>
      <w:del w:id="8403" w:author="Peng Luqi" w:date="2019-10-13T14:43:00Z">
        <w:r w:rsidRPr="00F94CB9" w:rsidDel="00EF666F">
          <w:rPr>
            <w:sz w:val="28"/>
            <w:szCs w:val="28"/>
            <w:lang w:val="fr-FR"/>
            <w:rPrChange w:id="8404" w:author="Peng Luqi" w:date="2019-10-13T14:50:00Z">
              <w:rPr>
                <w:lang w:val="fr-FR"/>
              </w:rPr>
            </w:rPrChange>
          </w:rPr>
          <w:delText>’</w:delText>
        </w:r>
      </w:del>
      <w:ins w:id="8405" w:author="Peng Luqi" w:date="2019-10-13T14:43:00Z">
        <w:r w:rsidR="00EF666F" w:rsidRPr="00F94CB9">
          <w:rPr>
            <w:sz w:val="28"/>
            <w:szCs w:val="28"/>
            <w:lang w:val="fr-FR"/>
            <w:rPrChange w:id="8406" w:author="Peng Luqi" w:date="2019-10-13T14:50:00Z">
              <w:rPr>
                <w:lang w:val="fr-FR"/>
              </w:rPr>
            </w:rPrChange>
          </w:rPr>
          <w:t>’</w:t>
        </w:r>
      </w:ins>
      <w:r w:rsidRPr="00F94CB9">
        <w:rPr>
          <w:sz w:val="28"/>
          <w:szCs w:val="28"/>
          <w:lang w:val="fr-FR"/>
          <w:rPrChange w:id="8407" w:author="Peng Luqi" w:date="2019-10-13T14:50:00Z">
            <w:rPr>
              <w:lang w:val="fr-FR"/>
            </w:rPr>
          </w:rPrChange>
        </w:rPr>
        <w:t xml:space="preserve">était impossible de comprendre la situation aussi </w:t>
      </w:r>
      <w:r w:rsidRPr="00F94CB9">
        <w:rPr>
          <w:sz w:val="28"/>
          <w:szCs w:val="28"/>
          <w:lang w:val="fr-FR"/>
          <w:rPrChange w:id="8408" w:author="Peng Luqi" w:date="2019-10-13T14:50:00Z">
            <w:rPr>
              <w:lang w:val="fr-FR"/>
            </w:rPr>
          </w:rPrChange>
        </w:rPr>
        <w:lastRenderedPageBreak/>
        <w:t>clairement</w:t>
      </w:r>
      <w:r w:rsidRPr="00F94CB9">
        <w:rPr>
          <w:spacing w:val="-15"/>
          <w:sz w:val="28"/>
          <w:szCs w:val="28"/>
          <w:lang w:val="fr-FR"/>
          <w:rPrChange w:id="8409" w:author="Peng Luqi" w:date="2019-10-13T14:50:00Z">
            <w:rPr>
              <w:spacing w:val="-15"/>
              <w:lang w:val="fr-FR"/>
            </w:rPr>
          </w:rPrChange>
        </w:rPr>
        <w:t xml:space="preserve"> </w:t>
      </w:r>
      <w:r w:rsidRPr="00F94CB9">
        <w:rPr>
          <w:sz w:val="28"/>
          <w:szCs w:val="28"/>
          <w:lang w:val="fr-FR"/>
          <w:rPrChange w:id="8410" w:author="Peng Luqi" w:date="2019-10-13T14:50:00Z">
            <w:rPr>
              <w:lang w:val="fr-FR"/>
            </w:rPr>
          </w:rPrChange>
        </w:rPr>
        <w:t>que</w:t>
      </w:r>
      <w:r w:rsidRPr="00F94CB9">
        <w:rPr>
          <w:spacing w:val="-15"/>
          <w:sz w:val="28"/>
          <w:szCs w:val="28"/>
          <w:lang w:val="fr-FR"/>
          <w:rPrChange w:id="8411" w:author="Peng Luqi" w:date="2019-10-13T14:50:00Z">
            <w:rPr>
              <w:spacing w:val="-15"/>
              <w:lang w:val="fr-FR"/>
            </w:rPr>
          </w:rPrChange>
        </w:rPr>
        <w:t xml:space="preserve"> </w:t>
      </w:r>
      <w:r w:rsidRPr="00F94CB9">
        <w:rPr>
          <w:sz w:val="28"/>
          <w:szCs w:val="28"/>
          <w:lang w:val="fr-FR"/>
          <w:rPrChange w:id="8412" w:author="Peng Luqi" w:date="2019-10-13T14:50:00Z">
            <w:rPr>
              <w:lang w:val="fr-FR"/>
            </w:rPr>
          </w:rPrChange>
        </w:rPr>
        <w:t>maintenant.</w:t>
      </w:r>
      <w:r w:rsidRPr="00F94CB9">
        <w:rPr>
          <w:spacing w:val="-14"/>
          <w:sz w:val="28"/>
          <w:szCs w:val="28"/>
          <w:lang w:val="fr-FR"/>
          <w:rPrChange w:id="8413" w:author="Peng Luqi" w:date="2019-10-13T14:50:00Z">
            <w:rPr>
              <w:spacing w:val="-14"/>
              <w:lang w:val="fr-FR"/>
            </w:rPr>
          </w:rPrChange>
        </w:rPr>
        <w:t xml:space="preserve"> </w:t>
      </w:r>
      <w:r w:rsidRPr="00F94CB9">
        <w:rPr>
          <w:sz w:val="28"/>
          <w:szCs w:val="28"/>
          <w:lang w:val="fr-FR"/>
          <w:rPrChange w:id="8414" w:author="Peng Luqi" w:date="2019-10-13T14:50:00Z">
            <w:rPr>
              <w:lang w:val="fr-FR"/>
            </w:rPr>
          </w:rPrChange>
        </w:rPr>
        <w:t>Mais</w:t>
      </w:r>
      <w:r w:rsidRPr="00F94CB9">
        <w:rPr>
          <w:spacing w:val="-15"/>
          <w:sz w:val="28"/>
          <w:szCs w:val="28"/>
          <w:lang w:val="fr-FR"/>
          <w:rPrChange w:id="8415" w:author="Peng Luqi" w:date="2019-10-13T14:50:00Z">
            <w:rPr>
              <w:spacing w:val="-15"/>
              <w:lang w:val="fr-FR"/>
            </w:rPr>
          </w:rPrChange>
        </w:rPr>
        <w:t xml:space="preserve"> </w:t>
      </w:r>
      <w:r w:rsidRPr="00F94CB9">
        <w:rPr>
          <w:sz w:val="28"/>
          <w:szCs w:val="28"/>
          <w:lang w:val="fr-FR"/>
          <w:rPrChange w:id="8416" w:author="Peng Luqi" w:date="2019-10-13T14:50:00Z">
            <w:rPr>
              <w:lang w:val="fr-FR"/>
            </w:rPr>
          </w:rPrChange>
        </w:rPr>
        <w:t>ceci</w:t>
      </w:r>
      <w:r w:rsidRPr="00F94CB9">
        <w:rPr>
          <w:spacing w:val="-15"/>
          <w:sz w:val="28"/>
          <w:szCs w:val="28"/>
          <w:lang w:val="fr-FR"/>
          <w:rPrChange w:id="8417" w:author="Peng Luqi" w:date="2019-10-13T14:50:00Z">
            <w:rPr>
              <w:spacing w:val="-15"/>
              <w:lang w:val="fr-FR"/>
            </w:rPr>
          </w:rPrChange>
        </w:rPr>
        <w:t xml:space="preserve"> </w:t>
      </w:r>
      <w:r w:rsidRPr="00F94CB9">
        <w:rPr>
          <w:sz w:val="28"/>
          <w:szCs w:val="28"/>
          <w:lang w:val="fr-FR"/>
          <w:rPrChange w:id="8418" w:author="Peng Luqi" w:date="2019-10-13T14:50:00Z">
            <w:rPr>
              <w:lang w:val="fr-FR"/>
            </w:rPr>
          </w:rPrChange>
        </w:rPr>
        <w:t>a</w:t>
      </w:r>
      <w:r w:rsidRPr="00F94CB9">
        <w:rPr>
          <w:spacing w:val="-15"/>
          <w:sz w:val="28"/>
          <w:szCs w:val="28"/>
          <w:lang w:val="fr-FR"/>
          <w:rPrChange w:id="8419" w:author="Peng Luqi" w:date="2019-10-13T14:50:00Z">
            <w:rPr>
              <w:spacing w:val="-15"/>
              <w:lang w:val="fr-FR"/>
            </w:rPr>
          </w:rPrChange>
        </w:rPr>
        <w:t xml:space="preserve"> </w:t>
      </w:r>
      <w:r w:rsidRPr="00F94CB9">
        <w:rPr>
          <w:sz w:val="28"/>
          <w:szCs w:val="28"/>
          <w:lang w:val="fr-FR"/>
          <w:rPrChange w:id="8420" w:author="Peng Luqi" w:date="2019-10-13T14:50:00Z">
            <w:rPr>
              <w:lang w:val="fr-FR"/>
            </w:rPr>
          </w:rPrChange>
        </w:rPr>
        <w:t>en</w:t>
      </w:r>
      <w:r w:rsidRPr="00F94CB9">
        <w:rPr>
          <w:spacing w:val="-14"/>
          <w:sz w:val="28"/>
          <w:szCs w:val="28"/>
          <w:lang w:val="fr-FR"/>
          <w:rPrChange w:id="8421" w:author="Peng Luqi" w:date="2019-10-13T14:50:00Z">
            <w:rPr>
              <w:spacing w:val="-14"/>
              <w:lang w:val="fr-FR"/>
            </w:rPr>
          </w:rPrChange>
        </w:rPr>
        <w:t xml:space="preserve"> </w:t>
      </w:r>
      <w:r w:rsidRPr="00F94CB9">
        <w:rPr>
          <w:sz w:val="28"/>
          <w:szCs w:val="28"/>
          <w:lang w:val="fr-FR"/>
          <w:rPrChange w:id="8422" w:author="Peng Luqi" w:date="2019-10-13T14:50:00Z">
            <w:rPr>
              <w:lang w:val="fr-FR"/>
            </w:rPr>
          </w:rPrChange>
        </w:rPr>
        <w:t>fait</w:t>
      </w:r>
      <w:r w:rsidRPr="00F94CB9">
        <w:rPr>
          <w:spacing w:val="-15"/>
          <w:sz w:val="28"/>
          <w:szCs w:val="28"/>
          <w:lang w:val="fr-FR"/>
          <w:rPrChange w:id="8423" w:author="Peng Luqi" w:date="2019-10-13T14:50:00Z">
            <w:rPr>
              <w:spacing w:val="-15"/>
              <w:lang w:val="fr-FR"/>
            </w:rPr>
          </w:rPrChange>
        </w:rPr>
        <w:t xml:space="preserve"> </w:t>
      </w:r>
      <w:r w:rsidRPr="00F94CB9">
        <w:rPr>
          <w:sz w:val="28"/>
          <w:szCs w:val="28"/>
          <w:lang w:val="fr-FR"/>
          <w:rPrChange w:id="8424" w:author="Peng Luqi" w:date="2019-10-13T14:50:00Z">
            <w:rPr>
              <w:lang w:val="fr-FR"/>
            </w:rPr>
          </w:rPrChange>
        </w:rPr>
        <w:t>complété</w:t>
      </w:r>
      <w:r w:rsidRPr="00F94CB9">
        <w:rPr>
          <w:spacing w:val="-14"/>
          <w:sz w:val="28"/>
          <w:szCs w:val="28"/>
          <w:lang w:val="fr-FR"/>
          <w:rPrChange w:id="8425" w:author="Peng Luqi" w:date="2019-10-13T14:50:00Z">
            <w:rPr>
              <w:spacing w:val="-14"/>
              <w:lang w:val="fr-FR"/>
            </w:rPr>
          </w:rPrChange>
        </w:rPr>
        <w:t xml:space="preserve"> </w:t>
      </w:r>
      <w:r w:rsidRPr="00F94CB9">
        <w:rPr>
          <w:sz w:val="28"/>
          <w:szCs w:val="28"/>
          <w:lang w:val="fr-FR"/>
          <w:rPrChange w:id="8426" w:author="Peng Luqi" w:date="2019-10-13T14:50:00Z">
            <w:rPr>
              <w:lang w:val="fr-FR"/>
            </w:rPr>
          </w:rPrChange>
        </w:rPr>
        <w:t>la</w:t>
      </w:r>
      <w:r w:rsidRPr="00F94CB9">
        <w:rPr>
          <w:spacing w:val="-16"/>
          <w:sz w:val="28"/>
          <w:szCs w:val="28"/>
          <w:lang w:val="fr-FR"/>
          <w:rPrChange w:id="8427" w:author="Peng Luqi" w:date="2019-10-13T14:50:00Z">
            <w:rPr>
              <w:spacing w:val="-16"/>
              <w:lang w:val="fr-FR"/>
            </w:rPr>
          </w:rPrChange>
        </w:rPr>
        <w:t xml:space="preserve"> </w:t>
      </w:r>
      <w:r w:rsidRPr="00F94CB9">
        <w:rPr>
          <w:sz w:val="28"/>
          <w:szCs w:val="28"/>
          <w:lang w:val="fr-FR"/>
          <w:rPrChange w:id="8428" w:author="Peng Luqi" w:date="2019-10-13T14:50:00Z">
            <w:rPr>
              <w:lang w:val="fr-FR"/>
            </w:rPr>
          </w:rPrChange>
        </w:rPr>
        <w:t>première</w:t>
      </w:r>
      <w:r w:rsidRPr="00F94CB9">
        <w:rPr>
          <w:spacing w:val="-14"/>
          <w:sz w:val="28"/>
          <w:szCs w:val="28"/>
          <w:lang w:val="fr-FR"/>
          <w:rPrChange w:id="8429" w:author="Peng Luqi" w:date="2019-10-13T14:50:00Z">
            <w:rPr>
              <w:spacing w:val="-14"/>
              <w:lang w:val="fr-FR"/>
            </w:rPr>
          </w:rPrChange>
        </w:rPr>
        <w:t xml:space="preserve"> </w:t>
      </w:r>
      <w:r w:rsidRPr="00F94CB9">
        <w:rPr>
          <w:sz w:val="28"/>
          <w:szCs w:val="28"/>
          <w:lang w:val="fr-FR"/>
          <w:rPrChange w:id="8430" w:author="Peng Luqi" w:date="2019-10-13T14:50:00Z">
            <w:rPr>
              <w:lang w:val="fr-FR"/>
            </w:rPr>
          </w:rPrChange>
        </w:rPr>
        <w:t>étape,</w:t>
      </w:r>
      <w:r w:rsidRPr="00F94CB9">
        <w:rPr>
          <w:spacing w:val="-15"/>
          <w:sz w:val="28"/>
          <w:szCs w:val="28"/>
          <w:lang w:val="fr-FR"/>
          <w:rPrChange w:id="8431" w:author="Peng Luqi" w:date="2019-10-13T14:50:00Z">
            <w:rPr>
              <w:spacing w:val="-15"/>
              <w:lang w:val="fr-FR"/>
            </w:rPr>
          </w:rPrChange>
        </w:rPr>
        <w:t xml:space="preserve"> </w:t>
      </w:r>
      <w:r w:rsidRPr="00F94CB9">
        <w:rPr>
          <w:sz w:val="28"/>
          <w:szCs w:val="28"/>
          <w:lang w:val="fr-FR"/>
          <w:rPrChange w:id="8432" w:author="Peng Luqi" w:date="2019-10-13T14:50:00Z">
            <w:rPr>
              <w:lang w:val="fr-FR"/>
            </w:rPr>
          </w:rPrChange>
        </w:rPr>
        <w:t>et</w:t>
      </w:r>
      <w:r w:rsidRPr="00F94CB9">
        <w:rPr>
          <w:spacing w:val="-14"/>
          <w:sz w:val="28"/>
          <w:szCs w:val="28"/>
          <w:lang w:val="fr-FR"/>
          <w:rPrChange w:id="8433" w:author="Peng Luqi" w:date="2019-10-13T14:50:00Z">
            <w:rPr>
              <w:spacing w:val="-14"/>
              <w:lang w:val="fr-FR"/>
            </w:rPr>
          </w:rPrChange>
        </w:rPr>
        <w:t xml:space="preserve"> </w:t>
      </w:r>
      <w:r w:rsidRPr="00F94CB9">
        <w:rPr>
          <w:sz w:val="28"/>
          <w:szCs w:val="28"/>
          <w:lang w:val="fr-FR"/>
          <w:rPrChange w:id="8434" w:author="Peng Luqi" w:date="2019-10-13T14:50:00Z">
            <w:rPr>
              <w:lang w:val="fr-FR"/>
            </w:rPr>
          </w:rPrChange>
        </w:rPr>
        <w:t>les</w:t>
      </w:r>
      <w:r w:rsidRPr="00F94CB9">
        <w:rPr>
          <w:spacing w:val="-15"/>
          <w:sz w:val="28"/>
          <w:szCs w:val="28"/>
          <w:lang w:val="fr-FR"/>
          <w:rPrChange w:id="8435" w:author="Peng Luqi" w:date="2019-10-13T14:50:00Z">
            <w:rPr>
              <w:spacing w:val="-15"/>
              <w:lang w:val="fr-FR"/>
            </w:rPr>
          </w:rPrChange>
        </w:rPr>
        <w:t xml:space="preserve"> </w:t>
      </w:r>
      <w:r w:rsidRPr="00F94CB9">
        <w:rPr>
          <w:sz w:val="28"/>
          <w:szCs w:val="28"/>
          <w:lang w:val="fr-FR"/>
          <w:rPrChange w:id="8436" w:author="Peng Luqi" w:date="2019-10-13T14:50:00Z">
            <w:rPr>
              <w:lang w:val="fr-FR"/>
            </w:rPr>
          </w:rPrChange>
        </w:rPr>
        <w:t>avantages</w:t>
      </w:r>
      <w:r w:rsidRPr="00F94CB9">
        <w:rPr>
          <w:spacing w:val="-15"/>
          <w:sz w:val="28"/>
          <w:szCs w:val="28"/>
          <w:lang w:val="fr-FR"/>
          <w:rPrChange w:id="8437" w:author="Peng Luqi" w:date="2019-10-13T14:50:00Z">
            <w:rPr>
              <w:spacing w:val="-15"/>
              <w:lang w:val="fr-FR"/>
            </w:rPr>
          </w:rPrChange>
        </w:rPr>
        <w:t xml:space="preserve"> </w:t>
      </w:r>
      <w:r w:rsidRPr="00F94CB9">
        <w:rPr>
          <w:sz w:val="28"/>
          <w:szCs w:val="28"/>
          <w:lang w:val="fr-FR"/>
          <w:rPrChange w:id="8438" w:author="Peng Luqi" w:date="2019-10-13T14:50:00Z">
            <w:rPr>
              <w:lang w:val="fr-FR"/>
            </w:rPr>
          </w:rPrChange>
        </w:rPr>
        <w:t>de</w:t>
      </w:r>
      <w:r w:rsidRPr="00F94CB9">
        <w:rPr>
          <w:spacing w:val="-15"/>
          <w:sz w:val="28"/>
          <w:szCs w:val="28"/>
          <w:lang w:val="fr-FR"/>
          <w:rPrChange w:id="8439" w:author="Peng Luqi" w:date="2019-10-13T14:50:00Z">
            <w:rPr>
              <w:spacing w:val="-15"/>
              <w:lang w:val="fr-FR"/>
            </w:rPr>
          </w:rPrChange>
        </w:rPr>
        <w:t xml:space="preserve"> </w:t>
      </w:r>
      <w:r w:rsidRPr="00F94CB9">
        <w:rPr>
          <w:sz w:val="28"/>
          <w:szCs w:val="28"/>
          <w:lang w:val="fr-FR"/>
          <w:rPrChange w:id="8440" w:author="Peng Luqi" w:date="2019-10-13T14:50:00Z">
            <w:rPr>
              <w:lang w:val="fr-FR"/>
            </w:rPr>
          </w:rPrChange>
        </w:rPr>
        <w:t>ce</w:t>
      </w:r>
      <w:r w:rsidRPr="00F94CB9">
        <w:rPr>
          <w:spacing w:val="-15"/>
          <w:sz w:val="28"/>
          <w:szCs w:val="28"/>
          <w:lang w:val="fr-FR"/>
          <w:rPrChange w:id="8441" w:author="Peng Luqi" w:date="2019-10-13T14:50:00Z">
            <w:rPr>
              <w:spacing w:val="-15"/>
              <w:lang w:val="fr-FR"/>
            </w:rPr>
          </w:rPrChange>
        </w:rPr>
        <w:t xml:space="preserve"> </w:t>
      </w:r>
      <w:r w:rsidRPr="00F94CB9">
        <w:rPr>
          <w:sz w:val="28"/>
          <w:szCs w:val="28"/>
          <w:lang w:val="fr-FR"/>
          <w:rPrChange w:id="8442" w:author="Peng Luqi" w:date="2019-10-13T14:50:00Z">
            <w:rPr>
              <w:lang w:val="fr-FR"/>
            </w:rPr>
          </w:rPrChange>
        </w:rPr>
        <w:t>concept ne</w:t>
      </w:r>
      <w:r w:rsidRPr="00F94CB9">
        <w:rPr>
          <w:spacing w:val="-7"/>
          <w:sz w:val="28"/>
          <w:szCs w:val="28"/>
          <w:lang w:val="fr-FR"/>
          <w:rPrChange w:id="8443" w:author="Peng Luqi" w:date="2019-10-13T14:50:00Z">
            <w:rPr>
              <w:spacing w:val="-7"/>
              <w:lang w:val="fr-FR"/>
            </w:rPr>
          </w:rPrChange>
        </w:rPr>
        <w:t xml:space="preserve"> </w:t>
      </w:r>
      <w:r w:rsidRPr="00F94CB9">
        <w:rPr>
          <w:sz w:val="28"/>
          <w:szCs w:val="28"/>
          <w:lang w:val="fr-FR"/>
          <w:rPrChange w:id="8444" w:author="Peng Luqi" w:date="2019-10-13T14:50:00Z">
            <w:rPr>
              <w:lang w:val="fr-FR"/>
            </w:rPr>
          </w:rPrChange>
        </w:rPr>
        <w:t>seront</w:t>
      </w:r>
      <w:r w:rsidRPr="00F94CB9">
        <w:rPr>
          <w:spacing w:val="-6"/>
          <w:sz w:val="28"/>
          <w:szCs w:val="28"/>
          <w:lang w:val="fr-FR"/>
          <w:rPrChange w:id="8445" w:author="Peng Luqi" w:date="2019-10-13T14:50:00Z">
            <w:rPr>
              <w:spacing w:val="-6"/>
              <w:lang w:val="fr-FR"/>
            </w:rPr>
          </w:rPrChange>
        </w:rPr>
        <w:t xml:space="preserve"> </w:t>
      </w:r>
      <w:r w:rsidRPr="00F94CB9">
        <w:rPr>
          <w:sz w:val="28"/>
          <w:szCs w:val="28"/>
          <w:lang w:val="fr-FR"/>
          <w:rPrChange w:id="8446" w:author="Peng Luqi" w:date="2019-10-13T14:50:00Z">
            <w:rPr>
              <w:lang w:val="fr-FR"/>
            </w:rPr>
          </w:rPrChange>
        </w:rPr>
        <w:t>réalisés</w:t>
      </w:r>
      <w:r w:rsidRPr="00F94CB9">
        <w:rPr>
          <w:spacing w:val="-6"/>
          <w:sz w:val="28"/>
          <w:szCs w:val="28"/>
          <w:lang w:val="fr-FR"/>
          <w:rPrChange w:id="8447" w:author="Peng Luqi" w:date="2019-10-13T14:50:00Z">
            <w:rPr>
              <w:spacing w:val="-6"/>
              <w:lang w:val="fr-FR"/>
            </w:rPr>
          </w:rPrChange>
        </w:rPr>
        <w:t xml:space="preserve"> </w:t>
      </w:r>
      <w:r w:rsidRPr="00F94CB9">
        <w:rPr>
          <w:sz w:val="28"/>
          <w:szCs w:val="28"/>
          <w:lang w:val="fr-FR"/>
          <w:rPrChange w:id="8448" w:author="Peng Luqi" w:date="2019-10-13T14:50:00Z">
            <w:rPr>
              <w:lang w:val="fr-FR"/>
            </w:rPr>
          </w:rPrChange>
        </w:rPr>
        <w:t>qu</w:t>
      </w:r>
      <w:del w:id="8449" w:author="Peng Luqi" w:date="2019-10-13T14:43:00Z">
        <w:r w:rsidRPr="00F94CB9" w:rsidDel="00EF666F">
          <w:rPr>
            <w:sz w:val="28"/>
            <w:szCs w:val="28"/>
            <w:lang w:val="fr-FR"/>
            <w:rPrChange w:id="8450" w:author="Peng Luqi" w:date="2019-10-13T14:50:00Z">
              <w:rPr>
                <w:lang w:val="fr-FR"/>
              </w:rPr>
            </w:rPrChange>
          </w:rPr>
          <w:delText>’</w:delText>
        </w:r>
      </w:del>
      <w:ins w:id="8451" w:author="Peng Luqi" w:date="2019-10-13T14:43:00Z">
        <w:r w:rsidR="00EF666F" w:rsidRPr="00F94CB9">
          <w:rPr>
            <w:sz w:val="28"/>
            <w:szCs w:val="28"/>
            <w:lang w:val="fr-FR"/>
            <w:rPrChange w:id="8452" w:author="Peng Luqi" w:date="2019-10-13T14:50:00Z">
              <w:rPr>
                <w:lang w:val="fr-FR"/>
              </w:rPr>
            </w:rPrChange>
          </w:rPr>
          <w:t>’</w:t>
        </w:r>
      </w:ins>
      <w:r w:rsidRPr="00F94CB9">
        <w:rPr>
          <w:sz w:val="28"/>
          <w:szCs w:val="28"/>
          <w:lang w:val="fr-FR"/>
          <w:rPrChange w:id="8453" w:author="Peng Luqi" w:date="2019-10-13T14:50:00Z">
            <w:rPr>
              <w:lang w:val="fr-FR"/>
            </w:rPr>
          </w:rPrChange>
        </w:rPr>
        <w:t>après</w:t>
      </w:r>
      <w:r w:rsidRPr="00F94CB9">
        <w:rPr>
          <w:spacing w:val="-6"/>
          <w:sz w:val="28"/>
          <w:szCs w:val="28"/>
          <w:lang w:val="fr-FR"/>
          <w:rPrChange w:id="8454" w:author="Peng Luqi" w:date="2019-10-13T14:50:00Z">
            <w:rPr>
              <w:spacing w:val="-6"/>
              <w:lang w:val="fr-FR"/>
            </w:rPr>
          </w:rPrChange>
        </w:rPr>
        <w:t xml:space="preserve"> </w:t>
      </w:r>
      <w:r w:rsidRPr="00F94CB9">
        <w:rPr>
          <w:sz w:val="28"/>
          <w:szCs w:val="28"/>
          <w:lang w:val="fr-FR"/>
          <w:rPrChange w:id="8455" w:author="Peng Luqi" w:date="2019-10-13T14:50:00Z">
            <w:rPr>
              <w:lang w:val="fr-FR"/>
            </w:rPr>
          </w:rPrChange>
        </w:rPr>
        <w:t>plusieurs</w:t>
      </w:r>
      <w:r w:rsidRPr="00F94CB9">
        <w:rPr>
          <w:spacing w:val="-6"/>
          <w:sz w:val="28"/>
          <w:szCs w:val="28"/>
          <w:lang w:val="fr-FR"/>
          <w:rPrChange w:id="8456" w:author="Peng Luqi" w:date="2019-10-13T14:50:00Z">
            <w:rPr>
              <w:spacing w:val="-6"/>
              <w:lang w:val="fr-FR"/>
            </w:rPr>
          </w:rPrChange>
        </w:rPr>
        <w:t xml:space="preserve"> </w:t>
      </w:r>
      <w:r w:rsidRPr="00F94CB9">
        <w:rPr>
          <w:sz w:val="28"/>
          <w:szCs w:val="28"/>
          <w:lang w:val="fr-FR"/>
          <w:rPrChange w:id="8457" w:author="Peng Luqi" w:date="2019-10-13T14:50:00Z">
            <w:rPr>
              <w:lang w:val="fr-FR"/>
            </w:rPr>
          </w:rPrChange>
        </w:rPr>
        <w:t>palliers.</w:t>
      </w:r>
      <w:r w:rsidRPr="00F94CB9">
        <w:rPr>
          <w:spacing w:val="-6"/>
          <w:sz w:val="28"/>
          <w:szCs w:val="28"/>
          <w:lang w:val="fr-FR"/>
          <w:rPrChange w:id="8458" w:author="Peng Luqi" w:date="2019-10-13T14:50:00Z">
            <w:rPr>
              <w:spacing w:val="-6"/>
              <w:lang w:val="fr-FR"/>
            </w:rPr>
          </w:rPrChange>
        </w:rPr>
        <w:t xml:space="preserve"> </w:t>
      </w:r>
      <w:r w:rsidRPr="00F94CB9">
        <w:rPr>
          <w:sz w:val="28"/>
          <w:szCs w:val="28"/>
          <w:lang w:val="fr-FR"/>
          <w:rPrChange w:id="8459" w:author="Peng Luqi" w:date="2019-10-13T14:50:00Z">
            <w:rPr>
              <w:lang w:val="fr-FR"/>
            </w:rPr>
          </w:rPrChange>
        </w:rPr>
        <w:t>J</w:t>
      </w:r>
      <w:del w:id="8460" w:author="Peng Luqi" w:date="2019-10-13T14:43:00Z">
        <w:r w:rsidRPr="00F94CB9" w:rsidDel="00EF666F">
          <w:rPr>
            <w:sz w:val="28"/>
            <w:szCs w:val="28"/>
            <w:lang w:val="fr-FR"/>
            <w:rPrChange w:id="8461" w:author="Peng Luqi" w:date="2019-10-13T14:50:00Z">
              <w:rPr>
                <w:lang w:val="fr-FR"/>
              </w:rPr>
            </w:rPrChange>
          </w:rPr>
          <w:delText>’</w:delText>
        </w:r>
      </w:del>
      <w:ins w:id="8462" w:author="Peng Luqi" w:date="2019-10-13T14:43:00Z">
        <w:r w:rsidR="00EF666F" w:rsidRPr="00F94CB9">
          <w:rPr>
            <w:sz w:val="28"/>
            <w:szCs w:val="28"/>
            <w:lang w:val="fr-FR"/>
            <w:rPrChange w:id="8463" w:author="Peng Luqi" w:date="2019-10-13T14:50:00Z">
              <w:rPr>
                <w:lang w:val="fr-FR"/>
              </w:rPr>
            </w:rPrChange>
          </w:rPr>
          <w:t>’</w:t>
        </w:r>
      </w:ins>
      <w:r w:rsidRPr="00F94CB9">
        <w:rPr>
          <w:sz w:val="28"/>
          <w:szCs w:val="28"/>
          <w:lang w:val="fr-FR"/>
          <w:rPrChange w:id="8464" w:author="Peng Luqi" w:date="2019-10-13T14:50:00Z">
            <w:rPr>
              <w:lang w:val="fr-FR"/>
            </w:rPr>
          </w:rPrChange>
        </w:rPr>
        <w:t>ai</w:t>
      </w:r>
      <w:r w:rsidRPr="00F94CB9">
        <w:rPr>
          <w:spacing w:val="-6"/>
          <w:sz w:val="28"/>
          <w:szCs w:val="28"/>
          <w:lang w:val="fr-FR"/>
          <w:rPrChange w:id="8465" w:author="Peng Luqi" w:date="2019-10-13T14:50:00Z">
            <w:rPr>
              <w:spacing w:val="-6"/>
              <w:lang w:val="fr-FR"/>
            </w:rPr>
          </w:rPrChange>
        </w:rPr>
        <w:t xml:space="preserve"> </w:t>
      </w:r>
      <w:r w:rsidRPr="00F94CB9">
        <w:rPr>
          <w:sz w:val="28"/>
          <w:szCs w:val="28"/>
          <w:lang w:val="fr-FR"/>
          <w:rPrChange w:id="8466" w:author="Peng Luqi" w:date="2019-10-13T14:50:00Z">
            <w:rPr>
              <w:lang w:val="fr-FR"/>
            </w:rPr>
          </w:rPrChange>
        </w:rPr>
        <w:t>visionné</w:t>
      </w:r>
      <w:r w:rsidRPr="00F94CB9">
        <w:rPr>
          <w:spacing w:val="-6"/>
          <w:sz w:val="28"/>
          <w:szCs w:val="28"/>
          <w:lang w:val="fr-FR"/>
          <w:rPrChange w:id="8467" w:author="Peng Luqi" w:date="2019-10-13T14:50:00Z">
            <w:rPr>
              <w:spacing w:val="-6"/>
              <w:lang w:val="fr-FR"/>
            </w:rPr>
          </w:rPrChange>
        </w:rPr>
        <w:t xml:space="preserve"> </w:t>
      </w:r>
      <w:r w:rsidRPr="00F94CB9">
        <w:rPr>
          <w:sz w:val="28"/>
          <w:szCs w:val="28"/>
          <w:lang w:val="fr-FR"/>
          <w:rPrChange w:id="8468" w:author="Peng Luqi" w:date="2019-10-13T14:50:00Z">
            <w:rPr>
              <w:lang w:val="fr-FR"/>
            </w:rPr>
          </w:rPrChange>
        </w:rPr>
        <w:t>cette</w:t>
      </w:r>
      <w:r w:rsidRPr="00F94CB9">
        <w:rPr>
          <w:spacing w:val="-7"/>
          <w:sz w:val="28"/>
          <w:szCs w:val="28"/>
          <w:lang w:val="fr-FR"/>
          <w:rPrChange w:id="8469" w:author="Peng Luqi" w:date="2019-10-13T14:50:00Z">
            <w:rPr>
              <w:spacing w:val="-7"/>
              <w:lang w:val="fr-FR"/>
            </w:rPr>
          </w:rPrChange>
        </w:rPr>
        <w:t xml:space="preserve"> </w:t>
      </w:r>
      <w:r w:rsidRPr="00F94CB9">
        <w:rPr>
          <w:sz w:val="28"/>
          <w:szCs w:val="28"/>
          <w:lang w:val="fr-FR"/>
          <w:rPrChange w:id="8470" w:author="Peng Luqi" w:date="2019-10-13T14:50:00Z">
            <w:rPr>
              <w:lang w:val="fr-FR"/>
            </w:rPr>
          </w:rPrChange>
        </w:rPr>
        <w:t>vidéo</w:t>
      </w:r>
      <w:r w:rsidRPr="00F94CB9">
        <w:rPr>
          <w:spacing w:val="-6"/>
          <w:sz w:val="28"/>
          <w:szCs w:val="28"/>
          <w:lang w:val="fr-FR"/>
          <w:rPrChange w:id="8471" w:author="Peng Luqi" w:date="2019-10-13T14:50:00Z">
            <w:rPr>
              <w:spacing w:val="-6"/>
              <w:lang w:val="fr-FR"/>
            </w:rPr>
          </w:rPrChange>
        </w:rPr>
        <w:t xml:space="preserve"> </w:t>
      </w:r>
      <w:r w:rsidRPr="00F94CB9">
        <w:rPr>
          <w:sz w:val="28"/>
          <w:szCs w:val="28"/>
          <w:lang w:val="fr-FR"/>
          <w:rPrChange w:id="8472" w:author="Peng Luqi" w:date="2019-10-13T14:50:00Z">
            <w:rPr>
              <w:lang w:val="fr-FR"/>
            </w:rPr>
          </w:rPrChange>
        </w:rPr>
        <w:t>plusieurs</w:t>
      </w:r>
      <w:r w:rsidRPr="00F94CB9">
        <w:rPr>
          <w:spacing w:val="-6"/>
          <w:sz w:val="28"/>
          <w:szCs w:val="28"/>
          <w:lang w:val="fr-FR"/>
          <w:rPrChange w:id="8473" w:author="Peng Luqi" w:date="2019-10-13T14:50:00Z">
            <w:rPr>
              <w:spacing w:val="-6"/>
              <w:lang w:val="fr-FR"/>
            </w:rPr>
          </w:rPrChange>
        </w:rPr>
        <w:t xml:space="preserve"> </w:t>
      </w:r>
      <w:r w:rsidRPr="00F94CB9">
        <w:rPr>
          <w:sz w:val="28"/>
          <w:szCs w:val="28"/>
          <w:lang w:val="fr-FR"/>
          <w:rPrChange w:id="8474" w:author="Peng Luqi" w:date="2019-10-13T14:50:00Z">
            <w:rPr>
              <w:lang w:val="fr-FR"/>
            </w:rPr>
          </w:rPrChange>
        </w:rPr>
        <w:t>fois,</w:t>
      </w:r>
      <w:r w:rsidRPr="00F94CB9">
        <w:rPr>
          <w:spacing w:val="-6"/>
          <w:sz w:val="28"/>
          <w:szCs w:val="28"/>
          <w:lang w:val="fr-FR"/>
          <w:rPrChange w:id="8475" w:author="Peng Luqi" w:date="2019-10-13T14:50:00Z">
            <w:rPr>
              <w:spacing w:val="-6"/>
              <w:lang w:val="fr-FR"/>
            </w:rPr>
          </w:rPrChange>
        </w:rPr>
        <w:t xml:space="preserve"> </w:t>
      </w:r>
      <w:r w:rsidRPr="00F94CB9">
        <w:rPr>
          <w:sz w:val="28"/>
          <w:szCs w:val="28"/>
          <w:lang w:val="fr-FR"/>
          <w:rPrChange w:id="8476" w:author="Peng Luqi" w:date="2019-10-13T14:50:00Z">
            <w:rPr>
              <w:lang w:val="fr-FR"/>
            </w:rPr>
          </w:rPrChange>
        </w:rPr>
        <w:t>chaque</w:t>
      </w:r>
      <w:r w:rsidRPr="00F94CB9">
        <w:rPr>
          <w:spacing w:val="-6"/>
          <w:sz w:val="28"/>
          <w:szCs w:val="28"/>
          <w:lang w:val="fr-FR"/>
          <w:rPrChange w:id="8477" w:author="Peng Luqi" w:date="2019-10-13T14:50:00Z">
            <w:rPr>
              <w:spacing w:val="-6"/>
              <w:lang w:val="fr-FR"/>
            </w:rPr>
          </w:rPrChange>
        </w:rPr>
        <w:t xml:space="preserve"> </w:t>
      </w:r>
      <w:r w:rsidRPr="00F94CB9">
        <w:rPr>
          <w:sz w:val="28"/>
          <w:szCs w:val="28"/>
          <w:lang w:val="fr-FR"/>
          <w:rPrChange w:id="8478" w:author="Peng Luqi" w:date="2019-10-13T14:50:00Z">
            <w:rPr>
              <w:lang w:val="fr-FR"/>
            </w:rPr>
          </w:rPrChange>
        </w:rPr>
        <w:t>fois,</w:t>
      </w:r>
      <w:r w:rsidRPr="00F94CB9">
        <w:rPr>
          <w:spacing w:val="-6"/>
          <w:sz w:val="28"/>
          <w:szCs w:val="28"/>
          <w:lang w:val="fr-FR"/>
          <w:rPrChange w:id="8479" w:author="Peng Luqi" w:date="2019-10-13T14:50:00Z">
            <w:rPr>
              <w:spacing w:val="-6"/>
              <w:lang w:val="fr-FR"/>
            </w:rPr>
          </w:rPrChange>
        </w:rPr>
        <w:t xml:space="preserve"> </w:t>
      </w:r>
      <w:r w:rsidRPr="00F94CB9">
        <w:rPr>
          <w:sz w:val="28"/>
          <w:szCs w:val="28"/>
          <w:lang w:val="fr-FR"/>
          <w:rPrChange w:id="8480" w:author="Peng Luqi" w:date="2019-10-13T14:50:00Z">
            <w:rPr>
              <w:lang w:val="fr-FR"/>
            </w:rPr>
          </w:rPrChange>
        </w:rPr>
        <w:t>je</w:t>
      </w:r>
      <w:r w:rsidRPr="00F94CB9">
        <w:rPr>
          <w:spacing w:val="-6"/>
          <w:sz w:val="28"/>
          <w:szCs w:val="28"/>
          <w:lang w:val="fr-FR"/>
          <w:rPrChange w:id="8481" w:author="Peng Luqi" w:date="2019-10-13T14:50:00Z">
            <w:rPr>
              <w:spacing w:val="-6"/>
              <w:lang w:val="fr-FR"/>
            </w:rPr>
          </w:rPrChange>
        </w:rPr>
        <w:t xml:space="preserve"> </w:t>
      </w:r>
      <w:r w:rsidRPr="00F94CB9">
        <w:rPr>
          <w:sz w:val="28"/>
          <w:szCs w:val="28"/>
          <w:lang w:val="fr-FR"/>
          <w:rPrChange w:id="8482" w:author="Peng Luqi" w:date="2019-10-13T14:50:00Z">
            <w:rPr>
              <w:lang w:val="fr-FR"/>
            </w:rPr>
          </w:rPrChange>
        </w:rPr>
        <w:t>me sentais différent et c</w:t>
      </w:r>
      <w:del w:id="8483" w:author="Peng Luqi" w:date="2019-10-13T14:43:00Z">
        <w:r w:rsidRPr="00F94CB9" w:rsidDel="00EF666F">
          <w:rPr>
            <w:sz w:val="28"/>
            <w:szCs w:val="28"/>
            <w:lang w:val="fr-FR"/>
            <w:rPrChange w:id="8484" w:author="Peng Luqi" w:date="2019-10-13T14:50:00Z">
              <w:rPr>
                <w:lang w:val="fr-FR"/>
              </w:rPr>
            </w:rPrChange>
          </w:rPr>
          <w:delText>’</w:delText>
        </w:r>
      </w:del>
      <w:ins w:id="8485" w:author="Peng Luqi" w:date="2019-10-13T14:43:00Z">
        <w:r w:rsidR="00EF666F" w:rsidRPr="00F94CB9">
          <w:rPr>
            <w:sz w:val="28"/>
            <w:szCs w:val="28"/>
            <w:lang w:val="fr-FR"/>
            <w:rPrChange w:id="8486" w:author="Peng Luqi" w:date="2019-10-13T14:50:00Z">
              <w:rPr>
                <w:lang w:val="fr-FR"/>
              </w:rPr>
            </w:rPrChange>
          </w:rPr>
          <w:t>’</w:t>
        </w:r>
      </w:ins>
      <w:r w:rsidRPr="00F94CB9">
        <w:rPr>
          <w:sz w:val="28"/>
          <w:szCs w:val="28"/>
          <w:lang w:val="fr-FR"/>
          <w:rPrChange w:id="8487" w:author="Peng Luqi" w:date="2019-10-13T14:50:00Z">
            <w:rPr>
              <w:lang w:val="fr-FR"/>
            </w:rPr>
          </w:rPrChange>
        </w:rPr>
        <w:t>est grâce à cette vidéo que j</w:t>
      </w:r>
      <w:del w:id="8488" w:author="Peng Luqi" w:date="2019-10-13T14:43:00Z">
        <w:r w:rsidRPr="00F94CB9" w:rsidDel="00EF666F">
          <w:rPr>
            <w:sz w:val="28"/>
            <w:szCs w:val="28"/>
            <w:lang w:val="fr-FR"/>
            <w:rPrChange w:id="8489" w:author="Peng Luqi" w:date="2019-10-13T14:50:00Z">
              <w:rPr>
                <w:lang w:val="fr-FR"/>
              </w:rPr>
            </w:rPrChange>
          </w:rPr>
          <w:delText>’</w:delText>
        </w:r>
      </w:del>
      <w:ins w:id="8490" w:author="Peng Luqi" w:date="2019-10-13T14:43:00Z">
        <w:r w:rsidR="00EF666F" w:rsidRPr="00F94CB9">
          <w:rPr>
            <w:sz w:val="28"/>
            <w:szCs w:val="28"/>
            <w:lang w:val="fr-FR"/>
            <w:rPrChange w:id="8491" w:author="Peng Luqi" w:date="2019-10-13T14:50:00Z">
              <w:rPr>
                <w:lang w:val="fr-FR"/>
              </w:rPr>
            </w:rPrChange>
          </w:rPr>
          <w:t>’</w:t>
        </w:r>
      </w:ins>
      <w:r w:rsidRPr="00F94CB9">
        <w:rPr>
          <w:sz w:val="28"/>
          <w:szCs w:val="28"/>
          <w:lang w:val="fr-FR"/>
          <w:rPrChange w:id="8492" w:author="Peng Luqi" w:date="2019-10-13T14:50:00Z">
            <w:rPr>
              <w:lang w:val="fr-FR"/>
            </w:rPr>
          </w:rPrChange>
        </w:rPr>
        <w:t>ai découvert que je pouvais expliquer mes pensées à travers</w:t>
      </w:r>
      <w:r w:rsidRPr="00F94CB9">
        <w:rPr>
          <w:spacing w:val="-9"/>
          <w:sz w:val="28"/>
          <w:szCs w:val="28"/>
          <w:lang w:val="fr-FR"/>
          <w:rPrChange w:id="8493" w:author="Peng Luqi" w:date="2019-10-13T14:50:00Z">
            <w:rPr>
              <w:spacing w:val="-9"/>
              <w:lang w:val="fr-FR"/>
            </w:rPr>
          </w:rPrChange>
        </w:rPr>
        <w:t xml:space="preserve"> </w:t>
      </w:r>
      <w:r w:rsidRPr="00F94CB9">
        <w:rPr>
          <w:sz w:val="28"/>
          <w:szCs w:val="28"/>
          <w:lang w:val="fr-FR"/>
          <w:rPrChange w:id="8494" w:author="Peng Luqi" w:date="2019-10-13T14:50:00Z">
            <w:rPr>
              <w:lang w:val="fr-FR"/>
            </w:rPr>
          </w:rPrChange>
        </w:rPr>
        <w:t>cet</w:t>
      </w:r>
      <w:r w:rsidRPr="00F94CB9">
        <w:rPr>
          <w:spacing w:val="-9"/>
          <w:sz w:val="28"/>
          <w:szCs w:val="28"/>
          <w:lang w:val="fr-FR"/>
          <w:rPrChange w:id="8495" w:author="Peng Luqi" w:date="2019-10-13T14:50:00Z">
            <w:rPr>
              <w:spacing w:val="-9"/>
              <w:lang w:val="fr-FR"/>
            </w:rPr>
          </w:rPrChange>
        </w:rPr>
        <w:t xml:space="preserve"> </w:t>
      </w:r>
      <w:r w:rsidRPr="00F94CB9">
        <w:rPr>
          <w:sz w:val="28"/>
          <w:szCs w:val="28"/>
          <w:lang w:val="fr-FR"/>
          <w:rPrChange w:id="8496" w:author="Peng Luqi" w:date="2019-10-13T14:50:00Z">
            <w:rPr>
              <w:lang w:val="fr-FR"/>
            </w:rPr>
          </w:rPrChange>
        </w:rPr>
        <w:t>exemple</w:t>
      </w:r>
      <w:r w:rsidRPr="00F94CB9">
        <w:rPr>
          <w:spacing w:val="-10"/>
          <w:sz w:val="28"/>
          <w:szCs w:val="28"/>
          <w:lang w:val="fr-FR"/>
          <w:rPrChange w:id="8497" w:author="Peng Luqi" w:date="2019-10-13T14:50:00Z">
            <w:rPr>
              <w:spacing w:val="-10"/>
              <w:lang w:val="fr-FR"/>
            </w:rPr>
          </w:rPrChange>
        </w:rPr>
        <w:t xml:space="preserve"> </w:t>
      </w:r>
      <w:r w:rsidRPr="00F94CB9">
        <w:rPr>
          <w:sz w:val="28"/>
          <w:szCs w:val="28"/>
          <w:lang w:val="fr-FR"/>
          <w:rPrChange w:id="8498" w:author="Peng Luqi" w:date="2019-10-13T14:50:00Z">
            <w:rPr>
              <w:lang w:val="fr-FR"/>
            </w:rPr>
          </w:rPrChange>
        </w:rPr>
        <w:t>et</w:t>
      </w:r>
      <w:r w:rsidRPr="00F94CB9">
        <w:rPr>
          <w:spacing w:val="-8"/>
          <w:sz w:val="28"/>
          <w:szCs w:val="28"/>
          <w:lang w:val="fr-FR"/>
          <w:rPrChange w:id="8499" w:author="Peng Luqi" w:date="2019-10-13T14:50:00Z">
            <w:rPr>
              <w:spacing w:val="-8"/>
              <w:lang w:val="fr-FR"/>
            </w:rPr>
          </w:rPrChange>
        </w:rPr>
        <w:t xml:space="preserve"> </w:t>
      </w:r>
      <w:r w:rsidRPr="00F94CB9">
        <w:rPr>
          <w:sz w:val="28"/>
          <w:szCs w:val="28"/>
          <w:lang w:val="fr-FR"/>
          <w:rPrChange w:id="8500" w:author="Peng Luqi" w:date="2019-10-13T14:50:00Z">
            <w:rPr>
              <w:lang w:val="fr-FR"/>
            </w:rPr>
          </w:rPrChange>
        </w:rPr>
        <w:t>le</w:t>
      </w:r>
      <w:r w:rsidRPr="00F94CB9">
        <w:rPr>
          <w:spacing w:val="-10"/>
          <w:sz w:val="28"/>
          <w:szCs w:val="28"/>
          <w:lang w:val="fr-FR"/>
          <w:rPrChange w:id="8501" w:author="Peng Luqi" w:date="2019-10-13T14:50:00Z">
            <w:rPr>
              <w:spacing w:val="-10"/>
              <w:lang w:val="fr-FR"/>
            </w:rPr>
          </w:rPrChange>
        </w:rPr>
        <w:t xml:space="preserve"> </w:t>
      </w:r>
      <w:r w:rsidRPr="00F94CB9">
        <w:rPr>
          <w:sz w:val="28"/>
          <w:szCs w:val="28"/>
          <w:lang w:val="fr-FR"/>
          <w:rPrChange w:id="8502" w:author="Peng Luqi" w:date="2019-10-13T14:50:00Z">
            <w:rPr>
              <w:lang w:val="fr-FR"/>
            </w:rPr>
          </w:rPrChange>
        </w:rPr>
        <w:t>prouver</w:t>
      </w:r>
      <w:r w:rsidRPr="00F94CB9">
        <w:rPr>
          <w:spacing w:val="-9"/>
          <w:sz w:val="28"/>
          <w:szCs w:val="28"/>
          <w:lang w:val="fr-FR"/>
          <w:rPrChange w:id="8503" w:author="Peng Luqi" w:date="2019-10-13T14:50:00Z">
            <w:rPr>
              <w:spacing w:val="-9"/>
              <w:lang w:val="fr-FR"/>
            </w:rPr>
          </w:rPrChange>
        </w:rPr>
        <w:t xml:space="preserve"> </w:t>
      </w:r>
      <w:r w:rsidRPr="00F94CB9">
        <w:rPr>
          <w:sz w:val="28"/>
          <w:szCs w:val="28"/>
          <w:lang w:val="fr-FR"/>
          <w:rPrChange w:id="8504" w:author="Peng Luqi" w:date="2019-10-13T14:50:00Z">
            <w:rPr>
              <w:lang w:val="fr-FR"/>
            </w:rPr>
          </w:rPrChange>
        </w:rPr>
        <w:t>à</w:t>
      </w:r>
      <w:r w:rsidRPr="00F94CB9">
        <w:rPr>
          <w:spacing w:val="-9"/>
          <w:sz w:val="28"/>
          <w:szCs w:val="28"/>
          <w:lang w:val="fr-FR"/>
          <w:rPrChange w:id="8505" w:author="Peng Luqi" w:date="2019-10-13T14:50:00Z">
            <w:rPr>
              <w:spacing w:val="-9"/>
              <w:lang w:val="fr-FR"/>
            </w:rPr>
          </w:rPrChange>
        </w:rPr>
        <w:t xml:space="preserve"> </w:t>
      </w:r>
      <w:r w:rsidRPr="00F94CB9">
        <w:rPr>
          <w:sz w:val="28"/>
          <w:szCs w:val="28"/>
          <w:lang w:val="fr-FR"/>
          <w:rPrChange w:id="8506" w:author="Peng Luqi" w:date="2019-10-13T14:50:00Z">
            <w:rPr>
              <w:lang w:val="fr-FR"/>
            </w:rPr>
          </w:rPrChange>
        </w:rPr>
        <w:t>tout</w:t>
      </w:r>
      <w:r w:rsidRPr="00F94CB9">
        <w:rPr>
          <w:spacing w:val="-9"/>
          <w:sz w:val="28"/>
          <w:szCs w:val="28"/>
          <w:lang w:val="fr-FR"/>
          <w:rPrChange w:id="8507" w:author="Peng Luqi" w:date="2019-10-13T14:50:00Z">
            <w:rPr>
              <w:spacing w:val="-9"/>
              <w:lang w:val="fr-FR"/>
            </w:rPr>
          </w:rPrChange>
        </w:rPr>
        <w:t xml:space="preserve"> </w:t>
      </w:r>
      <w:r w:rsidRPr="00F94CB9">
        <w:rPr>
          <w:sz w:val="28"/>
          <w:szCs w:val="28"/>
          <w:lang w:val="fr-FR"/>
          <w:rPrChange w:id="8508" w:author="Peng Luqi" w:date="2019-10-13T14:50:00Z">
            <w:rPr>
              <w:lang w:val="fr-FR"/>
            </w:rPr>
          </w:rPrChange>
        </w:rPr>
        <w:t>le</w:t>
      </w:r>
      <w:r w:rsidRPr="00F94CB9">
        <w:rPr>
          <w:spacing w:val="-9"/>
          <w:sz w:val="28"/>
          <w:szCs w:val="28"/>
          <w:lang w:val="fr-FR"/>
          <w:rPrChange w:id="8509" w:author="Peng Luqi" w:date="2019-10-13T14:50:00Z">
            <w:rPr>
              <w:spacing w:val="-9"/>
              <w:lang w:val="fr-FR"/>
            </w:rPr>
          </w:rPrChange>
        </w:rPr>
        <w:t xml:space="preserve"> </w:t>
      </w:r>
      <w:r w:rsidRPr="00F94CB9">
        <w:rPr>
          <w:sz w:val="28"/>
          <w:szCs w:val="28"/>
          <w:lang w:val="fr-FR"/>
          <w:rPrChange w:id="8510" w:author="Peng Luqi" w:date="2019-10-13T14:50:00Z">
            <w:rPr>
              <w:lang w:val="fr-FR"/>
            </w:rPr>
          </w:rPrChange>
        </w:rPr>
        <w:t>monde</w:t>
      </w:r>
      <w:r w:rsidRPr="00F94CB9">
        <w:rPr>
          <w:spacing w:val="-1"/>
          <w:sz w:val="28"/>
          <w:szCs w:val="28"/>
          <w:lang w:val="fr-FR"/>
          <w:rPrChange w:id="8511" w:author="Peng Luqi" w:date="2019-10-13T14:50:00Z">
            <w:rPr>
              <w:spacing w:val="-1"/>
              <w:lang w:val="fr-FR"/>
            </w:rPr>
          </w:rPrChange>
        </w:rPr>
        <w:t xml:space="preserve"> </w:t>
      </w:r>
      <w:r w:rsidRPr="00F94CB9">
        <w:rPr>
          <w:sz w:val="28"/>
          <w:szCs w:val="28"/>
          <w:lang w:val="fr-FR"/>
          <w:rPrChange w:id="8512" w:author="Peng Luqi" w:date="2019-10-13T14:50:00Z">
            <w:rPr>
              <w:lang w:val="fr-FR"/>
            </w:rPr>
          </w:rPrChange>
        </w:rPr>
        <w:t>:</w:t>
      </w:r>
      <w:r w:rsidRPr="00F94CB9">
        <w:rPr>
          <w:spacing w:val="-9"/>
          <w:sz w:val="28"/>
          <w:szCs w:val="28"/>
          <w:lang w:val="fr-FR"/>
          <w:rPrChange w:id="8513" w:author="Peng Luqi" w:date="2019-10-13T14:50:00Z">
            <w:rPr>
              <w:spacing w:val="-9"/>
              <w:lang w:val="fr-FR"/>
            </w:rPr>
          </w:rPrChange>
        </w:rPr>
        <w:t xml:space="preserve"> </w:t>
      </w:r>
      <w:r w:rsidRPr="00F94CB9">
        <w:rPr>
          <w:sz w:val="28"/>
          <w:szCs w:val="28"/>
          <w:lang w:val="fr-FR"/>
          <w:rPrChange w:id="8514" w:author="Peng Luqi" w:date="2019-10-13T14:50:00Z">
            <w:rPr>
              <w:lang w:val="fr-FR"/>
            </w:rPr>
          </w:rPrChange>
        </w:rPr>
        <w:t>il</w:t>
      </w:r>
      <w:r w:rsidRPr="00F94CB9">
        <w:rPr>
          <w:spacing w:val="-10"/>
          <w:sz w:val="28"/>
          <w:szCs w:val="28"/>
          <w:lang w:val="fr-FR"/>
          <w:rPrChange w:id="8515" w:author="Peng Luqi" w:date="2019-10-13T14:50:00Z">
            <w:rPr>
              <w:spacing w:val="-10"/>
              <w:lang w:val="fr-FR"/>
            </w:rPr>
          </w:rPrChange>
        </w:rPr>
        <w:t xml:space="preserve"> </w:t>
      </w:r>
      <w:r w:rsidRPr="00F94CB9">
        <w:rPr>
          <w:sz w:val="28"/>
          <w:szCs w:val="28"/>
          <w:lang w:val="fr-FR"/>
          <w:rPrChange w:id="8516" w:author="Peng Luqi" w:date="2019-10-13T14:50:00Z">
            <w:rPr>
              <w:lang w:val="fr-FR"/>
            </w:rPr>
          </w:rPrChange>
        </w:rPr>
        <w:t>n</w:t>
      </w:r>
      <w:del w:id="8517" w:author="Peng Luqi" w:date="2019-10-13T14:43:00Z">
        <w:r w:rsidRPr="00F94CB9" w:rsidDel="00EF666F">
          <w:rPr>
            <w:sz w:val="28"/>
            <w:szCs w:val="28"/>
            <w:lang w:val="fr-FR"/>
            <w:rPrChange w:id="8518" w:author="Peng Luqi" w:date="2019-10-13T14:50:00Z">
              <w:rPr>
                <w:lang w:val="fr-FR"/>
              </w:rPr>
            </w:rPrChange>
          </w:rPr>
          <w:delText>’</w:delText>
        </w:r>
      </w:del>
      <w:ins w:id="8519" w:author="Peng Luqi" w:date="2019-10-13T14:43:00Z">
        <w:r w:rsidR="00EF666F" w:rsidRPr="00F94CB9">
          <w:rPr>
            <w:sz w:val="28"/>
            <w:szCs w:val="28"/>
            <w:lang w:val="fr-FR"/>
            <w:rPrChange w:id="8520" w:author="Peng Luqi" w:date="2019-10-13T14:50:00Z">
              <w:rPr>
                <w:lang w:val="fr-FR"/>
              </w:rPr>
            </w:rPrChange>
          </w:rPr>
          <w:t>’</w:t>
        </w:r>
      </w:ins>
      <w:r w:rsidRPr="00F94CB9">
        <w:rPr>
          <w:sz w:val="28"/>
          <w:szCs w:val="28"/>
          <w:lang w:val="fr-FR"/>
          <w:rPrChange w:id="8521" w:author="Peng Luqi" w:date="2019-10-13T14:50:00Z">
            <w:rPr>
              <w:lang w:val="fr-FR"/>
            </w:rPr>
          </w:rPrChange>
        </w:rPr>
        <w:t>y</w:t>
      </w:r>
      <w:r w:rsidRPr="00F94CB9">
        <w:rPr>
          <w:spacing w:val="-9"/>
          <w:sz w:val="28"/>
          <w:szCs w:val="28"/>
          <w:lang w:val="fr-FR"/>
          <w:rPrChange w:id="8522" w:author="Peng Luqi" w:date="2019-10-13T14:50:00Z">
            <w:rPr>
              <w:spacing w:val="-9"/>
              <w:lang w:val="fr-FR"/>
            </w:rPr>
          </w:rPrChange>
        </w:rPr>
        <w:t xml:space="preserve"> </w:t>
      </w:r>
      <w:r w:rsidRPr="00F94CB9">
        <w:rPr>
          <w:sz w:val="28"/>
          <w:szCs w:val="28"/>
          <w:lang w:val="fr-FR"/>
          <w:rPrChange w:id="8523" w:author="Peng Luqi" w:date="2019-10-13T14:50:00Z">
            <w:rPr>
              <w:lang w:val="fr-FR"/>
            </w:rPr>
          </w:rPrChange>
        </w:rPr>
        <w:t>a</w:t>
      </w:r>
      <w:r w:rsidRPr="00F94CB9">
        <w:rPr>
          <w:spacing w:val="-10"/>
          <w:sz w:val="28"/>
          <w:szCs w:val="28"/>
          <w:lang w:val="fr-FR"/>
          <w:rPrChange w:id="8524" w:author="Peng Luqi" w:date="2019-10-13T14:50:00Z">
            <w:rPr>
              <w:spacing w:val="-10"/>
              <w:lang w:val="fr-FR"/>
            </w:rPr>
          </w:rPrChange>
        </w:rPr>
        <w:t xml:space="preserve"> </w:t>
      </w:r>
      <w:r w:rsidRPr="00F94CB9">
        <w:rPr>
          <w:sz w:val="28"/>
          <w:szCs w:val="28"/>
          <w:lang w:val="fr-FR"/>
          <w:rPrChange w:id="8525" w:author="Peng Luqi" w:date="2019-10-13T14:50:00Z">
            <w:rPr>
              <w:lang w:val="fr-FR"/>
            </w:rPr>
          </w:rPrChange>
        </w:rPr>
        <w:t>pas</w:t>
      </w:r>
      <w:r w:rsidRPr="00F94CB9">
        <w:rPr>
          <w:spacing w:val="-10"/>
          <w:sz w:val="28"/>
          <w:szCs w:val="28"/>
          <w:lang w:val="fr-FR"/>
          <w:rPrChange w:id="8526" w:author="Peng Luqi" w:date="2019-10-13T14:50:00Z">
            <w:rPr>
              <w:spacing w:val="-10"/>
              <w:lang w:val="fr-FR"/>
            </w:rPr>
          </w:rPrChange>
        </w:rPr>
        <w:t xml:space="preserve"> </w:t>
      </w:r>
      <w:r w:rsidRPr="00F94CB9">
        <w:rPr>
          <w:sz w:val="28"/>
          <w:szCs w:val="28"/>
          <w:lang w:val="fr-FR"/>
          <w:rPrChange w:id="8527" w:author="Peng Luqi" w:date="2019-10-13T14:50:00Z">
            <w:rPr>
              <w:lang w:val="fr-FR"/>
            </w:rPr>
          </w:rPrChange>
        </w:rPr>
        <w:t>de</w:t>
      </w:r>
      <w:r w:rsidRPr="00F94CB9">
        <w:rPr>
          <w:spacing w:val="-9"/>
          <w:sz w:val="28"/>
          <w:szCs w:val="28"/>
          <w:lang w:val="fr-FR"/>
          <w:rPrChange w:id="8528" w:author="Peng Luqi" w:date="2019-10-13T14:50:00Z">
            <w:rPr>
              <w:spacing w:val="-9"/>
              <w:lang w:val="fr-FR"/>
            </w:rPr>
          </w:rPrChange>
        </w:rPr>
        <w:t xml:space="preserve"> </w:t>
      </w:r>
      <w:r w:rsidRPr="00F94CB9">
        <w:rPr>
          <w:sz w:val="28"/>
          <w:szCs w:val="28"/>
          <w:lang w:val="fr-FR"/>
          <w:rPrChange w:id="8529" w:author="Peng Luqi" w:date="2019-10-13T14:50:00Z">
            <w:rPr>
              <w:lang w:val="fr-FR"/>
            </w:rPr>
          </w:rPrChange>
        </w:rPr>
        <w:t>grands</w:t>
      </w:r>
      <w:r w:rsidRPr="00F94CB9">
        <w:rPr>
          <w:spacing w:val="-9"/>
          <w:sz w:val="28"/>
          <w:szCs w:val="28"/>
          <w:lang w:val="fr-FR"/>
          <w:rPrChange w:id="8530" w:author="Peng Luqi" w:date="2019-10-13T14:50:00Z">
            <w:rPr>
              <w:spacing w:val="-9"/>
              <w:lang w:val="fr-FR"/>
            </w:rPr>
          </w:rPrChange>
        </w:rPr>
        <w:t xml:space="preserve"> </w:t>
      </w:r>
      <w:r w:rsidRPr="00F94CB9">
        <w:rPr>
          <w:sz w:val="28"/>
          <w:szCs w:val="28"/>
          <w:lang w:val="fr-FR"/>
          <w:rPrChange w:id="8531" w:author="Peng Luqi" w:date="2019-10-13T14:50:00Z">
            <w:rPr>
              <w:lang w:val="fr-FR"/>
            </w:rPr>
          </w:rPrChange>
        </w:rPr>
        <w:t>objectifs</w:t>
      </w:r>
      <w:r w:rsidRPr="00F94CB9">
        <w:rPr>
          <w:spacing w:val="-10"/>
          <w:sz w:val="28"/>
          <w:szCs w:val="28"/>
          <w:lang w:val="fr-FR"/>
          <w:rPrChange w:id="8532" w:author="Peng Luqi" w:date="2019-10-13T14:50:00Z">
            <w:rPr>
              <w:spacing w:val="-10"/>
              <w:lang w:val="fr-FR"/>
            </w:rPr>
          </w:rPrChange>
        </w:rPr>
        <w:t xml:space="preserve"> </w:t>
      </w:r>
      <w:r w:rsidRPr="00F94CB9">
        <w:rPr>
          <w:sz w:val="28"/>
          <w:szCs w:val="28"/>
          <w:lang w:val="fr-FR"/>
          <w:rPrChange w:id="8533" w:author="Peng Luqi" w:date="2019-10-13T14:50:00Z">
            <w:rPr>
              <w:lang w:val="fr-FR"/>
            </w:rPr>
          </w:rPrChange>
        </w:rPr>
        <w:t>sans</w:t>
      </w:r>
      <w:r w:rsidRPr="00F94CB9">
        <w:rPr>
          <w:spacing w:val="-8"/>
          <w:sz w:val="28"/>
          <w:szCs w:val="28"/>
          <w:lang w:val="fr-FR"/>
          <w:rPrChange w:id="8534" w:author="Peng Luqi" w:date="2019-10-13T14:50:00Z">
            <w:rPr>
              <w:spacing w:val="-8"/>
              <w:lang w:val="fr-FR"/>
            </w:rPr>
          </w:rPrChange>
        </w:rPr>
        <w:t xml:space="preserve"> </w:t>
      </w:r>
      <w:r w:rsidRPr="00F94CB9">
        <w:rPr>
          <w:sz w:val="28"/>
          <w:szCs w:val="28"/>
          <w:lang w:val="fr-FR"/>
          <w:rPrChange w:id="8535" w:author="Peng Luqi" w:date="2019-10-13T14:50:00Z">
            <w:rPr>
              <w:lang w:val="fr-FR"/>
            </w:rPr>
          </w:rPrChange>
        </w:rPr>
        <w:t>aucune</w:t>
      </w:r>
      <w:r w:rsidRPr="00F94CB9">
        <w:rPr>
          <w:spacing w:val="-10"/>
          <w:sz w:val="28"/>
          <w:szCs w:val="28"/>
          <w:lang w:val="fr-FR"/>
          <w:rPrChange w:id="8536" w:author="Peng Luqi" w:date="2019-10-13T14:50:00Z">
            <w:rPr>
              <w:spacing w:val="-10"/>
              <w:lang w:val="fr-FR"/>
            </w:rPr>
          </w:rPrChange>
        </w:rPr>
        <w:t xml:space="preserve"> </w:t>
      </w:r>
      <w:r w:rsidRPr="00F94CB9">
        <w:rPr>
          <w:sz w:val="28"/>
          <w:szCs w:val="28"/>
          <w:lang w:val="fr-FR"/>
          <w:rPrChange w:id="8537" w:author="Peng Luqi" w:date="2019-10-13T14:50:00Z">
            <w:rPr>
              <w:lang w:val="fr-FR"/>
            </w:rPr>
          </w:rPrChange>
        </w:rPr>
        <w:t>grandeur. Le but est de vous placer de l</w:t>
      </w:r>
      <w:del w:id="8538" w:author="Peng Luqi" w:date="2019-10-13T14:43:00Z">
        <w:r w:rsidRPr="00F94CB9" w:rsidDel="00EF666F">
          <w:rPr>
            <w:sz w:val="28"/>
            <w:szCs w:val="28"/>
            <w:lang w:val="fr-FR"/>
            <w:rPrChange w:id="8539" w:author="Peng Luqi" w:date="2019-10-13T14:50:00Z">
              <w:rPr>
                <w:lang w:val="fr-FR"/>
              </w:rPr>
            </w:rPrChange>
          </w:rPr>
          <w:delText>’</w:delText>
        </w:r>
      </w:del>
      <w:ins w:id="8540" w:author="Peng Luqi" w:date="2019-10-13T14:43:00Z">
        <w:r w:rsidR="00EF666F" w:rsidRPr="00F94CB9">
          <w:rPr>
            <w:sz w:val="28"/>
            <w:szCs w:val="28"/>
            <w:lang w:val="fr-FR"/>
            <w:rPrChange w:id="8541" w:author="Peng Luqi" w:date="2019-10-13T14:50:00Z">
              <w:rPr>
                <w:lang w:val="fr-FR"/>
              </w:rPr>
            </w:rPrChange>
          </w:rPr>
          <w:t>’</w:t>
        </w:r>
      </w:ins>
      <w:r w:rsidRPr="00F94CB9">
        <w:rPr>
          <w:sz w:val="28"/>
          <w:szCs w:val="28"/>
          <w:lang w:val="fr-FR"/>
          <w:rPrChange w:id="8542" w:author="Peng Luqi" w:date="2019-10-13T14:50:00Z">
            <w:rPr>
              <w:lang w:val="fr-FR"/>
            </w:rPr>
          </w:rPrChange>
        </w:rPr>
        <w:t xml:space="preserve">autre côté du monde miroir. </w:t>
      </w:r>
    </w:p>
    <w:p w:rsidR="006E6782" w:rsidRDefault="006E6782" w:rsidP="00CB23F4">
      <w:pPr>
        <w:ind w:left="170" w:right="170"/>
        <w:jc w:val="both"/>
        <w:rPr>
          <w:ins w:id="8543" w:author="Peng Luqi" w:date="2019-10-13T21:21:00Z"/>
          <w:sz w:val="28"/>
          <w:szCs w:val="28"/>
          <w:lang w:val="fr-FR"/>
        </w:rPr>
      </w:pPr>
    </w:p>
    <w:p w:rsidR="002B38DF" w:rsidRPr="00F94CB9" w:rsidRDefault="00716360">
      <w:pPr>
        <w:ind w:left="170" w:right="170"/>
        <w:jc w:val="both"/>
        <w:rPr>
          <w:sz w:val="28"/>
          <w:szCs w:val="28"/>
          <w:lang w:val="fr-FR"/>
          <w:rPrChange w:id="8544" w:author="Peng Luqi" w:date="2019-10-13T14:50:00Z">
            <w:rPr>
              <w:lang w:val="fr-FR"/>
            </w:rPr>
          </w:rPrChange>
        </w:rPr>
        <w:pPrChange w:id="8545" w:author="Peng Luqi" w:date="2019-10-13T14:20:00Z">
          <w:pPr>
            <w:spacing w:before="1"/>
            <w:ind w:left="130" w:right="181"/>
            <w:jc w:val="both"/>
          </w:pPr>
        </w:pPrChange>
      </w:pPr>
      <w:r w:rsidRPr="00F94CB9">
        <w:rPr>
          <w:sz w:val="28"/>
          <w:szCs w:val="28"/>
          <w:lang w:val="fr-FR"/>
          <w:rPrChange w:id="8546" w:author="Peng Luqi" w:date="2019-10-13T14:50:00Z">
            <w:rPr>
              <w:lang w:val="fr-FR"/>
            </w:rPr>
          </w:rPrChange>
        </w:rPr>
        <w:t>J</w:t>
      </w:r>
      <w:del w:id="8547" w:author="Peng Luqi" w:date="2019-10-13T14:43:00Z">
        <w:r w:rsidRPr="00F94CB9" w:rsidDel="00EF666F">
          <w:rPr>
            <w:sz w:val="28"/>
            <w:szCs w:val="28"/>
            <w:lang w:val="fr-FR"/>
            <w:rPrChange w:id="8548" w:author="Peng Luqi" w:date="2019-10-13T14:50:00Z">
              <w:rPr>
                <w:lang w:val="fr-FR"/>
              </w:rPr>
            </w:rPrChange>
          </w:rPr>
          <w:delText>’</w:delText>
        </w:r>
      </w:del>
      <w:ins w:id="8549" w:author="Peng Luqi" w:date="2019-10-13T14:43:00Z">
        <w:r w:rsidR="00EF666F" w:rsidRPr="00F94CB9">
          <w:rPr>
            <w:sz w:val="28"/>
            <w:szCs w:val="28"/>
            <w:lang w:val="fr-FR"/>
            <w:rPrChange w:id="8550" w:author="Peng Luqi" w:date="2019-10-13T14:50:00Z">
              <w:rPr>
                <w:lang w:val="fr-FR"/>
              </w:rPr>
            </w:rPrChange>
          </w:rPr>
          <w:t>’</w:t>
        </w:r>
      </w:ins>
      <w:r w:rsidRPr="00F94CB9">
        <w:rPr>
          <w:sz w:val="28"/>
          <w:szCs w:val="28"/>
          <w:lang w:val="fr-FR"/>
          <w:rPrChange w:id="8551" w:author="Peng Luqi" w:date="2019-10-13T14:50:00Z">
            <w:rPr>
              <w:lang w:val="fr-FR"/>
            </w:rPr>
          </w:rPrChange>
        </w:rPr>
        <w:t>ai partagé une expérience de mon enfance dans un texte « Traiter le temps comme un ami ». Une fois, le professeur nous a demandé d</w:t>
      </w:r>
      <w:del w:id="8552" w:author="Peng Luqi" w:date="2019-10-13T14:43:00Z">
        <w:r w:rsidRPr="00F94CB9" w:rsidDel="00EF666F">
          <w:rPr>
            <w:sz w:val="28"/>
            <w:szCs w:val="28"/>
            <w:lang w:val="fr-FR"/>
            <w:rPrChange w:id="8553" w:author="Peng Luqi" w:date="2019-10-13T14:50:00Z">
              <w:rPr>
                <w:lang w:val="fr-FR"/>
              </w:rPr>
            </w:rPrChange>
          </w:rPr>
          <w:delText>’</w:delText>
        </w:r>
      </w:del>
      <w:ins w:id="8554" w:author="Peng Luqi" w:date="2019-10-13T14:43:00Z">
        <w:r w:rsidR="00EF666F" w:rsidRPr="00F94CB9">
          <w:rPr>
            <w:sz w:val="28"/>
            <w:szCs w:val="28"/>
            <w:lang w:val="fr-FR"/>
            <w:rPrChange w:id="8555" w:author="Peng Luqi" w:date="2019-10-13T14:50:00Z">
              <w:rPr>
                <w:lang w:val="fr-FR"/>
              </w:rPr>
            </w:rPrChange>
          </w:rPr>
          <w:t>’</w:t>
        </w:r>
      </w:ins>
      <w:r w:rsidRPr="00F94CB9">
        <w:rPr>
          <w:sz w:val="28"/>
          <w:szCs w:val="28"/>
          <w:lang w:val="fr-FR"/>
          <w:rPrChange w:id="8556" w:author="Peng Luqi" w:date="2019-10-13T14:50:00Z">
            <w:rPr>
              <w:lang w:val="fr-FR"/>
            </w:rPr>
          </w:rPrChange>
        </w:rPr>
        <w:t>écrire une composition avec le nom « Mon idéal ». Je n</w:t>
      </w:r>
      <w:del w:id="8557" w:author="Peng Luqi" w:date="2019-10-13T14:43:00Z">
        <w:r w:rsidRPr="00F94CB9" w:rsidDel="00EF666F">
          <w:rPr>
            <w:sz w:val="28"/>
            <w:szCs w:val="28"/>
            <w:lang w:val="fr-FR"/>
            <w:rPrChange w:id="8558" w:author="Peng Luqi" w:date="2019-10-13T14:50:00Z">
              <w:rPr>
                <w:lang w:val="fr-FR"/>
              </w:rPr>
            </w:rPrChange>
          </w:rPr>
          <w:delText>’</w:delText>
        </w:r>
      </w:del>
      <w:ins w:id="8559" w:author="Peng Luqi" w:date="2019-10-13T14:43:00Z">
        <w:r w:rsidR="00EF666F" w:rsidRPr="00F94CB9">
          <w:rPr>
            <w:sz w:val="28"/>
            <w:szCs w:val="28"/>
            <w:lang w:val="fr-FR"/>
            <w:rPrChange w:id="8560" w:author="Peng Luqi" w:date="2019-10-13T14:50:00Z">
              <w:rPr>
                <w:lang w:val="fr-FR"/>
              </w:rPr>
            </w:rPrChange>
          </w:rPr>
          <w:t>’</w:t>
        </w:r>
      </w:ins>
      <w:r w:rsidRPr="00F94CB9">
        <w:rPr>
          <w:sz w:val="28"/>
          <w:szCs w:val="28"/>
          <w:lang w:val="fr-FR"/>
          <w:rPrChange w:id="8561" w:author="Peng Luqi" w:date="2019-10-13T14:50:00Z">
            <w:rPr>
              <w:lang w:val="fr-FR"/>
            </w:rPr>
          </w:rPrChange>
        </w:rPr>
        <w:t>ai pas remis mon devoir le lendemain. Pourquoi ? Parce que je n</w:t>
      </w:r>
      <w:del w:id="8562" w:author="Peng Luqi" w:date="2019-10-13T14:43:00Z">
        <w:r w:rsidRPr="00F94CB9" w:rsidDel="00EF666F">
          <w:rPr>
            <w:sz w:val="28"/>
            <w:szCs w:val="28"/>
            <w:lang w:val="fr-FR"/>
            <w:rPrChange w:id="8563" w:author="Peng Luqi" w:date="2019-10-13T14:50:00Z">
              <w:rPr>
                <w:lang w:val="fr-FR"/>
              </w:rPr>
            </w:rPrChange>
          </w:rPr>
          <w:delText>’</w:delText>
        </w:r>
      </w:del>
      <w:ins w:id="8564" w:author="Peng Luqi" w:date="2019-10-13T14:43:00Z">
        <w:r w:rsidR="00EF666F" w:rsidRPr="00F94CB9">
          <w:rPr>
            <w:sz w:val="28"/>
            <w:szCs w:val="28"/>
            <w:lang w:val="fr-FR"/>
            <w:rPrChange w:id="8565" w:author="Peng Luqi" w:date="2019-10-13T14:50:00Z">
              <w:rPr>
                <w:lang w:val="fr-FR"/>
              </w:rPr>
            </w:rPrChange>
          </w:rPr>
          <w:t>’</w:t>
        </w:r>
      </w:ins>
      <w:r w:rsidRPr="00F94CB9">
        <w:rPr>
          <w:sz w:val="28"/>
          <w:szCs w:val="28"/>
          <w:lang w:val="fr-FR"/>
          <w:rPrChange w:id="8566" w:author="Peng Luqi" w:date="2019-10-13T14:50:00Z">
            <w:rPr>
              <w:lang w:val="fr-FR"/>
            </w:rPr>
          </w:rPrChange>
        </w:rPr>
        <w:t>ai pas d</w:t>
      </w:r>
      <w:del w:id="8567" w:author="Peng Luqi" w:date="2019-10-13T14:43:00Z">
        <w:r w:rsidRPr="00F94CB9" w:rsidDel="00EF666F">
          <w:rPr>
            <w:sz w:val="28"/>
            <w:szCs w:val="28"/>
            <w:lang w:val="fr-FR"/>
            <w:rPrChange w:id="8568" w:author="Peng Luqi" w:date="2019-10-13T14:50:00Z">
              <w:rPr>
                <w:lang w:val="fr-FR"/>
              </w:rPr>
            </w:rPrChange>
          </w:rPr>
          <w:delText>’</w:delText>
        </w:r>
      </w:del>
      <w:ins w:id="8569" w:author="Peng Luqi" w:date="2019-10-13T14:43:00Z">
        <w:r w:rsidR="00EF666F" w:rsidRPr="00F94CB9">
          <w:rPr>
            <w:sz w:val="28"/>
            <w:szCs w:val="28"/>
            <w:lang w:val="fr-FR"/>
            <w:rPrChange w:id="8570" w:author="Peng Luqi" w:date="2019-10-13T14:50:00Z">
              <w:rPr>
                <w:lang w:val="fr-FR"/>
              </w:rPr>
            </w:rPrChange>
          </w:rPr>
          <w:t>’</w:t>
        </w:r>
      </w:ins>
      <w:r w:rsidRPr="00F94CB9">
        <w:rPr>
          <w:sz w:val="28"/>
          <w:szCs w:val="28"/>
          <w:lang w:val="fr-FR"/>
          <w:rPrChange w:id="8571" w:author="Peng Luqi" w:date="2019-10-13T14:50:00Z">
            <w:rPr>
              <w:lang w:val="fr-FR"/>
            </w:rPr>
          </w:rPrChange>
        </w:rPr>
        <w:t>idéal, je ne peux donc pas en parler. Lorsque je lui ai dit la vérité, j</w:t>
      </w:r>
      <w:del w:id="8572" w:author="Peng Luqi" w:date="2019-10-13T14:43:00Z">
        <w:r w:rsidRPr="00F94CB9" w:rsidDel="00EF666F">
          <w:rPr>
            <w:sz w:val="28"/>
            <w:szCs w:val="28"/>
            <w:lang w:val="fr-FR"/>
            <w:rPrChange w:id="8573" w:author="Peng Luqi" w:date="2019-10-13T14:50:00Z">
              <w:rPr>
                <w:lang w:val="fr-FR"/>
              </w:rPr>
            </w:rPrChange>
          </w:rPr>
          <w:delText>’</w:delText>
        </w:r>
      </w:del>
      <w:ins w:id="8574" w:author="Peng Luqi" w:date="2019-10-13T14:43:00Z">
        <w:r w:rsidR="00EF666F" w:rsidRPr="00F94CB9">
          <w:rPr>
            <w:sz w:val="28"/>
            <w:szCs w:val="28"/>
            <w:lang w:val="fr-FR"/>
            <w:rPrChange w:id="8575" w:author="Peng Luqi" w:date="2019-10-13T14:50:00Z">
              <w:rPr>
                <w:lang w:val="fr-FR"/>
              </w:rPr>
            </w:rPrChange>
          </w:rPr>
          <w:t>’</w:t>
        </w:r>
      </w:ins>
      <w:r w:rsidRPr="00F94CB9">
        <w:rPr>
          <w:sz w:val="28"/>
          <w:szCs w:val="28"/>
          <w:lang w:val="fr-FR"/>
          <w:rPrChange w:id="8576" w:author="Peng Luqi" w:date="2019-10-13T14:50:00Z">
            <w:rPr>
              <w:lang w:val="fr-FR"/>
            </w:rPr>
          </w:rPrChange>
        </w:rPr>
        <w:t>ai été considéré comme un enfant désobéissant. Par conséquent, le professeur a dit : « Faite venir vos parents ! Je n</w:t>
      </w:r>
      <w:del w:id="8577" w:author="Peng Luqi" w:date="2019-10-13T14:43:00Z">
        <w:r w:rsidRPr="00F94CB9" w:rsidDel="00EF666F">
          <w:rPr>
            <w:sz w:val="28"/>
            <w:szCs w:val="28"/>
            <w:lang w:val="fr-FR"/>
            <w:rPrChange w:id="8578" w:author="Peng Luqi" w:date="2019-10-13T14:50:00Z">
              <w:rPr>
                <w:lang w:val="fr-FR"/>
              </w:rPr>
            </w:rPrChange>
          </w:rPr>
          <w:delText>’</w:delText>
        </w:r>
      </w:del>
      <w:ins w:id="8579" w:author="Peng Luqi" w:date="2019-10-13T14:43:00Z">
        <w:r w:rsidR="00EF666F" w:rsidRPr="00F94CB9">
          <w:rPr>
            <w:sz w:val="28"/>
            <w:szCs w:val="28"/>
            <w:lang w:val="fr-FR"/>
            <w:rPrChange w:id="8580" w:author="Peng Luqi" w:date="2019-10-13T14:50:00Z">
              <w:rPr>
                <w:lang w:val="fr-FR"/>
              </w:rPr>
            </w:rPrChange>
          </w:rPr>
          <w:t>’</w:t>
        </w:r>
      </w:ins>
      <w:r w:rsidRPr="00F94CB9">
        <w:rPr>
          <w:sz w:val="28"/>
          <w:szCs w:val="28"/>
          <w:lang w:val="fr-FR"/>
          <w:rPrChange w:id="8581" w:author="Peng Luqi" w:date="2019-10-13T14:50:00Z">
            <w:rPr>
              <w:lang w:val="fr-FR"/>
            </w:rPr>
          </w:rPrChange>
        </w:rPr>
        <w:t>ai jamais vu un élève comme toi !</w:t>
      </w:r>
      <w:r w:rsidRPr="00F94CB9">
        <w:rPr>
          <w:spacing w:val="-8"/>
          <w:sz w:val="28"/>
          <w:szCs w:val="28"/>
          <w:lang w:val="fr-FR"/>
          <w:rPrChange w:id="8582" w:author="Peng Luqi" w:date="2019-10-13T14:50:00Z">
            <w:rPr>
              <w:spacing w:val="-8"/>
              <w:lang w:val="fr-FR"/>
            </w:rPr>
          </w:rPrChange>
        </w:rPr>
        <w:t xml:space="preserve"> </w:t>
      </w:r>
      <w:r w:rsidRPr="00F94CB9">
        <w:rPr>
          <w:sz w:val="28"/>
          <w:szCs w:val="28"/>
          <w:lang w:val="fr-FR"/>
          <w:rPrChange w:id="8583" w:author="Peng Luqi" w:date="2019-10-13T14:50:00Z">
            <w:rPr>
              <w:lang w:val="fr-FR"/>
            </w:rPr>
          </w:rPrChange>
        </w:rPr>
        <w:t>»</w:t>
      </w:r>
    </w:p>
    <w:p w:rsidR="002B38DF" w:rsidRPr="00F94CB9" w:rsidRDefault="002B38DF">
      <w:pPr>
        <w:pStyle w:val="a3"/>
        <w:ind w:left="170" w:right="170"/>
        <w:jc w:val="both"/>
        <w:rPr>
          <w:lang w:val="fr-FR"/>
          <w:rPrChange w:id="8584" w:author="Peng Luqi" w:date="2019-10-13T14:50:00Z">
            <w:rPr>
              <w:sz w:val="21"/>
              <w:lang w:val="fr-FR"/>
            </w:rPr>
          </w:rPrChange>
        </w:rPr>
        <w:pPrChange w:id="8585" w:author="Peng Luqi" w:date="2019-10-13T14:20:00Z">
          <w:pPr>
            <w:pStyle w:val="a3"/>
            <w:spacing w:before="10"/>
          </w:pPr>
        </w:pPrChange>
      </w:pPr>
    </w:p>
    <w:p w:rsidR="002B38DF" w:rsidRPr="00F94CB9" w:rsidRDefault="00716360">
      <w:pPr>
        <w:ind w:left="170" w:right="170"/>
        <w:jc w:val="both"/>
        <w:rPr>
          <w:sz w:val="28"/>
          <w:szCs w:val="28"/>
          <w:lang w:val="fr-FR"/>
          <w:rPrChange w:id="8586" w:author="Peng Luqi" w:date="2019-10-13T14:50:00Z">
            <w:rPr>
              <w:lang w:val="fr-FR"/>
            </w:rPr>
          </w:rPrChange>
        </w:rPr>
        <w:pPrChange w:id="8587" w:author="Peng Luqi" w:date="2019-10-13T14:20:00Z">
          <w:pPr>
            <w:ind w:left="130" w:right="183"/>
            <w:jc w:val="both"/>
          </w:pPr>
        </w:pPrChange>
      </w:pPr>
      <w:r w:rsidRPr="00F94CB9">
        <w:rPr>
          <w:sz w:val="28"/>
          <w:szCs w:val="28"/>
          <w:lang w:val="fr-FR"/>
          <w:rPrChange w:id="8588" w:author="Peng Luqi" w:date="2019-10-13T14:50:00Z">
            <w:rPr>
              <w:lang w:val="fr-FR"/>
            </w:rPr>
          </w:rPrChange>
        </w:rPr>
        <w:t>Bien sûr, comme tous parents, mon père m</w:t>
      </w:r>
      <w:del w:id="8589" w:author="Peng Luqi" w:date="2019-10-13T14:43:00Z">
        <w:r w:rsidRPr="00F94CB9" w:rsidDel="00EF666F">
          <w:rPr>
            <w:sz w:val="28"/>
            <w:szCs w:val="28"/>
            <w:lang w:val="fr-FR"/>
            <w:rPrChange w:id="8590" w:author="Peng Luqi" w:date="2019-10-13T14:50:00Z">
              <w:rPr>
                <w:lang w:val="fr-FR"/>
              </w:rPr>
            </w:rPrChange>
          </w:rPr>
          <w:delText>’</w:delText>
        </w:r>
      </w:del>
      <w:ins w:id="8591" w:author="Peng Luqi" w:date="2019-10-13T14:43:00Z">
        <w:r w:rsidR="00EF666F" w:rsidRPr="00F94CB9">
          <w:rPr>
            <w:sz w:val="28"/>
            <w:szCs w:val="28"/>
            <w:lang w:val="fr-FR"/>
            <w:rPrChange w:id="8592" w:author="Peng Luqi" w:date="2019-10-13T14:50:00Z">
              <w:rPr>
                <w:lang w:val="fr-FR"/>
              </w:rPr>
            </w:rPrChange>
          </w:rPr>
          <w:t>’</w:t>
        </w:r>
      </w:ins>
      <w:r w:rsidRPr="00F94CB9">
        <w:rPr>
          <w:sz w:val="28"/>
          <w:szCs w:val="28"/>
          <w:lang w:val="fr-FR"/>
          <w:rPrChange w:id="8593" w:author="Peng Luqi" w:date="2019-10-13T14:50:00Z">
            <w:rPr>
              <w:lang w:val="fr-FR"/>
            </w:rPr>
          </w:rPrChange>
        </w:rPr>
        <w:t>a accompagné à l</w:t>
      </w:r>
      <w:del w:id="8594" w:author="Peng Luqi" w:date="2019-10-13T14:43:00Z">
        <w:r w:rsidRPr="00F94CB9" w:rsidDel="00EF666F">
          <w:rPr>
            <w:sz w:val="28"/>
            <w:szCs w:val="28"/>
            <w:lang w:val="fr-FR"/>
            <w:rPrChange w:id="8595" w:author="Peng Luqi" w:date="2019-10-13T14:50:00Z">
              <w:rPr>
                <w:lang w:val="fr-FR"/>
              </w:rPr>
            </w:rPrChange>
          </w:rPr>
          <w:delText>’</w:delText>
        </w:r>
      </w:del>
      <w:ins w:id="8596" w:author="Peng Luqi" w:date="2019-10-13T14:43:00Z">
        <w:r w:rsidR="00EF666F" w:rsidRPr="00F94CB9">
          <w:rPr>
            <w:sz w:val="28"/>
            <w:szCs w:val="28"/>
            <w:lang w:val="fr-FR"/>
            <w:rPrChange w:id="8597" w:author="Peng Luqi" w:date="2019-10-13T14:50:00Z">
              <w:rPr>
                <w:lang w:val="fr-FR"/>
              </w:rPr>
            </w:rPrChange>
          </w:rPr>
          <w:t>’</w:t>
        </w:r>
      </w:ins>
      <w:r w:rsidRPr="00F94CB9">
        <w:rPr>
          <w:sz w:val="28"/>
          <w:szCs w:val="28"/>
          <w:lang w:val="fr-FR"/>
          <w:rPrChange w:id="8598" w:author="Peng Luqi" w:date="2019-10-13T14:50:00Z">
            <w:rPr>
              <w:lang w:val="fr-FR"/>
            </w:rPr>
          </w:rPrChange>
        </w:rPr>
        <w:t>école pour rencontrer mon professeur. Dans le bureau, nous sommes restés là tranquillement, sans rien dire, écoutant les cris et les paroles de ce professeur. Ce dernier a ensuite sorti une cigarette et fumait. À ce moment-là, le bureau était complètement silencieux et mon père ouvrit la bouche : « Monsieur Chen, je voudrais savoir quel est votre idéal ? » Il a allumé une deuxième cigarette, la fuma sans même répondre. Mon père me prit par ma main et me dit « rentrons ».</w:t>
      </w:r>
    </w:p>
    <w:p w:rsidR="002B38DF" w:rsidRPr="00F94CB9" w:rsidRDefault="002B38DF">
      <w:pPr>
        <w:pStyle w:val="a3"/>
        <w:ind w:left="170" w:right="170"/>
        <w:jc w:val="both"/>
        <w:rPr>
          <w:lang w:val="fr-FR"/>
          <w:rPrChange w:id="8599" w:author="Peng Luqi" w:date="2019-10-13T14:50:00Z">
            <w:rPr>
              <w:sz w:val="22"/>
              <w:lang w:val="fr-FR"/>
            </w:rPr>
          </w:rPrChange>
        </w:rPr>
        <w:pPrChange w:id="8600" w:author="Peng Luqi" w:date="2019-10-13T14:20:00Z">
          <w:pPr>
            <w:pStyle w:val="a3"/>
          </w:pPr>
        </w:pPrChange>
      </w:pPr>
    </w:p>
    <w:p w:rsidR="002B38DF" w:rsidRPr="00F94CB9" w:rsidRDefault="00716360">
      <w:pPr>
        <w:ind w:left="170" w:right="170"/>
        <w:jc w:val="both"/>
        <w:rPr>
          <w:sz w:val="28"/>
          <w:szCs w:val="28"/>
          <w:lang w:val="fr-FR"/>
          <w:rPrChange w:id="8601" w:author="Peng Luqi" w:date="2019-10-13T14:50:00Z">
            <w:rPr>
              <w:lang w:val="fr-FR"/>
            </w:rPr>
          </w:rPrChange>
        </w:rPr>
        <w:pPrChange w:id="8602" w:author="Peng Luqi" w:date="2019-10-13T14:20:00Z">
          <w:pPr>
            <w:ind w:left="130" w:right="129"/>
            <w:jc w:val="both"/>
          </w:pPr>
        </w:pPrChange>
      </w:pPr>
      <w:r w:rsidRPr="00F94CB9">
        <w:rPr>
          <w:sz w:val="28"/>
          <w:szCs w:val="28"/>
          <w:lang w:val="fr-FR"/>
          <w:rPrChange w:id="8603" w:author="Peng Luqi" w:date="2019-10-13T14:50:00Z">
            <w:rPr>
              <w:lang w:val="fr-FR"/>
            </w:rPr>
          </w:rPrChange>
        </w:rPr>
        <w:t>Donc,</w:t>
      </w:r>
      <w:r w:rsidRPr="00F94CB9">
        <w:rPr>
          <w:spacing w:val="-17"/>
          <w:sz w:val="28"/>
          <w:szCs w:val="28"/>
          <w:lang w:val="fr-FR"/>
          <w:rPrChange w:id="8604" w:author="Peng Luqi" w:date="2019-10-13T14:50:00Z">
            <w:rPr>
              <w:spacing w:val="-17"/>
              <w:lang w:val="fr-FR"/>
            </w:rPr>
          </w:rPrChange>
        </w:rPr>
        <w:t xml:space="preserve"> </w:t>
      </w:r>
      <w:r w:rsidRPr="00F94CB9">
        <w:rPr>
          <w:sz w:val="28"/>
          <w:szCs w:val="28"/>
          <w:lang w:val="fr-FR"/>
          <w:rPrChange w:id="8605" w:author="Peng Luqi" w:date="2019-10-13T14:50:00Z">
            <w:rPr>
              <w:lang w:val="fr-FR"/>
            </w:rPr>
          </w:rPrChange>
        </w:rPr>
        <w:t>vous</w:t>
      </w:r>
      <w:r w:rsidRPr="00F94CB9">
        <w:rPr>
          <w:spacing w:val="-17"/>
          <w:sz w:val="28"/>
          <w:szCs w:val="28"/>
          <w:lang w:val="fr-FR"/>
          <w:rPrChange w:id="8606" w:author="Peng Luqi" w:date="2019-10-13T14:50:00Z">
            <w:rPr>
              <w:spacing w:val="-17"/>
              <w:lang w:val="fr-FR"/>
            </w:rPr>
          </w:rPrChange>
        </w:rPr>
        <w:t xml:space="preserve"> </w:t>
      </w:r>
      <w:r w:rsidRPr="00F94CB9">
        <w:rPr>
          <w:sz w:val="28"/>
          <w:szCs w:val="28"/>
          <w:lang w:val="fr-FR"/>
          <w:rPrChange w:id="8607" w:author="Peng Luqi" w:date="2019-10-13T14:50:00Z">
            <w:rPr>
              <w:lang w:val="fr-FR"/>
            </w:rPr>
          </w:rPrChange>
        </w:rPr>
        <w:t>pouvez</w:t>
      </w:r>
      <w:r w:rsidRPr="00F94CB9">
        <w:rPr>
          <w:spacing w:val="-16"/>
          <w:sz w:val="28"/>
          <w:szCs w:val="28"/>
          <w:lang w:val="fr-FR"/>
          <w:rPrChange w:id="8608" w:author="Peng Luqi" w:date="2019-10-13T14:50:00Z">
            <w:rPr>
              <w:spacing w:val="-16"/>
              <w:lang w:val="fr-FR"/>
            </w:rPr>
          </w:rPrChange>
        </w:rPr>
        <w:t xml:space="preserve"> </w:t>
      </w:r>
      <w:r w:rsidRPr="00F94CB9">
        <w:rPr>
          <w:sz w:val="28"/>
          <w:szCs w:val="28"/>
          <w:lang w:val="fr-FR"/>
          <w:rPrChange w:id="8609" w:author="Peng Luqi" w:date="2019-10-13T14:50:00Z">
            <w:rPr>
              <w:lang w:val="fr-FR"/>
            </w:rPr>
          </w:rPrChange>
        </w:rPr>
        <w:t>imaginer</w:t>
      </w:r>
      <w:r w:rsidRPr="00F94CB9">
        <w:rPr>
          <w:spacing w:val="-17"/>
          <w:sz w:val="28"/>
          <w:szCs w:val="28"/>
          <w:lang w:val="fr-FR"/>
          <w:rPrChange w:id="8610" w:author="Peng Luqi" w:date="2019-10-13T14:50:00Z">
            <w:rPr>
              <w:spacing w:val="-17"/>
              <w:lang w:val="fr-FR"/>
            </w:rPr>
          </w:rPrChange>
        </w:rPr>
        <w:t xml:space="preserve"> </w:t>
      </w:r>
      <w:r w:rsidRPr="00F94CB9">
        <w:rPr>
          <w:sz w:val="28"/>
          <w:szCs w:val="28"/>
          <w:lang w:val="fr-FR"/>
          <w:rPrChange w:id="8611" w:author="Peng Luqi" w:date="2019-10-13T14:50:00Z">
            <w:rPr>
              <w:lang w:val="fr-FR"/>
            </w:rPr>
          </w:rPrChange>
        </w:rPr>
        <w:t>que</w:t>
      </w:r>
      <w:r w:rsidRPr="00F94CB9">
        <w:rPr>
          <w:spacing w:val="-17"/>
          <w:sz w:val="28"/>
          <w:szCs w:val="28"/>
          <w:lang w:val="fr-FR"/>
          <w:rPrChange w:id="8612" w:author="Peng Luqi" w:date="2019-10-13T14:50:00Z">
            <w:rPr>
              <w:spacing w:val="-17"/>
              <w:lang w:val="fr-FR"/>
            </w:rPr>
          </w:rPrChange>
        </w:rPr>
        <w:t xml:space="preserve"> </w:t>
      </w:r>
      <w:r w:rsidRPr="00F94CB9">
        <w:rPr>
          <w:sz w:val="28"/>
          <w:szCs w:val="28"/>
          <w:lang w:val="fr-FR"/>
          <w:rPrChange w:id="8613" w:author="Peng Luqi" w:date="2019-10-13T14:50:00Z">
            <w:rPr>
              <w:lang w:val="fr-FR"/>
            </w:rPr>
          </w:rPrChange>
        </w:rPr>
        <w:t>pendant</w:t>
      </w:r>
      <w:r w:rsidRPr="00F94CB9">
        <w:rPr>
          <w:spacing w:val="-16"/>
          <w:sz w:val="28"/>
          <w:szCs w:val="28"/>
          <w:lang w:val="fr-FR"/>
          <w:rPrChange w:id="8614" w:author="Peng Luqi" w:date="2019-10-13T14:50:00Z">
            <w:rPr>
              <w:spacing w:val="-16"/>
              <w:lang w:val="fr-FR"/>
            </w:rPr>
          </w:rPrChange>
        </w:rPr>
        <w:t xml:space="preserve"> </w:t>
      </w:r>
      <w:r w:rsidRPr="00F94CB9">
        <w:rPr>
          <w:sz w:val="28"/>
          <w:szCs w:val="28"/>
          <w:lang w:val="fr-FR"/>
          <w:rPrChange w:id="8615" w:author="Peng Luqi" w:date="2019-10-13T14:50:00Z">
            <w:rPr>
              <w:lang w:val="fr-FR"/>
            </w:rPr>
          </w:rPrChange>
        </w:rPr>
        <w:t>de</w:t>
      </w:r>
      <w:r w:rsidRPr="00F94CB9">
        <w:rPr>
          <w:spacing w:val="-17"/>
          <w:sz w:val="28"/>
          <w:szCs w:val="28"/>
          <w:lang w:val="fr-FR"/>
          <w:rPrChange w:id="8616" w:author="Peng Luqi" w:date="2019-10-13T14:50:00Z">
            <w:rPr>
              <w:spacing w:val="-17"/>
              <w:lang w:val="fr-FR"/>
            </w:rPr>
          </w:rPrChange>
        </w:rPr>
        <w:t xml:space="preserve"> </w:t>
      </w:r>
      <w:r w:rsidRPr="00F94CB9">
        <w:rPr>
          <w:sz w:val="28"/>
          <w:szCs w:val="28"/>
          <w:lang w:val="fr-FR"/>
          <w:rPrChange w:id="8617" w:author="Peng Luqi" w:date="2019-10-13T14:50:00Z">
            <w:rPr>
              <w:lang w:val="fr-FR"/>
            </w:rPr>
          </w:rPrChange>
        </w:rPr>
        <w:t>nombreuses</w:t>
      </w:r>
      <w:r w:rsidRPr="00F94CB9">
        <w:rPr>
          <w:spacing w:val="-17"/>
          <w:sz w:val="28"/>
          <w:szCs w:val="28"/>
          <w:lang w:val="fr-FR"/>
          <w:rPrChange w:id="8618" w:author="Peng Luqi" w:date="2019-10-13T14:50:00Z">
            <w:rPr>
              <w:spacing w:val="-17"/>
              <w:lang w:val="fr-FR"/>
            </w:rPr>
          </w:rPrChange>
        </w:rPr>
        <w:t xml:space="preserve"> </w:t>
      </w:r>
      <w:r w:rsidRPr="00F94CB9">
        <w:rPr>
          <w:sz w:val="28"/>
          <w:szCs w:val="28"/>
          <w:lang w:val="fr-FR"/>
          <w:rPrChange w:id="8619" w:author="Peng Luqi" w:date="2019-10-13T14:50:00Z">
            <w:rPr>
              <w:lang w:val="fr-FR"/>
            </w:rPr>
          </w:rPrChange>
        </w:rPr>
        <w:t>années,</w:t>
      </w:r>
      <w:r w:rsidRPr="00F94CB9">
        <w:rPr>
          <w:spacing w:val="-17"/>
          <w:sz w:val="28"/>
          <w:szCs w:val="28"/>
          <w:lang w:val="fr-FR"/>
          <w:rPrChange w:id="8620" w:author="Peng Luqi" w:date="2019-10-13T14:50:00Z">
            <w:rPr>
              <w:spacing w:val="-17"/>
              <w:lang w:val="fr-FR"/>
            </w:rPr>
          </w:rPrChange>
        </w:rPr>
        <w:t xml:space="preserve"> </w:t>
      </w:r>
      <w:r w:rsidRPr="00F94CB9">
        <w:rPr>
          <w:sz w:val="28"/>
          <w:szCs w:val="28"/>
          <w:lang w:val="fr-FR"/>
          <w:rPrChange w:id="8621" w:author="Peng Luqi" w:date="2019-10-13T14:50:00Z">
            <w:rPr>
              <w:lang w:val="fr-FR"/>
            </w:rPr>
          </w:rPrChange>
        </w:rPr>
        <w:t>j</w:t>
      </w:r>
      <w:del w:id="8622" w:author="Peng Luqi" w:date="2019-10-13T14:43:00Z">
        <w:r w:rsidRPr="00F94CB9" w:rsidDel="00EF666F">
          <w:rPr>
            <w:sz w:val="28"/>
            <w:szCs w:val="28"/>
            <w:lang w:val="fr-FR"/>
            <w:rPrChange w:id="8623" w:author="Peng Luqi" w:date="2019-10-13T14:50:00Z">
              <w:rPr>
                <w:lang w:val="fr-FR"/>
              </w:rPr>
            </w:rPrChange>
          </w:rPr>
          <w:delText>’</w:delText>
        </w:r>
      </w:del>
      <w:ins w:id="8624" w:author="Peng Luqi" w:date="2019-10-13T14:43:00Z">
        <w:r w:rsidR="00EF666F" w:rsidRPr="00F94CB9">
          <w:rPr>
            <w:sz w:val="28"/>
            <w:szCs w:val="28"/>
            <w:lang w:val="fr-FR"/>
            <w:rPrChange w:id="8625" w:author="Peng Luqi" w:date="2019-10-13T14:50:00Z">
              <w:rPr>
                <w:lang w:val="fr-FR"/>
              </w:rPr>
            </w:rPrChange>
          </w:rPr>
          <w:t>’</w:t>
        </w:r>
      </w:ins>
      <w:r w:rsidRPr="00F94CB9">
        <w:rPr>
          <w:sz w:val="28"/>
          <w:szCs w:val="28"/>
          <w:lang w:val="fr-FR"/>
          <w:rPrChange w:id="8626" w:author="Peng Luqi" w:date="2019-10-13T14:50:00Z">
            <w:rPr>
              <w:lang w:val="fr-FR"/>
            </w:rPr>
          </w:rPrChange>
        </w:rPr>
        <w:t>ai</w:t>
      </w:r>
      <w:r w:rsidRPr="00F94CB9">
        <w:rPr>
          <w:spacing w:val="-17"/>
          <w:sz w:val="28"/>
          <w:szCs w:val="28"/>
          <w:lang w:val="fr-FR"/>
          <w:rPrChange w:id="8627" w:author="Peng Luqi" w:date="2019-10-13T14:50:00Z">
            <w:rPr>
              <w:spacing w:val="-17"/>
              <w:lang w:val="fr-FR"/>
            </w:rPr>
          </w:rPrChange>
        </w:rPr>
        <w:t xml:space="preserve"> </w:t>
      </w:r>
      <w:r w:rsidRPr="00F94CB9">
        <w:rPr>
          <w:sz w:val="28"/>
          <w:szCs w:val="28"/>
          <w:lang w:val="fr-FR"/>
          <w:rPrChange w:id="8628" w:author="Peng Luqi" w:date="2019-10-13T14:50:00Z">
            <w:rPr>
              <w:lang w:val="fr-FR"/>
            </w:rPr>
          </w:rPrChange>
        </w:rPr>
        <w:t>refusé</w:t>
      </w:r>
      <w:r w:rsidRPr="00F94CB9">
        <w:rPr>
          <w:spacing w:val="-16"/>
          <w:sz w:val="28"/>
          <w:szCs w:val="28"/>
          <w:lang w:val="fr-FR"/>
          <w:rPrChange w:id="8629" w:author="Peng Luqi" w:date="2019-10-13T14:50:00Z">
            <w:rPr>
              <w:spacing w:val="-16"/>
              <w:lang w:val="fr-FR"/>
            </w:rPr>
          </w:rPrChange>
        </w:rPr>
        <w:t xml:space="preserve"> </w:t>
      </w:r>
      <w:r w:rsidRPr="00F94CB9">
        <w:rPr>
          <w:sz w:val="28"/>
          <w:szCs w:val="28"/>
          <w:lang w:val="fr-FR"/>
          <w:rPrChange w:id="8630" w:author="Peng Luqi" w:date="2019-10-13T14:50:00Z">
            <w:rPr>
              <w:lang w:val="fr-FR"/>
            </w:rPr>
          </w:rPrChange>
        </w:rPr>
        <w:t>de</w:t>
      </w:r>
      <w:r w:rsidRPr="00F94CB9">
        <w:rPr>
          <w:spacing w:val="-17"/>
          <w:sz w:val="28"/>
          <w:szCs w:val="28"/>
          <w:lang w:val="fr-FR"/>
          <w:rPrChange w:id="8631" w:author="Peng Luqi" w:date="2019-10-13T14:50:00Z">
            <w:rPr>
              <w:spacing w:val="-17"/>
              <w:lang w:val="fr-FR"/>
            </w:rPr>
          </w:rPrChange>
        </w:rPr>
        <w:t xml:space="preserve"> </w:t>
      </w:r>
      <w:r w:rsidRPr="00F94CB9">
        <w:rPr>
          <w:sz w:val="28"/>
          <w:szCs w:val="28"/>
          <w:lang w:val="fr-FR"/>
          <w:rPrChange w:id="8632" w:author="Peng Luqi" w:date="2019-10-13T14:50:00Z">
            <w:rPr>
              <w:lang w:val="fr-FR"/>
            </w:rPr>
          </w:rPrChange>
        </w:rPr>
        <w:t>penser</w:t>
      </w:r>
      <w:r w:rsidRPr="00F94CB9">
        <w:rPr>
          <w:spacing w:val="-17"/>
          <w:sz w:val="28"/>
          <w:szCs w:val="28"/>
          <w:lang w:val="fr-FR"/>
          <w:rPrChange w:id="8633" w:author="Peng Luqi" w:date="2019-10-13T14:50:00Z">
            <w:rPr>
              <w:spacing w:val="-17"/>
              <w:lang w:val="fr-FR"/>
            </w:rPr>
          </w:rPrChange>
        </w:rPr>
        <w:t xml:space="preserve"> </w:t>
      </w:r>
      <w:r w:rsidRPr="00F94CB9">
        <w:rPr>
          <w:sz w:val="28"/>
          <w:szCs w:val="28"/>
          <w:lang w:val="fr-FR"/>
          <w:rPrChange w:id="8634" w:author="Peng Luqi" w:date="2019-10-13T14:50:00Z">
            <w:rPr>
              <w:lang w:val="fr-FR"/>
            </w:rPr>
          </w:rPrChange>
        </w:rPr>
        <w:t>au</w:t>
      </w:r>
      <w:r w:rsidRPr="00F94CB9">
        <w:rPr>
          <w:spacing w:val="-16"/>
          <w:sz w:val="28"/>
          <w:szCs w:val="28"/>
          <w:lang w:val="fr-FR"/>
          <w:rPrChange w:id="8635" w:author="Peng Luqi" w:date="2019-10-13T14:50:00Z">
            <w:rPr>
              <w:spacing w:val="-16"/>
              <w:lang w:val="fr-FR"/>
            </w:rPr>
          </w:rPrChange>
        </w:rPr>
        <w:t xml:space="preserve"> </w:t>
      </w:r>
      <w:r w:rsidRPr="00F94CB9">
        <w:rPr>
          <w:sz w:val="28"/>
          <w:szCs w:val="28"/>
          <w:lang w:val="fr-FR"/>
          <w:rPrChange w:id="8636" w:author="Peng Luqi" w:date="2019-10-13T14:50:00Z">
            <w:rPr>
              <w:lang w:val="fr-FR"/>
            </w:rPr>
          </w:rPrChange>
        </w:rPr>
        <w:t>concept</w:t>
      </w:r>
      <w:r w:rsidRPr="00F94CB9">
        <w:rPr>
          <w:spacing w:val="-17"/>
          <w:sz w:val="28"/>
          <w:szCs w:val="28"/>
          <w:lang w:val="fr-FR"/>
          <w:rPrChange w:id="8637" w:author="Peng Luqi" w:date="2019-10-13T14:50:00Z">
            <w:rPr>
              <w:spacing w:val="-17"/>
              <w:lang w:val="fr-FR"/>
            </w:rPr>
          </w:rPrChange>
        </w:rPr>
        <w:t xml:space="preserve"> </w:t>
      </w:r>
      <w:r w:rsidRPr="00F94CB9">
        <w:rPr>
          <w:sz w:val="28"/>
          <w:szCs w:val="28"/>
          <w:lang w:val="fr-FR"/>
          <w:rPrChange w:id="8638" w:author="Peng Luqi" w:date="2019-10-13T14:50:00Z">
            <w:rPr>
              <w:lang w:val="fr-FR"/>
            </w:rPr>
          </w:rPrChange>
        </w:rPr>
        <w:t>d</w:t>
      </w:r>
      <w:del w:id="8639" w:author="Peng Luqi" w:date="2019-10-13T14:43:00Z">
        <w:r w:rsidRPr="00F94CB9" w:rsidDel="00EF666F">
          <w:rPr>
            <w:sz w:val="28"/>
            <w:szCs w:val="28"/>
            <w:lang w:val="fr-FR"/>
            <w:rPrChange w:id="8640" w:author="Peng Luqi" w:date="2019-10-13T14:50:00Z">
              <w:rPr>
                <w:lang w:val="fr-FR"/>
              </w:rPr>
            </w:rPrChange>
          </w:rPr>
          <w:delText>’</w:delText>
        </w:r>
      </w:del>
      <w:ins w:id="8641" w:author="Peng Luqi" w:date="2019-10-13T14:43:00Z">
        <w:r w:rsidR="00EF666F" w:rsidRPr="00F94CB9">
          <w:rPr>
            <w:sz w:val="28"/>
            <w:szCs w:val="28"/>
            <w:lang w:val="fr-FR"/>
            <w:rPrChange w:id="8642" w:author="Peng Luqi" w:date="2019-10-13T14:50:00Z">
              <w:rPr>
                <w:lang w:val="fr-FR"/>
              </w:rPr>
            </w:rPrChange>
          </w:rPr>
          <w:t>’</w:t>
        </w:r>
      </w:ins>
      <w:r w:rsidRPr="00F94CB9">
        <w:rPr>
          <w:sz w:val="28"/>
          <w:szCs w:val="28"/>
          <w:lang w:val="fr-FR"/>
          <w:rPrChange w:id="8643" w:author="Peng Luqi" w:date="2019-10-13T14:50:00Z">
            <w:rPr>
              <w:lang w:val="fr-FR"/>
            </w:rPr>
          </w:rPrChange>
        </w:rPr>
        <w:t>idéal. Par conséquent, je me suis pendant longtemps considéré comme une personne sans idéal. Mais maintenant, quand j</w:t>
      </w:r>
      <w:del w:id="8644" w:author="Peng Luqi" w:date="2019-10-13T14:43:00Z">
        <w:r w:rsidRPr="00F94CB9" w:rsidDel="00EF666F">
          <w:rPr>
            <w:sz w:val="28"/>
            <w:szCs w:val="28"/>
            <w:lang w:val="fr-FR"/>
            <w:rPrChange w:id="8645" w:author="Peng Luqi" w:date="2019-10-13T14:50:00Z">
              <w:rPr>
                <w:lang w:val="fr-FR"/>
              </w:rPr>
            </w:rPrChange>
          </w:rPr>
          <w:delText>’</w:delText>
        </w:r>
      </w:del>
      <w:ins w:id="8646" w:author="Peng Luqi" w:date="2019-10-13T14:43:00Z">
        <w:r w:rsidR="00EF666F" w:rsidRPr="00F94CB9">
          <w:rPr>
            <w:sz w:val="28"/>
            <w:szCs w:val="28"/>
            <w:lang w:val="fr-FR"/>
            <w:rPrChange w:id="8647" w:author="Peng Luqi" w:date="2019-10-13T14:50:00Z">
              <w:rPr>
                <w:lang w:val="fr-FR"/>
              </w:rPr>
            </w:rPrChange>
          </w:rPr>
          <w:t>’</w:t>
        </w:r>
      </w:ins>
      <w:r w:rsidRPr="00F94CB9">
        <w:rPr>
          <w:sz w:val="28"/>
          <w:szCs w:val="28"/>
          <w:lang w:val="fr-FR"/>
          <w:rPrChange w:id="8648" w:author="Peng Luqi" w:date="2019-10-13T14:50:00Z">
            <w:rPr>
              <w:lang w:val="fr-FR"/>
            </w:rPr>
          </w:rPrChange>
        </w:rPr>
        <w:t>y réfléchis, je ne pense pas que je n</w:t>
      </w:r>
      <w:del w:id="8649" w:author="Peng Luqi" w:date="2019-10-13T14:43:00Z">
        <w:r w:rsidRPr="00F94CB9" w:rsidDel="00EF666F">
          <w:rPr>
            <w:sz w:val="28"/>
            <w:szCs w:val="28"/>
            <w:lang w:val="fr-FR"/>
            <w:rPrChange w:id="8650" w:author="Peng Luqi" w:date="2019-10-13T14:50:00Z">
              <w:rPr>
                <w:lang w:val="fr-FR"/>
              </w:rPr>
            </w:rPrChange>
          </w:rPr>
          <w:delText>’</w:delText>
        </w:r>
      </w:del>
      <w:ins w:id="8651" w:author="Peng Luqi" w:date="2019-10-13T14:43:00Z">
        <w:r w:rsidR="00EF666F" w:rsidRPr="00F94CB9">
          <w:rPr>
            <w:sz w:val="28"/>
            <w:szCs w:val="28"/>
            <w:lang w:val="fr-FR"/>
            <w:rPrChange w:id="8652" w:author="Peng Luqi" w:date="2019-10-13T14:50:00Z">
              <w:rPr>
                <w:lang w:val="fr-FR"/>
              </w:rPr>
            </w:rPrChange>
          </w:rPr>
          <w:t>’</w:t>
        </w:r>
      </w:ins>
      <w:r w:rsidRPr="00F94CB9">
        <w:rPr>
          <w:sz w:val="28"/>
          <w:szCs w:val="28"/>
          <w:lang w:val="fr-FR"/>
          <w:rPrChange w:id="8653" w:author="Peng Luqi" w:date="2019-10-13T14:50:00Z">
            <w:rPr>
              <w:lang w:val="fr-FR"/>
            </w:rPr>
          </w:rPrChange>
        </w:rPr>
        <w:t>aie pas vraiment d</w:t>
      </w:r>
      <w:del w:id="8654" w:author="Peng Luqi" w:date="2019-10-13T14:43:00Z">
        <w:r w:rsidRPr="00F94CB9" w:rsidDel="00EF666F">
          <w:rPr>
            <w:sz w:val="28"/>
            <w:szCs w:val="28"/>
            <w:lang w:val="fr-FR"/>
            <w:rPrChange w:id="8655" w:author="Peng Luqi" w:date="2019-10-13T14:50:00Z">
              <w:rPr>
                <w:lang w:val="fr-FR"/>
              </w:rPr>
            </w:rPrChange>
          </w:rPr>
          <w:delText>’</w:delText>
        </w:r>
      </w:del>
      <w:ins w:id="8656" w:author="Peng Luqi" w:date="2019-10-13T14:43:00Z">
        <w:r w:rsidR="00EF666F" w:rsidRPr="00F94CB9">
          <w:rPr>
            <w:sz w:val="28"/>
            <w:szCs w:val="28"/>
            <w:lang w:val="fr-FR"/>
            <w:rPrChange w:id="8657" w:author="Peng Luqi" w:date="2019-10-13T14:50:00Z">
              <w:rPr>
                <w:lang w:val="fr-FR"/>
              </w:rPr>
            </w:rPrChange>
          </w:rPr>
          <w:t>’</w:t>
        </w:r>
      </w:ins>
      <w:r w:rsidRPr="00F94CB9">
        <w:rPr>
          <w:sz w:val="28"/>
          <w:szCs w:val="28"/>
          <w:lang w:val="fr-FR"/>
          <w:rPrChange w:id="8658" w:author="Peng Luqi" w:date="2019-10-13T14:50:00Z">
            <w:rPr>
              <w:lang w:val="fr-FR"/>
            </w:rPr>
          </w:rPrChange>
        </w:rPr>
        <w:t>idéaux, mais je rejette naturellement ce genre de concept</w:t>
      </w:r>
      <w:r w:rsidRPr="00F94CB9">
        <w:rPr>
          <w:spacing w:val="-6"/>
          <w:sz w:val="28"/>
          <w:szCs w:val="28"/>
          <w:lang w:val="fr-FR"/>
          <w:rPrChange w:id="8659" w:author="Peng Luqi" w:date="2019-10-13T14:50:00Z">
            <w:rPr>
              <w:spacing w:val="-6"/>
              <w:lang w:val="fr-FR"/>
            </w:rPr>
          </w:rPrChange>
        </w:rPr>
        <w:t xml:space="preserve"> </w:t>
      </w:r>
      <w:r w:rsidRPr="00F94CB9">
        <w:rPr>
          <w:sz w:val="28"/>
          <w:szCs w:val="28"/>
          <w:lang w:val="fr-FR"/>
          <w:rPrChange w:id="8660" w:author="Peng Luqi" w:date="2019-10-13T14:50:00Z">
            <w:rPr>
              <w:lang w:val="fr-FR"/>
            </w:rPr>
          </w:rPrChange>
        </w:rPr>
        <w:t>flashy.</w:t>
      </w:r>
    </w:p>
    <w:p w:rsidR="002B38DF" w:rsidRPr="00F94CB9" w:rsidRDefault="002B38DF">
      <w:pPr>
        <w:pStyle w:val="a3"/>
        <w:ind w:left="170" w:right="170"/>
        <w:jc w:val="both"/>
        <w:rPr>
          <w:lang w:val="fr-FR"/>
          <w:rPrChange w:id="8661" w:author="Peng Luqi" w:date="2019-10-13T14:50:00Z">
            <w:rPr>
              <w:sz w:val="22"/>
              <w:lang w:val="fr-FR"/>
            </w:rPr>
          </w:rPrChange>
        </w:rPr>
        <w:pPrChange w:id="8662" w:author="Peng Luqi" w:date="2019-10-13T14:20:00Z">
          <w:pPr>
            <w:pStyle w:val="a3"/>
            <w:spacing w:before="2"/>
          </w:pPr>
        </w:pPrChange>
      </w:pPr>
    </w:p>
    <w:p w:rsidR="006E6782" w:rsidRDefault="00716360" w:rsidP="00CB23F4">
      <w:pPr>
        <w:ind w:left="170" w:right="170"/>
        <w:jc w:val="both"/>
        <w:rPr>
          <w:ins w:id="8663" w:author="Peng Luqi" w:date="2019-10-13T21:21:00Z"/>
          <w:sz w:val="28"/>
          <w:szCs w:val="28"/>
          <w:lang w:val="fr-FR"/>
        </w:rPr>
      </w:pPr>
      <w:r w:rsidRPr="00F94CB9">
        <w:rPr>
          <w:sz w:val="28"/>
          <w:szCs w:val="28"/>
          <w:lang w:val="fr-FR"/>
          <w:rPrChange w:id="8664" w:author="Peng Luqi" w:date="2019-10-13T14:50:00Z">
            <w:rPr>
              <w:lang w:val="fr-FR"/>
            </w:rPr>
          </w:rPrChange>
        </w:rPr>
        <w:t>Une</w:t>
      </w:r>
      <w:r w:rsidRPr="00F94CB9">
        <w:rPr>
          <w:spacing w:val="-9"/>
          <w:sz w:val="28"/>
          <w:szCs w:val="28"/>
          <w:lang w:val="fr-FR"/>
          <w:rPrChange w:id="8665" w:author="Peng Luqi" w:date="2019-10-13T14:50:00Z">
            <w:rPr>
              <w:spacing w:val="-9"/>
              <w:lang w:val="fr-FR"/>
            </w:rPr>
          </w:rPrChange>
        </w:rPr>
        <w:t xml:space="preserve"> </w:t>
      </w:r>
      <w:r w:rsidRPr="00F94CB9">
        <w:rPr>
          <w:sz w:val="28"/>
          <w:szCs w:val="28"/>
          <w:lang w:val="fr-FR"/>
          <w:rPrChange w:id="8666" w:author="Peng Luqi" w:date="2019-10-13T14:50:00Z">
            <w:rPr>
              <w:lang w:val="fr-FR"/>
            </w:rPr>
          </w:rPrChange>
        </w:rPr>
        <w:t>fois</w:t>
      </w:r>
      <w:r w:rsidRPr="00F94CB9">
        <w:rPr>
          <w:spacing w:val="-8"/>
          <w:sz w:val="28"/>
          <w:szCs w:val="28"/>
          <w:lang w:val="fr-FR"/>
          <w:rPrChange w:id="8667" w:author="Peng Luqi" w:date="2019-10-13T14:50:00Z">
            <w:rPr>
              <w:spacing w:val="-8"/>
              <w:lang w:val="fr-FR"/>
            </w:rPr>
          </w:rPrChange>
        </w:rPr>
        <w:t xml:space="preserve"> </w:t>
      </w:r>
      <w:r w:rsidRPr="00F94CB9">
        <w:rPr>
          <w:sz w:val="28"/>
          <w:szCs w:val="28"/>
          <w:lang w:val="fr-FR"/>
          <w:rPrChange w:id="8668" w:author="Peng Luqi" w:date="2019-10-13T14:50:00Z">
            <w:rPr>
              <w:lang w:val="fr-FR"/>
            </w:rPr>
          </w:rPrChange>
        </w:rPr>
        <w:t>de</w:t>
      </w:r>
      <w:r w:rsidRPr="00F94CB9">
        <w:rPr>
          <w:spacing w:val="-8"/>
          <w:sz w:val="28"/>
          <w:szCs w:val="28"/>
          <w:lang w:val="fr-FR"/>
          <w:rPrChange w:id="8669" w:author="Peng Luqi" w:date="2019-10-13T14:50:00Z">
            <w:rPr>
              <w:spacing w:val="-8"/>
              <w:lang w:val="fr-FR"/>
            </w:rPr>
          </w:rPrChange>
        </w:rPr>
        <w:t xml:space="preserve"> </w:t>
      </w:r>
      <w:r w:rsidRPr="00F94CB9">
        <w:rPr>
          <w:sz w:val="28"/>
          <w:szCs w:val="28"/>
          <w:lang w:val="fr-FR"/>
          <w:rPrChange w:id="8670" w:author="Peng Luqi" w:date="2019-10-13T14:50:00Z">
            <w:rPr>
              <w:lang w:val="fr-FR"/>
            </w:rPr>
          </w:rPrChange>
        </w:rPr>
        <w:t>plus,</w:t>
      </w:r>
      <w:r w:rsidRPr="00F94CB9">
        <w:rPr>
          <w:spacing w:val="-8"/>
          <w:sz w:val="28"/>
          <w:szCs w:val="28"/>
          <w:lang w:val="fr-FR"/>
          <w:rPrChange w:id="8671" w:author="Peng Luqi" w:date="2019-10-13T14:50:00Z">
            <w:rPr>
              <w:spacing w:val="-8"/>
              <w:lang w:val="fr-FR"/>
            </w:rPr>
          </w:rPrChange>
        </w:rPr>
        <w:t xml:space="preserve"> </w:t>
      </w:r>
      <w:r w:rsidRPr="00F94CB9">
        <w:rPr>
          <w:sz w:val="28"/>
          <w:szCs w:val="28"/>
          <w:lang w:val="fr-FR"/>
          <w:rPrChange w:id="8672" w:author="Peng Luqi" w:date="2019-10-13T14:50:00Z">
            <w:rPr>
              <w:lang w:val="fr-FR"/>
            </w:rPr>
          </w:rPrChange>
        </w:rPr>
        <w:t>ma</w:t>
      </w:r>
      <w:r w:rsidRPr="00F94CB9">
        <w:rPr>
          <w:spacing w:val="-8"/>
          <w:sz w:val="28"/>
          <w:szCs w:val="28"/>
          <w:lang w:val="fr-FR"/>
          <w:rPrChange w:id="8673" w:author="Peng Luqi" w:date="2019-10-13T14:50:00Z">
            <w:rPr>
              <w:spacing w:val="-8"/>
              <w:lang w:val="fr-FR"/>
            </w:rPr>
          </w:rPrChange>
        </w:rPr>
        <w:t xml:space="preserve"> </w:t>
      </w:r>
      <w:r w:rsidRPr="00F94CB9">
        <w:rPr>
          <w:sz w:val="28"/>
          <w:szCs w:val="28"/>
          <w:lang w:val="fr-FR"/>
          <w:rPrChange w:id="8674" w:author="Peng Luqi" w:date="2019-10-13T14:50:00Z">
            <w:rPr>
              <w:lang w:val="fr-FR"/>
            </w:rPr>
          </w:rPrChange>
        </w:rPr>
        <w:t>chance</w:t>
      </w:r>
      <w:r w:rsidRPr="00F94CB9">
        <w:rPr>
          <w:spacing w:val="-8"/>
          <w:sz w:val="28"/>
          <w:szCs w:val="28"/>
          <w:lang w:val="fr-FR"/>
          <w:rPrChange w:id="8675" w:author="Peng Luqi" w:date="2019-10-13T14:50:00Z">
            <w:rPr>
              <w:spacing w:val="-8"/>
              <w:lang w:val="fr-FR"/>
            </w:rPr>
          </w:rPrChange>
        </w:rPr>
        <w:t xml:space="preserve"> </w:t>
      </w:r>
      <w:r w:rsidRPr="00F94CB9">
        <w:rPr>
          <w:sz w:val="28"/>
          <w:szCs w:val="28"/>
          <w:lang w:val="fr-FR"/>
          <w:rPrChange w:id="8676" w:author="Peng Luqi" w:date="2019-10-13T14:50:00Z">
            <w:rPr>
              <w:lang w:val="fr-FR"/>
            </w:rPr>
          </w:rPrChange>
        </w:rPr>
        <w:t>est</w:t>
      </w:r>
      <w:r w:rsidRPr="00F94CB9">
        <w:rPr>
          <w:spacing w:val="-8"/>
          <w:sz w:val="28"/>
          <w:szCs w:val="28"/>
          <w:lang w:val="fr-FR"/>
          <w:rPrChange w:id="8677" w:author="Peng Luqi" w:date="2019-10-13T14:50:00Z">
            <w:rPr>
              <w:spacing w:val="-8"/>
              <w:lang w:val="fr-FR"/>
            </w:rPr>
          </w:rPrChange>
        </w:rPr>
        <w:t xml:space="preserve"> </w:t>
      </w:r>
      <w:r w:rsidRPr="00F94CB9">
        <w:rPr>
          <w:sz w:val="28"/>
          <w:szCs w:val="28"/>
          <w:lang w:val="fr-FR"/>
          <w:rPrChange w:id="8678" w:author="Peng Luqi" w:date="2019-10-13T14:50:00Z">
            <w:rPr>
              <w:lang w:val="fr-FR"/>
            </w:rPr>
          </w:rPrChange>
        </w:rPr>
        <w:t>suffisante.</w:t>
      </w:r>
      <w:r w:rsidRPr="00F94CB9">
        <w:rPr>
          <w:spacing w:val="-8"/>
          <w:sz w:val="28"/>
          <w:szCs w:val="28"/>
          <w:lang w:val="fr-FR"/>
          <w:rPrChange w:id="8679" w:author="Peng Luqi" w:date="2019-10-13T14:50:00Z">
            <w:rPr>
              <w:spacing w:val="-8"/>
              <w:lang w:val="fr-FR"/>
            </w:rPr>
          </w:rPrChange>
        </w:rPr>
        <w:t xml:space="preserve"> </w:t>
      </w:r>
      <w:r w:rsidRPr="00F94CB9">
        <w:rPr>
          <w:sz w:val="28"/>
          <w:szCs w:val="28"/>
          <w:lang w:val="fr-FR"/>
          <w:rPrChange w:id="8680" w:author="Peng Luqi" w:date="2019-10-13T14:50:00Z">
            <w:rPr>
              <w:lang w:val="fr-FR"/>
            </w:rPr>
          </w:rPrChange>
        </w:rPr>
        <w:t>Bien</w:t>
      </w:r>
      <w:r w:rsidRPr="00F94CB9">
        <w:rPr>
          <w:spacing w:val="-8"/>
          <w:sz w:val="28"/>
          <w:szCs w:val="28"/>
          <w:lang w:val="fr-FR"/>
          <w:rPrChange w:id="8681" w:author="Peng Luqi" w:date="2019-10-13T14:50:00Z">
            <w:rPr>
              <w:spacing w:val="-8"/>
              <w:lang w:val="fr-FR"/>
            </w:rPr>
          </w:rPrChange>
        </w:rPr>
        <w:t xml:space="preserve"> </w:t>
      </w:r>
      <w:r w:rsidRPr="00F94CB9">
        <w:rPr>
          <w:sz w:val="28"/>
          <w:szCs w:val="28"/>
          <w:lang w:val="fr-FR"/>
          <w:rPrChange w:id="8682" w:author="Peng Luqi" w:date="2019-10-13T14:50:00Z">
            <w:rPr>
              <w:lang w:val="fr-FR"/>
            </w:rPr>
          </w:rPrChange>
        </w:rPr>
        <w:t>que</w:t>
      </w:r>
      <w:r w:rsidRPr="00F94CB9">
        <w:rPr>
          <w:spacing w:val="-8"/>
          <w:sz w:val="28"/>
          <w:szCs w:val="28"/>
          <w:lang w:val="fr-FR"/>
          <w:rPrChange w:id="8683" w:author="Peng Luqi" w:date="2019-10-13T14:50:00Z">
            <w:rPr>
              <w:spacing w:val="-8"/>
              <w:lang w:val="fr-FR"/>
            </w:rPr>
          </w:rPrChange>
        </w:rPr>
        <w:t xml:space="preserve"> </w:t>
      </w:r>
      <w:r w:rsidRPr="00F94CB9">
        <w:rPr>
          <w:sz w:val="28"/>
          <w:szCs w:val="28"/>
          <w:lang w:val="fr-FR"/>
          <w:rPrChange w:id="8684" w:author="Peng Luqi" w:date="2019-10-13T14:50:00Z">
            <w:rPr>
              <w:lang w:val="fr-FR"/>
            </w:rPr>
          </w:rPrChange>
        </w:rPr>
        <w:t>j</w:t>
      </w:r>
      <w:del w:id="8685" w:author="Peng Luqi" w:date="2019-10-13T14:43:00Z">
        <w:r w:rsidRPr="00F94CB9" w:rsidDel="00EF666F">
          <w:rPr>
            <w:sz w:val="28"/>
            <w:szCs w:val="28"/>
            <w:lang w:val="fr-FR"/>
            <w:rPrChange w:id="8686" w:author="Peng Luqi" w:date="2019-10-13T14:50:00Z">
              <w:rPr>
                <w:lang w:val="fr-FR"/>
              </w:rPr>
            </w:rPrChange>
          </w:rPr>
          <w:delText>’</w:delText>
        </w:r>
      </w:del>
      <w:ins w:id="8687" w:author="Peng Luqi" w:date="2019-10-13T14:43:00Z">
        <w:r w:rsidR="00EF666F" w:rsidRPr="00F94CB9">
          <w:rPr>
            <w:sz w:val="28"/>
            <w:szCs w:val="28"/>
            <w:lang w:val="fr-FR"/>
            <w:rPrChange w:id="8688" w:author="Peng Luqi" w:date="2019-10-13T14:50:00Z">
              <w:rPr>
                <w:lang w:val="fr-FR"/>
              </w:rPr>
            </w:rPrChange>
          </w:rPr>
          <w:t>’</w:t>
        </w:r>
      </w:ins>
      <w:r w:rsidRPr="00F94CB9">
        <w:rPr>
          <w:sz w:val="28"/>
          <w:szCs w:val="28"/>
          <w:lang w:val="fr-FR"/>
          <w:rPrChange w:id="8689" w:author="Peng Luqi" w:date="2019-10-13T14:50:00Z">
            <w:rPr>
              <w:lang w:val="fr-FR"/>
            </w:rPr>
          </w:rPrChange>
        </w:rPr>
        <w:t>aie</w:t>
      </w:r>
      <w:r w:rsidRPr="00F94CB9">
        <w:rPr>
          <w:spacing w:val="-8"/>
          <w:sz w:val="28"/>
          <w:szCs w:val="28"/>
          <w:lang w:val="fr-FR"/>
          <w:rPrChange w:id="8690" w:author="Peng Luqi" w:date="2019-10-13T14:50:00Z">
            <w:rPr>
              <w:spacing w:val="-8"/>
              <w:lang w:val="fr-FR"/>
            </w:rPr>
          </w:rPrChange>
        </w:rPr>
        <w:t xml:space="preserve"> </w:t>
      </w:r>
      <w:r w:rsidRPr="00F94CB9">
        <w:rPr>
          <w:sz w:val="28"/>
          <w:szCs w:val="28"/>
          <w:lang w:val="fr-FR"/>
          <w:rPrChange w:id="8691" w:author="Peng Luqi" w:date="2019-10-13T14:50:00Z">
            <w:rPr>
              <w:lang w:val="fr-FR"/>
            </w:rPr>
          </w:rPrChange>
        </w:rPr>
        <w:t>presque</w:t>
      </w:r>
      <w:r w:rsidRPr="00F94CB9">
        <w:rPr>
          <w:spacing w:val="-8"/>
          <w:sz w:val="28"/>
          <w:szCs w:val="28"/>
          <w:lang w:val="fr-FR"/>
          <w:rPrChange w:id="8692" w:author="Peng Luqi" w:date="2019-10-13T14:50:00Z">
            <w:rPr>
              <w:spacing w:val="-8"/>
              <w:lang w:val="fr-FR"/>
            </w:rPr>
          </w:rPrChange>
        </w:rPr>
        <w:t xml:space="preserve"> </w:t>
      </w:r>
      <w:r w:rsidRPr="00F94CB9">
        <w:rPr>
          <w:sz w:val="28"/>
          <w:szCs w:val="28"/>
          <w:lang w:val="fr-FR"/>
          <w:rPrChange w:id="8693" w:author="Peng Luqi" w:date="2019-10-13T14:50:00Z">
            <w:rPr>
              <w:lang w:val="fr-FR"/>
            </w:rPr>
          </w:rPrChange>
        </w:rPr>
        <w:t>été</w:t>
      </w:r>
      <w:r w:rsidRPr="00F94CB9">
        <w:rPr>
          <w:spacing w:val="-8"/>
          <w:sz w:val="28"/>
          <w:szCs w:val="28"/>
          <w:lang w:val="fr-FR"/>
          <w:rPrChange w:id="8694" w:author="Peng Luqi" w:date="2019-10-13T14:50:00Z">
            <w:rPr>
              <w:spacing w:val="-8"/>
              <w:lang w:val="fr-FR"/>
            </w:rPr>
          </w:rPrChange>
        </w:rPr>
        <w:t xml:space="preserve"> </w:t>
      </w:r>
      <w:r w:rsidRPr="00F94CB9">
        <w:rPr>
          <w:sz w:val="28"/>
          <w:szCs w:val="28"/>
          <w:lang w:val="fr-FR"/>
          <w:rPrChange w:id="8695" w:author="Peng Luqi" w:date="2019-10-13T14:50:00Z">
            <w:rPr>
              <w:lang w:val="fr-FR"/>
            </w:rPr>
          </w:rPrChange>
        </w:rPr>
        <w:t>égaré</w:t>
      </w:r>
      <w:r w:rsidRPr="00F94CB9">
        <w:rPr>
          <w:spacing w:val="-8"/>
          <w:sz w:val="28"/>
          <w:szCs w:val="28"/>
          <w:lang w:val="fr-FR"/>
          <w:rPrChange w:id="8696" w:author="Peng Luqi" w:date="2019-10-13T14:50:00Z">
            <w:rPr>
              <w:spacing w:val="-8"/>
              <w:lang w:val="fr-FR"/>
            </w:rPr>
          </w:rPrChange>
        </w:rPr>
        <w:t xml:space="preserve"> </w:t>
      </w:r>
      <w:r w:rsidRPr="00F94CB9">
        <w:rPr>
          <w:sz w:val="28"/>
          <w:szCs w:val="28"/>
          <w:lang w:val="fr-FR"/>
          <w:rPrChange w:id="8697" w:author="Peng Luqi" w:date="2019-10-13T14:50:00Z">
            <w:rPr>
              <w:lang w:val="fr-FR"/>
            </w:rPr>
          </w:rPrChange>
        </w:rPr>
        <w:t>par</w:t>
      </w:r>
      <w:r w:rsidRPr="00F94CB9">
        <w:rPr>
          <w:spacing w:val="-8"/>
          <w:sz w:val="28"/>
          <w:szCs w:val="28"/>
          <w:lang w:val="fr-FR"/>
          <w:rPrChange w:id="8698" w:author="Peng Luqi" w:date="2019-10-13T14:50:00Z">
            <w:rPr>
              <w:spacing w:val="-8"/>
              <w:lang w:val="fr-FR"/>
            </w:rPr>
          </w:rPrChange>
        </w:rPr>
        <w:t xml:space="preserve"> </w:t>
      </w:r>
      <w:r w:rsidRPr="00F94CB9">
        <w:rPr>
          <w:sz w:val="28"/>
          <w:szCs w:val="28"/>
          <w:lang w:val="fr-FR"/>
          <w:rPrChange w:id="8699" w:author="Peng Luqi" w:date="2019-10-13T14:50:00Z">
            <w:rPr>
              <w:lang w:val="fr-FR"/>
            </w:rPr>
          </w:rPrChange>
        </w:rPr>
        <w:t>ce</w:t>
      </w:r>
      <w:r w:rsidRPr="00F94CB9">
        <w:rPr>
          <w:spacing w:val="-8"/>
          <w:sz w:val="28"/>
          <w:szCs w:val="28"/>
          <w:lang w:val="fr-FR"/>
          <w:rPrChange w:id="8700" w:author="Peng Luqi" w:date="2019-10-13T14:50:00Z">
            <w:rPr>
              <w:spacing w:val="-8"/>
              <w:lang w:val="fr-FR"/>
            </w:rPr>
          </w:rPrChange>
        </w:rPr>
        <w:t xml:space="preserve"> </w:t>
      </w:r>
      <w:r w:rsidRPr="00F94CB9">
        <w:rPr>
          <w:sz w:val="28"/>
          <w:szCs w:val="28"/>
          <w:lang w:val="fr-FR"/>
          <w:rPrChange w:id="8701" w:author="Peng Luqi" w:date="2019-10-13T14:50:00Z">
            <w:rPr>
              <w:lang w:val="fr-FR"/>
            </w:rPr>
          </w:rPrChange>
        </w:rPr>
        <w:t>concept</w:t>
      </w:r>
      <w:r w:rsidRPr="00F94CB9">
        <w:rPr>
          <w:spacing w:val="-8"/>
          <w:sz w:val="28"/>
          <w:szCs w:val="28"/>
          <w:lang w:val="fr-FR"/>
          <w:rPrChange w:id="8702" w:author="Peng Luqi" w:date="2019-10-13T14:50:00Z">
            <w:rPr>
              <w:spacing w:val="-8"/>
              <w:lang w:val="fr-FR"/>
            </w:rPr>
          </w:rPrChange>
        </w:rPr>
        <w:t xml:space="preserve"> </w:t>
      </w:r>
      <w:r w:rsidRPr="00F94CB9">
        <w:rPr>
          <w:sz w:val="28"/>
          <w:szCs w:val="28"/>
          <w:lang w:val="fr-FR"/>
          <w:rPrChange w:id="8703" w:author="Peng Luqi" w:date="2019-10-13T14:50:00Z">
            <w:rPr>
              <w:lang w:val="fr-FR"/>
            </w:rPr>
          </w:rPrChange>
        </w:rPr>
        <w:t>flashy</w:t>
      </w:r>
      <w:r w:rsidRPr="00F94CB9">
        <w:rPr>
          <w:spacing w:val="-9"/>
          <w:sz w:val="28"/>
          <w:szCs w:val="28"/>
          <w:lang w:val="fr-FR"/>
          <w:rPrChange w:id="8704" w:author="Peng Luqi" w:date="2019-10-13T14:50:00Z">
            <w:rPr>
              <w:spacing w:val="-9"/>
              <w:lang w:val="fr-FR"/>
            </w:rPr>
          </w:rPrChange>
        </w:rPr>
        <w:t xml:space="preserve"> </w:t>
      </w:r>
      <w:r w:rsidRPr="00F94CB9">
        <w:rPr>
          <w:sz w:val="28"/>
          <w:szCs w:val="28"/>
          <w:lang w:val="fr-FR"/>
          <w:rPrChange w:id="8705" w:author="Peng Luqi" w:date="2019-10-13T14:50:00Z">
            <w:rPr>
              <w:lang w:val="fr-FR"/>
            </w:rPr>
          </w:rPrChange>
        </w:rPr>
        <w:t>qu</w:t>
      </w:r>
      <w:del w:id="8706" w:author="Peng Luqi" w:date="2019-10-13T14:43:00Z">
        <w:r w:rsidRPr="00F94CB9" w:rsidDel="00EF666F">
          <w:rPr>
            <w:sz w:val="28"/>
            <w:szCs w:val="28"/>
            <w:lang w:val="fr-FR"/>
            <w:rPrChange w:id="8707" w:author="Peng Luqi" w:date="2019-10-13T14:50:00Z">
              <w:rPr>
                <w:lang w:val="fr-FR"/>
              </w:rPr>
            </w:rPrChange>
          </w:rPr>
          <w:delText>’</w:delText>
        </w:r>
      </w:del>
      <w:ins w:id="8708" w:author="Peng Luqi" w:date="2019-10-13T14:43:00Z">
        <w:r w:rsidR="00EF666F" w:rsidRPr="00F94CB9">
          <w:rPr>
            <w:sz w:val="28"/>
            <w:szCs w:val="28"/>
            <w:lang w:val="fr-FR"/>
            <w:rPrChange w:id="8709" w:author="Peng Luqi" w:date="2019-10-13T14:50:00Z">
              <w:rPr>
                <w:lang w:val="fr-FR"/>
              </w:rPr>
            </w:rPrChange>
          </w:rPr>
          <w:t>’</w:t>
        </w:r>
      </w:ins>
      <w:r w:rsidRPr="00F94CB9">
        <w:rPr>
          <w:sz w:val="28"/>
          <w:szCs w:val="28"/>
          <w:lang w:val="fr-FR"/>
          <w:rPrChange w:id="8710" w:author="Peng Luqi" w:date="2019-10-13T14:50:00Z">
            <w:rPr>
              <w:lang w:val="fr-FR"/>
            </w:rPr>
          </w:rPrChange>
        </w:rPr>
        <w:t>est l</w:t>
      </w:r>
      <w:del w:id="8711" w:author="Peng Luqi" w:date="2019-10-13T14:43:00Z">
        <w:r w:rsidRPr="00F94CB9" w:rsidDel="00EF666F">
          <w:rPr>
            <w:sz w:val="28"/>
            <w:szCs w:val="28"/>
            <w:lang w:val="fr-FR"/>
            <w:rPrChange w:id="8712" w:author="Peng Luqi" w:date="2019-10-13T14:50:00Z">
              <w:rPr>
                <w:lang w:val="fr-FR"/>
              </w:rPr>
            </w:rPrChange>
          </w:rPr>
          <w:delText>’</w:delText>
        </w:r>
      </w:del>
      <w:ins w:id="8713" w:author="Peng Luqi" w:date="2019-10-13T14:43:00Z">
        <w:r w:rsidR="00EF666F" w:rsidRPr="00F94CB9">
          <w:rPr>
            <w:sz w:val="28"/>
            <w:szCs w:val="28"/>
            <w:lang w:val="fr-FR"/>
            <w:rPrChange w:id="8714" w:author="Peng Luqi" w:date="2019-10-13T14:50:00Z">
              <w:rPr>
                <w:lang w:val="fr-FR"/>
              </w:rPr>
            </w:rPrChange>
          </w:rPr>
          <w:t>’</w:t>
        </w:r>
      </w:ins>
      <w:r w:rsidRPr="00F94CB9">
        <w:rPr>
          <w:sz w:val="28"/>
          <w:szCs w:val="28"/>
          <w:lang w:val="fr-FR"/>
          <w:rPrChange w:id="8715" w:author="Peng Luqi" w:date="2019-10-13T14:50:00Z">
            <w:rPr>
              <w:lang w:val="fr-FR"/>
            </w:rPr>
          </w:rPrChange>
        </w:rPr>
        <w:t>idéal, j</w:t>
      </w:r>
      <w:del w:id="8716" w:author="Peng Luqi" w:date="2019-10-13T14:43:00Z">
        <w:r w:rsidRPr="00F94CB9" w:rsidDel="00EF666F">
          <w:rPr>
            <w:sz w:val="28"/>
            <w:szCs w:val="28"/>
            <w:lang w:val="fr-FR"/>
            <w:rPrChange w:id="8717" w:author="Peng Luqi" w:date="2019-10-13T14:50:00Z">
              <w:rPr>
                <w:lang w:val="fr-FR"/>
              </w:rPr>
            </w:rPrChange>
          </w:rPr>
          <w:delText>’</w:delText>
        </w:r>
      </w:del>
      <w:ins w:id="8718" w:author="Peng Luqi" w:date="2019-10-13T14:43:00Z">
        <w:r w:rsidR="00EF666F" w:rsidRPr="00F94CB9">
          <w:rPr>
            <w:sz w:val="28"/>
            <w:szCs w:val="28"/>
            <w:lang w:val="fr-FR"/>
            <w:rPrChange w:id="8719" w:author="Peng Luqi" w:date="2019-10-13T14:50:00Z">
              <w:rPr>
                <w:lang w:val="fr-FR"/>
              </w:rPr>
            </w:rPrChange>
          </w:rPr>
          <w:t>’</w:t>
        </w:r>
      </w:ins>
      <w:r w:rsidRPr="00F94CB9">
        <w:rPr>
          <w:sz w:val="28"/>
          <w:szCs w:val="28"/>
          <w:lang w:val="fr-FR"/>
          <w:rPrChange w:id="8720" w:author="Peng Luqi" w:date="2019-10-13T14:50:00Z">
            <w:rPr>
              <w:lang w:val="fr-FR"/>
            </w:rPr>
          </w:rPrChange>
        </w:rPr>
        <w:t xml:space="preserve">ai sans le savoir appris une autre méthode qui en réalité est plus simple, et facile à utiliser : </w:t>
      </w:r>
    </w:p>
    <w:p w:rsidR="006E6782" w:rsidRDefault="006E6782" w:rsidP="00CB23F4">
      <w:pPr>
        <w:ind w:left="170" w:right="170"/>
        <w:jc w:val="both"/>
        <w:rPr>
          <w:ins w:id="8721" w:author="Peng Luqi" w:date="2019-10-13T21:21:00Z"/>
          <w:sz w:val="28"/>
          <w:szCs w:val="28"/>
          <w:lang w:val="fr-FR"/>
        </w:rPr>
      </w:pPr>
    </w:p>
    <w:p w:rsidR="002B38DF" w:rsidRPr="006E6782" w:rsidRDefault="00716360">
      <w:pPr>
        <w:pStyle w:val="a3"/>
        <w:ind w:left="720" w:right="720"/>
        <w:jc w:val="both"/>
        <w:rPr>
          <w:lang w:val="fr-FR"/>
          <w:rPrChange w:id="8722" w:author="Peng Luqi" w:date="2019-10-13T21:21:00Z">
            <w:rPr>
              <w:b/>
              <w:lang w:val="fr-FR"/>
            </w:rPr>
          </w:rPrChange>
        </w:rPr>
        <w:pPrChange w:id="8723" w:author="Peng Luqi" w:date="2019-10-13T21:21:00Z">
          <w:pPr>
            <w:ind w:left="130" w:right="183"/>
            <w:jc w:val="both"/>
          </w:pPr>
        </w:pPrChange>
      </w:pPr>
      <w:r w:rsidRPr="006E6782">
        <w:rPr>
          <w:lang w:val="fr-FR"/>
          <w:rPrChange w:id="8724" w:author="Peng Luqi" w:date="2019-10-13T21:21:00Z">
            <w:rPr>
              <w:b/>
              <w:lang w:val="fr-FR"/>
            </w:rPr>
          </w:rPrChange>
        </w:rPr>
        <w:t>Donnez une grande signification à ce que vous voulez faire et à ce que vous</w:t>
      </w:r>
      <w:r w:rsidRPr="006E6782">
        <w:rPr>
          <w:lang w:val="fr-FR"/>
          <w:rPrChange w:id="8725" w:author="Peng Luqi" w:date="2019-10-13T21:21:00Z">
            <w:rPr>
              <w:b/>
              <w:spacing w:val="-25"/>
              <w:lang w:val="fr-FR"/>
            </w:rPr>
          </w:rPrChange>
        </w:rPr>
        <w:t xml:space="preserve"> </w:t>
      </w:r>
      <w:r w:rsidRPr="006E6782">
        <w:rPr>
          <w:lang w:val="fr-FR"/>
          <w:rPrChange w:id="8726" w:author="Peng Luqi" w:date="2019-10-13T21:21:00Z">
            <w:rPr>
              <w:b/>
              <w:lang w:val="fr-FR"/>
            </w:rPr>
          </w:rPrChange>
        </w:rPr>
        <w:t>faites.</w:t>
      </w:r>
    </w:p>
    <w:p w:rsidR="002B38DF" w:rsidRPr="00F94CB9" w:rsidRDefault="002B38DF">
      <w:pPr>
        <w:pStyle w:val="a3"/>
        <w:ind w:left="170" w:right="170"/>
        <w:jc w:val="both"/>
        <w:rPr>
          <w:b/>
          <w:lang w:val="fr-FR"/>
          <w:rPrChange w:id="8727" w:author="Peng Luqi" w:date="2019-10-13T14:50:00Z">
            <w:rPr>
              <w:b/>
              <w:sz w:val="24"/>
              <w:lang w:val="fr-FR"/>
            </w:rPr>
          </w:rPrChange>
        </w:rPr>
        <w:pPrChange w:id="8728" w:author="Peng Luqi" w:date="2019-10-13T14:20:00Z">
          <w:pPr>
            <w:pStyle w:val="a3"/>
            <w:spacing w:before="2"/>
          </w:pPr>
        </w:pPrChange>
      </w:pPr>
    </w:p>
    <w:p w:rsidR="002B38DF" w:rsidRPr="00F94CB9" w:rsidRDefault="00716360">
      <w:pPr>
        <w:ind w:left="170" w:right="170"/>
        <w:jc w:val="both"/>
        <w:rPr>
          <w:sz w:val="28"/>
          <w:szCs w:val="28"/>
          <w:lang w:val="fr-FR"/>
          <w:rPrChange w:id="8729" w:author="Peng Luqi" w:date="2019-10-13T14:50:00Z">
            <w:rPr>
              <w:lang w:val="fr-FR"/>
            </w:rPr>
          </w:rPrChange>
        </w:rPr>
        <w:pPrChange w:id="8730" w:author="Peng Luqi" w:date="2019-10-13T14:20:00Z">
          <w:pPr>
            <w:ind w:left="130" w:right="183"/>
            <w:jc w:val="both"/>
          </w:pPr>
        </w:pPrChange>
      </w:pPr>
      <w:r w:rsidRPr="00F94CB9">
        <w:rPr>
          <w:sz w:val="28"/>
          <w:szCs w:val="28"/>
          <w:lang w:val="fr-FR"/>
          <w:rPrChange w:id="8731" w:author="Peng Luqi" w:date="2019-10-13T14:50:00Z">
            <w:rPr>
              <w:lang w:val="fr-FR"/>
            </w:rPr>
          </w:rPrChange>
        </w:rPr>
        <w:t>Il</w:t>
      </w:r>
      <w:r w:rsidRPr="00F94CB9">
        <w:rPr>
          <w:spacing w:val="-7"/>
          <w:sz w:val="28"/>
          <w:szCs w:val="28"/>
          <w:lang w:val="fr-FR"/>
          <w:rPrChange w:id="8732" w:author="Peng Luqi" w:date="2019-10-13T14:50:00Z">
            <w:rPr>
              <w:spacing w:val="-7"/>
              <w:lang w:val="fr-FR"/>
            </w:rPr>
          </w:rPrChange>
        </w:rPr>
        <w:t xml:space="preserve"> </w:t>
      </w:r>
      <w:r w:rsidRPr="00F94CB9">
        <w:rPr>
          <w:sz w:val="28"/>
          <w:szCs w:val="28"/>
          <w:lang w:val="fr-FR"/>
          <w:rPrChange w:id="8733" w:author="Peng Luqi" w:date="2019-10-13T14:50:00Z">
            <w:rPr>
              <w:lang w:val="fr-FR"/>
            </w:rPr>
          </w:rPrChange>
        </w:rPr>
        <w:t>y</w:t>
      </w:r>
      <w:r w:rsidRPr="00F94CB9">
        <w:rPr>
          <w:spacing w:val="-7"/>
          <w:sz w:val="28"/>
          <w:szCs w:val="28"/>
          <w:lang w:val="fr-FR"/>
          <w:rPrChange w:id="8734" w:author="Peng Luqi" w:date="2019-10-13T14:50:00Z">
            <w:rPr>
              <w:spacing w:val="-7"/>
              <w:lang w:val="fr-FR"/>
            </w:rPr>
          </w:rPrChange>
        </w:rPr>
        <w:t xml:space="preserve"> </w:t>
      </w:r>
      <w:r w:rsidRPr="00F94CB9">
        <w:rPr>
          <w:sz w:val="28"/>
          <w:szCs w:val="28"/>
          <w:lang w:val="fr-FR"/>
          <w:rPrChange w:id="8735" w:author="Peng Luqi" w:date="2019-10-13T14:50:00Z">
            <w:rPr>
              <w:lang w:val="fr-FR"/>
            </w:rPr>
          </w:rPrChange>
        </w:rPr>
        <w:t>a</w:t>
      </w:r>
      <w:r w:rsidRPr="00F94CB9">
        <w:rPr>
          <w:spacing w:val="-6"/>
          <w:sz w:val="28"/>
          <w:szCs w:val="28"/>
          <w:lang w:val="fr-FR"/>
          <w:rPrChange w:id="8736" w:author="Peng Luqi" w:date="2019-10-13T14:50:00Z">
            <w:rPr>
              <w:spacing w:val="-6"/>
              <w:lang w:val="fr-FR"/>
            </w:rPr>
          </w:rPrChange>
        </w:rPr>
        <w:t xml:space="preserve"> </w:t>
      </w:r>
      <w:r w:rsidRPr="00F94CB9">
        <w:rPr>
          <w:sz w:val="28"/>
          <w:szCs w:val="28"/>
          <w:lang w:val="fr-FR"/>
          <w:rPrChange w:id="8737" w:author="Peng Luqi" w:date="2019-10-13T14:50:00Z">
            <w:rPr>
              <w:lang w:val="fr-FR"/>
            </w:rPr>
          </w:rPrChange>
        </w:rPr>
        <w:t>de</w:t>
      </w:r>
      <w:r w:rsidRPr="00F94CB9">
        <w:rPr>
          <w:spacing w:val="-7"/>
          <w:sz w:val="28"/>
          <w:szCs w:val="28"/>
          <w:lang w:val="fr-FR"/>
          <w:rPrChange w:id="8738" w:author="Peng Luqi" w:date="2019-10-13T14:50:00Z">
            <w:rPr>
              <w:spacing w:val="-7"/>
              <w:lang w:val="fr-FR"/>
            </w:rPr>
          </w:rPrChange>
        </w:rPr>
        <w:t xml:space="preserve"> </w:t>
      </w:r>
      <w:r w:rsidRPr="00F94CB9">
        <w:rPr>
          <w:sz w:val="28"/>
          <w:szCs w:val="28"/>
          <w:lang w:val="fr-FR"/>
          <w:rPrChange w:id="8739" w:author="Peng Luqi" w:date="2019-10-13T14:50:00Z">
            <w:rPr>
              <w:lang w:val="fr-FR"/>
            </w:rPr>
          </w:rPrChange>
        </w:rPr>
        <w:t>nombreuses</w:t>
      </w:r>
      <w:r w:rsidRPr="00F94CB9">
        <w:rPr>
          <w:spacing w:val="-7"/>
          <w:sz w:val="28"/>
          <w:szCs w:val="28"/>
          <w:lang w:val="fr-FR"/>
          <w:rPrChange w:id="8740" w:author="Peng Luqi" w:date="2019-10-13T14:50:00Z">
            <w:rPr>
              <w:spacing w:val="-7"/>
              <w:lang w:val="fr-FR"/>
            </w:rPr>
          </w:rPrChange>
        </w:rPr>
        <w:t xml:space="preserve"> </w:t>
      </w:r>
      <w:r w:rsidRPr="00F94CB9">
        <w:rPr>
          <w:sz w:val="28"/>
          <w:szCs w:val="28"/>
          <w:lang w:val="fr-FR"/>
          <w:rPrChange w:id="8741" w:author="Peng Luqi" w:date="2019-10-13T14:50:00Z">
            <w:rPr>
              <w:lang w:val="fr-FR"/>
            </w:rPr>
          </w:rPrChange>
        </w:rPr>
        <w:t>années,</w:t>
      </w:r>
      <w:r w:rsidRPr="00F94CB9">
        <w:rPr>
          <w:spacing w:val="-6"/>
          <w:sz w:val="28"/>
          <w:szCs w:val="28"/>
          <w:lang w:val="fr-FR"/>
          <w:rPrChange w:id="8742" w:author="Peng Luqi" w:date="2019-10-13T14:50:00Z">
            <w:rPr>
              <w:spacing w:val="-6"/>
              <w:lang w:val="fr-FR"/>
            </w:rPr>
          </w:rPrChange>
        </w:rPr>
        <w:t xml:space="preserve"> </w:t>
      </w:r>
      <w:r w:rsidRPr="00F94CB9">
        <w:rPr>
          <w:sz w:val="28"/>
          <w:szCs w:val="28"/>
          <w:lang w:val="fr-FR"/>
          <w:rPrChange w:id="8743" w:author="Peng Luqi" w:date="2019-10-13T14:50:00Z">
            <w:rPr>
              <w:lang w:val="fr-FR"/>
            </w:rPr>
          </w:rPrChange>
        </w:rPr>
        <w:t>lors</w:t>
      </w:r>
      <w:r w:rsidRPr="00F94CB9">
        <w:rPr>
          <w:spacing w:val="-7"/>
          <w:sz w:val="28"/>
          <w:szCs w:val="28"/>
          <w:lang w:val="fr-FR"/>
          <w:rPrChange w:id="8744" w:author="Peng Luqi" w:date="2019-10-13T14:50:00Z">
            <w:rPr>
              <w:spacing w:val="-7"/>
              <w:lang w:val="fr-FR"/>
            </w:rPr>
          </w:rPrChange>
        </w:rPr>
        <w:t xml:space="preserve"> </w:t>
      </w:r>
      <w:r w:rsidRPr="00F94CB9">
        <w:rPr>
          <w:sz w:val="28"/>
          <w:szCs w:val="28"/>
          <w:lang w:val="fr-FR"/>
          <w:rPrChange w:id="8745" w:author="Peng Luqi" w:date="2019-10-13T14:50:00Z">
            <w:rPr>
              <w:lang w:val="fr-FR"/>
            </w:rPr>
          </w:rPrChange>
        </w:rPr>
        <w:t>d</w:t>
      </w:r>
      <w:del w:id="8746" w:author="Peng Luqi" w:date="2019-10-13T14:43:00Z">
        <w:r w:rsidRPr="00F94CB9" w:rsidDel="00EF666F">
          <w:rPr>
            <w:sz w:val="28"/>
            <w:szCs w:val="28"/>
            <w:lang w:val="fr-FR"/>
            <w:rPrChange w:id="8747" w:author="Peng Luqi" w:date="2019-10-13T14:50:00Z">
              <w:rPr>
                <w:lang w:val="fr-FR"/>
              </w:rPr>
            </w:rPrChange>
          </w:rPr>
          <w:delText>’</w:delText>
        </w:r>
      </w:del>
      <w:ins w:id="8748" w:author="Peng Luqi" w:date="2019-10-13T14:43:00Z">
        <w:r w:rsidR="00EF666F" w:rsidRPr="00F94CB9">
          <w:rPr>
            <w:sz w:val="28"/>
            <w:szCs w:val="28"/>
            <w:lang w:val="fr-FR"/>
            <w:rPrChange w:id="8749" w:author="Peng Luqi" w:date="2019-10-13T14:50:00Z">
              <w:rPr>
                <w:lang w:val="fr-FR"/>
              </w:rPr>
            </w:rPrChange>
          </w:rPr>
          <w:t>’</w:t>
        </w:r>
      </w:ins>
      <w:r w:rsidRPr="00F94CB9">
        <w:rPr>
          <w:sz w:val="28"/>
          <w:szCs w:val="28"/>
          <w:lang w:val="fr-FR"/>
          <w:rPrChange w:id="8750" w:author="Peng Luqi" w:date="2019-10-13T14:50:00Z">
            <w:rPr>
              <w:lang w:val="fr-FR"/>
            </w:rPr>
          </w:rPrChange>
        </w:rPr>
        <w:t>une</w:t>
      </w:r>
      <w:r w:rsidRPr="00F94CB9">
        <w:rPr>
          <w:spacing w:val="-6"/>
          <w:sz w:val="28"/>
          <w:szCs w:val="28"/>
          <w:lang w:val="fr-FR"/>
          <w:rPrChange w:id="8751" w:author="Peng Luqi" w:date="2019-10-13T14:50:00Z">
            <w:rPr>
              <w:spacing w:val="-6"/>
              <w:lang w:val="fr-FR"/>
            </w:rPr>
          </w:rPrChange>
        </w:rPr>
        <w:t xml:space="preserve"> </w:t>
      </w:r>
      <w:r w:rsidRPr="00F94CB9">
        <w:rPr>
          <w:sz w:val="28"/>
          <w:szCs w:val="28"/>
          <w:lang w:val="fr-FR"/>
          <w:rPrChange w:id="8752" w:author="Peng Luqi" w:date="2019-10-13T14:50:00Z">
            <w:rPr>
              <w:lang w:val="fr-FR"/>
            </w:rPr>
          </w:rPrChange>
        </w:rPr>
        <w:t>conférence</w:t>
      </w:r>
      <w:r w:rsidRPr="00F94CB9">
        <w:rPr>
          <w:spacing w:val="-7"/>
          <w:sz w:val="28"/>
          <w:szCs w:val="28"/>
          <w:lang w:val="fr-FR"/>
          <w:rPrChange w:id="8753" w:author="Peng Luqi" w:date="2019-10-13T14:50:00Z">
            <w:rPr>
              <w:spacing w:val="-7"/>
              <w:lang w:val="fr-FR"/>
            </w:rPr>
          </w:rPrChange>
        </w:rPr>
        <w:t xml:space="preserve"> </w:t>
      </w:r>
      <w:r w:rsidRPr="00F94CB9">
        <w:rPr>
          <w:sz w:val="28"/>
          <w:szCs w:val="28"/>
          <w:lang w:val="fr-FR"/>
          <w:rPrChange w:id="8754" w:author="Peng Luqi" w:date="2019-10-13T14:50:00Z">
            <w:rPr>
              <w:lang w:val="fr-FR"/>
            </w:rPr>
          </w:rPrChange>
        </w:rPr>
        <w:t>à</w:t>
      </w:r>
      <w:r w:rsidRPr="00F94CB9">
        <w:rPr>
          <w:spacing w:val="-7"/>
          <w:sz w:val="28"/>
          <w:szCs w:val="28"/>
          <w:lang w:val="fr-FR"/>
          <w:rPrChange w:id="8755" w:author="Peng Luqi" w:date="2019-10-13T14:50:00Z">
            <w:rPr>
              <w:spacing w:val="-7"/>
              <w:lang w:val="fr-FR"/>
            </w:rPr>
          </w:rPrChange>
        </w:rPr>
        <w:t xml:space="preserve"> </w:t>
      </w:r>
      <w:r w:rsidRPr="00F94CB9">
        <w:rPr>
          <w:sz w:val="28"/>
          <w:szCs w:val="28"/>
          <w:lang w:val="fr-FR"/>
          <w:rPrChange w:id="8756" w:author="Peng Luqi" w:date="2019-10-13T14:50:00Z">
            <w:rPr>
              <w:lang w:val="fr-FR"/>
            </w:rPr>
          </w:rPrChange>
        </w:rPr>
        <w:t>l</w:t>
      </w:r>
      <w:del w:id="8757" w:author="Peng Luqi" w:date="2019-10-13T14:43:00Z">
        <w:r w:rsidRPr="00F94CB9" w:rsidDel="00EF666F">
          <w:rPr>
            <w:sz w:val="28"/>
            <w:szCs w:val="28"/>
            <w:lang w:val="fr-FR"/>
            <w:rPrChange w:id="8758" w:author="Peng Luqi" w:date="2019-10-13T14:50:00Z">
              <w:rPr>
                <w:lang w:val="fr-FR"/>
              </w:rPr>
            </w:rPrChange>
          </w:rPr>
          <w:delText>’</w:delText>
        </w:r>
      </w:del>
      <w:ins w:id="8759" w:author="Peng Luqi" w:date="2019-10-13T14:43:00Z">
        <w:r w:rsidR="00EF666F" w:rsidRPr="00F94CB9">
          <w:rPr>
            <w:sz w:val="28"/>
            <w:szCs w:val="28"/>
            <w:lang w:val="fr-FR"/>
            <w:rPrChange w:id="8760" w:author="Peng Luqi" w:date="2019-10-13T14:50:00Z">
              <w:rPr>
                <w:lang w:val="fr-FR"/>
              </w:rPr>
            </w:rPrChange>
          </w:rPr>
          <w:t>’</w:t>
        </w:r>
      </w:ins>
      <w:r w:rsidRPr="00F94CB9">
        <w:rPr>
          <w:sz w:val="28"/>
          <w:szCs w:val="28"/>
          <w:lang w:val="fr-FR"/>
          <w:rPrChange w:id="8761" w:author="Peng Luqi" w:date="2019-10-13T14:50:00Z">
            <w:rPr>
              <w:lang w:val="fr-FR"/>
            </w:rPr>
          </w:rPrChange>
        </w:rPr>
        <w:t>université,</w:t>
      </w:r>
      <w:r w:rsidRPr="00F94CB9">
        <w:rPr>
          <w:spacing w:val="-6"/>
          <w:sz w:val="28"/>
          <w:szCs w:val="28"/>
          <w:lang w:val="fr-FR"/>
          <w:rPrChange w:id="8762" w:author="Peng Luqi" w:date="2019-10-13T14:50:00Z">
            <w:rPr>
              <w:spacing w:val="-6"/>
              <w:lang w:val="fr-FR"/>
            </w:rPr>
          </w:rPrChange>
        </w:rPr>
        <w:t xml:space="preserve"> </w:t>
      </w:r>
      <w:r w:rsidRPr="00F94CB9">
        <w:rPr>
          <w:sz w:val="28"/>
          <w:szCs w:val="28"/>
          <w:lang w:val="fr-FR"/>
          <w:rPrChange w:id="8763" w:author="Peng Luqi" w:date="2019-10-13T14:50:00Z">
            <w:rPr>
              <w:lang w:val="fr-FR"/>
            </w:rPr>
          </w:rPrChange>
        </w:rPr>
        <w:t>j</w:t>
      </w:r>
      <w:del w:id="8764" w:author="Peng Luqi" w:date="2019-10-13T14:43:00Z">
        <w:r w:rsidRPr="00F94CB9" w:rsidDel="00EF666F">
          <w:rPr>
            <w:sz w:val="28"/>
            <w:szCs w:val="28"/>
            <w:lang w:val="fr-FR"/>
            <w:rPrChange w:id="8765" w:author="Peng Luqi" w:date="2019-10-13T14:50:00Z">
              <w:rPr>
                <w:lang w:val="fr-FR"/>
              </w:rPr>
            </w:rPrChange>
          </w:rPr>
          <w:delText>’</w:delText>
        </w:r>
      </w:del>
      <w:ins w:id="8766" w:author="Peng Luqi" w:date="2019-10-13T14:43:00Z">
        <w:r w:rsidR="00EF666F" w:rsidRPr="00F94CB9">
          <w:rPr>
            <w:sz w:val="28"/>
            <w:szCs w:val="28"/>
            <w:lang w:val="fr-FR"/>
            <w:rPrChange w:id="8767" w:author="Peng Luqi" w:date="2019-10-13T14:50:00Z">
              <w:rPr>
                <w:lang w:val="fr-FR"/>
              </w:rPr>
            </w:rPrChange>
          </w:rPr>
          <w:t>’</w:t>
        </w:r>
      </w:ins>
      <w:r w:rsidRPr="00F94CB9">
        <w:rPr>
          <w:sz w:val="28"/>
          <w:szCs w:val="28"/>
          <w:lang w:val="fr-FR"/>
          <w:rPrChange w:id="8768" w:author="Peng Luqi" w:date="2019-10-13T14:50:00Z">
            <w:rPr>
              <w:lang w:val="fr-FR"/>
            </w:rPr>
          </w:rPrChange>
        </w:rPr>
        <w:t>ai</w:t>
      </w:r>
      <w:r w:rsidRPr="00F94CB9">
        <w:rPr>
          <w:spacing w:val="-7"/>
          <w:sz w:val="28"/>
          <w:szCs w:val="28"/>
          <w:lang w:val="fr-FR"/>
          <w:rPrChange w:id="8769" w:author="Peng Luqi" w:date="2019-10-13T14:50:00Z">
            <w:rPr>
              <w:spacing w:val="-7"/>
              <w:lang w:val="fr-FR"/>
            </w:rPr>
          </w:rPrChange>
        </w:rPr>
        <w:t xml:space="preserve"> </w:t>
      </w:r>
      <w:r w:rsidRPr="00F94CB9">
        <w:rPr>
          <w:sz w:val="28"/>
          <w:szCs w:val="28"/>
          <w:lang w:val="fr-FR"/>
          <w:rPrChange w:id="8770" w:author="Peng Luqi" w:date="2019-10-13T14:50:00Z">
            <w:rPr>
              <w:lang w:val="fr-FR"/>
            </w:rPr>
          </w:rPrChange>
        </w:rPr>
        <w:t>lu</w:t>
      </w:r>
      <w:r w:rsidRPr="00F94CB9">
        <w:rPr>
          <w:spacing w:val="-6"/>
          <w:sz w:val="28"/>
          <w:szCs w:val="28"/>
          <w:lang w:val="fr-FR"/>
          <w:rPrChange w:id="8771" w:author="Peng Luqi" w:date="2019-10-13T14:50:00Z">
            <w:rPr>
              <w:spacing w:val="-6"/>
              <w:lang w:val="fr-FR"/>
            </w:rPr>
          </w:rPrChange>
        </w:rPr>
        <w:t xml:space="preserve"> </w:t>
      </w:r>
      <w:r w:rsidRPr="00F94CB9">
        <w:rPr>
          <w:sz w:val="28"/>
          <w:szCs w:val="28"/>
          <w:lang w:val="fr-FR"/>
          <w:rPrChange w:id="8772" w:author="Peng Luqi" w:date="2019-10-13T14:50:00Z">
            <w:rPr>
              <w:lang w:val="fr-FR"/>
            </w:rPr>
          </w:rPrChange>
        </w:rPr>
        <w:t>accidentellement</w:t>
      </w:r>
      <w:r w:rsidRPr="00F94CB9">
        <w:rPr>
          <w:spacing w:val="-7"/>
          <w:sz w:val="28"/>
          <w:szCs w:val="28"/>
          <w:lang w:val="fr-FR"/>
          <w:rPrChange w:id="8773" w:author="Peng Luqi" w:date="2019-10-13T14:50:00Z">
            <w:rPr>
              <w:spacing w:val="-7"/>
              <w:lang w:val="fr-FR"/>
            </w:rPr>
          </w:rPrChange>
        </w:rPr>
        <w:t xml:space="preserve"> </w:t>
      </w:r>
      <w:r w:rsidRPr="00F94CB9">
        <w:rPr>
          <w:sz w:val="28"/>
          <w:szCs w:val="28"/>
          <w:lang w:val="fr-FR"/>
          <w:rPrChange w:id="8774" w:author="Peng Luqi" w:date="2019-10-13T14:50:00Z">
            <w:rPr>
              <w:lang w:val="fr-FR"/>
            </w:rPr>
          </w:rPrChange>
        </w:rPr>
        <w:t>un</w:t>
      </w:r>
      <w:r w:rsidRPr="00F94CB9">
        <w:rPr>
          <w:spacing w:val="-7"/>
          <w:sz w:val="28"/>
          <w:szCs w:val="28"/>
          <w:lang w:val="fr-FR"/>
          <w:rPrChange w:id="8775" w:author="Peng Luqi" w:date="2019-10-13T14:50:00Z">
            <w:rPr>
              <w:spacing w:val="-7"/>
              <w:lang w:val="fr-FR"/>
            </w:rPr>
          </w:rPrChange>
        </w:rPr>
        <w:t xml:space="preserve"> </w:t>
      </w:r>
      <w:r w:rsidRPr="00F94CB9">
        <w:rPr>
          <w:sz w:val="28"/>
          <w:szCs w:val="28"/>
          <w:lang w:val="fr-FR"/>
          <w:rPrChange w:id="8776" w:author="Peng Luqi" w:date="2019-10-13T14:50:00Z">
            <w:rPr>
              <w:lang w:val="fr-FR"/>
            </w:rPr>
          </w:rPrChange>
        </w:rPr>
        <w:t>article</w:t>
      </w:r>
      <w:r w:rsidRPr="00F94CB9">
        <w:rPr>
          <w:spacing w:val="-6"/>
          <w:sz w:val="28"/>
          <w:szCs w:val="28"/>
          <w:lang w:val="fr-FR"/>
          <w:rPrChange w:id="8777" w:author="Peng Luqi" w:date="2019-10-13T14:50:00Z">
            <w:rPr>
              <w:spacing w:val="-6"/>
              <w:lang w:val="fr-FR"/>
            </w:rPr>
          </w:rPrChange>
        </w:rPr>
        <w:t xml:space="preserve"> </w:t>
      </w:r>
      <w:r w:rsidRPr="00F94CB9">
        <w:rPr>
          <w:sz w:val="28"/>
          <w:szCs w:val="28"/>
          <w:lang w:val="fr-FR"/>
          <w:rPrChange w:id="8778" w:author="Peng Luqi" w:date="2019-10-13T14:50:00Z">
            <w:rPr>
              <w:lang w:val="fr-FR"/>
            </w:rPr>
          </w:rPrChange>
        </w:rPr>
        <w:t>sur un écrivain que j</w:t>
      </w:r>
      <w:del w:id="8779" w:author="Peng Luqi" w:date="2019-10-13T14:43:00Z">
        <w:r w:rsidRPr="00F94CB9" w:rsidDel="00EF666F">
          <w:rPr>
            <w:sz w:val="28"/>
            <w:szCs w:val="28"/>
            <w:lang w:val="fr-FR"/>
            <w:rPrChange w:id="8780" w:author="Peng Luqi" w:date="2019-10-13T14:50:00Z">
              <w:rPr>
                <w:lang w:val="fr-FR"/>
              </w:rPr>
            </w:rPrChange>
          </w:rPr>
          <w:delText>’</w:delText>
        </w:r>
      </w:del>
      <w:ins w:id="8781" w:author="Peng Luqi" w:date="2019-10-13T14:43:00Z">
        <w:r w:rsidR="00EF666F" w:rsidRPr="00F94CB9">
          <w:rPr>
            <w:sz w:val="28"/>
            <w:szCs w:val="28"/>
            <w:lang w:val="fr-FR"/>
            <w:rPrChange w:id="8782" w:author="Peng Luqi" w:date="2019-10-13T14:50:00Z">
              <w:rPr>
                <w:lang w:val="fr-FR"/>
              </w:rPr>
            </w:rPrChange>
          </w:rPr>
          <w:t>’</w:t>
        </w:r>
      </w:ins>
      <w:r w:rsidRPr="00F94CB9">
        <w:rPr>
          <w:sz w:val="28"/>
          <w:szCs w:val="28"/>
          <w:lang w:val="fr-FR"/>
          <w:rPrChange w:id="8783" w:author="Peng Luqi" w:date="2019-10-13T14:50:00Z">
            <w:rPr>
              <w:lang w:val="fr-FR"/>
            </w:rPr>
          </w:rPrChange>
        </w:rPr>
        <w:t>aimais bien, Bi Shumin. Une question a été posée par un étudiant</w:t>
      </w:r>
      <w:r w:rsidRPr="00F94CB9">
        <w:rPr>
          <w:spacing w:val="-26"/>
          <w:sz w:val="28"/>
          <w:szCs w:val="28"/>
          <w:lang w:val="fr-FR"/>
          <w:rPrChange w:id="8784" w:author="Peng Luqi" w:date="2019-10-13T14:50:00Z">
            <w:rPr>
              <w:spacing w:val="-26"/>
              <w:lang w:val="fr-FR"/>
            </w:rPr>
          </w:rPrChange>
        </w:rPr>
        <w:t xml:space="preserve"> </w:t>
      </w:r>
      <w:r w:rsidRPr="00F94CB9">
        <w:rPr>
          <w:sz w:val="28"/>
          <w:szCs w:val="28"/>
          <w:lang w:val="fr-FR"/>
          <w:rPrChange w:id="8785" w:author="Peng Luqi" w:date="2019-10-13T14:50:00Z">
            <w:rPr>
              <w:lang w:val="fr-FR"/>
            </w:rPr>
          </w:rPrChange>
        </w:rPr>
        <w:t>:</w:t>
      </w:r>
    </w:p>
    <w:p w:rsidR="002B38DF" w:rsidRPr="00F94CB9" w:rsidRDefault="002B38DF">
      <w:pPr>
        <w:pStyle w:val="a3"/>
        <w:ind w:left="170" w:right="170"/>
        <w:jc w:val="both"/>
        <w:rPr>
          <w:lang w:val="fr-FR"/>
          <w:rPrChange w:id="8786" w:author="Peng Luqi" w:date="2019-10-13T14:50:00Z">
            <w:rPr>
              <w:sz w:val="24"/>
              <w:lang w:val="fr-FR"/>
            </w:rPr>
          </w:rPrChange>
        </w:rPr>
        <w:pPrChange w:id="8787" w:author="Peng Luqi" w:date="2019-10-13T14:20:00Z">
          <w:pPr>
            <w:pStyle w:val="a3"/>
            <w:spacing w:before="5"/>
          </w:pPr>
        </w:pPrChange>
      </w:pPr>
    </w:p>
    <w:p w:rsidR="002B38DF" w:rsidRPr="00F94CB9" w:rsidRDefault="00716360">
      <w:pPr>
        <w:pStyle w:val="a3"/>
        <w:ind w:left="720" w:right="720"/>
        <w:jc w:val="both"/>
        <w:rPr>
          <w:lang w:val="fr-FR"/>
          <w:rPrChange w:id="8788" w:author="Peng Luqi" w:date="2019-10-13T14:50:00Z">
            <w:rPr>
              <w:lang w:val="fr-FR"/>
            </w:rPr>
          </w:rPrChange>
        </w:rPr>
        <w:pPrChange w:id="8789" w:author="Peng Luqi" w:date="2019-10-13T21:21:00Z">
          <w:pPr>
            <w:spacing w:before="1"/>
            <w:ind w:left="130"/>
            <w:jc w:val="both"/>
          </w:pPr>
        </w:pPrChange>
      </w:pPr>
      <w:r w:rsidRPr="00F94CB9">
        <w:rPr>
          <w:lang w:val="fr-FR"/>
          <w:rPrChange w:id="8790" w:author="Peng Luqi" w:date="2019-10-13T14:50:00Z">
            <w:rPr>
              <w:lang w:val="fr-FR"/>
            </w:rPr>
          </w:rPrChange>
        </w:rPr>
        <w:t>« Mme Bi, quel est le sens de la vie ? »</w:t>
      </w:r>
    </w:p>
    <w:p w:rsidR="002B38DF" w:rsidRPr="00F94CB9" w:rsidRDefault="002B38DF">
      <w:pPr>
        <w:pStyle w:val="a3"/>
        <w:ind w:left="170" w:right="170"/>
        <w:jc w:val="both"/>
        <w:rPr>
          <w:lang w:val="fr-FR"/>
          <w:rPrChange w:id="8791" w:author="Peng Luqi" w:date="2019-10-13T14:50:00Z">
            <w:rPr>
              <w:sz w:val="24"/>
              <w:lang w:val="fr-FR"/>
            </w:rPr>
          </w:rPrChange>
        </w:rPr>
        <w:pPrChange w:id="8792" w:author="Peng Luqi" w:date="2019-10-13T14:20:00Z">
          <w:pPr>
            <w:pStyle w:val="a3"/>
            <w:spacing w:before="3"/>
          </w:pPr>
        </w:pPrChange>
      </w:pPr>
    </w:p>
    <w:p w:rsidR="002B38DF" w:rsidRPr="00F94CB9" w:rsidRDefault="00716360">
      <w:pPr>
        <w:ind w:left="170" w:right="170"/>
        <w:jc w:val="both"/>
        <w:rPr>
          <w:sz w:val="28"/>
          <w:szCs w:val="28"/>
          <w:lang w:val="fr-FR"/>
          <w:rPrChange w:id="8793" w:author="Peng Luqi" w:date="2019-10-13T14:50:00Z">
            <w:rPr>
              <w:lang w:val="fr-FR"/>
            </w:rPr>
          </w:rPrChange>
        </w:rPr>
        <w:pPrChange w:id="8794" w:author="Peng Luqi" w:date="2019-10-13T14:20:00Z">
          <w:pPr>
            <w:ind w:left="130"/>
            <w:jc w:val="both"/>
          </w:pPr>
        </w:pPrChange>
      </w:pPr>
      <w:r w:rsidRPr="00F94CB9">
        <w:rPr>
          <w:sz w:val="28"/>
          <w:szCs w:val="28"/>
          <w:lang w:val="fr-FR"/>
          <w:rPrChange w:id="8795" w:author="Peng Luqi" w:date="2019-10-13T14:50:00Z">
            <w:rPr>
              <w:lang w:val="fr-FR"/>
            </w:rPr>
          </w:rPrChange>
        </w:rPr>
        <w:t>La réponse de Mme Bi Shumin est la suivante :</w:t>
      </w:r>
    </w:p>
    <w:p w:rsidR="002B38DF" w:rsidRPr="00F94CB9" w:rsidRDefault="002B38DF">
      <w:pPr>
        <w:pStyle w:val="a3"/>
        <w:ind w:left="170" w:right="170"/>
        <w:jc w:val="both"/>
        <w:rPr>
          <w:lang w:val="fr-FR"/>
          <w:rPrChange w:id="8796" w:author="Peng Luqi" w:date="2019-10-13T14:50:00Z">
            <w:rPr>
              <w:sz w:val="21"/>
              <w:lang w:val="fr-FR"/>
            </w:rPr>
          </w:rPrChange>
        </w:rPr>
        <w:pPrChange w:id="8797" w:author="Peng Luqi" w:date="2019-10-13T14:20:00Z">
          <w:pPr>
            <w:pStyle w:val="a3"/>
            <w:spacing w:before="10"/>
          </w:pPr>
        </w:pPrChange>
      </w:pPr>
    </w:p>
    <w:p w:rsidR="002B38DF" w:rsidRPr="006E6782" w:rsidRDefault="00716360">
      <w:pPr>
        <w:pStyle w:val="a3"/>
        <w:ind w:left="720" w:right="720"/>
        <w:jc w:val="both"/>
        <w:rPr>
          <w:lang w:val="fr-FR"/>
          <w:rPrChange w:id="8798" w:author="Peng Luqi" w:date="2019-10-13T21:22:00Z">
            <w:rPr>
              <w:b/>
              <w:lang w:val="fr-FR"/>
            </w:rPr>
          </w:rPrChange>
        </w:rPr>
        <w:pPrChange w:id="8799" w:author="Peng Luqi" w:date="2019-10-13T21:22:00Z">
          <w:pPr>
            <w:ind w:left="130"/>
            <w:jc w:val="both"/>
          </w:pPr>
        </w:pPrChange>
      </w:pPr>
      <w:r w:rsidRPr="006E6782">
        <w:rPr>
          <w:lang w:val="fr-FR"/>
          <w:rPrChange w:id="8800" w:author="Peng Luqi" w:date="2019-10-13T21:22:00Z">
            <w:rPr>
              <w:b/>
              <w:lang w:val="fr-FR"/>
            </w:rPr>
          </w:rPrChange>
        </w:rPr>
        <w:t>« La vie n</w:t>
      </w:r>
      <w:del w:id="8801" w:author="Peng Luqi" w:date="2019-10-13T14:43:00Z">
        <w:r w:rsidRPr="006E6782" w:rsidDel="00EF666F">
          <w:rPr>
            <w:lang w:val="fr-FR"/>
            <w:rPrChange w:id="8802" w:author="Peng Luqi" w:date="2019-10-13T21:22:00Z">
              <w:rPr>
                <w:b/>
                <w:lang w:val="fr-FR"/>
              </w:rPr>
            </w:rPrChange>
          </w:rPr>
          <w:delText>’</w:delText>
        </w:r>
      </w:del>
      <w:ins w:id="8803" w:author="Peng Luqi" w:date="2019-10-13T14:43:00Z">
        <w:r w:rsidR="00EF666F" w:rsidRPr="006E6782">
          <w:rPr>
            <w:lang w:val="fr-FR"/>
            <w:rPrChange w:id="8804" w:author="Peng Luqi" w:date="2019-10-13T21:22:00Z">
              <w:rPr>
                <w:b/>
                <w:lang w:val="fr-FR"/>
              </w:rPr>
            </w:rPrChange>
          </w:rPr>
          <w:t>’</w:t>
        </w:r>
      </w:ins>
      <w:r w:rsidRPr="006E6782">
        <w:rPr>
          <w:lang w:val="fr-FR"/>
          <w:rPrChange w:id="8805" w:author="Peng Luqi" w:date="2019-10-13T21:22:00Z">
            <w:rPr>
              <w:b/>
              <w:lang w:val="fr-FR"/>
            </w:rPr>
          </w:rPrChange>
        </w:rPr>
        <w:t>a pas de sens au début, cela dépend de la signification qu</w:t>
      </w:r>
      <w:del w:id="8806" w:author="Peng Luqi" w:date="2019-10-13T14:43:00Z">
        <w:r w:rsidRPr="006E6782" w:rsidDel="00EF666F">
          <w:rPr>
            <w:lang w:val="fr-FR"/>
            <w:rPrChange w:id="8807" w:author="Peng Luqi" w:date="2019-10-13T21:22:00Z">
              <w:rPr>
                <w:b/>
                <w:lang w:val="fr-FR"/>
              </w:rPr>
            </w:rPrChange>
          </w:rPr>
          <w:delText>’</w:delText>
        </w:r>
      </w:del>
      <w:ins w:id="8808" w:author="Peng Luqi" w:date="2019-10-13T14:43:00Z">
        <w:r w:rsidR="00EF666F" w:rsidRPr="006E6782">
          <w:rPr>
            <w:lang w:val="fr-FR"/>
            <w:rPrChange w:id="8809" w:author="Peng Luqi" w:date="2019-10-13T21:22:00Z">
              <w:rPr>
                <w:b/>
                <w:lang w:val="fr-FR"/>
              </w:rPr>
            </w:rPrChange>
          </w:rPr>
          <w:t>’</w:t>
        </w:r>
      </w:ins>
      <w:r w:rsidRPr="006E6782">
        <w:rPr>
          <w:lang w:val="fr-FR"/>
          <w:rPrChange w:id="8810" w:author="Peng Luqi" w:date="2019-10-13T21:22:00Z">
            <w:rPr>
              <w:b/>
              <w:lang w:val="fr-FR"/>
            </w:rPr>
          </w:rPrChange>
        </w:rPr>
        <w:t>on lui donne. »</w:t>
      </w:r>
    </w:p>
    <w:p w:rsidR="002B38DF" w:rsidRPr="00F94CB9" w:rsidRDefault="002B38DF">
      <w:pPr>
        <w:pStyle w:val="a3"/>
        <w:ind w:left="170" w:right="170"/>
        <w:jc w:val="both"/>
        <w:rPr>
          <w:b/>
          <w:lang w:val="fr-FR"/>
          <w:rPrChange w:id="8811" w:author="Peng Luqi" w:date="2019-10-13T14:50:00Z">
            <w:rPr>
              <w:b/>
              <w:sz w:val="22"/>
              <w:lang w:val="fr-FR"/>
            </w:rPr>
          </w:rPrChange>
        </w:rPr>
        <w:pPrChange w:id="8812" w:author="Peng Luqi" w:date="2019-10-13T14:20:00Z">
          <w:pPr>
            <w:pStyle w:val="a3"/>
            <w:spacing w:before="3"/>
          </w:pPr>
        </w:pPrChange>
      </w:pPr>
    </w:p>
    <w:p w:rsidR="002B38DF" w:rsidRPr="00F94CB9" w:rsidRDefault="00716360">
      <w:pPr>
        <w:ind w:left="170" w:right="170"/>
        <w:jc w:val="both"/>
        <w:rPr>
          <w:sz w:val="28"/>
          <w:szCs w:val="28"/>
          <w:lang w:val="fr-FR"/>
          <w:rPrChange w:id="8813" w:author="Peng Luqi" w:date="2019-10-13T14:50:00Z">
            <w:rPr>
              <w:lang w:val="fr-FR"/>
            </w:rPr>
          </w:rPrChange>
        </w:rPr>
        <w:pPrChange w:id="8814" w:author="Peng Luqi" w:date="2019-10-13T14:20:00Z">
          <w:pPr>
            <w:ind w:left="130" w:right="182"/>
            <w:jc w:val="both"/>
          </w:pPr>
        </w:pPrChange>
      </w:pPr>
      <w:r w:rsidRPr="00F94CB9">
        <w:rPr>
          <w:sz w:val="28"/>
          <w:szCs w:val="28"/>
          <w:lang w:val="fr-FR"/>
          <w:rPrChange w:id="8815" w:author="Peng Luqi" w:date="2019-10-13T14:50:00Z">
            <w:rPr>
              <w:lang w:val="fr-FR"/>
            </w:rPr>
          </w:rPrChange>
        </w:rPr>
        <w:lastRenderedPageBreak/>
        <w:t>Mme Bi Shumin ne sait pas que, quelque part dans le monde, ses paroles sont gravées à jamais dans l</w:t>
      </w:r>
      <w:del w:id="8816" w:author="Peng Luqi" w:date="2019-10-13T14:43:00Z">
        <w:r w:rsidRPr="00F94CB9" w:rsidDel="00EF666F">
          <w:rPr>
            <w:sz w:val="28"/>
            <w:szCs w:val="28"/>
            <w:lang w:val="fr-FR"/>
            <w:rPrChange w:id="8817" w:author="Peng Luqi" w:date="2019-10-13T14:50:00Z">
              <w:rPr>
                <w:lang w:val="fr-FR"/>
              </w:rPr>
            </w:rPrChange>
          </w:rPr>
          <w:delText>’</w:delText>
        </w:r>
      </w:del>
      <w:ins w:id="8818" w:author="Peng Luqi" w:date="2019-10-13T14:43:00Z">
        <w:r w:rsidR="00EF666F" w:rsidRPr="00F94CB9">
          <w:rPr>
            <w:sz w:val="28"/>
            <w:szCs w:val="28"/>
            <w:lang w:val="fr-FR"/>
            <w:rPrChange w:id="8819" w:author="Peng Luqi" w:date="2019-10-13T14:50:00Z">
              <w:rPr>
                <w:lang w:val="fr-FR"/>
              </w:rPr>
            </w:rPrChange>
          </w:rPr>
          <w:t>’</w:t>
        </w:r>
      </w:ins>
      <w:r w:rsidRPr="00F94CB9">
        <w:rPr>
          <w:sz w:val="28"/>
          <w:szCs w:val="28"/>
          <w:lang w:val="fr-FR"/>
          <w:rPrChange w:id="8820" w:author="Peng Luqi" w:date="2019-10-13T14:50:00Z">
            <w:rPr>
              <w:lang w:val="fr-FR"/>
            </w:rPr>
          </w:rPrChange>
        </w:rPr>
        <w:t>esprit d</w:t>
      </w:r>
      <w:del w:id="8821" w:author="Peng Luqi" w:date="2019-10-13T14:43:00Z">
        <w:r w:rsidRPr="00F94CB9" w:rsidDel="00EF666F">
          <w:rPr>
            <w:sz w:val="28"/>
            <w:szCs w:val="28"/>
            <w:lang w:val="fr-FR"/>
            <w:rPrChange w:id="8822" w:author="Peng Luqi" w:date="2019-10-13T14:50:00Z">
              <w:rPr>
                <w:lang w:val="fr-FR"/>
              </w:rPr>
            </w:rPrChange>
          </w:rPr>
          <w:delText>’</w:delText>
        </w:r>
      </w:del>
      <w:ins w:id="8823" w:author="Peng Luqi" w:date="2019-10-13T14:43:00Z">
        <w:r w:rsidR="00EF666F" w:rsidRPr="00F94CB9">
          <w:rPr>
            <w:sz w:val="28"/>
            <w:szCs w:val="28"/>
            <w:lang w:val="fr-FR"/>
            <w:rPrChange w:id="8824" w:author="Peng Luqi" w:date="2019-10-13T14:50:00Z">
              <w:rPr>
                <w:lang w:val="fr-FR"/>
              </w:rPr>
            </w:rPrChange>
          </w:rPr>
          <w:t>’</w:t>
        </w:r>
      </w:ins>
      <w:r w:rsidRPr="00F94CB9">
        <w:rPr>
          <w:sz w:val="28"/>
          <w:szCs w:val="28"/>
          <w:lang w:val="fr-FR"/>
          <w:rPrChange w:id="8825" w:author="Peng Luqi" w:date="2019-10-13T14:50:00Z">
            <w:rPr>
              <w:lang w:val="fr-FR"/>
            </w:rPr>
          </w:rPrChange>
        </w:rPr>
        <w:t>un jeune homme.</w:t>
      </w:r>
    </w:p>
    <w:p w:rsidR="002B38DF" w:rsidRPr="00F94CB9" w:rsidRDefault="002B38DF">
      <w:pPr>
        <w:pStyle w:val="a3"/>
        <w:ind w:left="170" w:right="170"/>
        <w:jc w:val="both"/>
        <w:rPr>
          <w:lang w:val="fr-FR"/>
          <w:rPrChange w:id="8826" w:author="Peng Luqi" w:date="2019-10-13T14:50:00Z">
            <w:rPr>
              <w:sz w:val="21"/>
              <w:lang w:val="fr-FR"/>
            </w:rPr>
          </w:rPrChange>
        </w:rPr>
        <w:pPrChange w:id="8827" w:author="Peng Luqi" w:date="2019-10-13T14:20:00Z">
          <w:pPr>
            <w:pStyle w:val="a3"/>
            <w:spacing w:before="11"/>
          </w:pPr>
        </w:pPrChange>
      </w:pPr>
    </w:p>
    <w:p w:rsidR="002B38DF" w:rsidRPr="00F94CB9" w:rsidRDefault="00716360">
      <w:pPr>
        <w:ind w:left="170" w:right="170"/>
        <w:jc w:val="both"/>
        <w:rPr>
          <w:sz w:val="28"/>
          <w:szCs w:val="28"/>
          <w:lang w:val="fr-FR"/>
          <w:rPrChange w:id="8828" w:author="Peng Luqi" w:date="2019-10-13T14:50:00Z">
            <w:rPr>
              <w:lang w:val="fr-FR"/>
            </w:rPr>
          </w:rPrChange>
        </w:rPr>
        <w:pPrChange w:id="8829" w:author="Peng Luqi" w:date="2019-10-13T14:20:00Z">
          <w:pPr>
            <w:ind w:left="130" w:right="182"/>
            <w:jc w:val="both"/>
          </w:pPr>
        </w:pPrChange>
      </w:pPr>
      <w:r w:rsidRPr="00F94CB9">
        <w:rPr>
          <w:b/>
          <w:sz w:val="28"/>
          <w:szCs w:val="28"/>
          <w:lang w:val="fr-FR"/>
          <w:rPrChange w:id="8830" w:author="Peng Luqi" w:date="2019-10-13T14:50:00Z">
            <w:rPr>
              <w:b/>
              <w:lang w:val="fr-FR"/>
            </w:rPr>
          </w:rPrChange>
        </w:rPr>
        <w:t>Je trouve cela très puissant ! Tant que vous accordez une grande signification à l</w:t>
      </w:r>
      <w:del w:id="8831" w:author="Peng Luqi" w:date="2019-10-13T14:43:00Z">
        <w:r w:rsidRPr="00F94CB9" w:rsidDel="00EF666F">
          <w:rPr>
            <w:b/>
            <w:sz w:val="28"/>
            <w:szCs w:val="28"/>
            <w:lang w:val="fr-FR"/>
            <w:rPrChange w:id="8832" w:author="Peng Luqi" w:date="2019-10-13T14:50:00Z">
              <w:rPr>
                <w:b/>
                <w:lang w:val="fr-FR"/>
              </w:rPr>
            </w:rPrChange>
          </w:rPr>
          <w:delText>’</w:delText>
        </w:r>
      </w:del>
      <w:ins w:id="8833" w:author="Peng Luqi" w:date="2019-10-13T14:43:00Z">
        <w:r w:rsidR="00EF666F" w:rsidRPr="00F94CB9">
          <w:rPr>
            <w:b/>
            <w:sz w:val="28"/>
            <w:szCs w:val="28"/>
            <w:lang w:val="fr-FR"/>
            <w:rPrChange w:id="8834" w:author="Peng Luqi" w:date="2019-10-13T14:50:00Z">
              <w:rPr>
                <w:b/>
                <w:lang w:val="fr-FR"/>
              </w:rPr>
            </w:rPrChange>
          </w:rPr>
          <w:t>’</w:t>
        </w:r>
      </w:ins>
      <w:r w:rsidRPr="00F94CB9">
        <w:rPr>
          <w:b/>
          <w:sz w:val="28"/>
          <w:szCs w:val="28"/>
          <w:lang w:val="fr-FR"/>
          <w:rPrChange w:id="8835" w:author="Peng Luqi" w:date="2019-10-13T14:50:00Z">
            <w:rPr>
              <w:b/>
              <w:lang w:val="fr-FR"/>
            </w:rPr>
          </w:rPrChange>
        </w:rPr>
        <w:t>une de vos actions,</w:t>
      </w:r>
      <w:r w:rsidRPr="00F94CB9">
        <w:rPr>
          <w:b/>
          <w:spacing w:val="-5"/>
          <w:sz w:val="28"/>
          <w:szCs w:val="28"/>
          <w:lang w:val="fr-FR"/>
          <w:rPrChange w:id="8836" w:author="Peng Luqi" w:date="2019-10-13T14:50:00Z">
            <w:rPr>
              <w:b/>
              <w:spacing w:val="-5"/>
              <w:lang w:val="fr-FR"/>
            </w:rPr>
          </w:rPrChange>
        </w:rPr>
        <w:t xml:space="preserve"> </w:t>
      </w:r>
      <w:r w:rsidRPr="00F94CB9">
        <w:rPr>
          <w:b/>
          <w:sz w:val="28"/>
          <w:szCs w:val="28"/>
          <w:lang w:val="fr-FR"/>
          <w:rPrChange w:id="8837" w:author="Peng Luqi" w:date="2019-10-13T14:50:00Z">
            <w:rPr>
              <w:b/>
              <w:lang w:val="fr-FR"/>
            </w:rPr>
          </w:rPrChange>
        </w:rPr>
        <w:t>vous</w:t>
      </w:r>
      <w:r w:rsidRPr="00F94CB9">
        <w:rPr>
          <w:b/>
          <w:spacing w:val="-5"/>
          <w:sz w:val="28"/>
          <w:szCs w:val="28"/>
          <w:lang w:val="fr-FR"/>
          <w:rPrChange w:id="8838" w:author="Peng Luqi" w:date="2019-10-13T14:50:00Z">
            <w:rPr>
              <w:b/>
              <w:spacing w:val="-5"/>
              <w:lang w:val="fr-FR"/>
            </w:rPr>
          </w:rPrChange>
        </w:rPr>
        <w:t xml:space="preserve"> </w:t>
      </w:r>
      <w:r w:rsidRPr="00F94CB9">
        <w:rPr>
          <w:b/>
          <w:sz w:val="28"/>
          <w:szCs w:val="28"/>
          <w:lang w:val="fr-FR"/>
          <w:rPrChange w:id="8839" w:author="Peng Luqi" w:date="2019-10-13T14:50:00Z">
            <w:rPr>
              <w:b/>
              <w:lang w:val="fr-FR"/>
            </w:rPr>
          </w:rPrChange>
        </w:rPr>
        <w:t>semblez</w:t>
      </w:r>
      <w:r w:rsidRPr="00F94CB9">
        <w:rPr>
          <w:b/>
          <w:spacing w:val="-5"/>
          <w:sz w:val="28"/>
          <w:szCs w:val="28"/>
          <w:lang w:val="fr-FR"/>
          <w:rPrChange w:id="8840" w:author="Peng Luqi" w:date="2019-10-13T14:50:00Z">
            <w:rPr>
              <w:b/>
              <w:spacing w:val="-5"/>
              <w:lang w:val="fr-FR"/>
            </w:rPr>
          </w:rPrChange>
        </w:rPr>
        <w:t xml:space="preserve"> </w:t>
      </w:r>
      <w:r w:rsidRPr="00F94CB9">
        <w:rPr>
          <w:b/>
          <w:sz w:val="28"/>
          <w:szCs w:val="28"/>
          <w:lang w:val="fr-FR"/>
          <w:rPrChange w:id="8841" w:author="Peng Luqi" w:date="2019-10-13T14:50:00Z">
            <w:rPr>
              <w:b/>
              <w:lang w:val="fr-FR"/>
            </w:rPr>
          </w:rPrChange>
        </w:rPr>
        <w:t>changer</w:t>
      </w:r>
      <w:r w:rsidRPr="00F94CB9">
        <w:rPr>
          <w:b/>
          <w:spacing w:val="-4"/>
          <w:sz w:val="28"/>
          <w:szCs w:val="28"/>
          <w:lang w:val="fr-FR"/>
          <w:rPrChange w:id="8842" w:author="Peng Luqi" w:date="2019-10-13T14:50:00Z">
            <w:rPr>
              <w:b/>
              <w:spacing w:val="-4"/>
              <w:lang w:val="fr-FR"/>
            </w:rPr>
          </w:rPrChange>
        </w:rPr>
        <w:t xml:space="preserve"> </w:t>
      </w:r>
      <w:r w:rsidRPr="00F94CB9">
        <w:rPr>
          <w:b/>
          <w:sz w:val="28"/>
          <w:szCs w:val="28"/>
          <w:lang w:val="fr-FR"/>
          <w:rPrChange w:id="8843" w:author="Peng Luqi" w:date="2019-10-13T14:50:00Z">
            <w:rPr>
              <w:b/>
              <w:lang w:val="fr-FR"/>
            </w:rPr>
          </w:rPrChange>
        </w:rPr>
        <w:t>soudainement</w:t>
      </w:r>
      <w:r w:rsidRPr="00F94CB9">
        <w:rPr>
          <w:b/>
          <w:spacing w:val="-5"/>
          <w:sz w:val="28"/>
          <w:szCs w:val="28"/>
          <w:lang w:val="fr-FR"/>
          <w:rPrChange w:id="8844" w:author="Peng Luqi" w:date="2019-10-13T14:50:00Z">
            <w:rPr>
              <w:b/>
              <w:spacing w:val="-5"/>
              <w:lang w:val="fr-FR"/>
            </w:rPr>
          </w:rPrChange>
        </w:rPr>
        <w:t xml:space="preserve"> </w:t>
      </w:r>
      <w:r w:rsidRPr="00F94CB9">
        <w:rPr>
          <w:b/>
          <w:sz w:val="28"/>
          <w:szCs w:val="28"/>
          <w:lang w:val="fr-FR"/>
          <w:rPrChange w:id="8845" w:author="Peng Luqi" w:date="2019-10-13T14:50:00Z">
            <w:rPr>
              <w:b/>
              <w:lang w:val="fr-FR"/>
            </w:rPr>
          </w:rPrChange>
        </w:rPr>
        <w:t>en</w:t>
      </w:r>
      <w:r w:rsidRPr="00F94CB9">
        <w:rPr>
          <w:b/>
          <w:spacing w:val="-7"/>
          <w:sz w:val="28"/>
          <w:szCs w:val="28"/>
          <w:lang w:val="fr-FR"/>
          <w:rPrChange w:id="8846" w:author="Peng Luqi" w:date="2019-10-13T14:50:00Z">
            <w:rPr>
              <w:b/>
              <w:spacing w:val="-7"/>
              <w:lang w:val="fr-FR"/>
            </w:rPr>
          </w:rPrChange>
        </w:rPr>
        <w:t xml:space="preserve"> </w:t>
      </w:r>
      <w:r w:rsidRPr="00F94CB9">
        <w:rPr>
          <w:b/>
          <w:sz w:val="28"/>
          <w:szCs w:val="28"/>
          <w:lang w:val="fr-FR"/>
          <w:rPrChange w:id="8847" w:author="Peng Luqi" w:date="2019-10-13T14:50:00Z">
            <w:rPr>
              <w:b/>
              <w:lang w:val="fr-FR"/>
            </w:rPr>
          </w:rPrChange>
        </w:rPr>
        <w:t>une</w:t>
      </w:r>
      <w:r w:rsidRPr="00F94CB9">
        <w:rPr>
          <w:b/>
          <w:spacing w:val="-5"/>
          <w:sz w:val="28"/>
          <w:szCs w:val="28"/>
          <w:lang w:val="fr-FR"/>
          <w:rPrChange w:id="8848" w:author="Peng Luqi" w:date="2019-10-13T14:50:00Z">
            <w:rPr>
              <w:b/>
              <w:spacing w:val="-5"/>
              <w:lang w:val="fr-FR"/>
            </w:rPr>
          </w:rPrChange>
        </w:rPr>
        <w:t xml:space="preserve"> </w:t>
      </w:r>
      <w:r w:rsidRPr="00F94CB9">
        <w:rPr>
          <w:b/>
          <w:sz w:val="28"/>
          <w:szCs w:val="28"/>
          <w:lang w:val="fr-FR"/>
          <w:rPrChange w:id="8849" w:author="Peng Luqi" w:date="2019-10-13T14:50:00Z">
            <w:rPr>
              <w:b/>
              <w:lang w:val="fr-FR"/>
            </w:rPr>
          </w:rPrChange>
        </w:rPr>
        <w:t>tout</w:t>
      </w:r>
      <w:r w:rsidRPr="00F94CB9">
        <w:rPr>
          <w:b/>
          <w:spacing w:val="-4"/>
          <w:sz w:val="28"/>
          <w:szCs w:val="28"/>
          <w:lang w:val="fr-FR"/>
          <w:rPrChange w:id="8850" w:author="Peng Luqi" w:date="2019-10-13T14:50:00Z">
            <w:rPr>
              <w:b/>
              <w:spacing w:val="-4"/>
              <w:lang w:val="fr-FR"/>
            </w:rPr>
          </w:rPrChange>
        </w:rPr>
        <w:t xml:space="preserve"> </w:t>
      </w:r>
      <w:r w:rsidRPr="00F94CB9">
        <w:rPr>
          <w:b/>
          <w:sz w:val="28"/>
          <w:szCs w:val="28"/>
          <w:lang w:val="fr-FR"/>
          <w:rPrChange w:id="8851" w:author="Peng Luqi" w:date="2019-10-13T14:50:00Z">
            <w:rPr>
              <w:b/>
              <w:lang w:val="fr-FR"/>
            </w:rPr>
          </w:rPrChange>
        </w:rPr>
        <w:t>autre</w:t>
      </w:r>
      <w:r w:rsidRPr="00F94CB9">
        <w:rPr>
          <w:b/>
          <w:spacing w:val="-5"/>
          <w:sz w:val="28"/>
          <w:szCs w:val="28"/>
          <w:lang w:val="fr-FR"/>
          <w:rPrChange w:id="8852" w:author="Peng Luqi" w:date="2019-10-13T14:50:00Z">
            <w:rPr>
              <w:b/>
              <w:spacing w:val="-5"/>
              <w:lang w:val="fr-FR"/>
            </w:rPr>
          </w:rPrChange>
        </w:rPr>
        <w:t xml:space="preserve"> </w:t>
      </w:r>
      <w:r w:rsidRPr="00F94CB9">
        <w:rPr>
          <w:b/>
          <w:sz w:val="28"/>
          <w:szCs w:val="28"/>
          <w:lang w:val="fr-FR"/>
          <w:rPrChange w:id="8853" w:author="Peng Luqi" w:date="2019-10-13T14:50:00Z">
            <w:rPr>
              <w:b/>
              <w:lang w:val="fr-FR"/>
            </w:rPr>
          </w:rPrChange>
        </w:rPr>
        <w:t>personne.</w:t>
      </w:r>
      <w:r w:rsidRPr="00F94CB9">
        <w:rPr>
          <w:b/>
          <w:spacing w:val="-5"/>
          <w:sz w:val="28"/>
          <w:szCs w:val="28"/>
          <w:lang w:val="fr-FR"/>
          <w:rPrChange w:id="8854" w:author="Peng Luqi" w:date="2019-10-13T14:50:00Z">
            <w:rPr>
              <w:b/>
              <w:spacing w:val="-5"/>
              <w:lang w:val="fr-FR"/>
            </w:rPr>
          </w:rPrChange>
        </w:rPr>
        <w:t xml:space="preserve"> </w:t>
      </w:r>
      <w:r w:rsidRPr="00F94CB9">
        <w:rPr>
          <w:sz w:val="28"/>
          <w:szCs w:val="28"/>
          <w:lang w:val="fr-FR"/>
          <w:rPrChange w:id="8855" w:author="Peng Luqi" w:date="2019-10-13T14:50:00Z">
            <w:rPr>
              <w:lang w:val="fr-FR"/>
            </w:rPr>
          </w:rPrChange>
        </w:rPr>
        <w:t>Lorsque</w:t>
      </w:r>
      <w:r w:rsidRPr="00F94CB9">
        <w:rPr>
          <w:spacing w:val="-5"/>
          <w:sz w:val="28"/>
          <w:szCs w:val="28"/>
          <w:lang w:val="fr-FR"/>
          <w:rPrChange w:id="8856" w:author="Peng Luqi" w:date="2019-10-13T14:50:00Z">
            <w:rPr>
              <w:spacing w:val="-5"/>
              <w:lang w:val="fr-FR"/>
            </w:rPr>
          </w:rPrChange>
        </w:rPr>
        <w:t xml:space="preserve"> </w:t>
      </w:r>
      <w:r w:rsidRPr="00F94CB9">
        <w:rPr>
          <w:sz w:val="28"/>
          <w:szCs w:val="28"/>
          <w:lang w:val="fr-FR"/>
          <w:rPrChange w:id="8857" w:author="Peng Luqi" w:date="2019-10-13T14:50:00Z">
            <w:rPr>
              <w:lang w:val="fr-FR"/>
            </w:rPr>
          </w:rPrChange>
        </w:rPr>
        <w:t>vous</w:t>
      </w:r>
      <w:r w:rsidRPr="00F94CB9">
        <w:rPr>
          <w:spacing w:val="-4"/>
          <w:sz w:val="28"/>
          <w:szCs w:val="28"/>
          <w:lang w:val="fr-FR"/>
          <w:rPrChange w:id="8858" w:author="Peng Luqi" w:date="2019-10-13T14:50:00Z">
            <w:rPr>
              <w:spacing w:val="-4"/>
              <w:lang w:val="fr-FR"/>
            </w:rPr>
          </w:rPrChange>
        </w:rPr>
        <w:t xml:space="preserve"> </w:t>
      </w:r>
      <w:r w:rsidRPr="00F94CB9">
        <w:rPr>
          <w:sz w:val="28"/>
          <w:szCs w:val="28"/>
          <w:lang w:val="fr-FR"/>
          <w:rPrChange w:id="8859" w:author="Peng Luqi" w:date="2019-10-13T14:50:00Z">
            <w:rPr>
              <w:lang w:val="fr-FR"/>
            </w:rPr>
          </w:rPrChange>
        </w:rPr>
        <w:t>faites</w:t>
      </w:r>
      <w:r w:rsidRPr="00F94CB9">
        <w:rPr>
          <w:spacing w:val="-5"/>
          <w:sz w:val="28"/>
          <w:szCs w:val="28"/>
          <w:lang w:val="fr-FR"/>
          <w:rPrChange w:id="8860" w:author="Peng Luqi" w:date="2019-10-13T14:50:00Z">
            <w:rPr>
              <w:spacing w:val="-5"/>
              <w:lang w:val="fr-FR"/>
            </w:rPr>
          </w:rPrChange>
        </w:rPr>
        <w:t xml:space="preserve"> </w:t>
      </w:r>
      <w:r w:rsidRPr="00F94CB9">
        <w:rPr>
          <w:sz w:val="28"/>
          <w:szCs w:val="28"/>
          <w:lang w:val="fr-FR"/>
          <w:rPrChange w:id="8861" w:author="Peng Luqi" w:date="2019-10-13T14:50:00Z">
            <w:rPr>
              <w:lang w:val="fr-FR"/>
            </w:rPr>
          </w:rPrChange>
        </w:rPr>
        <w:t>cela, vous</w:t>
      </w:r>
      <w:r w:rsidRPr="00F94CB9">
        <w:rPr>
          <w:spacing w:val="-12"/>
          <w:sz w:val="28"/>
          <w:szCs w:val="28"/>
          <w:lang w:val="fr-FR"/>
          <w:rPrChange w:id="8862" w:author="Peng Luqi" w:date="2019-10-13T14:50:00Z">
            <w:rPr>
              <w:spacing w:val="-12"/>
              <w:lang w:val="fr-FR"/>
            </w:rPr>
          </w:rPrChange>
        </w:rPr>
        <w:t xml:space="preserve"> </w:t>
      </w:r>
      <w:r w:rsidRPr="00F94CB9">
        <w:rPr>
          <w:sz w:val="28"/>
          <w:szCs w:val="28"/>
          <w:lang w:val="fr-FR"/>
          <w:rPrChange w:id="8863" w:author="Peng Luqi" w:date="2019-10-13T14:50:00Z">
            <w:rPr>
              <w:lang w:val="fr-FR"/>
            </w:rPr>
          </w:rPrChange>
        </w:rPr>
        <w:t>n</w:t>
      </w:r>
      <w:del w:id="8864" w:author="Peng Luqi" w:date="2019-10-13T14:43:00Z">
        <w:r w:rsidRPr="00F94CB9" w:rsidDel="00EF666F">
          <w:rPr>
            <w:sz w:val="28"/>
            <w:szCs w:val="28"/>
            <w:lang w:val="fr-FR"/>
            <w:rPrChange w:id="8865" w:author="Peng Luqi" w:date="2019-10-13T14:50:00Z">
              <w:rPr>
                <w:lang w:val="fr-FR"/>
              </w:rPr>
            </w:rPrChange>
          </w:rPr>
          <w:delText>’</w:delText>
        </w:r>
      </w:del>
      <w:ins w:id="8866" w:author="Peng Luqi" w:date="2019-10-13T14:43:00Z">
        <w:r w:rsidR="00EF666F" w:rsidRPr="00F94CB9">
          <w:rPr>
            <w:sz w:val="28"/>
            <w:szCs w:val="28"/>
            <w:lang w:val="fr-FR"/>
            <w:rPrChange w:id="8867" w:author="Peng Luqi" w:date="2019-10-13T14:50:00Z">
              <w:rPr>
                <w:lang w:val="fr-FR"/>
              </w:rPr>
            </w:rPrChange>
          </w:rPr>
          <w:t>’</w:t>
        </w:r>
      </w:ins>
      <w:r w:rsidRPr="00F94CB9">
        <w:rPr>
          <w:sz w:val="28"/>
          <w:szCs w:val="28"/>
          <w:lang w:val="fr-FR"/>
          <w:rPrChange w:id="8868" w:author="Peng Luqi" w:date="2019-10-13T14:50:00Z">
            <w:rPr>
              <w:lang w:val="fr-FR"/>
            </w:rPr>
          </w:rPrChange>
        </w:rPr>
        <w:t>avez</w:t>
      </w:r>
      <w:r w:rsidRPr="00F94CB9">
        <w:rPr>
          <w:spacing w:val="-12"/>
          <w:sz w:val="28"/>
          <w:szCs w:val="28"/>
          <w:lang w:val="fr-FR"/>
          <w:rPrChange w:id="8869" w:author="Peng Luqi" w:date="2019-10-13T14:50:00Z">
            <w:rPr>
              <w:spacing w:val="-12"/>
              <w:lang w:val="fr-FR"/>
            </w:rPr>
          </w:rPrChange>
        </w:rPr>
        <w:t xml:space="preserve"> </w:t>
      </w:r>
      <w:r w:rsidRPr="00F94CB9">
        <w:rPr>
          <w:sz w:val="28"/>
          <w:szCs w:val="28"/>
          <w:lang w:val="fr-FR"/>
          <w:rPrChange w:id="8870" w:author="Peng Luqi" w:date="2019-10-13T14:50:00Z">
            <w:rPr>
              <w:lang w:val="fr-FR"/>
            </w:rPr>
          </w:rPrChange>
        </w:rPr>
        <w:t>pas</w:t>
      </w:r>
      <w:r w:rsidRPr="00F94CB9">
        <w:rPr>
          <w:spacing w:val="-11"/>
          <w:sz w:val="28"/>
          <w:szCs w:val="28"/>
          <w:lang w:val="fr-FR"/>
          <w:rPrChange w:id="8871" w:author="Peng Luqi" w:date="2019-10-13T14:50:00Z">
            <w:rPr>
              <w:spacing w:val="-11"/>
              <w:lang w:val="fr-FR"/>
            </w:rPr>
          </w:rPrChange>
        </w:rPr>
        <w:t xml:space="preserve"> </w:t>
      </w:r>
      <w:r w:rsidRPr="00F94CB9">
        <w:rPr>
          <w:sz w:val="28"/>
          <w:szCs w:val="28"/>
          <w:lang w:val="fr-FR"/>
          <w:rPrChange w:id="8872" w:author="Peng Luqi" w:date="2019-10-13T14:50:00Z">
            <w:rPr>
              <w:lang w:val="fr-FR"/>
            </w:rPr>
          </w:rPrChange>
        </w:rPr>
        <w:t>à</w:t>
      </w:r>
      <w:r w:rsidRPr="00F94CB9">
        <w:rPr>
          <w:spacing w:val="-12"/>
          <w:sz w:val="28"/>
          <w:szCs w:val="28"/>
          <w:lang w:val="fr-FR"/>
          <w:rPrChange w:id="8873" w:author="Peng Luqi" w:date="2019-10-13T14:50:00Z">
            <w:rPr>
              <w:spacing w:val="-12"/>
              <w:lang w:val="fr-FR"/>
            </w:rPr>
          </w:rPrChange>
        </w:rPr>
        <w:t xml:space="preserve"> </w:t>
      </w:r>
      <w:r w:rsidRPr="00F94CB9">
        <w:rPr>
          <w:sz w:val="28"/>
          <w:szCs w:val="28"/>
          <w:lang w:val="fr-FR"/>
          <w:rPrChange w:id="8874" w:author="Peng Luqi" w:date="2019-10-13T14:50:00Z">
            <w:rPr>
              <w:lang w:val="fr-FR"/>
            </w:rPr>
          </w:rPrChange>
        </w:rPr>
        <w:t>insister,</w:t>
      </w:r>
      <w:r w:rsidRPr="00F94CB9">
        <w:rPr>
          <w:spacing w:val="-11"/>
          <w:sz w:val="28"/>
          <w:szCs w:val="28"/>
          <w:lang w:val="fr-FR"/>
          <w:rPrChange w:id="8875" w:author="Peng Luqi" w:date="2019-10-13T14:50:00Z">
            <w:rPr>
              <w:spacing w:val="-11"/>
              <w:lang w:val="fr-FR"/>
            </w:rPr>
          </w:rPrChange>
        </w:rPr>
        <w:t xml:space="preserve"> </w:t>
      </w:r>
      <w:r w:rsidRPr="00F94CB9">
        <w:rPr>
          <w:sz w:val="28"/>
          <w:szCs w:val="28"/>
          <w:lang w:val="fr-FR"/>
          <w:rPrChange w:id="8876" w:author="Peng Luqi" w:date="2019-10-13T14:50:00Z">
            <w:rPr>
              <w:lang w:val="fr-FR"/>
            </w:rPr>
          </w:rPrChange>
        </w:rPr>
        <w:t>vous</w:t>
      </w:r>
      <w:r w:rsidRPr="00F94CB9">
        <w:rPr>
          <w:spacing w:val="-12"/>
          <w:sz w:val="28"/>
          <w:szCs w:val="28"/>
          <w:lang w:val="fr-FR"/>
          <w:rPrChange w:id="8877" w:author="Peng Luqi" w:date="2019-10-13T14:50:00Z">
            <w:rPr>
              <w:spacing w:val="-12"/>
              <w:lang w:val="fr-FR"/>
            </w:rPr>
          </w:rPrChange>
        </w:rPr>
        <w:t xml:space="preserve"> </w:t>
      </w:r>
      <w:r w:rsidRPr="00F94CB9">
        <w:rPr>
          <w:sz w:val="28"/>
          <w:szCs w:val="28"/>
          <w:lang w:val="fr-FR"/>
          <w:rPrChange w:id="8878" w:author="Peng Luqi" w:date="2019-10-13T14:50:00Z">
            <w:rPr>
              <w:lang w:val="fr-FR"/>
            </w:rPr>
          </w:rPrChange>
        </w:rPr>
        <w:t>n</w:t>
      </w:r>
      <w:del w:id="8879" w:author="Peng Luqi" w:date="2019-10-13T14:43:00Z">
        <w:r w:rsidRPr="00F94CB9" w:rsidDel="00EF666F">
          <w:rPr>
            <w:sz w:val="28"/>
            <w:szCs w:val="28"/>
            <w:lang w:val="fr-FR"/>
            <w:rPrChange w:id="8880" w:author="Peng Luqi" w:date="2019-10-13T14:50:00Z">
              <w:rPr>
                <w:lang w:val="fr-FR"/>
              </w:rPr>
            </w:rPrChange>
          </w:rPr>
          <w:delText>’</w:delText>
        </w:r>
      </w:del>
      <w:ins w:id="8881" w:author="Peng Luqi" w:date="2019-10-13T14:43:00Z">
        <w:r w:rsidR="00EF666F" w:rsidRPr="00F94CB9">
          <w:rPr>
            <w:sz w:val="28"/>
            <w:szCs w:val="28"/>
            <w:lang w:val="fr-FR"/>
            <w:rPrChange w:id="8882" w:author="Peng Luqi" w:date="2019-10-13T14:50:00Z">
              <w:rPr>
                <w:lang w:val="fr-FR"/>
              </w:rPr>
            </w:rPrChange>
          </w:rPr>
          <w:t>’</w:t>
        </w:r>
      </w:ins>
      <w:r w:rsidRPr="00F94CB9">
        <w:rPr>
          <w:sz w:val="28"/>
          <w:szCs w:val="28"/>
          <w:lang w:val="fr-FR"/>
          <w:rPrChange w:id="8883" w:author="Peng Luqi" w:date="2019-10-13T14:50:00Z">
            <w:rPr>
              <w:lang w:val="fr-FR"/>
            </w:rPr>
          </w:rPrChange>
        </w:rPr>
        <w:t>avez</w:t>
      </w:r>
      <w:r w:rsidRPr="00F94CB9">
        <w:rPr>
          <w:spacing w:val="-11"/>
          <w:sz w:val="28"/>
          <w:szCs w:val="28"/>
          <w:lang w:val="fr-FR"/>
          <w:rPrChange w:id="8884" w:author="Peng Luqi" w:date="2019-10-13T14:50:00Z">
            <w:rPr>
              <w:spacing w:val="-11"/>
              <w:lang w:val="fr-FR"/>
            </w:rPr>
          </w:rPrChange>
        </w:rPr>
        <w:t xml:space="preserve"> </w:t>
      </w:r>
      <w:r w:rsidRPr="00F94CB9">
        <w:rPr>
          <w:sz w:val="28"/>
          <w:szCs w:val="28"/>
          <w:lang w:val="fr-FR"/>
          <w:rPrChange w:id="8885" w:author="Peng Luqi" w:date="2019-10-13T14:50:00Z">
            <w:rPr>
              <w:lang w:val="fr-FR"/>
            </w:rPr>
          </w:rPrChange>
        </w:rPr>
        <w:t>pas</w:t>
      </w:r>
      <w:r w:rsidRPr="00F94CB9">
        <w:rPr>
          <w:spacing w:val="-12"/>
          <w:sz w:val="28"/>
          <w:szCs w:val="28"/>
          <w:lang w:val="fr-FR"/>
          <w:rPrChange w:id="8886" w:author="Peng Luqi" w:date="2019-10-13T14:50:00Z">
            <w:rPr>
              <w:spacing w:val="-12"/>
              <w:lang w:val="fr-FR"/>
            </w:rPr>
          </w:rPrChange>
        </w:rPr>
        <w:t xml:space="preserve"> </w:t>
      </w:r>
      <w:r w:rsidRPr="00F94CB9">
        <w:rPr>
          <w:sz w:val="28"/>
          <w:szCs w:val="28"/>
          <w:lang w:val="fr-FR"/>
          <w:rPrChange w:id="8887" w:author="Peng Luqi" w:date="2019-10-13T14:50:00Z">
            <w:rPr>
              <w:lang w:val="fr-FR"/>
            </w:rPr>
          </w:rPrChange>
        </w:rPr>
        <w:t>besoin</w:t>
      </w:r>
      <w:r w:rsidRPr="00F94CB9">
        <w:rPr>
          <w:spacing w:val="-12"/>
          <w:sz w:val="28"/>
          <w:szCs w:val="28"/>
          <w:lang w:val="fr-FR"/>
          <w:rPrChange w:id="8888" w:author="Peng Luqi" w:date="2019-10-13T14:50:00Z">
            <w:rPr>
              <w:spacing w:val="-12"/>
              <w:lang w:val="fr-FR"/>
            </w:rPr>
          </w:rPrChange>
        </w:rPr>
        <w:t xml:space="preserve"> </w:t>
      </w:r>
      <w:r w:rsidRPr="00F94CB9">
        <w:rPr>
          <w:sz w:val="28"/>
          <w:szCs w:val="28"/>
          <w:lang w:val="fr-FR"/>
          <w:rPrChange w:id="8889" w:author="Peng Luqi" w:date="2019-10-13T14:50:00Z">
            <w:rPr>
              <w:lang w:val="fr-FR"/>
            </w:rPr>
          </w:rPrChange>
        </w:rPr>
        <w:t>d</w:t>
      </w:r>
      <w:del w:id="8890" w:author="Peng Luqi" w:date="2019-10-13T14:43:00Z">
        <w:r w:rsidRPr="00F94CB9" w:rsidDel="00EF666F">
          <w:rPr>
            <w:sz w:val="28"/>
            <w:szCs w:val="28"/>
            <w:lang w:val="fr-FR"/>
            <w:rPrChange w:id="8891" w:author="Peng Luqi" w:date="2019-10-13T14:50:00Z">
              <w:rPr>
                <w:lang w:val="fr-FR"/>
              </w:rPr>
            </w:rPrChange>
          </w:rPr>
          <w:delText>’</w:delText>
        </w:r>
      </w:del>
      <w:ins w:id="8892" w:author="Peng Luqi" w:date="2019-10-13T14:43:00Z">
        <w:r w:rsidR="00EF666F" w:rsidRPr="00F94CB9">
          <w:rPr>
            <w:sz w:val="28"/>
            <w:szCs w:val="28"/>
            <w:lang w:val="fr-FR"/>
            <w:rPrChange w:id="8893" w:author="Peng Luqi" w:date="2019-10-13T14:50:00Z">
              <w:rPr>
                <w:lang w:val="fr-FR"/>
              </w:rPr>
            </w:rPrChange>
          </w:rPr>
          <w:t>’</w:t>
        </w:r>
      </w:ins>
      <w:r w:rsidRPr="00F94CB9">
        <w:rPr>
          <w:sz w:val="28"/>
          <w:szCs w:val="28"/>
          <w:lang w:val="fr-FR"/>
          <w:rPrChange w:id="8894" w:author="Peng Luqi" w:date="2019-10-13T14:50:00Z">
            <w:rPr>
              <w:lang w:val="fr-FR"/>
            </w:rPr>
          </w:rPrChange>
        </w:rPr>
        <w:t>être</w:t>
      </w:r>
      <w:r w:rsidRPr="00F94CB9">
        <w:rPr>
          <w:spacing w:val="-11"/>
          <w:sz w:val="28"/>
          <w:szCs w:val="28"/>
          <w:lang w:val="fr-FR"/>
          <w:rPrChange w:id="8895" w:author="Peng Luqi" w:date="2019-10-13T14:50:00Z">
            <w:rPr>
              <w:spacing w:val="-11"/>
              <w:lang w:val="fr-FR"/>
            </w:rPr>
          </w:rPrChange>
        </w:rPr>
        <w:t xml:space="preserve"> </w:t>
      </w:r>
      <w:r w:rsidRPr="00F94CB9">
        <w:rPr>
          <w:sz w:val="28"/>
          <w:szCs w:val="28"/>
          <w:lang w:val="fr-FR"/>
          <w:rPrChange w:id="8896" w:author="Peng Luqi" w:date="2019-10-13T14:50:00Z">
            <w:rPr>
              <w:lang w:val="fr-FR"/>
            </w:rPr>
          </w:rPrChange>
        </w:rPr>
        <w:t>encouragé,</w:t>
      </w:r>
      <w:r w:rsidRPr="00F94CB9">
        <w:rPr>
          <w:spacing w:val="-12"/>
          <w:sz w:val="28"/>
          <w:szCs w:val="28"/>
          <w:lang w:val="fr-FR"/>
          <w:rPrChange w:id="8897" w:author="Peng Luqi" w:date="2019-10-13T14:50:00Z">
            <w:rPr>
              <w:spacing w:val="-12"/>
              <w:lang w:val="fr-FR"/>
            </w:rPr>
          </w:rPrChange>
        </w:rPr>
        <w:t xml:space="preserve"> </w:t>
      </w:r>
      <w:r w:rsidRPr="00F94CB9">
        <w:rPr>
          <w:sz w:val="28"/>
          <w:szCs w:val="28"/>
          <w:lang w:val="fr-FR"/>
          <w:rPrChange w:id="8898" w:author="Peng Luqi" w:date="2019-10-13T14:50:00Z">
            <w:rPr>
              <w:lang w:val="fr-FR"/>
            </w:rPr>
          </w:rPrChange>
        </w:rPr>
        <w:t>vous</w:t>
      </w:r>
      <w:r w:rsidRPr="00F94CB9">
        <w:rPr>
          <w:spacing w:val="-11"/>
          <w:sz w:val="28"/>
          <w:szCs w:val="28"/>
          <w:lang w:val="fr-FR"/>
          <w:rPrChange w:id="8899" w:author="Peng Luqi" w:date="2019-10-13T14:50:00Z">
            <w:rPr>
              <w:spacing w:val="-11"/>
              <w:lang w:val="fr-FR"/>
            </w:rPr>
          </w:rPrChange>
        </w:rPr>
        <w:t xml:space="preserve"> </w:t>
      </w:r>
      <w:r w:rsidRPr="00F94CB9">
        <w:rPr>
          <w:sz w:val="28"/>
          <w:szCs w:val="28"/>
          <w:lang w:val="fr-FR"/>
          <w:rPrChange w:id="8900" w:author="Peng Luqi" w:date="2019-10-13T14:50:00Z">
            <w:rPr>
              <w:lang w:val="fr-FR"/>
            </w:rPr>
          </w:rPrChange>
        </w:rPr>
        <w:t>ne</w:t>
      </w:r>
      <w:r w:rsidRPr="00F94CB9">
        <w:rPr>
          <w:spacing w:val="-12"/>
          <w:sz w:val="28"/>
          <w:szCs w:val="28"/>
          <w:lang w:val="fr-FR"/>
          <w:rPrChange w:id="8901" w:author="Peng Luqi" w:date="2019-10-13T14:50:00Z">
            <w:rPr>
              <w:spacing w:val="-12"/>
              <w:lang w:val="fr-FR"/>
            </w:rPr>
          </w:rPrChange>
        </w:rPr>
        <w:t xml:space="preserve"> </w:t>
      </w:r>
      <w:r w:rsidRPr="00F94CB9">
        <w:rPr>
          <w:sz w:val="28"/>
          <w:szCs w:val="28"/>
          <w:lang w:val="fr-FR"/>
          <w:rPrChange w:id="8902" w:author="Peng Luqi" w:date="2019-10-13T14:50:00Z">
            <w:rPr>
              <w:lang w:val="fr-FR"/>
            </w:rPr>
          </w:rPrChange>
        </w:rPr>
        <w:t>craignez</w:t>
      </w:r>
      <w:r w:rsidRPr="00F94CB9">
        <w:rPr>
          <w:spacing w:val="-11"/>
          <w:sz w:val="28"/>
          <w:szCs w:val="28"/>
          <w:lang w:val="fr-FR"/>
          <w:rPrChange w:id="8903" w:author="Peng Luqi" w:date="2019-10-13T14:50:00Z">
            <w:rPr>
              <w:spacing w:val="-11"/>
              <w:lang w:val="fr-FR"/>
            </w:rPr>
          </w:rPrChange>
        </w:rPr>
        <w:t xml:space="preserve"> </w:t>
      </w:r>
      <w:r w:rsidRPr="00F94CB9">
        <w:rPr>
          <w:sz w:val="28"/>
          <w:szCs w:val="28"/>
          <w:lang w:val="fr-FR"/>
          <w:rPrChange w:id="8904" w:author="Peng Luqi" w:date="2019-10-13T14:50:00Z">
            <w:rPr>
              <w:lang w:val="fr-FR"/>
            </w:rPr>
          </w:rPrChange>
        </w:rPr>
        <w:t>pas</w:t>
      </w:r>
      <w:r w:rsidRPr="00F94CB9">
        <w:rPr>
          <w:spacing w:val="-12"/>
          <w:sz w:val="28"/>
          <w:szCs w:val="28"/>
          <w:lang w:val="fr-FR"/>
          <w:rPrChange w:id="8905" w:author="Peng Luqi" w:date="2019-10-13T14:50:00Z">
            <w:rPr>
              <w:spacing w:val="-12"/>
              <w:lang w:val="fr-FR"/>
            </w:rPr>
          </w:rPrChange>
        </w:rPr>
        <w:t xml:space="preserve"> </w:t>
      </w:r>
      <w:r w:rsidRPr="00F94CB9">
        <w:rPr>
          <w:sz w:val="28"/>
          <w:szCs w:val="28"/>
          <w:lang w:val="fr-FR"/>
          <w:rPrChange w:id="8906" w:author="Peng Luqi" w:date="2019-10-13T14:50:00Z">
            <w:rPr>
              <w:lang w:val="fr-FR"/>
            </w:rPr>
          </w:rPrChange>
        </w:rPr>
        <w:t>les</w:t>
      </w:r>
      <w:r w:rsidRPr="00F94CB9">
        <w:rPr>
          <w:spacing w:val="-11"/>
          <w:sz w:val="28"/>
          <w:szCs w:val="28"/>
          <w:lang w:val="fr-FR"/>
          <w:rPrChange w:id="8907" w:author="Peng Luqi" w:date="2019-10-13T14:50:00Z">
            <w:rPr>
              <w:spacing w:val="-11"/>
              <w:lang w:val="fr-FR"/>
            </w:rPr>
          </w:rPrChange>
        </w:rPr>
        <w:t xml:space="preserve"> </w:t>
      </w:r>
      <w:r w:rsidRPr="00F94CB9">
        <w:rPr>
          <w:sz w:val="28"/>
          <w:szCs w:val="28"/>
          <w:lang w:val="fr-FR"/>
          <w:rPrChange w:id="8908" w:author="Peng Luqi" w:date="2019-10-13T14:50:00Z">
            <w:rPr>
              <w:lang w:val="fr-FR"/>
            </w:rPr>
          </w:rPrChange>
        </w:rPr>
        <w:t>difficultés, vous</w:t>
      </w:r>
      <w:r w:rsidRPr="00F94CB9">
        <w:rPr>
          <w:spacing w:val="-11"/>
          <w:sz w:val="28"/>
          <w:szCs w:val="28"/>
          <w:lang w:val="fr-FR"/>
          <w:rPrChange w:id="8909" w:author="Peng Luqi" w:date="2019-10-13T14:50:00Z">
            <w:rPr>
              <w:spacing w:val="-11"/>
              <w:lang w:val="fr-FR"/>
            </w:rPr>
          </w:rPrChange>
        </w:rPr>
        <w:t xml:space="preserve"> </w:t>
      </w:r>
      <w:r w:rsidRPr="00F94CB9">
        <w:rPr>
          <w:sz w:val="28"/>
          <w:szCs w:val="28"/>
          <w:lang w:val="fr-FR"/>
          <w:rPrChange w:id="8910" w:author="Peng Luqi" w:date="2019-10-13T14:50:00Z">
            <w:rPr>
              <w:lang w:val="fr-FR"/>
            </w:rPr>
          </w:rPrChange>
        </w:rPr>
        <w:t>ne</w:t>
      </w:r>
      <w:r w:rsidRPr="00F94CB9">
        <w:rPr>
          <w:spacing w:val="-10"/>
          <w:sz w:val="28"/>
          <w:szCs w:val="28"/>
          <w:lang w:val="fr-FR"/>
          <w:rPrChange w:id="8911" w:author="Peng Luqi" w:date="2019-10-13T14:50:00Z">
            <w:rPr>
              <w:spacing w:val="-10"/>
              <w:lang w:val="fr-FR"/>
            </w:rPr>
          </w:rPrChange>
        </w:rPr>
        <w:t xml:space="preserve"> </w:t>
      </w:r>
      <w:r w:rsidRPr="00F94CB9">
        <w:rPr>
          <w:sz w:val="28"/>
          <w:szCs w:val="28"/>
          <w:lang w:val="fr-FR"/>
          <w:rPrChange w:id="8912" w:author="Peng Luqi" w:date="2019-10-13T14:50:00Z">
            <w:rPr>
              <w:lang w:val="fr-FR"/>
            </w:rPr>
          </w:rPrChange>
        </w:rPr>
        <w:t>vous</w:t>
      </w:r>
      <w:r w:rsidRPr="00F94CB9">
        <w:rPr>
          <w:spacing w:val="-10"/>
          <w:sz w:val="28"/>
          <w:szCs w:val="28"/>
          <w:lang w:val="fr-FR"/>
          <w:rPrChange w:id="8913" w:author="Peng Luqi" w:date="2019-10-13T14:50:00Z">
            <w:rPr>
              <w:spacing w:val="-10"/>
              <w:lang w:val="fr-FR"/>
            </w:rPr>
          </w:rPrChange>
        </w:rPr>
        <w:t xml:space="preserve"> </w:t>
      </w:r>
      <w:r w:rsidRPr="00F94CB9">
        <w:rPr>
          <w:sz w:val="28"/>
          <w:szCs w:val="28"/>
          <w:lang w:val="fr-FR"/>
          <w:rPrChange w:id="8914" w:author="Peng Luqi" w:date="2019-10-13T14:50:00Z">
            <w:rPr>
              <w:lang w:val="fr-FR"/>
            </w:rPr>
          </w:rPrChange>
        </w:rPr>
        <w:t>inquiétez</w:t>
      </w:r>
      <w:r w:rsidRPr="00F94CB9">
        <w:rPr>
          <w:spacing w:val="-10"/>
          <w:sz w:val="28"/>
          <w:szCs w:val="28"/>
          <w:lang w:val="fr-FR"/>
          <w:rPrChange w:id="8915" w:author="Peng Luqi" w:date="2019-10-13T14:50:00Z">
            <w:rPr>
              <w:spacing w:val="-10"/>
              <w:lang w:val="fr-FR"/>
            </w:rPr>
          </w:rPrChange>
        </w:rPr>
        <w:t xml:space="preserve"> </w:t>
      </w:r>
      <w:r w:rsidRPr="00F94CB9">
        <w:rPr>
          <w:sz w:val="28"/>
          <w:szCs w:val="28"/>
          <w:lang w:val="fr-FR"/>
          <w:rPrChange w:id="8916" w:author="Peng Luqi" w:date="2019-10-13T14:50:00Z">
            <w:rPr>
              <w:lang w:val="fr-FR"/>
            </w:rPr>
          </w:rPrChange>
        </w:rPr>
        <w:t>pas</w:t>
      </w:r>
      <w:r w:rsidRPr="00F94CB9">
        <w:rPr>
          <w:spacing w:val="-10"/>
          <w:sz w:val="28"/>
          <w:szCs w:val="28"/>
          <w:lang w:val="fr-FR"/>
          <w:rPrChange w:id="8917" w:author="Peng Luqi" w:date="2019-10-13T14:50:00Z">
            <w:rPr>
              <w:spacing w:val="-10"/>
              <w:lang w:val="fr-FR"/>
            </w:rPr>
          </w:rPrChange>
        </w:rPr>
        <w:t xml:space="preserve"> </w:t>
      </w:r>
      <w:r w:rsidRPr="00F94CB9">
        <w:rPr>
          <w:sz w:val="28"/>
          <w:szCs w:val="28"/>
          <w:lang w:val="fr-FR"/>
          <w:rPrChange w:id="8918" w:author="Peng Luqi" w:date="2019-10-13T14:50:00Z">
            <w:rPr>
              <w:lang w:val="fr-FR"/>
            </w:rPr>
          </w:rPrChange>
        </w:rPr>
        <w:t>que</w:t>
      </w:r>
      <w:r w:rsidRPr="00F94CB9">
        <w:rPr>
          <w:spacing w:val="-10"/>
          <w:sz w:val="28"/>
          <w:szCs w:val="28"/>
          <w:lang w:val="fr-FR"/>
          <w:rPrChange w:id="8919" w:author="Peng Luqi" w:date="2019-10-13T14:50:00Z">
            <w:rPr>
              <w:spacing w:val="-10"/>
              <w:lang w:val="fr-FR"/>
            </w:rPr>
          </w:rPrChange>
        </w:rPr>
        <w:t xml:space="preserve"> </w:t>
      </w:r>
      <w:r w:rsidRPr="00F94CB9">
        <w:rPr>
          <w:sz w:val="28"/>
          <w:szCs w:val="28"/>
          <w:lang w:val="fr-FR"/>
          <w:rPrChange w:id="8920" w:author="Peng Luqi" w:date="2019-10-13T14:50:00Z">
            <w:rPr>
              <w:lang w:val="fr-FR"/>
            </w:rPr>
          </w:rPrChange>
        </w:rPr>
        <w:t>les</w:t>
      </w:r>
      <w:r w:rsidRPr="00F94CB9">
        <w:rPr>
          <w:spacing w:val="-10"/>
          <w:sz w:val="28"/>
          <w:szCs w:val="28"/>
          <w:lang w:val="fr-FR"/>
          <w:rPrChange w:id="8921" w:author="Peng Luqi" w:date="2019-10-13T14:50:00Z">
            <w:rPr>
              <w:spacing w:val="-10"/>
              <w:lang w:val="fr-FR"/>
            </w:rPr>
          </w:rPrChange>
        </w:rPr>
        <w:t xml:space="preserve"> </w:t>
      </w:r>
      <w:r w:rsidRPr="00F94CB9">
        <w:rPr>
          <w:sz w:val="28"/>
          <w:szCs w:val="28"/>
          <w:lang w:val="fr-FR"/>
          <w:rPrChange w:id="8922" w:author="Peng Luqi" w:date="2019-10-13T14:50:00Z">
            <w:rPr>
              <w:lang w:val="fr-FR"/>
            </w:rPr>
          </w:rPrChange>
        </w:rPr>
        <w:t>autres</w:t>
      </w:r>
      <w:r w:rsidRPr="00F94CB9">
        <w:rPr>
          <w:spacing w:val="-10"/>
          <w:sz w:val="28"/>
          <w:szCs w:val="28"/>
          <w:lang w:val="fr-FR"/>
          <w:rPrChange w:id="8923" w:author="Peng Luqi" w:date="2019-10-13T14:50:00Z">
            <w:rPr>
              <w:spacing w:val="-10"/>
              <w:lang w:val="fr-FR"/>
            </w:rPr>
          </w:rPrChange>
        </w:rPr>
        <w:t xml:space="preserve"> </w:t>
      </w:r>
      <w:r w:rsidRPr="00F94CB9">
        <w:rPr>
          <w:sz w:val="28"/>
          <w:szCs w:val="28"/>
          <w:lang w:val="fr-FR"/>
          <w:rPrChange w:id="8924" w:author="Peng Luqi" w:date="2019-10-13T14:50:00Z">
            <w:rPr>
              <w:lang w:val="fr-FR"/>
            </w:rPr>
          </w:rPrChange>
        </w:rPr>
        <w:t>l</w:t>
      </w:r>
      <w:del w:id="8925" w:author="Peng Luqi" w:date="2019-10-13T14:43:00Z">
        <w:r w:rsidRPr="00F94CB9" w:rsidDel="00EF666F">
          <w:rPr>
            <w:sz w:val="28"/>
            <w:szCs w:val="28"/>
            <w:lang w:val="fr-FR"/>
            <w:rPrChange w:id="8926" w:author="Peng Luqi" w:date="2019-10-13T14:50:00Z">
              <w:rPr>
                <w:lang w:val="fr-FR"/>
              </w:rPr>
            </w:rPrChange>
          </w:rPr>
          <w:delText>’</w:delText>
        </w:r>
      </w:del>
      <w:ins w:id="8927" w:author="Peng Luqi" w:date="2019-10-13T14:43:00Z">
        <w:r w:rsidR="00EF666F" w:rsidRPr="00F94CB9">
          <w:rPr>
            <w:sz w:val="28"/>
            <w:szCs w:val="28"/>
            <w:lang w:val="fr-FR"/>
            <w:rPrChange w:id="8928" w:author="Peng Luqi" w:date="2019-10-13T14:50:00Z">
              <w:rPr>
                <w:lang w:val="fr-FR"/>
              </w:rPr>
            </w:rPrChange>
          </w:rPr>
          <w:t>’</w:t>
        </w:r>
      </w:ins>
      <w:r w:rsidRPr="00F94CB9">
        <w:rPr>
          <w:sz w:val="28"/>
          <w:szCs w:val="28"/>
          <w:lang w:val="fr-FR"/>
          <w:rPrChange w:id="8929" w:author="Peng Luqi" w:date="2019-10-13T14:50:00Z">
            <w:rPr>
              <w:lang w:val="fr-FR"/>
            </w:rPr>
          </w:rPrChange>
        </w:rPr>
        <w:t>acceptent</w:t>
      </w:r>
      <w:r w:rsidRPr="00F94CB9">
        <w:rPr>
          <w:spacing w:val="-10"/>
          <w:sz w:val="28"/>
          <w:szCs w:val="28"/>
          <w:lang w:val="fr-FR"/>
          <w:rPrChange w:id="8930" w:author="Peng Luqi" w:date="2019-10-13T14:50:00Z">
            <w:rPr>
              <w:spacing w:val="-10"/>
              <w:lang w:val="fr-FR"/>
            </w:rPr>
          </w:rPrChange>
        </w:rPr>
        <w:t xml:space="preserve"> </w:t>
      </w:r>
      <w:r w:rsidRPr="00F94CB9">
        <w:rPr>
          <w:sz w:val="28"/>
          <w:szCs w:val="28"/>
          <w:lang w:val="fr-FR"/>
          <w:rPrChange w:id="8931" w:author="Peng Luqi" w:date="2019-10-13T14:50:00Z">
            <w:rPr>
              <w:lang w:val="fr-FR"/>
            </w:rPr>
          </w:rPrChange>
        </w:rPr>
        <w:t>ou</w:t>
      </w:r>
      <w:r w:rsidRPr="00F94CB9">
        <w:rPr>
          <w:spacing w:val="-10"/>
          <w:sz w:val="28"/>
          <w:szCs w:val="28"/>
          <w:lang w:val="fr-FR"/>
          <w:rPrChange w:id="8932" w:author="Peng Luqi" w:date="2019-10-13T14:50:00Z">
            <w:rPr>
              <w:spacing w:val="-10"/>
              <w:lang w:val="fr-FR"/>
            </w:rPr>
          </w:rPrChange>
        </w:rPr>
        <w:t xml:space="preserve"> </w:t>
      </w:r>
      <w:r w:rsidRPr="00F94CB9">
        <w:rPr>
          <w:sz w:val="28"/>
          <w:szCs w:val="28"/>
          <w:lang w:val="fr-FR"/>
          <w:rPrChange w:id="8933" w:author="Peng Luqi" w:date="2019-10-13T14:50:00Z">
            <w:rPr>
              <w:lang w:val="fr-FR"/>
            </w:rPr>
          </w:rPrChange>
        </w:rPr>
        <w:t>non.</w:t>
      </w:r>
      <w:r w:rsidRPr="00F94CB9">
        <w:rPr>
          <w:spacing w:val="-10"/>
          <w:sz w:val="28"/>
          <w:szCs w:val="28"/>
          <w:lang w:val="fr-FR"/>
          <w:rPrChange w:id="8934" w:author="Peng Luqi" w:date="2019-10-13T14:50:00Z">
            <w:rPr>
              <w:spacing w:val="-10"/>
              <w:lang w:val="fr-FR"/>
            </w:rPr>
          </w:rPrChange>
        </w:rPr>
        <w:t xml:space="preserve"> </w:t>
      </w:r>
      <w:r w:rsidRPr="00F94CB9">
        <w:rPr>
          <w:sz w:val="28"/>
          <w:szCs w:val="28"/>
          <w:lang w:val="fr-FR"/>
          <w:rPrChange w:id="8935" w:author="Peng Luqi" w:date="2019-10-13T14:50:00Z">
            <w:rPr>
              <w:lang w:val="fr-FR"/>
            </w:rPr>
          </w:rPrChange>
        </w:rPr>
        <w:t>Même</w:t>
      </w:r>
      <w:r w:rsidRPr="00F94CB9">
        <w:rPr>
          <w:spacing w:val="-10"/>
          <w:sz w:val="28"/>
          <w:szCs w:val="28"/>
          <w:lang w:val="fr-FR"/>
          <w:rPrChange w:id="8936" w:author="Peng Luqi" w:date="2019-10-13T14:50:00Z">
            <w:rPr>
              <w:spacing w:val="-10"/>
              <w:lang w:val="fr-FR"/>
            </w:rPr>
          </w:rPrChange>
        </w:rPr>
        <w:t xml:space="preserve"> </w:t>
      </w:r>
      <w:r w:rsidRPr="00F94CB9">
        <w:rPr>
          <w:sz w:val="28"/>
          <w:szCs w:val="28"/>
          <w:lang w:val="fr-FR"/>
          <w:rPrChange w:id="8937" w:author="Peng Luqi" w:date="2019-10-13T14:50:00Z">
            <w:rPr>
              <w:lang w:val="fr-FR"/>
            </w:rPr>
          </w:rPrChange>
        </w:rPr>
        <w:t>si</w:t>
      </w:r>
      <w:r w:rsidRPr="00F94CB9">
        <w:rPr>
          <w:spacing w:val="-10"/>
          <w:sz w:val="28"/>
          <w:szCs w:val="28"/>
          <w:lang w:val="fr-FR"/>
          <w:rPrChange w:id="8938" w:author="Peng Luqi" w:date="2019-10-13T14:50:00Z">
            <w:rPr>
              <w:spacing w:val="-10"/>
              <w:lang w:val="fr-FR"/>
            </w:rPr>
          </w:rPrChange>
        </w:rPr>
        <w:t xml:space="preserve"> </w:t>
      </w:r>
      <w:r w:rsidRPr="00F94CB9">
        <w:rPr>
          <w:sz w:val="28"/>
          <w:szCs w:val="28"/>
          <w:lang w:val="fr-FR"/>
          <w:rPrChange w:id="8939" w:author="Peng Luqi" w:date="2019-10-13T14:50:00Z">
            <w:rPr>
              <w:lang w:val="fr-FR"/>
            </w:rPr>
          </w:rPrChange>
        </w:rPr>
        <w:t>quelqu</w:t>
      </w:r>
      <w:del w:id="8940" w:author="Peng Luqi" w:date="2019-10-13T14:43:00Z">
        <w:r w:rsidRPr="00F94CB9" w:rsidDel="00EF666F">
          <w:rPr>
            <w:sz w:val="28"/>
            <w:szCs w:val="28"/>
            <w:lang w:val="fr-FR"/>
            <w:rPrChange w:id="8941" w:author="Peng Luqi" w:date="2019-10-13T14:50:00Z">
              <w:rPr>
                <w:lang w:val="fr-FR"/>
              </w:rPr>
            </w:rPrChange>
          </w:rPr>
          <w:delText>’</w:delText>
        </w:r>
      </w:del>
      <w:ins w:id="8942" w:author="Peng Luqi" w:date="2019-10-13T14:43:00Z">
        <w:r w:rsidR="00EF666F" w:rsidRPr="00F94CB9">
          <w:rPr>
            <w:sz w:val="28"/>
            <w:szCs w:val="28"/>
            <w:lang w:val="fr-FR"/>
            <w:rPrChange w:id="8943" w:author="Peng Luqi" w:date="2019-10-13T14:50:00Z">
              <w:rPr>
                <w:lang w:val="fr-FR"/>
              </w:rPr>
            </w:rPrChange>
          </w:rPr>
          <w:t>’</w:t>
        </w:r>
      </w:ins>
      <w:r w:rsidRPr="00F94CB9">
        <w:rPr>
          <w:sz w:val="28"/>
          <w:szCs w:val="28"/>
          <w:lang w:val="fr-FR"/>
          <w:rPrChange w:id="8944" w:author="Peng Luqi" w:date="2019-10-13T14:50:00Z">
            <w:rPr>
              <w:lang w:val="fr-FR"/>
            </w:rPr>
          </w:rPrChange>
        </w:rPr>
        <w:t>un</w:t>
      </w:r>
      <w:r w:rsidRPr="00F94CB9">
        <w:rPr>
          <w:spacing w:val="-10"/>
          <w:sz w:val="28"/>
          <w:szCs w:val="28"/>
          <w:lang w:val="fr-FR"/>
          <w:rPrChange w:id="8945" w:author="Peng Luqi" w:date="2019-10-13T14:50:00Z">
            <w:rPr>
              <w:spacing w:val="-10"/>
              <w:lang w:val="fr-FR"/>
            </w:rPr>
          </w:rPrChange>
        </w:rPr>
        <w:t xml:space="preserve"> </w:t>
      </w:r>
      <w:r w:rsidRPr="00F94CB9">
        <w:rPr>
          <w:sz w:val="28"/>
          <w:szCs w:val="28"/>
          <w:lang w:val="fr-FR"/>
          <w:rPrChange w:id="8946" w:author="Peng Luqi" w:date="2019-10-13T14:50:00Z">
            <w:rPr>
              <w:lang w:val="fr-FR"/>
            </w:rPr>
          </w:rPrChange>
        </w:rPr>
        <w:t>vous</w:t>
      </w:r>
      <w:r w:rsidRPr="00F94CB9">
        <w:rPr>
          <w:spacing w:val="-10"/>
          <w:sz w:val="28"/>
          <w:szCs w:val="28"/>
          <w:lang w:val="fr-FR"/>
          <w:rPrChange w:id="8947" w:author="Peng Luqi" w:date="2019-10-13T14:50:00Z">
            <w:rPr>
              <w:spacing w:val="-10"/>
              <w:lang w:val="fr-FR"/>
            </w:rPr>
          </w:rPrChange>
        </w:rPr>
        <w:t xml:space="preserve"> </w:t>
      </w:r>
      <w:r w:rsidRPr="00F94CB9">
        <w:rPr>
          <w:sz w:val="28"/>
          <w:szCs w:val="28"/>
          <w:lang w:val="fr-FR"/>
          <w:rPrChange w:id="8948" w:author="Peng Luqi" w:date="2019-10-13T14:50:00Z">
            <w:rPr>
              <w:lang w:val="fr-FR"/>
            </w:rPr>
          </w:rPrChange>
        </w:rPr>
        <w:t>empêche</w:t>
      </w:r>
      <w:r w:rsidRPr="00F94CB9">
        <w:rPr>
          <w:spacing w:val="-10"/>
          <w:sz w:val="28"/>
          <w:szCs w:val="28"/>
          <w:lang w:val="fr-FR"/>
          <w:rPrChange w:id="8949" w:author="Peng Luqi" w:date="2019-10-13T14:50:00Z">
            <w:rPr>
              <w:spacing w:val="-10"/>
              <w:lang w:val="fr-FR"/>
            </w:rPr>
          </w:rPrChange>
        </w:rPr>
        <w:t xml:space="preserve"> </w:t>
      </w:r>
      <w:r w:rsidRPr="00F94CB9">
        <w:rPr>
          <w:sz w:val="28"/>
          <w:szCs w:val="28"/>
          <w:lang w:val="fr-FR"/>
          <w:rPrChange w:id="8950" w:author="Peng Luqi" w:date="2019-10-13T14:50:00Z">
            <w:rPr>
              <w:lang w:val="fr-FR"/>
            </w:rPr>
          </w:rPrChange>
        </w:rPr>
        <w:t>de</w:t>
      </w:r>
      <w:r w:rsidRPr="00F94CB9">
        <w:rPr>
          <w:spacing w:val="-10"/>
          <w:sz w:val="28"/>
          <w:szCs w:val="28"/>
          <w:lang w:val="fr-FR"/>
          <w:rPrChange w:id="8951" w:author="Peng Luqi" w:date="2019-10-13T14:50:00Z">
            <w:rPr>
              <w:spacing w:val="-10"/>
              <w:lang w:val="fr-FR"/>
            </w:rPr>
          </w:rPrChange>
        </w:rPr>
        <w:t xml:space="preserve"> </w:t>
      </w:r>
      <w:r w:rsidRPr="00F94CB9">
        <w:rPr>
          <w:sz w:val="28"/>
          <w:szCs w:val="28"/>
          <w:lang w:val="fr-FR"/>
          <w:rPrChange w:id="8952" w:author="Peng Luqi" w:date="2019-10-13T14:50:00Z">
            <w:rPr>
              <w:lang w:val="fr-FR"/>
            </w:rPr>
          </w:rPrChange>
        </w:rPr>
        <w:t>vous laisser faire, vous ferez face à lui, grâce à une puissante</w:t>
      </w:r>
      <w:r w:rsidRPr="00F94CB9">
        <w:rPr>
          <w:spacing w:val="-13"/>
          <w:sz w:val="28"/>
          <w:szCs w:val="28"/>
          <w:lang w:val="fr-FR"/>
          <w:rPrChange w:id="8953" w:author="Peng Luqi" w:date="2019-10-13T14:50:00Z">
            <w:rPr>
              <w:spacing w:val="-13"/>
              <w:lang w:val="fr-FR"/>
            </w:rPr>
          </w:rPrChange>
        </w:rPr>
        <w:t xml:space="preserve"> </w:t>
      </w:r>
      <w:r w:rsidRPr="00F94CB9">
        <w:rPr>
          <w:sz w:val="28"/>
          <w:szCs w:val="28"/>
          <w:lang w:val="fr-FR"/>
          <w:rPrChange w:id="8954" w:author="Peng Luqi" w:date="2019-10-13T14:50:00Z">
            <w:rPr>
              <w:lang w:val="fr-FR"/>
            </w:rPr>
          </w:rPrChange>
        </w:rPr>
        <w:t>force.</w:t>
      </w:r>
    </w:p>
    <w:p w:rsidR="002B38DF" w:rsidRPr="00F94CB9" w:rsidRDefault="002B38DF">
      <w:pPr>
        <w:pStyle w:val="a3"/>
        <w:ind w:left="170" w:right="170"/>
        <w:jc w:val="both"/>
        <w:rPr>
          <w:lang w:val="fr-FR"/>
          <w:rPrChange w:id="8955" w:author="Peng Luqi" w:date="2019-10-13T14:50:00Z">
            <w:rPr>
              <w:sz w:val="21"/>
              <w:lang w:val="fr-FR"/>
            </w:rPr>
          </w:rPrChange>
        </w:rPr>
        <w:pPrChange w:id="8956" w:author="Peng Luqi" w:date="2019-10-13T14:20:00Z">
          <w:pPr>
            <w:pStyle w:val="a3"/>
            <w:spacing w:before="10"/>
          </w:pPr>
        </w:pPrChange>
      </w:pPr>
    </w:p>
    <w:p w:rsidR="002B38DF" w:rsidRDefault="00716360" w:rsidP="00CB23F4">
      <w:pPr>
        <w:ind w:left="170" w:right="170"/>
        <w:jc w:val="both"/>
        <w:rPr>
          <w:ins w:id="8957" w:author="Peng Luqi" w:date="2019-10-13T22:51:00Z"/>
          <w:sz w:val="28"/>
          <w:szCs w:val="28"/>
          <w:lang w:val="fr-FR"/>
        </w:rPr>
      </w:pPr>
      <w:r w:rsidRPr="00F94CB9">
        <w:rPr>
          <w:sz w:val="28"/>
          <w:szCs w:val="28"/>
          <w:lang w:val="fr-FR"/>
          <w:rPrChange w:id="8958" w:author="Peng Luqi" w:date="2019-10-13T14:50:00Z">
            <w:rPr>
              <w:lang w:val="fr-FR"/>
            </w:rPr>
          </w:rPrChange>
        </w:rPr>
        <w:t>Savez-vous pourquoi j</w:t>
      </w:r>
      <w:del w:id="8959" w:author="Peng Luqi" w:date="2019-10-13T14:43:00Z">
        <w:r w:rsidRPr="00F94CB9" w:rsidDel="00EF666F">
          <w:rPr>
            <w:sz w:val="28"/>
            <w:szCs w:val="28"/>
            <w:lang w:val="fr-FR"/>
            <w:rPrChange w:id="8960" w:author="Peng Luqi" w:date="2019-10-13T14:50:00Z">
              <w:rPr>
                <w:lang w:val="fr-FR"/>
              </w:rPr>
            </w:rPrChange>
          </w:rPr>
          <w:delText>’</w:delText>
        </w:r>
      </w:del>
      <w:ins w:id="8961" w:author="Peng Luqi" w:date="2019-10-13T14:43:00Z">
        <w:r w:rsidR="00EF666F" w:rsidRPr="00F94CB9">
          <w:rPr>
            <w:sz w:val="28"/>
            <w:szCs w:val="28"/>
            <w:lang w:val="fr-FR"/>
            <w:rPrChange w:id="8962" w:author="Peng Luqi" w:date="2019-10-13T14:50:00Z">
              <w:rPr>
                <w:lang w:val="fr-FR"/>
              </w:rPr>
            </w:rPrChange>
          </w:rPr>
          <w:t>’</w:t>
        </w:r>
      </w:ins>
      <w:r w:rsidRPr="00F94CB9">
        <w:rPr>
          <w:sz w:val="28"/>
          <w:szCs w:val="28"/>
          <w:lang w:val="fr-FR"/>
          <w:rPrChange w:id="8963" w:author="Peng Luqi" w:date="2019-10-13T14:50:00Z">
            <w:rPr>
              <w:lang w:val="fr-FR"/>
            </w:rPr>
          </w:rPrChange>
        </w:rPr>
        <w:t>aime écrire des articles, lire des livres et donner des cours ? Parce que leur signification est immense !</w:t>
      </w:r>
    </w:p>
    <w:p w:rsidR="00037EAD" w:rsidRDefault="00037EAD" w:rsidP="00CB23F4">
      <w:pPr>
        <w:ind w:left="170" w:right="170"/>
        <w:jc w:val="both"/>
        <w:rPr>
          <w:ins w:id="8964" w:author="Peng Luqi" w:date="2019-10-13T22:51:00Z"/>
          <w:sz w:val="28"/>
          <w:szCs w:val="28"/>
          <w:lang w:val="fr-FR"/>
        </w:rPr>
      </w:pPr>
    </w:p>
    <w:p w:rsidR="00037EAD" w:rsidRPr="00F94CB9" w:rsidDel="00037EAD" w:rsidRDefault="00037EAD">
      <w:pPr>
        <w:ind w:left="170" w:right="170"/>
        <w:jc w:val="both"/>
        <w:rPr>
          <w:del w:id="8965" w:author="Peng Luqi" w:date="2019-10-13T22:51:00Z"/>
          <w:sz w:val="28"/>
          <w:szCs w:val="28"/>
          <w:lang w:val="fr-FR"/>
          <w:rPrChange w:id="8966" w:author="Peng Luqi" w:date="2019-10-13T14:50:00Z">
            <w:rPr>
              <w:del w:id="8967" w:author="Peng Luqi" w:date="2019-10-13T22:51:00Z"/>
              <w:lang w:val="fr-FR"/>
            </w:rPr>
          </w:rPrChange>
        </w:rPr>
        <w:pPrChange w:id="8968" w:author="Peng Luqi" w:date="2019-10-13T14:20:00Z">
          <w:pPr>
            <w:ind w:left="130" w:right="184"/>
            <w:jc w:val="both"/>
          </w:pPr>
        </w:pPrChange>
      </w:pPr>
    </w:p>
    <w:p w:rsidR="00000000" w:rsidRDefault="0010589D">
      <w:pPr>
        <w:ind w:left="170" w:right="170"/>
        <w:jc w:val="both"/>
        <w:rPr>
          <w:del w:id="8969" w:author="Peng Luqi" w:date="2019-10-13T22:51:00Z"/>
          <w:sz w:val="28"/>
          <w:szCs w:val="28"/>
          <w:lang w:val="fr-FR"/>
          <w:rPrChange w:id="8970" w:author="Peng Luqi" w:date="2019-10-13T14:50:00Z">
            <w:rPr>
              <w:del w:id="8971" w:author="Peng Luqi" w:date="2019-10-13T22:51:00Z"/>
              <w:lang w:val="fr-FR"/>
            </w:rPr>
          </w:rPrChange>
        </w:rPr>
        <w:sectPr w:rsidR="00000000">
          <w:pgSz w:w="11910" w:h="16840"/>
          <w:pgMar w:top="1360" w:right="1240" w:bottom="280" w:left="1320" w:header="720" w:footer="720" w:gutter="0"/>
          <w:cols w:space="720"/>
        </w:sectPr>
        <w:pPrChange w:id="8972" w:author="Peng Luqi" w:date="2019-10-13T14:20:00Z">
          <w:pPr>
            <w:jc w:val="both"/>
          </w:pPr>
        </w:pPrChange>
      </w:pPr>
    </w:p>
    <w:p w:rsidR="006E6782" w:rsidRDefault="00716360" w:rsidP="00CB23F4">
      <w:pPr>
        <w:ind w:left="170" w:right="170"/>
        <w:jc w:val="both"/>
        <w:rPr>
          <w:ins w:id="8973" w:author="Peng Luqi" w:date="2019-10-13T21:23:00Z"/>
          <w:sz w:val="28"/>
          <w:szCs w:val="28"/>
          <w:lang w:val="fr-FR"/>
        </w:rPr>
      </w:pPr>
      <w:r w:rsidRPr="00F94CB9">
        <w:rPr>
          <w:sz w:val="28"/>
          <w:szCs w:val="28"/>
          <w:lang w:val="fr-FR"/>
          <w:rPrChange w:id="8974" w:author="Peng Luqi" w:date="2019-10-13T14:50:00Z">
            <w:rPr>
              <w:lang w:val="fr-FR"/>
            </w:rPr>
          </w:rPrChange>
        </w:rPr>
        <w:t>Dans</w:t>
      </w:r>
      <w:r w:rsidRPr="00F94CB9">
        <w:rPr>
          <w:spacing w:val="-16"/>
          <w:sz w:val="28"/>
          <w:szCs w:val="28"/>
          <w:lang w:val="fr-FR"/>
          <w:rPrChange w:id="8975" w:author="Peng Luqi" w:date="2019-10-13T14:50:00Z">
            <w:rPr>
              <w:spacing w:val="-16"/>
              <w:lang w:val="fr-FR"/>
            </w:rPr>
          </w:rPrChange>
        </w:rPr>
        <w:t xml:space="preserve"> </w:t>
      </w:r>
      <w:r w:rsidRPr="00F94CB9">
        <w:rPr>
          <w:sz w:val="28"/>
          <w:szCs w:val="28"/>
          <w:lang w:val="fr-FR"/>
          <w:rPrChange w:id="8976" w:author="Peng Luqi" w:date="2019-10-13T14:50:00Z">
            <w:rPr>
              <w:lang w:val="fr-FR"/>
            </w:rPr>
          </w:rPrChange>
        </w:rPr>
        <w:t>un</w:t>
      </w:r>
      <w:r w:rsidRPr="00F94CB9">
        <w:rPr>
          <w:spacing w:val="-16"/>
          <w:sz w:val="28"/>
          <w:szCs w:val="28"/>
          <w:lang w:val="fr-FR"/>
          <w:rPrChange w:id="8977" w:author="Peng Luqi" w:date="2019-10-13T14:50:00Z">
            <w:rPr>
              <w:spacing w:val="-16"/>
              <w:lang w:val="fr-FR"/>
            </w:rPr>
          </w:rPrChange>
        </w:rPr>
        <w:t xml:space="preserve"> </w:t>
      </w:r>
      <w:r w:rsidRPr="00F94CB9">
        <w:rPr>
          <w:sz w:val="28"/>
          <w:szCs w:val="28"/>
          <w:lang w:val="fr-FR"/>
          <w:rPrChange w:id="8978" w:author="Peng Luqi" w:date="2019-10-13T14:50:00Z">
            <w:rPr>
              <w:lang w:val="fr-FR"/>
            </w:rPr>
          </w:rPrChange>
        </w:rPr>
        <w:t>passé</w:t>
      </w:r>
      <w:r w:rsidRPr="00F94CB9">
        <w:rPr>
          <w:spacing w:val="-16"/>
          <w:sz w:val="28"/>
          <w:szCs w:val="28"/>
          <w:lang w:val="fr-FR"/>
          <w:rPrChange w:id="8979" w:author="Peng Luqi" w:date="2019-10-13T14:50:00Z">
            <w:rPr>
              <w:spacing w:val="-16"/>
              <w:lang w:val="fr-FR"/>
            </w:rPr>
          </w:rPrChange>
        </w:rPr>
        <w:t xml:space="preserve"> </w:t>
      </w:r>
      <w:r w:rsidRPr="00F94CB9">
        <w:rPr>
          <w:sz w:val="28"/>
          <w:szCs w:val="28"/>
          <w:lang w:val="fr-FR"/>
          <w:rPrChange w:id="8980" w:author="Peng Luqi" w:date="2019-10-13T14:50:00Z">
            <w:rPr>
              <w:lang w:val="fr-FR"/>
            </w:rPr>
          </w:rPrChange>
        </w:rPr>
        <w:t>lointain,</w:t>
      </w:r>
      <w:r w:rsidRPr="00F94CB9">
        <w:rPr>
          <w:spacing w:val="-17"/>
          <w:sz w:val="28"/>
          <w:szCs w:val="28"/>
          <w:lang w:val="fr-FR"/>
          <w:rPrChange w:id="8981" w:author="Peng Luqi" w:date="2019-10-13T14:50:00Z">
            <w:rPr>
              <w:spacing w:val="-17"/>
              <w:lang w:val="fr-FR"/>
            </w:rPr>
          </w:rPrChange>
        </w:rPr>
        <w:t xml:space="preserve"> </w:t>
      </w:r>
      <w:r w:rsidRPr="00F94CB9">
        <w:rPr>
          <w:sz w:val="28"/>
          <w:szCs w:val="28"/>
          <w:lang w:val="fr-FR"/>
          <w:rPrChange w:id="8982" w:author="Peng Luqi" w:date="2019-10-13T14:50:00Z">
            <w:rPr>
              <w:lang w:val="fr-FR"/>
            </w:rPr>
          </w:rPrChange>
        </w:rPr>
        <w:t>l</w:t>
      </w:r>
      <w:del w:id="8983" w:author="Peng Luqi" w:date="2019-10-13T14:43:00Z">
        <w:r w:rsidRPr="00F94CB9" w:rsidDel="00EF666F">
          <w:rPr>
            <w:sz w:val="28"/>
            <w:szCs w:val="28"/>
            <w:lang w:val="fr-FR"/>
            <w:rPrChange w:id="8984" w:author="Peng Luqi" w:date="2019-10-13T14:50:00Z">
              <w:rPr>
                <w:lang w:val="fr-FR"/>
              </w:rPr>
            </w:rPrChange>
          </w:rPr>
          <w:delText>’</w:delText>
        </w:r>
      </w:del>
      <w:ins w:id="8985" w:author="Peng Luqi" w:date="2019-10-13T14:43:00Z">
        <w:r w:rsidR="00EF666F" w:rsidRPr="00F94CB9">
          <w:rPr>
            <w:sz w:val="28"/>
            <w:szCs w:val="28"/>
            <w:lang w:val="fr-FR"/>
            <w:rPrChange w:id="8986" w:author="Peng Luqi" w:date="2019-10-13T14:50:00Z">
              <w:rPr>
                <w:lang w:val="fr-FR"/>
              </w:rPr>
            </w:rPrChange>
          </w:rPr>
          <w:t>’</w:t>
        </w:r>
      </w:ins>
      <w:r w:rsidRPr="00F94CB9">
        <w:rPr>
          <w:sz w:val="28"/>
          <w:szCs w:val="28"/>
          <w:lang w:val="fr-FR"/>
          <w:rPrChange w:id="8987" w:author="Peng Luqi" w:date="2019-10-13T14:50:00Z">
            <w:rPr>
              <w:lang w:val="fr-FR"/>
            </w:rPr>
          </w:rPrChange>
        </w:rPr>
        <w:t>enseignant</w:t>
      </w:r>
      <w:r w:rsidRPr="00F94CB9">
        <w:rPr>
          <w:spacing w:val="-15"/>
          <w:sz w:val="28"/>
          <w:szCs w:val="28"/>
          <w:lang w:val="fr-FR"/>
          <w:rPrChange w:id="8988" w:author="Peng Luqi" w:date="2019-10-13T14:50:00Z">
            <w:rPr>
              <w:spacing w:val="-15"/>
              <w:lang w:val="fr-FR"/>
            </w:rPr>
          </w:rPrChange>
        </w:rPr>
        <w:t xml:space="preserve"> </w:t>
      </w:r>
      <w:r w:rsidRPr="00F94CB9">
        <w:rPr>
          <w:sz w:val="28"/>
          <w:szCs w:val="28"/>
          <w:lang w:val="fr-FR"/>
          <w:rPrChange w:id="8989" w:author="Peng Luqi" w:date="2019-10-13T14:50:00Z">
            <w:rPr>
              <w:lang w:val="fr-FR"/>
            </w:rPr>
          </w:rPrChange>
        </w:rPr>
        <w:t>tombait</w:t>
      </w:r>
      <w:r w:rsidRPr="00F94CB9">
        <w:rPr>
          <w:spacing w:val="-16"/>
          <w:sz w:val="28"/>
          <w:szCs w:val="28"/>
          <w:lang w:val="fr-FR"/>
          <w:rPrChange w:id="8990" w:author="Peng Luqi" w:date="2019-10-13T14:50:00Z">
            <w:rPr>
              <w:spacing w:val="-16"/>
              <w:lang w:val="fr-FR"/>
            </w:rPr>
          </w:rPrChange>
        </w:rPr>
        <w:t xml:space="preserve"> </w:t>
      </w:r>
      <w:r w:rsidRPr="00F94CB9">
        <w:rPr>
          <w:sz w:val="28"/>
          <w:szCs w:val="28"/>
          <w:lang w:val="fr-FR"/>
          <w:rPrChange w:id="8991" w:author="Peng Luqi" w:date="2019-10-13T14:50:00Z">
            <w:rPr>
              <w:lang w:val="fr-FR"/>
            </w:rPr>
          </w:rPrChange>
        </w:rPr>
        <w:t>dans</w:t>
      </w:r>
      <w:r w:rsidRPr="00F94CB9">
        <w:rPr>
          <w:spacing w:val="-16"/>
          <w:sz w:val="28"/>
          <w:szCs w:val="28"/>
          <w:lang w:val="fr-FR"/>
          <w:rPrChange w:id="8992" w:author="Peng Luqi" w:date="2019-10-13T14:50:00Z">
            <w:rPr>
              <w:spacing w:val="-16"/>
              <w:lang w:val="fr-FR"/>
            </w:rPr>
          </w:rPrChange>
        </w:rPr>
        <w:t xml:space="preserve"> </w:t>
      </w:r>
      <w:r w:rsidRPr="00F94CB9">
        <w:rPr>
          <w:sz w:val="28"/>
          <w:szCs w:val="28"/>
          <w:lang w:val="fr-FR"/>
          <w:rPrChange w:id="8993" w:author="Peng Luqi" w:date="2019-10-13T14:50:00Z">
            <w:rPr>
              <w:lang w:val="fr-FR"/>
            </w:rPr>
          </w:rPrChange>
        </w:rPr>
        <w:t>le</w:t>
      </w:r>
      <w:r w:rsidRPr="00F94CB9">
        <w:rPr>
          <w:spacing w:val="-16"/>
          <w:sz w:val="28"/>
          <w:szCs w:val="28"/>
          <w:lang w:val="fr-FR"/>
          <w:rPrChange w:id="8994" w:author="Peng Luqi" w:date="2019-10-13T14:50:00Z">
            <w:rPr>
              <w:spacing w:val="-16"/>
              <w:lang w:val="fr-FR"/>
            </w:rPr>
          </w:rPrChange>
        </w:rPr>
        <w:t xml:space="preserve"> </w:t>
      </w:r>
      <w:r w:rsidRPr="00F94CB9">
        <w:rPr>
          <w:sz w:val="28"/>
          <w:szCs w:val="28"/>
          <w:lang w:val="fr-FR"/>
          <w:rPrChange w:id="8995" w:author="Peng Luqi" w:date="2019-10-13T14:50:00Z">
            <w:rPr>
              <w:lang w:val="fr-FR"/>
            </w:rPr>
          </w:rPrChange>
        </w:rPr>
        <w:t>piège</w:t>
      </w:r>
      <w:r w:rsidRPr="00F94CB9">
        <w:rPr>
          <w:spacing w:val="-16"/>
          <w:sz w:val="28"/>
          <w:szCs w:val="28"/>
          <w:lang w:val="fr-FR"/>
          <w:rPrChange w:id="8996" w:author="Peng Luqi" w:date="2019-10-13T14:50:00Z">
            <w:rPr>
              <w:spacing w:val="-16"/>
              <w:lang w:val="fr-FR"/>
            </w:rPr>
          </w:rPrChange>
        </w:rPr>
        <w:t xml:space="preserve"> </w:t>
      </w:r>
      <w:r w:rsidRPr="00F94CB9">
        <w:rPr>
          <w:sz w:val="28"/>
          <w:szCs w:val="28"/>
          <w:lang w:val="fr-FR"/>
          <w:rPrChange w:id="8997" w:author="Peng Luqi" w:date="2019-10-13T14:50:00Z">
            <w:rPr>
              <w:lang w:val="fr-FR"/>
            </w:rPr>
          </w:rPrChange>
        </w:rPr>
        <w:t>de</w:t>
      </w:r>
      <w:r w:rsidRPr="00F94CB9">
        <w:rPr>
          <w:spacing w:val="-15"/>
          <w:sz w:val="28"/>
          <w:szCs w:val="28"/>
          <w:lang w:val="fr-FR"/>
          <w:rPrChange w:id="8998" w:author="Peng Luqi" w:date="2019-10-13T14:50:00Z">
            <w:rPr>
              <w:spacing w:val="-15"/>
              <w:lang w:val="fr-FR"/>
            </w:rPr>
          </w:rPrChange>
        </w:rPr>
        <w:t xml:space="preserve"> </w:t>
      </w:r>
      <w:r w:rsidRPr="00F94CB9">
        <w:rPr>
          <w:sz w:val="28"/>
          <w:szCs w:val="28"/>
          <w:lang w:val="fr-FR"/>
          <w:rPrChange w:id="8999" w:author="Peng Luqi" w:date="2019-10-13T14:50:00Z">
            <w:rPr>
              <w:lang w:val="fr-FR"/>
            </w:rPr>
          </w:rPrChange>
        </w:rPr>
        <w:t>l</w:t>
      </w:r>
      <w:del w:id="9000" w:author="Peng Luqi" w:date="2019-10-13T14:43:00Z">
        <w:r w:rsidRPr="00F94CB9" w:rsidDel="00EF666F">
          <w:rPr>
            <w:sz w:val="28"/>
            <w:szCs w:val="28"/>
            <w:lang w:val="fr-FR"/>
            <w:rPrChange w:id="9001" w:author="Peng Luqi" w:date="2019-10-13T14:50:00Z">
              <w:rPr>
                <w:lang w:val="fr-FR"/>
              </w:rPr>
            </w:rPrChange>
          </w:rPr>
          <w:delText>’</w:delText>
        </w:r>
      </w:del>
      <w:ins w:id="9002" w:author="Peng Luqi" w:date="2019-10-13T14:43:00Z">
        <w:r w:rsidR="00EF666F" w:rsidRPr="00F94CB9">
          <w:rPr>
            <w:sz w:val="28"/>
            <w:szCs w:val="28"/>
            <w:lang w:val="fr-FR"/>
            <w:rPrChange w:id="9003" w:author="Peng Luqi" w:date="2019-10-13T14:50:00Z">
              <w:rPr>
                <w:lang w:val="fr-FR"/>
              </w:rPr>
            </w:rPrChange>
          </w:rPr>
          <w:t>’</w:t>
        </w:r>
      </w:ins>
      <w:r w:rsidRPr="00F94CB9">
        <w:rPr>
          <w:sz w:val="28"/>
          <w:szCs w:val="28"/>
          <w:lang w:val="fr-FR"/>
          <w:rPrChange w:id="9004" w:author="Peng Luqi" w:date="2019-10-13T14:50:00Z">
            <w:rPr>
              <w:lang w:val="fr-FR"/>
            </w:rPr>
          </w:rPrChange>
        </w:rPr>
        <w:t>autosatisfaction.</w:t>
      </w:r>
      <w:r w:rsidRPr="00F94CB9">
        <w:rPr>
          <w:spacing w:val="-16"/>
          <w:sz w:val="28"/>
          <w:szCs w:val="28"/>
          <w:lang w:val="fr-FR"/>
          <w:rPrChange w:id="9005" w:author="Peng Luqi" w:date="2019-10-13T14:50:00Z">
            <w:rPr>
              <w:spacing w:val="-16"/>
              <w:lang w:val="fr-FR"/>
            </w:rPr>
          </w:rPrChange>
        </w:rPr>
        <w:t xml:space="preserve"> </w:t>
      </w:r>
      <w:r w:rsidRPr="00F94CB9">
        <w:rPr>
          <w:sz w:val="28"/>
          <w:szCs w:val="28"/>
          <w:lang w:val="fr-FR"/>
          <w:rPrChange w:id="9006" w:author="Peng Luqi" w:date="2019-10-13T14:50:00Z">
            <w:rPr>
              <w:lang w:val="fr-FR"/>
            </w:rPr>
          </w:rPrChange>
        </w:rPr>
        <w:t>À</w:t>
      </w:r>
      <w:r w:rsidRPr="00F94CB9">
        <w:rPr>
          <w:spacing w:val="-16"/>
          <w:sz w:val="28"/>
          <w:szCs w:val="28"/>
          <w:lang w:val="fr-FR"/>
          <w:rPrChange w:id="9007" w:author="Peng Luqi" w:date="2019-10-13T14:50:00Z">
            <w:rPr>
              <w:spacing w:val="-16"/>
              <w:lang w:val="fr-FR"/>
            </w:rPr>
          </w:rPrChange>
        </w:rPr>
        <w:t xml:space="preserve"> </w:t>
      </w:r>
      <w:r w:rsidRPr="00F94CB9">
        <w:rPr>
          <w:sz w:val="28"/>
          <w:szCs w:val="28"/>
          <w:lang w:val="fr-FR"/>
          <w:rPrChange w:id="9008" w:author="Peng Luqi" w:date="2019-10-13T14:50:00Z">
            <w:rPr>
              <w:lang w:val="fr-FR"/>
            </w:rPr>
          </w:rPrChange>
        </w:rPr>
        <w:t>cette</w:t>
      </w:r>
      <w:r w:rsidRPr="00F94CB9">
        <w:rPr>
          <w:spacing w:val="-16"/>
          <w:sz w:val="28"/>
          <w:szCs w:val="28"/>
          <w:lang w:val="fr-FR"/>
          <w:rPrChange w:id="9009" w:author="Peng Luqi" w:date="2019-10-13T14:50:00Z">
            <w:rPr>
              <w:spacing w:val="-16"/>
              <w:lang w:val="fr-FR"/>
            </w:rPr>
          </w:rPrChange>
        </w:rPr>
        <w:t xml:space="preserve"> </w:t>
      </w:r>
      <w:r w:rsidRPr="00F94CB9">
        <w:rPr>
          <w:sz w:val="28"/>
          <w:szCs w:val="28"/>
          <w:lang w:val="fr-FR"/>
          <w:rPrChange w:id="9010" w:author="Peng Luqi" w:date="2019-10-13T14:50:00Z">
            <w:rPr>
              <w:lang w:val="fr-FR"/>
            </w:rPr>
          </w:rPrChange>
        </w:rPr>
        <w:t>époque,</w:t>
      </w:r>
      <w:r w:rsidRPr="00F94CB9">
        <w:rPr>
          <w:spacing w:val="-16"/>
          <w:sz w:val="28"/>
          <w:szCs w:val="28"/>
          <w:lang w:val="fr-FR"/>
          <w:rPrChange w:id="9011" w:author="Peng Luqi" w:date="2019-10-13T14:50:00Z">
            <w:rPr>
              <w:spacing w:val="-16"/>
              <w:lang w:val="fr-FR"/>
            </w:rPr>
          </w:rPrChange>
        </w:rPr>
        <w:t xml:space="preserve"> </w:t>
      </w:r>
      <w:r w:rsidRPr="00F94CB9">
        <w:rPr>
          <w:sz w:val="28"/>
          <w:szCs w:val="28"/>
          <w:lang w:val="fr-FR"/>
          <w:rPrChange w:id="9012" w:author="Peng Luqi" w:date="2019-10-13T14:50:00Z">
            <w:rPr>
              <w:lang w:val="fr-FR"/>
            </w:rPr>
          </w:rPrChange>
        </w:rPr>
        <w:t>il</w:t>
      </w:r>
      <w:r w:rsidRPr="00F94CB9">
        <w:rPr>
          <w:spacing w:val="-15"/>
          <w:sz w:val="28"/>
          <w:szCs w:val="28"/>
          <w:lang w:val="fr-FR"/>
          <w:rPrChange w:id="9013" w:author="Peng Luqi" w:date="2019-10-13T14:50:00Z">
            <w:rPr>
              <w:spacing w:val="-15"/>
              <w:lang w:val="fr-FR"/>
            </w:rPr>
          </w:rPrChange>
        </w:rPr>
        <w:t xml:space="preserve"> </w:t>
      </w:r>
      <w:r w:rsidRPr="00F94CB9">
        <w:rPr>
          <w:sz w:val="28"/>
          <w:szCs w:val="28"/>
          <w:lang w:val="fr-FR"/>
          <w:rPrChange w:id="9014" w:author="Peng Luqi" w:date="2019-10-13T14:50:00Z">
            <w:rPr>
              <w:lang w:val="fr-FR"/>
            </w:rPr>
          </w:rPrChange>
        </w:rPr>
        <w:t>n</w:t>
      </w:r>
      <w:del w:id="9015" w:author="Peng Luqi" w:date="2019-10-13T14:43:00Z">
        <w:r w:rsidRPr="00F94CB9" w:rsidDel="00EF666F">
          <w:rPr>
            <w:sz w:val="28"/>
            <w:szCs w:val="28"/>
            <w:lang w:val="fr-FR"/>
            <w:rPrChange w:id="9016" w:author="Peng Luqi" w:date="2019-10-13T14:50:00Z">
              <w:rPr>
                <w:lang w:val="fr-FR"/>
              </w:rPr>
            </w:rPrChange>
          </w:rPr>
          <w:delText>’</w:delText>
        </w:r>
      </w:del>
      <w:ins w:id="9017" w:author="Peng Luqi" w:date="2019-10-13T14:43:00Z">
        <w:r w:rsidR="00EF666F" w:rsidRPr="00F94CB9">
          <w:rPr>
            <w:sz w:val="28"/>
            <w:szCs w:val="28"/>
            <w:lang w:val="fr-FR"/>
            <w:rPrChange w:id="9018" w:author="Peng Luqi" w:date="2019-10-13T14:50:00Z">
              <w:rPr>
                <w:lang w:val="fr-FR"/>
              </w:rPr>
            </w:rPrChange>
          </w:rPr>
          <w:t>’</w:t>
        </w:r>
      </w:ins>
      <w:r w:rsidRPr="00F94CB9">
        <w:rPr>
          <w:sz w:val="28"/>
          <w:szCs w:val="28"/>
          <w:lang w:val="fr-FR"/>
          <w:rPrChange w:id="9019" w:author="Peng Luqi" w:date="2019-10-13T14:50:00Z">
            <w:rPr>
              <w:lang w:val="fr-FR"/>
            </w:rPr>
          </w:rPrChange>
        </w:rPr>
        <w:t>était pas seulement difficile de trouver un bon maître, mais ce qui est encore plus effrayant, c</w:t>
      </w:r>
      <w:del w:id="9020" w:author="Peng Luqi" w:date="2019-10-13T14:43:00Z">
        <w:r w:rsidRPr="00F94CB9" w:rsidDel="00EF666F">
          <w:rPr>
            <w:sz w:val="28"/>
            <w:szCs w:val="28"/>
            <w:lang w:val="fr-FR"/>
            <w:rPrChange w:id="9021" w:author="Peng Luqi" w:date="2019-10-13T14:50:00Z">
              <w:rPr>
                <w:lang w:val="fr-FR"/>
              </w:rPr>
            </w:rPrChange>
          </w:rPr>
          <w:delText>’</w:delText>
        </w:r>
      </w:del>
      <w:ins w:id="9022" w:author="Peng Luqi" w:date="2019-10-13T14:43:00Z">
        <w:r w:rsidR="00EF666F" w:rsidRPr="00F94CB9">
          <w:rPr>
            <w:sz w:val="28"/>
            <w:szCs w:val="28"/>
            <w:lang w:val="fr-FR"/>
            <w:rPrChange w:id="9023" w:author="Peng Luqi" w:date="2019-10-13T14:50:00Z">
              <w:rPr>
                <w:lang w:val="fr-FR"/>
              </w:rPr>
            </w:rPrChange>
          </w:rPr>
          <w:t>’</w:t>
        </w:r>
      </w:ins>
      <w:r w:rsidRPr="00F94CB9">
        <w:rPr>
          <w:sz w:val="28"/>
          <w:szCs w:val="28"/>
          <w:lang w:val="fr-FR"/>
          <w:rPrChange w:id="9024" w:author="Peng Luqi" w:date="2019-10-13T14:50:00Z">
            <w:rPr>
              <w:lang w:val="fr-FR"/>
            </w:rPr>
          </w:rPrChange>
        </w:rPr>
        <w:t>est qu</w:t>
      </w:r>
      <w:del w:id="9025" w:author="Peng Luqi" w:date="2019-10-13T14:43:00Z">
        <w:r w:rsidRPr="00F94CB9" w:rsidDel="00EF666F">
          <w:rPr>
            <w:sz w:val="28"/>
            <w:szCs w:val="28"/>
            <w:lang w:val="fr-FR"/>
            <w:rPrChange w:id="9026" w:author="Peng Luqi" w:date="2019-10-13T14:50:00Z">
              <w:rPr>
                <w:lang w:val="fr-FR"/>
              </w:rPr>
            </w:rPrChange>
          </w:rPr>
          <w:delText>’</w:delText>
        </w:r>
      </w:del>
      <w:ins w:id="9027" w:author="Peng Luqi" w:date="2019-10-13T14:43:00Z">
        <w:r w:rsidR="00EF666F" w:rsidRPr="00F94CB9">
          <w:rPr>
            <w:sz w:val="28"/>
            <w:szCs w:val="28"/>
            <w:lang w:val="fr-FR"/>
            <w:rPrChange w:id="9028" w:author="Peng Luqi" w:date="2019-10-13T14:50:00Z">
              <w:rPr>
                <w:lang w:val="fr-FR"/>
              </w:rPr>
            </w:rPrChange>
          </w:rPr>
          <w:t>’</w:t>
        </w:r>
      </w:ins>
      <w:r w:rsidRPr="00F94CB9">
        <w:rPr>
          <w:sz w:val="28"/>
          <w:szCs w:val="28"/>
          <w:lang w:val="fr-FR"/>
          <w:rPrChange w:id="9029" w:author="Peng Luqi" w:date="2019-10-13T14:50:00Z">
            <w:rPr>
              <w:lang w:val="fr-FR"/>
            </w:rPr>
          </w:rPrChange>
        </w:rPr>
        <w:t>il était très</w:t>
      </w:r>
      <w:r w:rsidRPr="00F94CB9">
        <w:rPr>
          <w:spacing w:val="-16"/>
          <w:sz w:val="28"/>
          <w:szCs w:val="28"/>
          <w:lang w:val="fr-FR"/>
          <w:rPrChange w:id="9030" w:author="Peng Luqi" w:date="2019-10-13T14:50:00Z">
            <w:rPr>
              <w:spacing w:val="-16"/>
              <w:lang w:val="fr-FR"/>
            </w:rPr>
          </w:rPrChange>
        </w:rPr>
        <w:t xml:space="preserve"> </w:t>
      </w:r>
      <w:r w:rsidRPr="00F94CB9">
        <w:rPr>
          <w:sz w:val="28"/>
          <w:szCs w:val="28"/>
          <w:lang w:val="fr-FR"/>
          <w:rPrChange w:id="9031" w:author="Peng Luqi" w:date="2019-10-13T14:50:00Z">
            <w:rPr>
              <w:lang w:val="fr-FR"/>
            </w:rPr>
          </w:rPrChange>
        </w:rPr>
        <w:t>difficile</w:t>
      </w:r>
      <w:r w:rsidRPr="00F94CB9">
        <w:rPr>
          <w:spacing w:val="-15"/>
          <w:sz w:val="28"/>
          <w:szCs w:val="28"/>
          <w:lang w:val="fr-FR"/>
          <w:rPrChange w:id="9032" w:author="Peng Luqi" w:date="2019-10-13T14:50:00Z">
            <w:rPr>
              <w:spacing w:val="-15"/>
              <w:lang w:val="fr-FR"/>
            </w:rPr>
          </w:rPrChange>
        </w:rPr>
        <w:t xml:space="preserve"> </w:t>
      </w:r>
      <w:r w:rsidRPr="00F94CB9">
        <w:rPr>
          <w:sz w:val="28"/>
          <w:szCs w:val="28"/>
          <w:lang w:val="fr-FR"/>
          <w:rPrChange w:id="9033" w:author="Peng Luqi" w:date="2019-10-13T14:50:00Z">
            <w:rPr>
              <w:lang w:val="fr-FR"/>
            </w:rPr>
          </w:rPrChange>
        </w:rPr>
        <w:t>pour</w:t>
      </w:r>
      <w:r w:rsidRPr="00F94CB9">
        <w:rPr>
          <w:spacing w:val="-15"/>
          <w:sz w:val="28"/>
          <w:szCs w:val="28"/>
          <w:lang w:val="fr-FR"/>
          <w:rPrChange w:id="9034" w:author="Peng Luqi" w:date="2019-10-13T14:50:00Z">
            <w:rPr>
              <w:spacing w:val="-15"/>
              <w:lang w:val="fr-FR"/>
            </w:rPr>
          </w:rPrChange>
        </w:rPr>
        <w:t xml:space="preserve"> </w:t>
      </w:r>
      <w:r w:rsidRPr="00F94CB9">
        <w:rPr>
          <w:sz w:val="28"/>
          <w:szCs w:val="28"/>
          <w:lang w:val="fr-FR"/>
          <w:rPrChange w:id="9035" w:author="Peng Luqi" w:date="2019-10-13T14:50:00Z">
            <w:rPr>
              <w:lang w:val="fr-FR"/>
            </w:rPr>
          </w:rPrChange>
        </w:rPr>
        <w:t>un</w:t>
      </w:r>
      <w:r w:rsidRPr="00F94CB9">
        <w:rPr>
          <w:spacing w:val="-15"/>
          <w:sz w:val="28"/>
          <w:szCs w:val="28"/>
          <w:lang w:val="fr-FR"/>
          <w:rPrChange w:id="9036" w:author="Peng Luqi" w:date="2019-10-13T14:50:00Z">
            <w:rPr>
              <w:spacing w:val="-15"/>
              <w:lang w:val="fr-FR"/>
            </w:rPr>
          </w:rPrChange>
        </w:rPr>
        <w:t xml:space="preserve"> </w:t>
      </w:r>
      <w:r w:rsidRPr="00F94CB9">
        <w:rPr>
          <w:sz w:val="28"/>
          <w:szCs w:val="28"/>
          <w:lang w:val="fr-FR"/>
          <w:rPrChange w:id="9037" w:author="Peng Luqi" w:date="2019-10-13T14:50:00Z">
            <w:rPr>
              <w:lang w:val="fr-FR"/>
            </w:rPr>
          </w:rPrChange>
        </w:rPr>
        <w:t>bon</w:t>
      </w:r>
      <w:r w:rsidRPr="00F94CB9">
        <w:rPr>
          <w:spacing w:val="-15"/>
          <w:sz w:val="28"/>
          <w:szCs w:val="28"/>
          <w:lang w:val="fr-FR"/>
          <w:rPrChange w:id="9038" w:author="Peng Luqi" w:date="2019-10-13T14:50:00Z">
            <w:rPr>
              <w:spacing w:val="-15"/>
              <w:lang w:val="fr-FR"/>
            </w:rPr>
          </w:rPrChange>
        </w:rPr>
        <w:t xml:space="preserve"> </w:t>
      </w:r>
      <w:r w:rsidRPr="00F94CB9">
        <w:rPr>
          <w:sz w:val="28"/>
          <w:szCs w:val="28"/>
          <w:lang w:val="fr-FR"/>
          <w:rPrChange w:id="9039" w:author="Peng Luqi" w:date="2019-10-13T14:50:00Z">
            <w:rPr>
              <w:lang w:val="fr-FR"/>
            </w:rPr>
          </w:rPrChange>
        </w:rPr>
        <w:t>maître</w:t>
      </w:r>
      <w:r w:rsidRPr="00F94CB9">
        <w:rPr>
          <w:spacing w:val="-16"/>
          <w:sz w:val="28"/>
          <w:szCs w:val="28"/>
          <w:lang w:val="fr-FR"/>
          <w:rPrChange w:id="9040" w:author="Peng Luqi" w:date="2019-10-13T14:50:00Z">
            <w:rPr>
              <w:spacing w:val="-16"/>
              <w:lang w:val="fr-FR"/>
            </w:rPr>
          </w:rPrChange>
        </w:rPr>
        <w:t xml:space="preserve"> </w:t>
      </w:r>
      <w:r w:rsidRPr="00F94CB9">
        <w:rPr>
          <w:sz w:val="28"/>
          <w:szCs w:val="28"/>
          <w:lang w:val="fr-FR"/>
          <w:rPrChange w:id="9041" w:author="Peng Luqi" w:date="2019-10-13T14:50:00Z">
            <w:rPr>
              <w:lang w:val="fr-FR"/>
            </w:rPr>
          </w:rPrChange>
        </w:rPr>
        <w:t>de</w:t>
      </w:r>
      <w:r w:rsidRPr="00F94CB9">
        <w:rPr>
          <w:spacing w:val="-15"/>
          <w:sz w:val="28"/>
          <w:szCs w:val="28"/>
          <w:lang w:val="fr-FR"/>
          <w:rPrChange w:id="9042" w:author="Peng Luqi" w:date="2019-10-13T14:50:00Z">
            <w:rPr>
              <w:spacing w:val="-15"/>
              <w:lang w:val="fr-FR"/>
            </w:rPr>
          </w:rPrChange>
        </w:rPr>
        <w:t xml:space="preserve"> </w:t>
      </w:r>
      <w:r w:rsidRPr="00F94CB9">
        <w:rPr>
          <w:sz w:val="28"/>
          <w:szCs w:val="28"/>
          <w:lang w:val="fr-FR"/>
          <w:rPrChange w:id="9043" w:author="Peng Luqi" w:date="2019-10-13T14:50:00Z">
            <w:rPr>
              <w:lang w:val="fr-FR"/>
            </w:rPr>
          </w:rPrChange>
        </w:rPr>
        <w:t>trouver</w:t>
      </w:r>
      <w:r w:rsidRPr="00F94CB9">
        <w:rPr>
          <w:spacing w:val="-15"/>
          <w:sz w:val="28"/>
          <w:szCs w:val="28"/>
          <w:lang w:val="fr-FR"/>
          <w:rPrChange w:id="9044" w:author="Peng Luqi" w:date="2019-10-13T14:50:00Z">
            <w:rPr>
              <w:spacing w:val="-15"/>
              <w:lang w:val="fr-FR"/>
            </w:rPr>
          </w:rPrChange>
        </w:rPr>
        <w:t xml:space="preserve"> </w:t>
      </w:r>
      <w:r w:rsidRPr="00F94CB9">
        <w:rPr>
          <w:sz w:val="28"/>
          <w:szCs w:val="28"/>
          <w:lang w:val="fr-FR"/>
          <w:rPrChange w:id="9045" w:author="Peng Luqi" w:date="2019-10-13T14:50:00Z">
            <w:rPr>
              <w:lang w:val="fr-FR"/>
            </w:rPr>
          </w:rPrChange>
        </w:rPr>
        <w:t>un</w:t>
      </w:r>
      <w:r w:rsidRPr="00F94CB9">
        <w:rPr>
          <w:spacing w:val="-15"/>
          <w:sz w:val="28"/>
          <w:szCs w:val="28"/>
          <w:lang w:val="fr-FR"/>
          <w:rPrChange w:id="9046" w:author="Peng Luqi" w:date="2019-10-13T14:50:00Z">
            <w:rPr>
              <w:spacing w:val="-15"/>
              <w:lang w:val="fr-FR"/>
            </w:rPr>
          </w:rPrChange>
        </w:rPr>
        <w:t xml:space="preserve"> </w:t>
      </w:r>
      <w:r w:rsidRPr="00F94CB9">
        <w:rPr>
          <w:sz w:val="28"/>
          <w:szCs w:val="28"/>
          <w:lang w:val="fr-FR"/>
          <w:rPrChange w:id="9047" w:author="Peng Luqi" w:date="2019-10-13T14:50:00Z">
            <w:rPr>
              <w:lang w:val="fr-FR"/>
            </w:rPr>
          </w:rPrChange>
        </w:rPr>
        <w:t>bon</w:t>
      </w:r>
      <w:r w:rsidRPr="00F94CB9">
        <w:rPr>
          <w:spacing w:val="-15"/>
          <w:sz w:val="28"/>
          <w:szCs w:val="28"/>
          <w:lang w:val="fr-FR"/>
          <w:rPrChange w:id="9048" w:author="Peng Luqi" w:date="2019-10-13T14:50:00Z">
            <w:rPr>
              <w:spacing w:val="-15"/>
              <w:lang w:val="fr-FR"/>
            </w:rPr>
          </w:rPrChange>
        </w:rPr>
        <w:t xml:space="preserve"> </w:t>
      </w:r>
      <w:r w:rsidRPr="00F94CB9">
        <w:rPr>
          <w:sz w:val="28"/>
          <w:szCs w:val="28"/>
          <w:lang w:val="fr-FR"/>
          <w:rPrChange w:id="9049" w:author="Peng Luqi" w:date="2019-10-13T14:50:00Z">
            <w:rPr>
              <w:lang w:val="fr-FR"/>
            </w:rPr>
          </w:rPrChange>
        </w:rPr>
        <w:t>apprenti.</w:t>
      </w:r>
      <w:r w:rsidRPr="00F94CB9">
        <w:rPr>
          <w:spacing w:val="-16"/>
          <w:sz w:val="28"/>
          <w:szCs w:val="28"/>
          <w:lang w:val="fr-FR"/>
          <w:rPrChange w:id="9050" w:author="Peng Luqi" w:date="2019-10-13T14:50:00Z">
            <w:rPr>
              <w:spacing w:val="-16"/>
              <w:lang w:val="fr-FR"/>
            </w:rPr>
          </w:rPrChange>
        </w:rPr>
        <w:t xml:space="preserve"> </w:t>
      </w:r>
      <w:r w:rsidRPr="00F94CB9">
        <w:rPr>
          <w:sz w:val="28"/>
          <w:szCs w:val="28"/>
          <w:lang w:val="fr-FR"/>
          <w:rPrChange w:id="9051" w:author="Peng Luqi" w:date="2019-10-13T14:50:00Z">
            <w:rPr>
              <w:lang w:val="fr-FR"/>
            </w:rPr>
          </w:rPrChange>
        </w:rPr>
        <w:t>Par</w:t>
      </w:r>
      <w:r w:rsidRPr="00F94CB9">
        <w:rPr>
          <w:spacing w:val="-15"/>
          <w:sz w:val="28"/>
          <w:szCs w:val="28"/>
          <w:lang w:val="fr-FR"/>
          <w:rPrChange w:id="9052" w:author="Peng Luqi" w:date="2019-10-13T14:50:00Z">
            <w:rPr>
              <w:spacing w:val="-15"/>
              <w:lang w:val="fr-FR"/>
            </w:rPr>
          </w:rPrChange>
        </w:rPr>
        <w:t xml:space="preserve"> </w:t>
      </w:r>
      <w:r w:rsidRPr="00F94CB9">
        <w:rPr>
          <w:sz w:val="28"/>
          <w:szCs w:val="28"/>
          <w:lang w:val="fr-FR"/>
          <w:rPrChange w:id="9053" w:author="Peng Luqi" w:date="2019-10-13T14:50:00Z">
            <w:rPr>
              <w:lang w:val="fr-FR"/>
            </w:rPr>
          </w:rPrChange>
        </w:rPr>
        <w:t>conséquent,</w:t>
      </w:r>
      <w:r w:rsidRPr="00F94CB9">
        <w:rPr>
          <w:spacing w:val="-15"/>
          <w:sz w:val="28"/>
          <w:szCs w:val="28"/>
          <w:lang w:val="fr-FR"/>
          <w:rPrChange w:id="9054" w:author="Peng Luqi" w:date="2019-10-13T14:50:00Z">
            <w:rPr>
              <w:spacing w:val="-15"/>
              <w:lang w:val="fr-FR"/>
            </w:rPr>
          </w:rPrChange>
        </w:rPr>
        <w:t xml:space="preserve"> </w:t>
      </w:r>
      <w:r w:rsidRPr="00F94CB9">
        <w:rPr>
          <w:sz w:val="28"/>
          <w:szCs w:val="28"/>
          <w:lang w:val="fr-FR"/>
          <w:rPrChange w:id="9055" w:author="Peng Luqi" w:date="2019-10-13T14:50:00Z">
            <w:rPr>
              <w:lang w:val="fr-FR"/>
            </w:rPr>
          </w:rPrChange>
        </w:rPr>
        <w:t>quand</w:t>
      </w:r>
      <w:r w:rsidRPr="00F94CB9">
        <w:rPr>
          <w:spacing w:val="-15"/>
          <w:sz w:val="28"/>
          <w:szCs w:val="28"/>
          <w:lang w:val="fr-FR"/>
          <w:rPrChange w:id="9056" w:author="Peng Luqi" w:date="2019-10-13T14:50:00Z">
            <w:rPr>
              <w:spacing w:val="-15"/>
              <w:lang w:val="fr-FR"/>
            </w:rPr>
          </w:rPrChange>
        </w:rPr>
        <w:t xml:space="preserve"> </w:t>
      </w:r>
      <w:r w:rsidRPr="00F94CB9">
        <w:rPr>
          <w:sz w:val="28"/>
          <w:szCs w:val="28"/>
          <w:lang w:val="fr-FR"/>
          <w:rPrChange w:id="9057" w:author="Peng Luqi" w:date="2019-10-13T14:50:00Z">
            <w:rPr>
              <w:lang w:val="fr-FR"/>
            </w:rPr>
          </w:rPrChange>
        </w:rPr>
        <w:t>un</w:t>
      </w:r>
      <w:r w:rsidRPr="00F94CB9">
        <w:rPr>
          <w:spacing w:val="-15"/>
          <w:sz w:val="28"/>
          <w:szCs w:val="28"/>
          <w:lang w:val="fr-FR"/>
          <w:rPrChange w:id="9058" w:author="Peng Luqi" w:date="2019-10-13T14:50:00Z">
            <w:rPr>
              <w:spacing w:val="-15"/>
              <w:lang w:val="fr-FR"/>
            </w:rPr>
          </w:rPrChange>
        </w:rPr>
        <w:t xml:space="preserve"> </w:t>
      </w:r>
      <w:r w:rsidRPr="00F94CB9">
        <w:rPr>
          <w:sz w:val="28"/>
          <w:szCs w:val="28"/>
          <w:lang w:val="fr-FR"/>
          <w:rPrChange w:id="9059" w:author="Peng Luqi" w:date="2019-10-13T14:50:00Z">
            <w:rPr>
              <w:lang w:val="fr-FR"/>
            </w:rPr>
          </w:rPrChange>
        </w:rPr>
        <w:t>bon</w:t>
      </w:r>
      <w:r w:rsidRPr="00F94CB9">
        <w:rPr>
          <w:spacing w:val="-15"/>
          <w:sz w:val="28"/>
          <w:szCs w:val="28"/>
          <w:lang w:val="fr-FR"/>
          <w:rPrChange w:id="9060" w:author="Peng Luqi" w:date="2019-10-13T14:50:00Z">
            <w:rPr>
              <w:spacing w:val="-15"/>
              <w:lang w:val="fr-FR"/>
            </w:rPr>
          </w:rPrChange>
        </w:rPr>
        <w:t xml:space="preserve"> </w:t>
      </w:r>
      <w:r w:rsidRPr="00F94CB9">
        <w:rPr>
          <w:sz w:val="28"/>
          <w:szCs w:val="28"/>
          <w:lang w:val="fr-FR"/>
          <w:rPrChange w:id="9061" w:author="Peng Luqi" w:date="2019-10-13T14:50:00Z">
            <w:rPr>
              <w:lang w:val="fr-FR"/>
            </w:rPr>
          </w:rPrChange>
        </w:rPr>
        <w:t>maître</w:t>
      </w:r>
      <w:r w:rsidRPr="00F94CB9">
        <w:rPr>
          <w:spacing w:val="-16"/>
          <w:sz w:val="28"/>
          <w:szCs w:val="28"/>
          <w:lang w:val="fr-FR"/>
          <w:rPrChange w:id="9062" w:author="Peng Luqi" w:date="2019-10-13T14:50:00Z">
            <w:rPr>
              <w:spacing w:val="-16"/>
              <w:lang w:val="fr-FR"/>
            </w:rPr>
          </w:rPrChange>
        </w:rPr>
        <w:t xml:space="preserve"> </w:t>
      </w:r>
      <w:r w:rsidRPr="00F94CB9">
        <w:rPr>
          <w:sz w:val="28"/>
          <w:szCs w:val="28"/>
          <w:lang w:val="fr-FR"/>
          <w:rPrChange w:id="9063" w:author="Peng Luqi" w:date="2019-10-13T14:50:00Z">
            <w:rPr>
              <w:lang w:val="fr-FR"/>
            </w:rPr>
          </w:rPrChange>
        </w:rPr>
        <w:t>recrute un</w:t>
      </w:r>
      <w:r w:rsidRPr="00F94CB9">
        <w:rPr>
          <w:spacing w:val="-8"/>
          <w:sz w:val="28"/>
          <w:szCs w:val="28"/>
          <w:lang w:val="fr-FR"/>
          <w:rPrChange w:id="9064" w:author="Peng Luqi" w:date="2019-10-13T14:50:00Z">
            <w:rPr>
              <w:spacing w:val="-8"/>
              <w:lang w:val="fr-FR"/>
            </w:rPr>
          </w:rPrChange>
        </w:rPr>
        <w:t xml:space="preserve"> </w:t>
      </w:r>
      <w:r w:rsidRPr="00F94CB9">
        <w:rPr>
          <w:sz w:val="28"/>
          <w:szCs w:val="28"/>
          <w:lang w:val="fr-FR"/>
          <w:rPrChange w:id="9065" w:author="Peng Luqi" w:date="2019-10-13T14:50:00Z">
            <w:rPr>
              <w:lang w:val="fr-FR"/>
            </w:rPr>
          </w:rPrChange>
        </w:rPr>
        <w:t>apprenti,</w:t>
      </w:r>
      <w:r w:rsidRPr="00F94CB9">
        <w:rPr>
          <w:spacing w:val="-7"/>
          <w:sz w:val="28"/>
          <w:szCs w:val="28"/>
          <w:lang w:val="fr-FR"/>
          <w:rPrChange w:id="9066" w:author="Peng Luqi" w:date="2019-10-13T14:50:00Z">
            <w:rPr>
              <w:spacing w:val="-7"/>
              <w:lang w:val="fr-FR"/>
            </w:rPr>
          </w:rPrChange>
        </w:rPr>
        <w:t xml:space="preserve"> </w:t>
      </w:r>
      <w:r w:rsidRPr="00F94CB9">
        <w:rPr>
          <w:sz w:val="28"/>
          <w:szCs w:val="28"/>
          <w:lang w:val="fr-FR"/>
          <w:rPrChange w:id="9067" w:author="Peng Luqi" w:date="2019-10-13T14:50:00Z">
            <w:rPr>
              <w:lang w:val="fr-FR"/>
            </w:rPr>
          </w:rPrChange>
        </w:rPr>
        <w:t>il</w:t>
      </w:r>
      <w:r w:rsidRPr="00F94CB9">
        <w:rPr>
          <w:spacing w:val="-7"/>
          <w:sz w:val="28"/>
          <w:szCs w:val="28"/>
          <w:lang w:val="fr-FR"/>
          <w:rPrChange w:id="9068" w:author="Peng Luqi" w:date="2019-10-13T14:50:00Z">
            <w:rPr>
              <w:spacing w:val="-7"/>
              <w:lang w:val="fr-FR"/>
            </w:rPr>
          </w:rPrChange>
        </w:rPr>
        <w:t xml:space="preserve"> </w:t>
      </w:r>
      <w:r w:rsidRPr="00F94CB9">
        <w:rPr>
          <w:sz w:val="28"/>
          <w:szCs w:val="28"/>
          <w:lang w:val="fr-FR"/>
          <w:rPrChange w:id="9069" w:author="Peng Luqi" w:date="2019-10-13T14:50:00Z">
            <w:rPr>
              <w:lang w:val="fr-FR"/>
            </w:rPr>
          </w:rPrChange>
        </w:rPr>
        <w:t>fait</w:t>
      </w:r>
      <w:r w:rsidRPr="00F94CB9">
        <w:rPr>
          <w:spacing w:val="-7"/>
          <w:sz w:val="28"/>
          <w:szCs w:val="28"/>
          <w:lang w:val="fr-FR"/>
          <w:rPrChange w:id="9070" w:author="Peng Luqi" w:date="2019-10-13T14:50:00Z">
            <w:rPr>
              <w:spacing w:val="-7"/>
              <w:lang w:val="fr-FR"/>
            </w:rPr>
          </w:rPrChange>
        </w:rPr>
        <w:t xml:space="preserve"> </w:t>
      </w:r>
      <w:r w:rsidRPr="00F94CB9">
        <w:rPr>
          <w:sz w:val="28"/>
          <w:szCs w:val="28"/>
          <w:lang w:val="fr-FR"/>
          <w:rPrChange w:id="9071" w:author="Peng Luqi" w:date="2019-10-13T14:50:00Z">
            <w:rPr>
              <w:lang w:val="fr-FR"/>
            </w:rPr>
          </w:rPrChange>
        </w:rPr>
        <w:t>très</w:t>
      </w:r>
      <w:r w:rsidRPr="00F94CB9">
        <w:rPr>
          <w:spacing w:val="-7"/>
          <w:sz w:val="28"/>
          <w:szCs w:val="28"/>
          <w:lang w:val="fr-FR"/>
          <w:rPrChange w:id="9072" w:author="Peng Luqi" w:date="2019-10-13T14:50:00Z">
            <w:rPr>
              <w:spacing w:val="-7"/>
              <w:lang w:val="fr-FR"/>
            </w:rPr>
          </w:rPrChange>
        </w:rPr>
        <w:t xml:space="preserve"> </w:t>
      </w:r>
      <w:r w:rsidRPr="00F94CB9">
        <w:rPr>
          <w:sz w:val="28"/>
          <w:szCs w:val="28"/>
          <w:lang w:val="fr-FR"/>
          <w:rPrChange w:id="9073" w:author="Peng Luqi" w:date="2019-10-13T14:50:00Z">
            <w:rPr>
              <w:lang w:val="fr-FR"/>
            </w:rPr>
          </w:rPrChange>
        </w:rPr>
        <w:t>attention</w:t>
      </w:r>
      <w:r w:rsidRPr="00F94CB9">
        <w:rPr>
          <w:spacing w:val="-5"/>
          <w:sz w:val="28"/>
          <w:szCs w:val="28"/>
          <w:lang w:val="fr-FR"/>
          <w:rPrChange w:id="9074" w:author="Peng Luqi" w:date="2019-10-13T14:50:00Z">
            <w:rPr>
              <w:spacing w:val="-5"/>
              <w:lang w:val="fr-FR"/>
            </w:rPr>
          </w:rPrChange>
        </w:rPr>
        <w:t xml:space="preserve"> </w:t>
      </w:r>
      <w:r w:rsidRPr="00F94CB9">
        <w:rPr>
          <w:sz w:val="28"/>
          <w:szCs w:val="28"/>
          <w:lang w:val="fr-FR"/>
          <w:rPrChange w:id="9075" w:author="Peng Luqi" w:date="2019-10-13T14:50:00Z">
            <w:rPr>
              <w:lang w:val="fr-FR"/>
            </w:rPr>
          </w:rPrChange>
        </w:rPr>
        <w:t>!</w:t>
      </w:r>
      <w:r w:rsidRPr="00F94CB9">
        <w:rPr>
          <w:spacing w:val="-7"/>
          <w:sz w:val="28"/>
          <w:szCs w:val="28"/>
          <w:lang w:val="fr-FR"/>
          <w:rPrChange w:id="9076" w:author="Peng Luqi" w:date="2019-10-13T14:50:00Z">
            <w:rPr>
              <w:spacing w:val="-7"/>
              <w:lang w:val="fr-FR"/>
            </w:rPr>
          </w:rPrChange>
        </w:rPr>
        <w:t xml:space="preserve"> </w:t>
      </w:r>
      <w:r w:rsidRPr="00F94CB9">
        <w:rPr>
          <w:sz w:val="28"/>
          <w:szCs w:val="28"/>
          <w:lang w:val="fr-FR"/>
          <w:rPrChange w:id="9077" w:author="Peng Luqi" w:date="2019-10-13T14:50:00Z">
            <w:rPr>
              <w:lang w:val="fr-FR"/>
            </w:rPr>
          </w:rPrChange>
        </w:rPr>
        <w:t>Cependant,</w:t>
      </w:r>
      <w:r w:rsidRPr="00F94CB9">
        <w:rPr>
          <w:spacing w:val="-7"/>
          <w:sz w:val="28"/>
          <w:szCs w:val="28"/>
          <w:lang w:val="fr-FR"/>
          <w:rPrChange w:id="9078" w:author="Peng Luqi" w:date="2019-10-13T14:50:00Z">
            <w:rPr>
              <w:spacing w:val="-7"/>
              <w:lang w:val="fr-FR"/>
            </w:rPr>
          </w:rPrChange>
        </w:rPr>
        <w:t xml:space="preserve"> </w:t>
      </w:r>
      <w:r w:rsidRPr="00F94CB9">
        <w:rPr>
          <w:sz w:val="28"/>
          <w:szCs w:val="28"/>
          <w:lang w:val="fr-FR"/>
          <w:rPrChange w:id="9079" w:author="Peng Luqi" w:date="2019-10-13T14:50:00Z">
            <w:rPr>
              <w:lang w:val="fr-FR"/>
            </w:rPr>
          </w:rPrChange>
        </w:rPr>
        <w:t>les</w:t>
      </w:r>
      <w:r w:rsidRPr="00F94CB9">
        <w:rPr>
          <w:spacing w:val="-7"/>
          <w:sz w:val="28"/>
          <w:szCs w:val="28"/>
          <w:lang w:val="fr-FR"/>
          <w:rPrChange w:id="9080" w:author="Peng Luqi" w:date="2019-10-13T14:50:00Z">
            <w:rPr>
              <w:spacing w:val="-7"/>
              <w:lang w:val="fr-FR"/>
            </w:rPr>
          </w:rPrChange>
        </w:rPr>
        <w:t xml:space="preserve"> </w:t>
      </w:r>
      <w:r w:rsidRPr="00F94CB9">
        <w:rPr>
          <w:sz w:val="28"/>
          <w:szCs w:val="28"/>
          <w:lang w:val="fr-FR"/>
          <w:rPrChange w:id="9081" w:author="Peng Luqi" w:date="2019-10-13T14:50:00Z">
            <w:rPr>
              <w:lang w:val="fr-FR"/>
            </w:rPr>
          </w:rPrChange>
        </w:rPr>
        <w:t>soi-disant</w:t>
      </w:r>
      <w:r w:rsidRPr="00F94CB9">
        <w:rPr>
          <w:spacing w:val="-8"/>
          <w:sz w:val="28"/>
          <w:szCs w:val="28"/>
          <w:lang w:val="fr-FR"/>
          <w:rPrChange w:id="9082" w:author="Peng Luqi" w:date="2019-10-13T14:50:00Z">
            <w:rPr>
              <w:spacing w:val="-8"/>
              <w:lang w:val="fr-FR"/>
            </w:rPr>
          </w:rPrChange>
        </w:rPr>
        <w:t xml:space="preserve"> </w:t>
      </w:r>
      <w:r w:rsidRPr="00F94CB9">
        <w:rPr>
          <w:sz w:val="28"/>
          <w:szCs w:val="28"/>
          <w:lang w:val="fr-FR"/>
          <w:rPrChange w:id="9083" w:author="Peng Luqi" w:date="2019-10-13T14:50:00Z">
            <w:rPr>
              <w:lang w:val="fr-FR"/>
            </w:rPr>
          </w:rPrChange>
        </w:rPr>
        <w:t>bons</w:t>
      </w:r>
      <w:r w:rsidRPr="00F94CB9">
        <w:rPr>
          <w:spacing w:val="-7"/>
          <w:sz w:val="28"/>
          <w:szCs w:val="28"/>
          <w:lang w:val="fr-FR"/>
          <w:rPrChange w:id="9084" w:author="Peng Luqi" w:date="2019-10-13T14:50:00Z">
            <w:rPr>
              <w:spacing w:val="-7"/>
              <w:lang w:val="fr-FR"/>
            </w:rPr>
          </w:rPrChange>
        </w:rPr>
        <w:t xml:space="preserve"> </w:t>
      </w:r>
      <w:r w:rsidRPr="00F94CB9">
        <w:rPr>
          <w:sz w:val="28"/>
          <w:szCs w:val="28"/>
          <w:lang w:val="fr-FR"/>
          <w:rPrChange w:id="9085" w:author="Peng Luqi" w:date="2019-10-13T14:50:00Z">
            <w:rPr>
              <w:lang w:val="fr-FR"/>
            </w:rPr>
          </w:rPrChange>
        </w:rPr>
        <w:t>plants</w:t>
      </w:r>
      <w:r w:rsidRPr="00F94CB9">
        <w:rPr>
          <w:spacing w:val="-7"/>
          <w:sz w:val="28"/>
          <w:szCs w:val="28"/>
          <w:lang w:val="fr-FR"/>
          <w:rPrChange w:id="9086" w:author="Peng Luqi" w:date="2019-10-13T14:50:00Z">
            <w:rPr>
              <w:spacing w:val="-7"/>
              <w:lang w:val="fr-FR"/>
            </w:rPr>
          </w:rPrChange>
        </w:rPr>
        <w:t xml:space="preserve"> </w:t>
      </w:r>
      <w:r w:rsidRPr="00F94CB9">
        <w:rPr>
          <w:sz w:val="28"/>
          <w:szCs w:val="28"/>
          <w:lang w:val="fr-FR"/>
          <w:rPrChange w:id="9087" w:author="Peng Luqi" w:date="2019-10-13T14:50:00Z">
            <w:rPr>
              <w:lang w:val="fr-FR"/>
            </w:rPr>
          </w:rPrChange>
        </w:rPr>
        <w:t>que</w:t>
      </w:r>
      <w:r w:rsidRPr="00F94CB9">
        <w:rPr>
          <w:spacing w:val="-7"/>
          <w:sz w:val="28"/>
          <w:szCs w:val="28"/>
          <w:lang w:val="fr-FR"/>
          <w:rPrChange w:id="9088" w:author="Peng Luqi" w:date="2019-10-13T14:50:00Z">
            <w:rPr>
              <w:spacing w:val="-7"/>
              <w:lang w:val="fr-FR"/>
            </w:rPr>
          </w:rPrChange>
        </w:rPr>
        <w:t xml:space="preserve"> </w:t>
      </w:r>
      <w:r w:rsidRPr="00F94CB9">
        <w:rPr>
          <w:sz w:val="28"/>
          <w:szCs w:val="28"/>
          <w:lang w:val="fr-FR"/>
          <w:rPrChange w:id="9089" w:author="Peng Luqi" w:date="2019-10-13T14:50:00Z">
            <w:rPr>
              <w:lang w:val="fr-FR"/>
            </w:rPr>
          </w:rPrChange>
        </w:rPr>
        <w:t>j</w:t>
      </w:r>
      <w:del w:id="9090" w:author="Peng Luqi" w:date="2019-10-13T14:43:00Z">
        <w:r w:rsidRPr="00F94CB9" w:rsidDel="00EF666F">
          <w:rPr>
            <w:sz w:val="28"/>
            <w:szCs w:val="28"/>
            <w:lang w:val="fr-FR"/>
            <w:rPrChange w:id="9091" w:author="Peng Luqi" w:date="2019-10-13T14:50:00Z">
              <w:rPr>
                <w:lang w:val="fr-FR"/>
              </w:rPr>
            </w:rPrChange>
          </w:rPr>
          <w:delText>’</w:delText>
        </w:r>
      </w:del>
      <w:ins w:id="9092" w:author="Peng Luqi" w:date="2019-10-13T14:43:00Z">
        <w:r w:rsidR="00EF666F" w:rsidRPr="00F94CB9">
          <w:rPr>
            <w:sz w:val="28"/>
            <w:szCs w:val="28"/>
            <w:lang w:val="fr-FR"/>
            <w:rPrChange w:id="9093" w:author="Peng Luqi" w:date="2019-10-13T14:50:00Z">
              <w:rPr>
                <w:lang w:val="fr-FR"/>
              </w:rPr>
            </w:rPrChange>
          </w:rPr>
          <w:t>’</w:t>
        </w:r>
      </w:ins>
      <w:r w:rsidRPr="00F94CB9">
        <w:rPr>
          <w:sz w:val="28"/>
          <w:szCs w:val="28"/>
          <w:lang w:val="fr-FR"/>
          <w:rPrChange w:id="9094" w:author="Peng Luqi" w:date="2019-10-13T14:50:00Z">
            <w:rPr>
              <w:lang w:val="fr-FR"/>
            </w:rPr>
          </w:rPrChange>
        </w:rPr>
        <w:t>ai</w:t>
      </w:r>
      <w:r w:rsidRPr="00F94CB9">
        <w:rPr>
          <w:spacing w:val="-7"/>
          <w:sz w:val="28"/>
          <w:szCs w:val="28"/>
          <w:lang w:val="fr-FR"/>
          <w:rPrChange w:id="9095" w:author="Peng Luqi" w:date="2019-10-13T14:50:00Z">
            <w:rPr>
              <w:spacing w:val="-7"/>
              <w:lang w:val="fr-FR"/>
            </w:rPr>
          </w:rPrChange>
        </w:rPr>
        <w:t xml:space="preserve"> </w:t>
      </w:r>
      <w:r w:rsidRPr="00F94CB9">
        <w:rPr>
          <w:sz w:val="28"/>
          <w:szCs w:val="28"/>
          <w:lang w:val="fr-FR"/>
          <w:rPrChange w:id="9096" w:author="Peng Luqi" w:date="2019-10-13T14:50:00Z">
            <w:rPr>
              <w:lang w:val="fr-FR"/>
            </w:rPr>
          </w:rPrChange>
        </w:rPr>
        <w:t>essayé</w:t>
      </w:r>
      <w:r w:rsidRPr="00F94CB9">
        <w:rPr>
          <w:spacing w:val="-7"/>
          <w:sz w:val="28"/>
          <w:szCs w:val="28"/>
          <w:lang w:val="fr-FR"/>
          <w:rPrChange w:id="9097" w:author="Peng Luqi" w:date="2019-10-13T14:50:00Z">
            <w:rPr>
              <w:spacing w:val="-7"/>
              <w:lang w:val="fr-FR"/>
            </w:rPr>
          </w:rPrChange>
        </w:rPr>
        <w:t xml:space="preserve"> </w:t>
      </w:r>
      <w:r w:rsidRPr="00F94CB9">
        <w:rPr>
          <w:sz w:val="28"/>
          <w:szCs w:val="28"/>
          <w:lang w:val="fr-FR"/>
          <w:rPrChange w:id="9098" w:author="Peng Luqi" w:date="2019-10-13T14:50:00Z">
            <w:rPr>
              <w:lang w:val="fr-FR"/>
            </w:rPr>
          </w:rPrChange>
        </w:rPr>
        <w:t>de</w:t>
      </w:r>
      <w:r w:rsidRPr="00F94CB9">
        <w:rPr>
          <w:spacing w:val="-8"/>
          <w:sz w:val="28"/>
          <w:szCs w:val="28"/>
          <w:lang w:val="fr-FR"/>
          <w:rPrChange w:id="9099" w:author="Peng Luqi" w:date="2019-10-13T14:50:00Z">
            <w:rPr>
              <w:spacing w:val="-8"/>
              <w:lang w:val="fr-FR"/>
            </w:rPr>
          </w:rPrChange>
        </w:rPr>
        <w:t xml:space="preserve"> </w:t>
      </w:r>
      <w:r w:rsidRPr="00F94CB9">
        <w:rPr>
          <w:sz w:val="28"/>
          <w:szCs w:val="28"/>
          <w:lang w:val="fr-FR"/>
          <w:rPrChange w:id="9100" w:author="Peng Luqi" w:date="2019-10-13T14:50:00Z">
            <w:rPr>
              <w:lang w:val="fr-FR"/>
            </w:rPr>
          </w:rPrChange>
        </w:rPr>
        <w:t>recruter</w:t>
      </w:r>
      <w:r w:rsidRPr="00F94CB9">
        <w:rPr>
          <w:spacing w:val="-7"/>
          <w:sz w:val="28"/>
          <w:szCs w:val="28"/>
          <w:lang w:val="fr-FR"/>
          <w:rPrChange w:id="9101" w:author="Peng Luqi" w:date="2019-10-13T14:50:00Z">
            <w:rPr>
              <w:spacing w:val="-7"/>
              <w:lang w:val="fr-FR"/>
            </w:rPr>
          </w:rPrChange>
        </w:rPr>
        <w:t xml:space="preserve"> </w:t>
      </w:r>
      <w:r w:rsidRPr="00F94CB9">
        <w:rPr>
          <w:sz w:val="28"/>
          <w:szCs w:val="28"/>
          <w:lang w:val="fr-FR"/>
          <w:rPrChange w:id="9102" w:author="Peng Luqi" w:date="2019-10-13T14:50:00Z">
            <w:rPr>
              <w:lang w:val="fr-FR"/>
            </w:rPr>
          </w:rPrChange>
        </w:rPr>
        <w:t>ou</w:t>
      </w:r>
      <w:r w:rsidRPr="00F94CB9">
        <w:rPr>
          <w:spacing w:val="-7"/>
          <w:sz w:val="28"/>
          <w:szCs w:val="28"/>
          <w:lang w:val="fr-FR"/>
          <w:rPrChange w:id="9103" w:author="Peng Luqi" w:date="2019-10-13T14:50:00Z">
            <w:rPr>
              <w:spacing w:val="-7"/>
              <w:lang w:val="fr-FR"/>
            </w:rPr>
          </w:rPrChange>
        </w:rPr>
        <w:t xml:space="preserve"> </w:t>
      </w:r>
      <w:r w:rsidRPr="00F94CB9">
        <w:rPr>
          <w:sz w:val="28"/>
          <w:szCs w:val="28"/>
          <w:lang w:val="fr-FR"/>
          <w:rPrChange w:id="9104" w:author="Peng Luqi" w:date="2019-10-13T14:50:00Z">
            <w:rPr>
              <w:lang w:val="fr-FR"/>
            </w:rPr>
          </w:rPrChange>
        </w:rPr>
        <w:t>de filtrer se sont révélés être de biens médiocres de nombreuses années plus tard, ce qui prouve que l</w:t>
      </w:r>
      <w:del w:id="9105" w:author="Peng Luqi" w:date="2019-10-13T14:43:00Z">
        <w:r w:rsidRPr="00F94CB9" w:rsidDel="00EF666F">
          <w:rPr>
            <w:sz w:val="28"/>
            <w:szCs w:val="28"/>
            <w:lang w:val="fr-FR"/>
            <w:rPrChange w:id="9106" w:author="Peng Luqi" w:date="2019-10-13T14:50:00Z">
              <w:rPr>
                <w:lang w:val="fr-FR"/>
              </w:rPr>
            </w:rPrChange>
          </w:rPr>
          <w:delText>’</w:delText>
        </w:r>
      </w:del>
      <w:ins w:id="9107" w:author="Peng Luqi" w:date="2019-10-13T14:43:00Z">
        <w:r w:rsidR="00EF666F" w:rsidRPr="00F94CB9">
          <w:rPr>
            <w:sz w:val="28"/>
            <w:szCs w:val="28"/>
            <w:lang w:val="fr-FR"/>
            <w:rPrChange w:id="9108" w:author="Peng Luqi" w:date="2019-10-13T14:50:00Z">
              <w:rPr>
                <w:lang w:val="fr-FR"/>
              </w:rPr>
            </w:rPrChange>
          </w:rPr>
          <w:t>’</w:t>
        </w:r>
      </w:ins>
      <w:r w:rsidRPr="00F94CB9">
        <w:rPr>
          <w:sz w:val="28"/>
          <w:szCs w:val="28"/>
          <w:lang w:val="fr-FR"/>
          <w:rPrChange w:id="9109" w:author="Peng Luqi" w:date="2019-10-13T14:50:00Z">
            <w:rPr>
              <w:lang w:val="fr-FR"/>
            </w:rPr>
          </w:rPrChange>
        </w:rPr>
        <w:t>autosuffisance</w:t>
      </w:r>
      <w:r w:rsidRPr="00F94CB9">
        <w:rPr>
          <w:spacing w:val="-8"/>
          <w:sz w:val="28"/>
          <w:szCs w:val="28"/>
          <w:lang w:val="fr-FR"/>
          <w:rPrChange w:id="9110" w:author="Peng Luqi" w:date="2019-10-13T14:50:00Z">
            <w:rPr>
              <w:spacing w:val="-8"/>
              <w:lang w:val="fr-FR"/>
            </w:rPr>
          </w:rPrChange>
        </w:rPr>
        <w:t xml:space="preserve"> </w:t>
      </w:r>
      <w:r w:rsidRPr="00F94CB9">
        <w:rPr>
          <w:sz w:val="28"/>
          <w:szCs w:val="28"/>
          <w:lang w:val="fr-FR"/>
          <w:rPrChange w:id="9111" w:author="Peng Luqi" w:date="2019-10-13T14:50:00Z">
            <w:rPr>
              <w:lang w:val="fr-FR"/>
            </w:rPr>
          </w:rPrChange>
        </w:rPr>
        <w:t>originelle</w:t>
      </w:r>
      <w:r w:rsidRPr="00F94CB9">
        <w:rPr>
          <w:spacing w:val="-7"/>
          <w:sz w:val="28"/>
          <w:szCs w:val="28"/>
          <w:lang w:val="fr-FR"/>
          <w:rPrChange w:id="9112" w:author="Peng Luqi" w:date="2019-10-13T14:50:00Z">
            <w:rPr>
              <w:spacing w:val="-7"/>
              <w:lang w:val="fr-FR"/>
            </w:rPr>
          </w:rPrChange>
        </w:rPr>
        <w:t xml:space="preserve"> </w:t>
      </w:r>
      <w:r w:rsidRPr="00F94CB9">
        <w:rPr>
          <w:sz w:val="28"/>
          <w:szCs w:val="28"/>
          <w:lang w:val="fr-FR"/>
          <w:rPrChange w:id="9113" w:author="Peng Luqi" w:date="2019-10-13T14:50:00Z">
            <w:rPr>
              <w:lang w:val="fr-FR"/>
            </w:rPr>
          </w:rPrChange>
        </w:rPr>
        <w:t>est</w:t>
      </w:r>
      <w:r w:rsidRPr="00F94CB9">
        <w:rPr>
          <w:spacing w:val="-7"/>
          <w:sz w:val="28"/>
          <w:szCs w:val="28"/>
          <w:lang w:val="fr-FR"/>
          <w:rPrChange w:id="9114" w:author="Peng Luqi" w:date="2019-10-13T14:50:00Z">
            <w:rPr>
              <w:spacing w:val="-7"/>
              <w:lang w:val="fr-FR"/>
            </w:rPr>
          </w:rPrChange>
        </w:rPr>
        <w:t xml:space="preserve"> </w:t>
      </w:r>
      <w:r w:rsidRPr="00F94CB9">
        <w:rPr>
          <w:sz w:val="28"/>
          <w:szCs w:val="28"/>
          <w:lang w:val="fr-FR"/>
          <w:rPrChange w:id="9115" w:author="Peng Luqi" w:date="2019-10-13T14:50:00Z">
            <w:rPr>
              <w:lang w:val="fr-FR"/>
            </w:rPr>
          </w:rPrChange>
        </w:rPr>
        <w:t>très</w:t>
      </w:r>
      <w:r w:rsidRPr="00F94CB9">
        <w:rPr>
          <w:spacing w:val="-8"/>
          <w:sz w:val="28"/>
          <w:szCs w:val="28"/>
          <w:lang w:val="fr-FR"/>
          <w:rPrChange w:id="9116" w:author="Peng Luqi" w:date="2019-10-13T14:50:00Z">
            <w:rPr>
              <w:spacing w:val="-8"/>
              <w:lang w:val="fr-FR"/>
            </w:rPr>
          </w:rPrChange>
        </w:rPr>
        <w:t xml:space="preserve"> </w:t>
      </w:r>
      <w:r w:rsidRPr="00F94CB9">
        <w:rPr>
          <w:sz w:val="28"/>
          <w:szCs w:val="28"/>
          <w:lang w:val="fr-FR"/>
          <w:rPrChange w:id="9117" w:author="Peng Luqi" w:date="2019-10-13T14:50:00Z">
            <w:rPr>
              <w:lang w:val="fr-FR"/>
            </w:rPr>
          </w:rPrChange>
        </w:rPr>
        <w:t>ridicule</w:t>
      </w:r>
      <w:r w:rsidRPr="00F94CB9">
        <w:rPr>
          <w:spacing w:val="-7"/>
          <w:sz w:val="28"/>
          <w:szCs w:val="28"/>
          <w:lang w:val="fr-FR"/>
          <w:rPrChange w:id="9118" w:author="Peng Luqi" w:date="2019-10-13T14:50:00Z">
            <w:rPr>
              <w:spacing w:val="-7"/>
              <w:lang w:val="fr-FR"/>
            </w:rPr>
          </w:rPrChange>
        </w:rPr>
        <w:t xml:space="preserve"> </w:t>
      </w:r>
      <w:r w:rsidRPr="00F94CB9">
        <w:rPr>
          <w:sz w:val="28"/>
          <w:szCs w:val="28"/>
          <w:lang w:val="fr-FR"/>
          <w:rPrChange w:id="9119" w:author="Peng Luqi" w:date="2019-10-13T14:50:00Z">
            <w:rPr>
              <w:lang w:val="fr-FR"/>
            </w:rPr>
          </w:rPrChange>
        </w:rPr>
        <w:t>et</w:t>
      </w:r>
      <w:r w:rsidRPr="00F94CB9">
        <w:rPr>
          <w:spacing w:val="-7"/>
          <w:sz w:val="28"/>
          <w:szCs w:val="28"/>
          <w:lang w:val="fr-FR"/>
          <w:rPrChange w:id="9120" w:author="Peng Luqi" w:date="2019-10-13T14:50:00Z">
            <w:rPr>
              <w:spacing w:val="-7"/>
              <w:lang w:val="fr-FR"/>
            </w:rPr>
          </w:rPrChange>
        </w:rPr>
        <w:t xml:space="preserve"> </w:t>
      </w:r>
      <w:r w:rsidRPr="00F94CB9">
        <w:rPr>
          <w:sz w:val="28"/>
          <w:szCs w:val="28"/>
          <w:lang w:val="fr-FR"/>
          <w:rPrChange w:id="9121" w:author="Peng Luqi" w:date="2019-10-13T14:50:00Z">
            <w:rPr>
              <w:lang w:val="fr-FR"/>
            </w:rPr>
          </w:rPrChange>
        </w:rPr>
        <w:t>impuissante.</w:t>
      </w:r>
      <w:r w:rsidRPr="00F94CB9">
        <w:rPr>
          <w:spacing w:val="-8"/>
          <w:sz w:val="28"/>
          <w:szCs w:val="28"/>
          <w:lang w:val="fr-FR"/>
          <w:rPrChange w:id="9122" w:author="Peng Luqi" w:date="2019-10-13T14:50:00Z">
            <w:rPr>
              <w:spacing w:val="-8"/>
              <w:lang w:val="fr-FR"/>
            </w:rPr>
          </w:rPrChange>
        </w:rPr>
        <w:t xml:space="preserve"> </w:t>
      </w:r>
      <w:r w:rsidRPr="00F94CB9">
        <w:rPr>
          <w:sz w:val="28"/>
          <w:szCs w:val="28"/>
          <w:lang w:val="fr-FR"/>
          <w:rPrChange w:id="9123" w:author="Peng Luqi" w:date="2019-10-13T14:50:00Z">
            <w:rPr>
              <w:lang w:val="fr-FR"/>
            </w:rPr>
          </w:rPrChange>
        </w:rPr>
        <w:t>Bien</w:t>
      </w:r>
      <w:r w:rsidRPr="00F94CB9">
        <w:rPr>
          <w:spacing w:val="-7"/>
          <w:sz w:val="28"/>
          <w:szCs w:val="28"/>
          <w:lang w:val="fr-FR"/>
          <w:rPrChange w:id="9124" w:author="Peng Luqi" w:date="2019-10-13T14:50:00Z">
            <w:rPr>
              <w:spacing w:val="-7"/>
              <w:lang w:val="fr-FR"/>
            </w:rPr>
          </w:rPrChange>
        </w:rPr>
        <w:t xml:space="preserve"> </w:t>
      </w:r>
      <w:r w:rsidRPr="00F94CB9">
        <w:rPr>
          <w:sz w:val="28"/>
          <w:szCs w:val="28"/>
          <w:lang w:val="fr-FR"/>
          <w:rPrChange w:id="9125" w:author="Peng Luqi" w:date="2019-10-13T14:50:00Z">
            <w:rPr>
              <w:lang w:val="fr-FR"/>
            </w:rPr>
          </w:rPrChange>
        </w:rPr>
        <w:t>sûr,</w:t>
      </w:r>
      <w:r w:rsidRPr="00F94CB9">
        <w:rPr>
          <w:spacing w:val="-7"/>
          <w:sz w:val="28"/>
          <w:szCs w:val="28"/>
          <w:lang w:val="fr-FR"/>
          <w:rPrChange w:id="9126" w:author="Peng Luqi" w:date="2019-10-13T14:50:00Z">
            <w:rPr>
              <w:spacing w:val="-7"/>
              <w:lang w:val="fr-FR"/>
            </w:rPr>
          </w:rPrChange>
        </w:rPr>
        <w:t xml:space="preserve"> </w:t>
      </w:r>
      <w:r w:rsidRPr="00F94CB9">
        <w:rPr>
          <w:sz w:val="28"/>
          <w:szCs w:val="28"/>
          <w:lang w:val="fr-FR"/>
          <w:rPrChange w:id="9127" w:author="Peng Luqi" w:date="2019-10-13T14:50:00Z">
            <w:rPr>
              <w:lang w:val="fr-FR"/>
            </w:rPr>
          </w:rPrChange>
        </w:rPr>
        <w:t>vous</w:t>
      </w:r>
      <w:r w:rsidRPr="00F94CB9">
        <w:rPr>
          <w:spacing w:val="-8"/>
          <w:sz w:val="28"/>
          <w:szCs w:val="28"/>
          <w:lang w:val="fr-FR"/>
          <w:rPrChange w:id="9128" w:author="Peng Luqi" w:date="2019-10-13T14:50:00Z">
            <w:rPr>
              <w:spacing w:val="-8"/>
              <w:lang w:val="fr-FR"/>
            </w:rPr>
          </w:rPrChange>
        </w:rPr>
        <w:t xml:space="preserve"> </w:t>
      </w:r>
      <w:r w:rsidRPr="00F94CB9">
        <w:rPr>
          <w:sz w:val="28"/>
          <w:szCs w:val="28"/>
          <w:lang w:val="fr-FR"/>
          <w:rPrChange w:id="9129" w:author="Peng Luqi" w:date="2019-10-13T14:50:00Z">
            <w:rPr>
              <w:lang w:val="fr-FR"/>
            </w:rPr>
          </w:rPrChange>
        </w:rPr>
        <w:t>pouvez</w:t>
      </w:r>
      <w:r w:rsidRPr="00F94CB9">
        <w:rPr>
          <w:spacing w:val="-7"/>
          <w:sz w:val="28"/>
          <w:szCs w:val="28"/>
          <w:lang w:val="fr-FR"/>
          <w:rPrChange w:id="9130" w:author="Peng Luqi" w:date="2019-10-13T14:50:00Z">
            <w:rPr>
              <w:spacing w:val="-7"/>
              <w:lang w:val="fr-FR"/>
            </w:rPr>
          </w:rPrChange>
        </w:rPr>
        <w:t xml:space="preserve"> </w:t>
      </w:r>
      <w:r w:rsidRPr="00F94CB9">
        <w:rPr>
          <w:sz w:val="28"/>
          <w:szCs w:val="28"/>
          <w:lang w:val="fr-FR"/>
          <w:rPrChange w:id="9131" w:author="Peng Luqi" w:date="2019-10-13T14:50:00Z">
            <w:rPr>
              <w:lang w:val="fr-FR"/>
            </w:rPr>
          </w:rPrChange>
        </w:rPr>
        <w:t>décrire</w:t>
      </w:r>
      <w:r w:rsidRPr="00F94CB9">
        <w:rPr>
          <w:spacing w:val="-7"/>
          <w:sz w:val="28"/>
          <w:szCs w:val="28"/>
          <w:lang w:val="fr-FR"/>
          <w:rPrChange w:id="9132" w:author="Peng Luqi" w:date="2019-10-13T14:50:00Z">
            <w:rPr>
              <w:spacing w:val="-7"/>
              <w:lang w:val="fr-FR"/>
            </w:rPr>
          </w:rPrChange>
        </w:rPr>
        <w:t xml:space="preserve"> </w:t>
      </w:r>
      <w:r w:rsidRPr="00F94CB9">
        <w:rPr>
          <w:sz w:val="28"/>
          <w:szCs w:val="28"/>
          <w:lang w:val="fr-FR"/>
          <w:rPrChange w:id="9133" w:author="Peng Luqi" w:date="2019-10-13T14:50:00Z">
            <w:rPr>
              <w:lang w:val="fr-FR"/>
            </w:rPr>
          </w:rPrChange>
        </w:rPr>
        <w:t>ce</w:t>
      </w:r>
      <w:r w:rsidRPr="00F94CB9">
        <w:rPr>
          <w:spacing w:val="-8"/>
          <w:sz w:val="28"/>
          <w:szCs w:val="28"/>
          <w:lang w:val="fr-FR"/>
          <w:rPrChange w:id="9134" w:author="Peng Luqi" w:date="2019-10-13T14:50:00Z">
            <w:rPr>
              <w:spacing w:val="-8"/>
              <w:lang w:val="fr-FR"/>
            </w:rPr>
          </w:rPrChange>
        </w:rPr>
        <w:t xml:space="preserve"> </w:t>
      </w:r>
      <w:r w:rsidRPr="00F94CB9">
        <w:rPr>
          <w:sz w:val="28"/>
          <w:szCs w:val="28"/>
          <w:lang w:val="fr-FR"/>
          <w:rPrChange w:id="9135" w:author="Peng Luqi" w:date="2019-10-13T14:50:00Z">
            <w:rPr>
              <w:lang w:val="fr-FR"/>
            </w:rPr>
          </w:rPrChange>
        </w:rPr>
        <w:t>phénomène maintenant : parce qu</w:t>
      </w:r>
      <w:del w:id="9136" w:author="Peng Luqi" w:date="2019-10-13T14:43:00Z">
        <w:r w:rsidRPr="00F94CB9" w:rsidDel="00EF666F">
          <w:rPr>
            <w:sz w:val="28"/>
            <w:szCs w:val="28"/>
            <w:lang w:val="fr-FR"/>
            <w:rPrChange w:id="9137" w:author="Peng Luqi" w:date="2019-10-13T14:50:00Z">
              <w:rPr>
                <w:lang w:val="fr-FR"/>
              </w:rPr>
            </w:rPrChange>
          </w:rPr>
          <w:delText>’</w:delText>
        </w:r>
      </w:del>
      <w:ins w:id="9138" w:author="Peng Luqi" w:date="2019-10-13T14:43:00Z">
        <w:r w:rsidR="00EF666F" w:rsidRPr="00F94CB9">
          <w:rPr>
            <w:sz w:val="28"/>
            <w:szCs w:val="28"/>
            <w:lang w:val="fr-FR"/>
            <w:rPrChange w:id="9139" w:author="Peng Luqi" w:date="2019-10-13T14:50:00Z">
              <w:rPr>
                <w:lang w:val="fr-FR"/>
              </w:rPr>
            </w:rPrChange>
          </w:rPr>
          <w:t>’</w:t>
        </w:r>
      </w:ins>
      <w:r w:rsidRPr="00F94CB9">
        <w:rPr>
          <w:sz w:val="28"/>
          <w:szCs w:val="28"/>
          <w:lang w:val="fr-FR"/>
          <w:rPrChange w:id="9140" w:author="Peng Luqi" w:date="2019-10-13T14:50:00Z">
            <w:rPr>
              <w:lang w:val="fr-FR"/>
            </w:rPr>
          </w:rPrChange>
        </w:rPr>
        <w:t>ils comptent trop sur l</w:t>
      </w:r>
      <w:del w:id="9141" w:author="Peng Luqi" w:date="2019-10-13T14:43:00Z">
        <w:r w:rsidRPr="00F94CB9" w:rsidDel="00EF666F">
          <w:rPr>
            <w:sz w:val="28"/>
            <w:szCs w:val="28"/>
            <w:lang w:val="fr-FR"/>
            <w:rPrChange w:id="9142" w:author="Peng Luqi" w:date="2019-10-13T14:50:00Z">
              <w:rPr>
                <w:lang w:val="fr-FR"/>
              </w:rPr>
            </w:rPrChange>
          </w:rPr>
          <w:delText>’</w:delText>
        </w:r>
      </w:del>
      <w:ins w:id="9143" w:author="Peng Luqi" w:date="2019-10-13T14:43:00Z">
        <w:r w:rsidR="00EF666F" w:rsidRPr="00F94CB9">
          <w:rPr>
            <w:sz w:val="28"/>
            <w:szCs w:val="28"/>
            <w:lang w:val="fr-FR"/>
            <w:rPrChange w:id="9144" w:author="Peng Luqi" w:date="2019-10-13T14:50:00Z">
              <w:rPr>
                <w:lang w:val="fr-FR"/>
              </w:rPr>
            </w:rPrChange>
          </w:rPr>
          <w:t>’</w:t>
        </w:r>
      </w:ins>
      <w:r w:rsidRPr="00F94CB9">
        <w:rPr>
          <w:sz w:val="28"/>
          <w:szCs w:val="28"/>
          <w:lang w:val="fr-FR"/>
          <w:rPrChange w:id="9145" w:author="Peng Luqi" w:date="2019-10-13T14:50:00Z">
            <w:rPr>
              <w:lang w:val="fr-FR"/>
            </w:rPr>
          </w:rPrChange>
        </w:rPr>
        <w:t>initiative en dehors de la limite active. L</w:t>
      </w:r>
      <w:del w:id="9146" w:author="Peng Luqi" w:date="2019-10-13T14:43:00Z">
        <w:r w:rsidRPr="00F94CB9" w:rsidDel="00EF666F">
          <w:rPr>
            <w:sz w:val="28"/>
            <w:szCs w:val="28"/>
            <w:lang w:val="fr-FR"/>
            <w:rPrChange w:id="9147" w:author="Peng Luqi" w:date="2019-10-13T14:50:00Z">
              <w:rPr>
                <w:lang w:val="fr-FR"/>
              </w:rPr>
            </w:rPrChange>
          </w:rPr>
          <w:delText>’</w:delText>
        </w:r>
      </w:del>
      <w:ins w:id="9148" w:author="Peng Luqi" w:date="2019-10-13T14:43:00Z">
        <w:r w:rsidR="00EF666F" w:rsidRPr="00F94CB9">
          <w:rPr>
            <w:sz w:val="28"/>
            <w:szCs w:val="28"/>
            <w:lang w:val="fr-FR"/>
            <w:rPrChange w:id="9149" w:author="Peng Luqi" w:date="2019-10-13T14:50:00Z">
              <w:rPr>
                <w:lang w:val="fr-FR"/>
              </w:rPr>
            </w:rPrChange>
          </w:rPr>
          <w:t>’</w:t>
        </w:r>
      </w:ins>
      <w:r w:rsidRPr="00F94CB9">
        <w:rPr>
          <w:sz w:val="28"/>
          <w:szCs w:val="28"/>
          <w:lang w:val="fr-FR"/>
          <w:rPrChange w:id="9150" w:author="Peng Luqi" w:date="2019-10-13T14:50:00Z">
            <w:rPr>
              <w:lang w:val="fr-FR"/>
            </w:rPr>
          </w:rPrChange>
        </w:rPr>
        <w:t>autodidactie se situe dans la limite active et la croissance des étudiants, dans la plupart des cas, hors de la limite active de l</w:t>
      </w:r>
      <w:del w:id="9151" w:author="Peng Luqi" w:date="2019-10-13T14:43:00Z">
        <w:r w:rsidRPr="00F94CB9" w:rsidDel="00EF666F">
          <w:rPr>
            <w:sz w:val="28"/>
            <w:szCs w:val="28"/>
            <w:lang w:val="fr-FR"/>
            <w:rPrChange w:id="9152" w:author="Peng Luqi" w:date="2019-10-13T14:50:00Z">
              <w:rPr>
                <w:lang w:val="fr-FR"/>
              </w:rPr>
            </w:rPrChange>
          </w:rPr>
          <w:delText>’</w:delText>
        </w:r>
      </w:del>
      <w:ins w:id="9153" w:author="Peng Luqi" w:date="2019-10-13T14:43:00Z">
        <w:r w:rsidR="00EF666F" w:rsidRPr="00F94CB9">
          <w:rPr>
            <w:sz w:val="28"/>
            <w:szCs w:val="28"/>
            <w:lang w:val="fr-FR"/>
            <w:rPrChange w:id="9154" w:author="Peng Luqi" w:date="2019-10-13T14:50:00Z">
              <w:rPr>
                <w:lang w:val="fr-FR"/>
              </w:rPr>
            </w:rPrChange>
          </w:rPr>
          <w:t>’</w:t>
        </w:r>
      </w:ins>
      <w:r w:rsidRPr="00F94CB9">
        <w:rPr>
          <w:sz w:val="28"/>
          <w:szCs w:val="28"/>
          <w:lang w:val="fr-FR"/>
          <w:rPrChange w:id="9155" w:author="Peng Luqi" w:date="2019-10-13T14:50:00Z">
            <w:rPr>
              <w:lang w:val="fr-FR"/>
            </w:rPr>
          </w:rPrChange>
        </w:rPr>
        <w:t xml:space="preserve">enseignant. </w:t>
      </w:r>
    </w:p>
    <w:p w:rsidR="006E6782" w:rsidRDefault="006E6782" w:rsidP="00CB23F4">
      <w:pPr>
        <w:ind w:left="170" w:right="170"/>
        <w:jc w:val="both"/>
        <w:rPr>
          <w:ins w:id="9156" w:author="Peng Luqi" w:date="2019-10-13T21:23:00Z"/>
          <w:sz w:val="28"/>
          <w:szCs w:val="28"/>
          <w:lang w:val="fr-FR"/>
        </w:rPr>
      </w:pPr>
    </w:p>
    <w:p w:rsidR="002B38DF" w:rsidRPr="00F94CB9" w:rsidRDefault="00716360">
      <w:pPr>
        <w:ind w:left="170" w:right="170"/>
        <w:jc w:val="both"/>
        <w:rPr>
          <w:sz w:val="28"/>
          <w:szCs w:val="28"/>
          <w:lang w:val="fr-FR"/>
          <w:rPrChange w:id="9157" w:author="Peng Luqi" w:date="2019-10-13T14:50:00Z">
            <w:rPr>
              <w:lang w:val="fr-FR"/>
            </w:rPr>
          </w:rPrChange>
        </w:rPr>
        <w:pPrChange w:id="9158" w:author="Peng Luqi" w:date="2019-10-13T14:20:00Z">
          <w:pPr>
            <w:spacing w:before="98"/>
            <w:ind w:left="130" w:right="180"/>
            <w:jc w:val="both"/>
          </w:pPr>
        </w:pPrChange>
      </w:pPr>
      <w:r w:rsidRPr="00F94CB9">
        <w:rPr>
          <w:sz w:val="28"/>
          <w:szCs w:val="28"/>
          <w:lang w:val="fr-FR"/>
          <w:rPrChange w:id="9159" w:author="Peng Luqi" w:date="2019-10-13T14:50:00Z">
            <w:rPr>
              <w:lang w:val="fr-FR"/>
            </w:rPr>
          </w:rPrChange>
        </w:rPr>
        <w:t>Savez-vous quelle est la signification d</w:t>
      </w:r>
      <w:del w:id="9160" w:author="Peng Luqi" w:date="2019-10-13T14:43:00Z">
        <w:r w:rsidRPr="00F94CB9" w:rsidDel="00EF666F">
          <w:rPr>
            <w:sz w:val="28"/>
            <w:szCs w:val="28"/>
            <w:lang w:val="fr-FR"/>
            <w:rPrChange w:id="9161" w:author="Peng Luqi" w:date="2019-10-13T14:50:00Z">
              <w:rPr>
                <w:lang w:val="fr-FR"/>
              </w:rPr>
            </w:rPrChange>
          </w:rPr>
          <w:delText>’</w:delText>
        </w:r>
      </w:del>
      <w:ins w:id="9162" w:author="Peng Luqi" w:date="2019-10-13T14:43:00Z">
        <w:r w:rsidR="00EF666F" w:rsidRPr="00F94CB9">
          <w:rPr>
            <w:sz w:val="28"/>
            <w:szCs w:val="28"/>
            <w:lang w:val="fr-FR"/>
            <w:rPrChange w:id="9163" w:author="Peng Luqi" w:date="2019-10-13T14:50:00Z">
              <w:rPr>
                <w:lang w:val="fr-FR"/>
              </w:rPr>
            </w:rPrChange>
          </w:rPr>
          <w:t>’</w:t>
        </w:r>
      </w:ins>
      <w:r w:rsidRPr="00F94CB9">
        <w:rPr>
          <w:sz w:val="28"/>
          <w:szCs w:val="28"/>
          <w:lang w:val="fr-FR"/>
          <w:rPrChange w:id="9164" w:author="Peng Luqi" w:date="2019-10-13T14:50:00Z">
            <w:rPr>
              <w:lang w:val="fr-FR"/>
            </w:rPr>
          </w:rPrChange>
        </w:rPr>
        <w:t>écrire des articles, de parcourir les livres et d</w:t>
      </w:r>
      <w:del w:id="9165" w:author="Peng Luqi" w:date="2019-10-13T14:43:00Z">
        <w:r w:rsidRPr="00F94CB9" w:rsidDel="00EF666F">
          <w:rPr>
            <w:sz w:val="28"/>
            <w:szCs w:val="28"/>
            <w:lang w:val="fr-FR"/>
            <w:rPrChange w:id="9166" w:author="Peng Luqi" w:date="2019-10-13T14:50:00Z">
              <w:rPr>
                <w:lang w:val="fr-FR"/>
              </w:rPr>
            </w:rPrChange>
          </w:rPr>
          <w:delText>’</w:delText>
        </w:r>
      </w:del>
      <w:ins w:id="9167" w:author="Peng Luqi" w:date="2019-10-13T14:43:00Z">
        <w:r w:rsidR="00EF666F" w:rsidRPr="00F94CB9">
          <w:rPr>
            <w:sz w:val="28"/>
            <w:szCs w:val="28"/>
            <w:lang w:val="fr-FR"/>
            <w:rPrChange w:id="9168" w:author="Peng Luqi" w:date="2019-10-13T14:50:00Z">
              <w:rPr>
                <w:lang w:val="fr-FR"/>
              </w:rPr>
            </w:rPrChange>
          </w:rPr>
          <w:t>’</w:t>
        </w:r>
      </w:ins>
      <w:r w:rsidRPr="00F94CB9">
        <w:rPr>
          <w:sz w:val="28"/>
          <w:szCs w:val="28"/>
          <w:lang w:val="fr-FR"/>
          <w:rPrChange w:id="9169" w:author="Peng Luqi" w:date="2019-10-13T14:50:00Z">
            <w:rPr>
              <w:lang w:val="fr-FR"/>
            </w:rPr>
          </w:rPrChange>
        </w:rPr>
        <w:t>enseigner sur Internet</w:t>
      </w:r>
      <w:r w:rsidRPr="00F94CB9">
        <w:rPr>
          <w:spacing w:val="-4"/>
          <w:sz w:val="28"/>
          <w:szCs w:val="28"/>
          <w:lang w:val="fr-FR"/>
          <w:rPrChange w:id="9170" w:author="Peng Luqi" w:date="2019-10-13T14:50:00Z">
            <w:rPr>
              <w:spacing w:val="-4"/>
              <w:lang w:val="fr-FR"/>
            </w:rPr>
          </w:rPrChange>
        </w:rPr>
        <w:t xml:space="preserve"> </w:t>
      </w:r>
      <w:r w:rsidRPr="00F94CB9">
        <w:rPr>
          <w:sz w:val="28"/>
          <w:szCs w:val="28"/>
          <w:lang w:val="fr-FR"/>
          <w:rPrChange w:id="9171" w:author="Peng Luqi" w:date="2019-10-13T14:50:00Z">
            <w:rPr>
              <w:lang w:val="fr-FR"/>
            </w:rPr>
          </w:rPrChange>
        </w:rPr>
        <w:t>?</w:t>
      </w:r>
    </w:p>
    <w:p w:rsidR="002B38DF" w:rsidRPr="00F94CB9" w:rsidRDefault="002B38DF">
      <w:pPr>
        <w:pStyle w:val="a3"/>
        <w:ind w:left="170" w:right="170"/>
        <w:jc w:val="both"/>
        <w:rPr>
          <w:lang w:val="fr-FR"/>
          <w:rPrChange w:id="9172" w:author="Peng Luqi" w:date="2019-10-13T14:50:00Z">
            <w:rPr>
              <w:sz w:val="22"/>
              <w:lang w:val="fr-FR"/>
            </w:rPr>
          </w:rPrChange>
        </w:rPr>
        <w:pPrChange w:id="9173" w:author="Peng Luqi" w:date="2019-10-13T14:20:00Z">
          <w:pPr>
            <w:pStyle w:val="a3"/>
            <w:spacing w:before="1"/>
          </w:pPr>
        </w:pPrChange>
      </w:pPr>
    </w:p>
    <w:p w:rsidR="002B38DF" w:rsidRPr="00F94CB9" w:rsidRDefault="00716360">
      <w:pPr>
        <w:ind w:left="170" w:right="170"/>
        <w:jc w:val="both"/>
        <w:rPr>
          <w:sz w:val="28"/>
          <w:szCs w:val="28"/>
          <w:lang w:val="fr-FR"/>
          <w:rPrChange w:id="9174" w:author="Peng Luqi" w:date="2019-10-13T14:50:00Z">
            <w:rPr>
              <w:lang w:val="fr-FR"/>
            </w:rPr>
          </w:rPrChange>
        </w:rPr>
        <w:pPrChange w:id="9175" w:author="Peng Luqi" w:date="2019-10-13T14:20:00Z">
          <w:pPr>
            <w:ind w:left="130" w:right="183"/>
            <w:jc w:val="both"/>
          </w:pPr>
        </w:pPrChange>
      </w:pPr>
      <w:r w:rsidRPr="00F94CB9">
        <w:rPr>
          <w:sz w:val="28"/>
          <w:szCs w:val="28"/>
          <w:lang w:val="fr-FR"/>
          <w:rPrChange w:id="9176" w:author="Peng Luqi" w:date="2019-10-13T14:50:00Z">
            <w:rPr>
              <w:lang w:val="fr-FR"/>
            </w:rPr>
          </w:rPrChange>
        </w:rPr>
        <w:t>Pouvez-vous imaginer qu</w:t>
      </w:r>
      <w:del w:id="9177" w:author="Peng Luqi" w:date="2019-10-13T14:43:00Z">
        <w:r w:rsidRPr="00F94CB9" w:rsidDel="00EF666F">
          <w:rPr>
            <w:sz w:val="28"/>
            <w:szCs w:val="28"/>
            <w:lang w:val="fr-FR"/>
            <w:rPrChange w:id="9178" w:author="Peng Luqi" w:date="2019-10-13T14:50:00Z">
              <w:rPr>
                <w:lang w:val="fr-FR"/>
              </w:rPr>
            </w:rPrChange>
          </w:rPr>
          <w:delText>’</w:delText>
        </w:r>
      </w:del>
      <w:ins w:id="9179" w:author="Peng Luqi" w:date="2019-10-13T14:43:00Z">
        <w:r w:rsidR="00EF666F" w:rsidRPr="00F94CB9">
          <w:rPr>
            <w:sz w:val="28"/>
            <w:szCs w:val="28"/>
            <w:lang w:val="fr-FR"/>
            <w:rPrChange w:id="9180" w:author="Peng Luqi" w:date="2019-10-13T14:50:00Z">
              <w:rPr>
                <w:lang w:val="fr-FR"/>
              </w:rPr>
            </w:rPrChange>
          </w:rPr>
          <w:t>’</w:t>
        </w:r>
      </w:ins>
      <w:r w:rsidRPr="00F94CB9">
        <w:rPr>
          <w:sz w:val="28"/>
          <w:szCs w:val="28"/>
          <w:lang w:val="fr-FR"/>
          <w:rPrChange w:id="9181" w:author="Peng Luqi" w:date="2019-10-13T14:50:00Z">
            <w:rPr>
              <w:lang w:val="fr-FR"/>
            </w:rPr>
          </w:rPrChange>
        </w:rPr>
        <w:t>il y a plusieurs années, Bi Shumin faisait changer un jeune homme venant d</w:t>
      </w:r>
      <w:del w:id="9182" w:author="Peng Luqi" w:date="2019-10-13T14:43:00Z">
        <w:r w:rsidRPr="00F94CB9" w:rsidDel="00EF666F">
          <w:rPr>
            <w:sz w:val="28"/>
            <w:szCs w:val="28"/>
            <w:lang w:val="fr-FR"/>
            <w:rPrChange w:id="9183" w:author="Peng Luqi" w:date="2019-10-13T14:50:00Z">
              <w:rPr>
                <w:lang w:val="fr-FR"/>
              </w:rPr>
            </w:rPrChange>
          </w:rPr>
          <w:delText>’</w:delText>
        </w:r>
      </w:del>
      <w:ins w:id="9184" w:author="Peng Luqi" w:date="2019-10-13T14:43:00Z">
        <w:r w:rsidR="00EF666F" w:rsidRPr="00F94CB9">
          <w:rPr>
            <w:sz w:val="28"/>
            <w:szCs w:val="28"/>
            <w:lang w:val="fr-FR"/>
            <w:rPrChange w:id="9185" w:author="Peng Luqi" w:date="2019-10-13T14:50:00Z">
              <w:rPr>
                <w:lang w:val="fr-FR"/>
              </w:rPr>
            </w:rPrChange>
          </w:rPr>
          <w:t>’</w:t>
        </w:r>
      </w:ins>
      <w:r w:rsidRPr="00F94CB9">
        <w:rPr>
          <w:sz w:val="28"/>
          <w:szCs w:val="28"/>
          <w:lang w:val="fr-FR"/>
          <w:rPrChange w:id="9186" w:author="Peng Luqi" w:date="2019-10-13T14:50:00Z">
            <w:rPr>
              <w:lang w:val="fr-FR"/>
            </w:rPr>
          </w:rPrChange>
        </w:rPr>
        <w:t>une petite ville de la frontalière. Le sait-elle ? Non. Est-ce que c</w:t>
      </w:r>
      <w:del w:id="9187" w:author="Peng Luqi" w:date="2019-10-13T14:43:00Z">
        <w:r w:rsidRPr="00F94CB9" w:rsidDel="00EF666F">
          <w:rPr>
            <w:sz w:val="28"/>
            <w:szCs w:val="28"/>
            <w:lang w:val="fr-FR"/>
            <w:rPrChange w:id="9188" w:author="Peng Luqi" w:date="2019-10-13T14:50:00Z">
              <w:rPr>
                <w:lang w:val="fr-FR"/>
              </w:rPr>
            </w:rPrChange>
          </w:rPr>
          <w:delText>’</w:delText>
        </w:r>
      </w:del>
      <w:ins w:id="9189" w:author="Peng Luqi" w:date="2019-10-13T14:43:00Z">
        <w:r w:rsidR="00EF666F" w:rsidRPr="00F94CB9">
          <w:rPr>
            <w:sz w:val="28"/>
            <w:szCs w:val="28"/>
            <w:lang w:val="fr-FR"/>
            <w:rPrChange w:id="9190" w:author="Peng Luqi" w:date="2019-10-13T14:50:00Z">
              <w:rPr>
                <w:lang w:val="fr-FR"/>
              </w:rPr>
            </w:rPrChange>
          </w:rPr>
          <w:t>’</w:t>
        </w:r>
      </w:ins>
      <w:r w:rsidRPr="00F94CB9">
        <w:rPr>
          <w:sz w:val="28"/>
          <w:szCs w:val="28"/>
          <w:lang w:val="fr-FR"/>
          <w:rPrChange w:id="9191" w:author="Peng Luqi" w:date="2019-10-13T14:50:00Z">
            <w:rPr>
              <w:lang w:val="fr-FR"/>
            </w:rPr>
          </w:rPrChange>
        </w:rPr>
        <w:t>est important pour elle ? Cela l</w:t>
      </w:r>
      <w:del w:id="9192" w:author="Peng Luqi" w:date="2019-10-13T14:43:00Z">
        <w:r w:rsidRPr="00F94CB9" w:rsidDel="00EF666F">
          <w:rPr>
            <w:sz w:val="28"/>
            <w:szCs w:val="28"/>
            <w:lang w:val="fr-FR"/>
            <w:rPrChange w:id="9193" w:author="Peng Luqi" w:date="2019-10-13T14:50:00Z">
              <w:rPr>
                <w:lang w:val="fr-FR"/>
              </w:rPr>
            </w:rPrChange>
          </w:rPr>
          <w:delText>’</w:delText>
        </w:r>
      </w:del>
      <w:ins w:id="9194" w:author="Peng Luqi" w:date="2019-10-13T14:43:00Z">
        <w:r w:rsidR="00EF666F" w:rsidRPr="00F94CB9">
          <w:rPr>
            <w:sz w:val="28"/>
            <w:szCs w:val="28"/>
            <w:lang w:val="fr-FR"/>
            <w:rPrChange w:id="9195" w:author="Peng Luqi" w:date="2019-10-13T14:50:00Z">
              <w:rPr>
                <w:lang w:val="fr-FR"/>
              </w:rPr>
            </w:rPrChange>
          </w:rPr>
          <w:t>’</w:t>
        </w:r>
      </w:ins>
      <w:r w:rsidRPr="00F94CB9">
        <w:rPr>
          <w:sz w:val="28"/>
          <w:szCs w:val="28"/>
          <w:lang w:val="fr-FR"/>
          <w:rPrChange w:id="9196" w:author="Peng Luqi" w:date="2019-10-13T14:50:00Z">
            <w:rPr>
              <w:lang w:val="fr-FR"/>
            </w:rPr>
          </w:rPrChange>
        </w:rPr>
        <w:t>est. Grâce à ses connaissances, après la diffusion, « Big Love », se reflète sur ce jeune homme nommé Li Xiaolai.</w:t>
      </w:r>
      <w:r w:rsidRPr="00F94CB9">
        <w:rPr>
          <w:spacing w:val="-13"/>
          <w:sz w:val="28"/>
          <w:szCs w:val="28"/>
          <w:lang w:val="fr-FR"/>
          <w:rPrChange w:id="9197" w:author="Peng Luqi" w:date="2019-10-13T14:50:00Z">
            <w:rPr>
              <w:spacing w:val="-13"/>
              <w:lang w:val="fr-FR"/>
            </w:rPr>
          </w:rPrChange>
        </w:rPr>
        <w:t xml:space="preserve"> </w:t>
      </w:r>
      <w:r w:rsidRPr="00F94CB9">
        <w:rPr>
          <w:sz w:val="28"/>
          <w:szCs w:val="28"/>
          <w:lang w:val="fr-FR"/>
          <w:rPrChange w:id="9198" w:author="Peng Luqi" w:date="2019-10-13T14:50:00Z">
            <w:rPr>
              <w:lang w:val="fr-FR"/>
            </w:rPr>
          </w:rPrChange>
        </w:rPr>
        <w:t>L</w:t>
      </w:r>
      <w:del w:id="9199" w:author="Peng Luqi" w:date="2019-10-13T14:43:00Z">
        <w:r w:rsidRPr="00F94CB9" w:rsidDel="00EF666F">
          <w:rPr>
            <w:sz w:val="28"/>
            <w:szCs w:val="28"/>
            <w:lang w:val="fr-FR"/>
            <w:rPrChange w:id="9200" w:author="Peng Luqi" w:date="2019-10-13T14:50:00Z">
              <w:rPr>
                <w:lang w:val="fr-FR"/>
              </w:rPr>
            </w:rPrChange>
          </w:rPr>
          <w:delText>’</w:delText>
        </w:r>
      </w:del>
      <w:ins w:id="9201" w:author="Peng Luqi" w:date="2019-10-13T14:43:00Z">
        <w:r w:rsidR="00EF666F" w:rsidRPr="00F94CB9">
          <w:rPr>
            <w:sz w:val="28"/>
            <w:szCs w:val="28"/>
            <w:lang w:val="fr-FR"/>
            <w:rPrChange w:id="9202" w:author="Peng Luqi" w:date="2019-10-13T14:50:00Z">
              <w:rPr>
                <w:lang w:val="fr-FR"/>
              </w:rPr>
            </w:rPrChange>
          </w:rPr>
          <w:t>’</w:t>
        </w:r>
      </w:ins>
      <w:r w:rsidRPr="00F94CB9">
        <w:rPr>
          <w:sz w:val="28"/>
          <w:szCs w:val="28"/>
          <w:lang w:val="fr-FR"/>
          <w:rPrChange w:id="9203" w:author="Peng Luqi" w:date="2019-10-13T14:50:00Z">
            <w:rPr>
              <w:lang w:val="fr-FR"/>
            </w:rPr>
          </w:rPrChange>
        </w:rPr>
        <w:t>amour</w:t>
      </w:r>
      <w:r w:rsidRPr="00F94CB9">
        <w:rPr>
          <w:spacing w:val="-14"/>
          <w:sz w:val="28"/>
          <w:szCs w:val="28"/>
          <w:lang w:val="fr-FR"/>
          <w:rPrChange w:id="9204" w:author="Peng Luqi" w:date="2019-10-13T14:50:00Z">
            <w:rPr>
              <w:spacing w:val="-14"/>
              <w:lang w:val="fr-FR"/>
            </w:rPr>
          </w:rPrChange>
        </w:rPr>
        <w:t xml:space="preserve"> </w:t>
      </w:r>
      <w:r w:rsidRPr="00F94CB9">
        <w:rPr>
          <w:sz w:val="28"/>
          <w:szCs w:val="28"/>
          <w:lang w:val="fr-FR"/>
          <w:rPrChange w:id="9205" w:author="Peng Luqi" w:date="2019-10-13T14:50:00Z">
            <w:rPr>
              <w:lang w:val="fr-FR"/>
            </w:rPr>
          </w:rPrChange>
        </w:rPr>
        <w:t>indifférent</w:t>
      </w:r>
      <w:r w:rsidRPr="00F94CB9">
        <w:rPr>
          <w:spacing w:val="-13"/>
          <w:sz w:val="28"/>
          <w:szCs w:val="28"/>
          <w:lang w:val="fr-FR"/>
          <w:rPrChange w:id="9206" w:author="Peng Luqi" w:date="2019-10-13T14:50:00Z">
            <w:rPr>
              <w:spacing w:val="-13"/>
              <w:lang w:val="fr-FR"/>
            </w:rPr>
          </w:rPrChange>
        </w:rPr>
        <w:t xml:space="preserve"> </w:t>
      </w:r>
      <w:r w:rsidRPr="00F94CB9">
        <w:rPr>
          <w:sz w:val="28"/>
          <w:szCs w:val="28"/>
          <w:lang w:val="fr-FR"/>
          <w:rPrChange w:id="9207" w:author="Peng Luqi" w:date="2019-10-13T14:50:00Z">
            <w:rPr>
              <w:lang w:val="fr-FR"/>
            </w:rPr>
          </w:rPrChange>
        </w:rPr>
        <w:t>est</w:t>
      </w:r>
      <w:r w:rsidRPr="00F94CB9">
        <w:rPr>
          <w:spacing w:val="-14"/>
          <w:sz w:val="28"/>
          <w:szCs w:val="28"/>
          <w:lang w:val="fr-FR"/>
          <w:rPrChange w:id="9208" w:author="Peng Luqi" w:date="2019-10-13T14:50:00Z">
            <w:rPr>
              <w:spacing w:val="-14"/>
              <w:lang w:val="fr-FR"/>
            </w:rPr>
          </w:rPrChange>
        </w:rPr>
        <w:t xml:space="preserve"> </w:t>
      </w:r>
      <w:r w:rsidRPr="00F94CB9">
        <w:rPr>
          <w:sz w:val="28"/>
          <w:szCs w:val="28"/>
          <w:lang w:val="fr-FR"/>
          <w:rPrChange w:id="9209" w:author="Peng Luqi" w:date="2019-10-13T14:50:00Z">
            <w:rPr>
              <w:lang w:val="fr-FR"/>
            </w:rPr>
          </w:rPrChange>
        </w:rPr>
        <w:t>l</w:t>
      </w:r>
      <w:del w:id="9210" w:author="Peng Luqi" w:date="2019-10-13T14:43:00Z">
        <w:r w:rsidRPr="00F94CB9" w:rsidDel="00EF666F">
          <w:rPr>
            <w:sz w:val="28"/>
            <w:szCs w:val="28"/>
            <w:lang w:val="fr-FR"/>
            <w:rPrChange w:id="9211" w:author="Peng Luqi" w:date="2019-10-13T14:50:00Z">
              <w:rPr>
                <w:lang w:val="fr-FR"/>
              </w:rPr>
            </w:rPrChange>
          </w:rPr>
          <w:delText>’</w:delText>
        </w:r>
      </w:del>
      <w:ins w:id="9212" w:author="Peng Luqi" w:date="2019-10-13T14:43:00Z">
        <w:r w:rsidR="00EF666F" w:rsidRPr="00F94CB9">
          <w:rPr>
            <w:sz w:val="28"/>
            <w:szCs w:val="28"/>
            <w:lang w:val="fr-FR"/>
            <w:rPrChange w:id="9213" w:author="Peng Luqi" w:date="2019-10-13T14:50:00Z">
              <w:rPr>
                <w:lang w:val="fr-FR"/>
              </w:rPr>
            </w:rPrChange>
          </w:rPr>
          <w:t>’</w:t>
        </w:r>
      </w:ins>
      <w:r w:rsidRPr="00F94CB9">
        <w:rPr>
          <w:sz w:val="28"/>
          <w:szCs w:val="28"/>
          <w:lang w:val="fr-FR"/>
          <w:rPrChange w:id="9214" w:author="Peng Luqi" w:date="2019-10-13T14:50:00Z">
            <w:rPr>
              <w:lang w:val="fr-FR"/>
            </w:rPr>
          </w:rPrChange>
        </w:rPr>
        <w:t>amour</w:t>
      </w:r>
      <w:r w:rsidRPr="00F94CB9">
        <w:rPr>
          <w:spacing w:val="-13"/>
          <w:sz w:val="28"/>
          <w:szCs w:val="28"/>
          <w:lang w:val="fr-FR"/>
          <w:rPrChange w:id="9215" w:author="Peng Luqi" w:date="2019-10-13T14:50:00Z">
            <w:rPr>
              <w:spacing w:val="-13"/>
              <w:lang w:val="fr-FR"/>
            </w:rPr>
          </w:rPrChange>
        </w:rPr>
        <w:t xml:space="preserve"> </w:t>
      </w:r>
      <w:r w:rsidRPr="00F94CB9">
        <w:rPr>
          <w:sz w:val="28"/>
          <w:szCs w:val="28"/>
          <w:lang w:val="fr-FR"/>
          <w:rPrChange w:id="9216" w:author="Peng Luqi" w:date="2019-10-13T14:50:00Z">
            <w:rPr>
              <w:lang w:val="fr-FR"/>
            </w:rPr>
          </w:rPrChange>
        </w:rPr>
        <w:t>véritable</w:t>
      </w:r>
      <w:r w:rsidRPr="00F94CB9">
        <w:rPr>
          <w:spacing w:val="-5"/>
          <w:sz w:val="28"/>
          <w:szCs w:val="28"/>
          <w:lang w:val="fr-FR"/>
          <w:rPrChange w:id="9217" w:author="Peng Luqi" w:date="2019-10-13T14:50:00Z">
            <w:rPr>
              <w:spacing w:val="-5"/>
              <w:lang w:val="fr-FR"/>
            </w:rPr>
          </w:rPrChange>
        </w:rPr>
        <w:t xml:space="preserve"> </w:t>
      </w:r>
      <w:r w:rsidRPr="00F94CB9">
        <w:rPr>
          <w:sz w:val="28"/>
          <w:szCs w:val="28"/>
          <w:lang w:val="fr-FR"/>
          <w:rPrChange w:id="9218" w:author="Peng Luqi" w:date="2019-10-13T14:50:00Z">
            <w:rPr>
              <w:lang w:val="fr-FR"/>
            </w:rPr>
          </w:rPrChange>
        </w:rPr>
        <w:t>!</w:t>
      </w:r>
      <w:r w:rsidRPr="00F94CB9">
        <w:rPr>
          <w:spacing w:val="-13"/>
          <w:sz w:val="28"/>
          <w:szCs w:val="28"/>
          <w:lang w:val="fr-FR"/>
          <w:rPrChange w:id="9219" w:author="Peng Luqi" w:date="2019-10-13T14:50:00Z">
            <w:rPr>
              <w:spacing w:val="-13"/>
              <w:lang w:val="fr-FR"/>
            </w:rPr>
          </w:rPrChange>
        </w:rPr>
        <w:t xml:space="preserve"> </w:t>
      </w:r>
      <w:r w:rsidRPr="00F94CB9">
        <w:rPr>
          <w:sz w:val="28"/>
          <w:szCs w:val="28"/>
          <w:lang w:val="fr-FR"/>
          <w:rPrChange w:id="9220" w:author="Peng Luqi" w:date="2019-10-13T14:50:00Z">
            <w:rPr>
              <w:lang w:val="fr-FR"/>
            </w:rPr>
          </w:rPrChange>
        </w:rPr>
        <w:t>Indépendamment</w:t>
      </w:r>
      <w:r w:rsidRPr="00F94CB9">
        <w:rPr>
          <w:spacing w:val="-14"/>
          <w:sz w:val="28"/>
          <w:szCs w:val="28"/>
          <w:lang w:val="fr-FR"/>
          <w:rPrChange w:id="9221" w:author="Peng Luqi" w:date="2019-10-13T14:50:00Z">
            <w:rPr>
              <w:spacing w:val="-14"/>
              <w:lang w:val="fr-FR"/>
            </w:rPr>
          </w:rPrChange>
        </w:rPr>
        <w:t xml:space="preserve"> </w:t>
      </w:r>
      <w:r w:rsidRPr="00F94CB9">
        <w:rPr>
          <w:sz w:val="28"/>
          <w:szCs w:val="28"/>
          <w:lang w:val="fr-FR"/>
          <w:rPrChange w:id="9222" w:author="Peng Luqi" w:date="2019-10-13T14:50:00Z">
            <w:rPr>
              <w:lang w:val="fr-FR"/>
            </w:rPr>
          </w:rPrChange>
        </w:rPr>
        <w:t>du</w:t>
      </w:r>
      <w:r w:rsidRPr="00F94CB9">
        <w:rPr>
          <w:spacing w:val="-13"/>
          <w:sz w:val="28"/>
          <w:szCs w:val="28"/>
          <w:lang w:val="fr-FR"/>
          <w:rPrChange w:id="9223" w:author="Peng Luqi" w:date="2019-10-13T14:50:00Z">
            <w:rPr>
              <w:spacing w:val="-13"/>
              <w:lang w:val="fr-FR"/>
            </w:rPr>
          </w:rPrChange>
        </w:rPr>
        <w:t xml:space="preserve"> </w:t>
      </w:r>
      <w:r w:rsidRPr="00F94CB9">
        <w:rPr>
          <w:sz w:val="28"/>
          <w:szCs w:val="28"/>
          <w:lang w:val="fr-FR"/>
          <w:rPrChange w:id="9224" w:author="Peng Luqi" w:date="2019-10-13T14:50:00Z">
            <w:rPr>
              <w:lang w:val="fr-FR"/>
            </w:rPr>
          </w:rPrChange>
        </w:rPr>
        <w:t>fait</w:t>
      </w:r>
      <w:r w:rsidRPr="00F94CB9">
        <w:rPr>
          <w:spacing w:val="-14"/>
          <w:sz w:val="28"/>
          <w:szCs w:val="28"/>
          <w:lang w:val="fr-FR"/>
          <w:rPrChange w:id="9225" w:author="Peng Luqi" w:date="2019-10-13T14:50:00Z">
            <w:rPr>
              <w:spacing w:val="-14"/>
              <w:lang w:val="fr-FR"/>
            </w:rPr>
          </w:rPrChange>
        </w:rPr>
        <w:t xml:space="preserve"> </w:t>
      </w:r>
      <w:r w:rsidRPr="00F94CB9">
        <w:rPr>
          <w:sz w:val="28"/>
          <w:szCs w:val="28"/>
          <w:lang w:val="fr-FR"/>
          <w:rPrChange w:id="9226" w:author="Peng Luqi" w:date="2019-10-13T14:50:00Z">
            <w:rPr>
              <w:lang w:val="fr-FR"/>
            </w:rPr>
          </w:rPrChange>
        </w:rPr>
        <w:t>que</w:t>
      </w:r>
      <w:r w:rsidRPr="00F94CB9">
        <w:rPr>
          <w:spacing w:val="-12"/>
          <w:sz w:val="28"/>
          <w:szCs w:val="28"/>
          <w:lang w:val="fr-FR"/>
          <w:rPrChange w:id="9227" w:author="Peng Luqi" w:date="2019-10-13T14:50:00Z">
            <w:rPr>
              <w:spacing w:val="-12"/>
              <w:lang w:val="fr-FR"/>
            </w:rPr>
          </w:rPrChange>
        </w:rPr>
        <w:t xml:space="preserve"> </w:t>
      </w:r>
      <w:r w:rsidRPr="00F94CB9">
        <w:rPr>
          <w:sz w:val="28"/>
          <w:szCs w:val="28"/>
          <w:lang w:val="fr-FR"/>
          <w:rPrChange w:id="9228" w:author="Peng Luqi" w:date="2019-10-13T14:50:00Z">
            <w:rPr>
              <w:lang w:val="fr-FR"/>
            </w:rPr>
          </w:rPrChange>
        </w:rPr>
        <w:t>Mme</w:t>
      </w:r>
      <w:r w:rsidRPr="00F94CB9">
        <w:rPr>
          <w:spacing w:val="-13"/>
          <w:sz w:val="28"/>
          <w:szCs w:val="28"/>
          <w:lang w:val="fr-FR"/>
          <w:rPrChange w:id="9229" w:author="Peng Luqi" w:date="2019-10-13T14:50:00Z">
            <w:rPr>
              <w:spacing w:val="-13"/>
              <w:lang w:val="fr-FR"/>
            </w:rPr>
          </w:rPrChange>
        </w:rPr>
        <w:t xml:space="preserve"> </w:t>
      </w:r>
      <w:r w:rsidRPr="00F94CB9">
        <w:rPr>
          <w:sz w:val="28"/>
          <w:szCs w:val="28"/>
          <w:lang w:val="fr-FR"/>
          <w:rPrChange w:id="9230" w:author="Peng Luqi" w:date="2019-10-13T14:50:00Z">
            <w:rPr>
              <w:lang w:val="fr-FR"/>
            </w:rPr>
          </w:rPrChange>
        </w:rPr>
        <w:t>Bi</w:t>
      </w:r>
      <w:r w:rsidRPr="00F94CB9">
        <w:rPr>
          <w:spacing w:val="-14"/>
          <w:sz w:val="28"/>
          <w:szCs w:val="28"/>
          <w:lang w:val="fr-FR"/>
          <w:rPrChange w:id="9231" w:author="Peng Luqi" w:date="2019-10-13T14:50:00Z">
            <w:rPr>
              <w:spacing w:val="-14"/>
              <w:lang w:val="fr-FR"/>
            </w:rPr>
          </w:rPrChange>
        </w:rPr>
        <w:t xml:space="preserve"> </w:t>
      </w:r>
      <w:r w:rsidRPr="00F94CB9">
        <w:rPr>
          <w:sz w:val="28"/>
          <w:szCs w:val="28"/>
          <w:lang w:val="fr-FR"/>
          <w:rPrChange w:id="9232" w:author="Peng Luqi" w:date="2019-10-13T14:50:00Z">
            <w:rPr>
              <w:lang w:val="fr-FR"/>
            </w:rPr>
          </w:rPrChange>
        </w:rPr>
        <w:t>Shumin</w:t>
      </w:r>
      <w:r w:rsidRPr="00F94CB9">
        <w:rPr>
          <w:spacing w:val="-13"/>
          <w:sz w:val="28"/>
          <w:szCs w:val="28"/>
          <w:lang w:val="fr-FR"/>
          <w:rPrChange w:id="9233" w:author="Peng Luqi" w:date="2019-10-13T14:50:00Z">
            <w:rPr>
              <w:spacing w:val="-13"/>
              <w:lang w:val="fr-FR"/>
            </w:rPr>
          </w:rPrChange>
        </w:rPr>
        <w:t xml:space="preserve"> </w:t>
      </w:r>
      <w:r w:rsidRPr="00F94CB9">
        <w:rPr>
          <w:sz w:val="28"/>
          <w:szCs w:val="28"/>
          <w:lang w:val="fr-FR"/>
          <w:rPrChange w:id="9234" w:author="Peng Luqi" w:date="2019-10-13T14:50:00Z">
            <w:rPr>
              <w:lang w:val="fr-FR"/>
            </w:rPr>
          </w:rPrChange>
        </w:rPr>
        <w:t>sache (et ne sait certainement pas), si elle est délibérée (et certainement pas intentionnelle), si elle se soucie (pas du tout), uniquement en raison de la communication aveugle, de cette connaissance, de cette reconnaissance. Connaître l</w:t>
      </w:r>
      <w:del w:id="9235" w:author="Peng Luqi" w:date="2019-10-13T14:43:00Z">
        <w:r w:rsidRPr="00F94CB9" w:rsidDel="00EF666F">
          <w:rPr>
            <w:sz w:val="28"/>
            <w:szCs w:val="28"/>
            <w:lang w:val="fr-FR"/>
            <w:rPrChange w:id="9236" w:author="Peng Luqi" w:date="2019-10-13T14:50:00Z">
              <w:rPr>
                <w:lang w:val="fr-FR"/>
              </w:rPr>
            </w:rPrChange>
          </w:rPr>
          <w:delText>’</w:delText>
        </w:r>
      </w:del>
      <w:ins w:id="9237" w:author="Peng Luqi" w:date="2019-10-13T14:43:00Z">
        <w:r w:rsidR="00EF666F" w:rsidRPr="00F94CB9">
          <w:rPr>
            <w:sz w:val="28"/>
            <w:szCs w:val="28"/>
            <w:lang w:val="fr-FR"/>
            <w:rPrChange w:id="9238" w:author="Peng Luqi" w:date="2019-10-13T14:50:00Z">
              <w:rPr>
                <w:lang w:val="fr-FR"/>
              </w:rPr>
            </w:rPrChange>
          </w:rPr>
          <w:t>’</w:t>
        </w:r>
      </w:ins>
      <w:r w:rsidRPr="00F94CB9">
        <w:rPr>
          <w:sz w:val="28"/>
          <w:szCs w:val="28"/>
          <w:lang w:val="fr-FR"/>
          <w:rPrChange w:id="9239" w:author="Peng Luqi" w:date="2019-10-13T14:50:00Z">
            <w:rPr>
              <w:lang w:val="fr-FR"/>
            </w:rPr>
          </w:rPrChange>
        </w:rPr>
        <w:t>effet du grand amour</w:t>
      </w:r>
      <w:r w:rsidRPr="00F94CB9">
        <w:rPr>
          <w:spacing w:val="-8"/>
          <w:sz w:val="28"/>
          <w:szCs w:val="28"/>
          <w:lang w:val="fr-FR"/>
          <w:rPrChange w:id="9240" w:author="Peng Luqi" w:date="2019-10-13T14:50:00Z">
            <w:rPr>
              <w:spacing w:val="-8"/>
              <w:lang w:val="fr-FR"/>
            </w:rPr>
          </w:rPrChange>
        </w:rPr>
        <w:t xml:space="preserve"> </w:t>
      </w:r>
      <w:r w:rsidRPr="00F94CB9">
        <w:rPr>
          <w:sz w:val="28"/>
          <w:szCs w:val="28"/>
          <w:lang w:val="fr-FR"/>
          <w:rPrChange w:id="9241" w:author="Peng Luqi" w:date="2019-10-13T14:50:00Z">
            <w:rPr>
              <w:lang w:val="fr-FR"/>
            </w:rPr>
          </w:rPrChange>
        </w:rPr>
        <w:t>!</w:t>
      </w:r>
    </w:p>
    <w:p w:rsidR="002B38DF" w:rsidRPr="00F94CB9" w:rsidRDefault="002B38DF">
      <w:pPr>
        <w:pStyle w:val="a3"/>
        <w:ind w:left="170" w:right="170"/>
        <w:jc w:val="both"/>
        <w:rPr>
          <w:lang w:val="fr-FR"/>
          <w:rPrChange w:id="9242" w:author="Peng Luqi" w:date="2019-10-13T14:50:00Z">
            <w:rPr>
              <w:sz w:val="22"/>
              <w:lang w:val="fr-FR"/>
            </w:rPr>
          </w:rPrChange>
        </w:rPr>
        <w:pPrChange w:id="9243" w:author="Peng Luqi" w:date="2019-10-13T14:20:00Z">
          <w:pPr>
            <w:pStyle w:val="a3"/>
            <w:spacing w:before="1"/>
          </w:pPr>
        </w:pPrChange>
      </w:pPr>
    </w:p>
    <w:p w:rsidR="002B38DF" w:rsidRPr="00F94CB9" w:rsidRDefault="00716360">
      <w:pPr>
        <w:ind w:left="170" w:right="170"/>
        <w:jc w:val="both"/>
        <w:rPr>
          <w:sz w:val="28"/>
          <w:szCs w:val="28"/>
          <w:lang w:val="fr-FR"/>
          <w:rPrChange w:id="9244" w:author="Peng Luqi" w:date="2019-10-13T14:50:00Z">
            <w:rPr>
              <w:lang w:val="fr-FR"/>
            </w:rPr>
          </w:rPrChange>
        </w:rPr>
        <w:pPrChange w:id="9245" w:author="Peng Luqi" w:date="2019-10-13T14:20:00Z">
          <w:pPr>
            <w:spacing w:before="1"/>
            <w:ind w:left="130" w:right="183"/>
            <w:jc w:val="both"/>
          </w:pPr>
        </w:pPrChange>
      </w:pPr>
      <w:r w:rsidRPr="00F94CB9">
        <w:rPr>
          <w:sz w:val="28"/>
          <w:szCs w:val="28"/>
          <w:lang w:val="fr-FR"/>
          <w:rPrChange w:id="9246" w:author="Peng Luqi" w:date="2019-10-13T14:50:00Z">
            <w:rPr>
              <w:lang w:val="fr-FR"/>
            </w:rPr>
          </w:rPrChange>
        </w:rPr>
        <w:t>C</w:t>
      </w:r>
      <w:del w:id="9247" w:author="Peng Luqi" w:date="2019-10-13T14:43:00Z">
        <w:r w:rsidRPr="00F94CB9" w:rsidDel="00EF666F">
          <w:rPr>
            <w:sz w:val="28"/>
            <w:szCs w:val="28"/>
            <w:lang w:val="fr-FR"/>
            <w:rPrChange w:id="9248" w:author="Peng Luqi" w:date="2019-10-13T14:50:00Z">
              <w:rPr>
                <w:lang w:val="fr-FR"/>
              </w:rPr>
            </w:rPrChange>
          </w:rPr>
          <w:delText>’</w:delText>
        </w:r>
      </w:del>
      <w:ins w:id="9249" w:author="Peng Luqi" w:date="2019-10-13T14:43:00Z">
        <w:r w:rsidR="00EF666F" w:rsidRPr="00F94CB9">
          <w:rPr>
            <w:sz w:val="28"/>
            <w:szCs w:val="28"/>
            <w:lang w:val="fr-FR"/>
            <w:rPrChange w:id="9250" w:author="Peng Luqi" w:date="2019-10-13T14:50:00Z">
              <w:rPr>
                <w:lang w:val="fr-FR"/>
              </w:rPr>
            </w:rPrChange>
          </w:rPr>
          <w:t>’</w:t>
        </w:r>
      </w:ins>
      <w:r w:rsidRPr="00F94CB9">
        <w:rPr>
          <w:sz w:val="28"/>
          <w:szCs w:val="28"/>
          <w:lang w:val="fr-FR"/>
          <w:rPrChange w:id="9251" w:author="Peng Luqi" w:date="2019-10-13T14:50:00Z">
            <w:rPr>
              <w:lang w:val="fr-FR"/>
            </w:rPr>
          </w:rPrChange>
        </w:rPr>
        <w:t>est</w:t>
      </w:r>
      <w:r w:rsidRPr="00F94CB9">
        <w:rPr>
          <w:spacing w:val="-7"/>
          <w:sz w:val="28"/>
          <w:szCs w:val="28"/>
          <w:lang w:val="fr-FR"/>
          <w:rPrChange w:id="9252" w:author="Peng Luqi" w:date="2019-10-13T14:50:00Z">
            <w:rPr>
              <w:spacing w:val="-7"/>
              <w:lang w:val="fr-FR"/>
            </w:rPr>
          </w:rPrChange>
        </w:rPr>
        <w:t xml:space="preserve"> </w:t>
      </w:r>
      <w:r w:rsidRPr="00F94CB9">
        <w:rPr>
          <w:sz w:val="28"/>
          <w:szCs w:val="28"/>
          <w:lang w:val="fr-FR"/>
          <w:rPrChange w:id="9253" w:author="Peng Luqi" w:date="2019-10-13T14:50:00Z">
            <w:rPr>
              <w:lang w:val="fr-FR"/>
            </w:rPr>
          </w:rPrChange>
        </w:rPr>
        <w:t>le</w:t>
      </w:r>
      <w:r w:rsidRPr="00F94CB9">
        <w:rPr>
          <w:spacing w:val="-7"/>
          <w:sz w:val="28"/>
          <w:szCs w:val="28"/>
          <w:lang w:val="fr-FR"/>
          <w:rPrChange w:id="9254" w:author="Peng Luqi" w:date="2019-10-13T14:50:00Z">
            <w:rPr>
              <w:spacing w:val="-7"/>
              <w:lang w:val="fr-FR"/>
            </w:rPr>
          </w:rPrChange>
        </w:rPr>
        <w:t xml:space="preserve"> </w:t>
      </w:r>
      <w:r w:rsidRPr="00F94CB9">
        <w:rPr>
          <w:sz w:val="28"/>
          <w:szCs w:val="28"/>
          <w:lang w:val="fr-FR"/>
          <w:rPrChange w:id="9255" w:author="Peng Luqi" w:date="2019-10-13T14:50:00Z">
            <w:rPr>
              <w:lang w:val="fr-FR"/>
            </w:rPr>
          </w:rPrChange>
        </w:rPr>
        <w:t>maximum</w:t>
      </w:r>
      <w:r w:rsidRPr="00F94CB9">
        <w:rPr>
          <w:spacing w:val="-8"/>
          <w:sz w:val="28"/>
          <w:szCs w:val="28"/>
          <w:lang w:val="fr-FR"/>
          <w:rPrChange w:id="9256" w:author="Peng Luqi" w:date="2019-10-13T14:50:00Z">
            <w:rPr>
              <w:spacing w:val="-8"/>
              <w:lang w:val="fr-FR"/>
            </w:rPr>
          </w:rPrChange>
        </w:rPr>
        <w:t xml:space="preserve"> </w:t>
      </w:r>
      <w:r w:rsidRPr="00F94CB9">
        <w:rPr>
          <w:sz w:val="28"/>
          <w:szCs w:val="28"/>
          <w:lang w:val="fr-FR"/>
          <w:rPrChange w:id="9257" w:author="Peng Luqi" w:date="2019-10-13T14:50:00Z">
            <w:rPr>
              <w:lang w:val="fr-FR"/>
            </w:rPr>
          </w:rPrChange>
        </w:rPr>
        <w:t>qu</w:t>
      </w:r>
      <w:del w:id="9258" w:author="Peng Luqi" w:date="2019-10-13T14:43:00Z">
        <w:r w:rsidRPr="00F94CB9" w:rsidDel="00EF666F">
          <w:rPr>
            <w:sz w:val="28"/>
            <w:szCs w:val="28"/>
            <w:lang w:val="fr-FR"/>
            <w:rPrChange w:id="9259" w:author="Peng Luqi" w:date="2019-10-13T14:50:00Z">
              <w:rPr>
                <w:lang w:val="fr-FR"/>
              </w:rPr>
            </w:rPrChange>
          </w:rPr>
          <w:delText>’</w:delText>
        </w:r>
      </w:del>
      <w:ins w:id="9260" w:author="Peng Luqi" w:date="2019-10-13T14:43:00Z">
        <w:r w:rsidR="00EF666F" w:rsidRPr="00F94CB9">
          <w:rPr>
            <w:sz w:val="28"/>
            <w:szCs w:val="28"/>
            <w:lang w:val="fr-FR"/>
            <w:rPrChange w:id="9261" w:author="Peng Luqi" w:date="2019-10-13T14:50:00Z">
              <w:rPr>
                <w:lang w:val="fr-FR"/>
              </w:rPr>
            </w:rPrChange>
          </w:rPr>
          <w:t>’</w:t>
        </w:r>
      </w:ins>
      <w:r w:rsidRPr="00F94CB9">
        <w:rPr>
          <w:sz w:val="28"/>
          <w:szCs w:val="28"/>
          <w:lang w:val="fr-FR"/>
          <w:rPrChange w:id="9262" w:author="Peng Luqi" w:date="2019-10-13T14:50:00Z">
            <w:rPr>
              <w:lang w:val="fr-FR"/>
            </w:rPr>
          </w:rPrChange>
        </w:rPr>
        <w:t>un</w:t>
      </w:r>
      <w:r w:rsidRPr="00F94CB9">
        <w:rPr>
          <w:spacing w:val="-6"/>
          <w:sz w:val="28"/>
          <w:szCs w:val="28"/>
          <w:lang w:val="fr-FR"/>
          <w:rPrChange w:id="9263" w:author="Peng Luqi" w:date="2019-10-13T14:50:00Z">
            <w:rPr>
              <w:spacing w:val="-6"/>
              <w:lang w:val="fr-FR"/>
            </w:rPr>
          </w:rPrChange>
        </w:rPr>
        <w:t xml:space="preserve"> </w:t>
      </w:r>
      <w:r w:rsidRPr="00F94CB9">
        <w:rPr>
          <w:sz w:val="28"/>
          <w:szCs w:val="28"/>
          <w:lang w:val="fr-FR"/>
          <w:rPrChange w:id="9264" w:author="Peng Luqi" w:date="2019-10-13T14:50:00Z">
            <w:rPr>
              <w:lang w:val="fr-FR"/>
            </w:rPr>
          </w:rPrChange>
        </w:rPr>
        <w:t>homme</w:t>
      </w:r>
      <w:r w:rsidRPr="00F94CB9">
        <w:rPr>
          <w:spacing w:val="-7"/>
          <w:sz w:val="28"/>
          <w:szCs w:val="28"/>
          <w:lang w:val="fr-FR"/>
          <w:rPrChange w:id="9265" w:author="Peng Luqi" w:date="2019-10-13T14:50:00Z">
            <w:rPr>
              <w:spacing w:val="-7"/>
              <w:lang w:val="fr-FR"/>
            </w:rPr>
          </w:rPrChange>
        </w:rPr>
        <w:t xml:space="preserve"> </w:t>
      </w:r>
      <w:r w:rsidRPr="00F94CB9">
        <w:rPr>
          <w:sz w:val="28"/>
          <w:szCs w:val="28"/>
          <w:lang w:val="fr-FR"/>
          <w:rPrChange w:id="9266" w:author="Peng Luqi" w:date="2019-10-13T14:50:00Z">
            <w:rPr>
              <w:lang w:val="fr-FR"/>
            </w:rPr>
          </w:rPrChange>
        </w:rPr>
        <w:t>sage</w:t>
      </w:r>
      <w:r w:rsidRPr="00F94CB9">
        <w:rPr>
          <w:spacing w:val="-7"/>
          <w:sz w:val="28"/>
          <w:szCs w:val="28"/>
          <w:lang w:val="fr-FR"/>
          <w:rPrChange w:id="9267" w:author="Peng Luqi" w:date="2019-10-13T14:50:00Z">
            <w:rPr>
              <w:spacing w:val="-7"/>
              <w:lang w:val="fr-FR"/>
            </w:rPr>
          </w:rPrChange>
        </w:rPr>
        <w:t xml:space="preserve"> </w:t>
      </w:r>
      <w:r w:rsidRPr="00F94CB9">
        <w:rPr>
          <w:sz w:val="28"/>
          <w:szCs w:val="28"/>
          <w:lang w:val="fr-FR"/>
          <w:rPrChange w:id="9268" w:author="Peng Luqi" w:date="2019-10-13T14:50:00Z">
            <w:rPr>
              <w:lang w:val="fr-FR"/>
            </w:rPr>
          </w:rPrChange>
        </w:rPr>
        <w:t>et</w:t>
      </w:r>
      <w:r w:rsidRPr="00F94CB9">
        <w:rPr>
          <w:spacing w:val="-7"/>
          <w:sz w:val="28"/>
          <w:szCs w:val="28"/>
          <w:lang w:val="fr-FR"/>
          <w:rPrChange w:id="9269" w:author="Peng Luqi" w:date="2019-10-13T14:50:00Z">
            <w:rPr>
              <w:spacing w:val="-7"/>
              <w:lang w:val="fr-FR"/>
            </w:rPr>
          </w:rPrChange>
        </w:rPr>
        <w:t xml:space="preserve"> </w:t>
      </w:r>
      <w:r w:rsidRPr="00F94CB9">
        <w:rPr>
          <w:sz w:val="28"/>
          <w:szCs w:val="28"/>
          <w:lang w:val="fr-FR"/>
          <w:rPrChange w:id="9270" w:author="Peng Luqi" w:date="2019-10-13T14:50:00Z">
            <w:rPr>
              <w:lang w:val="fr-FR"/>
            </w:rPr>
          </w:rPrChange>
        </w:rPr>
        <w:t>avisé</w:t>
      </w:r>
      <w:r w:rsidRPr="00F94CB9">
        <w:rPr>
          <w:spacing w:val="-7"/>
          <w:sz w:val="28"/>
          <w:szCs w:val="28"/>
          <w:lang w:val="fr-FR"/>
          <w:rPrChange w:id="9271" w:author="Peng Luqi" w:date="2019-10-13T14:50:00Z">
            <w:rPr>
              <w:spacing w:val="-7"/>
              <w:lang w:val="fr-FR"/>
            </w:rPr>
          </w:rPrChange>
        </w:rPr>
        <w:t xml:space="preserve"> </w:t>
      </w:r>
      <w:r w:rsidRPr="00F94CB9">
        <w:rPr>
          <w:sz w:val="28"/>
          <w:szCs w:val="28"/>
          <w:lang w:val="fr-FR"/>
          <w:rPrChange w:id="9272" w:author="Peng Luqi" w:date="2019-10-13T14:50:00Z">
            <w:rPr>
              <w:lang w:val="fr-FR"/>
            </w:rPr>
          </w:rPrChange>
        </w:rPr>
        <w:t>puisse</w:t>
      </w:r>
      <w:r w:rsidRPr="00F94CB9">
        <w:rPr>
          <w:spacing w:val="-7"/>
          <w:sz w:val="28"/>
          <w:szCs w:val="28"/>
          <w:lang w:val="fr-FR"/>
          <w:rPrChange w:id="9273" w:author="Peng Luqi" w:date="2019-10-13T14:50:00Z">
            <w:rPr>
              <w:spacing w:val="-7"/>
              <w:lang w:val="fr-FR"/>
            </w:rPr>
          </w:rPrChange>
        </w:rPr>
        <w:t xml:space="preserve"> </w:t>
      </w:r>
      <w:r w:rsidRPr="00F94CB9">
        <w:rPr>
          <w:sz w:val="28"/>
          <w:szCs w:val="28"/>
          <w:lang w:val="fr-FR"/>
          <w:rPrChange w:id="9274" w:author="Peng Luqi" w:date="2019-10-13T14:50:00Z">
            <w:rPr>
              <w:lang w:val="fr-FR"/>
            </w:rPr>
          </w:rPrChange>
        </w:rPr>
        <w:t>faire</w:t>
      </w:r>
      <w:r w:rsidRPr="00F94CB9">
        <w:rPr>
          <w:spacing w:val="-7"/>
          <w:sz w:val="28"/>
          <w:szCs w:val="28"/>
          <w:lang w:val="fr-FR"/>
          <w:rPrChange w:id="9275" w:author="Peng Luqi" w:date="2019-10-13T14:50:00Z">
            <w:rPr>
              <w:spacing w:val="-7"/>
              <w:lang w:val="fr-FR"/>
            </w:rPr>
          </w:rPrChange>
        </w:rPr>
        <w:t xml:space="preserve"> </w:t>
      </w:r>
      <w:r w:rsidRPr="00F94CB9">
        <w:rPr>
          <w:sz w:val="28"/>
          <w:szCs w:val="28"/>
          <w:lang w:val="fr-FR"/>
          <w:rPrChange w:id="9276" w:author="Peng Luqi" w:date="2019-10-13T14:50:00Z">
            <w:rPr>
              <w:lang w:val="fr-FR"/>
            </w:rPr>
          </w:rPrChange>
        </w:rPr>
        <w:t>pour</w:t>
      </w:r>
      <w:r w:rsidRPr="00F94CB9">
        <w:rPr>
          <w:spacing w:val="-6"/>
          <w:sz w:val="28"/>
          <w:szCs w:val="28"/>
          <w:lang w:val="fr-FR"/>
          <w:rPrChange w:id="9277" w:author="Peng Luqi" w:date="2019-10-13T14:50:00Z">
            <w:rPr>
              <w:spacing w:val="-6"/>
              <w:lang w:val="fr-FR"/>
            </w:rPr>
          </w:rPrChange>
        </w:rPr>
        <w:t xml:space="preserve"> </w:t>
      </w:r>
      <w:r w:rsidRPr="00F94CB9">
        <w:rPr>
          <w:sz w:val="28"/>
          <w:szCs w:val="28"/>
          <w:lang w:val="fr-FR"/>
          <w:rPrChange w:id="9278" w:author="Peng Luqi" w:date="2019-10-13T14:50:00Z">
            <w:rPr>
              <w:lang w:val="fr-FR"/>
            </w:rPr>
          </w:rPrChange>
        </w:rPr>
        <w:t>«</w:t>
      </w:r>
      <w:r w:rsidRPr="00F94CB9">
        <w:rPr>
          <w:spacing w:val="-7"/>
          <w:sz w:val="28"/>
          <w:szCs w:val="28"/>
          <w:lang w:val="fr-FR"/>
          <w:rPrChange w:id="9279" w:author="Peng Luqi" w:date="2019-10-13T14:50:00Z">
            <w:rPr>
              <w:spacing w:val="-7"/>
              <w:lang w:val="fr-FR"/>
            </w:rPr>
          </w:rPrChange>
        </w:rPr>
        <w:t xml:space="preserve"> </w:t>
      </w:r>
      <w:r w:rsidRPr="00F94CB9">
        <w:rPr>
          <w:sz w:val="28"/>
          <w:szCs w:val="28"/>
          <w:lang w:val="fr-FR"/>
          <w:rPrChange w:id="9280" w:author="Peng Luqi" w:date="2019-10-13T14:50:00Z">
            <w:rPr>
              <w:lang w:val="fr-FR"/>
            </w:rPr>
          </w:rPrChange>
        </w:rPr>
        <w:t>se</w:t>
      </w:r>
      <w:r w:rsidRPr="00F94CB9">
        <w:rPr>
          <w:spacing w:val="-7"/>
          <w:sz w:val="28"/>
          <w:szCs w:val="28"/>
          <w:lang w:val="fr-FR"/>
          <w:rPrChange w:id="9281" w:author="Peng Luqi" w:date="2019-10-13T14:50:00Z">
            <w:rPr>
              <w:spacing w:val="-7"/>
              <w:lang w:val="fr-FR"/>
            </w:rPr>
          </w:rPrChange>
        </w:rPr>
        <w:t xml:space="preserve"> </w:t>
      </w:r>
      <w:r w:rsidRPr="00F94CB9">
        <w:rPr>
          <w:sz w:val="28"/>
          <w:szCs w:val="28"/>
          <w:lang w:val="fr-FR"/>
          <w:rPrChange w:id="9282" w:author="Peng Luqi" w:date="2019-10-13T14:50:00Z">
            <w:rPr>
              <w:lang w:val="fr-FR"/>
            </w:rPr>
          </w:rPrChange>
        </w:rPr>
        <w:t>débarrasser</w:t>
      </w:r>
      <w:r w:rsidRPr="00F94CB9">
        <w:rPr>
          <w:spacing w:val="-6"/>
          <w:sz w:val="28"/>
          <w:szCs w:val="28"/>
          <w:lang w:val="fr-FR"/>
          <w:rPrChange w:id="9283" w:author="Peng Luqi" w:date="2019-10-13T14:50:00Z">
            <w:rPr>
              <w:spacing w:val="-6"/>
              <w:lang w:val="fr-FR"/>
            </w:rPr>
          </w:rPrChange>
        </w:rPr>
        <w:t xml:space="preserve"> </w:t>
      </w:r>
      <w:r w:rsidRPr="00F94CB9">
        <w:rPr>
          <w:sz w:val="28"/>
          <w:szCs w:val="28"/>
          <w:lang w:val="fr-FR"/>
          <w:rPrChange w:id="9284" w:author="Peng Luqi" w:date="2019-10-13T14:50:00Z">
            <w:rPr>
              <w:lang w:val="fr-FR"/>
            </w:rPr>
          </w:rPrChange>
        </w:rPr>
        <w:t>de</w:t>
      </w:r>
      <w:r w:rsidRPr="00F94CB9">
        <w:rPr>
          <w:spacing w:val="-7"/>
          <w:sz w:val="28"/>
          <w:szCs w:val="28"/>
          <w:lang w:val="fr-FR"/>
          <w:rPrChange w:id="9285" w:author="Peng Luqi" w:date="2019-10-13T14:50:00Z">
            <w:rPr>
              <w:spacing w:val="-7"/>
              <w:lang w:val="fr-FR"/>
            </w:rPr>
          </w:rPrChange>
        </w:rPr>
        <w:t xml:space="preserve"> </w:t>
      </w:r>
      <w:r w:rsidRPr="00F94CB9">
        <w:rPr>
          <w:sz w:val="28"/>
          <w:szCs w:val="28"/>
          <w:lang w:val="fr-FR"/>
          <w:rPrChange w:id="9286" w:author="Peng Luqi" w:date="2019-10-13T14:50:00Z">
            <w:rPr>
              <w:lang w:val="fr-FR"/>
            </w:rPr>
          </w:rPrChange>
        </w:rPr>
        <w:t>sa</w:t>
      </w:r>
      <w:r w:rsidRPr="00F94CB9">
        <w:rPr>
          <w:spacing w:val="-7"/>
          <w:sz w:val="28"/>
          <w:szCs w:val="28"/>
          <w:lang w:val="fr-FR"/>
          <w:rPrChange w:id="9287" w:author="Peng Luqi" w:date="2019-10-13T14:50:00Z">
            <w:rPr>
              <w:spacing w:val="-7"/>
              <w:lang w:val="fr-FR"/>
            </w:rPr>
          </w:rPrChange>
        </w:rPr>
        <w:t xml:space="preserve"> </w:t>
      </w:r>
      <w:r w:rsidRPr="00F94CB9">
        <w:rPr>
          <w:sz w:val="28"/>
          <w:szCs w:val="28"/>
          <w:lang w:val="fr-FR"/>
          <w:rPrChange w:id="9288" w:author="Peng Luqi" w:date="2019-10-13T14:50:00Z">
            <w:rPr>
              <w:lang w:val="fr-FR"/>
            </w:rPr>
          </w:rPrChange>
        </w:rPr>
        <w:t>propre</w:t>
      </w:r>
      <w:r w:rsidRPr="00F94CB9">
        <w:rPr>
          <w:spacing w:val="-7"/>
          <w:sz w:val="28"/>
          <w:szCs w:val="28"/>
          <w:lang w:val="fr-FR"/>
          <w:rPrChange w:id="9289" w:author="Peng Luqi" w:date="2019-10-13T14:50:00Z">
            <w:rPr>
              <w:spacing w:val="-7"/>
              <w:lang w:val="fr-FR"/>
            </w:rPr>
          </w:rPrChange>
        </w:rPr>
        <w:t xml:space="preserve"> </w:t>
      </w:r>
      <w:r w:rsidRPr="00F94CB9">
        <w:rPr>
          <w:sz w:val="28"/>
          <w:szCs w:val="28"/>
          <w:lang w:val="fr-FR"/>
          <w:rPrChange w:id="9290" w:author="Peng Luqi" w:date="2019-10-13T14:50:00Z">
            <w:rPr>
              <w:lang w:val="fr-FR"/>
            </w:rPr>
          </w:rPrChange>
        </w:rPr>
        <w:t>justice</w:t>
      </w:r>
      <w:r w:rsidRPr="00F94CB9">
        <w:rPr>
          <w:spacing w:val="-6"/>
          <w:sz w:val="28"/>
          <w:szCs w:val="28"/>
          <w:lang w:val="fr-FR"/>
          <w:rPrChange w:id="9291" w:author="Peng Luqi" w:date="2019-10-13T14:50:00Z">
            <w:rPr>
              <w:spacing w:val="-6"/>
              <w:lang w:val="fr-FR"/>
            </w:rPr>
          </w:rPrChange>
        </w:rPr>
        <w:t xml:space="preserve"> </w:t>
      </w:r>
      <w:r w:rsidRPr="00F94CB9">
        <w:rPr>
          <w:sz w:val="28"/>
          <w:szCs w:val="28"/>
          <w:lang w:val="fr-FR"/>
          <w:rPrChange w:id="9292" w:author="Peng Luqi" w:date="2019-10-13T14:50:00Z">
            <w:rPr>
              <w:lang w:val="fr-FR"/>
            </w:rPr>
          </w:rPrChange>
        </w:rPr>
        <w:t>»</w:t>
      </w:r>
      <w:r w:rsidRPr="00F94CB9">
        <w:rPr>
          <w:spacing w:val="-5"/>
          <w:sz w:val="28"/>
          <w:szCs w:val="28"/>
          <w:lang w:val="fr-FR"/>
          <w:rPrChange w:id="9293" w:author="Peng Luqi" w:date="2019-10-13T14:50:00Z">
            <w:rPr>
              <w:spacing w:val="-5"/>
              <w:lang w:val="fr-FR"/>
            </w:rPr>
          </w:rPrChange>
        </w:rPr>
        <w:t xml:space="preserve"> </w:t>
      </w:r>
      <w:r w:rsidRPr="00F94CB9">
        <w:rPr>
          <w:sz w:val="28"/>
          <w:szCs w:val="28"/>
          <w:lang w:val="fr-FR"/>
          <w:rPrChange w:id="9294" w:author="Peng Luqi" w:date="2019-10-13T14:50:00Z">
            <w:rPr>
              <w:lang w:val="fr-FR"/>
            </w:rPr>
          </w:rPrChange>
        </w:rPr>
        <w:t>! Donc, rechercher les nouvelles ressources est une chose très intéressante. À mon avis, ce sens est extrêmement formidable, et il ne faut pas l</w:t>
      </w:r>
      <w:del w:id="9295" w:author="Peng Luqi" w:date="2019-10-13T14:43:00Z">
        <w:r w:rsidRPr="00F94CB9" w:rsidDel="00EF666F">
          <w:rPr>
            <w:sz w:val="28"/>
            <w:szCs w:val="28"/>
            <w:lang w:val="fr-FR"/>
            <w:rPrChange w:id="9296" w:author="Peng Luqi" w:date="2019-10-13T14:50:00Z">
              <w:rPr>
                <w:lang w:val="fr-FR"/>
              </w:rPr>
            </w:rPrChange>
          </w:rPr>
          <w:delText>’</w:delText>
        </w:r>
      </w:del>
      <w:ins w:id="9297" w:author="Peng Luqi" w:date="2019-10-13T14:43:00Z">
        <w:r w:rsidR="00EF666F" w:rsidRPr="00F94CB9">
          <w:rPr>
            <w:sz w:val="28"/>
            <w:szCs w:val="28"/>
            <w:lang w:val="fr-FR"/>
            <w:rPrChange w:id="9298" w:author="Peng Luqi" w:date="2019-10-13T14:50:00Z">
              <w:rPr>
                <w:lang w:val="fr-FR"/>
              </w:rPr>
            </w:rPrChange>
          </w:rPr>
          <w:t>’</w:t>
        </w:r>
      </w:ins>
      <w:r w:rsidRPr="00F94CB9">
        <w:rPr>
          <w:sz w:val="28"/>
          <w:szCs w:val="28"/>
          <w:lang w:val="fr-FR"/>
          <w:rPrChange w:id="9299" w:author="Peng Luqi" w:date="2019-10-13T14:50:00Z">
            <w:rPr>
              <w:lang w:val="fr-FR"/>
            </w:rPr>
          </w:rPrChange>
        </w:rPr>
        <w:t>abandonner ! Alors, vous pouvez imaginer, si vous étiez moi : qui oserait vous arrêter ? Ne vous laisseriez pas faire une chose aussi merveilleuse</w:t>
      </w:r>
      <w:r w:rsidRPr="00F94CB9">
        <w:rPr>
          <w:spacing w:val="-27"/>
          <w:sz w:val="28"/>
          <w:szCs w:val="28"/>
          <w:lang w:val="fr-FR"/>
          <w:rPrChange w:id="9300" w:author="Peng Luqi" w:date="2019-10-13T14:50:00Z">
            <w:rPr>
              <w:spacing w:val="-27"/>
              <w:lang w:val="fr-FR"/>
            </w:rPr>
          </w:rPrChange>
        </w:rPr>
        <w:t xml:space="preserve"> </w:t>
      </w:r>
      <w:r w:rsidRPr="00F94CB9">
        <w:rPr>
          <w:sz w:val="28"/>
          <w:szCs w:val="28"/>
          <w:lang w:val="fr-FR"/>
          <w:rPrChange w:id="9301" w:author="Peng Luqi" w:date="2019-10-13T14:50:00Z">
            <w:rPr>
              <w:lang w:val="fr-FR"/>
            </w:rPr>
          </w:rPrChange>
        </w:rPr>
        <w:t>?</w:t>
      </w:r>
    </w:p>
    <w:p w:rsidR="002B38DF" w:rsidRPr="00F94CB9" w:rsidRDefault="002B38DF">
      <w:pPr>
        <w:pStyle w:val="a3"/>
        <w:ind w:left="170" w:right="170"/>
        <w:jc w:val="both"/>
        <w:rPr>
          <w:lang w:val="fr-FR"/>
          <w:rPrChange w:id="9302" w:author="Peng Luqi" w:date="2019-10-13T14:50:00Z">
            <w:rPr>
              <w:sz w:val="21"/>
              <w:lang w:val="fr-FR"/>
            </w:rPr>
          </w:rPrChange>
        </w:rPr>
        <w:pPrChange w:id="9303" w:author="Peng Luqi" w:date="2019-10-13T14:20:00Z">
          <w:pPr>
            <w:pStyle w:val="a3"/>
            <w:spacing w:before="8"/>
          </w:pPr>
        </w:pPrChange>
      </w:pPr>
    </w:p>
    <w:p w:rsidR="006E6782" w:rsidRDefault="00716360" w:rsidP="00CB23F4">
      <w:pPr>
        <w:ind w:left="170" w:right="170"/>
        <w:jc w:val="both"/>
        <w:rPr>
          <w:ins w:id="9304" w:author="Peng Luqi" w:date="2019-10-13T21:25:00Z"/>
          <w:spacing w:val="-9"/>
          <w:sz w:val="28"/>
          <w:szCs w:val="28"/>
          <w:lang w:val="fr-FR"/>
        </w:rPr>
      </w:pPr>
      <w:r w:rsidRPr="00F94CB9">
        <w:rPr>
          <w:sz w:val="28"/>
          <w:szCs w:val="28"/>
          <w:lang w:val="fr-FR"/>
          <w:rPrChange w:id="9305" w:author="Peng Luqi" w:date="2019-10-13T14:50:00Z">
            <w:rPr>
              <w:lang w:val="fr-FR"/>
            </w:rPr>
          </w:rPrChange>
        </w:rPr>
        <w:t>Plusieurs années plus tard, Li Xiaolai devint une personne qui ne manquait pas d</w:t>
      </w:r>
      <w:del w:id="9306" w:author="Peng Luqi" w:date="2019-10-13T14:43:00Z">
        <w:r w:rsidRPr="00F94CB9" w:rsidDel="00EF666F">
          <w:rPr>
            <w:sz w:val="28"/>
            <w:szCs w:val="28"/>
            <w:lang w:val="fr-FR"/>
            <w:rPrChange w:id="9307" w:author="Peng Luqi" w:date="2019-10-13T14:50:00Z">
              <w:rPr>
                <w:lang w:val="fr-FR"/>
              </w:rPr>
            </w:rPrChange>
          </w:rPr>
          <w:delText>’</w:delText>
        </w:r>
      </w:del>
      <w:ins w:id="9308" w:author="Peng Luqi" w:date="2019-10-13T14:43:00Z">
        <w:r w:rsidR="00EF666F" w:rsidRPr="00F94CB9">
          <w:rPr>
            <w:sz w:val="28"/>
            <w:szCs w:val="28"/>
            <w:lang w:val="fr-FR"/>
            <w:rPrChange w:id="9309" w:author="Peng Luqi" w:date="2019-10-13T14:50:00Z">
              <w:rPr>
                <w:lang w:val="fr-FR"/>
              </w:rPr>
            </w:rPrChange>
          </w:rPr>
          <w:t>’</w:t>
        </w:r>
      </w:ins>
      <w:r w:rsidRPr="00F94CB9">
        <w:rPr>
          <w:sz w:val="28"/>
          <w:szCs w:val="28"/>
          <w:lang w:val="fr-FR"/>
          <w:rPrChange w:id="9310" w:author="Peng Luqi" w:date="2019-10-13T14:50:00Z">
            <w:rPr>
              <w:lang w:val="fr-FR"/>
            </w:rPr>
          </w:rPrChange>
        </w:rPr>
        <w:t>argent. Quand il était jeune, il s</w:t>
      </w:r>
      <w:del w:id="9311" w:author="Peng Luqi" w:date="2019-10-13T14:43:00Z">
        <w:r w:rsidRPr="00F94CB9" w:rsidDel="00EF666F">
          <w:rPr>
            <w:sz w:val="28"/>
            <w:szCs w:val="28"/>
            <w:lang w:val="fr-FR"/>
            <w:rPrChange w:id="9312" w:author="Peng Luqi" w:date="2019-10-13T14:50:00Z">
              <w:rPr>
                <w:lang w:val="fr-FR"/>
              </w:rPr>
            </w:rPrChange>
          </w:rPr>
          <w:delText>’</w:delText>
        </w:r>
      </w:del>
      <w:ins w:id="9313" w:author="Peng Luqi" w:date="2019-10-13T14:43:00Z">
        <w:r w:rsidR="00EF666F" w:rsidRPr="00F94CB9">
          <w:rPr>
            <w:sz w:val="28"/>
            <w:szCs w:val="28"/>
            <w:lang w:val="fr-FR"/>
            <w:rPrChange w:id="9314" w:author="Peng Luqi" w:date="2019-10-13T14:50:00Z">
              <w:rPr>
                <w:lang w:val="fr-FR"/>
              </w:rPr>
            </w:rPrChange>
          </w:rPr>
          <w:t>’</w:t>
        </w:r>
      </w:ins>
      <w:r w:rsidRPr="00F94CB9">
        <w:rPr>
          <w:sz w:val="28"/>
          <w:szCs w:val="28"/>
          <w:lang w:val="fr-FR"/>
          <w:rPrChange w:id="9315" w:author="Peng Luqi" w:date="2019-10-13T14:50:00Z">
            <w:rPr>
              <w:lang w:val="fr-FR"/>
            </w:rPr>
          </w:rPrChange>
        </w:rPr>
        <w:t>est vanté d</w:t>
      </w:r>
      <w:del w:id="9316" w:author="Peng Luqi" w:date="2019-10-13T14:43:00Z">
        <w:r w:rsidRPr="00F94CB9" w:rsidDel="00EF666F">
          <w:rPr>
            <w:sz w:val="28"/>
            <w:szCs w:val="28"/>
            <w:lang w:val="fr-FR"/>
            <w:rPrChange w:id="9317" w:author="Peng Luqi" w:date="2019-10-13T14:50:00Z">
              <w:rPr>
                <w:lang w:val="fr-FR"/>
              </w:rPr>
            </w:rPrChange>
          </w:rPr>
          <w:delText>’</w:delText>
        </w:r>
      </w:del>
      <w:ins w:id="9318" w:author="Peng Luqi" w:date="2019-10-13T14:43:00Z">
        <w:r w:rsidR="00EF666F" w:rsidRPr="00F94CB9">
          <w:rPr>
            <w:sz w:val="28"/>
            <w:szCs w:val="28"/>
            <w:lang w:val="fr-FR"/>
            <w:rPrChange w:id="9319" w:author="Peng Luqi" w:date="2019-10-13T14:50:00Z">
              <w:rPr>
                <w:lang w:val="fr-FR"/>
              </w:rPr>
            </w:rPrChange>
          </w:rPr>
          <w:t>’</w:t>
        </w:r>
      </w:ins>
      <w:r w:rsidRPr="00F94CB9">
        <w:rPr>
          <w:sz w:val="28"/>
          <w:szCs w:val="28"/>
          <w:lang w:val="fr-FR"/>
          <w:rPrChange w:id="9320" w:author="Peng Luqi" w:date="2019-10-13T14:50:00Z">
            <w:rPr>
              <w:lang w:val="fr-FR"/>
            </w:rPr>
          </w:rPrChange>
        </w:rPr>
        <w:t>avoir pris sa retraite à quarante ans ! À l</w:t>
      </w:r>
      <w:del w:id="9321" w:author="Peng Luqi" w:date="2019-10-13T14:43:00Z">
        <w:r w:rsidRPr="00F94CB9" w:rsidDel="00EF666F">
          <w:rPr>
            <w:sz w:val="28"/>
            <w:szCs w:val="28"/>
            <w:lang w:val="fr-FR"/>
            <w:rPrChange w:id="9322" w:author="Peng Luqi" w:date="2019-10-13T14:50:00Z">
              <w:rPr>
                <w:lang w:val="fr-FR"/>
              </w:rPr>
            </w:rPrChange>
          </w:rPr>
          <w:delText>’</w:delText>
        </w:r>
      </w:del>
      <w:ins w:id="9323" w:author="Peng Luqi" w:date="2019-10-13T14:43:00Z">
        <w:r w:rsidR="00EF666F" w:rsidRPr="00F94CB9">
          <w:rPr>
            <w:sz w:val="28"/>
            <w:szCs w:val="28"/>
            <w:lang w:val="fr-FR"/>
            <w:rPrChange w:id="9324" w:author="Peng Luqi" w:date="2019-10-13T14:50:00Z">
              <w:rPr>
                <w:lang w:val="fr-FR"/>
              </w:rPr>
            </w:rPrChange>
          </w:rPr>
          <w:t>’</w:t>
        </w:r>
      </w:ins>
      <w:r w:rsidRPr="00F94CB9">
        <w:rPr>
          <w:sz w:val="28"/>
          <w:szCs w:val="28"/>
          <w:lang w:val="fr-FR"/>
          <w:rPrChange w:id="9325" w:author="Peng Luqi" w:date="2019-10-13T14:50:00Z">
            <w:rPr>
              <w:lang w:val="fr-FR"/>
            </w:rPr>
          </w:rPrChange>
        </w:rPr>
        <w:t>âge de quarante-trois ans, j</w:t>
      </w:r>
      <w:del w:id="9326" w:author="Peng Luqi" w:date="2019-10-13T14:43:00Z">
        <w:r w:rsidRPr="00F94CB9" w:rsidDel="00EF666F">
          <w:rPr>
            <w:sz w:val="28"/>
            <w:szCs w:val="28"/>
            <w:lang w:val="fr-FR"/>
            <w:rPrChange w:id="9327" w:author="Peng Luqi" w:date="2019-10-13T14:50:00Z">
              <w:rPr>
                <w:lang w:val="fr-FR"/>
              </w:rPr>
            </w:rPrChange>
          </w:rPr>
          <w:delText>’</w:delText>
        </w:r>
      </w:del>
      <w:ins w:id="9328" w:author="Peng Luqi" w:date="2019-10-13T14:43:00Z">
        <w:r w:rsidR="00EF666F" w:rsidRPr="00F94CB9">
          <w:rPr>
            <w:sz w:val="28"/>
            <w:szCs w:val="28"/>
            <w:lang w:val="fr-FR"/>
            <w:rPrChange w:id="9329" w:author="Peng Luqi" w:date="2019-10-13T14:50:00Z">
              <w:rPr>
                <w:lang w:val="fr-FR"/>
              </w:rPr>
            </w:rPrChange>
          </w:rPr>
          <w:t>’</w:t>
        </w:r>
      </w:ins>
      <w:r w:rsidRPr="00F94CB9">
        <w:rPr>
          <w:sz w:val="28"/>
          <w:szCs w:val="28"/>
          <w:lang w:val="fr-FR"/>
          <w:rPrChange w:id="9330" w:author="Peng Luqi" w:date="2019-10-13T14:50:00Z">
            <w:rPr>
              <w:lang w:val="fr-FR"/>
            </w:rPr>
          </w:rPrChange>
        </w:rPr>
        <w:t xml:space="preserve">ai vraiment eu les conditions pour prendre ma </w:t>
      </w:r>
      <w:r w:rsidRPr="00F94CB9">
        <w:rPr>
          <w:sz w:val="28"/>
          <w:szCs w:val="28"/>
          <w:lang w:val="fr-FR"/>
          <w:rPrChange w:id="9331" w:author="Peng Luqi" w:date="2019-10-13T14:50:00Z">
            <w:rPr>
              <w:lang w:val="fr-FR"/>
            </w:rPr>
          </w:rPrChange>
        </w:rPr>
        <w:lastRenderedPageBreak/>
        <w:t>retraite. Bien sûr, par la suite, j</w:t>
      </w:r>
      <w:del w:id="9332" w:author="Peng Luqi" w:date="2019-10-13T14:43:00Z">
        <w:r w:rsidRPr="00F94CB9" w:rsidDel="00EF666F">
          <w:rPr>
            <w:sz w:val="28"/>
            <w:szCs w:val="28"/>
            <w:lang w:val="fr-FR"/>
            <w:rPrChange w:id="9333" w:author="Peng Luqi" w:date="2019-10-13T14:50:00Z">
              <w:rPr>
                <w:lang w:val="fr-FR"/>
              </w:rPr>
            </w:rPrChange>
          </w:rPr>
          <w:delText>’</w:delText>
        </w:r>
      </w:del>
      <w:ins w:id="9334" w:author="Peng Luqi" w:date="2019-10-13T14:43:00Z">
        <w:r w:rsidR="00EF666F" w:rsidRPr="00F94CB9">
          <w:rPr>
            <w:sz w:val="28"/>
            <w:szCs w:val="28"/>
            <w:lang w:val="fr-FR"/>
            <w:rPrChange w:id="9335" w:author="Peng Luqi" w:date="2019-10-13T14:50:00Z">
              <w:rPr>
                <w:lang w:val="fr-FR"/>
              </w:rPr>
            </w:rPrChange>
          </w:rPr>
          <w:t>’</w:t>
        </w:r>
      </w:ins>
      <w:r w:rsidRPr="00F94CB9">
        <w:rPr>
          <w:sz w:val="28"/>
          <w:szCs w:val="28"/>
          <w:lang w:val="fr-FR"/>
          <w:rPrChange w:id="9336" w:author="Peng Luqi" w:date="2019-10-13T14:50:00Z">
            <w:rPr>
              <w:lang w:val="fr-FR"/>
            </w:rPr>
          </w:rPrChange>
        </w:rPr>
        <w:t>ai découvert que la retraite est autodestructrice.</w:t>
      </w:r>
      <w:r w:rsidRPr="00F94CB9">
        <w:rPr>
          <w:spacing w:val="-7"/>
          <w:sz w:val="28"/>
          <w:szCs w:val="28"/>
          <w:lang w:val="fr-FR"/>
          <w:rPrChange w:id="9337" w:author="Peng Luqi" w:date="2019-10-13T14:50:00Z">
            <w:rPr>
              <w:spacing w:val="-7"/>
              <w:lang w:val="fr-FR"/>
            </w:rPr>
          </w:rPrChange>
        </w:rPr>
        <w:t xml:space="preserve"> </w:t>
      </w:r>
      <w:r w:rsidRPr="00F94CB9">
        <w:rPr>
          <w:sz w:val="28"/>
          <w:szCs w:val="28"/>
          <w:lang w:val="fr-FR"/>
          <w:rPrChange w:id="9338" w:author="Peng Luqi" w:date="2019-10-13T14:50:00Z">
            <w:rPr>
              <w:lang w:val="fr-FR"/>
            </w:rPr>
          </w:rPrChange>
        </w:rPr>
        <w:t>Puisque</w:t>
      </w:r>
      <w:r w:rsidRPr="00F94CB9">
        <w:rPr>
          <w:spacing w:val="-6"/>
          <w:sz w:val="28"/>
          <w:szCs w:val="28"/>
          <w:lang w:val="fr-FR"/>
          <w:rPrChange w:id="9339" w:author="Peng Luqi" w:date="2019-10-13T14:50:00Z">
            <w:rPr>
              <w:spacing w:val="-6"/>
              <w:lang w:val="fr-FR"/>
            </w:rPr>
          </w:rPrChange>
        </w:rPr>
        <w:t xml:space="preserve"> </w:t>
      </w:r>
      <w:r w:rsidRPr="00F94CB9">
        <w:rPr>
          <w:sz w:val="28"/>
          <w:szCs w:val="28"/>
          <w:lang w:val="fr-FR"/>
          <w:rPrChange w:id="9340" w:author="Peng Luqi" w:date="2019-10-13T14:50:00Z">
            <w:rPr>
              <w:lang w:val="fr-FR"/>
            </w:rPr>
          </w:rPrChange>
        </w:rPr>
        <w:t>je</w:t>
      </w:r>
      <w:r w:rsidRPr="00F94CB9">
        <w:rPr>
          <w:spacing w:val="-6"/>
          <w:sz w:val="28"/>
          <w:szCs w:val="28"/>
          <w:lang w:val="fr-FR"/>
          <w:rPrChange w:id="9341" w:author="Peng Luqi" w:date="2019-10-13T14:50:00Z">
            <w:rPr>
              <w:spacing w:val="-6"/>
              <w:lang w:val="fr-FR"/>
            </w:rPr>
          </w:rPrChange>
        </w:rPr>
        <w:t xml:space="preserve"> </w:t>
      </w:r>
      <w:r w:rsidRPr="00F94CB9">
        <w:rPr>
          <w:sz w:val="28"/>
          <w:szCs w:val="28"/>
          <w:lang w:val="fr-FR"/>
          <w:rPrChange w:id="9342" w:author="Peng Luqi" w:date="2019-10-13T14:50:00Z">
            <w:rPr>
              <w:lang w:val="fr-FR"/>
            </w:rPr>
          </w:rPrChange>
        </w:rPr>
        <w:t>ne</w:t>
      </w:r>
      <w:r w:rsidRPr="00F94CB9">
        <w:rPr>
          <w:spacing w:val="-6"/>
          <w:sz w:val="28"/>
          <w:szCs w:val="28"/>
          <w:lang w:val="fr-FR"/>
          <w:rPrChange w:id="9343" w:author="Peng Luqi" w:date="2019-10-13T14:50:00Z">
            <w:rPr>
              <w:spacing w:val="-6"/>
              <w:lang w:val="fr-FR"/>
            </w:rPr>
          </w:rPrChange>
        </w:rPr>
        <w:t xml:space="preserve"> </w:t>
      </w:r>
      <w:r w:rsidRPr="00F94CB9">
        <w:rPr>
          <w:sz w:val="28"/>
          <w:szCs w:val="28"/>
          <w:lang w:val="fr-FR"/>
          <w:rPrChange w:id="9344" w:author="Peng Luqi" w:date="2019-10-13T14:50:00Z">
            <w:rPr>
              <w:lang w:val="fr-FR"/>
            </w:rPr>
          </w:rPrChange>
        </w:rPr>
        <w:t>peux</w:t>
      </w:r>
      <w:r w:rsidRPr="00F94CB9">
        <w:rPr>
          <w:spacing w:val="-6"/>
          <w:sz w:val="28"/>
          <w:szCs w:val="28"/>
          <w:lang w:val="fr-FR"/>
          <w:rPrChange w:id="9345" w:author="Peng Luqi" w:date="2019-10-13T14:50:00Z">
            <w:rPr>
              <w:spacing w:val="-6"/>
              <w:lang w:val="fr-FR"/>
            </w:rPr>
          </w:rPrChange>
        </w:rPr>
        <w:t xml:space="preserve"> </w:t>
      </w:r>
      <w:r w:rsidRPr="00F94CB9">
        <w:rPr>
          <w:sz w:val="28"/>
          <w:szCs w:val="28"/>
          <w:lang w:val="fr-FR"/>
          <w:rPrChange w:id="9346" w:author="Peng Luqi" w:date="2019-10-13T14:50:00Z">
            <w:rPr>
              <w:lang w:val="fr-FR"/>
            </w:rPr>
          </w:rPrChange>
        </w:rPr>
        <w:t>pas</w:t>
      </w:r>
      <w:r w:rsidRPr="00F94CB9">
        <w:rPr>
          <w:spacing w:val="-6"/>
          <w:sz w:val="28"/>
          <w:szCs w:val="28"/>
          <w:lang w:val="fr-FR"/>
          <w:rPrChange w:id="9347" w:author="Peng Luqi" w:date="2019-10-13T14:50:00Z">
            <w:rPr>
              <w:spacing w:val="-6"/>
              <w:lang w:val="fr-FR"/>
            </w:rPr>
          </w:rPrChange>
        </w:rPr>
        <w:t xml:space="preserve"> </w:t>
      </w:r>
      <w:r w:rsidRPr="00F94CB9">
        <w:rPr>
          <w:sz w:val="28"/>
          <w:szCs w:val="28"/>
          <w:lang w:val="fr-FR"/>
          <w:rPrChange w:id="9348" w:author="Peng Luqi" w:date="2019-10-13T14:50:00Z">
            <w:rPr>
              <w:lang w:val="fr-FR"/>
            </w:rPr>
          </w:rPrChange>
        </w:rPr>
        <w:t>et</w:t>
      </w:r>
      <w:r w:rsidRPr="00F94CB9">
        <w:rPr>
          <w:spacing w:val="-6"/>
          <w:sz w:val="28"/>
          <w:szCs w:val="28"/>
          <w:lang w:val="fr-FR"/>
          <w:rPrChange w:id="9349" w:author="Peng Luqi" w:date="2019-10-13T14:50:00Z">
            <w:rPr>
              <w:spacing w:val="-6"/>
              <w:lang w:val="fr-FR"/>
            </w:rPr>
          </w:rPrChange>
        </w:rPr>
        <w:t xml:space="preserve"> </w:t>
      </w:r>
      <w:r w:rsidRPr="00F94CB9">
        <w:rPr>
          <w:sz w:val="28"/>
          <w:szCs w:val="28"/>
          <w:lang w:val="fr-FR"/>
          <w:rPrChange w:id="9350" w:author="Peng Luqi" w:date="2019-10-13T14:50:00Z">
            <w:rPr>
              <w:lang w:val="fr-FR"/>
            </w:rPr>
          </w:rPrChange>
        </w:rPr>
        <w:t>ne</w:t>
      </w:r>
      <w:r w:rsidRPr="00F94CB9">
        <w:rPr>
          <w:spacing w:val="-6"/>
          <w:sz w:val="28"/>
          <w:szCs w:val="28"/>
          <w:lang w:val="fr-FR"/>
          <w:rPrChange w:id="9351" w:author="Peng Luqi" w:date="2019-10-13T14:50:00Z">
            <w:rPr>
              <w:spacing w:val="-6"/>
              <w:lang w:val="fr-FR"/>
            </w:rPr>
          </w:rPrChange>
        </w:rPr>
        <w:t xml:space="preserve"> </w:t>
      </w:r>
      <w:r w:rsidRPr="00F94CB9">
        <w:rPr>
          <w:sz w:val="28"/>
          <w:szCs w:val="28"/>
          <w:lang w:val="fr-FR"/>
          <w:rPrChange w:id="9352" w:author="Peng Luqi" w:date="2019-10-13T14:50:00Z">
            <w:rPr>
              <w:lang w:val="fr-FR"/>
            </w:rPr>
          </w:rPrChange>
        </w:rPr>
        <w:t>veux</w:t>
      </w:r>
      <w:r w:rsidRPr="00F94CB9">
        <w:rPr>
          <w:spacing w:val="-6"/>
          <w:sz w:val="28"/>
          <w:szCs w:val="28"/>
          <w:lang w:val="fr-FR"/>
          <w:rPrChange w:id="9353" w:author="Peng Luqi" w:date="2019-10-13T14:50:00Z">
            <w:rPr>
              <w:spacing w:val="-6"/>
              <w:lang w:val="fr-FR"/>
            </w:rPr>
          </w:rPrChange>
        </w:rPr>
        <w:t xml:space="preserve"> </w:t>
      </w:r>
      <w:r w:rsidRPr="00F94CB9">
        <w:rPr>
          <w:sz w:val="28"/>
          <w:szCs w:val="28"/>
          <w:lang w:val="fr-FR"/>
          <w:rPrChange w:id="9354" w:author="Peng Luqi" w:date="2019-10-13T14:50:00Z">
            <w:rPr>
              <w:lang w:val="fr-FR"/>
            </w:rPr>
          </w:rPrChange>
        </w:rPr>
        <w:t>pas</w:t>
      </w:r>
      <w:r w:rsidRPr="00F94CB9">
        <w:rPr>
          <w:spacing w:val="-6"/>
          <w:sz w:val="28"/>
          <w:szCs w:val="28"/>
          <w:lang w:val="fr-FR"/>
          <w:rPrChange w:id="9355" w:author="Peng Luqi" w:date="2019-10-13T14:50:00Z">
            <w:rPr>
              <w:spacing w:val="-6"/>
              <w:lang w:val="fr-FR"/>
            </w:rPr>
          </w:rPrChange>
        </w:rPr>
        <w:t xml:space="preserve"> </w:t>
      </w:r>
      <w:r w:rsidRPr="00F94CB9">
        <w:rPr>
          <w:sz w:val="28"/>
          <w:szCs w:val="28"/>
          <w:lang w:val="fr-FR"/>
          <w:rPrChange w:id="9356" w:author="Peng Luqi" w:date="2019-10-13T14:50:00Z">
            <w:rPr>
              <w:lang w:val="fr-FR"/>
            </w:rPr>
          </w:rPrChange>
        </w:rPr>
        <w:t>être</w:t>
      </w:r>
      <w:r w:rsidRPr="00F94CB9">
        <w:rPr>
          <w:spacing w:val="-5"/>
          <w:sz w:val="28"/>
          <w:szCs w:val="28"/>
          <w:lang w:val="fr-FR"/>
          <w:rPrChange w:id="9357" w:author="Peng Luqi" w:date="2019-10-13T14:50:00Z">
            <w:rPr>
              <w:spacing w:val="-5"/>
              <w:lang w:val="fr-FR"/>
            </w:rPr>
          </w:rPrChange>
        </w:rPr>
        <w:t xml:space="preserve"> </w:t>
      </w:r>
      <w:r w:rsidRPr="00F94CB9">
        <w:rPr>
          <w:sz w:val="28"/>
          <w:szCs w:val="28"/>
          <w:lang w:val="fr-FR"/>
          <w:rPrChange w:id="9358" w:author="Peng Luqi" w:date="2019-10-13T14:50:00Z">
            <w:rPr>
              <w:lang w:val="fr-FR"/>
            </w:rPr>
          </w:rPrChange>
        </w:rPr>
        <w:t>à</w:t>
      </w:r>
      <w:r w:rsidRPr="00F94CB9">
        <w:rPr>
          <w:spacing w:val="-7"/>
          <w:sz w:val="28"/>
          <w:szCs w:val="28"/>
          <w:lang w:val="fr-FR"/>
          <w:rPrChange w:id="9359" w:author="Peng Luqi" w:date="2019-10-13T14:50:00Z">
            <w:rPr>
              <w:spacing w:val="-7"/>
              <w:lang w:val="fr-FR"/>
            </w:rPr>
          </w:rPrChange>
        </w:rPr>
        <w:t xml:space="preserve"> </w:t>
      </w:r>
      <w:r w:rsidRPr="00F94CB9">
        <w:rPr>
          <w:sz w:val="28"/>
          <w:szCs w:val="28"/>
          <w:lang w:val="fr-FR"/>
          <w:rPrChange w:id="9360" w:author="Peng Luqi" w:date="2019-10-13T14:50:00Z">
            <w:rPr>
              <w:lang w:val="fr-FR"/>
            </w:rPr>
          </w:rPrChange>
        </w:rPr>
        <w:t>la</w:t>
      </w:r>
      <w:r w:rsidRPr="00F94CB9">
        <w:rPr>
          <w:spacing w:val="-6"/>
          <w:sz w:val="28"/>
          <w:szCs w:val="28"/>
          <w:lang w:val="fr-FR"/>
          <w:rPrChange w:id="9361" w:author="Peng Luqi" w:date="2019-10-13T14:50:00Z">
            <w:rPr>
              <w:spacing w:val="-6"/>
              <w:lang w:val="fr-FR"/>
            </w:rPr>
          </w:rPrChange>
        </w:rPr>
        <w:t xml:space="preserve"> </w:t>
      </w:r>
      <w:r w:rsidRPr="00F94CB9">
        <w:rPr>
          <w:sz w:val="28"/>
          <w:szCs w:val="28"/>
          <w:lang w:val="fr-FR"/>
          <w:rPrChange w:id="9362" w:author="Peng Luqi" w:date="2019-10-13T14:50:00Z">
            <w:rPr>
              <w:lang w:val="fr-FR"/>
            </w:rPr>
          </w:rPrChange>
        </w:rPr>
        <w:t>retraite,</w:t>
      </w:r>
      <w:r w:rsidRPr="00F94CB9">
        <w:rPr>
          <w:spacing w:val="-5"/>
          <w:sz w:val="28"/>
          <w:szCs w:val="28"/>
          <w:lang w:val="fr-FR"/>
          <w:rPrChange w:id="9363" w:author="Peng Luqi" w:date="2019-10-13T14:50:00Z">
            <w:rPr>
              <w:spacing w:val="-5"/>
              <w:lang w:val="fr-FR"/>
            </w:rPr>
          </w:rPrChange>
        </w:rPr>
        <w:t xml:space="preserve"> </w:t>
      </w:r>
      <w:r w:rsidRPr="00F94CB9">
        <w:rPr>
          <w:sz w:val="28"/>
          <w:szCs w:val="28"/>
          <w:lang w:val="fr-FR"/>
          <w:rPrChange w:id="9364" w:author="Peng Luqi" w:date="2019-10-13T14:50:00Z">
            <w:rPr>
              <w:lang w:val="fr-FR"/>
            </w:rPr>
          </w:rPrChange>
        </w:rPr>
        <w:t>que</w:t>
      </w:r>
      <w:r w:rsidRPr="00F94CB9">
        <w:rPr>
          <w:spacing w:val="-6"/>
          <w:sz w:val="28"/>
          <w:szCs w:val="28"/>
          <w:lang w:val="fr-FR"/>
          <w:rPrChange w:id="9365" w:author="Peng Luqi" w:date="2019-10-13T14:50:00Z">
            <w:rPr>
              <w:spacing w:val="-6"/>
              <w:lang w:val="fr-FR"/>
            </w:rPr>
          </w:rPrChange>
        </w:rPr>
        <w:t xml:space="preserve"> </w:t>
      </w:r>
      <w:r w:rsidRPr="00F94CB9">
        <w:rPr>
          <w:sz w:val="28"/>
          <w:szCs w:val="28"/>
          <w:lang w:val="fr-FR"/>
          <w:rPrChange w:id="9366" w:author="Peng Luqi" w:date="2019-10-13T14:50:00Z">
            <w:rPr>
              <w:lang w:val="fr-FR"/>
            </w:rPr>
          </w:rPrChange>
        </w:rPr>
        <w:t>devais-je</w:t>
      </w:r>
      <w:r w:rsidRPr="00F94CB9">
        <w:rPr>
          <w:spacing w:val="-6"/>
          <w:sz w:val="28"/>
          <w:szCs w:val="28"/>
          <w:lang w:val="fr-FR"/>
          <w:rPrChange w:id="9367" w:author="Peng Luqi" w:date="2019-10-13T14:50:00Z">
            <w:rPr>
              <w:spacing w:val="-6"/>
              <w:lang w:val="fr-FR"/>
            </w:rPr>
          </w:rPrChange>
        </w:rPr>
        <w:t xml:space="preserve"> </w:t>
      </w:r>
      <w:r w:rsidRPr="00F94CB9">
        <w:rPr>
          <w:sz w:val="28"/>
          <w:szCs w:val="28"/>
          <w:lang w:val="fr-FR"/>
          <w:rPrChange w:id="9368" w:author="Peng Luqi" w:date="2019-10-13T14:50:00Z">
            <w:rPr>
              <w:lang w:val="fr-FR"/>
            </w:rPr>
          </w:rPrChange>
        </w:rPr>
        <w:t>faire</w:t>
      </w:r>
      <w:r w:rsidRPr="00F94CB9">
        <w:rPr>
          <w:spacing w:val="-3"/>
          <w:sz w:val="28"/>
          <w:szCs w:val="28"/>
          <w:lang w:val="fr-FR"/>
          <w:rPrChange w:id="9369" w:author="Peng Luqi" w:date="2019-10-13T14:50:00Z">
            <w:rPr>
              <w:spacing w:val="-3"/>
              <w:lang w:val="fr-FR"/>
            </w:rPr>
          </w:rPrChange>
        </w:rPr>
        <w:t xml:space="preserve"> </w:t>
      </w:r>
      <w:r w:rsidRPr="00F94CB9">
        <w:rPr>
          <w:sz w:val="28"/>
          <w:szCs w:val="28"/>
          <w:lang w:val="fr-FR"/>
          <w:rPrChange w:id="9370" w:author="Peng Luqi" w:date="2019-10-13T14:50:00Z">
            <w:rPr>
              <w:lang w:val="fr-FR"/>
            </w:rPr>
          </w:rPrChange>
        </w:rPr>
        <w:t>?</w:t>
      </w:r>
      <w:r w:rsidRPr="00F94CB9">
        <w:rPr>
          <w:spacing w:val="-6"/>
          <w:sz w:val="28"/>
          <w:szCs w:val="28"/>
          <w:lang w:val="fr-FR"/>
          <w:rPrChange w:id="9371" w:author="Peng Luqi" w:date="2019-10-13T14:50:00Z">
            <w:rPr>
              <w:spacing w:val="-6"/>
              <w:lang w:val="fr-FR"/>
            </w:rPr>
          </w:rPrChange>
        </w:rPr>
        <w:t xml:space="preserve"> </w:t>
      </w:r>
      <w:r w:rsidRPr="00F94CB9">
        <w:rPr>
          <w:sz w:val="28"/>
          <w:szCs w:val="28"/>
          <w:lang w:val="fr-FR"/>
          <w:rPrChange w:id="9372" w:author="Peng Luqi" w:date="2019-10-13T14:50:00Z">
            <w:rPr>
              <w:lang w:val="fr-FR"/>
            </w:rPr>
          </w:rPrChange>
        </w:rPr>
        <w:t>Continuer à</w:t>
      </w:r>
      <w:r w:rsidRPr="00F94CB9">
        <w:rPr>
          <w:spacing w:val="-8"/>
          <w:sz w:val="28"/>
          <w:szCs w:val="28"/>
          <w:lang w:val="fr-FR"/>
          <w:rPrChange w:id="9373" w:author="Peng Luqi" w:date="2019-10-13T14:50:00Z">
            <w:rPr>
              <w:spacing w:val="-8"/>
              <w:lang w:val="fr-FR"/>
            </w:rPr>
          </w:rPrChange>
        </w:rPr>
        <w:t xml:space="preserve"> </w:t>
      </w:r>
      <w:r w:rsidRPr="00F94CB9">
        <w:rPr>
          <w:sz w:val="28"/>
          <w:szCs w:val="28"/>
          <w:lang w:val="fr-FR"/>
          <w:rPrChange w:id="9374" w:author="Peng Luqi" w:date="2019-10-13T14:50:00Z">
            <w:rPr>
              <w:lang w:val="fr-FR"/>
            </w:rPr>
          </w:rPrChange>
        </w:rPr>
        <w:t>faire</w:t>
      </w:r>
      <w:r w:rsidRPr="00F94CB9">
        <w:rPr>
          <w:spacing w:val="-7"/>
          <w:sz w:val="28"/>
          <w:szCs w:val="28"/>
          <w:lang w:val="fr-FR"/>
          <w:rPrChange w:id="9375" w:author="Peng Luqi" w:date="2019-10-13T14:50:00Z">
            <w:rPr>
              <w:spacing w:val="-7"/>
              <w:lang w:val="fr-FR"/>
            </w:rPr>
          </w:rPrChange>
        </w:rPr>
        <w:t xml:space="preserve"> </w:t>
      </w:r>
      <w:r w:rsidRPr="00F94CB9">
        <w:rPr>
          <w:sz w:val="28"/>
          <w:szCs w:val="28"/>
          <w:lang w:val="fr-FR"/>
          <w:rPrChange w:id="9376" w:author="Peng Luqi" w:date="2019-10-13T14:50:00Z">
            <w:rPr>
              <w:lang w:val="fr-FR"/>
            </w:rPr>
          </w:rPrChange>
        </w:rPr>
        <w:t>ce</w:t>
      </w:r>
      <w:r w:rsidRPr="00F94CB9">
        <w:rPr>
          <w:spacing w:val="-8"/>
          <w:sz w:val="28"/>
          <w:szCs w:val="28"/>
          <w:lang w:val="fr-FR"/>
          <w:rPrChange w:id="9377" w:author="Peng Luqi" w:date="2019-10-13T14:50:00Z">
            <w:rPr>
              <w:spacing w:val="-8"/>
              <w:lang w:val="fr-FR"/>
            </w:rPr>
          </w:rPrChange>
        </w:rPr>
        <w:t xml:space="preserve"> </w:t>
      </w:r>
      <w:r w:rsidRPr="00F94CB9">
        <w:rPr>
          <w:sz w:val="28"/>
          <w:szCs w:val="28"/>
          <w:lang w:val="fr-FR"/>
          <w:rPrChange w:id="9378" w:author="Peng Luqi" w:date="2019-10-13T14:50:00Z">
            <w:rPr>
              <w:lang w:val="fr-FR"/>
            </w:rPr>
          </w:rPrChange>
        </w:rPr>
        <w:t>que</w:t>
      </w:r>
      <w:r w:rsidRPr="00F94CB9">
        <w:rPr>
          <w:spacing w:val="-8"/>
          <w:sz w:val="28"/>
          <w:szCs w:val="28"/>
          <w:lang w:val="fr-FR"/>
          <w:rPrChange w:id="9379" w:author="Peng Luqi" w:date="2019-10-13T14:50:00Z">
            <w:rPr>
              <w:spacing w:val="-8"/>
              <w:lang w:val="fr-FR"/>
            </w:rPr>
          </w:rPrChange>
        </w:rPr>
        <w:t xml:space="preserve"> </w:t>
      </w:r>
      <w:r w:rsidRPr="00F94CB9">
        <w:rPr>
          <w:sz w:val="28"/>
          <w:szCs w:val="28"/>
          <w:lang w:val="fr-FR"/>
          <w:rPrChange w:id="9380" w:author="Peng Luqi" w:date="2019-10-13T14:50:00Z">
            <w:rPr>
              <w:lang w:val="fr-FR"/>
            </w:rPr>
          </w:rPrChange>
        </w:rPr>
        <w:t>j</w:t>
      </w:r>
      <w:del w:id="9381" w:author="Peng Luqi" w:date="2019-10-13T14:43:00Z">
        <w:r w:rsidRPr="00F94CB9" w:rsidDel="00EF666F">
          <w:rPr>
            <w:sz w:val="28"/>
            <w:szCs w:val="28"/>
            <w:lang w:val="fr-FR"/>
            <w:rPrChange w:id="9382" w:author="Peng Luqi" w:date="2019-10-13T14:50:00Z">
              <w:rPr>
                <w:lang w:val="fr-FR"/>
              </w:rPr>
            </w:rPrChange>
          </w:rPr>
          <w:delText>’</w:delText>
        </w:r>
      </w:del>
      <w:ins w:id="9383" w:author="Peng Luqi" w:date="2019-10-13T14:43:00Z">
        <w:r w:rsidR="00EF666F" w:rsidRPr="00F94CB9">
          <w:rPr>
            <w:sz w:val="28"/>
            <w:szCs w:val="28"/>
            <w:lang w:val="fr-FR"/>
            <w:rPrChange w:id="9384" w:author="Peng Luqi" w:date="2019-10-13T14:50:00Z">
              <w:rPr>
                <w:lang w:val="fr-FR"/>
              </w:rPr>
            </w:rPrChange>
          </w:rPr>
          <w:t>’</w:t>
        </w:r>
      </w:ins>
      <w:r w:rsidRPr="00F94CB9">
        <w:rPr>
          <w:sz w:val="28"/>
          <w:szCs w:val="28"/>
          <w:lang w:val="fr-FR"/>
          <w:rPrChange w:id="9385" w:author="Peng Luqi" w:date="2019-10-13T14:50:00Z">
            <w:rPr>
              <w:lang w:val="fr-FR"/>
            </w:rPr>
          </w:rPrChange>
        </w:rPr>
        <w:t>aime</w:t>
      </w:r>
      <w:r w:rsidRPr="00F94CB9">
        <w:rPr>
          <w:spacing w:val="-7"/>
          <w:sz w:val="28"/>
          <w:szCs w:val="28"/>
          <w:lang w:val="fr-FR"/>
          <w:rPrChange w:id="9386" w:author="Peng Luqi" w:date="2019-10-13T14:50:00Z">
            <w:rPr>
              <w:spacing w:val="-7"/>
              <w:lang w:val="fr-FR"/>
            </w:rPr>
          </w:rPrChange>
        </w:rPr>
        <w:t xml:space="preserve"> </w:t>
      </w:r>
      <w:r w:rsidRPr="00F94CB9">
        <w:rPr>
          <w:sz w:val="28"/>
          <w:szCs w:val="28"/>
          <w:lang w:val="fr-FR"/>
          <w:rPrChange w:id="9387" w:author="Peng Luqi" w:date="2019-10-13T14:50:00Z">
            <w:rPr>
              <w:lang w:val="fr-FR"/>
            </w:rPr>
          </w:rPrChange>
        </w:rPr>
        <w:t>faire</w:t>
      </w:r>
      <w:r w:rsidRPr="00F94CB9">
        <w:rPr>
          <w:spacing w:val="-3"/>
          <w:sz w:val="28"/>
          <w:szCs w:val="28"/>
          <w:lang w:val="fr-FR"/>
          <w:rPrChange w:id="9388" w:author="Peng Luqi" w:date="2019-10-13T14:50:00Z">
            <w:rPr>
              <w:spacing w:val="-3"/>
              <w:lang w:val="fr-FR"/>
            </w:rPr>
          </w:rPrChange>
        </w:rPr>
        <w:t xml:space="preserve"> </w:t>
      </w:r>
      <w:r w:rsidRPr="00F94CB9">
        <w:rPr>
          <w:sz w:val="28"/>
          <w:szCs w:val="28"/>
          <w:lang w:val="fr-FR"/>
          <w:rPrChange w:id="9389" w:author="Peng Luqi" w:date="2019-10-13T14:50:00Z">
            <w:rPr>
              <w:lang w:val="fr-FR"/>
            </w:rPr>
          </w:rPrChange>
        </w:rPr>
        <w:t>!</w:t>
      </w:r>
      <w:r w:rsidRPr="00F94CB9">
        <w:rPr>
          <w:spacing w:val="-6"/>
          <w:sz w:val="28"/>
          <w:szCs w:val="28"/>
          <w:lang w:val="fr-FR"/>
          <w:rPrChange w:id="9390" w:author="Peng Luqi" w:date="2019-10-13T14:50:00Z">
            <w:rPr>
              <w:spacing w:val="-6"/>
              <w:lang w:val="fr-FR"/>
            </w:rPr>
          </w:rPrChange>
        </w:rPr>
        <w:t xml:space="preserve"> </w:t>
      </w:r>
      <w:r w:rsidRPr="00F94CB9">
        <w:rPr>
          <w:sz w:val="28"/>
          <w:szCs w:val="28"/>
          <w:lang w:val="fr-FR"/>
          <w:rPrChange w:id="9391" w:author="Peng Luqi" w:date="2019-10-13T14:50:00Z">
            <w:rPr>
              <w:lang w:val="fr-FR"/>
            </w:rPr>
          </w:rPrChange>
        </w:rPr>
        <w:t>Qu</w:t>
      </w:r>
      <w:del w:id="9392" w:author="Peng Luqi" w:date="2019-10-13T14:43:00Z">
        <w:r w:rsidRPr="00F94CB9" w:rsidDel="00EF666F">
          <w:rPr>
            <w:sz w:val="28"/>
            <w:szCs w:val="28"/>
            <w:lang w:val="fr-FR"/>
            <w:rPrChange w:id="9393" w:author="Peng Luqi" w:date="2019-10-13T14:50:00Z">
              <w:rPr>
                <w:lang w:val="fr-FR"/>
              </w:rPr>
            </w:rPrChange>
          </w:rPr>
          <w:delText>’</w:delText>
        </w:r>
      </w:del>
      <w:ins w:id="9394" w:author="Peng Luqi" w:date="2019-10-13T14:43:00Z">
        <w:r w:rsidR="00EF666F" w:rsidRPr="00F94CB9">
          <w:rPr>
            <w:sz w:val="28"/>
            <w:szCs w:val="28"/>
            <w:lang w:val="fr-FR"/>
            <w:rPrChange w:id="9395" w:author="Peng Luqi" w:date="2019-10-13T14:50:00Z">
              <w:rPr>
                <w:lang w:val="fr-FR"/>
              </w:rPr>
            </w:rPrChange>
          </w:rPr>
          <w:t>’</w:t>
        </w:r>
      </w:ins>
      <w:r w:rsidRPr="00F94CB9">
        <w:rPr>
          <w:sz w:val="28"/>
          <w:szCs w:val="28"/>
          <w:lang w:val="fr-FR"/>
          <w:rPrChange w:id="9396" w:author="Peng Luqi" w:date="2019-10-13T14:50:00Z">
            <w:rPr>
              <w:lang w:val="fr-FR"/>
            </w:rPr>
          </w:rPrChange>
        </w:rPr>
        <w:t>est-ce</w:t>
      </w:r>
      <w:r w:rsidRPr="00F94CB9">
        <w:rPr>
          <w:spacing w:val="-8"/>
          <w:sz w:val="28"/>
          <w:szCs w:val="28"/>
          <w:lang w:val="fr-FR"/>
          <w:rPrChange w:id="9397" w:author="Peng Luqi" w:date="2019-10-13T14:50:00Z">
            <w:rPr>
              <w:spacing w:val="-8"/>
              <w:lang w:val="fr-FR"/>
            </w:rPr>
          </w:rPrChange>
        </w:rPr>
        <w:t xml:space="preserve"> </w:t>
      </w:r>
      <w:r w:rsidRPr="00F94CB9">
        <w:rPr>
          <w:sz w:val="28"/>
          <w:szCs w:val="28"/>
          <w:lang w:val="fr-FR"/>
          <w:rPrChange w:id="9398" w:author="Peng Luqi" w:date="2019-10-13T14:50:00Z">
            <w:rPr>
              <w:lang w:val="fr-FR"/>
            </w:rPr>
          </w:rPrChange>
        </w:rPr>
        <w:t>que</w:t>
      </w:r>
      <w:r w:rsidRPr="00F94CB9">
        <w:rPr>
          <w:spacing w:val="-7"/>
          <w:sz w:val="28"/>
          <w:szCs w:val="28"/>
          <w:lang w:val="fr-FR"/>
          <w:rPrChange w:id="9399" w:author="Peng Luqi" w:date="2019-10-13T14:50:00Z">
            <w:rPr>
              <w:spacing w:val="-7"/>
              <w:lang w:val="fr-FR"/>
            </w:rPr>
          </w:rPrChange>
        </w:rPr>
        <w:t xml:space="preserve"> </w:t>
      </w:r>
      <w:r w:rsidRPr="00F94CB9">
        <w:rPr>
          <w:sz w:val="28"/>
          <w:szCs w:val="28"/>
          <w:lang w:val="fr-FR"/>
          <w:rPrChange w:id="9400" w:author="Peng Luqi" w:date="2019-10-13T14:50:00Z">
            <w:rPr>
              <w:lang w:val="fr-FR"/>
            </w:rPr>
          </w:rPrChange>
        </w:rPr>
        <w:t>j</w:t>
      </w:r>
      <w:del w:id="9401" w:author="Peng Luqi" w:date="2019-10-13T14:43:00Z">
        <w:r w:rsidRPr="00F94CB9" w:rsidDel="00EF666F">
          <w:rPr>
            <w:sz w:val="28"/>
            <w:szCs w:val="28"/>
            <w:lang w:val="fr-FR"/>
            <w:rPrChange w:id="9402" w:author="Peng Luqi" w:date="2019-10-13T14:50:00Z">
              <w:rPr>
                <w:lang w:val="fr-FR"/>
              </w:rPr>
            </w:rPrChange>
          </w:rPr>
          <w:delText>’</w:delText>
        </w:r>
      </w:del>
      <w:ins w:id="9403" w:author="Peng Luqi" w:date="2019-10-13T14:43:00Z">
        <w:r w:rsidR="00EF666F" w:rsidRPr="00F94CB9">
          <w:rPr>
            <w:sz w:val="28"/>
            <w:szCs w:val="28"/>
            <w:lang w:val="fr-FR"/>
            <w:rPrChange w:id="9404" w:author="Peng Luqi" w:date="2019-10-13T14:50:00Z">
              <w:rPr>
                <w:lang w:val="fr-FR"/>
              </w:rPr>
            </w:rPrChange>
          </w:rPr>
          <w:t>’</w:t>
        </w:r>
      </w:ins>
      <w:r w:rsidRPr="00F94CB9">
        <w:rPr>
          <w:sz w:val="28"/>
          <w:szCs w:val="28"/>
          <w:lang w:val="fr-FR"/>
          <w:rPrChange w:id="9405" w:author="Peng Luqi" w:date="2019-10-13T14:50:00Z">
            <w:rPr>
              <w:lang w:val="fr-FR"/>
            </w:rPr>
          </w:rPrChange>
        </w:rPr>
        <w:t>aime</w:t>
      </w:r>
      <w:r w:rsidRPr="00F94CB9">
        <w:rPr>
          <w:spacing w:val="-8"/>
          <w:sz w:val="28"/>
          <w:szCs w:val="28"/>
          <w:lang w:val="fr-FR"/>
          <w:rPrChange w:id="9406" w:author="Peng Luqi" w:date="2019-10-13T14:50:00Z">
            <w:rPr>
              <w:spacing w:val="-8"/>
              <w:lang w:val="fr-FR"/>
            </w:rPr>
          </w:rPrChange>
        </w:rPr>
        <w:t xml:space="preserve"> </w:t>
      </w:r>
      <w:r w:rsidRPr="00F94CB9">
        <w:rPr>
          <w:sz w:val="28"/>
          <w:szCs w:val="28"/>
          <w:lang w:val="fr-FR"/>
          <w:rPrChange w:id="9407" w:author="Peng Luqi" w:date="2019-10-13T14:50:00Z">
            <w:rPr>
              <w:lang w:val="fr-FR"/>
            </w:rPr>
          </w:rPrChange>
        </w:rPr>
        <w:t>faire</w:t>
      </w:r>
      <w:ins w:id="9408" w:author="Peng Luqi" w:date="2019-10-13T21:23:00Z">
        <w:r w:rsidR="006E6782">
          <w:rPr>
            <w:sz w:val="28"/>
            <w:szCs w:val="28"/>
            <w:lang w:val="fr-FR"/>
          </w:rPr>
          <w:t xml:space="preserve"> </w:t>
        </w:r>
      </w:ins>
      <w:r w:rsidRPr="00F94CB9">
        <w:rPr>
          <w:sz w:val="28"/>
          <w:szCs w:val="28"/>
          <w:lang w:val="fr-FR"/>
          <w:rPrChange w:id="9409" w:author="Peng Luqi" w:date="2019-10-13T14:50:00Z">
            <w:rPr>
              <w:lang w:val="fr-FR"/>
            </w:rPr>
          </w:rPrChange>
        </w:rPr>
        <w:t>?</w:t>
      </w:r>
      <w:r w:rsidRPr="00F94CB9">
        <w:rPr>
          <w:spacing w:val="-7"/>
          <w:sz w:val="28"/>
          <w:szCs w:val="28"/>
          <w:lang w:val="fr-FR"/>
          <w:rPrChange w:id="9410" w:author="Peng Luqi" w:date="2019-10-13T14:50:00Z">
            <w:rPr>
              <w:spacing w:val="-7"/>
              <w:lang w:val="fr-FR"/>
            </w:rPr>
          </w:rPrChange>
        </w:rPr>
        <w:t xml:space="preserve"> </w:t>
      </w:r>
      <w:r w:rsidRPr="00F94CB9">
        <w:rPr>
          <w:sz w:val="28"/>
          <w:szCs w:val="28"/>
          <w:lang w:val="fr-FR"/>
          <w:rPrChange w:id="9411" w:author="Peng Luqi" w:date="2019-10-13T14:50:00Z">
            <w:rPr>
              <w:lang w:val="fr-FR"/>
            </w:rPr>
          </w:rPrChange>
        </w:rPr>
        <w:t>Certainement</w:t>
      </w:r>
      <w:r w:rsidRPr="00F94CB9">
        <w:rPr>
          <w:spacing w:val="-7"/>
          <w:sz w:val="28"/>
          <w:szCs w:val="28"/>
          <w:lang w:val="fr-FR"/>
          <w:rPrChange w:id="9412" w:author="Peng Luqi" w:date="2019-10-13T14:50:00Z">
            <w:rPr>
              <w:spacing w:val="-7"/>
              <w:lang w:val="fr-FR"/>
            </w:rPr>
          </w:rPrChange>
        </w:rPr>
        <w:t xml:space="preserve"> </w:t>
      </w:r>
      <w:r w:rsidRPr="00F94CB9">
        <w:rPr>
          <w:sz w:val="28"/>
          <w:szCs w:val="28"/>
          <w:lang w:val="fr-FR"/>
          <w:rPrChange w:id="9413" w:author="Peng Luqi" w:date="2019-10-13T14:50:00Z">
            <w:rPr>
              <w:lang w:val="fr-FR"/>
            </w:rPr>
          </w:rPrChange>
        </w:rPr>
        <w:t>ce</w:t>
      </w:r>
      <w:r w:rsidRPr="00F94CB9">
        <w:rPr>
          <w:spacing w:val="-6"/>
          <w:sz w:val="28"/>
          <w:szCs w:val="28"/>
          <w:lang w:val="fr-FR"/>
          <w:rPrChange w:id="9414" w:author="Peng Luqi" w:date="2019-10-13T14:50:00Z">
            <w:rPr>
              <w:spacing w:val="-6"/>
              <w:lang w:val="fr-FR"/>
            </w:rPr>
          </w:rPrChange>
        </w:rPr>
        <w:t xml:space="preserve"> </w:t>
      </w:r>
      <w:r w:rsidRPr="00F94CB9">
        <w:rPr>
          <w:sz w:val="28"/>
          <w:szCs w:val="28"/>
          <w:lang w:val="fr-FR"/>
          <w:rPrChange w:id="9415" w:author="Peng Luqi" w:date="2019-10-13T14:50:00Z">
            <w:rPr>
              <w:lang w:val="fr-FR"/>
            </w:rPr>
          </w:rPrChange>
        </w:rPr>
        <w:t>qui</w:t>
      </w:r>
      <w:r w:rsidRPr="00F94CB9">
        <w:rPr>
          <w:spacing w:val="-8"/>
          <w:sz w:val="28"/>
          <w:szCs w:val="28"/>
          <w:lang w:val="fr-FR"/>
          <w:rPrChange w:id="9416" w:author="Peng Luqi" w:date="2019-10-13T14:50:00Z">
            <w:rPr>
              <w:spacing w:val="-8"/>
              <w:lang w:val="fr-FR"/>
            </w:rPr>
          </w:rPrChange>
        </w:rPr>
        <w:t xml:space="preserve"> </w:t>
      </w:r>
      <w:r w:rsidRPr="00F94CB9">
        <w:rPr>
          <w:sz w:val="28"/>
          <w:szCs w:val="28"/>
          <w:lang w:val="fr-FR"/>
          <w:rPrChange w:id="9417" w:author="Peng Luqi" w:date="2019-10-13T14:50:00Z">
            <w:rPr>
              <w:lang w:val="fr-FR"/>
            </w:rPr>
          </w:rPrChange>
        </w:rPr>
        <w:t>pour</w:t>
      </w:r>
      <w:r w:rsidRPr="00F94CB9">
        <w:rPr>
          <w:spacing w:val="-7"/>
          <w:sz w:val="28"/>
          <w:szCs w:val="28"/>
          <w:lang w:val="fr-FR"/>
          <w:rPrChange w:id="9418" w:author="Peng Luqi" w:date="2019-10-13T14:50:00Z">
            <w:rPr>
              <w:spacing w:val="-7"/>
              <w:lang w:val="fr-FR"/>
            </w:rPr>
          </w:rPrChange>
        </w:rPr>
        <w:t xml:space="preserve"> </w:t>
      </w:r>
      <w:r w:rsidRPr="00F94CB9">
        <w:rPr>
          <w:sz w:val="28"/>
          <w:szCs w:val="28"/>
          <w:lang w:val="fr-FR"/>
          <w:rPrChange w:id="9419" w:author="Peng Luqi" w:date="2019-10-13T14:50:00Z">
            <w:rPr>
              <w:lang w:val="fr-FR"/>
            </w:rPr>
          </w:rPrChange>
        </w:rPr>
        <w:t>moi</w:t>
      </w:r>
      <w:r w:rsidRPr="00F94CB9">
        <w:rPr>
          <w:spacing w:val="-8"/>
          <w:sz w:val="28"/>
          <w:szCs w:val="28"/>
          <w:lang w:val="fr-FR"/>
          <w:rPrChange w:id="9420" w:author="Peng Luqi" w:date="2019-10-13T14:50:00Z">
            <w:rPr>
              <w:spacing w:val="-8"/>
              <w:lang w:val="fr-FR"/>
            </w:rPr>
          </w:rPrChange>
        </w:rPr>
        <w:t xml:space="preserve"> </w:t>
      </w:r>
      <w:r w:rsidRPr="00F94CB9">
        <w:rPr>
          <w:sz w:val="28"/>
          <w:szCs w:val="28"/>
          <w:lang w:val="fr-FR"/>
          <w:rPrChange w:id="9421" w:author="Peng Luqi" w:date="2019-10-13T14:50:00Z">
            <w:rPr>
              <w:lang w:val="fr-FR"/>
            </w:rPr>
          </w:rPrChange>
        </w:rPr>
        <w:t>a</w:t>
      </w:r>
      <w:r w:rsidRPr="00F94CB9">
        <w:rPr>
          <w:spacing w:val="-7"/>
          <w:sz w:val="28"/>
          <w:szCs w:val="28"/>
          <w:lang w:val="fr-FR"/>
          <w:rPrChange w:id="9422" w:author="Peng Luqi" w:date="2019-10-13T14:50:00Z">
            <w:rPr>
              <w:spacing w:val="-7"/>
              <w:lang w:val="fr-FR"/>
            </w:rPr>
          </w:rPrChange>
        </w:rPr>
        <w:t xml:space="preserve"> </w:t>
      </w:r>
      <w:r w:rsidRPr="00F94CB9">
        <w:rPr>
          <w:sz w:val="28"/>
          <w:szCs w:val="28"/>
          <w:lang w:val="fr-FR"/>
          <w:rPrChange w:id="9423" w:author="Peng Luqi" w:date="2019-10-13T14:50:00Z">
            <w:rPr>
              <w:lang w:val="fr-FR"/>
            </w:rPr>
          </w:rPrChange>
        </w:rPr>
        <w:t>le</w:t>
      </w:r>
      <w:r w:rsidRPr="00F94CB9">
        <w:rPr>
          <w:spacing w:val="-8"/>
          <w:sz w:val="28"/>
          <w:szCs w:val="28"/>
          <w:lang w:val="fr-FR"/>
          <w:rPrChange w:id="9424" w:author="Peng Luqi" w:date="2019-10-13T14:50:00Z">
            <w:rPr>
              <w:spacing w:val="-8"/>
              <w:lang w:val="fr-FR"/>
            </w:rPr>
          </w:rPrChange>
        </w:rPr>
        <w:t xml:space="preserve"> </w:t>
      </w:r>
      <w:r w:rsidRPr="00F94CB9">
        <w:rPr>
          <w:sz w:val="28"/>
          <w:szCs w:val="28"/>
          <w:lang w:val="fr-FR"/>
          <w:rPrChange w:id="9425" w:author="Peng Luqi" w:date="2019-10-13T14:50:00Z">
            <w:rPr>
              <w:lang w:val="fr-FR"/>
            </w:rPr>
          </w:rPrChange>
        </w:rPr>
        <w:t>plus</w:t>
      </w:r>
      <w:r w:rsidRPr="00F94CB9">
        <w:rPr>
          <w:spacing w:val="-6"/>
          <w:sz w:val="28"/>
          <w:szCs w:val="28"/>
          <w:lang w:val="fr-FR"/>
          <w:rPrChange w:id="9426" w:author="Peng Luqi" w:date="2019-10-13T14:50:00Z">
            <w:rPr>
              <w:spacing w:val="-6"/>
              <w:lang w:val="fr-FR"/>
            </w:rPr>
          </w:rPrChange>
        </w:rPr>
        <w:t xml:space="preserve"> </w:t>
      </w:r>
      <w:r w:rsidRPr="00F94CB9">
        <w:rPr>
          <w:sz w:val="28"/>
          <w:szCs w:val="28"/>
          <w:lang w:val="fr-FR"/>
          <w:rPrChange w:id="9427" w:author="Peng Luqi" w:date="2019-10-13T14:50:00Z">
            <w:rPr>
              <w:lang w:val="fr-FR"/>
            </w:rPr>
          </w:rPrChange>
        </w:rPr>
        <w:t>de</w:t>
      </w:r>
      <w:r w:rsidRPr="00F94CB9">
        <w:rPr>
          <w:spacing w:val="-8"/>
          <w:sz w:val="28"/>
          <w:szCs w:val="28"/>
          <w:lang w:val="fr-FR"/>
          <w:rPrChange w:id="9428" w:author="Peng Luqi" w:date="2019-10-13T14:50:00Z">
            <w:rPr>
              <w:spacing w:val="-8"/>
              <w:lang w:val="fr-FR"/>
            </w:rPr>
          </w:rPrChange>
        </w:rPr>
        <w:t xml:space="preserve"> </w:t>
      </w:r>
      <w:r w:rsidRPr="00F94CB9">
        <w:rPr>
          <w:sz w:val="28"/>
          <w:szCs w:val="28"/>
          <w:lang w:val="fr-FR"/>
          <w:rPrChange w:id="9429" w:author="Peng Luqi" w:date="2019-10-13T14:50:00Z">
            <w:rPr>
              <w:lang w:val="fr-FR"/>
            </w:rPr>
          </w:rPrChange>
        </w:rPr>
        <w:t>sens</w:t>
      </w:r>
      <w:r w:rsidRPr="00F94CB9">
        <w:rPr>
          <w:spacing w:val="-2"/>
          <w:sz w:val="28"/>
          <w:szCs w:val="28"/>
          <w:lang w:val="fr-FR"/>
          <w:rPrChange w:id="9430" w:author="Peng Luqi" w:date="2019-10-13T14:50:00Z">
            <w:rPr>
              <w:spacing w:val="-2"/>
              <w:lang w:val="fr-FR"/>
            </w:rPr>
          </w:rPrChange>
        </w:rPr>
        <w:t xml:space="preserve"> </w:t>
      </w:r>
      <w:r w:rsidRPr="00F94CB9">
        <w:rPr>
          <w:sz w:val="28"/>
          <w:szCs w:val="28"/>
          <w:lang w:val="fr-FR"/>
          <w:rPrChange w:id="9431" w:author="Peng Luqi" w:date="2019-10-13T14:50:00Z">
            <w:rPr>
              <w:lang w:val="fr-FR"/>
            </w:rPr>
          </w:rPrChange>
        </w:rPr>
        <w:t>: Écrire</w:t>
      </w:r>
      <w:r w:rsidRPr="00F94CB9">
        <w:rPr>
          <w:spacing w:val="-11"/>
          <w:sz w:val="28"/>
          <w:szCs w:val="28"/>
          <w:lang w:val="fr-FR"/>
          <w:rPrChange w:id="9432" w:author="Peng Luqi" w:date="2019-10-13T14:50:00Z">
            <w:rPr>
              <w:spacing w:val="-11"/>
              <w:lang w:val="fr-FR"/>
            </w:rPr>
          </w:rPrChange>
        </w:rPr>
        <w:t xml:space="preserve"> </w:t>
      </w:r>
      <w:r w:rsidRPr="00F94CB9">
        <w:rPr>
          <w:sz w:val="28"/>
          <w:szCs w:val="28"/>
          <w:lang w:val="fr-FR"/>
          <w:rPrChange w:id="9433" w:author="Peng Luqi" w:date="2019-10-13T14:50:00Z">
            <w:rPr>
              <w:lang w:val="fr-FR"/>
            </w:rPr>
          </w:rPrChange>
        </w:rPr>
        <w:t>des</w:t>
      </w:r>
      <w:r w:rsidRPr="00F94CB9">
        <w:rPr>
          <w:spacing w:val="-11"/>
          <w:sz w:val="28"/>
          <w:szCs w:val="28"/>
          <w:lang w:val="fr-FR"/>
          <w:rPrChange w:id="9434" w:author="Peng Luqi" w:date="2019-10-13T14:50:00Z">
            <w:rPr>
              <w:spacing w:val="-11"/>
              <w:lang w:val="fr-FR"/>
            </w:rPr>
          </w:rPrChange>
        </w:rPr>
        <w:t xml:space="preserve"> </w:t>
      </w:r>
      <w:r w:rsidRPr="00F94CB9">
        <w:rPr>
          <w:sz w:val="28"/>
          <w:szCs w:val="28"/>
          <w:lang w:val="fr-FR"/>
          <w:rPrChange w:id="9435" w:author="Peng Luqi" w:date="2019-10-13T14:50:00Z">
            <w:rPr>
              <w:lang w:val="fr-FR"/>
            </w:rPr>
          </w:rPrChange>
        </w:rPr>
        <w:t>livres</w:t>
      </w:r>
      <w:r w:rsidRPr="00F94CB9">
        <w:rPr>
          <w:spacing w:val="-10"/>
          <w:sz w:val="28"/>
          <w:szCs w:val="28"/>
          <w:lang w:val="fr-FR"/>
          <w:rPrChange w:id="9436" w:author="Peng Luqi" w:date="2019-10-13T14:50:00Z">
            <w:rPr>
              <w:spacing w:val="-10"/>
              <w:lang w:val="fr-FR"/>
            </w:rPr>
          </w:rPrChange>
        </w:rPr>
        <w:t xml:space="preserve"> </w:t>
      </w:r>
      <w:r w:rsidRPr="00F94CB9">
        <w:rPr>
          <w:sz w:val="28"/>
          <w:szCs w:val="28"/>
          <w:lang w:val="fr-FR"/>
          <w:rPrChange w:id="9437" w:author="Peng Luqi" w:date="2019-10-13T14:50:00Z">
            <w:rPr>
              <w:lang w:val="fr-FR"/>
            </w:rPr>
          </w:rPrChange>
        </w:rPr>
        <w:t>et</w:t>
      </w:r>
      <w:r w:rsidRPr="00F94CB9">
        <w:rPr>
          <w:spacing w:val="-11"/>
          <w:sz w:val="28"/>
          <w:szCs w:val="28"/>
          <w:lang w:val="fr-FR"/>
          <w:rPrChange w:id="9438" w:author="Peng Luqi" w:date="2019-10-13T14:50:00Z">
            <w:rPr>
              <w:spacing w:val="-11"/>
              <w:lang w:val="fr-FR"/>
            </w:rPr>
          </w:rPrChange>
        </w:rPr>
        <w:t xml:space="preserve"> </w:t>
      </w:r>
      <w:r w:rsidRPr="00F94CB9">
        <w:rPr>
          <w:sz w:val="28"/>
          <w:szCs w:val="28"/>
          <w:lang w:val="fr-FR"/>
          <w:rPrChange w:id="9439" w:author="Peng Luqi" w:date="2019-10-13T14:50:00Z">
            <w:rPr>
              <w:lang w:val="fr-FR"/>
            </w:rPr>
          </w:rPrChange>
        </w:rPr>
        <w:t>donner</w:t>
      </w:r>
      <w:r w:rsidRPr="00F94CB9">
        <w:rPr>
          <w:spacing w:val="-10"/>
          <w:sz w:val="28"/>
          <w:szCs w:val="28"/>
          <w:lang w:val="fr-FR"/>
          <w:rPrChange w:id="9440" w:author="Peng Luqi" w:date="2019-10-13T14:50:00Z">
            <w:rPr>
              <w:spacing w:val="-10"/>
              <w:lang w:val="fr-FR"/>
            </w:rPr>
          </w:rPrChange>
        </w:rPr>
        <w:t xml:space="preserve"> </w:t>
      </w:r>
      <w:r w:rsidRPr="00F94CB9">
        <w:rPr>
          <w:sz w:val="28"/>
          <w:szCs w:val="28"/>
          <w:lang w:val="fr-FR"/>
          <w:rPrChange w:id="9441" w:author="Peng Luqi" w:date="2019-10-13T14:50:00Z">
            <w:rPr>
              <w:lang w:val="fr-FR"/>
            </w:rPr>
          </w:rPrChange>
        </w:rPr>
        <w:t>des</w:t>
      </w:r>
      <w:r w:rsidRPr="00F94CB9">
        <w:rPr>
          <w:spacing w:val="-11"/>
          <w:sz w:val="28"/>
          <w:szCs w:val="28"/>
          <w:lang w:val="fr-FR"/>
          <w:rPrChange w:id="9442" w:author="Peng Luqi" w:date="2019-10-13T14:50:00Z">
            <w:rPr>
              <w:spacing w:val="-11"/>
              <w:lang w:val="fr-FR"/>
            </w:rPr>
          </w:rPrChange>
        </w:rPr>
        <w:t xml:space="preserve"> </w:t>
      </w:r>
      <w:r w:rsidRPr="00F94CB9">
        <w:rPr>
          <w:sz w:val="28"/>
          <w:szCs w:val="28"/>
          <w:lang w:val="fr-FR"/>
          <w:rPrChange w:id="9443" w:author="Peng Luqi" w:date="2019-10-13T14:50:00Z">
            <w:rPr>
              <w:lang w:val="fr-FR"/>
            </w:rPr>
          </w:rPrChange>
        </w:rPr>
        <w:t>conférences.</w:t>
      </w:r>
      <w:r w:rsidRPr="00F94CB9">
        <w:rPr>
          <w:spacing w:val="-11"/>
          <w:sz w:val="28"/>
          <w:szCs w:val="28"/>
          <w:lang w:val="fr-FR"/>
          <w:rPrChange w:id="9444" w:author="Peng Luqi" w:date="2019-10-13T14:50:00Z">
            <w:rPr>
              <w:spacing w:val="-11"/>
              <w:lang w:val="fr-FR"/>
            </w:rPr>
          </w:rPrChange>
        </w:rPr>
        <w:t xml:space="preserve"> </w:t>
      </w:r>
      <w:r w:rsidRPr="00F94CB9">
        <w:rPr>
          <w:sz w:val="28"/>
          <w:szCs w:val="28"/>
          <w:lang w:val="fr-FR"/>
          <w:rPrChange w:id="9445" w:author="Peng Luqi" w:date="2019-10-13T14:50:00Z">
            <w:rPr>
              <w:lang w:val="fr-FR"/>
            </w:rPr>
          </w:rPrChange>
        </w:rPr>
        <w:t>Beaucoup</w:t>
      </w:r>
      <w:r w:rsidRPr="00F94CB9">
        <w:rPr>
          <w:spacing w:val="-10"/>
          <w:sz w:val="28"/>
          <w:szCs w:val="28"/>
          <w:lang w:val="fr-FR"/>
          <w:rPrChange w:id="9446" w:author="Peng Luqi" w:date="2019-10-13T14:50:00Z">
            <w:rPr>
              <w:spacing w:val="-10"/>
              <w:lang w:val="fr-FR"/>
            </w:rPr>
          </w:rPrChange>
        </w:rPr>
        <w:t xml:space="preserve"> </w:t>
      </w:r>
      <w:r w:rsidRPr="00F94CB9">
        <w:rPr>
          <w:sz w:val="28"/>
          <w:szCs w:val="28"/>
          <w:lang w:val="fr-FR"/>
          <w:rPrChange w:id="9447" w:author="Peng Luqi" w:date="2019-10-13T14:50:00Z">
            <w:rPr>
              <w:lang w:val="fr-FR"/>
            </w:rPr>
          </w:rPrChange>
        </w:rPr>
        <w:t>de</w:t>
      </w:r>
      <w:r w:rsidRPr="00F94CB9">
        <w:rPr>
          <w:spacing w:val="-11"/>
          <w:sz w:val="28"/>
          <w:szCs w:val="28"/>
          <w:lang w:val="fr-FR"/>
          <w:rPrChange w:id="9448" w:author="Peng Luqi" w:date="2019-10-13T14:50:00Z">
            <w:rPr>
              <w:spacing w:val="-11"/>
              <w:lang w:val="fr-FR"/>
            </w:rPr>
          </w:rPrChange>
        </w:rPr>
        <w:t xml:space="preserve"> </w:t>
      </w:r>
      <w:r w:rsidRPr="00F94CB9">
        <w:rPr>
          <w:sz w:val="28"/>
          <w:szCs w:val="28"/>
          <w:lang w:val="fr-FR"/>
          <w:rPrChange w:id="9449" w:author="Peng Luqi" w:date="2019-10-13T14:50:00Z">
            <w:rPr>
              <w:lang w:val="fr-FR"/>
            </w:rPr>
          </w:rPrChange>
        </w:rPr>
        <w:t>gens</w:t>
      </w:r>
      <w:r w:rsidRPr="00F94CB9">
        <w:rPr>
          <w:spacing w:val="-10"/>
          <w:sz w:val="28"/>
          <w:szCs w:val="28"/>
          <w:lang w:val="fr-FR"/>
          <w:rPrChange w:id="9450" w:author="Peng Luqi" w:date="2019-10-13T14:50:00Z">
            <w:rPr>
              <w:spacing w:val="-10"/>
              <w:lang w:val="fr-FR"/>
            </w:rPr>
          </w:rPrChange>
        </w:rPr>
        <w:t xml:space="preserve"> </w:t>
      </w:r>
      <w:r w:rsidRPr="00F94CB9">
        <w:rPr>
          <w:sz w:val="28"/>
          <w:szCs w:val="28"/>
          <w:lang w:val="fr-FR"/>
          <w:rPrChange w:id="9451" w:author="Peng Luqi" w:date="2019-10-13T14:50:00Z">
            <w:rPr>
              <w:lang w:val="fr-FR"/>
            </w:rPr>
          </w:rPrChange>
        </w:rPr>
        <w:t>ne</w:t>
      </w:r>
      <w:r w:rsidRPr="00F94CB9">
        <w:rPr>
          <w:spacing w:val="-11"/>
          <w:sz w:val="28"/>
          <w:szCs w:val="28"/>
          <w:lang w:val="fr-FR"/>
          <w:rPrChange w:id="9452" w:author="Peng Luqi" w:date="2019-10-13T14:50:00Z">
            <w:rPr>
              <w:spacing w:val="-11"/>
              <w:lang w:val="fr-FR"/>
            </w:rPr>
          </w:rPrChange>
        </w:rPr>
        <w:t xml:space="preserve"> </w:t>
      </w:r>
      <w:r w:rsidRPr="00F94CB9">
        <w:rPr>
          <w:sz w:val="28"/>
          <w:szCs w:val="28"/>
          <w:lang w:val="fr-FR"/>
          <w:rPrChange w:id="9453" w:author="Peng Luqi" w:date="2019-10-13T14:50:00Z">
            <w:rPr>
              <w:lang w:val="fr-FR"/>
            </w:rPr>
          </w:rPrChange>
        </w:rPr>
        <w:t>comprennent</w:t>
      </w:r>
      <w:r w:rsidRPr="00F94CB9">
        <w:rPr>
          <w:spacing w:val="-10"/>
          <w:sz w:val="28"/>
          <w:szCs w:val="28"/>
          <w:lang w:val="fr-FR"/>
          <w:rPrChange w:id="9454" w:author="Peng Luqi" w:date="2019-10-13T14:50:00Z">
            <w:rPr>
              <w:spacing w:val="-10"/>
              <w:lang w:val="fr-FR"/>
            </w:rPr>
          </w:rPrChange>
        </w:rPr>
        <w:t xml:space="preserve"> </w:t>
      </w:r>
      <w:r w:rsidRPr="00F94CB9">
        <w:rPr>
          <w:sz w:val="28"/>
          <w:szCs w:val="28"/>
          <w:lang w:val="fr-FR"/>
          <w:rPrChange w:id="9455" w:author="Peng Luqi" w:date="2019-10-13T14:50:00Z">
            <w:rPr>
              <w:lang w:val="fr-FR"/>
            </w:rPr>
          </w:rPrChange>
        </w:rPr>
        <w:t>pas,</w:t>
      </w:r>
      <w:r w:rsidRPr="00F94CB9">
        <w:rPr>
          <w:spacing w:val="-16"/>
          <w:sz w:val="28"/>
          <w:szCs w:val="28"/>
          <w:lang w:val="fr-FR"/>
          <w:rPrChange w:id="9456" w:author="Peng Luqi" w:date="2019-10-13T14:50:00Z">
            <w:rPr>
              <w:spacing w:val="-16"/>
              <w:lang w:val="fr-FR"/>
            </w:rPr>
          </w:rPrChange>
        </w:rPr>
        <w:t xml:space="preserve"> </w:t>
      </w:r>
      <w:r w:rsidRPr="00F94CB9">
        <w:rPr>
          <w:sz w:val="28"/>
          <w:szCs w:val="28"/>
          <w:lang w:val="fr-FR"/>
          <w:rPrChange w:id="9457" w:author="Peng Luqi" w:date="2019-10-13T14:50:00Z">
            <w:rPr>
              <w:lang w:val="fr-FR"/>
            </w:rPr>
          </w:rPrChange>
        </w:rPr>
        <w:t>j</w:t>
      </w:r>
      <w:del w:id="9458" w:author="Peng Luqi" w:date="2019-10-13T14:43:00Z">
        <w:r w:rsidRPr="00F94CB9" w:rsidDel="00EF666F">
          <w:rPr>
            <w:sz w:val="28"/>
            <w:szCs w:val="28"/>
            <w:lang w:val="fr-FR"/>
            <w:rPrChange w:id="9459" w:author="Peng Luqi" w:date="2019-10-13T14:50:00Z">
              <w:rPr>
                <w:lang w:val="fr-FR"/>
              </w:rPr>
            </w:rPrChange>
          </w:rPr>
          <w:delText>’</w:delText>
        </w:r>
      </w:del>
      <w:ins w:id="9460" w:author="Peng Luqi" w:date="2019-10-13T14:43:00Z">
        <w:r w:rsidR="00EF666F" w:rsidRPr="00F94CB9">
          <w:rPr>
            <w:sz w:val="28"/>
            <w:szCs w:val="28"/>
            <w:lang w:val="fr-FR"/>
            <w:rPrChange w:id="9461" w:author="Peng Luqi" w:date="2019-10-13T14:50:00Z">
              <w:rPr>
                <w:lang w:val="fr-FR"/>
              </w:rPr>
            </w:rPrChange>
          </w:rPr>
          <w:t>’</w:t>
        </w:r>
      </w:ins>
      <w:r w:rsidRPr="00F94CB9">
        <w:rPr>
          <w:sz w:val="28"/>
          <w:szCs w:val="28"/>
          <w:lang w:val="fr-FR"/>
          <w:rPrChange w:id="9462" w:author="Peng Luqi" w:date="2019-10-13T14:50:00Z">
            <w:rPr>
              <w:lang w:val="fr-FR"/>
            </w:rPr>
          </w:rPrChange>
        </w:rPr>
        <w:t>ai</w:t>
      </w:r>
      <w:r w:rsidRPr="00F94CB9">
        <w:rPr>
          <w:spacing w:val="-10"/>
          <w:sz w:val="28"/>
          <w:szCs w:val="28"/>
          <w:lang w:val="fr-FR"/>
          <w:rPrChange w:id="9463" w:author="Peng Luqi" w:date="2019-10-13T14:50:00Z">
            <w:rPr>
              <w:spacing w:val="-10"/>
              <w:lang w:val="fr-FR"/>
            </w:rPr>
          </w:rPrChange>
        </w:rPr>
        <w:t xml:space="preserve"> </w:t>
      </w:r>
      <w:r w:rsidRPr="00F94CB9">
        <w:rPr>
          <w:sz w:val="28"/>
          <w:szCs w:val="28"/>
          <w:lang w:val="fr-FR"/>
          <w:rPrChange w:id="9464" w:author="Peng Luqi" w:date="2019-10-13T14:50:00Z">
            <w:rPr>
              <w:lang w:val="fr-FR"/>
            </w:rPr>
          </w:rPrChange>
        </w:rPr>
        <w:t>gagné</w:t>
      </w:r>
      <w:r w:rsidRPr="00F94CB9">
        <w:rPr>
          <w:spacing w:val="-12"/>
          <w:sz w:val="28"/>
          <w:szCs w:val="28"/>
          <w:lang w:val="fr-FR"/>
          <w:rPrChange w:id="9465" w:author="Peng Luqi" w:date="2019-10-13T14:50:00Z">
            <w:rPr>
              <w:spacing w:val="-12"/>
              <w:lang w:val="fr-FR"/>
            </w:rPr>
          </w:rPrChange>
        </w:rPr>
        <w:t xml:space="preserve"> </w:t>
      </w:r>
      <w:r w:rsidRPr="00F94CB9">
        <w:rPr>
          <w:sz w:val="28"/>
          <w:szCs w:val="28"/>
          <w:lang w:val="fr-FR"/>
          <w:rPrChange w:id="9466" w:author="Peng Luqi" w:date="2019-10-13T14:50:00Z">
            <w:rPr>
              <w:lang w:val="fr-FR"/>
            </w:rPr>
          </w:rPrChange>
        </w:rPr>
        <w:t>tellement d</w:t>
      </w:r>
      <w:del w:id="9467" w:author="Peng Luqi" w:date="2019-10-13T14:43:00Z">
        <w:r w:rsidRPr="00F94CB9" w:rsidDel="00EF666F">
          <w:rPr>
            <w:sz w:val="28"/>
            <w:szCs w:val="28"/>
            <w:lang w:val="fr-FR"/>
            <w:rPrChange w:id="9468" w:author="Peng Luqi" w:date="2019-10-13T14:50:00Z">
              <w:rPr>
                <w:lang w:val="fr-FR"/>
              </w:rPr>
            </w:rPrChange>
          </w:rPr>
          <w:delText>’</w:delText>
        </w:r>
      </w:del>
      <w:ins w:id="9469" w:author="Peng Luqi" w:date="2019-10-13T14:43:00Z">
        <w:r w:rsidR="00EF666F" w:rsidRPr="00F94CB9">
          <w:rPr>
            <w:sz w:val="28"/>
            <w:szCs w:val="28"/>
            <w:lang w:val="fr-FR"/>
            <w:rPrChange w:id="9470" w:author="Peng Luqi" w:date="2019-10-13T14:50:00Z">
              <w:rPr>
                <w:lang w:val="fr-FR"/>
              </w:rPr>
            </w:rPrChange>
          </w:rPr>
          <w:t>’</w:t>
        </w:r>
      </w:ins>
      <w:r w:rsidRPr="00F94CB9">
        <w:rPr>
          <w:sz w:val="28"/>
          <w:szCs w:val="28"/>
          <w:lang w:val="fr-FR"/>
          <w:rPrChange w:id="9471" w:author="Peng Luqi" w:date="2019-10-13T14:50:00Z">
            <w:rPr>
              <w:lang w:val="fr-FR"/>
            </w:rPr>
          </w:rPrChange>
        </w:rPr>
        <w:t>argent, pourquoi encore écrire un livre et faire une conférence ? Les tâches scolaires sont plus marrantes. Les gens pensent que « Li Xiaolai écrit encore un livre pour raconter les faits. » Cela peut prouver que Li Xiaolai manque d</w:t>
      </w:r>
      <w:del w:id="9472" w:author="Peng Luqi" w:date="2019-10-13T14:43:00Z">
        <w:r w:rsidRPr="00F94CB9" w:rsidDel="00EF666F">
          <w:rPr>
            <w:sz w:val="28"/>
            <w:szCs w:val="28"/>
            <w:lang w:val="fr-FR"/>
            <w:rPrChange w:id="9473" w:author="Peng Luqi" w:date="2019-10-13T14:50:00Z">
              <w:rPr>
                <w:lang w:val="fr-FR"/>
              </w:rPr>
            </w:rPrChange>
          </w:rPr>
          <w:delText>’</w:delText>
        </w:r>
      </w:del>
      <w:ins w:id="9474" w:author="Peng Luqi" w:date="2019-10-13T14:43:00Z">
        <w:r w:rsidR="00EF666F" w:rsidRPr="00F94CB9">
          <w:rPr>
            <w:sz w:val="28"/>
            <w:szCs w:val="28"/>
            <w:lang w:val="fr-FR"/>
            <w:rPrChange w:id="9475" w:author="Peng Luqi" w:date="2019-10-13T14:50:00Z">
              <w:rPr>
                <w:lang w:val="fr-FR"/>
              </w:rPr>
            </w:rPrChange>
          </w:rPr>
          <w:t>’</w:t>
        </w:r>
      </w:ins>
      <w:r w:rsidRPr="00F94CB9">
        <w:rPr>
          <w:sz w:val="28"/>
          <w:szCs w:val="28"/>
          <w:lang w:val="fr-FR"/>
          <w:rPrChange w:id="9476" w:author="Peng Luqi" w:date="2019-10-13T14:50:00Z">
            <w:rPr>
              <w:lang w:val="fr-FR"/>
            </w:rPr>
          </w:rPrChange>
        </w:rPr>
        <w:t>argent. Des années d</w:t>
      </w:r>
      <w:del w:id="9477" w:author="Peng Luqi" w:date="2019-10-13T14:43:00Z">
        <w:r w:rsidRPr="00F94CB9" w:rsidDel="00EF666F">
          <w:rPr>
            <w:sz w:val="28"/>
            <w:szCs w:val="28"/>
            <w:lang w:val="fr-FR"/>
            <w:rPrChange w:id="9478" w:author="Peng Luqi" w:date="2019-10-13T14:50:00Z">
              <w:rPr>
                <w:lang w:val="fr-FR"/>
              </w:rPr>
            </w:rPrChange>
          </w:rPr>
          <w:delText>’</w:delText>
        </w:r>
      </w:del>
      <w:ins w:id="9479" w:author="Peng Luqi" w:date="2019-10-13T14:43:00Z">
        <w:r w:rsidR="00EF666F" w:rsidRPr="00F94CB9">
          <w:rPr>
            <w:sz w:val="28"/>
            <w:szCs w:val="28"/>
            <w:lang w:val="fr-FR"/>
            <w:rPrChange w:id="9480" w:author="Peng Luqi" w:date="2019-10-13T14:50:00Z">
              <w:rPr>
                <w:lang w:val="fr-FR"/>
              </w:rPr>
            </w:rPrChange>
          </w:rPr>
          <w:t>’</w:t>
        </w:r>
      </w:ins>
      <w:r w:rsidRPr="00F94CB9">
        <w:rPr>
          <w:sz w:val="28"/>
          <w:szCs w:val="28"/>
          <w:lang w:val="fr-FR"/>
          <w:rPrChange w:id="9481" w:author="Peng Luqi" w:date="2019-10-13T14:50:00Z">
            <w:rPr>
              <w:lang w:val="fr-FR"/>
            </w:rPr>
          </w:rPrChange>
        </w:rPr>
        <w:t>expérience m</w:t>
      </w:r>
      <w:del w:id="9482" w:author="Peng Luqi" w:date="2019-10-13T14:43:00Z">
        <w:r w:rsidRPr="00F94CB9" w:rsidDel="00EF666F">
          <w:rPr>
            <w:sz w:val="28"/>
            <w:szCs w:val="28"/>
            <w:lang w:val="fr-FR"/>
            <w:rPrChange w:id="9483" w:author="Peng Luqi" w:date="2019-10-13T14:50:00Z">
              <w:rPr>
                <w:lang w:val="fr-FR"/>
              </w:rPr>
            </w:rPrChange>
          </w:rPr>
          <w:delText>’</w:delText>
        </w:r>
      </w:del>
      <w:ins w:id="9484" w:author="Peng Luqi" w:date="2019-10-13T14:43:00Z">
        <w:r w:rsidR="00EF666F" w:rsidRPr="00F94CB9">
          <w:rPr>
            <w:sz w:val="28"/>
            <w:szCs w:val="28"/>
            <w:lang w:val="fr-FR"/>
            <w:rPrChange w:id="9485" w:author="Peng Luqi" w:date="2019-10-13T14:50:00Z">
              <w:rPr>
                <w:lang w:val="fr-FR"/>
              </w:rPr>
            </w:rPrChange>
          </w:rPr>
          <w:t>’</w:t>
        </w:r>
      </w:ins>
      <w:r w:rsidRPr="00F94CB9">
        <w:rPr>
          <w:sz w:val="28"/>
          <w:szCs w:val="28"/>
          <w:lang w:val="fr-FR"/>
          <w:rPrChange w:id="9486" w:author="Peng Luqi" w:date="2019-10-13T14:50:00Z">
            <w:rPr>
              <w:lang w:val="fr-FR"/>
            </w:rPr>
          </w:rPrChange>
        </w:rPr>
        <w:t>ont fait comprendre que pour les personnes</w:t>
      </w:r>
      <w:r w:rsidRPr="00F94CB9">
        <w:rPr>
          <w:spacing w:val="-10"/>
          <w:sz w:val="28"/>
          <w:szCs w:val="28"/>
          <w:lang w:val="fr-FR"/>
          <w:rPrChange w:id="9487" w:author="Peng Luqi" w:date="2019-10-13T14:50:00Z">
            <w:rPr>
              <w:spacing w:val="-10"/>
              <w:lang w:val="fr-FR"/>
            </w:rPr>
          </w:rPrChange>
        </w:rPr>
        <w:t xml:space="preserve"> </w:t>
      </w:r>
      <w:r w:rsidRPr="00F94CB9">
        <w:rPr>
          <w:sz w:val="28"/>
          <w:szCs w:val="28"/>
          <w:lang w:val="fr-FR"/>
          <w:rPrChange w:id="9488" w:author="Peng Luqi" w:date="2019-10-13T14:50:00Z">
            <w:rPr>
              <w:lang w:val="fr-FR"/>
            </w:rPr>
          </w:rPrChange>
        </w:rPr>
        <w:t>qui</w:t>
      </w:r>
      <w:r w:rsidRPr="00F94CB9">
        <w:rPr>
          <w:spacing w:val="-9"/>
          <w:sz w:val="28"/>
          <w:szCs w:val="28"/>
          <w:lang w:val="fr-FR"/>
          <w:rPrChange w:id="9489" w:author="Peng Luqi" w:date="2019-10-13T14:50:00Z">
            <w:rPr>
              <w:spacing w:val="-9"/>
              <w:lang w:val="fr-FR"/>
            </w:rPr>
          </w:rPrChange>
        </w:rPr>
        <w:t xml:space="preserve"> </w:t>
      </w:r>
      <w:r w:rsidRPr="00F94CB9">
        <w:rPr>
          <w:sz w:val="28"/>
          <w:szCs w:val="28"/>
          <w:lang w:val="fr-FR"/>
          <w:rPrChange w:id="9490" w:author="Peng Luqi" w:date="2019-10-13T14:50:00Z">
            <w:rPr>
              <w:lang w:val="fr-FR"/>
            </w:rPr>
          </w:rPrChange>
        </w:rPr>
        <w:t>se</w:t>
      </w:r>
      <w:r w:rsidRPr="00F94CB9">
        <w:rPr>
          <w:spacing w:val="-10"/>
          <w:sz w:val="28"/>
          <w:szCs w:val="28"/>
          <w:lang w:val="fr-FR"/>
          <w:rPrChange w:id="9491" w:author="Peng Luqi" w:date="2019-10-13T14:50:00Z">
            <w:rPr>
              <w:spacing w:val="-10"/>
              <w:lang w:val="fr-FR"/>
            </w:rPr>
          </w:rPrChange>
        </w:rPr>
        <w:t xml:space="preserve"> </w:t>
      </w:r>
      <w:r w:rsidRPr="00F94CB9">
        <w:rPr>
          <w:sz w:val="28"/>
          <w:szCs w:val="28"/>
          <w:lang w:val="fr-FR"/>
          <w:rPrChange w:id="9492" w:author="Peng Luqi" w:date="2019-10-13T14:50:00Z">
            <w:rPr>
              <w:lang w:val="fr-FR"/>
            </w:rPr>
          </w:rPrChange>
        </w:rPr>
        <w:t>reflètent</w:t>
      </w:r>
      <w:r w:rsidRPr="00F94CB9">
        <w:rPr>
          <w:spacing w:val="-9"/>
          <w:sz w:val="28"/>
          <w:szCs w:val="28"/>
          <w:lang w:val="fr-FR"/>
          <w:rPrChange w:id="9493" w:author="Peng Luqi" w:date="2019-10-13T14:50:00Z">
            <w:rPr>
              <w:spacing w:val="-9"/>
              <w:lang w:val="fr-FR"/>
            </w:rPr>
          </w:rPrChange>
        </w:rPr>
        <w:t xml:space="preserve"> </w:t>
      </w:r>
      <w:r w:rsidRPr="00F94CB9">
        <w:rPr>
          <w:sz w:val="28"/>
          <w:szCs w:val="28"/>
          <w:lang w:val="fr-FR"/>
          <w:rPrChange w:id="9494" w:author="Peng Luqi" w:date="2019-10-13T14:50:00Z">
            <w:rPr>
              <w:lang w:val="fr-FR"/>
            </w:rPr>
          </w:rPrChange>
        </w:rPr>
        <w:t>de</w:t>
      </w:r>
      <w:r w:rsidRPr="00F94CB9">
        <w:rPr>
          <w:spacing w:val="-10"/>
          <w:sz w:val="28"/>
          <w:szCs w:val="28"/>
          <w:lang w:val="fr-FR"/>
          <w:rPrChange w:id="9495" w:author="Peng Luqi" w:date="2019-10-13T14:50:00Z">
            <w:rPr>
              <w:spacing w:val="-10"/>
              <w:lang w:val="fr-FR"/>
            </w:rPr>
          </w:rPrChange>
        </w:rPr>
        <w:t xml:space="preserve"> </w:t>
      </w:r>
      <w:r w:rsidRPr="00F94CB9">
        <w:rPr>
          <w:sz w:val="28"/>
          <w:szCs w:val="28"/>
          <w:lang w:val="fr-FR"/>
          <w:rPrChange w:id="9496" w:author="Peng Luqi" w:date="2019-10-13T14:50:00Z">
            <w:rPr>
              <w:lang w:val="fr-FR"/>
            </w:rPr>
          </w:rPrChange>
        </w:rPr>
        <w:t>l</w:t>
      </w:r>
      <w:del w:id="9497" w:author="Peng Luqi" w:date="2019-10-13T14:43:00Z">
        <w:r w:rsidRPr="00F94CB9" w:rsidDel="00EF666F">
          <w:rPr>
            <w:sz w:val="28"/>
            <w:szCs w:val="28"/>
            <w:lang w:val="fr-FR"/>
            <w:rPrChange w:id="9498" w:author="Peng Luqi" w:date="2019-10-13T14:50:00Z">
              <w:rPr>
                <w:lang w:val="fr-FR"/>
              </w:rPr>
            </w:rPrChange>
          </w:rPr>
          <w:delText>’</w:delText>
        </w:r>
      </w:del>
      <w:ins w:id="9499" w:author="Peng Luqi" w:date="2019-10-13T14:43:00Z">
        <w:r w:rsidR="00EF666F" w:rsidRPr="00F94CB9">
          <w:rPr>
            <w:sz w:val="28"/>
            <w:szCs w:val="28"/>
            <w:lang w:val="fr-FR"/>
            <w:rPrChange w:id="9500" w:author="Peng Luqi" w:date="2019-10-13T14:50:00Z">
              <w:rPr>
                <w:lang w:val="fr-FR"/>
              </w:rPr>
            </w:rPrChange>
          </w:rPr>
          <w:t>’</w:t>
        </w:r>
      </w:ins>
      <w:r w:rsidRPr="00F94CB9">
        <w:rPr>
          <w:sz w:val="28"/>
          <w:szCs w:val="28"/>
          <w:lang w:val="fr-FR"/>
          <w:rPrChange w:id="9501" w:author="Peng Luqi" w:date="2019-10-13T14:50:00Z">
            <w:rPr>
              <w:lang w:val="fr-FR"/>
            </w:rPr>
          </w:rPrChange>
        </w:rPr>
        <w:t>autre</w:t>
      </w:r>
      <w:r w:rsidRPr="00F94CB9">
        <w:rPr>
          <w:spacing w:val="-9"/>
          <w:sz w:val="28"/>
          <w:szCs w:val="28"/>
          <w:lang w:val="fr-FR"/>
          <w:rPrChange w:id="9502" w:author="Peng Luqi" w:date="2019-10-13T14:50:00Z">
            <w:rPr>
              <w:spacing w:val="-9"/>
              <w:lang w:val="fr-FR"/>
            </w:rPr>
          </w:rPrChange>
        </w:rPr>
        <w:t xml:space="preserve"> </w:t>
      </w:r>
      <w:r w:rsidRPr="00F94CB9">
        <w:rPr>
          <w:sz w:val="28"/>
          <w:szCs w:val="28"/>
          <w:lang w:val="fr-FR"/>
          <w:rPrChange w:id="9503" w:author="Peng Luqi" w:date="2019-10-13T14:50:00Z">
            <w:rPr>
              <w:lang w:val="fr-FR"/>
            </w:rPr>
          </w:rPrChange>
        </w:rPr>
        <w:t>côté,</w:t>
      </w:r>
      <w:r w:rsidRPr="00F94CB9">
        <w:rPr>
          <w:spacing w:val="-10"/>
          <w:sz w:val="28"/>
          <w:szCs w:val="28"/>
          <w:lang w:val="fr-FR"/>
          <w:rPrChange w:id="9504" w:author="Peng Luqi" w:date="2019-10-13T14:50:00Z">
            <w:rPr>
              <w:spacing w:val="-10"/>
              <w:lang w:val="fr-FR"/>
            </w:rPr>
          </w:rPrChange>
        </w:rPr>
        <w:t xml:space="preserve"> </w:t>
      </w:r>
      <w:r w:rsidRPr="00F94CB9">
        <w:rPr>
          <w:sz w:val="28"/>
          <w:szCs w:val="28"/>
          <w:lang w:val="fr-FR"/>
          <w:rPrChange w:id="9505" w:author="Peng Luqi" w:date="2019-10-13T14:50:00Z">
            <w:rPr>
              <w:lang w:val="fr-FR"/>
            </w:rPr>
          </w:rPrChange>
        </w:rPr>
        <w:t>même</w:t>
      </w:r>
      <w:r w:rsidRPr="00F94CB9">
        <w:rPr>
          <w:spacing w:val="-9"/>
          <w:sz w:val="28"/>
          <w:szCs w:val="28"/>
          <w:lang w:val="fr-FR"/>
          <w:rPrChange w:id="9506" w:author="Peng Luqi" w:date="2019-10-13T14:50:00Z">
            <w:rPr>
              <w:spacing w:val="-9"/>
              <w:lang w:val="fr-FR"/>
            </w:rPr>
          </w:rPrChange>
        </w:rPr>
        <w:t xml:space="preserve"> </w:t>
      </w:r>
      <w:r w:rsidRPr="00F94CB9">
        <w:rPr>
          <w:sz w:val="28"/>
          <w:szCs w:val="28"/>
          <w:lang w:val="fr-FR"/>
          <w:rPrChange w:id="9507" w:author="Peng Luqi" w:date="2019-10-13T14:50:00Z">
            <w:rPr>
              <w:lang w:val="fr-FR"/>
            </w:rPr>
          </w:rPrChange>
        </w:rPr>
        <w:t>si</w:t>
      </w:r>
      <w:r w:rsidRPr="00F94CB9">
        <w:rPr>
          <w:spacing w:val="-9"/>
          <w:sz w:val="28"/>
          <w:szCs w:val="28"/>
          <w:lang w:val="fr-FR"/>
          <w:rPrChange w:id="9508" w:author="Peng Luqi" w:date="2019-10-13T14:50:00Z">
            <w:rPr>
              <w:spacing w:val="-9"/>
              <w:lang w:val="fr-FR"/>
            </w:rPr>
          </w:rPrChange>
        </w:rPr>
        <w:t xml:space="preserve"> </w:t>
      </w:r>
      <w:r w:rsidRPr="00F94CB9">
        <w:rPr>
          <w:sz w:val="28"/>
          <w:szCs w:val="28"/>
          <w:lang w:val="fr-FR"/>
          <w:rPrChange w:id="9509" w:author="Peng Luqi" w:date="2019-10-13T14:50:00Z">
            <w:rPr>
              <w:lang w:val="fr-FR"/>
            </w:rPr>
          </w:rPrChange>
        </w:rPr>
        <w:t>j</w:t>
      </w:r>
      <w:del w:id="9510" w:author="Peng Luqi" w:date="2019-10-13T14:43:00Z">
        <w:r w:rsidRPr="00F94CB9" w:rsidDel="00EF666F">
          <w:rPr>
            <w:sz w:val="28"/>
            <w:szCs w:val="28"/>
            <w:lang w:val="fr-FR"/>
            <w:rPrChange w:id="9511" w:author="Peng Luqi" w:date="2019-10-13T14:50:00Z">
              <w:rPr>
                <w:lang w:val="fr-FR"/>
              </w:rPr>
            </w:rPrChange>
          </w:rPr>
          <w:delText>’</w:delText>
        </w:r>
      </w:del>
      <w:ins w:id="9512" w:author="Peng Luqi" w:date="2019-10-13T14:43:00Z">
        <w:r w:rsidR="00EF666F" w:rsidRPr="00F94CB9">
          <w:rPr>
            <w:sz w:val="28"/>
            <w:szCs w:val="28"/>
            <w:lang w:val="fr-FR"/>
            <w:rPrChange w:id="9513" w:author="Peng Luqi" w:date="2019-10-13T14:50:00Z">
              <w:rPr>
                <w:lang w:val="fr-FR"/>
              </w:rPr>
            </w:rPrChange>
          </w:rPr>
          <w:t>’</w:t>
        </w:r>
      </w:ins>
      <w:r w:rsidRPr="00F94CB9">
        <w:rPr>
          <w:sz w:val="28"/>
          <w:szCs w:val="28"/>
          <w:lang w:val="fr-FR"/>
          <w:rPrChange w:id="9514" w:author="Peng Luqi" w:date="2019-10-13T14:50:00Z">
            <w:rPr>
              <w:lang w:val="fr-FR"/>
            </w:rPr>
          </w:rPrChange>
        </w:rPr>
        <w:t>essaie</w:t>
      </w:r>
      <w:r w:rsidRPr="00F94CB9">
        <w:rPr>
          <w:spacing w:val="-10"/>
          <w:sz w:val="28"/>
          <w:szCs w:val="28"/>
          <w:lang w:val="fr-FR"/>
          <w:rPrChange w:id="9515" w:author="Peng Luqi" w:date="2019-10-13T14:50:00Z">
            <w:rPr>
              <w:spacing w:val="-10"/>
              <w:lang w:val="fr-FR"/>
            </w:rPr>
          </w:rPrChange>
        </w:rPr>
        <w:t xml:space="preserve"> </w:t>
      </w:r>
      <w:r w:rsidRPr="00F94CB9">
        <w:rPr>
          <w:sz w:val="28"/>
          <w:szCs w:val="28"/>
          <w:lang w:val="fr-FR"/>
          <w:rPrChange w:id="9516" w:author="Peng Luqi" w:date="2019-10-13T14:50:00Z">
            <w:rPr>
              <w:lang w:val="fr-FR"/>
            </w:rPr>
          </w:rPrChange>
        </w:rPr>
        <w:t>de</w:t>
      </w:r>
      <w:r w:rsidRPr="00F94CB9">
        <w:rPr>
          <w:spacing w:val="-9"/>
          <w:sz w:val="28"/>
          <w:szCs w:val="28"/>
          <w:lang w:val="fr-FR"/>
          <w:rPrChange w:id="9517" w:author="Peng Luqi" w:date="2019-10-13T14:50:00Z">
            <w:rPr>
              <w:spacing w:val="-9"/>
              <w:lang w:val="fr-FR"/>
            </w:rPr>
          </w:rPrChange>
        </w:rPr>
        <w:t xml:space="preserve"> </w:t>
      </w:r>
      <w:r w:rsidRPr="00F94CB9">
        <w:rPr>
          <w:sz w:val="28"/>
          <w:szCs w:val="28"/>
          <w:lang w:val="fr-FR"/>
          <w:rPrChange w:id="9518" w:author="Peng Luqi" w:date="2019-10-13T14:50:00Z">
            <w:rPr>
              <w:lang w:val="fr-FR"/>
            </w:rPr>
          </w:rPrChange>
        </w:rPr>
        <w:t>leur</w:t>
      </w:r>
      <w:r w:rsidRPr="00F94CB9">
        <w:rPr>
          <w:spacing w:val="-10"/>
          <w:sz w:val="28"/>
          <w:szCs w:val="28"/>
          <w:lang w:val="fr-FR"/>
          <w:rPrChange w:id="9519" w:author="Peng Luqi" w:date="2019-10-13T14:50:00Z">
            <w:rPr>
              <w:spacing w:val="-10"/>
              <w:lang w:val="fr-FR"/>
            </w:rPr>
          </w:rPrChange>
        </w:rPr>
        <w:t xml:space="preserve"> </w:t>
      </w:r>
      <w:r w:rsidRPr="00F94CB9">
        <w:rPr>
          <w:sz w:val="28"/>
          <w:szCs w:val="28"/>
          <w:lang w:val="fr-FR"/>
          <w:rPrChange w:id="9520" w:author="Peng Luqi" w:date="2019-10-13T14:50:00Z">
            <w:rPr>
              <w:lang w:val="fr-FR"/>
            </w:rPr>
          </w:rPrChange>
        </w:rPr>
        <w:t>expliquer,</w:t>
      </w:r>
      <w:r w:rsidRPr="00F94CB9">
        <w:rPr>
          <w:spacing w:val="-9"/>
          <w:sz w:val="28"/>
          <w:szCs w:val="28"/>
          <w:lang w:val="fr-FR"/>
          <w:rPrChange w:id="9521" w:author="Peng Luqi" w:date="2019-10-13T14:50:00Z">
            <w:rPr>
              <w:spacing w:val="-9"/>
              <w:lang w:val="fr-FR"/>
            </w:rPr>
          </w:rPrChange>
        </w:rPr>
        <w:t xml:space="preserve"> </w:t>
      </w:r>
      <w:r w:rsidRPr="00F94CB9">
        <w:rPr>
          <w:sz w:val="28"/>
          <w:szCs w:val="28"/>
          <w:lang w:val="fr-FR"/>
          <w:rPrChange w:id="9522" w:author="Peng Luqi" w:date="2019-10-13T14:50:00Z">
            <w:rPr>
              <w:lang w:val="fr-FR"/>
            </w:rPr>
          </w:rPrChange>
        </w:rPr>
        <w:t>elles</w:t>
      </w:r>
      <w:r w:rsidRPr="00F94CB9">
        <w:rPr>
          <w:spacing w:val="-11"/>
          <w:sz w:val="28"/>
          <w:szCs w:val="28"/>
          <w:lang w:val="fr-FR"/>
          <w:rPrChange w:id="9523" w:author="Peng Luqi" w:date="2019-10-13T14:50:00Z">
            <w:rPr>
              <w:spacing w:val="-11"/>
              <w:lang w:val="fr-FR"/>
            </w:rPr>
          </w:rPrChange>
        </w:rPr>
        <w:t xml:space="preserve"> </w:t>
      </w:r>
      <w:r w:rsidRPr="00F94CB9">
        <w:rPr>
          <w:sz w:val="28"/>
          <w:szCs w:val="28"/>
          <w:lang w:val="fr-FR"/>
          <w:rPrChange w:id="9524" w:author="Peng Luqi" w:date="2019-10-13T14:50:00Z">
            <w:rPr>
              <w:lang w:val="fr-FR"/>
            </w:rPr>
          </w:rPrChange>
        </w:rPr>
        <w:t>ne</w:t>
      </w:r>
      <w:r w:rsidRPr="00F94CB9">
        <w:rPr>
          <w:spacing w:val="-9"/>
          <w:sz w:val="28"/>
          <w:szCs w:val="28"/>
          <w:lang w:val="fr-FR"/>
          <w:rPrChange w:id="9525" w:author="Peng Luqi" w:date="2019-10-13T14:50:00Z">
            <w:rPr>
              <w:spacing w:val="-9"/>
              <w:lang w:val="fr-FR"/>
            </w:rPr>
          </w:rPrChange>
        </w:rPr>
        <w:t xml:space="preserve"> </w:t>
      </w:r>
      <w:r w:rsidRPr="00F94CB9">
        <w:rPr>
          <w:sz w:val="28"/>
          <w:szCs w:val="28"/>
          <w:lang w:val="fr-FR"/>
          <w:rPrChange w:id="9526" w:author="Peng Luqi" w:date="2019-10-13T14:50:00Z">
            <w:rPr>
              <w:lang w:val="fr-FR"/>
            </w:rPr>
          </w:rPrChange>
        </w:rPr>
        <w:t>comprendront</w:t>
      </w:r>
      <w:r w:rsidRPr="00F94CB9">
        <w:rPr>
          <w:spacing w:val="-9"/>
          <w:sz w:val="28"/>
          <w:szCs w:val="28"/>
          <w:lang w:val="fr-FR"/>
          <w:rPrChange w:id="9527" w:author="Peng Luqi" w:date="2019-10-13T14:50:00Z">
            <w:rPr>
              <w:spacing w:val="-9"/>
              <w:lang w:val="fr-FR"/>
            </w:rPr>
          </w:rPrChange>
        </w:rPr>
        <w:t xml:space="preserve"> </w:t>
      </w:r>
      <w:r w:rsidRPr="00F94CB9">
        <w:rPr>
          <w:sz w:val="28"/>
          <w:szCs w:val="28"/>
          <w:lang w:val="fr-FR"/>
          <w:rPrChange w:id="9528" w:author="Peng Luqi" w:date="2019-10-13T14:50:00Z">
            <w:rPr>
              <w:lang w:val="fr-FR"/>
            </w:rPr>
          </w:rPrChange>
        </w:rPr>
        <w:t>pas. C</w:t>
      </w:r>
      <w:del w:id="9529" w:author="Peng Luqi" w:date="2019-10-13T14:43:00Z">
        <w:r w:rsidRPr="00F94CB9" w:rsidDel="00EF666F">
          <w:rPr>
            <w:sz w:val="28"/>
            <w:szCs w:val="28"/>
            <w:lang w:val="fr-FR"/>
            <w:rPrChange w:id="9530" w:author="Peng Luqi" w:date="2019-10-13T14:50:00Z">
              <w:rPr>
                <w:lang w:val="fr-FR"/>
              </w:rPr>
            </w:rPrChange>
          </w:rPr>
          <w:delText>’</w:delText>
        </w:r>
      </w:del>
      <w:ins w:id="9531" w:author="Peng Luqi" w:date="2019-10-13T14:43:00Z">
        <w:r w:rsidR="00EF666F" w:rsidRPr="00F94CB9">
          <w:rPr>
            <w:sz w:val="28"/>
            <w:szCs w:val="28"/>
            <w:lang w:val="fr-FR"/>
            <w:rPrChange w:id="9532" w:author="Peng Luqi" w:date="2019-10-13T14:50:00Z">
              <w:rPr>
                <w:lang w:val="fr-FR"/>
              </w:rPr>
            </w:rPrChange>
          </w:rPr>
          <w:t>’</w:t>
        </w:r>
      </w:ins>
      <w:r w:rsidRPr="00F94CB9">
        <w:rPr>
          <w:sz w:val="28"/>
          <w:szCs w:val="28"/>
          <w:lang w:val="fr-FR"/>
          <w:rPrChange w:id="9533" w:author="Peng Luqi" w:date="2019-10-13T14:50:00Z">
            <w:rPr>
              <w:lang w:val="fr-FR"/>
            </w:rPr>
          </w:rPrChange>
        </w:rPr>
        <w:t>est</w:t>
      </w:r>
      <w:r w:rsidRPr="00F94CB9">
        <w:rPr>
          <w:spacing w:val="-6"/>
          <w:sz w:val="28"/>
          <w:szCs w:val="28"/>
          <w:lang w:val="fr-FR"/>
          <w:rPrChange w:id="9534" w:author="Peng Luqi" w:date="2019-10-13T14:50:00Z">
            <w:rPr>
              <w:spacing w:val="-6"/>
              <w:lang w:val="fr-FR"/>
            </w:rPr>
          </w:rPrChange>
        </w:rPr>
        <w:t xml:space="preserve"> </w:t>
      </w:r>
      <w:r w:rsidRPr="00F94CB9">
        <w:rPr>
          <w:sz w:val="28"/>
          <w:szCs w:val="28"/>
          <w:lang w:val="fr-FR"/>
          <w:rPrChange w:id="9535" w:author="Peng Luqi" w:date="2019-10-13T14:50:00Z">
            <w:rPr>
              <w:lang w:val="fr-FR"/>
            </w:rPr>
          </w:rPrChange>
        </w:rPr>
        <w:t>toujours</w:t>
      </w:r>
      <w:r w:rsidRPr="00F94CB9">
        <w:rPr>
          <w:spacing w:val="-6"/>
          <w:sz w:val="28"/>
          <w:szCs w:val="28"/>
          <w:lang w:val="fr-FR"/>
          <w:rPrChange w:id="9536" w:author="Peng Luqi" w:date="2019-10-13T14:50:00Z">
            <w:rPr>
              <w:spacing w:val="-6"/>
              <w:lang w:val="fr-FR"/>
            </w:rPr>
          </w:rPrChange>
        </w:rPr>
        <w:t xml:space="preserve"> </w:t>
      </w:r>
      <w:r w:rsidRPr="00F94CB9">
        <w:rPr>
          <w:sz w:val="28"/>
          <w:szCs w:val="28"/>
          <w:lang w:val="fr-FR"/>
          <w:rPrChange w:id="9537" w:author="Peng Luqi" w:date="2019-10-13T14:50:00Z">
            <w:rPr>
              <w:lang w:val="fr-FR"/>
            </w:rPr>
          </w:rPrChange>
        </w:rPr>
        <w:t>l</w:t>
      </w:r>
      <w:del w:id="9538" w:author="Peng Luqi" w:date="2019-10-13T14:43:00Z">
        <w:r w:rsidRPr="00F94CB9" w:rsidDel="00EF666F">
          <w:rPr>
            <w:sz w:val="28"/>
            <w:szCs w:val="28"/>
            <w:lang w:val="fr-FR"/>
            <w:rPrChange w:id="9539" w:author="Peng Luqi" w:date="2019-10-13T14:50:00Z">
              <w:rPr>
                <w:lang w:val="fr-FR"/>
              </w:rPr>
            </w:rPrChange>
          </w:rPr>
          <w:delText>’</w:delText>
        </w:r>
      </w:del>
      <w:ins w:id="9540" w:author="Peng Luqi" w:date="2019-10-13T14:43:00Z">
        <w:r w:rsidR="00EF666F" w:rsidRPr="00F94CB9">
          <w:rPr>
            <w:sz w:val="28"/>
            <w:szCs w:val="28"/>
            <w:lang w:val="fr-FR"/>
            <w:rPrChange w:id="9541" w:author="Peng Luqi" w:date="2019-10-13T14:50:00Z">
              <w:rPr>
                <w:lang w:val="fr-FR"/>
              </w:rPr>
            </w:rPrChange>
          </w:rPr>
          <w:t>’</w:t>
        </w:r>
      </w:ins>
      <w:r w:rsidRPr="00F94CB9">
        <w:rPr>
          <w:sz w:val="28"/>
          <w:szCs w:val="28"/>
          <w:lang w:val="fr-FR"/>
          <w:rPrChange w:id="9542" w:author="Peng Luqi" w:date="2019-10-13T14:50:00Z">
            <w:rPr>
              <w:lang w:val="fr-FR"/>
            </w:rPr>
          </w:rPrChange>
        </w:rPr>
        <w:t>inverse</w:t>
      </w:r>
      <w:r w:rsidRPr="00F94CB9">
        <w:rPr>
          <w:spacing w:val="-3"/>
          <w:sz w:val="28"/>
          <w:szCs w:val="28"/>
          <w:lang w:val="fr-FR"/>
          <w:rPrChange w:id="9543" w:author="Peng Luqi" w:date="2019-10-13T14:50:00Z">
            <w:rPr>
              <w:spacing w:val="-3"/>
              <w:lang w:val="fr-FR"/>
            </w:rPr>
          </w:rPrChange>
        </w:rPr>
        <w:t xml:space="preserve"> </w:t>
      </w:r>
      <w:r w:rsidRPr="00F94CB9">
        <w:rPr>
          <w:sz w:val="28"/>
          <w:szCs w:val="28"/>
          <w:lang w:val="fr-FR"/>
          <w:rPrChange w:id="9544" w:author="Peng Luqi" w:date="2019-10-13T14:50:00Z">
            <w:rPr>
              <w:lang w:val="fr-FR"/>
            </w:rPr>
          </w:rPrChange>
        </w:rPr>
        <w:t>:</w:t>
      </w:r>
      <w:r w:rsidRPr="00F94CB9">
        <w:rPr>
          <w:spacing w:val="-6"/>
          <w:sz w:val="28"/>
          <w:szCs w:val="28"/>
          <w:lang w:val="fr-FR"/>
          <w:rPrChange w:id="9545" w:author="Peng Luqi" w:date="2019-10-13T14:50:00Z">
            <w:rPr>
              <w:spacing w:val="-6"/>
              <w:lang w:val="fr-FR"/>
            </w:rPr>
          </w:rPrChange>
        </w:rPr>
        <w:t xml:space="preserve"> </w:t>
      </w:r>
      <w:r w:rsidRPr="00F94CB9">
        <w:rPr>
          <w:sz w:val="28"/>
          <w:szCs w:val="28"/>
          <w:lang w:val="fr-FR"/>
          <w:rPrChange w:id="9546" w:author="Peng Luqi" w:date="2019-10-13T14:50:00Z">
            <w:rPr>
              <w:lang w:val="fr-FR"/>
            </w:rPr>
          </w:rPrChange>
        </w:rPr>
        <w:t>je</w:t>
      </w:r>
      <w:r w:rsidRPr="00F94CB9">
        <w:rPr>
          <w:spacing w:val="-6"/>
          <w:sz w:val="28"/>
          <w:szCs w:val="28"/>
          <w:lang w:val="fr-FR"/>
          <w:rPrChange w:id="9547" w:author="Peng Luqi" w:date="2019-10-13T14:50:00Z">
            <w:rPr>
              <w:spacing w:val="-6"/>
              <w:lang w:val="fr-FR"/>
            </w:rPr>
          </w:rPrChange>
        </w:rPr>
        <w:t xml:space="preserve"> </w:t>
      </w:r>
      <w:r w:rsidRPr="00F94CB9">
        <w:rPr>
          <w:sz w:val="28"/>
          <w:szCs w:val="28"/>
          <w:lang w:val="fr-FR"/>
          <w:rPrChange w:id="9548" w:author="Peng Luqi" w:date="2019-10-13T14:50:00Z">
            <w:rPr>
              <w:lang w:val="fr-FR"/>
            </w:rPr>
          </w:rPrChange>
        </w:rPr>
        <w:t>n</w:t>
      </w:r>
      <w:del w:id="9549" w:author="Peng Luqi" w:date="2019-10-13T14:43:00Z">
        <w:r w:rsidRPr="00F94CB9" w:rsidDel="00EF666F">
          <w:rPr>
            <w:sz w:val="28"/>
            <w:szCs w:val="28"/>
            <w:lang w:val="fr-FR"/>
            <w:rPrChange w:id="9550" w:author="Peng Luqi" w:date="2019-10-13T14:50:00Z">
              <w:rPr>
                <w:lang w:val="fr-FR"/>
              </w:rPr>
            </w:rPrChange>
          </w:rPr>
          <w:delText>’</w:delText>
        </w:r>
      </w:del>
      <w:ins w:id="9551" w:author="Peng Luqi" w:date="2019-10-13T14:43:00Z">
        <w:r w:rsidR="00EF666F" w:rsidRPr="00F94CB9">
          <w:rPr>
            <w:sz w:val="28"/>
            <w:szCs w:val="28"/>
            <w:lang w:val="fr-FR"/>
            <w:rPrChange w:id="9552" w:author="Peng Luqi" w:date="2019-10-13T14:50:00Z">
              <w:rPr>
                <w:lang w:val="fr-FR"/>
              </w:rPr>
            </w:rPrChange>
          </w:rPr>
          <w:t>’</w:t>
        </w:r>
      </w:ins>
      <w:r w:rsidRPr="00F94CB9">
        <w:rPr>
          <w:sz w:val="28"/>
          <w:szCs w:val="28"/>
          <w:lang w:val="fr-FR"/>
          <w:rPrChange w:id="9553" w:author="Peng Luqi" w:date="2019-10-13T14:50:00Z">
            <w:rPr>
              <w:lang w:val="fr-FR"/>
            </w:rPr>
          </w:rPrChange>
        </w:rPr>
        <w:t>ai</w:t>
      </w:r>
      <w:r w:rsidRPr="00F94CB9">
        <w:rPr>
          <w:spacing w:val="-6"/>
          <w:sz w:val="28"/>
          <w:szCs w:val="28"/>
          <w:lang w:val="fr-FR"/>
          <w:rPrChange w:id="9554" w:author="Peng Luqi" w:date="2019-10-13T14:50:00Z">
            <w:rPr>
              <w:spacing w:val="-6"/>
              <w:lang w:val="fr-FR"/>
            </w:rPr>
          </w:rPrChange>
        </w:rPr>
        <w:t xml:space="preserve"> </w:t>
      </w:r>
      <w:r w:rsidRPr="00F94CB9">
        <w:rPr>
          <w:sz w:val="28"/>
          <w:szCs w:val="28"/>
          <w:lang w:val="fr-FR"/>
          <w:rPrChange w:id="9555" w:author="Peng Luqi" w:date="2019-10-13T14:50:00Z">
            <w:rPr>
              <w:lang w:val="fr-FR"/>
            </w:rPr>
          </w:rPrChange>
        </w:rPr>
        <w:t>donc</w:t>
      </w:r>
      <w:r w:rsidRPr="00F94CB9">
        <w:rPr>
          <w:spacing w:val="-5"/>
          <w:sz w:val="28"/>
          <w:szCs w:val="28"/>
          <w:lang w:val="fr-FR"/>
          <w:rPrChange w:id="9556" w:author="Peng Luqi" w:date="2019-10-13T14:50:00Z">
            <w:rPr>
              <w:spacing w:val="-5"/>
              <w:lang w:val="fr-FR"/>
            </w:rPr>
          </w:rPrChange>
        </w:rPr>
        <w:t xml:space="preserve"> </w:t>
      </w:r>
      <w:r w:rsidRPr="00F94CB9">
        <w:rPr>
          <w:sz w:val="28"/>
          <w:szCs w:val="28"/>
          <w:lang w:val="fr-FR"/>
          <w:rPrChange w:id="9557" w:author="Peng Luqi" w:date="2019-10-13T14:50:00Z">
            <w:rPr>
              <w:lang w:val="fr-FR"/>
            </w:rPr>
          </w:rPrChange>
        </w:rPr>
        <w:t>pas</w:t>
      </w:r>
      <w:r w:rsidRPr="00F94CB9">
        <w:rPr>
          <w:spacing w:val="-6"/>
          <w:sz w:val="28"/>
          <w:szCs w:val="28"/>
          <w:lang w:val="fr-FR"/>
          <w:rPrChange w:id="9558" w:author="Peng Luqi" w:date="2019-10-13T14:50:00Z">
            <w:rPr>
              <w:spacing w:val="-6"/>
              <w:lang w:val="fr-FR"/>
            </w:rPr>
          </w:rPrChange>
        </w:rPr>
        <w:t xml:space="preserve"> </w:t>
      </w:r>
      <w:r w:rsidRPr="00F94CB9">
        <w:rPr>
          <w:sz w:val="28"/>
          <w:szCs w:val="28"/>
          <w:lang w:val="fr-FR"/>
          <w:rPrChange w:id="9559" w:author="Peng Luqi" w:date="2019-10-13T14:50:00Z">
            <w:rPr>
              <w:lang w:val="fr-FR"/>
            </w:rPr>
          </w:rPrChange>
        </w:rPr>
        <w:t>à</w:t>
      </w:r>
      <w:r w:rsidRPr="00F94CB9">
        <w:rPr>
          <w:spacing w:val="-6"/>
          <w:sz w:val="28"/>
          <w:szCs w:val="28"/>
          <w:lang w:val="fr-FR"/>
          <w:rPrChange w:id="9560" w:author="Peng Luqi" w:date="2019-10-13T14:50:00Z">
            <w:rPr>
              <w:spacing w:val="-6"/>
              <w:lang w:val="fr-FR"/>
            </w:rPr>
          </w:rPrChange>
        </w:rPr>
        <w:t xml:space="preserve"> </w:t>
      </w:r>
      <w:r w:rsidRPr="00F94CB9">
        <w:rPr>
          <w:sz w:val="28"/>
          <w:szCs w:val="28"/>
          <w:lang w:val="fr-FR"/>
          <w:rPrChange w:id="9561" w:author="Peng Luqi" w:date="2019-10-13T14:50:00Z">
            <w:rPr>
              <w:lang w:val="fr-FR"/>
            </w:rPr>
          </w:rPrChange>
        </w:rPr>
        <w:t>travailler</w:t>
      </w:r>
      <w:r w:rsidRPr="00F94CB9">
        <w:rPr>
          <w:spacing w:val="-6"/>
          <w:sz w:val="28"/>
          <w:szCs w:val="28"/>
          <w:lang w:val="fr-FR"/>
          <w:rPrChange w:id="9562" w:author="Peng Luqi" w:date="2019-10-13T14:50:00Z">
            <w:rPr>
              <w:spacing w:val="-6"/>
              <w:lang w:val="fr-FR"/>
            </w:rPr>
          </w:rPrChange>
        </w:rPr>
        <w:t xml:space="preserve"> </w:t>
      </w:r>
      <w:r w:rsidRPr="00F94CB9">
        <w:rPr>
          <w:sz w:val="28"/>
          <w:szCs w:val="28"/>
          <w:lang w:val="fr-FR"/>
          <w:rPrChange w:id="9563" w:author="Peng Luqi" w:date="2019-10-13T14:50:00Z">
            <w:rPr>
              <w:lang w:val="fr-FR"/>
            </w:rPr>
          </w:rPrChange>
        </w:rPr>
        <w:t>dur,</w:t>
      </w:r>
      <w:r w:rsidRPr="00F94CB9">
        <w:rPr>
          <w:spacing w:val="-6"/>
          <w:sz w:val="28"/>
          <w:szCs w:val="28"/>
          <w:lang w:val="fr-FR"/>
          <w:rPrChange w:id="9564" w:author="Peng Luqi" w:date="2019-10-13T14:50:00Z">
            <w:rPr>
              <w:spacing w:val="-6"/>
              <w:lang w:val="fr-FR"/>
            </w:rPr>
          </w:rPrChange>
        </w:rPr>
        <w:t xml:space="preserve"> </w:t>
      </w:r>
      <w:r w:rsidRPr="00F94CB9">
        <w:rPr>
          <w:sz w:val="28"/>
          <w:szCs w:val="28"/>
          <w:lang w:val="fr-FR"/>
          <w:rPrChange w:id="9565" w:author="Peng Luqi" w:date="2019-10-13T14:50:00Z">
            <w:rPr>
              <w:lang w:val="fr-FR"/>
            </w:rPr>
          </w:rPrChange>
        </w:rPr>
        <w:t>puis</w:t>
      </w:r>
      <w:r w:rsidRPr="00F94CB9">
        <w:rPr>
          <w:spacing w:val="-6"/>
          <w:sz w:val="28"/>
          <w:szCs w:val="28"/>
          <w:lang w:val="fr-FR"/>
          <w:rPrChange w:id="9566" w:author="Peng Luqi" w:date="2019-10-13T14:50:00Z">
            <w:rPr>
              <w:spacing w:val="-6"/>
              <w:lang w:val="fr-FR"/>
            </w:rPr>
          </w:rPrChange>
        </w:rPr>
        <w:t xml:space="preserve"> </w:t>
      </w:r>
      <w:r w:rsidRPr="00F94CB9">
        <w:rPr>
          <w:sz w:val="28"/>
          <w:szCs w:val="28"/>
          <w:lang w:val="fr-FR"/>
          <w:rPrChange w:id="9567" w:author="Peng Luqi" w:date="2019-10-13T14:50:00Z">
            <w:rPr>
              <w:lang w:val="fr-FR"/>
            </w:rPr>
          </w:rPrChange>
        </w:rPr>
        <w:t>je</w:t>
      </w:r>
      <w:r w:rsidRPr="00F94CB9">
        <w:rPr>
          <w:spacing w:val="-5"/>
          <w:sz w:val="28"/>
          <w:szCs w:val="28"/>
          <w:lang w:val="fr-FR"/>
          <w:rPrChange w:id="9568" w:author="Peng Luqi" w:date="2019-10-13T14:50:00Z">
            <w:rPr>
              <w:spacing w:val="-5"/>
              <w:lang w:val="fr-FR"/>
            </w:rPr>
          </w:rPrChange>
        </w:rPr>
        <w:t xml:space="preserve"> </w:t>
      </w:r>
      <w:r w:rsidRPr="00F94CB9">
        <w:rPr>
          <w:sz w:val="28"/>
          <w:szCs w:val="28"/>
          <w:lang w:val="fr-FR"/>
          <w:rPrChange w:id="9569" w:author="Peng Luqi" w:date="2019-10-13T14:50:00Z">
            <w:rPr>
              <w:lang w:val="fr-FR"/>
            </w:rPr>
          </w:rPrChange>
        </w:rPr>
        <w:t>fais</w:t>
      </w:r>
      <w:r w:rsidRPr="00F94CB9">
        <w:rPr>
          <w:spacing w:val="-6"/>
          <w:sz w:val="28"/>
          <w:szCs w:val="28"/>
          <w:lang w:val="fr-FR"/>
          <w:rPrChange w:id="9570" w:author="Peng Luqi" w:date="2019-10-13T14:50:00Z">
            <w:rPr>
              <w:spacing w:val="-6"/>
              <w:lang w:val="fr-FR"/>
            </w:rPr>
          </w:rPrChange>
        </w:rPr>
        <w:t xml:space="preserve"> </w:t>
      </w:r>
      <w:r w:rsidRPr="00F94CB9">
        <w:rPr>
          <w:sz w:val="28"/>
          <w:szCs w:val="28"/>
          <w:lang w:val="fr-FR"/>
          <w:rPrChange w:id="9571" w:author="Peng Luqi" w:date="2019-10-13T14:50:00Z">
            <w:rPr>
              <w:lang w:val="fr-FR"/>
            </w:rPr>
          </w:rPrChange>
        </w:rPr>
        <w:t>ce</w:t>
      </w:r>
      <w:r w:rsidRPr="00F94CB9">
        <w:rPr>
          <w:spacing w:val="-6"/>
          <w:sz w:val="28"/>
          <w:szCs w:val="28"/>
          <w:lang w:val="fr-FR"/>
          <w:rPrChange w:id="9572" w:author="Peng Luqi" w:date="2019-10-13T14:50:00Z">
            <w:rPr>
              <w:spacing w:val="-6"/>
              <w:lang w:val="fr-FR"/>
            </w:rPr>
          </w:rPrChange>
        </w:rPr>
        <w:t xml:space="preserve"> </w:t>
      </w:r>
      <w:r w:rsidRPr="00F94CB9">
        <w:rPr>
          <w:sz w:val="28"/>
          <w:szCs w:val="28"/>
          <w:lang w:val="fr-FR"/>
          <w:rPrChange w:id="9573" w:author="Peng Luqi" w:date="2019-10-13T14:50:00Z">
            <w:rPr>
              <w:lang w:val="fr-FR"/>
            </w:rPr>
          </w:rPrChange>
        </w:rPr>
        <w:t>que</w:t>
      </w:r>
      <w:r w:rsidRPr="00F94CB9">
        <w:rPr>
          <w:spacing w:val="-6"/>
          <w:sz w:val="28"/>
          <w:szCs w:val="28"/>
          <w:lang w:val="fr-FR"/>
          <w:rPrChange w:id="9574" w:author="Peng Luqi" w:date="2019-10-13T14:50:00Z">
            <w:rPr>
              <w:spacing w:val="-6"/>
              <w:lang w:val="fr-FR"/>
            </w:rPr>
          </w:rPrChange>
        </w:rPr>
        <w:t xml:space="preserve"> </w:t>
      </w:r>
      <w:r w:rsidRPr="00F94CB9">
        <w:rPr>
          <w:sz w:val="28"/>
          <w:szCs w:val="28"/>
          <w:lang w:val="fr-FR"/>
          <w:rPrChange w:id="9575" w:author="Peng Luqi" w:date="2019-10-13T14:50:00Z">
            <w:rPr>
              <w:lang w:val="fr-FR"/>
            </w:rPr>
          </w:rPrChange>
        </w:rPr>
        <w:t>j</w:t>
      </w:r>
      <w:del w:id="9576" w:author="Peng Luqi" w:date="2019-10-13T14:43:00Z">
        <w:r w:rsidRPr="00F94CB9" w:rsidDel="00EF666F">
          <w:rPr>
            <w:sz w:val="28"/>
            <w:szCs w:val="28"/>
            <w:lang w:val="fr-FR"/>
            <w:rPrChange w:id="9577" w:author="Peng Luqi" w:date="2019-10-13T14:50:00Z">
              <w:rPr>
                <w:lang w:val="fr-FR"/>
              </w:rPr>
            </w:rPrChange>
          </w:rPr>
          <w:delText>’</w:delText>
        </w:r>
      </w:del>
      <w:ins w:id="9578" w:author="Peng Luqi" w:date="2019-10-13T14:43:00Z">
        <w:r w:rsidR="00EF666F" w:rsidRPr="00F94CB9">
          <w:rPr>
            <w:sz w:val="28"/>
            <w:szCs w:val="28"/>
            <w:lang w:val="fr-FR"/>
            <w:rPrChange w:id="9579" w:author="Peng Luqi" w:date="2019-10-13T14:50:00Z">
              <w:rPr>
                <w:lang w:val="fr-FR"/>
              </w:rPr>
            </w:rPrChange>
          </w:rPr>
          <w:t>’</w:t>
        </w:r>
      </w:ins>
      <w:r w:rsidRPr="00F94CB9">
        <w:rPr>
          <w:sz w:val="28"/>
          <w:szCs w:val="28"/>
          <w:lang w:val="fr-FR"/>
          <w:rPrChange w:id="9580" w:author="Peng Luqi" w:date="2019-10-13T14:50:00Z">
            <w:rPr>
              <w:lang w:val="fr-FR"/>
            </w:rPr>
          </w:rPrChange>
        </w:rPr>
        <w:t>aime</w:t>
      </w:r>
      <w:r w:rsidRPr="00F94CB9">
        <w:rPr>
          <w:spacing w:val="-6"/>
          <w:sz w:val="28"/>
          <w:szCs w:val="28"/>
          <w:lang w:val="fr-FR"/>
          <w:rPrChange w:id="9581" w:author="Peng Luqi" w:date="2019-10-13T14:50:00Z">
            <w:rPr>
              <w:spacing w:val="-6"/>
              <w:lang w:val="fr-FR"/>
            </w:rPr>
          </w:rPrChange>
        </w:rPr>
        <w:t xml:space="preserve"> </w:t>
      </w:r>
      <w:r w:rsidRPr="00F94CB9">
        <w:rPr>
          <w:sz w:val="28"/>
          <w:szCs w:val="28"/>
          <w:lang w:val="fr-FR"/>
          <w:rPrChange w:id="9582" w:author="Peng Luqi" w:date="2019-10-13T14:50:00Z">
            <w:rPr>
              <w:lang w:val="fr-FR"/>
            </w:rPr>
          </w:rPrChange>
        </w:rPr>
        <w:t>le</w:t>
      </w:r>
      <w:r w:rsidRPr="00F94CB9">
        <w:rPr>
          <w:spacing w:val="-5"/>
          <w:sz w:val="28"/>
          <w:szCs w:val="28"/>
          <w:lang w:val="fr-FR"/>
          <w:rPrChange w:id="9583" w:author="Peng Luqi" w:date="2019-10-13T14:50:00Z">
            <w:rPr>
              <w:spacing w:val="-5"/>
              <w:lang w:val="fr-FR"/>
            </w:rPr>
          </w:rPrChange>
        </w:rPr>
        <w:t xml:space="preserve"> </w:t>
      </w:r>
      <w:r w:rsidRPr="00F94CB9">
        <w:rPr>
          <w:sz w:val="28"/>
          <w:szCs w:val="28"/>
          <w:lang w:val="fr-FR"/>
          <w:rPrChange w:id="9584" w:author="Peng Luqi" w:date="2019-10-13T14:50:00Z">
            <w:rPr>
              <w:lang w:val="fr-FR"/>
            </w:rPr>
          </w:rPrChange>
        </w:rPr>
        <w:t>mieux.</w:t>
      </w:r>
      <w:r w:rsidRPr="00F94CB9">
        <w:rPr>
          <w:spacing w:val="-6"/>
          <w:sz w:val="28"/>
          <w:szCs w:val="28"/>
          <w:lang w:val="fr-FR"/>
          <w:rPrChange w:id="9585" w:author="Peng Luqi" w:date="2019-10-13T14:50:00Z">
            <w:rPr>
              <w:spacing w:val="-6"/>
              <w:lang w:val="fr-FR"/>
            </w:rPr>
          </w:rPrChange>
        </w:rPr>
        <w:t xml:space="preserve"> </w:t>
      </w:r>
      <w:r w:rsidRPr="00F94CB9">
        <w:rPr>
          <w:sz w:val="28"/>
          <w:szCs w:val="28"/>
          <w:lang w:val="fr-FR"/>
          <w:rPrChange w:id="9586" w:author="Peng Luqi" w:date="2019-10-13T14:50:00Z">
            <w:rPr>
              <w:lang w:val="fr-FR"/>
            </w:rPr>
          </w:rPrChange>
        </w:rPr>
        <w:t>Quelle</w:t>
      </w:r>
      <w:r w:rsidRPr="00F94CB9">
        <w:rPr>
          <w:spacing w:val="-6"/>
          <w:sz w:val="28"/>
          <w:szCs w:val="28"/>
          <w:lang w:val="fr-FR"/>
          <w:rPrChange w:id="9587" w:author="Peng Luqi" w:date="2019-10-13T14:50:00Z">
            <w:rPr>
              <w:spacing w:val="-6"/>
              <w:lang w:val="fr-FR"/>
            </w:rPr>
          </w:rPrChange>
        </w:rPr>
        <w:t xml:space="preserve"> </w:t>
      </w:r>
      <w:r w:rsidRPr="00F94CB9">
        <w:rPr>
          <w:sz w:val="28"/>
          <w:szCs w:val="28"/>
          <w:lang w:val="fr-FR"/>
          <w:rPrChange w:id="9588" w:author="Peng Luqi" w:date="2019-10-13T14:50:00Z">
            <w:rPr>
              <w:lang w:val="fr-FR"/>
            </w:rPr>
          </w:rPrChange>
        </w:rPr>
        <w:t>est l</w:t>
      </w:r>
      <w:del w:id="9589" w:author="Peng Luqi" w:date="2019-10-13T14:43:00Z">
        <w:r w:rsidRPr="00F94CB9" w:rsidDel="00EF666F">
          <w:rPr>
            <w:sz w:val="28"/>
            <w:szCs w:val="28"/>
            <w:lang w:val="fr-FR"/>
            <w:rPrChange w:id="9590" w:author="Peng Luqi" w:date="2019-10-13T14:50:00Z">
              <w:rPr>
                <w:lang w:val="fr-FR"/>
              </w:rPr>
            </w:rPrChange>
          </w:rPr>
          <w:delText>’</w:delText>
        </w:r>
      </w:del>
      <w:ins w:id="9591" w:author="Peng Luqi" w:date="2019-10-13T14:43:00Z">
        <w:r w:rsidR="00EF666F" w:rsidRPr="00F94CB9">
          <w:rPr>
            <w:sz w:val="28"/>
            <w:szCs w:val="28"/>
            <w:lang w:val="fr-FR"/>
            <w:rPrChange w:id="9592" w:author="Peng Luqi" w:date="2019-10-13T14:50:00Z">
              <w:rPr>
                <w:lang w:val="fr-FR"/>
              </w:rPr>
            </w:rPrChange>
          </w:rPr>
          <w:t>’</w:t>
        </w:r>
      </w:ins>
      <w:r w:rsidRPr="00F94CB9">
        <w:rPr>
          <w:sz w:val="28"/>
          <w:szCs w:val="28"/>
          <w:lang w:val="fr-FR"/>
          <w:rPrChange w:id="9593" w:author="Peng Luqi" w:date="2019-10-13T14:50:00Z">
            <w:rPr>
              <w:lang w:val="fr-FR"/>
            </w:rPr>
          </w:rPrChange>
        </w:rPr>
        <w:t>importance de gagner beaucoup d</w:t>
      </w:r>
      <w:del w:id="9594" w:author="Peng Luqi" w:date="2019-10-13T14:43:00Z">
        <w:r w:rsidRPr="00F94CB9" w:rsidDel="00EF666F">
          <w:rPr>
            <w:sz w:val="28"/>
            <w:szCs w:val="28"/>
            <w:lang w:val="fr-FR"/>
            <w:rPrChange w:id="9595" w:author="Peng Luqi" w:date="2019-10-13T14:50:00Z">
              <w:rPr>
                <w:lang w:val="fr-FR"/>
              </w:rPr>
            </w:rPrChange>
          </w:rPr>
          <w:delText>’</w:delText>
        </w:r>
      </w:del>
      <w:ins w:id="9596" w:author="Peng Luqi" w:date="2019-10-13T14:43:00Z">
        <w:r w:rsidR="00EF666F" w:rsidRPr="00F94CB9">
          <w:rPr>
            <w:sz w:val="28"/>
            <w:szCs w:val="28"/>
            <w:lang w:val="fr-FR"/>
            <w:rPrChange w:id="9597" w:author="Peng Luqi" w:date="2019-10-13T14:50:00Z">
              <w:rPr>
                <w:lang w:val="fr-FR"/>
              </w:rPr>
            </w:rPrChange>
          </w:rPr>
          <w:t>’</w:t>
        </w:r>
      </w:ins>
      <w:r w:rsidRPr="00F94CB9">
        <w:rPr>
          <w:sz w:val="28"/>
          <w:szCs w:val="28"/>
          <w:lang w:val="fr-FR"/>
          <w:rPrChange w:id="9598" w:author="Peng Luqi" w:date="2019-10-13T14:50:00Z">
            <w:rPr>
              <w:lang w:val="fr-FR"/>
            </w:rPr>
          </w:rPrChange>
        </w:rPr>
        <w:t>argent ? N</w:t>
      </w:r>
      <w:del w:id="9599" w:author="Peng Luqi" w:date="2019-10-13T14:43:00Z">
        <w:r w:rsidRPr="00F94CB9" w:rsidDel="00EF666F">
          <w:rPr>
            <w:sz w:val="28"/>
            <w:szCs w:val="28"/>
            <w:lang w:val="fr-FR"/>
            <w:rPrChange w:id="9600" w:author="Peng Luqi" w:date="2019-10-13T14:50:00Z">
              <w:rPr>
                <w:lang w:val="fr-FR"/>
              </w:rPr>
            </w:rPrChange>
          </w:rPr>
          <w:delText>’</w:delText>
        </w:r>
      </w:del>
      <w:ins w:id="9601" w:author="Peng Luqi" w:date="2019-10-13T14:43:00Z">
        <w:r w:rsidR="00EF666F" w:rsidRPr="00F94CB9">
          <w:rPr>
            <w:sz w:val="28"/>
            <w:szCs w:val="28"/>
            <w:lang w:val="fr-FR"/>
            <w:rPrChange w:id="9602" w:author="Peng Luqi" w:date="2019-10-13T14:50:00Z">
              <w:rPr>
                <w:lang w:val="fr-FR"/>
              </w:rPr>
            </w:rPrChange>
          </w:rPr>
          <w:t>’</w:t>
        </w:r>
      </w:ins>
      <w:r w:rsidRPr="00F94CB9">
        <w:rPr>
          <w:sz w:val="28"/>
          <w:szCs w:val="28"/>
          <w:lang w:val="fr-FR"/>
          <w:rPrChange w:id="9603" w:author="Peng Luqi" w:date="2019-10-13T14:50:00Z">
            <w:rPr>
              <w:lang w:val="fr-FR"/>
            </w:rPr>
          </w:rPrChange>
        </w:rPr>
        <w:t>est-ce pas simplement pour que vous ne soyez pas dérangé</w:t>
      </w:r>
      <w:r w:rsidRPr="00F94CB9">
        <w:rPr>
          <w:spacing w:val="-9"/>
          <w:sz w:val="28"/>
          <w:szCs w:val="28"/>
          <w:lang w:val="fr-FR"/>
          <w:rPrChange w:id="9604" w:author="Peng Luqi" w:date="2019-10-13T14:50:00Z">
            <w:rPr>
              <w:spacing w:val="-9"/>
              <w:lang w:val="fr-FR"/>
            </w:rPr>
          </w:rPrChange>
        </w:rPr>
        <w:t xml:space="preserve"> </w:t>
      </w:r>
      <w:r w:rsidRPr="00F94CB9">
        <w:rPr>
          <w:sz w:val="28"/>
          <w:szCs w:val="28"/>
          <w:lang w:val="fr-FR"/>
          <w:rPrChange w:id="9605" w:author="Peng Luqi" w:date="2019-10-13T14:50:00Z">
            <w:rPr>
              <w:lang w:val="fr-FR"/>
            </w:rPr>
          </w:rPrChange>
        </w:rPr>
        <w:t>par</w:t>
      </w:r>
      <w:r w:rsidRPr="00F94CB9">
        <w:rPr>
          <w:spacing w:val="-9"/>
          <w:sz w:val="28"/>
          <w:szCs w:val="28"/>
          <w:lang w:val="fr-FR"/>
          <w:rPrChange w:id="9606" w:author="Peng Luqi" w:date="2019-10-13T14:50:00Z">
            <w:rPr>
              <w:spacing w:val="-9"/>
              <w:lang w:val="fr-FR"/>
            </w:rPr>
          </w:rPrChange>
        </w:rPr>
        <w:t xml:space="preserve"> </w:t>
      </w:r>
      <w:r w:rsidRPr="00F94CB9">
        <w:rPr>
          <w:sz w:val="28"/>
          <w:szCs w:val="28"/>
          <w:lang w:val="fr-FR"/>
          <w:rPrChange w:id="9607" w:author="Peng Luqi" w:date="2019-10-13T14:50:00Z">
            <w:rPr>
              <w:lang w:val="fr-FR"/>
            </w:rPr>
          </w:rPrChange>
        </w:rPr>
        <w:t>le</w:t>
      </w:r>
      <w:r w:rsidRPr="00F94CB9">
        <w:rPr>
          <w:spacing w:val="-9"/>
          <w:sz w:val="28"/>
          <w:szCs w:val="28"/>
          <w:lang w:val="fr-FR"/>
          <w:rPrChange w:id="9608" w:author="Peng Luqi" w:date="2019-10-13T14:50:00Z">
            <w:rPr>
              <w:spacing w:val="-9"/>
              <w:lang w:val="fr-FR"/>
            </w:rPr>
          </w:rPrChange>
        </w:rPr>
        <w:t xml:space="preserve"> </w:t>
      </w:r>
      <w:r w:rsidRPr="00F94CB9">
        <w:rPr>
          <w:sz w:val="28"/>
          <w:szCs w:val="28"/>
          <w:lang w:val="fr-FR"/>
          <w:rPrChange w:id="9609" w:author="Peng Luqi" w:date="2019-10-13T14:50:00Z">
            <w:rPr>
              <w:lang w:val="fr-FR"/>
            </w:rPr>
          </w:rPrChange>
        </w:rPr>
        <w:t>monde</w:t>
      </w:r>
      <w:r w:rsidRPr="00F94CB9">
        <w:rPr>
          <w:spacing w:val="-9"/>
          <w:sz w:val="28"/>
          <w:szCs w:val="28"/>
          <w:lang w:val="fr-FR"/>
          <w:rPrChange w:id="9610" w:author="Peng Luqi" w:date="2019-10-13T14:50:00Z">
            <w:rPr>
              <w:spacing w:val="-9"/>
              <w:lang w:val="fr-FR"/>
            </w:rPr>
          </w:rPrChange>
        </w:rPr>
        <w:t xml:space="preserve"> </w:t>
      </w:r>
      <w:r w:rsidRPr="00F94CB9">
        <w:rPr>
          <w:sz w:val="28"/>
          <w:szCs w:val="28"/>
          <w:lang w:val="fr-FR"/>
          <w:rPrChange w:id="9611" w:author="Peng Luqi" w:date="2019-10-13T14:50:00Z">
            <w:rPr>
              <w:lang w:val="fr-FR"/>
            </w:rPr>
          </w:rPrChange>
        </w:rPr>
        <w:t>extérieur</w:t>
      </w:r>
      <w:r w:rsidRPr="00F94CB9">
        <w:rPr>
          <w:spacing w:val="-9"/>
          <w:sz w:val="28"/>
          <w:szCs w:val="28"/>
          <w:lang w:val="fr-FR"/>
          <w:rPrChange w:id="9612" w:author="Peng Luqi" w:date="2019-10-13T14:50:00Z">
            <w:rPr>
              <w:spacing w:val="-9"/>
              <w:lang w:val="fr-FR"/>
            </w:rPr>
          </w:rPrChange>
        </w:rPr>
        <w:t xml:space="preserve"> </w:t>
      </w:r>
      <w:r w:rsidRPr="00F94CB9">
        <w:rPr>
          <w:sz w:val="28"/>
          <w:szCs w:val="28"/>
          <w:lang w:val="fr-FR"/>
          <w:rPrChange w:id="9613" w:author="Peng Luqi" w:date="2019-10-13T14:50:00Z">
            <w:rPr>
              <w:lang w:val="fr-FR"/>
            </w:rPr>
          </w:rPrChange>
        </w:rPr>
        <w:t>lorsque</w:t>
      </w:r>
      <w:r w:rsidRPr="00F94CB9">
        <w:rPr>
          <w:spacing w:val="-9"/>
          <w:sz w:val="28"/>
          <w:szCs w:val="28"/>
          <w:lang w:val="fr-FR"/>
          <w:rPrChange w:id="9614" w:author="Peng Luqi" w:date="2019-10-13T14:50:00Z">
            <w:rPr>
              <w:spacing w:val="-9"/>
              <w:lang w:val="fr-FR"/>
            </w:rPr>
          </w:rPrChange>
        </w:rPr>
        <w:t xml:space="preserve"> </w:t>
      </w:r>
      <w:r w:rsidRPr="00F94CB9">
        <w:rPr>
          <w:sz w:val="28"/>
          <w:szCs w:val="28"/>
          <w:lang w:val="fr-FR"/>
          <w:rPrChange w:id="9615" w:author="Peng Luqi" w:date="2019-10-13T14:50:00Z">
            <w:rPr>
              <w:lang w:val="fr-FR"/>
            </w:rPr>
          </w:rPrChange>
        </w:rPr>
        <w:t>vous</w:t>
      </w:r>
      <w:r w:rsidRPr="00F94CB9">
        <w:rPr>
          <w:spacing w:val="-9"/>
          <w:sz w:val="28"/>
          <w:szCs w:val="28"/>
          <w:lang w:val="fr-FR"/>
          <w:rPrChange w:id="9616" w:author="Peng Luqi" w:date="2019-10-13T14:50:00Z">
            <w:rPr>
              <w:spacing w:val="-9"/>
              <w:lang w:val="fr-FR"/>
            </w:rPr>
          </w:rPrChange>
        </w:rPr>
        <w:t xml:space="preserve"> </w:t>
      </w:r>
      <w:r w:rsidRPr="00F94CB9">
        <w:rPr>
          <w:sz w:val="28"/>
          <w:szCs w:val="28"/>
          <w:lang w:val="fr-FR"/>
          <w:rPrChange w:id="9617" w:author="Peng Luqi" w:date="2019-10-13T14:50:00Z">
            <w:rPr>
              <w:lang w:val="fr-FR"/>
            </w:rPr>
          </w:rPrChange>
        </w:rPr>
        <w:t>faites</w:t>
      </w:r>
      <w:r w:rsidRPr="00F94CB9">
        <w:rPr>
          <w:spacing w:val="-9"/>
          <w:sz w:val="28"/>
          <w:szCs w:val="28"/>
          <w:lang w:val="fr-FR"/>
          <w:rPrChange w:id="9618" w:author="Peng Luqi" w:date="2019-10-13T14:50:00Z">
            <w:rPr>
              <w:spacing w:val="-9"/>
              <w:lang w:val="fr-FR"/>
            </w:rPr>
          </w:rPrChange>
        </w:rPr>
        <w:t xml:space="preserve"> </w:t>
      </w:r>
      <w:r w:rsidRPr="00F94CB9">
        <w:rPr>
          <w:sz w:val="28"/>
          <w:szCs w:val="28"/>
          <w:lang w:val="fr-FR"/>
          <w:rPrChange w:id="9619" w:author="Peng Luqi" w:date="2019-10-13T14:50:00Z">
            <w:rPr>
              <w:lang w:val="fr-FR"/>
            </w:rPr>
          </w:rPrChange>
        </w:rPr>
        <w:t>ce</w:t>
      </w:r>
      <w:r w:rsidRPr="00F94CB9">
        <w:rPr>
          <w:spacing w:val="-9"/>
          <w:sz w:val="28"/>
          <w:szCs w:val="28"/>
          <w:lang w:val="fr-FR"/>
          <w:rPrChange w:id="9620" w:author="Peng Luqi" w:date="2019-10-13T14:50:00Z">
            <w:rPr>
              <w:spacing w:val="-9"/>
              <w:lang w:val="fr-FR"/>
            </w:rPr>
          </w:rPrChange>
        </w:rPr>
        <w:t xml:space="preserve"> </w:t>
      </w:r>
      <w:r w:rsidRPr="00F94CB9">
        <w:rPr>
          <w:sz w:val="28"/>
          <w:szCs w:val="28"/>
          <w:lang w:val="fr-FR"/>
          <w:rPrChange w:id="9621" w:author="Peng Luqi" w:date="2019-10-13T14:50:00Z">
            <w:rPr>
              <w:lang w:val="fr-FR"/>
            </w:rPr>
          </w:rPrChange>
        </w:rPr>
        <w:t>que</w:t>
      </w:r>
      <w:r w:rsidRPr="00F94CB9">
        <w:rPr>
          <w:spacing w:val="-9"/>
          <w:sz w:val="28"/>
          <w:szCs w:val="28"/>
          <w:lang w:val="fr-FR"/>
          <w:rPrChange w:id="9622" w:author="Peng Luqi" w:date="2019-10-13T14:50:00Z">
            <w:rPr>
              <w:spacing w:val="-9"/>
              <w:lang w:val="fr-FR"/>
            </w:rPr>
          </w:rPrChange>
        </w:rPr>
        <w:t xml:space="preserve"> </w:t>
      </w:r>
      <w:r w:rsidRPr="00F94CB9">
        <w:rPr>
          <w:sz w:val="28"/>
          <w:szCs w:val="28"/>
          <w:lang w:val="fr-FR"/>
          <w:rPrChange w:id="9623" w:author="Peng Luqi" w:date="2019-10-13T14:50:00Z">
            <w:rPr>
              <w:lang w:val="fr-FR"/>
            </w:rPr>
          </w:rPrChange>
        </w:rPr>
        <w:t>vous</w:t>
      </w:r>
      <w:r w:rsidRPr="00F94CB9">
        <w:rPr>
          <w:spacing w:val="-9"/>
          <w:sz w:val="28"/>
          <w:szCs w:val="28"/>
          <w:lang w:val="fr-FR"/>
          <w:rPrChange w:id="9624" w:author="Peng Luqi" w:date="2019-10-13T14:50:00Z">
            <w:rPr>
              <w:spacing w:val="-9"/>
              <w:lang w:val="fr-FR"/>
            </w:rPr>
          </w:rPrChange>
        </w:rPr>
        <w:t xml:space="preserve"> </w:t>
      </w:r>
      <w:r w:rsidRPr="00F94CB9">
        <w:rPr>
          <w:sz w:val="28"/>
          <w:szCs w:val="28"/>
          <w:lang w:val="fr-FR"/>
          <w:rPrChange w:id="9625" w:author="Peng Luqi" w:date="2019-10-13T14:50:00Z">
            <w:rPr>
              <w:lang w:val="fr-FR"/>
            </w:rPr>
          </w:rPrChange>
        </w:rPr>
        <w:t>aimez</w:t>
      </w:r>
      <w:r w:rsidRPr="00F94CB9">
        <w:rPr>
          <w:spacing w:val="-4"/>
          <w:sz w:val="28"/>
          <w:szCs w:val="28"/>
          <w:lang w:val="fr-FR"/>
          <w:rPrChange w:id="9626" w:author="Peng Luqi" w:date="2019-10-13T14:50:00Z">
            <w:rPr>
              <w:spacing w:val="-4"/>
              <w:lang w:val="fr-FR"/>
            </w:rPr>
          </w:rPrChange>
        </w:rPr>
        <w:t xml:space="preserve"> </w:t>
      </w:r>
      <w:r w:rsidRPr="00F94CB9">
        <w:rPr>
          <w:sz w:val="28"/>
          <w:szCs w:val="28"/>
          <w:lang w:val="fr-FR"/>
          <w:rPrChange w:id="9627" w:author="Peng Luqi" w:date="2019-10-13T14:50:00Z">
            <w:rPr>
              <w:lang w:val="fr-FR"/>
            </w:rPr>
          </w:rPrChange>
        </w:rPr>
        <w:t>?</w:t>
      </w:r>
      <w:r w:rsidRPr="00F94CB9">
        <w:rPr>
          <w:spacing w:val="-9"/>
          <w:sz w:val="28"/>
          <w:szCs w:val="28"/>
          <w:lang w:val="fr-FR"/>
          <w:rPrChange w:id="9628" w:author="Peng Luqi" w:date="2019-10-13T14:50:00Z">
            <w:rPr>
              <w:spacing w:val="-9"/>
              <w:lang w:val="fr-FR"/>
            </w:rPr>
          </w:rPrChange>
        </w:rPr>
        <w:t xml:space="preserve"> </w:t>
      </w:r>
    </w:p>
    <w:p w:rsidR="006E6782" w:rsidRDefault="006E6782" w:rsidP="00CB23F4">
      <w:pPr>
        <w:ind w:left="170" w:right="170"/>
        <w:jc w:val="both"/>
        <w:rPr>
          <w:ins w:id="9629" w:author="Peng Luqi" w:date="2019-10-13T21:25:00Z"/>
          <w:spacing w:val="-9"/>
          <w:sz w:val="28"/>
          <w:szCs w:val="28"/>
          <w:lang w:val="fr-FR"/>
        </w:rPr>
      </w:pPr>
    </w:p>
    <w:p w:rsidR="006E6782" w:rsidRDefault="00716360" w:rsidP="00CB23F4">
      <w:pPr>
        <w:ind w:left="170" w:right="170"/>
        <w:jc w:val="both"/>
        <w:rPr>
          <w:ins w:id="9630" w:author="Peng Luqi" w:date="2019-10-13T21:26:00Z"/>
          <w:spacing w:val="-9"/>
          <w:sz w:val="28"/>
          <w:szCs w:val="28"/>
          <w:lang w:val="fr-FR"/>
        </w:rPr>
      </w:pPr>
      <w:r w:rsidRPr="00F94CB9">
        <w:rPr>
          <w:sz w:val="28"/>
          <w:szCs w:val="28"/>
          <w:lang w:val="fr-FR"/>
          <w:rPrChange w:id="9631" w:author="Peng Luqi" w:date="2019-10-13T14:50:00Z">
            <w:rPr>
              <w:lang w:val="fr-FR"/>
            </w:rPr>
          </w:rPrChange>
        </w:rPr>
        <w:t>Donc,</w:t>
      </w:r>
      <w:r w:rsidRPr="00F94CB9">
        <w:rPr>
          <w:spacing w:val="-9"/>
          <w:sz w:val="28"/>
          <w:szCs w:val="28"/>
          <w:lang w:val="fr-FR"/>
          <w:rPrChange w:id="9632" w:author="Peng Luqi" w:date="2019-10-13T14:50:00Z">
            <w:rPr>
              <w:spacing w:val="-9"/>
              <w:lang w:val="fr-FR"/>
            </w:rPr>
          </w:rPrChange>
        </w:rPr>
        <w:t xml:space="preserve"> </w:t>
      </w:r>
      <w:r w:rsidRPr="00F94CB9">
        <w:rPr>
          <w:sz w:val="28"/>
          <w:szCs w:val="28"/>
          <w:lang w:val="fr-FR"/>
          <w:rPrChange w:id="9633" w:author="Peng Luqi" w:date="2019-10-13T14:50:00Z">
            <w:rPr>
              <w:lang w:val="fr-FR"/>
            </w:rPr>
          </w:rPrChange>
        </w:rPr>
        <w:t>vous</w:t>
      </w:r>
      <w:r w:rsidRPr="00F94CB9">
        <w:rPr>
          <w:spacing w:val="-9"/>
          <w:sz w:val="28"/>
          <w:szCs w:val="28"/>
          <w:lang w:val="fr-FR"/>
          <w:rPrChange w:id="9634" w:author="Peng Luqi" w:date="2019-10-13T14:50:00Z">
            <w:rPr>
              <w:spacing w:val="-9"/>
              <w:lang w:val="fr-FR"/>
            </w:rPr>
          </w:rPrChange>
        </w:rPr>
        <w:t xml:space="preserve"> </w:t>
      </w:r>
      <w:r w:rsidRPr="00F94CB9">
        <w:rPr>
          <w:sz w:val="28"/>
          <w:szCs w:val="28"/>
          <w:lang w:val="fr-FR"/>
          <w:rPrChange w:id="9635" w:author="Peng Luqi" w:date="2019-10-13T14:50:00Z">
            <w:rPr>
              <w:lang w:val="fr-FR"/>
            </w:rPr>
          </w:rPrChange>
        </w:rPr>
        <w:t>n</w:t>
      </w:r>
      <w:del w:id="9636" w:author="Peng Luqi" w:date="2019-10-13T14:43:00Z">
        <w:r w:rsidRPr="00F94CB9" w:rsidDel="00EF666F">
          <w:rPr>
            <w:sz w:val="28"/>
            <w:szCs w:val="28"/>
            <w:lang w:val="fr-FR"/>
            <w:rPrChange w:id="9637" w:author="Peng Luqi" w:date="2019-10-13T14:50:00Z">
              <w:rPr>
                <w:lang w:val="fr-FR"/>
              </w:rPr>
            </w:rPrChange>
          </w:rPr>
          <w:delText>’</w:delText>
        </w:r>
      </w:del>
      <w:ins w:id="9638" w:author="Peng Luqi" w:date="2019-10-13T14:43:00Z">
        <w:r w:rsidR="00EF666F" w:rsidRPr="00F94CB9">
          <w:rPr>
            <w:sz w:val="28"/>
            <w:szCs w:val="28"/>
            <w:lang w:val="fr-FR"/>
            <w:rPrChange w:id="9639" w:author="Peng Luqi" w:date="2019-10-13T14:50:00Z">
              <w:rPr>
                <w:lang w:val="fr-FR"/>
              </w:rPr>
            </w:rPrChange>
          </w:rPr>
          <w:t>’</w:t>
        </w:r>
      </w:ins>
      <w:r w:rsidRPr="00F94CB9">
        <w:rPr>
          <w:sz w:val="28"/>
          <w:szCs w:val="28"/>
          <w:lang w:val="fr-FR"/>
          <w:rPrChange w:id="9640" w:author="Peng Luqi" w:date="2019-10-13T14:50:00Z">
            <w:rPr>
              <w:lang w:val="fr-FR"/>
            </w:rPr>
          </w:rPrChange>
        </w:rPr>
        <w:t>avez</w:t>
      </w:r>
      <w:r w:rsidRPr="00F94CB9">
        <w:rPr>
          <w:spacing w:val="-8"/>
          <w:sz w:val="28"/>
          <w:szCs w:val="28"/>
          <w:lang w:val="fr-FR"/>
          <w:rPrChange w:id="9641" w:author="Peng Luqi" w:date="2019-10-13T14:50:00Z">
            <w:rPr>
              <w:spacing w:val="-8"/>
              <w:lang w:val="fr-FR"/>
            </w:rPr>
          </w:rPrChange>
        </w:rPr>
        <w:t xml:space="preserve"> </w:t>
      </w:r>
      <w:r w:rsidRPr="00F94CB9">
        <w:rPr>
          <w:sz w:val="28"/>
          <w:szCs w:val="28"/>
          <w:lang w:val="fr-FR"/>
          <w:rPrChange w:id="9642" w:author="Peng Luqi" w:date="2019-10-13T14:50:00Z">
            <w:rPr>
              <w:lang w:val="fr-FR"/>
            </w:rPr>
          </w:rPrChange>
        </w:rPr>
        <w:t>pas</w:t>
      </w:r>
      <w:r w:rsidRPr="00F94CB9">
        <w:rPr>
          <w:spacing w:val="-9"/>
          <w:sz w:val="28"/>
          <w:szCs w:val="28"/>
          <w:lang w:val="fr-FR"/>
          <w:rPrChange w:id="9643" w:author="Peng Luqi" w:date="2019-10-13T14:50:00Z">
            <w:rPr>
              <w:spacing w:val="-9"/>
              <w:lang w:val="fr-FR"/>
            </w:rPr>
          </w:rPrChange>
        </w:rPr>
        <w:t xml:space="preserve"> </w:t>
      </w:r>
      <w:r w:rsidRPr="00F94CB9">
        <w:rPr>
          <w:sz w:val="28"/>
          <w:szCs w:val="28"/>
          <w:lang w:val="fr-FR"/>
          <w:rPrChange w:id="9644" w:author="Peng Luqi" w:date="2019-10-13T14:50:00Z">
            <w:rPr>
              <w:lang w:val="fr-FR"/>
            </w:rPr>
          </w:rPrChange>
        </w:rPr>
        <w:t>à</w:t>
      </w:r>
      <w:r w:rsidRPr="00F94CB9">
        <w:rPr>
          <w:spacing w:val="-9"/>
          <w:sz w:val="28"/>
          <w:szCs w:val="28"/>
          <w:lang w:val="fr-FR"/>
          <w:rPrChange w:id="9645" w:author="Peng Luqi" w:date="2019-10-13T14:50:00Z">
            <w:rPr>
              <w:spacing w:val="-9"/>
              <w:lang w:val="fr-FR"/>
            </w:rPr>
          </w:rPrChange>
        </w:rPr>
        <w:t xml:space="preserve"> </w:t>
      </w:r>
      <w:r w:rsidRPr="00F94CB9">
        <w:rPr>
          <w:sz w:val="28"/>
          <w:szCs w:val="28"/>
          <w:lang w:val="fr-FR"/>
          <w:rPrChange w:id="9646" w:author="Peng Luqi" w:date="2019-10-13T14:50:00Z">
            <w:rPr>
              <w:lang w:val="fr-FR"/>
            </w:rPr>
          </w:rPrChange>
        </w:rPr>
        <w:t>utiliser le mot « idéal » comme mentionné plus haut (j</w:t>
      </w:r>
      <w:del w:id="9647" w:author="Peng Luqi" w:date="2019-10-13T14:43:00Z">
        <w:r w:rsidRPr="00F94CB9" w:rsidDel="00EF666F">
          <w:rPr>
            <w:sz w:val="28"/>
            <w:szCs w:val="28"/>
            <w:lang w:val="fr-FR"/>
            <w:rPrChange w:id="9648" w:author="Peng Luqi" w:date="2019-10-13T14:50:00Z">
              <w:rPr>
                <w:lang w:val="fr-FR"/>
              </w:rPr>
            </w:rPrChange>
          </w:rPr>
          <w:delText>’</w:delText>
        </w:r>
      </w:del>
      <w:ins w:id="9649" w:author="Peng Luqi" w:date="2019-10-13T14:43:00Z">
        <w:r w:rsidR="00EF666F" w:rsidRPr="00F94CB9">
          <w:rPr>
            <w:sz w:val="28"/>
            <w:szCs w:val="28"/>
            <w:lang w:val="fr-FR"/>
            <w:rPrChange w:id="9650" w:author="Peng Luqi" w:date="2019-10-13T14:50:00Z">
              <w:rPr>
                <w:lang w:val="fr-FR"/>
              </w:rPr>
            </w:rPrChange>
          </w:rPr>
          <w:t>’</w:t>
        </w:r>
      </w:ins>
      <w:r w:rsidRPr="00F94CB9">
        <w:rPr>
          <w:sz w:val="28"/>
          <w:szCs w:val="28"/>
          <w:lang w:val="fr-FR"/>
          <w:rPrChange w:id="9651" w:author="Peng Luqi" w:date="2019-10-13T14:50:00Z">
            <w:rPr>
              <w:lang w:val="fr-FR"/>
            </w:rPr>
          </w:rPrChange>
        </w:rPr>
        <w:t>ai été presque induit en erreur par son apparence magnifique</w:t>
      </w:r>
      <w:r w:rsidRPr="00F94CB9">
        <w:rPr>
          <w:spacing w:val="-7"/>
          <w:sz w:val="28"/>
          <w:szCs w:val="28"/>
          <w:lang w:val="fr-FR"/>
          <w:rPrChange w:id="9652" w:author="Peng Luqi" w:date="2019-10-13T14:50:00Z">
            <w:rPr>
              <w:spacing w:val="-7"/>
              <w:lang w:val="fr-FR"/>
            </w:rPr>
          </w:rPrChange>
        </w:rPr>
        <w:t xml:space="preserve"> </w:t>
      </w:r>
      <w:r w:rsidRPr="00F94CB9">
        <w:rPr>
          <w:sz w:val="28"/>
          <w:szCs w:val="28"/>
          <w:lang w:val="fr-FR"/>
          <w:rPrChange w:id="9653" w:author="Peng Luqi" w:date="2019-10-13T14:50:00Z">
            <w:rPr>
              <w:lang w:val="fr-FR"/>
            </w:rPr>
          </w:rPrChange>
        </w:rPr>
        <w:t>quand</w:t>
      </w:r>
      <w:r w:rsidRPr="00F94CB9">
        <w:rPr>
          <w:spacing w:val="-6"/>
          <w:sz w:val="28"/>
          <w:szCs w:val="28"/>
          <w:lang w:val="fr-FR"/>
          <w:rPrChange w:id="9654" w:author="Peng Luqi" w:date="2019-10-13T14:50:00Z">
            <w:rPr>
              <w:spacing w:val="-6"/>
              <w:lang w:val="fr-FR"/>
            </w:rPr>
          </w:rPrChange>
        </w:rPr>
        <w:t xml:space="preserve"> </w:t>
      </w:r>
      <w:r w:rsidRPr="00F94CB9">
        <w:rPr>
          <w:sz w:val="28"/>
          <w:szCs w:val="28"/>
          <w:lang w:val="fr-FR"/>
          <w:rPrChange w:id="9655" w:author="Peng Luqi" w:date="2019-10-13T14:50:00Z">
            <w:rPr>
              <w:lang w:val="fr-FR"/>
            </w:rPr>
          </w:rPrChange>
        </w:rPr>
        <w:t>j</w:t>
      </w:r>
      <w:del w:id="9656" w:author="Peng Luqi" w:date="2019-10-13T14:43:00Z">
        <w:r w:rsidRPr="00F94CB9" w:rsidDel="00EF666F">
          <w:rPr>
            <w:sz w:val="28"/>
            <w:szCs w:val="28"/>
            <w:lang w:val="fr-FR"/>
            <w:rPrChange w:id="9657" w:author="Peng Luqi" w:date="2019-10-13T14:50:00Z">
              <w:rPr>
                <w:lang w:val="fr-FR"/>
              </w:rPr>
            </w:rPrChange>
          </w:rPr>
          <w:delText>’</w:delText>
        </w:r>
      </w:del>
      <w:ins w:id="9658" w:author="Peng Luqi" w:date="2019-10-13T14:43:00Z">
        <w:r w:rsidR="00EF666F" w:rsidRPr="00F94CB9">
          <w:rPr>
            <w:sz w:val="28"/>
            <w:szCs w:val="28"/>
            <w:lang w:val="fr-FR"/>
            <w:rPrChange w:id="9659" w:author="Peng Luqi" w:date="2019-10-13T14:50:00Z">
              <w:rPr>
                <w:lang w:val="fr-FR"/>
              </w:rPr>
            </w:rPrChange>
          </w:rPr>
          <w:t>’</w:t>
        </w:r>
      </w:ins>
      <w:r w:rsidRPr="00F94CB9">
        <w:rPr>
          <w:sz w:val="28"/>
          <w:szCs w:val="28"/>
          <w:lang w:val="fr-FR"/>
          <w:rPrChange w:id="9660" w:author="Peng Luqi" w:date="2019-10-13T14:50:00Z">
            <w:rPr>
              <w:lang w:val="fr-FR"/>
            </w:rPr>
          </w:rPrChange>
        </w:rPr>
        <w:t>étais</w:t>
      </w:r>
      <w:r w:rsidRPr="00F94CB9">
        <w:rPr>
          <w:spacing w:val="-6"/>
          <w:sz w:val="28"/>
          <w:szCs w:val="28"/>
          <w:lang w:val="fr-FR"/>
          <w:rPrChange w:id="9661" w:author="Peng Luqi" w:date="2019-10-13T14:50:00Z">
            <w:rPr>
              <w:spacing w:val="-6"/>
              <w:lang w:val="fr-FR"/>
            </w:rPr>
          </w:rPrChange>
        </w:rPr>
        <w:t xml:space="preserve"> </w:t>
      </w:r>
      <w:r w:rsidRPr="00F94CB9">
        <w:rPr>
          <w:sz w:val="28"/>
          <w:szCs w:val="28"/>
          <w:lang w:val="fr-FR"/>
          <w:rPrChange w:id="9662" w:author="Peng Luqi" w:date="2019-10-13T14:50:00Z">
            <w:rPr>
              <w:lang w:val="fr-FR"/>
            </w:rPr>
          </w:rPrChange>
        </w:rPr>
        <w:t>jeune,</w:t>
      </w:r>
      <w:r w:rsidRPr="00F94CB9">
        <w:rPr>
          <w:spacing w:val="-5"/>
          <w:sz w:val="28"/>
          <w:szCs w:val="28"/>
          <w:lang w:val="fr-FR"/>
          <w:rPrChange w:id="9663" w:author="Peng Luqi" w:date="2019-10-13T14:50:00Z">
            <w:rPr>
              <w:spacing w:val="-5"/>
              <w:lang w:val="fr-FR"/>
            </w:rPr>
          </w:rPrChange>
        </w:rPr>
        <w:t xml:space="preserve"> </w:t>
      </w:r>
      <w:r w:rsidRPr="00F94CB9">
        <w:rPr>
          <w:sz w:val="28"/>
          <w:szCs w:val="28"/>
          <w:lang w:val="fr-FR"/>
          <w:rPrChange w:id="9664" w:author="Peng Luqi" w:date="2019-10-13T14:50:00Z">
            <w:rPr>
              <w:lang w:val="fr-FR"/>
            </w:rPr>
          </w:rPrChange>
        </w:rPr>
        <w:t>alors</w:t>
      </w:r>
      <w:r w:rsidRPr="00F94CB9">
        <w:rPr>
          <w:spacing w:val="-7"/>
          <w:sz w:val="28"/>
          <w:szCs w:val="28"/>
          <w:lang w:val="fr-FR"/>
          <w:rPrChange w:id="9665" w:author="Peng Luqi" w:date="2019-10-13T14:50:00Z">
            <w:rPr>
              <w:spacing w:val="-7"/>
              <w:lang w:val="fr-FR"/>
            </w:rPr>
          </w:rPrChange>
        </w:rPr>
        <w:t xml:space="preserve"> </w:t>
      </w:r>
      <w:r w:rsidRPr="00F94CB9">
        <w:rPr>
          <w:sz w:val="28"/>
          <w:szCs w:val="28"/>
          <w:lang w:val="fr-FR"/>
          <w:rPrChange w:id="9666" w:author="Peng Luqi" w:date="2019-10-13T14:50:00Z">
            <w:rPr>
              <w:lang w:val="fr-FR"/>
            </w:rPr>
          </w:rPrChange>
        </w:rPr>
        <w:t>je</w:t>
      </w:r>
      <w:r w:rsidRPr="00F94CB9">
        <w:rPr>
          <w:spacing w:val="-6"/>
          <w:sz w:val="28"/>
          <w:szCs w:val="28"/>
          <w:lang w:val="fr-FR"/>
          <w:rPrChange w:id="9667" w:author="Peng Luqi" w:date="2019-10-13T14:50:00Z">
            <w:rPr>
              <w:spacing w:val="-6"/>
              <w:lang w:val="fr-FR"/>
            </w:rPr>
          </w:rPrChange>
        </w:rPr>
        <w:t xml:space="preserve"> </w:t>
      </w:r>
      <w:r w:rsidRPr="00F94CB9">
        <w:rPr>
          <w:sz w:val="28"/>
          <w:szCs w:val="28"/>
          <w:lang w:val="fr-FR"/>
          <w:rPrChange w:id="9668" w:author="Peng Luqi" w:date="2019-10-13T14:50:00Z">
            <w:rPr>
              <w:lang w:val="fr-FR"/>
            </w:rPr>
          </w:rPrChange>
        </w:rPr>
        <w:t>n</w:t>
      </w:r>
      <w:del w:id="9669" w:author="Peng Luqi" w:date="2019-10-13T14:43:00Z">
        <w:r w:rsidRPr="00F94CB9" w:rsidDel="00EF666F">
          <w:rPr>
            <w:sz w:val="28"/>
            <w:szCs w:val="28"/>
            <w:lang w:val="fr-FR"/>
            <w:rPrChange w:id="9670" w:author="Peng Luqi" w:date="2019-10-13T14:50:00Z">
              <w:rPr>
                <w:lang w:val="fr-FR"/>
              </w:rPr>
            </w:rPrChange>
          </w:rPr>
          <w:delText>’</w:delText>
        </w:r>
      </w:del>
      <w:ins w:id="9671" w:author="Peng Luqi" w:date="2019-10-13T14:43:00Z">
        <w:r w:rsidR="00EF666F" w:rsidRPr="00F94CB9">
          <w:rPr>
            <w:sz w:val="28"/>
            <w:szCs w:val="28"/>
            <w:lang w:val="fr-FR"/>
            <w:rPrChange w:id="9672" w:author="Peng Luqi" w:date="2019-10-13T14:50:00Z">
              <w:rPr>
                <w:lang w:val="fr-FR"/>
              </w:rPr>
            </w:rPrChange>
          </w:rPr>
          <w:t>’</w:t>
        </w:r>
      </w:ins>
      <w:r w:rsidRPr="00F94CB9">
        <w:rPr>
          <w:sz w:val="28"/>
          <w:szCs w:val="28"/>
          <w:lang w:val="fr-FR"/>
          <w:rPrChange w:id="9673" w:author="Peng Luqi" w:date="2019-10-13T14:50:00Z">
            <w:rPr>
              <w:lang w:val="fr-FR"/>
            </w:rPr>
          </w:rPrChange>
        </w:rPr>
        <w:t>aime</w:t>
      </w:r>
      <w:r w:rsidRPr="00F94CB9">
        <w:rPr>
          <w:spacing w:val="-6"/>
          <w:sz w:val="28"/>
          <w:szCs w:val="28"/>
          <w:lang w:val="fr-FR"/>
          <w:rPrChange w:id="9674" w:author="Peng Luqi" w:date="2019-10-13T14:50:00Z">
            <w:rPr>
              <w:spacing w:val="-6"/>
              <w:lang w:val="fr-FR"/>
            </w:rPr>
          </w:rPrChange>
        </w:rPr>
        <w:t xml:space="preserve"> </w:t>
      </w:r>
      <w:r w:rsidRPr="00F94CB9">
        <w:rPr>
          <w:sz w:val="28"/>
          <w:szCs w:val="28"/>
          <w:lang w:val="fr-FR"/>
          <w:rPrChange w:id="9675" w:author="Peng Luqi" w:date="2019-10-13T14:50:00Z">
            <w:rPr>
              <w:lang w:val="fr-FR"/>
            </w:rPr>
          </w:rPrChange>
        </w:rPr>
        <w:t>pas</w:t>
      </w:r>
      <w:r w:rsidRPr="00F94CB9">
        <w:rPr>
          <w:spacing w:val="-6"/>
          <w:sz w:val="28"/>
          <w:szCs w:val="28"/>
          <w:lang w:val="fr-FR"/>
          <w:rPrChange w:id="9676" w:author="Peng Luqi" w:date="2019-10-13T14:50:00Z">
            <w:rPr>
              <w:spacing w:val="-6"/>
              <w:lang w:val="fr-FR"/>
            </w:rPr>
          </w:rPrChange>
        </w:rPr>
        <w:t xml:space="preserve"> </w:t>
      </w:r>
      <w:r w:rsidRPr="00F94CB9">
        <w:rPr>
          <w:sz w:val="28"/>
          <w:szCs w:val="28"/>
          <w:lang w:val="fr-FR"/>
          <w:rPrChange w:id="9677" w:author="Peng Luqi" w:date="2019-10-13T14:50:00Z">
            <w:rPr>
              <w:lang w:val="fr-FR"/>
            </w:rPr>
          </w:rPrChange>
        </w:rPr>
        <w:t>ce</w:t>
      </w:r>
      <w:r w:rsidRPr="00F94CB9">
        <w:rPr>
          <w:spacing w:val="-6"/>
          <w:sz w:val="28"/>
          <w:szCs w:val="28"/>
          <w:lang w:val="fr-FR"/>
          <w:rPrChange w:id="9678" w:author="Peng Luqi" w:date="2019-10-13T14:50:00Z">
            <w:rPr>
              <w:spacing w:val="-6"/>
              <w:lang w:val="fr-FR"/>
            </w:rPr>
          </w:rPrChange>
        </w:rPr>
        <w:t xml:space="preserve"> </w:t>
      </w:r>
      <w:r w:rsidRPr="00F94CB9">
        <w:rPr>
          <w:sz w:val="28"/>
          <w:szCs w:val="28"/>
          <w:lang w:val="fr-FR"/>
          <w:rPrChange w:id="9679" w:author="Peng Luqi" w:date="2019-10-13T14:50:00Z">
            <w:rPr>
              <w:lang w:val="fr-FR"/>
            </w:rPr>
          </w:rPrChange>
        </w:rPr>
        <w:t>mot,</w:t>
      </w:r>
      <w:r w:rsidRPr="00F94CB9">
        <w:rPr>
          <w:spacing w:val="-7"/>
          <w:sz w:val="28"/>
          <w:szCs w:val="28"/>
          <w:lang w:val="fr-FR"/>
          <w:rPrChange w:id="9680" w:author="Peng Luqi" w:date="2019-10-13T14:50:00Z">
            <w:rPr>
              <w:spacing w:val="-7"/>
              <w:lang w:val="fr-FR"/>
            </w:rPr>
          </w:rPrChange>
        </w:rPr>
        <w:t xml:space="preserve"> </w:t>
      </w:r>
      <w:r w:rsidRPr="00F94CB9">
        <w:rPr>
          <w:sz w:val="28"/>
          <w:szCs w:val="28"/>
          <w:lang w:val="fr-FR"/>
          <w:rPrChange w:id="9681" w:author="Peng Luqi" w:date="2019-10-13T14:50:00Z">
            <w:rPr>
              <w:lang w:val="fr-FR"/>
            </w:rPr>
          </w:rPrChange>
        </w:rPr>
        <w:t>je</w:t>
      </w:r>
      <w:r w:rsidRPr="00F94CB9">
        <w:rPr>
          <w:spacing w:val="-6"/>
          <w:sz w:val="28"/>
          <w:szCs w:val="28"/>
          <w:lang w:val="fr-FR"/>
          <w:rPrChange w:id="9682" w:author="Peng Luqi" w:date="2019-10-13T14:50:00Z">
            <w:rPr>
              <w:spacing w:val="-6"/>
              <w:lang w:val="fr-FR"/>
            </w:rPr>
          </w:rPrChange>
        </w:rPr>
        <w:t xml:space="preserve"> </w:t>
      </w:r>
      <w:r w:rsidRPr="00F94CB9">
        <w:rPr>
          <w:sz w:val="28"/>
          <w:szCs w:val="28"/>
          <w:lang w:val="fr-FR"/>
          <w:rPrChange w:id="9683" w:author="Peng Luqi" w:date="2019-10-13T14:50:00Z">
            <w:rPr>
              <w:lang w:val="fr-FR"/>
            </w:rPr>
          </w:rPrChange>
        </w:rPr>
        <w:t>pense</w:t>
      </w:r>
      <w:r w:rsidRPr="00F94CB9">
        <w:rPr>
          <w:spacing w:val="-6"/>
          <w:sz w:val="28"/>
          <w:szCs w:val="28"/>
          <w:lang w:val="fr-FR"/>
          <w:rPrChange w:id="9684" w:author="Peng Luqi" w:date="2019-10-13T14:50:00Z">
            <w:rPr>
              <w:spacing w:val="-6"/>
              <w:lang w:val="fr-FR"/>
            </w:rPr>
          </w:rPrChange>
        </w:rPr>
        <w:t xml:space="preserve"> </w:t>
      </w:r>
      <w:r w:rsidRPr="00F94CB9">
        <w:rPr>
          <w:sz w:val="28"/>
          <w:szCs w:val="28"/>
          <w:lang w:val="fr-FR"/>
          <w:rPrChange w:id="9685" w:author="Peng Luqi" w:date="2019-10-13T14:50:00Z">
            <w:rPr>
              <w:lang w:val="fr-FR"/>
            </w:rPr>
          </w:rPrChange>
        </w:rPr>
        <w:t>qu</w:t>
      </w:r>
      <w:del w:id="9686" w:author="Peng Luqi" w:date="2019-10-13T14:43:00Z">
        <w:r w:rsidRPr="00F94CB9" w:rsidDel="00EF666F">
          <w:rPr>
            <w:sz w:val="28"/>
            <w:szCs w:val="28"/>
            <w:lang w:val="fr-FR"/>
            <w:rPrChange w:id="9687" w:author="Peng Luqi" w:date="2019-10-13T14:50:00Z">
              <w:rPr>
                <w:lang w:val="fr-FR"/>
              </w:rPr>
            </w:rPrChange>
          </w:rPr>
          <w:delText>’</w:delText>
        </w:r>
      </w:del>
      <w:ins w:id="9688" w:author="Peng Luqi" w:date="2019-10-13T14:43:00Z">
        <w:r w:rsidR="00EF666F" w:rsidRPr="00F94CB9">
          <w:rPr>
            <w:sz w:val="28"/>
            <w:szCs w:val="28"/>
            <w:lang w:val="fr-FR"/>
            <w:rPrChange w:id="9689" w:author="Peng Luqi" w:date="2019-10-13T14:50:00Z">
              <w:rPr>
                <w:lang w:val="fr-FR"/>
              </w:rPr>
            </w:rPrChange>
          </w:rPr>
          <w:t>’</w:t>
        </w:r>
      </w:ins>
      <w:r w:rsidRPr="00F94CB9">
        <w:rPr>
          <w:sz w:val="28"/>
          <w:szCs w:val="28"/>
          <w:lang w:val="fr-FR"/>
          <w:rPrChange w:id="9690" w:author="Peng Luqi" w:date="2019-10-13T14:50:00Z">
            <w:rPr>
              <w:lang w:val="fr-FR"/>
            </w:rPr>
          </w:rPrChange>
        </w:rPr>
        <w:t>il</w:t>
      </w:r>
      <w:r w:rsidRPr="00F94CB9">
        <w:rPr>
          <w:spacing w:val="-6"/>
          <w:sz w:val="28"/>
          <w:szCs w:val="28"/>
          <w:lang w:val="fr-FR"/>
          <w:rPrChange w:id="9691" w:author="Peng Luqi" w:date="2019-10-13T14:50:00Z">
            <w:rPr>
              <w:spacing w:val="-6"/>
              <w:lang w:val="fr-FR"/>
            </w:rPr>
          </w:rPrChange>
        </w:rPr>
        <w:t xml:space="preserve"> </w:t>
      </w:r>
      <w:r w:rsidRPr="00F94CB9">
        <w:rPr>
          <w:sz w:val="28"/>
          <w:szCs w:val="28"/>
          <w:lang w:val="fr-FR"/>
          <w:rPrChange w:id="9692" w:author="Peng Luqi" w:date="2019-10-13T14:50:00Z">
            <w:rPr>
              <w:lang w:val="fr-FR"/>
            </w:rPr>
          </w:rPrChange>
        </w:rPr>
        <w:t>est</w:t>
      </w:r>
      <w:r w:rsidRPr="00F94CB9">
        <w:rPr>
          <w:spacing w:val="-6"/>
          <w:sz w:val="28"/>
          <w:szCs w:val="28"/>
          <w:lang w:val="fr-FR"/>
          <w:rPrChange w:id="9693" w:author="Peng Luqi" w:date="2019-10-13T14:50:00Z">
            <w:rPr>
              <w:spacing w:val="-6"/>
              <w:lang w:val="fr-FR"/>
            </w:rPr>
          </w:rPrChange>
        </w:rPr>
        <w:t xml:space="preserve"> </w:t>
      </w:r>
      <w:r w:rsidRPr="00F94CB9">
        <w:rPr>
          <w:sz w:val="28"/>
          <w:szCs w:val="28"/>
          <w:lang w:val="fr-FR"/>
          <w:rPrChange w:id="9694" w:author="Peng Luqi" w:date="2019-10-13T14:50:00Z">
            <w:rPr>
              <w:lang w:val="fr-FR"/>
            </w:rPr>
          </w:rPrChange>
        </w:rPr>
        <w:t>flashy),</w:t>
      </w:r>
      <w:r w:rsidRPr="00F94CB9">
        <w:rPr>
          <w:spacing w:val="-7"/>
          <w:sz w:val="28"/>
          <w:szCs w:val="28"/>
          <w:lang w:val="fr-FR"/>
          <w:rPrChange w:id="9695" w:author="Peng Luqi" w:date="2019-10-13T14:50:00Z">
            <w:rPr>
              <w:spacing w:val="-7"/>
              <w:lang w:val="fr-FR"/>
            </w:rPr>
          </w:rPrChange>
        </w:rPr>
        <w:t xml:space="preserve"> </w:t>
      </w:r>
      <w:r w:rsidRPr="00F94CB9">
        <w:rPr>
          <w:sz w:val="28"/>
          <w:szCs w:val="28"/>
          <w:lang w:val="fr-FR"/>
          <w:rPrChange w:id="9696" w:author="Peng Luqi" w:date="2019-10-13T14:50:00Z">
            <w:rPr>
              <w:lang w:val="fr-FR"/>
            </w:rPr>
          </w:rPrChange>
        </w:rPr>
        <w:t>mais</w:t>
      </w:r>
      <w:r w:rsidRPr="00F94CB9">
        <w:rPr>
          <w:spacing w:val="-6"/>
          <w:sz w:val="28"/>
          <w:szCs w:val="28"/>
          <w:lang w:val="fr-FR"/>
          <w:rPrChange w:id="9697" w:author="Peng Luqi" w:date="2019-10-13T14:50:00Z">
            <w:rPr>
              <w:spacing w:val="-6"/>
              <w:lang w:val="fr-FR"/>
            </w:rPr>
          </w:rPrChange>
        </w:rPr>
        <w:t xml:space="preserve"> </w:t>
      </w:r>
      <w:r w:rsidRPr="00F94CB9">
        <w:rPr>
          <w:sz w:val="28"/>
          <w:szCs w:val="28"/>
          <w:lang w:val="fr-FR"/>
          <w:rPrChange w:id="9698" w:author="Peng Luqi" w:date="2019-10-13T14:50:00Z">
            <w:rPr>
              <w:lang w:val="fr-FR"/>
            </w:rPr>
          </w:rPrChange>
        </w:rPr>
        <w:t>vous</w:t>
      </w:r>
      <w:r w:rsidRPr="00F94CB9">
        <w:rPr>
          <w:spacing w:val="-6"/>
          <w:sz w:val="28"/>
          <w:szCs w:val="28"/>
          <w:lang w:val="fr-FR"/>
          <w:rPrChange w:id="9699" w:author="Peng Luqi" w:date="2019-10-13T14:50:00Z">
            <w:rPr>
              <w:spacing w:val="-6"/>
              <w:lang w:val="fr-FR"/>
            </w:rPr>
          </w:rPrChange>
        </w:rPr>
        <w:t xml:space="preserve"> </w:t>
      </w:r>
      <w:r w:rsidRPr="00F94CB9">
        <w:rPr>
          <w:sz w:val="28"/>
          <w:szCs w:val="28"/>
          <w:lang w:val="fr-FR"/>
          <w:rPrChange w:id="9700" w:author="Peng Luqi" w:date="2019-10-13T14:50:00Z">
            <w:rPr>
              <w:lang w:val="fr-FR"/>
            </w:rPr>
          </w:rPrChange>
        </w:rPr>
        <w:t>pouvez utiliser mon apprentissage accidentel. Je pratique depuis de nombreuses années, la méthode simple qui est</w:t>
      </w:r>
      <w:r w:rsidRPr="00F94CB9">
        <w:rPr>
          <w:spacing w:val="-10"/>
          <w:sz w:val="28"/>
          <w:szCs w:val="28"/>
          <w:lang w:val="fr-FR"/>
          <w:rPrChange w:id="9701" w:author="Peng Luqi" w:date="2019-10-13T14:50:00Z">
            <w:rPr>
              <w:spacing w:val="-10"/>
              <w:lang w:val="fr-FR"/>
            </w:rPr>
          </w:rPrChange>
        </w:rPr>
        <w:t xml:space="preserve"> </w:t>
      </w:r>
      <w:r w:rsidRPr="00F94CB9">
        <w:rPr>
          <w:sz w:val="28"/>
          <w:szCs w:val="28"/>
          <w:lang w:val="fr-FR"/>
          <w:rPrChange w:id="9702" w:author="Peng Luqi" w:date="2019-10-13T14:50:00Z">
            <w:rPr>
              <w:lang w:val="fr-FR"/>
            </w:rPr>
          </w:rPrChange>
        </w:rPr>
        <w:t>nécessaire</w:t>
      </w:r>
      <w:r w:rsidRPr="00F94CB9">
        <w:rPr>
          <w:spacing w:val="-9"/>
          <w:sz w:val="28"/>
          <w:szCs w:val="28"/>
          <w:lang w:val="fr-FR"/>
          <w:rPrChange w:id="9703" w:author="Peng Luqi" w:date="2019-10-13T14:50:00Z">
            <w:rPr>
              <w:spacing w:val="-9"/>
              <w:lang w:val="fr-FR"/>
            </w:rPr>
          </w:rPrChange>
        </w:rPr>
        <w:t xml:space="preserve"> </w:t>
      </w:r>
      <w:r w:rsidRPr="00F94CB9">
        <w:rPr>
          <w:sz w:val="28"/>
          <w:szCs w:val="28"/>
          <w:lang w:val="fr-FR"/>
          <w:rPrChange w:id="9704" w:author="Peng Luqi" w:date="2019-10-13T14:50:00Z">
            <w:rPr>
              <w:lang w:val="fr-FR"/>
            </w:rPr>
          </w:rPrChange>
        </w:rPr>
        <w:t>et</w:t>
      </w:r>
      <w:r w:rsidRPr="00F94CB9">
        <w:rPr>
          <w:spacing w:val="-10"/>
          <w:sz w:val="28"/>
          <w:szCs w:val="28"/>
          <w:lang w:val="fr-FR"/>
          <w:rPrChange w:id="9705" w:author="Peng Luqi" w:date="2019-10-13T14:50:00Z">
            <w:rPr>
              <w:spacing w:val="-10"/>
              <w:lang w:val="fr-FR"/>
            </w:rPr>
          </w:rPrChange>
        </w:rPr>
        <w:t xml:space="preserve"> </w:t>
      </w:r>
      <w:r w:rsidRPr="00F94CB9">
        <w:rPr>
          <w:sz w:val="28"/>
          <w:szCs w:val="28"/>
          <w:lang w:val="fr-FR"/>
          <w:rPrChange w:id="9706" w:author="Peng Luqi" w:date="2019-10-13T14:50:00Z">
            <w:rPr>
              <w:lang w:val="fr-FR"/>
            </w:rPr>
          </w:rPrChange>
        </w:rPr>
        <w:t>efficace</w:t>
      </w:r>
      <w:r w:rsidRPr="00F94CB9">
        <w:rPr>
          <w:spacing w:val="-4"/>
          <w:sz w:val="28"/>
          <w:szCs w:val="28"/>
          <w:lang w:val="fr-FR"/>
          <w:rPrChange w:id="9707" w:author="Peng Luqi" w:date="2019-10-13T14:50:00Z">
            <w:rPr>
              <w:spacing w:val="-4"/>
              <w:lang w:val="fr-FR"/>
            </w:rPr>
          </w:rPrChange>
        </w:rPr>
        <w:t xml:space="preserve"> </w:t>
      </w:r>
      <w:r w:rsidRPr="00F94CB9">
        <w:rPr>
          <w:sz w:val="28"/>
          <w:szCs w:val="28"/>
          <w:lang w:val="fr-FR"/>
          <w:rPrChange w:id="9708" w:author="Peng Luqi" w:date="2019-10-13T14:50:00Z">
            <w:rPr>
              <w:lang w:val="fr-FR"/>
            </w:rPr>
          </w:rPrChange>
        </w:rPr>
        <w:t>:</w:t>
      </w:r>
      <w:r w:rsidRPr="00F94CB9">
        <w:rPr>
          <w:spacing w:val="-9"/>
          <w:sz w:val="28"/>
          <w:szCs w:val="28"/>
          <w:lang w:val="fr-FR"/>
          <w:rPrChange w:id="9709" w:author="Peng Luqi" w:date="2019-10-13T14:50:00Z">
            <w:rPr>
              <w:spacing w:val="-9"/>
              <w:lang w:val="fr-FR"/>
            </w:rPr>
          </w:rPrChange>
        </w:rPr>
        <w:t xml:space="preserve"> </w:t>
      </w:r>
    </w:p>
    <w:p w:rsidR="006E6782" w:rsidRDefault="006E6782" w:rsidP="00CB23F4">
      <w:pPr>
        <w:ind w:left="170" w:right="170"/>
        <w:jc w:val="both"/>
        <w:rPr>
          <w:ins w:id="9710" w:author="Peng Luqi" w:date="2019-10-13T21:26:00Z"/>
          <w:spacing w:val="-9"/>
          <w:sz w:val="28"/>
          <w:szCs w:val="28"/>
          <w:lang w:val="fr-FR"/>
        </w:rPr>
      </w:pPr>
    </w:p>
    <w:p w:rsidR="006E6782" w:rsidRPr="006E6782" w:rsidRDefault="00716360">
      <w:pPr>
        <w:pStyle w:val="a3"/>
        <w:ind w:left="720" w:right="720"/>
        <w:jc w:val="both"/>
        <w:rPr>
          <w:ins w:id="9711" w:author="Peng Luqi" w:date="2019-10-13T21:26:00Z"/>
          <w:lang w:val="fr-FR"/>
          <w:rPrChange w:id="9712" w:author="Peng Luqi" w:date="2019-10-13T21:26:00Z">
            <w:rPr>
              <w:ins w:id="9713" w:author="Peng Luqi" w:date="2019-10-13T21:26:00Z"/>
              <w:spacing w:val="-10"/>
              <w:sz w:val="28"/>
              <w:szCs w:val="28"/>
              <w:lang w:val="fr-FR"/>
            </w:rPr>
          </w:rPrChange>
        </w:rPr>
        <w:pPrChange w:id="9714" w:author="Peng Luqi" w:date="2019-10-13T21:26:00Z">
          <w:pPr>
            <w:ind w:left="170" w:right="170"/>
            <w:jc w:val="both"/>
          </w:pPr>
        </w:pPrChange>
      </w:pPr>
      <w:del w:id="9715" w:author="Peng Luqi" w:date="2019-10-13T21:26:00Z">
        <w:r w:rsidRPr="00F94CB9" w:rsidDel="006E6782">
          <w:rPr>
            <w:lang w:val="fr-FR"/>
            <w:rPrChange w:id="9716" w:author="Peng Luqi" w:date="2019-10-13T14:50:00Z">
              <w:rPr>
                <w:lang w:val="fr-FR"/>
              </w:rPr>
            </w:rPrChange>
          </w:rPr>
          <w:delText>donnez</w:delText>
        </w:r>
      </w:del>
      <w:ins w:id="9717" w:author="Peng Luqi" w:date="2019-10-13T21:26:00Z">
        <w:r w:rsidR="006E6782" w:rsidRPr="00F94CB9">
          <w:rPr>
            <w:lang w:val="fr-FR"/>
            <w:rPrChange w:id="9718" w:author="Peng Luqi" w:date="2019-10-13T14:50:00Z">
              <w:rPr>
                <w:lang w:val="fr-FR"/>
              </w:rPr>
            </w:rPrChange>
          </w:rPr>
          <w:t>Donnez</w:t>
        </w:r>
      </w:ins>
      <w:r w:rsidRPr="006E6782">
        <w:rPr>
          <w:lang w:val="fr-FR"/>
          <w:rPrChange w:id="9719" w:author="Peng Luqi" w:date="2019-10-13T21:26:00Z">
            <w:rPr>
              <w:spacing w:val="-10"/>
              <w:lang w:val="fr-FR"/>
            </w:rPr>
          </w:rPrChange>
        </w:rPr>
        <w:t xml:space="preserve"> </w:t>
      </w:r>
      <w:r w:rsidRPr="00F94CB9">
        <w:rPr>
          <w:lang w:val="fr-FR"/>
          <w:rPrChange w:id="9720" w:author="Peng Luqi" w:date="2019-10-13T14:50:00Z">
            <w:rPr>
              <w:lang w:val="fr-FR"/>
            </w:rPr>
          </w:rPrChange>
        </w:rPr>
        <w:t>une</w:t>
      </w:r>
      <w:r w:rsidRPr="006E6782">
        <w:rPr>
          <w:lang w:val="fr-FR"/>
          <w:rPrChange w:id="9721" w:author="Peng Luqi" w:date="2019-10-13T21:26:00Z">
            <w:rPr>
              <w:spacing w:val="-9"/>
              <w:lang w:val="fr-FR"/>
            </w:rPr>
          </w:rPrChange>
        </w:rPr>
        <w:t xml:space="preserve"> </w:t>
      </w:r>
      <w:r w:rsidRPr="00F94CB9">
        <w:rPr>
          <w:lang w:val="fr-FR"/>
          <w:rPrChange w:id="9722" w:author="Peng Luqi" w:date="2019-10-13T14:50:00Z">
            <w:rPr>
              <w:lang w:val="fr-FR"/>
            </w:rPr>
          </w:rPrChange>
        </w:rPr>
        <w:t>grande</w:t>
      </w:r>
      <w:r w:rsidRPr="006E6782">
        <w:rPr>
          <w:lang w:val="fr-FR"/>
          <w:rPrChange w:id="9723" w:author="Peng Luqi" w:date="2019-10-13T21:26:00Z">
            <w:rPr>
              <w:spacing w:val="-9"/>
              <w:lang w:val="fr-FR"/>
            </w:rPr>
          </w:rPrChange>
        </w:rPr>
        <w:t xml:space="preserve"> </w:t>
      </w:r>
      <w:r w:rsidRPr="00F94CB9">
        <w:rPr>
          <w:lang w:val="fr-FR"/>
          <w:rPrChange w:id="9724" w:author="Peng Luqi" w:date="2019-10-13T14:50:00Z">
            <w:rPr>
              <w:lang w:val="fr-FR"/>
            </w:rPr>
          </w:rPrChange>
        </w:rPr>
        <w:t>signification</w:t>
      </w:r>
      <w:r w:rsidRPr="006E6782">
        <w:rPr>
          <w:lang w:val="fr-FR"/>
          <w:rPrChange w:id="9725" w:author="Peng Luqi" w:date="2019-10-13T21:26:00Z">
            <w:rPr>
              <w:spacing w:val="-8"/>
              <w:lang w:val="fr-FR"/>
            </w:rPr>
          </w:rPrChange>
        </w:rPr>
        <w:t xml:space="preserve"> </w:t>
      </w:r>
      <w:r w:rsidRPr="00F94CB9">
        <w:rPr>
          <w:lang w:val="fr-FR"/>
          <w:rPrChange w:id="9726" w:author="Peng Luqi" w:date="2019-10-13T14:50:00Z">
            <w:rPr>
              <w:lang w:val="fr-FR"/>
            </w:rPr>
          </w:rPrChange>
        </w:rPr>
        <w:t>aux</w:t>
      </w:r>
      <w:r w:rsidRPr="006E6782">
        <w:rPr>
          <w:lang w:val="fr-FR"/>
          <w:rPrChange w:id="9727" w:author="Peng Luqi" w:date="2019-10-13T21:26:00Z">
            <w:rPr>
              <w:spacing w:val="-9"/>
              <w:lang w:val="fr-FR"/>
            </w:rPr>
          </w:rPrChange>
        </w:rPr>
        <w:t xml:space="preserve"> </w:t>
      </w:r>
      <w:r w:rsidRPr="00F94CB9">
        <w:rPr>
          <w:lang w:val="fr-FR"/>
          <w:rPrChange w:id="9728" w:author="Peng Luqi" w:date="2019-10-13T14:50:00Z">
            <w:rPr>
              <w:lang w:val="fr-FR"/>
            </w:rPr>
          </w:rPrChange>
        </w:rPr>
        <w:t>choses</w:t>
      </w:r>
      <w:r w:rsidRPr="006E6782">
        <w:rPr>
          <w:lang w:val="fr-FR"/>
          <w:rPrChange w:id="9729" w:author="Peng Luqi" w:date="2019-10-13T21:26:00Z">
            <w:rPr>
              <w:spacing w:val="-10"/>
              <w:lang w:val="fr-FR"/>
            </w:rPr>
          </w:rPrChange>
        </w:rPr>
        <w:t xml:space="preserve"> </w:t>
      </w:r>
      <w:r w:rsidRPr="00F94CB9">
        <w:rPr>
          <w:lang w:val="fr-FR"/>
          <w:rPrChange w:id="9730" w:author="Peng Luqi" w:date="2019-10-13T14:50:00Z">
            <w:rPr>
              <w:lang w:val="fr-FR"/>
            </w:rPr>
          </w:rPrChange>
        </w:rPr>
        <w:t>que</w:t>
      </w:r>
      <w:r w:rsidRPr="006E6782">
        <w:rPr>
          <w:lang w:val="fr-FR"/>
          <w:rPrChange w:id="9731" w:author="Peng Luqi" w:date="2019-10-13T21:26:00Z">
            <w:rPr>
              <w:spacing w:val="-9"/>
              <w:lang w:val="fr-FR"/>
            </w:rPr>
          </w:rPrChange>
        </w:rPr>
        <w:t xml:space="preserve"> </w:t>
      </w:r>
      <w:r w:rsidRPr="00F94CB9">
        <w:rPr>
          <w:lang w:val="fr-FR"/>
          <w:rPrChange w:id="9732" w:author="Peng Luqi" w:date="2019-10-13T14:50:00Z">
            <w:rPr>
              <w:lang w:val="fr-FR"/>
            </w:rPr>
          </w:rPrChange>
        </w:rPr>
        <w:t>vous</w:t>
      </w:r>
      <w:r w:rsidRPr="006E6782">
        <w:rPr>
          <w:lang w:val="fr-FR"/>
          <w:rPrChange w:id="9733" w:author="Peng Luqi" w:date="2019-10-13T21:26:00Z">
            <w:rPr>
              <w:spacing w:val="-10"/>
              <w:lang w:val="fr-FR"/>
            </w:rPr>
          </w:rPrChange>
        </w:rPr>
        <w:t xml:space="preserve"> </w:t>
      </w:r>
      <w:r w:rsidRPr="00F94CB9">
        <w:rPr>
          <w:lang w:val="fr-FR"/>
          <w:rPrChange w:id="9734" w:author="Peng Luqi" w:date="2019-10-13T14:50:00Z">
            <w:rPr>
              <w:lang w:val="fr-FR"/>
            </w:rPr>
          </w:rPrChange>
        </w:rPr>
        <w:t>faites.</w:t>
      </w:r>
      <w:r w:rsidRPr="006E6782">
        <w:rPr>
          <w:lang w:val="fr-FR"/>
          <w:rPrChange w:id="9735" w:author="Peng Luqi" w:date="2019-10-13T21:26:00Z">
            <w:rPr>
              <w:spacing w:val="-10"/>
              <w:lang w:val="fr-FR"/>
            </w:rPr>
          </w:rPrChange>
        </w:rPr>
        <w:t xml:space="preserve"> </w:t>
      </w:r>
    </w:p>
    <w:p w:rsidR="006E6782" w:rsidRDefault="006E6782" w:rsidP="00CB23F4">
      <w:pPr>
        <w:ind w:left="170" w:right="170"/>
        <w:jc w:val="both"/>
        <w:rPr>
          <w:ins w:id="9736" w:author="Peng Luqi" w:date="2019-10-13T21:26:00Z"/>
          <w:spacing w:val="-10"/>
          <w:sz w:val="28"/>
          <w:szCs w:val="28"/>
          <w:lang w:val="fr-FR"/>
        </w:rPr>
      </w:pPr>
    </w:p>
    <w:p w:rsidR="002B38DF" w:rsidRPr="00F94CB9" w:rsidDel="006E6782" w:rsidRDefault="00716360">
      <w:pPr>
        <w:ind w:left="170" w:right="170"/>
        <w:jc w:val="both"/>
        <w:rPr>
          <w:del w:id="9737" w:author="Peng Luqi" w:date="2019-10-13T21:23:00Z"/>
          <w:sz w:val="28"/>
          <w:szCs w:val="28"/>
          <w:lang w:val="fr-FR"/>
          <w:rPrChange w:id="9738" w:author="Peng Luqi" w:date="2019-10-13T14:50:00Z">
            <w:rPr>
              <w:del w:id="9739" w:author="Peng Luqi" w:date="2019-10-13T21:23:00Z"/>
              <w:lang w:val="fr-FR"/>
            </w:rPr>
          </w:rPrChange>
        </w:rPr>
        <w:pPrChange w:id="9740" w:author="Peng Luqi" w:date="2019-10-13T14:20:00Z">
          <w:pPr>
            <w:spacing w:before="1"/>
            <w:ind w:left="130" w:right="182"/>
            <w:jc w:val="both"/>
          </w:pPr>
        </w:pPrChange>
      </w:pPr>
      <w:r w:rsidRPr="00F94CB9">
        <w:rPr>
          <w:sz w:val="28"/>
          <w:szCs w:val="28"/>
          <w:lang w:val="fr-FR"/>
          <w:rPrChange w:id="9741" w:author="Peng Luqi" w:date="2019-10-13T14:50:00Z">
            <w:rPr>
              <w:lang w:val="fr-FR"/>
            </w:rPr>
          </w:rPrChange>
        </w:rPr>
        <w:t>Si</w:t>
      </w:r>
      <w:r w:rsidRPr="00F94CB9">
        <w:rPr>
          <w:spacing w:val="-10"/>
          <w:sz w:val="28"/>
          <w:szCs w:val="28"/>
          <w:lang w:val="fr-FR"/>
          <w:rPrChange w:id="9742" w:author="Peng Luqi" w:date="2019-10-13T14:50:00Z">
            <w:rPr>
              <w:spacing w:val="-10"/>
              <w:lang w:val="fr-FR"/>
            </w:rPr>
          </w:rPrChange>
        </w:rPr>
        <w:t xml:space="preserve"> </w:t>
      </w:r>
      <w:r w:rsidRPr="00F94CB9">
        <w:rPr>
          <w:sz w:val="28"/>
          <w:szCs w:val="28"/>
          <w:lang w:val="fr-FR"/>
          <w:rPrChange w:id="9743" w:author="Peng Luqi" w:date="2019-10-13T14:50:00Z">
            <w:rPr>
              <w:lang w:val="fr-FR"/>
            </w:rPr>
          </w:rPrChange>
        </w:rPr>
        <w:t>vous</w:t>
      </w:r>
      <w:r w:rsidRPr="00F94CB9">
        <w:rPr>
          <w:spacing w:val="-9"/>
          <w:sz w:val="28"/>
          <w:szCs w:val="28"/>
          <w:lang w:val="fr-FR"/>
          <w:rPrChange w:id="9744" w:author="Peng Luqi" w:date="2019-10-13T14:50:00Z">
            <w:rPr>
              <w:spacing w:val="-9"/>
              <w:lang w:val="fr-FR"/>
            </w:rPr>
          </w:rPrChange>
        </w:rPr>
        <w:t xml:space="preserve"> </w:t>
      </w:r>
      <w:r w:rsidRPr="00F94CB9">
        <w:rPr>
          <w:sz w:val="28"/>
          <w:szCs w:val="28"/>
          <w:lang w:val="fr-FR"/>
          <w:rPrChange w:id="9745" w:author="Peng Luqi" w:date="2019-10-13T14:50:00Z">
            <w:rPr>
              <w:lang w:val="fr-FR"/>
            </w:rPr>
          </w:rPrChange>
        </w:rPr>
        <w:t>regardez en arrière, vous comprendrez pourquoi, quand vous vous présenterez, on vous dira</w:t>
      </w:r>
      <w:r w:rsidRPr="00F94CB9">
        <w:rPr>
          <w:spacing w:val="36"/>
          <w:sz w:val="28"/>
          <w:szCs w:val="28"/>
          <w:lang w:val="fr-FR"/>
          <w:rPrChange w:id="9746" w:author="Peng Luqi" w:date="2019-10-13T14:50:00Z">
            <w:rPr>
              <w:spacing w:val="36"/>
              <w:lang w:val="fr-FR"/>
            </w:rPr>
          </w:rPrChange>
        </w:rPr>
        <w:t xml:space="preserve"> </w:t>
      </w:r>
      <w:r w:rsidRPr="00F94CB9">
        <w:rPr>
          <w:sz w:val="28"/>
          <w:szCs w:val="28"/>
          <w:lang w:val="fr-FR"/>
          <w:rPrChange w:id="9747" w:author="Peng Luqi" w:date="2019-10-13T14:50:00Z">
            <w:rPr>
              <w:lang w:val="fr-FR"/>
            </w:rPr>
          </w:rPrChange>
        </w:rPr>
        <w:t>que</w:t>
      </w:r>
      <w:ins w:id="9748" w:author="Peng Luqi" w:date="2019-10-13T21:23:00Z">
        <w:r w:rsidR="006E6782">
          <w:rPr>
            <w:sz w:val="28"/>
            <w:szCs w:val="28"/>
            <w:lang w:val="fr-FR"/>
          </w:rPr>
          <w:t xml:space="preserve"> </w:t>
        </w:r>
      </w:ins>
    </w:p>
    <w:p w:rsidR="006E6782" w:rsidRDefault="00716360" w:rsidP="00CB23F4">
      <w:pPr>
        <w:ind w:left="170" w:right="170"/>
        <w:jc w:val="both"/>
        <w:rPr>
          <w:ins w:id="9749" w:author="Peng Luqi" w:date="2019-10-13T21:26:00Z"/>
          <w:sz w:val="28"/>
          <w:szCs w:val="28"/>
          <w:lang w:val="fr-FR"/>
        </w:rPr>
      </w:pPr>
      <w:r w:rsidRPr="00F94CB9">
        <w:rPr>
          <w:sz w:val="28"/>
          <w:szCs w:val="28"/>
          <w:lang w:val="fr-FR"/>
          <w:rPrChange w:id="9750" w:author="Peng Luqi" w:date="2019-10-13T14:50:00Z">
            <w:rPr>
              <w:lang w:val="fr-FR"/>
            </w:rPr>
          </w:rPrChange>
        </w:rPr>
        <w:t>« l</w:t>
      </w:r>
      <w:del w:id="9751" w:author="Peng Luqi" w:date="2019-10-13T14:43:00Z">
        <w:r w:rsidRPr="00F94CB9" w:rsidDel="00EF666F">
          <w:rPr>
            <w:sz w:val="28"/>
            <w:szCs w:val="28"/>
            <w:lang w:val="fr-FR"/>
            <w:rPrChange w:id="9752" w:author="Peng Luqi" w:date="2019-10-13T14:50:00Z">
              <w:rPr>
                <w:lang w:val="fr-FR"/>
              </w:rPr>
            </w:rPrChange>
          </w:rPr>
          <w:delText>’</w:delText>
        </w:r>
      </w:del>
      <w:ins w:id="9753" w:author="Peng Luqi" w:date="2019-10-13T14:43:00Z">
        <w:r w:rsidR="00EF666F" w:rsidRPr="00F94CB9">
          <w:rPr>
            <w:sz w:val="28"/>
            <w:szCs w:val="28"/>
            <w:lang w:val="fr-FR"/>
            <w:rPrChange w:id="9754" w:author="Peng Luqi" w:date="2019-10-13T14:50:00Z">
              <w:rPr>
                <w:lang w:val="fr-FR"/>
              </w:rPr>
            </w:rPrChange>
          </w:rPr>
          <w:t>’</w:t>
        </w:r>
      </w:ins>
      <w:r w:rsidRPr="00F94CB9">
        <w:rPr>
          <w:sz w:val="28"/>
          <w:szCs w:val="28"/>
          <w:lang w:val="fr-FR"/>
          <w:rPrChange w:id="9755" w:author="Peng Luqi" w:date="2019-10-13T14:50:00Z">
            <w:rPr>
              <w:lang w:val="fr-FR"/>
            </w:rPr>
          </w:rPrChange>
        </w:rPr>
        <w:t>investissement est le seul moyen fiable pour les gens ordinaires de se débarrasser de l</w:t>
      </w:r>
      <w:del w:id="9756" w:author="Peng Luqi" w:date="2019-10-13T14:43:00Z">
        <w:r w:rsidRPr="00F94CB9" w:rsidDel="00EF666F">
          <w:rPr>
            <w:sz w:val="28"/>
            <w:szCs w:val="28"/>
            <w:lang w:val="fr-FR"/>
            <w:rPrChange w:id="9757" w:author="Peng Luqi" w:date="2019-10-13T14:50:00Z">
              <w:rPr>
                <w:lang w:val="fr-FR"/>
              </w:rPr>
            </w:rPrChange>
          </w:rPr>
          <w:delText>’</w:delText>
        </w:r>
      </w:del>
      <w:ins w:id="9758" w:author="Peng Luqi" w:date="2019-10-13T14:43:00Z">
        <w:r w:rsidR="00EF666F" w:rsidRPr="00F94CB9">
          <w:rPr>
            <w:sz w:val="28"/>
            <w:szCs w:val="28"/>
            <w:lang w:val="fr-FR"/>
            <w:rPrChange w:id="9759" w:author="Peng Luqi" w:date="2019-10-13T14:50:00Z">
              <w:rPr>
                <w:lang w:val="fr-FR"/>
              </w:rPr>
            </w:rPrChange>
          </w:rPr>
          <w:t>’</w:t>
        </w:r>
      </w:ins>
      <w:r w:rsidRPr="00F94CB9">
        <w:rPr>
          <w:sz w:val="28"/>
          <w:szCs w:val="28"/>
          <w:lang w:val="fr-FR"/>
          <w:rPrChange w:id="9760" w:author="Peng Luqi" w:date="2019-10-13T14:50:00Z">
            <w:rPr>
              <w:lang w:val="fr-FR"/>
            </w:rPr>
          </w:rPrChange>
        </w:rPr>
        <w:t>immobilité sociale ». C</w:t>
      </w:r>
      <w:del w:id="9761" w:author="Peng Luqi" w:date="2019-10-13T14:43:00Z">
        <w:r w:rsidRPr="00F94CB9" w:rsidDel="00EF666F">
          <w:rPr>
            <w:sz w:val="28"/>
            <w:szCs w:val="28"/>
            <w:lang w:val="fr-FR"/>
            <w:rPrChange w:id="9762" w:author="Peng Luqi" w:date="2019-10-13T14:50:00Z">
              <w:rPr>
                <w:lang w:val="fr-FR"/>
              </w:rPr>
            </w:rPrChange>
          </w:rPr>
          <w:delText>’</w:delText>
        </w:r>
      </w:del>
      <w:ins w:id="9763" w:author="Peng Luqi" w:date="2019-10-13T14:43:00Z">
        <w:r w:rsidR="00EF666F" w:rsidRPr="00F94CB9">
          <w:rPr>
            <w:sz w:val="28"/>
            <w:szCs w:val="28"/>
            <w:lang w:val="fr-FR"/>
            <w:rPrChange w:id="9764" w:author="Peng Luqi" w:date="2019-10-13T14:50:00Z">
              <w:rPr>
                <w:lang w:val="fr-FR"/>
              </w:rPr>
            </w:rPrChange>
          </w:rPr>
          <w:t>’</w:t>
        </w:r>
      </w:ins>
      <w:r w:rsidRPr="00F94CB9">
        <w:rPr>
          <w:sz w:val="28"/>
          <w:szCs w:val="28"/>
          <w:lang w:val="fr-FR"/>
          <w:rPrChange w:id="9765" w:author="Peng Luqi" w:date="2019-10-13T14:50:00Z">
            <w:rPr>
              <w:lang w:val="fr-FR"/>
            </w:rPr>
          </w:rPrChange>
        </w:rPr>
        <w:t xml:space="preserve">est ce que je vous donne comme grande signification. Bien sûr, vous pouvez également trouver votre propre signification qui est très bonne pour vous. </w:t>
      </w:r>
    </w:p>
    <w:p w:rsidR="006E6782" w:rsidRDefault="006E6782" w:rsidP="00CB23F4">
      <w:pPr>
        <w:ind w:left="170" w:right="170"/>
        <w:jc w:val="both"/>
        <w:rPr>
          <w:ins w:id="9766" w:author="Peng Luqi" w:date="2019-10-13T21:26:00Z"/>
          <w:sz w:val="28"/>
          <w:szCs w:val="28"/>
          <w:lang w:val="fr-FR"/>
        </w:rPr>
      </w:pPr>
    </w:p>
    <w:p w:rsidR="006E6782" w:rsidRDefault="00716360" w:rsidP="00CB23F4">
      <w:pPr>
        <w:ind w:left="170" w:right="170"/>
        <w:jc w:val="both"/>
        <w:rPr>
          <w:ins w:id="9767" w:author="Peng Luqi" w:date="2019-10-13T21:26:00Z"/>
          <w:spacing w:val="-14"/>
          <w:sz w:val="28"/>
          <w:szCs w:val="28"/>
          <w:lang w:val="fr-FR"/>
        </w:rPr>
      </w:pPr>
      <w:r w:rsidRPr="00F94CB9">
        <w:rPr>
          <w:sz w:val="28"/>
          <w:szCs w:val="28"/>
          <w:lang w:val="fr-FR"/>
          <w:rPrChange w:id="9768" w:author="Peng Luqi" w:date="2019-10-13T14:50:00Z">
            <w:rPr>
              <w:lang w:val="fr-FR"/>
            </w:rPr>
          </w:rPrChange>
        </w:rPr>
        <w:t>Non seulement cela, mais je vais vous l</w:t>
      </w:r>
      <w:del w:id="9769" w:author="Peng Luqi" w:date="2019-10-13T14:43:00Z">
        <w:r w:rsidRPr="00F94CB9" w:rsidDel="00EF666F">
          <w:rPr>
            <w:sz w:val="28"/>
            <w:szCs w:val="28"/>
            <w:lang w:val="fr-FR"/>
            <w:rPrChange w:id="9770" w:author="Peng Luqi" w:date="2019-10-13T14:50:00Z">
              <w:rPr>
                <w:lang w:val="fr-FR"/>
              </w:rPr>
            </w:rPrChange>
          </w:rPr>
          <w:delText>’</w:delText>
        </w:r>
      </w:del>
      <w:ins w:id="9771" w:author="Peng Luqi" w:date="2019-10-13T14:43:00Z">
        <w:r w:rsidR="00EF666F" w:rsidRPr="00F94CB9">
          <w:rPr>
            <w:sz w:val="28"/>
            <w:szCs w:val="28"/>
            <w:lang w:val="fr-FR"/>
            <w:rPrChange w:id="9772" w:author="Peng Luqi" w:date="2019-10-13T14:50:00Z">
              <w:rPr>
                <w:lang w:val="fr-FR"/>
              </w:rPr>
            </w:rPrChange>
          </w:rPr>
          <w:t>’</w:t>
        </w:r>
      </w:ins>
      <w:r w:rsidRPr="00F94CB9">
        <w:rPr>
          <w:sz w:val="28"/>
          <w:szCs w:val="28"/>
          <w:lang w:val="fr-FR"/>
          <w:rPrChange w:id="9773" w:author="Peng Luqi" w:date="2019-10-13T14:50:00Z">
            <w:rPr>
              <w:lang w:val="fr-FR"/>
            </w:rPr>
          </w:rPrChange>
        </w:rPr>
        <w:t>expliquer sous différents angles : quel est son principe, quel est son rôle et quelle est sa signification. Plus important encore, quel que soit l</w:t>
      </w:r>
      <w:del w:id="9774" w:author="Peng Luqi" w:date="2019-10-13T14:43:00Z">
        <w:r w:rsidRPr="00F94CB9" w:rsidDel="00EF666F">
          <w:rPr>
            <w:sz w:val="28"/>
            <w:szCs w:val="28"/>
            <w:lang w:val="fr-FR"/>
            <w:rPrChange w:id="9775" w:author="Peng Luqi" w:date="2019-10-13T14:50:00Z">
              <w:rPr>
                <w:lang w:val="fr-FR"/>
              </w:rPr>
            </w:rPrChange>
          </w:rPr>
          <w:delText>’</w:delText>
        </w:r>
      </w:del>
      <w:ins w:id="9776" w:author="Peng Luqi" w:date="2019-10-13T14:43:00Z">
        <w:r w:rsidR="00EF666F" w:rsidRPr="00F94CB9">
          <w:rPr>
            <w:sz w:val="28"/>
            <w:szCs w:val="28"/>
            <w:lang w:val="fr-FR"/>
            <w:rPrChange w:id="9777" w:author="Peng Luqi" w:date="2019-10-13T14:50:00Z">
              <w:rPr>
                <w:lang w:val="fr-FR"/>
              </w:rPr>
            </w:rPrChange>
          </w:rPr>
          <w:t>’</w:t>
        </w:r>
      </w:ins>
      <w:r w:rsidRPr="00F94CB9">
        <w:rPr>
          <w:sz w:val="28"/>
          <w:szCs w:val="28"/>
          <w:lang w:val="fr-FR"/>
          <w:rPrChange w:id="9778" w:author="Peng Luqi" w:date="2019-10-13T14:50:00Z">
            <w:rPr>
              <w:lang w:val="fr-FR"/>
            </w:rPr>
          </w:rPrChange>
        </w:rPr>
        <w:t>angle par lequel on peut prouver que l</w:t>
      </w:r>
      <w:del w:id="9779" w:author="Peng Luqi" w:date="2019-10-13T14:43:00Z">
        <w:r w:rsidRPr="00F94CB9" w:rsidDel="00EF666F">
          <w:rPr>
            <w:sz w:val="28"/>
            <w:szCs w:val="28"/>
            <w:lang w:val="fr-FR"/>
            <w:rPrChange w:id="9780" w:author="Peng Luqi" w:date="2019-10-13T14:50:00Z">
              <w:rPr>
                <w:lang w:val="fr-FR"/>
              </w:rPr>
            </w:rPrChange>
          </w:rPr>
          <w:delText>’</w:delText>
        </w:r>
      </w:del>
      <w:ins w:id="9781" w:author="Peng Luqi" w:date="2019-10-13T14:43:00Z">
        <w:r w:rsidR="00EF666F" w:rsidRPr="00F94CB9">
          <w:rPr>
            <w:sz w:val="28"/>
            <w:szCs w:val="28"/>
            <w:lang w:val="fr-FR"/>
            <w:rPrChange w:id="9782" w:author="Peng Luqi" w:date="2019-10-13T14:50:00Z">
              <w:rPr>
                <w:lang w:val="fr-FR"/>
              </w:rPr>
            </w:rPrChange>
          </w:rPr>
          <w:t>’</w:t>
        </w:r>
      </w:ins>
      <w:r w:rsidRPr="00F94CB9">
        <w:rPr>
          <w:sz w:val="28"/>
          <w:szCs w:val="28"/>
          <w:lang w:val="fr-FR"/>
          <w:rPrChange w:id="9783" w:author="Peng Luqi" w:date="2019-10-13T14:50:00Z">
            <w:rPr>
              <w:lang w:val="fr-FR"/>
            </w:rPr>
          </w:rPrChange>
        </w:rPr>
        <w:t>investissement fixe est bien ce que tous les citoyens ordinaires devraient faire, mais surtout que tous les citoyens ordinaires peuvent</w:t>
      </w:r>
      <w:r w:rsidRPr="00F94CB9">
        <w:rPr>
          <w:spacing w:val="-13"/>
          <w:sz w:val="28"/>
          <w:szCs w:val="28"/>
          <w:lang w:val="fr-FR"/>
          <w:rPrChange w:id="9784" w:author="Peng Luqi" w:date="2019-10-13T14:50:00Z">
            <w:rPr>
              <w:spacing w:val="-13"/>
              <w:lang w:val="fr-FR"/>
            </w:rPr>
          </w:rPrChange>
        </w:rPr>
        <w:t xml:space="preserve"> </w:t>
      </w:r>
      <w:r w:rsidRPr="00F94CB9">
        <w:rPr>
          <w:sz w:val="28"/>
          <w:szCs w:val="28"/>
          <w:lang w:val="fr-FR"/>
          <w:rPrChange w:id="9785" w:author="Peng Luqi" w:date="2019-10-13T14:50:00Z">
            <w:rPr>
              <w:lang w:val="fr-FR"/>
            </w:rPr>
          </w:rPrChange>
        </w:rPr>
        <w:t>faire</w:t>
      </w:r>
      <w:r w:rsidRPr="00F94CB9">
        <w:rPr>
          <w:spacing w:val="-4"/>
          <w:sz w:val="28"/>
          <w:szCs w:val="28"/>
          <w:lang w:val="fr-FR"/>
          <w:rPrChange w:id="9786" w:author="Peng Luqi" w:date="2019-10-13T14:50:00Z">
            <w:rPr>
              <w:spacing w:val="-4"/>
              <w:lang w:val="fr-FR"/>
            </w:rPr>
          </w:rPrChange>
        </w:rPr>
        <w:t xml:space="preserve"> </w:t>
      </w:r>
      <w:r w:rsidRPr="00F94CB9">
        <w:rPr>
          <w:sz w:val="28"/>
          <w:szCs w:val="28"/>
          <w:lang w:val="fr-FR"/>
          <w:rPrChange w:id="9787" w:author="Peng Luqi" w:date="2019-10-13T14:50:00Z">
            <w:rPr>
              <w:lang w:val="fr-FR"/>
            </w:rPr>
          </w:rPrChange>
        </w:rPr>
        <w:t>:</w:t>
      </w:r>
      <w:r w:rsidRPr="00F94CB9">
        <w:rPr>
          <w:spacing w:val="-13"/>
          <w:sz w:val="28"/>
          <w:szCs w:val="28"/>
          <w:lang w:val="fr-FR"/>
          <w:rPrChange w:id="9788" w:author="Peng Luqi" w:date="2019-10-13T14:50:00Z">
            <w:rPr>
              <w:spacing w:val="-13"/>
              <w:lang w:val="fr-FR"/>
            </w:rPr>
          </w:rPrChange>
        </w:rPr>
        <w:t xml:space="preserve"> </w:t>
      </w:r>
      <w:r w:rsidRPr="00F94CB9">
        <w:rPr>
          <w:sz w:val="28"/>
          <w:szCs w:val="28"/>
          <w:lang w:val="fr-FR"/>
          <w:rPrChange w:id="9789" w:author="Peng Luqi" w:date="2019-10-13T14:50:00Z">
            <w:rPr>
              <w:lang w:val="fr-FR"/>
            </w:rPr>
          </w:rPrChange>
        </w:rPr>
        <w:t>il</w:t>
      </w:r>
      <w:r w:rsidRPr="00F94CB9">
        <w:rPr>
          <w:spacing w:val="-13"/>
          <w:sz w:val="28"/>
          <w:szCs w:val="28"/>
          <w:lang w:val="fr-FR"/>
          <w:rPrChange w:id="9790" w:author="Peng Luqi" w:date="2019-10-13T14:50:00Z">
            <w:rPr>
              <w:spacing w:val="-13"/>
              <w:lang w:val="fr-FR"/>
            </w:rPr>
          </w:rPrChange>
        </w:rPr>
        <w:t xml:space="preserve"> </w:t>
      </w:r>
      <w:r w:rsidRPr="00F94CB9">
        <w:rPr>
          <w:sz w:val="28"/>
          <w:szCs w:val="28"/>
          <w:lang w:val="fr-FR"/>
          <w:rPrChange w:id="9791" w:author="Peng Luqi" w:date="2019-10-13T14:50:00Z">
            <w:rPr>
              <w:lang w:val="fr-FR"/>
            </w:rPr>
          </w:rPrChange>
        </w:rPr>
        <w:t>est</w:t>
      </w:r>
      <w:r w:rsidRPr="00F94CB9">
        <w:rPr>
          <w:spacing w:val="-13"/>
          <w:sz w:val="28"/>
          <w:szCs w:val="28"/>
          <w:lang w:val="fr-FR"/>
          <w:rPrChange w:id="9792" w:author="Peng Luqi" w:date="2019-10-13T14:50:00Z">
            <w:rPr>
              <w:spacing w:val="-13"/>
              <w:lang w:val="fr-FR"/>
            </w:rPr>
          </w:rPrChange>
        </w:rPr>
        <w:t xml:space="preserve"> </w:t>
      </w:r>
      <w:r w:rsidRPr="00F94CB9">
        <w:rPr>
          <w:sz w:val="28"/>
          <w:szCs w:val="28"/>
          <w:lang w:val="fr-FR"/>
          <w:rPrChange w:id="9793" w:author="Peng Luqi" w:date="2019-10-13T14:50:00Z">
            <w:rPr>
              <w:lang w:val="fr-FR"/>
            </w:rPr>
          </w:rPrChange>
        </w:rPr>
        <w:t>très</w:t>
      </w:r>
      <w:r w:rsidRPr="00F94CB9">
        <w:rPr>
          <w:spacing w:val="-12"/>
          <w:sz w:val="28"/>
          <w:szCs w:val="28"/>
          <w:lang w:val="fr-FR"/>
          <w:rPrChange w:id="9794" w:author="Peng Luqi" w:date="2019-10-13T14:50:00Z">
            <w:rPr>
              <w:spacing w:val="-12"/>
              <w:lang w:val="fr-FR"/>
            </w:rPr>
          </w:rPrChange>
        </w:rPr>
        <w:t xml:space="preserve"> </w:t>
      </w:r>
      <w:r w:rsidRPr="00F94CB9">
        <w:rPr>
          <w:sz w:val="28"/>
          <w:szCs w:val="28"/>
          <w:lang w:val="fr-FR"/>
          <w:rPrChange w:id="9795" w:author="Peng Luqi" w:date="2019-10-13T14:50:00Z">
            <w:rPr>
              <w:lang w:val="fr-FR"/>
            </w:rPr>
          </w:rPrChange>
        </w:rPr>
        <w:t>réaliste,</w:t>
      </w:r>
      <w:r w:rsidRPr="00F94CB9">
        <w:rPr>
          <w:spacing w:val="-13"/>
          <w:sz w:val="28"/>
          <w:szCs w:val="28"/>
          <w:lang w:val="fr-FR"/>
          <w:rPrChange w:id="9796" w:author="Peng Luqi" w:date="2019-10-13T14:50:00Z">
            <w:rPr>
              <w:spacing w:val="-13"/>
              <w:lang w:val="fr-FR"/>
            </w:rPr>
          </w:rPrChange>
        </w:rPr>
        <w:t xml:space="preserve"> </w:t>
      </w:r>
      <w:r w:rsidRPr="00F94CB9">
        <w:rPr>
          <w:sz w:val="28"/>
          <w:szCs w:val="28"/>
          <w:lang w:val="fr-FR"/>
          <w:rPrChange w:id="9797" w:author="Peng Luqi" w:date="2019-10-13T14:50:00Z">
            <w:rPr>
              <w:lang w:val="fr-FR"/>
            </w:rPr>
          </w:rPrChange>
        </w:rPr>
        <w:t>pas</w:t>
      </w:r>
      <w:r w:rsidRPr="00F94CB9">
        <w:rPr>
          <w:spacing w:val="-12"/>
          <w:sz w:val="28"/>
          <w:szCs w:val="28"/>
          <w:lang w:val="fr-FR"/>
          <w:rPrChange w:id="9798" w:author="Peng Luqi" w:date="2019-10-13T14:50:00Z">
            <w:rPr>
              <w:spacing w:val="-12"/>
              <w:lang w:val="fr-FR"/>
            </w:rPr>
          </w:rPrChange>
        </w:rPr>
        <w:t xml:space="preserve"> </w:t>
      </w:r>
      <w:r w:rsidRPr="00F94CB9">
        <w:rPr>
          <w:sz w:val="28"/>
          <w:szCs w:val="28"/>
          <w:lang w:val="fr-FR"/>
          <w:rPrChange w:id="9799" w:author="Peng Luqi" w:date="2019-10-13T14:50:00Z">
            <w:rPr>
              <w:lang w:val="fr-FR"/>
            </w:rPr>
          </w:rPrChange>
        </w:rPr>
        <w:t>exagéré</w:t>
      </w:r>
      <w:r w:rsidRPr="00F94CB9">
        <w:rPr>
          <w:spacing w:val="-13"/>
          <w:sz w:val="28"/>
          <w:szCs w:val="28"/>
          <w:lang w:val="fr-FR"/>
          <w:rPrChange w:id="9800" w:author="Peng Luqi" w:date="2019-10-13T14:50:00Z">
            <w:rPr>
              <w:spacing w:val="-13"/>
              <w:lang w:val="fr-FR"/>
            </w:rPr>
          </w:rPrChange>
        </w:rPr>
        <w:t xml:space="preserve"> </w:t>
      </w:r>
      <w:r w:rsidRPr="00F94CB9">
        <w:rPr>
          <w:sz w:val="28"/>
          <w:szCs w:val="28"/>
          <w:lang w:val="fr-FR"/>
          <w:rPrChange w:id="9801" w:author="Peng Luqi" w:date="2019-10-13T14:50:00Z">
            <w:rPr>
              <w:lang w:val="fr-FR"/>
            </w:rPr>
          </w:rPrChange>
        </w:rPr>
        <w:t>et</w:t>
      </w:r>
      <w:r w:rsidRPr="00F94CB9">
        <w:rPr>
          <w:spacing w:val="-13"/>
          <w:sz w:val="28"/>
          <w:szCs w:val="28"/>
          <w:lang w:val="fr-FR"/>
          <w:rPrChange w:id="9802" w:author="Peng Luqi" w:date="2019-10-13T14:50:00Z">
            <w:rPr>
              <w:spacing w:val="-13"/>
              <w:lang w:val="fr-FR"/>
            </w:rPr>
          </w:rPrChange>
        </w:rPr>
        <w:t xml:space="preserve"> </w:t>
      </w:r>
      <w:r w:rsidRPr="00F94CB9">
        <w:rPr>
          <w:sz w:val="28"/>
          <w:szCs w:val="28"/>
          <w:lang w:val="fr-FR"/>
          <w:rPrChange w:id="9803" w:author="Peng Luqi" w:date="2019-10-13T14:50:00Z">
            <w:rPr>
              <w:lang w:val="fr-FR"/>
            </w:rPr>
          </w:rPrChange>
        </w:rPr>
        <w:t>puissant.</w:t>
      </w:r>
      <w:r w:rsidRPr="00F94CB9">
        <w:rPr>
          <w:spacing w:val="-13"/>
          <w:sz w:val="28"/>
          <w:szCs w:val="28"/>
          <w:lang w:val="fr-FR"/>
          <w:rPrChange w:id="9804" w:author="Peng Luqi" w:date="2019-10-13T14:50:00Z">
            <w:rPr>
              <w:spacing w:val="-13"/>
              <w:lang w:val="fr-FR"/>
            </w:rPr>
          </w:rPrChange>
        </w:rPr>
        <w:t xml:space="preserve"> </w:t>
      </w:r>
      <w:r w:rsidRPr="00F94CB9">
        <w:rPr>
          <w:sz w:val="28"/>
          <w:szCs w:val="28"/>
          <w:lang w:val="fr-FR"/>
          <w:rPrChange w:id="9805" w:author="Peng Luqi" w:date="2019-10-13T14:50:00Z">
            <w:rPr>
              <w:lang w:val="fr-FR"/>
            </w:rPr>
          </w:rPrChange>
        </w:rPr>
        <w:t>Et</w:t>
      </w:r>
      <w:r w:rsidRPr="00F94CB9">
        <w:rPr>
          <w:spacing w:val="-13"/>
          <w:sz w:val="28"/>
          <w:szCs w:val="28"/>
          <w:lang w:val="fr-FR"/>
          <w:rPrChange w:id="9806" w:author="Peng Luqi" w:date="2019-10-13T14:50:00Z">
            <w:rPr>
              <w:spacing w:val="-13"/>
              <w:lang w:val="fr-FR"/>
            </w:rPr>
          </w:rPrChange>
        </w:rPr>
        <w:t xml:space="preserve"> </w:t>
      </w:r>
      <w:r w:rsidRPr="00F94CB9">
        <w:rPr>
          <w:sz w:val="28"/>
          <w:szCs w:val="28"/>
          <w:lang w:val="fr-FR"/>
          <w:rPrChange w:id="9807" w:author="Peng Luqi" w:date="2019-10-13T14:50:00Z">
            <w:rPr>
              <w:lang w:val="fr-FR"/>
            </w:rPr>
          </w:rPrChange>
        </w:rPr>
        <w:t>vous</w:t>
      </w:r>
      <w:r w:rsidRPr="00F94CB9">
        <w:rPr>
          <w:spacing w:val="-13"/>
          <w:sz w:val="28"/>
          <w:szCs w:val="28"/>
          <w:lang w:val="fr-FR"/>
          <w:rPrChange w:id="9808" w:author="Peng Luqi" w:date="2019-10-13T14:50:00Z">
            <w:rPr>
              <w:spacing w:val="-13"/>
              <w:lang w:val="fr-FR"/>
            </w:rPr>
          </w:rPrChange>
        </w:rPr>
        <w:t xml:space="preserve"> </w:t>
      </w:r>
      <w:r w:rsidRPr="00F94CB9">
        <w:rPr>
          <w:sz w:val="28"/>
          <w:szCs w:val="28"/>
          <w:lang w:val="fr-FR"/>
          <w:rPrChange w:id="9809" w:author="Peng Luqi" w:date="2019-10-13T14:50:00Z">
            <w:rPr>
              <w:lang w:val="fr-FR"/>
            </w:rPr>
          </w:rPrChange>
        </w:rPr>
        <w:t>n</w:t>
      </w:r>
      <w:del w:id="9810" w:author="Peng Luqi" w:date="2019-10-13T14:43:00Z">
        <w:r w:rsidRPr="00F94CB9" w:rsidDel="00EF666F">
          <w:rPr>
            <w:sz w:val="28"/>
            <w:szCs w:val="28"/>
            <w:lang w:val="fr-FR"/>
            <w:rPrChange w:id="9811" w:author="Peng Luqi" w:date="2019-10-13T14:50:00Z">
              <w:rPr>
                <w:lang w:val="fr-FR"/>
              </w:rPr>
            </w:rPrChange>
          </w:rPr>
          <w:delText>’</w:delText>
        </w:r>
      </w:del>
      <w:ins w:id="9812" w:author="Peng Luqi" w:date="2019-10-13T14:43:00Z">
        <w:r w:rsidR="00EF666F" w:rsidRPr="00F94CB9">
          <w:rPr>
            <w:sz w:val="28"/>
            <w:szCs w:val="28"/>
            <w:lang w:val="fr-FR"/>
            <w:rPrChange w:id="9813" w:author="Peng Luqi" w:date="2019-10-13T14:50:00Z">
              <w:rPr>
                <w:lang w:val="fr-FR"/>
              </w:rPr>
            </w:rPrChange>
          </w:rPr>
          <w:t>’</w:t>
        </w:r>
      </w:ins>
      <w:r w:rsidRPr="00F94CB9">
        <w:rPr>
          <w:sz w:val="28"/>
          <w:szCs w:val="28"/>
          <w:lang w:val="fr-FR"/>
          <w:rPrChange w:id="9814" w:author="Peng Luqi" w:date="2019-10-13T14:50:00Z">
            <w:rPr>
              <w:lang w:val="fr-FR"/>
            </w:rPr>
          </w:rPrChange>
        </w:rPr>
        <w:t>avez</w:t>
      </w:r>
      <w:r w:rsidRPr="00F94CB9">
        <w:rPr>
          <w:spacing w:val="-13"/>
          <w:sz w:val="28"/>
          <w:szCs w:val="28"/>
          <w:lang w:val="fr-FR"/>
          <w:rPrChange w:id="9815" w:author="Peng Luqi" w:date="2019-10-13T14:50:00Z">
            <w:rPr>
              <w:spacing w:val="-13"/>
              <w:lang w:val="fr-FR"/>
            </w:rPr>
          </w:rPrChange>
        </w:rPr>
        <w:t xml:space="preserve"> </w:t>
      </w:r>
      <w:r w:rsidRPr="00F94CB9">
        <w:rPr>
          <w:sz w:val="28"/>
          <w:szCs w:val="28"/>
          <w:lang w:val="fr-FR"/>
          <w:rPrChange w:id="9816" w:author="Peng Luqi" w:date="2019-10-13T14:50:00Z">
            <w:rPr>
              <w:lang w:val="fr-FR"/>
            </w:rPr>
          </w:rPrChange>
        </w:rPr>
        <w:t>pas</w:t>
      </w:r>
      <w:r w:rsidRPr="00F94CB9">
        <w:rPr>
          <w:spacing w:val="-13"/>
          <w:sz w:val="28"/>
          <w:szCs w:val="28"/>
          <w:lang w:val="fr-FR"/>
          <w:rPrChange w:id="9817" w:author="Peng Luqi" w:date="2019-10-13T14:50:00Z">
            <w:rPr>
              <w:spacing w:val="-13"/>
              <w:lang w:val="fr-FR"/>
            </w:rPr>
          </w:rPrChange>
        </w:rPr>
        <w:t xml:space="preserve"> </w:t>
      </w:r>
      <w:r w:rsidRPr="00F94CB9">
        <w:rPr>
          <w:sz w:val="28"/>
          <w:szCs w:val="28"/>
          <w:lang w:val="fr-FR"/>
          <w:rPrChange w:id="9818" w:author="Peng Luqi" w:date="2019-10-13T14:50:00Z">
            <w:rPr>
              <w:lang w:val="fr-FR"/>
            </w:rPr>
          </w:rPrChange>
        </w:rPr>
        <w:t>à</w:t>
      </w:r>
      <w:r w:rsidRPr="00F94CB9">
        <w:rPr>
          <w:spacing w:val="-13"/>
          <w:sz w:val="28"/>
          <w:szCs w:val="28"/>
          <w:lang w:val="fr-FR"/>
          <w:rPrChange w:id="9819" w:author="Peng Luqi" w:date="2019-10-13T14:50:00Z">
            <w:rPr>
              <w:spacing w:val="-13"/>
              <w:lang w:val="fr-FR"/>
            </w:rPr>
          </w:rPrChange>
        </w:rPr>
        <w:t xml:space="preserve"> </w:t>
      </w:r>
      <w:r w:rsidRPr="00F94CB9">
        <w:rPr>
          <w:sz w:val="28"/>
          <w:szCs w:val="28"/>
          <w:lang w:val="fr-FR"/>
          <w:rPrChange w:id="9820" w:author="Peng Luqi" w:date="2019-10-13T14:50:00Z">
            <w:rPr>
              <w:lang w:val="fr-FR"/>
            </w:rPr>
          </w:rPrChange>
        </w:rPr>
        <w:t>y</w:t>
      </w:r>
      <w:r w:rsidRPr="00F94CB9">
        <w:rPr>
          <w:spacing w:val="-13"/>
          <w:sz w:val="28"/>
          <w:szCs w:val="28"/>
          <w:lang w:val="fr-FR"/>
          <w:rPrChange w:id="9821" w:author="Peng Luqi" w:date="2019-10-13T14:50:00Z">
            <w:rPr>
              <w:spacing w:val="-13"/>
              <w:lang w:val="fr-FR"/>
            </w:rPr>
          </w:rPrChange>
        </w:rPr>
        <w:t xml:space="preserve"> </w:t>
      </w:r>
      <w:r w:rsidRPr="00F94CB9">
        <w:rPr>
          <w:sz w:val="28"/>
          <w:szCs w:val="28"/>
          <w:lang w:val="fr-FR"/>
          <w:rPrChange w:id="9822" w:author="Peng Luqi" w:date="2019-10-13T14:50:00Z">
            <w:rPr>
              <w:lang w:val="fr-FR"/>
            </w:rPr>
          </w:rPrChange>
        </w:rPr>
        <w:t>penser.</w:t>
      </w:r>
      <w:r w:rsidRPr="00F94CB9">
        <w:rPr>
          <w:spacing w:val="-14"/>
          <w:sz w:val="28"/>
          <w:szCs w:val="28"/>
          <w:lang w:val="fr-FR"/>
          <w:rPrChange w:id="9823" w:author="Peng Luqi" w:date="2019-10-13T14:50:00Z">
            <w:rPr>
              <w:spacing w:val="-14"/>
              <w:lang w:val="fr-FR"/>
            </w:rPr>
          </w:rPrChange>
        </w:rPr>
        <w:t xml:space="preserve"> </w:t>
      </w:r>
    </w:p>
    <w:p w:rsidR="006E6782" w:rsidRDefault="006E6782" w:rsidP="00CB23F4">
      <w:pPr>
        <w:ind w:left="170" w:right="170"/>
        <w:jc w:val="both"/>
        <w:rPr>
          <w:ins w:id="9824" w:author="Peng Luqi" w:date="2019-10-13T21:26:00Z"/>
          <w:spacing w:val="-14"/>
          <w:sz w:val="28"/>
          <w:szCs w:val="28"/>
          <w:lang w:val="fr-FR"/>
        </w:rPr>
      </w:pPr>
    </w:p>
    <w:p w:rsidR="002B38DF" w:rsidRPr="006E6782" w:rsidRDefault="00716360">
      <w:pPr>
        <w:ind w:left="170" w:right="170"/>
        <w:jc w:val="both"/>
        <w:rPr>
          <w:sz w:val="28"/>
          <w:szCs w:val="28"/>
          <w:lang w:val="fr-FR"/>
          <w:rPrChange w:id="9825" w:author="Peng Luqi" w:date="2019-10-13T21:26:00Z">
            <w:rPr>
              <w:b/>
              <w:lang w:val="fr-FR"/>
            </w:rPr>
          </w:rPrChange>
        </w:rPr>
        <w:pPrChange w:id="9826" w:author="Peng Luqi" w:date="2019-10-13T14:20:00Z">
          <w:pPr>
            <w:spacing w:before="1"/>
            <w:ind w:left="130" w:right="183"/>
            <w:jc w:val="both"/>
          </w:pPr>
        </w:pPrChange>
      </w:pPr>
      <w:r w:rsidRPr="006E6782">
        <w:rPr>
          <w:sz w:val="28"/>
          <w:szCs w:val="28"/>
          <w:lang w:val="fr-FR"/>
          <w:rPrChange w:id="9827" w:author="Peng Luqi" w:date="2019-10-13T21:26:00Z">
            <w:rPr>
              <w:b/>
              <w:lang w:val="fr-FR"/>
            </w:rPr>
          </w:rPrChange>
        </w:rPr>
        <w:t>Il</w:t>
      </w:r>
      <w:r w:rsidRPr="006E6782">
        <w:rPr>
          <w:sz w:val="28"/>
          <w:szCs w:val="28"/>
          <w:lang w:val="fr-FR"/>
          <w:rPrChange w:id="9828" w:author="Peng Luqi" w:date="2019-10-13T21:26:00Z">
            <w:rPr>
              <w:b/>
              <w:spacing w:val="-12"/>
              <w:lang w:val="fr-FR"/>
            </w:rPr>
          </w:rPrChange>
        </w:rPr>
        <w:t xml:space="preserve"> </w:t>
      </w:r>
      <w:r w:rsidRPr="006E6782">
        <w:rPr>
          <w:sz w:val="28"/>
          <w:szCs w:val="28"/>
          <w:lang w:val="fr-FR"/>
          <w:rPrChange w:id="9829" w:author="Peng Luqi" w:date="2019-10-13T21:26:00Z">
            <w:rPr>
              <w:b/>
              <w:lang w:val="fr-FR"/>
            </w:rPr>
          </w:rPrChange>
        </w:rPr>
        <w:t>est</w:t>
      </w:r>
      <w:r w:rsidRPr="006E6782">
        <w:rPr>
          <w:sz w:val="28"/>
          <w:szCs w:val="28"/>
          <w:lang w:val="fr-FR"/>
          <w:rPrChange w:id="9830" w:author="Peng Luqi" w:date="2019-10-13T21:26:00Z">
            <w:rPr>
              <w:b/>
              <w:spacing w:val="-13"/>
              <w:lang w:val="fr-FR"/>
            </w:rPr>
          </w:rPrChange>
        </w:rPr>
        <w:t xml:space="preserve"> </w:t>
      </w:r>
      <w:r w:rsidRPr="006E6782">
        <w:rPr>
          <w:sz w:val="28"/>
          <w:szCs w:val="28"/>
          <w:lang w:val="fr-FR"/>
          <w:rPrChange w:id="9831" w:author="Peng Luqi" w:date="2019-10-13T21:26:00Z">
            <w:rPr>
              <w:b/>
              <w:lang w:val="fr-FR"/>
            </w:rPr>
          </w:rPrChange>
        </w:rPr>
        <w:t>nécessaire de répéter plusieurs fois</w:t>
      </w:r>
      <w:r w:rsidRPr="006E6782">
        <w:rPr>
          <w:sz w:val="28"/>
          <w:szCs w:val="28"/>
          <w:lang w:val="fr-FR"/>
          <w:rPrChange w:id="9832" w:author="Peng Luqi" w:date="2019-10-13T21:26:00Z">
            <w:rPr>
              <w:b/>
              <w:spacing w:val="-5"/>
              <w:lang w:val="fr-FR"/>
            </w:rPr>
          </w:rPrChange>
        </w:rPr>
        <w:t xml:space="preserve"> </w:t>
      </w:r>
      <w:r w:rsidRPr="006E6782">
        <w:rPr>
          <w:sz w:val="28"/>
          <w:szCs w:val="28"/>
          <w:lang w:val="fr-FR"/>
          <w:rPrChange w:id="9833" w:author="Peng Luqi" w:date="2019-10-13T21:26:00Z">
            <w:rPr>
              <w:b/>
              <w:lang w:val="fr-FR"/>
            </w:rPr>
          </w:rPrChange>
        </w:rPr>
        <w:t>:</w:t>
      </w:r>
    </w:p>
    <w:p w:rsidR="002B38DF" w:rsidRPr="00F94CB9" w:rsidRDefault="002B38DF">
      <w:pPr>
        <w:pStyle w:val="a3"/>
        <w:ind w:left="170" w:right="170"/>
        <w:jc w:val="both"/>
        <w:rPr>
          <w:b/>
          <w:lang w:val="fr-FR"/>
          <w:rPrChange w:id="9834" w:author="Peng Luqi" w:date="2019-10-13T14:50:00Z">
            <w:rPr>
              <w:b/>
              <w:sz w:val="21"/>
              <w:lang w:val="fr-FR"/>
            </w:rPr>
          </w:rPrChange>
        </w:rPr>
        <w:pPrChange w:id="9835" w:author="Peng Luqi" w:date="2019-10-13T14:20:00Z">
          <w:pPr>
            <w:pStyle w:val="a3"/>
            <w:spacing w:before="10"/>
          </w:pPr>
        </w:pPrChange>
      </w:pPr>
    </w:p>
    <w:p w:rsidR="002B38DF" w:rsidRPr="00F94CB9" w:rsidDel="006E6782" w:rsidRDefault="00716360">
      <w:pPr>
        <w:pStyle w:val="a3"/>
        <w:ind w:left="720" w:right="720"/>
        <w:jc w:val="both"/>
        <w:rPr>
          <w:del w:id="9836" w:author="Peng Luqi" w:date="2019-10-13T21:26:00Z"/>
          <w:lang w:val="fr-FR"/>
          <w:rPrChange w:id="9837" w:author="Peng Luqi" w:date="2019-10-13T14:50:00Z">
            <w:rPr>
              <w:del w:id="9838" w:author="Peng Luqi" w:date="2019-10-13T21:26:00Z"/>
              <w:lang w:val="fr-FR"/>
            </w:rPr>
          </w:rPrChange>
        </w:rPr>
        <w:pPrChange w:id="9839" w:author="Peng Luqi" w:date="2019-10-13T21:27:00Z">
          <w:pPr>
            <w:ind w:left="130" w:right="183"/>
            <w:jc w:val="both"/>
          </w:pPr>
        </w:pPrChange>
      </w:pPr>
      <w:r w:rsidRPr="00F94CB9">
        <w:rPr>
          <w:lang w:val="fr-FR"/>
          <w:rPrChange w:id="9840" w:author="Peng Luqi" w:date="2019-10-13T14:50:00Z">
            <w:rPr>
              <w:lang w:val="fr-FR"/>
            </w:rPr>
          </w:rPrChange>
        </w:rPr>
        <w:t>Pour tous les gens ordinaires, l</w:t>
      </w:r>
      <w:del w:id="9841" w:author="Peng Luqi" w:date="2019-10-13T14:43:00Z">
        <w:r w:rsidRPr="00F94CB9" w:rsidDel="00EF666F">
          <w:rPr>
            <w:lang w:val="fr-FR"/>
            <w:rPrChange w:id="9842" w:author="Peng Luqi" w:date="2019-10-13T14:50:00Z">
              <w:rPr>
                <w:lang w:val="fr-FR"/>
              </w:rPr>
            </w:rPrChange>
          </w:rPr>
          <w:delText>’</w:delText>
        </w:r>
      </w:del>
      <w:ins w:id="9843" w:author="Peng Luqi" w:date="2019-10-13T14:43:00Z">
        <w:r w:rsidR="00EF666F" w:rsidRPr="00F94CB9">
          <w:rPr>
            <w:lang w:val="fr-FR"/>
            <w:rPrChange w:id="9844" w:author="Peng Luqi" w:date="2019-10-13T14:50:00Z">
              <w:rPr>
                <w:lang w:val="fr-FR"/>
              </w:rPr>
            </w:rPrChange>
          </w:rPr>
          <w:t>’</w:t>
        </w:r>
      </w:ins>
      <w:r w:rsidRPr="00F94CB9">
        <w:rPr>
          <w:lang w:val="fr-FR"/>
          <w:rPrChange w:id="9845" w:author="Peng Luqi" w:date="2019-10-13T14:50:00Z">
            <w:rPr>
              <w:lang w:val="fr-FR"/>
            </w:rPr>
          </w:rPrChange>
        </w:rPr>
        <w:t>investissement fixe marche bien. Les gens ordinaires mentionnés ici, quelles que soit leurs frontières nationales, leurs régions, leurs races, leurs sexes, leur âge, leur taille (grand, petit, gros, mince, beau, laid) ou leur orientation sexuelle. Il n</w:t>
      </w:r>
      <w:del w:id="9846" w:author="Peng Luqi" w:date="2019-10-13T14:43:00Z">
        <w:r w:rsidRPr="00F94CB9" w:rsidDel="00EF666F">
          <w:rPr>
            <w:lang w:val="fr-FR"/>
            <w:rPrChange w:id="9847" w:author="Peng Luqi" w:date="2019-10-13T14:50:00Z">
              <w:rPr>
                <w:lang w:val="fr-FR"/>
              </w:rPr>
            </w:rPrChange>
          </w:rPr>
          <w:delText>’</w:delText>
        </w:r>
      </w:del>
      <w:ins w:id="9848" w:author="Peng Luqi" w:date="2019-10-13T14:43:00Z">
        <w:r w:rsidR="00EF666F" w:rsidRPr="00F94CB9">
          <w:rPr>
            <w:lang w:val="fr-FR"/>
            <w:rPrChange w:id="9849" w:author="Peng Luqi" w:date="2019-10-13T14:50:00Z">
              <w:rPr>
                <w:lang w:val="fr-FR"/>
              </w:rPr>
            </w:rPrChange>
          </w:rPr>
          <w:t>’</w:t>
        </w:r>
      </w:ins>
      <w:r w:rsidRPr="00F94CB9">
        <w:rPr>
          <w:lang w:val="fr-FR"/>
          <w:rPrChange w:id="9850" w:author="Peng Luqi" w:date="2019-10-13T14:50:00Z">
            <w:rPr>
              <w:lang w:val="fr-FR"/>
            </w:rPr>
          </w:rPrChange>
        </w:rPr>
        <w:t>est même pas nécessaire de</w:t>
      </w:r>
      <w:ins w:id="9851" w:author="Peng Luqi" w:date="2019-10-13T21:26:00Z">
        <w:r w:rsidR="006E6782">
          <w:rPr>
            <w:lang w:val="fr-FR"/>
          </w:rPr>
          <w:t xml:space="preserve"> </w:t>
        </w:r>
      </w:ins>
    </w:p>
    <w:p w:rsidR="00000000" w:rsidRDefault="0010589D">
      <w:pPr>
        <w:pStyle w:val="a3"/>
        <w:ind w:left="720" w:right="720"/>
        <w:jc w:val="both"/>
        <w:rPr>
          <w:del w:id="9852" w:author="Peng Luqi" w:date="2019-10-13T21:26:00Z"/>
          <w:lang w:val="fr-FR"/>
          <w:rPrChange w:id="9853" w:author="Peng Luqi" w:date="2019-10-13T14:50:00Z">
            <w:rPr>
              <w:del w:id="9854" w:author="Peng Luqi" w:date="2019-10-13T21:26:00Z"/>
              <w:lang w:val="fr-FR"/>
            </w:rPr>
          </w:rPrChange>
        </w:rPr>
        <w:sectPr w:rsidR="00000000">
          <w:pgSz w:w="11910" w:h="16840"/>
          <w:pgMar w:top="1580" w:right="1240" w:bottom="280" w:left="1320" w:header="720" w:footer="720" w:gutter="0"/>
          <w:cols w:space="720"/>
        </w:sectPr>
        <w:pPrChange w:id="9855" w:author="Peng Luqi" w:date="2019-10-13T21:27:00Z">
          <w:pPr>
            <w:jc w:val="both"/>
          </w:pPr>
        </w:pPrChange>
      </w:pPr>
    </w:p>
    <w:p w:rsidR="006E6782" w:rsidRPr="006E6782" w:rsidRDefault="00716360">
      <w:pPr>
        <w:pStyle w:val="a3"/>
        <w:ind w:left="720" w:right="720"/>
        <w:jc w:val="both"/>
        <w:rPr>
          <w:ins w:id="9856" w:author="Peng Luqi" w:date="2019-10-13T21:27:00Z"/>
          <w:lang w:val="fr-FR"/>
          <w:rPrChange w:id="9857" w:author="Peng Luqi" w:date="2019-10-13T21:27:00Z">
            <w:rPr>
              <w:ins w:id="9858" w:author="Peng Luqi" w:date="2019-10-13T21:27:00Z"/>
              <w:spacing w:val="-4"/>
              <w:sz w:val="28"/>
              <w:szCs w:val="28"/>
              <w:lang w:val="fr-FR"/>
            </w:rPr>
          </w:rPrChange>
        </w:rPr>
        <w:pPrChange w:id="9859" w:author="Peng Luqi" w:date="2019-10-13T21:27:00Z">
          <w:pPr>
            <w:ind w:left="170" w:right="170"/>
            <w:jc w:val="both"/>
          </w:pPr>
        </w:pPrChange>
      </w:pPr>
      <w:r w:rsidRPr="00F94CB9">
        <w:rPr>
          <w:lang w:val="fr-FR"/>
          <w:rPrChange w:id="9860" w:author="Peng Luqi" w:date="2019-10-13T14:50:00Z">
            <w:rPr>
              <w:lang w:val="fr-FR"/>
            </w:rPr>
          </w:rPrChange>
        </w:rPr>
        <w:t>distinguer</w:t>
      </w:r>
      <w:r w:rsidRPr="006E6782">
        <w:rPr>
          <w:lang w:val="fr-FR"/>
          <w:rPrChange w:id="9861" w:author="Peng Luqi" w:date="2019-10-13T21:27:00Z">
            <w:rPr>
              <w:spacing w:val="-5"/>
              <w:lang w:val="fr-FR"/>
            </w:rPr>
          </w:rPrChange>
        </w:rPr>
        <w:t xml:space="preserve"> </w:t>
      </w:r>
      <w:r w:rsidRPr="00F94CB9">
        <w:rPr>
          <w:lang w:val="fr-FR"/>
          <w:rPrChange w:id="9862" w:author="Peng Luqi" w:date="2019-10-13T14:50:00Z">
            <w:rPr>
              <w:lang w:val="fr-FR"/>
            </w:rPr>
          </w:rPrChange>
        </w:rPr>
        <w:t>le</w:t>
      </w:r>
      <w:r w:rsidRPr="006E6782">
        <w:rPr>
          <w:lang w:val="fr-FR"/>
          <w:rPrChange w:id="9863" w:author="Peng Luqi" w:date="2019-10-13T21:27:00Z">
            <w:rPr>
              <w:spacing w:val="-4"/>
              <w:lang w:val="fr-FR"/>
            </w:rPr>
          </w:rPrChange>
        </w:rPr>
        <w:t xml:space="preserve"> </w:t>
      </w:r>
      <w:r w:rsidRPr="00F94CB9">
        <w:rPr>
          <w:lang w:val="fr-FR"/>
          <w:rPrChange w:id="9864" w:author="Peng Luqi" w:date="2019-10-13T14:50:00Z">
            <w:rPr>
              <w:lang w:val="fr-FR"/>
            </w:rPr>
          </w:rPrChange>
        </w:rPr>
        <w:t>QI</w:t>
      </w:r>
      <w:r w:rsidRPr="006E6782">
        <w:rPr>
          <w:lang w:val="fr-FR"/>
          <w:rPrChange w:id="9865" w:author="Peng Luqi" w:date="2019-10-13T21:27:00Z">
            <w:rPr>
              <w:spacing w:val="-4"/>
              <w:lang w:val="fr-FR"/>
            </w:rPr>
          </w:rPrChange>
        </w:rPr>
        <w:t xml:space="preserve"> </w:t>
      </w:r>
      <w:r w:rsidRPr="00F94CB9">
        <w:rPr>
          <w:lang w:val="fr-FR"/>
          <w:rPrChange w:id="9866" w:author="Peng Luqi" w:date="2019-10-13T14:50:00Z">
            <w:rPr>
              <w:lang w:val="fr-FR"/>
            </w:rPr>
          </w:rPrChange>
        </w:rPr>
        <w:t>et</w:t>
      </w:r>
      <w:r w:rsidRPr="006E6782">
        <w:rPr>
          <w:lang w:val="fr-FR"/>
          <w:rPrChange w:id="9867" w:author="Peng Luqi" w:date="2019-10-13T21:27:00Z">
            <w:rPr>
              <w:spacing w:val="-4"/>
              <w:lang w:val="fr-FR"/>
            </w:rPr>
          </w:rPrChange>
        </w:rPr>
        <w:t xml:space="preserve"> </w:t>
      </w:r>
      <w:r w:rsidRPr="00F94CB9">
        <w:rPr>
          <w:lang w:val="fr-FR"/>
          <w:rPrChange w:id="9868" w:author="Peng Luqi" w:date="2019-10-13T14:50:00Z">
            <w:rPr>
              <w:lang w:val="fr-FR"/>
            </w:rPr>
          </w:rPrChange>
        </w:rPr>
        <w:t>le</w:t>
      </w:r>
      <w:r w:rsidRPr="006E6782">
        <w:rPr>
          <w:lang w:val="fr-FR"/>
          <w:rPrChange w:id="9869" w:author="Peng Luqi" w:date="2019-10-13T21:27:00Z">
            <w:rPr>
              <w:spacing w:val="-4"/>
              <w:lang w:val="fr-FR"/>
            </w:rPr>
          </w:rPrChange>
        </w:rPr>
        <w:t xml:space="preserve"> </w:t>
      </w:r>
      <w:r w:rsidRPr="00F94CB9">
        <w:rPr>
          <w:lang w:val="fr-FR"/>
          <w:rPrChange w:id="9870" w:author="Peng Luqi" w:date="2019-10-13T14:50:00Z">
            <w:rPr>
              <w:lang w:val="fr-FR"/>
            </w:rPr>
          </w:rPrChange>
        </w:rPr>
        <w:t>niveau</w:t>
      </w:r>
      <w:r w:rsidRPr="006E6782">
        <w:rPr>
          <w:lang w:val="fr-FR"/>
          <w:rPrChange w:id="9871" w:author="Peng Luqi" w:date="2019-10-13T21:27:00Z">
            <w:rPr>
              <w:spacing w:val="-5"/>
              <w:lang w:val="fr-FR"/>
            </w:rPr>
          </w:rPrChange>
        </w:rPr>
        <w:t xml:space="preserve"> </w:t>
      </w:r>
      <w:r w:rsidRPr="00F94CB9">
        <w:rPr>
          <w:lang w:val="fr-FR"/>
          <w:rPrChange w:id="9872" w:author="Peng Luqi" w:date="2019-10-13T14:50:00Z">
            <w:rPr>
              <w:lang w:val="fr-FR"/>
            </w:rPr>
          </w:rPrChange>
        </w:rPr>
        <w:t>d</w:t>
      </w:r>
      <w:del w:id="9873" w:author="Peng Luqi" w:date="2019-10-13T14:43:00Z">
        <w:r w:rsidRPr="00F94CB9" w:rsidDel="00EF666F">
          <w:rPr>
            <w:lang w:val="fr-FR"/>
            <w:rPrChange w:id="9874" w:author="Peng Luqi" w:date="2019-10-13T14:50:00Z">
              <w:rPr>
                <w:lang w:val="fr-FR"/>
              </w:rPr>
            </w:rPrChange>
          </w:rPr>
          <w:delText>’</w:delText>
        </w:r>
      </w:del>
      <w:ins w:id="9875" w:author="Peng Luqi" w:date="2019-10-13T14:43:00Z">
        <w:r w:rsidR="00EF666F" w:rsidRPr="00F94CB9">
          <w:rPr>
            <w:lang w:val="fr-FR"/>
            <w:rPrChange w:id="9876" w:author="Peng Luqi" w:date="2019-10-13T14:50:00Z">
              <w:rPr>
                <w:lang w:val="fr-FR"/>
              </w:rPr>
            </w:rPrChange>
          </w:rPr>
          <w:t>’</w:t>
        </w:r>
      </w:ins>
      <w:r w:rsidRPr="00F94CB9">
        <w:rPr>
          <w:lang w:val="fr-FR"/>
          <w:rPrChange w:id="9877" w:author="Peng Luqi" w:date="2019-10-13T14:50:00Z">
            <w:rPr>
              <w:lang w:val="fr-FR"/>
            </w:rPr>
          </w:rPrChange>
        </w:rPr>
        <w:t>instruction.</w:t>
      </w:r>
      <w:r w:rsidRPr="006E6782">
        <w:rPr>
          <w:lang w:val="fr-FR"/>
          <w:rPrChange w:id="9878" w:author="Peng Luqi" w:date="2019-10-13T21:27:00Z">
            <w:rPr>
              <w:spacing w:val="-4"/>
              <w:lang w:val="fr-FR"/>
            </w:rPr>
          </w:rPrChange>
        </w:rPr>
        <w:t xml:space="preserve"> </w:t>
      </w:r>
    </w:p>
    <w:p w:rsidR="006E6782" w:rsidRDefault="006E6782" w:rsidP="00CB23F4">
      <w:pPr>
        <w:ind w:left="170" w:right="170"/>
        <w:jc w:val="both"/>
        <w:rPr>
          <w:ins w:id="9879" w:author="Peng Luqi" w:date="2019-10-13T21:27:00Z"/>
          <w:spacing w:val="-4"/>
          <w:sz w:val="28"/>
          <w:szCs w:val="28"/>
          <w:lang w:val="fr-FR"/>
        </w:rPr>
      </w:pPr>
    </w:p>
    <w:p w:rsidR="002B38DF" w:rsidRPr="00F94CB9" w:rsidRDefault="00716360">
      <w:pPr>
        <w:ind w:left="170" w:right="170"/>
        <w:jc w:val="both"/>
        <w:rPr>
          <w:sz w:val="28"/>
          <w:szCs w:val="28"/>
          <w:lang w:val="fr-FR"/>
          <w:rPrChange w:id="9880" w:author="Peng Luqi" w:date="2019-10-13T14:50:00Z">
            <w:rPr>
              <w:lang w:val="fr-FR"/>
            </w:rPr>
          </w:rPrChange>
        </w:rPr>
        <w:pPrChange w:id="9881" w:author="Peng Luqi" w:date="2019-10-13T14:20:00Z">
          <w:pPr>
            <w:spacing w:before="70" w:line="237" w:lineRule="auto"/>
            <w:ind w:left="130" w:right="184"/>
            <w:jc w:val="both"/>
          </w:pPr>
        </w:pPrChange>
      </w:pPr>
      <w:r w:rsidRPr="00F94CB9">
        <w:rPr>
          <w:sz w:val="28"/>
          <w:szCs w:val="28"/>
          <w:lang w:val="fr-FR"/>
          <w:rPrChange w:id="9882" w:author="Peng Luqi" w:date="2019-10-13T14:50:00Z">
            <w:rPr>
              <w:lang w:val="fr-FR"/>
            </w:rPr>
          </w:rPrChange>
        </w:rPr>
        <w:t>Quoi</w:t>
      </w:r>
      <w:r w:rsidRPr="00F94CB9">
        <w:rPr>
          <w:spacing w:val="-4"/>
          <w:sz w:val="28"/>
          <w:szCs w:val="28"/>
          <w:lang w:val="fr-FR"/>
          <w:rPrChange w:id="9883" w:author="Peng Luqi" w:date="2019-10-13T14:50:00Z">
            <w:rPr>
              <w:spacing w:val="-4"/>
              <w:lang w:val="fr-FR"/>
            </w:rPr>
          </w:rPrChange>
        </w:rPr>
        <w:t xml:space="preserve"> </w:t>
      </w:r>
      <w:r w:rsidRPr="00F94CB9">
        <w:rPr>
          <w:sz w:val="28"/>
          <w:szCs w:val="28"/>
          <w:lang w:val="fr-FR"/>
          <w:rPrChange w:id="9884" w:author="Peng Luqi" w:date="2019-10-13T14:50:00Z">
            <w:rPr>
              <w:lang w:val="fr-FR"/>
            </w:rPr>
          </w:rPrChange>
        </w:rPr>
        <w:t>qu</w:t>
      </w:r>
      <w:del w:id="9885" w:author="Peng Luqi" w:date="2019-10-13T14:43:00Z">
        <w:r w:rsidRPr="00F94CB9" w:rsidDel="00EF666F">
          <w:rPr>
            <w:sz w:val="28"/>
            <w:szCs w:val="28"/>
            <w:lang w:val="fr-FR"/>
            <w:rPrChange w:id="9886" w:author="Peng Luqi" w:date="2019-10-13T14:50:00Z">
              <w:rPr>
                <w:lang w:val="fr-FR"/>
              </w:rPr>
            </w:rPrChange>
          </w:rPr>
          <w:delText>’</w:delText>
        </w:r>
      </w:del>
      <w:ins w:id="9887" w:author="Peng Luqi" w:date="2019-10-13T14:43:00Z">
        <w:r w:rsidR="00EF666F" w:rsidRPr="00F94CB9">
          <w:rPr>
            <w:sz w:val="28"/>
            <w:szCs w:val="28"/>
            <w:lang w:val="fr-FR"/>
            <w:rPrChange w:id="9888" w:author="Peng Luqi" w:date="2019-10-13T14:50:00Z">
              <w:rPr>
                <w:lang w:val="fr-FR"/>
              </w:rPr>
            </w:rPrChange>
          </w:rPr>
          <w:t>’</w:t>
        </w:r>
      </w:ins>
      <w:r w:rsidRPr="00F94CB9">
        <w:rPr>
          <w:sz w:val="28"/>
          <w:szCs w:val="28"/>
          <w:lang w:val="fr-FR"/>
          <w:rPrChange w:id="9889" w:author="Peng Luqi" w:date="2019-10-13T14:50:00Z">
            <w:rPr>
              <w:lang w:val="fr-FR"/>
            </w:rPr>
          </w:rPrChange>
        </w:rPr>
        <w:t>il</w:t>
      </w:r>
      <w:r w:rsidRPr="00F94CB9">
        <w:rPr>
          <w:spacing w:val="-4"/>
          <w:sz w:val="28"/>
          <w:szCs w:val="28"/>
          <w:lang w:val="fr-FR"/>
          <w:rPrChange w:id="9890" w:author="Peng Luqi" w:date="2019-10-13T14:50:00Z">
            <w:rPr>
              <w:spacing w:val="-4"/>
              <w:lang w:val="fr-FR"/>
            </w:rPr>
          </w:rPrChange>
        </w:rPr>
        <w:t xml:space="preserve"> </w:t>
      </w:r>
      <w:r w:rsidRPr="00F94CB9">
        <w:rPr>
          <w:sz w:val="28"/>
          <w:szCs w:val="28"/>
          <w:lang w:val="fr-FR"/>
          <w:rPrChange w:id="9891" w:author="Peng Luqi" w:date="2019-10-13T14:50:00Z">
            <w:rPr>
              <w:lang w:val="fr-FR"/>
            </w:rPr>
          </w:rPrChange>
        </w:rPr>
        <w:t>en</w:t>
      </w:r>
      <w:r w:rsidRPr="00F94CB9">
        <w:rPr>
          <w:spacing w:val="-4"/>
          <w:sz w:val="28"/>
          <w:szCs w:val="28"/>
          <w:lang w:val="fr-FR"/>
          <w:rPrChange w:id="9892" w:author="Peng Luqi" w:date="2019-10-13T14:50:00Z">
            <w:rPr>
              <w:spacing w:val="-4"/>
              <w:lang w:val="fr-FR"/>
            </w:rPr>
          </w:rPrChange>
        </w:rPr>
        <w:t xml:space="preserve"> </w:t>
      </w:r>
      <w:r w:rsidRPr="00F94CB9">
        <w:rPr>
          <w:sz w:val="28"/>
          <w:szCs w:val="28"/>
          <w:lang w:val="fr-FR"/>
          <w:rPrChange w:id="9893" w:author="Peng Luqi" w:date="2019-10-13T14:50:00Z">
            <w:rPr>
              <w:lang w:val="fr-FR"/>
            </w:rPr>
          </w:rPrChange>
        </w:rPr>
        <w:t>soit,</w:t>
      </w:r>
      <w:r w:rsidRPr="00F94CB9">
        <w:rPr>
          <w:spacing w:val="-4"/>
          <w:sz w:val="28"/>
          <w:szCs w:val="28"/>
          <w:lang w:val="fr-FR"/>
          <w:rPrChange w:id="9894" w:author="Peng Luqi" w:date="2019-10-13T14:50:00Z">
            <w:rPr>
              <w:spacing w:val="-4"/>
              <w:lang w:val="fr-FR"/>
            </w:rPr>
          </w:rPrChange>
        </w:rPr>
        <w:t xml:space="preserve"> </w:t>
      </w:r>
      <w:r w:rsidRPr="00F94CB9">
        <w:rPr>
          <w:sz w:val="28"/>
          <w:szCs w:val="28"/>
          <w:lang w:val="fr-FR"/>
          <w:rPrChange w:id="9895" w:author="Peng Luqi" w:date="2019-10-13T14:50:00Z">
            <w:rPr>
              <w:lang w:val="fr-FR"/>
            </w:rPr>
          </w:rPrChange>
        </w:rPr>
        <w:t>je</w:t>
      </w:r>
      <w:r w:rsidRPr="00F94CB9">
        <w:rPr>
          <w:spacing w:val="-5"/>
          <w:sz w:val="28"/>
          <w:szCs w:val="28"/>
          <w:lang w:val="fr-FR"/>
          <w:rPrChange w:id="9896" w:author="Peng Luqi" w:date="2019-10-13T14:50:00Z">
            <w:rPr>
              <w:spacing w:val="-5"/>
              <w:lang w:val="fr-FR"/>
            </w:rPr>
          </w:rPrChange>
        </w:rPr>
        <w:t xml:space="preserve"> </w:t>
      </w:r>
      <w:r w:rsidRPr="00F94CB9">
        <w:rPr>
          <w:sz w:val="28"/>
          <w:szCs w:val="28"/>
          <w:lang w:val="fr-FR"/>
          <w:rPrChange w:id="9897" w:author="Peng Luqi" w:date="2019-10-13T14:50:00Z">
            <w:rPr>
              <w:lang w:val="fr-FR"/>
            </w:rPr>
          </w:rPrChange>
        </w:rPr>
        <w:t>pense</w:t>
      </w:r>
      <w:r w:rsidRPr="00F94CB9">
        <w:rPr>
          <w:spacing w:val="-4"/>
          <w:sz w:val="28"/>
          <w:szCs w:val="28"/>
          <w:lang w:val="fr-FR"/>
          <w:rPrChange w:id="9898" w:author="Peng Luqi" w:date="2019-10-13T14:50:00Z">
            <w:rPr>
              <w:spacing w:val="-4"/>
              <w:lang w:val="fr-FR"/>
            </w:rPr>
          </w:rPrChange>
        </w:rPr>
        <w:t xml:space="preserve"> </w:t>
      </w:r>
      <w:r w:rsidRPr="00F94CB9">
        <w:rPr>
          <w:sz w:val="28"/>
          <w:szCs w:val="28"/>
          <w:lang w:val="fr-FR"/>
          <w:rPrChange w:id="9899" w:author="Peng Luqi" w:date="2019-10-13T14:50:00Z">
            <w:rPr>
              <w:lang w:val="fr-FR"/>
            </w:rPr>
          </w:rPrChange>
        </w:rPr>
        <w:t>qu</w:t>
      </w:r>
      <w:del w:id="9900" w:author="Peng Luqi" w:date="2019-10-13T14:43:00Z">
        <w:r w:rsidRPr="00F94CB9" w:rsidDel="00EF666F">
          <w:rPr>
            <w:sz w:val="28"/>
            <w:szCs w:val="28"/>
            <w:lang w:val="fr-FR"/>
            <w:rPrChange w:id="9901" w:author="Peng Luqi" w:date="2019-10-13T14:50:00Z">
              <w:rPr>
                <w:lang w:val="fr-FR"/>
              </w:rPr>
            </w:rPrChange>
          </w:rPr>
          <w:delText>’</w:delText>
        </w:r>
      </w:del>
      <w:ins w:id="9902" w:author="Peng Luqi" w:date="2019-10-13T14:43:00Z">
        <w:r w:rsidR="00EF666F" w:rsidRPr="00F94CB9">
          <w:rPr>
            <w:sz w:val="28"/>
            <w:szCs w:val="28"/>
            <w:lang w:val="fr-FR"/>
            <w:rPrChange w:id="9903" w:author="Peng Luqi" w:date="2019-10-13T14:50:00Z">
              <w:rPr>
                <w:lang w:val="fr-FR"/>
              </w:rPr>
            </w:rPrChange>
          </w:rPr>
          <w:t>’</w:t>
        </w:r>
      </w:ins>
      <w:r w:rsidRPr="00F94CB9">
        <w:rPr>
          <w:sz w:val="28"/>
          <w:szCs w:val="28"/>
          <w:lang w:val="fr-FR"/>
          <w:rPrChange w:id="9904" w:author="Peng Luqi" w:date="2019-10-13T14:50:00Z">
            <w:rPr>
              <w:lang w:val="fr-FR"/>
            </w:rPr>
          </w:rPrChange>
        </w:rPr>
        <w:t>il</w:t>
      </w:r>
      <w:r w:rsidRPr="00F94CB9">
        <w:rPr>
          <w:spacing w:val="-4"/>
          <w:sz w:val="28"/>
          <w:szCs w:val="28"/>
          <w:lang w:val="fr-FR"/>
          <w:rPrChange w:id="9905" w:author="Peng Luqi" w:date="2019-10-13T14:50:00Z">
            <w:rPr>
              <w:spacing w:val="-4"/>
              <w:lang w:val="fr-FR"/>
            </w:rPr>
          </w:rPrChange>
        </w:rPr>
        <w:t xml:space="preserve"> </w:t>
      </w:r>
      <w:r w:rsidRPr="00F94CB9">
        <w:rPr>
          <w:sz w:val="28"/>
          <w:szCs w:val="28"/>
          <w:lang w:val="fr-FR"/>
          <w:rPrChange w:id="9906" w:author="Peng Luqi" w:date="2019-10-13T14:50:00Z">
            <w:rPr>
              <w:lang w:val="fr-FR"/>
            </w:rPr>
          </w:rPrChange>
        </w:rPr>
        <w:t>est</w:t>
      </w:r>
      <w:r w:rsidRPr="00F94CB9">
        <w:rPr>
          <w:spacing w:val="-4"/>
          <w:sz w:val="28"/>
          <w:szCs w:val="28"/>
          <w:lang w:val="fr-FR"/>
          <w:rPrChange w:id="9907" w:author="Peng Luqi" w:date="2019-10-13T14:50:00Z">
            <w:rPr>
              <w:spacing w:val="-4"/>
              <w:lang w:val="fr-FR"/>
            </w:rPr>
          </w:rPrChange>
        </w:rPr>
        <w:t xml:space="preserve"> </w:t>
      </w:r>
      <w:r w:rsidRPr="00F94CB9">
        <w:rPr>
          <w:sz w:val="28"/>
          <w:szCs w:val="28"/>
          <w:lang w:val="fr-FR"/>
          <w:rPrChange w:id="9908" w:author="Peng Luqi" w:date="2019-10-13T14:50:00Z">
            <w:rPr>
              <w:lang w:val="fr-FR"/>
            </w:rPr>
          </w:rPrChange>
        </w:rPr>
        <w:t>bon</w:t>
      </w:r>
      <w:r w:rsidRPr="00F94CB9">
        <w:rPr>
          <w:spacing w:val="-4"/>
          <w:sz w:val="28"/>
          <w:szCs w:val="28"/>
          <w:lang w:val="fr-FR"/>
          <w:rPrChange w:id="9909" w:author="Peng Luqi" w:date="2019-10-13T14:50:00Z">
            <w:rPr>
              <w:spacing w:val="-4"/>
              <w:lang w:val="fr-FR"/>
            </w:rPr>
          </w:rPrChange>
        </w:rPr>
        <w:t xml:space="preserve"> </w:t>
      </w:r>
      <w:r w:rsidRPr="00F94CB9">
        <w:rPr>
          <w:sz w:val="28"/>
          <w:szCs w:val="28"/>
          <w:lang w:val="fr-FR"/>
          <w:rPrChange w:id="9910" w:author="Peng Luqi" w:date="2019-10-13T14:50:00Z">
            <w:rPr>
              <w:lang w:val="fr-FR"/>
            </w:rPr>
          </w:rPrChange>
        </w:rPr>
        <w:t>d</w:t>
      </w:r>
      <w:del w:id="9911" w:author="Peng Luqi" w:date="2019-10-13T14:43:00Z">
        <w:r w:rsidRPr="00F94CB9" w:rsidDel="00EF666F">
          <w:rPr>
            <w:sz w:val="28"/>
            <w:szCs w:val="28"/>
            <w:lang w:val="fr-FR"/>
            <w:rPrChange w:id="9912" w:author="Peng Luqi" w:date="2019-10-13T14:50:00Z">
              <w:rPr>
                <w:lang w:val="fr-FR"/>
              </w:rPr>
            </w:rPrChange>
          </w:rPr>
          <w:delText>’</w:delText>
        </w:r>
      </w:del>
      <w:ins w:id="9913" w:author="Peng Luqi" w:date="2019-10-13T14:43:00Z">
        <w:r w:rsidR="00EF666F" w:rsidRPr="00F94CB9">
          <w:rPr>
            <w:sz w:val="28"/>
            <w:szCs w:val="28"/>
            <w:lang w:val="fr-FR"/>
            <w:rPrChange w:id="9914" w:author="Peng Luqi" w:date="2019-10-13T14:50:00Z">
              <w:rPr>
                <w:lang w:val="fr-FR"/>
              </w:rPr>
            </w:rPrChange>
          </w:rPr>
          <w:t>’</w:t>
        </w:r>
      </w:ins>
      <w:r w:rsidRPr="00F94CB9">
        <w:rPr>
          <w:sz w:val="28"/>
          <w:szCs w:val="28"/>
          <w:lang w:val="fr-FR"/>
          <w:rPrChange w:id="9915" w:author="Peng Luqi" w:date="2019-10-13T14:50:00Z">
            <w:rPr>
              <w:lang w:val="fr-FR"/>
            </w:rPr>
          </w:rPrChange>
        </w:rPr>
        <w:t>être</w:t>
      </w:r>
      <w:r w:rsidRPr="00F94CB9">
        <w:rPr>
          <w:spacing w:val="-5"/>
          <w:sz w:val="28"/>
          <w:szCs w:val="28"/>
          <w:lang w:val="fr-FR"/>
          <w:rPrChange w:id="9916" w:author="Peng Luqi" w:date="2019-10-13T14:50:00Z">
            <w:rPr>
              <w:spacing w:val="-5"/>
              <w:lang w:val="fr-FR"/>
            </w:rPr>
          </w:rPrChange>
        </w:rPr>
        <w:t xml:space="preserve"> </w:t>
      </w:r>
      <w:r w:rsidRPr="00F94CB9">
        <w:rPr>
          <w:sz w:val="28"/>
          <w:szCs w:val="28"/>
          <w:lang w:val="fr-FR"/>
          <w:rPrChange w:id="9917" w:author="Peng Luqi" w:date="2019-10-13T14:50:00Z">
            <w:rPr>
              <w:lang w:val="fr-FR"/>
            </w:rPr>
          </w:rPrChange>
        </w:rPr>
        <w:t>une</w:t>
      </w:r>
      <w:r w:rsidRPr="00F94CB9">
        <w:rPr>
          <w:spacing w:val="-4"/>
          <w:sz w:val="28"/>
          <w:szCs w:val="28"/>
          <w:lang w:val="fr-FR"/>
          <w:rPrChange w:id="9918" w:author="Peng Luqi" w:date="2019-10-13T14:50:00Z">
            <w:rPr>
              <w:spacing w:val="-4"/>
              <w:lang w:val="fr-FR"/>
            </w:rPr>
          </w:rPrChange>
        </w:rPr>
        <w:t xml:space="preserve"> </w:t>
      </w:r>
      <w:r w:rsidRPr="00F94CB9">
        <w:rPr>
          <w:sz w:val="28"/>
          <w:szCs w:val="28"/>
          <w:lang w:val="fr-FR"/>
          <w:rPrChange w:id="9919" w:author="Peng Luqi" w:date="2019-10-13T14:50:00Z">
            <w:rPr>
              <w:lang w:val="fr-FR"/>
            </w:rPr>
          </w:rPrChange>
        </w:rPr>
        <w:t>personne avec un</w:t>
      </w:r>
      <w:r w:rsidRPr="00F94CB9">
        <w:rPr>
          <w:spacing w:val="-3"/>
          <w:sz w:val="28"/>
          <w:szCs w:val="28"/>
          <w:lang w:val="fr-FR"/>
          <w:rPrChange w:id="9920" w:author="Peng Luqi" w:date="2019-10-13T14:50:00Z">
            <w:rPr>
              <w:spacing w:val="-3"/>
              <w:lang w:val="fr-FR"/>
            </w:rPr>
          </w:rPrChange>
        </w:rPr>
        <w:t xml:space="preserve"> </w:t>
      </w:r>
      <w:r w:rsidRPr="00F94CB9">
        <w:rPr>
          <w:sz w:val="28"/>
          <w:szCs w:val="28"/>
          <w:lang w:val="fr-FR"/>
          <w:rPrChange w:id="9921" w:author="Peng Luqi" w:date="2019-10-13T14:50:00Z">
            <w:rPr>
              <w:lang w:val="fr-FR"/>
            </w:rPr>
          </w:rPrChange>
        </w:rPr>
        <w:t>idéal.</w:t>
      </w:r>
    </w:p>
    <w:p w:rsidR="002B38DF" w:rsidRPr="00F94CB9" w:rsidRDefault="002B38DF">
      <w:pPr>
        <w:pStyle w:val="a3"/>
        <w:ind w:left="170" w:right="170"/>
        <w:jc w:val="both"/>
        <w:rPr>
          <w:lang w:val="fr-FR"/>
          <w:rPrChange w:id="9922" w:author="Peng Luqi" w:date="2019-10-13T14:50:00Z">
            <w:rPr>
              <w:sz w:val="22"/>
              <w:lang w:val="fr-FR"/>
            </w:rPr>
          </w:rPrChange>
        </w:rPr>
        <w:pPrChange w:id="9923" w:author="Peng Luqi" w:date="2019-10-13T14:20:00Z">
          <w:pPr>
            <w:pStyle w:val="a3"/>
            <w:spacing w:before="2"/>
          </w:pPr>
        </w:pPrChange>
      </w:pPr>
    </w:p>
    <w:p w:rsidR="002B38DF" w:rsidRPr="00061897" w:rsidRDefault="00716360">
      <w:pPr>
        <w:pStyle w:val="1"/>
        <w:numPr>
          <w:ilvl w:val="0"/>
          <w:numId w:val="24"/>
        </w:numPr>
        <w:ind w:left="527" w:right="170" w:hanging="357"/>
        <w:jc w:val="both"/>
        <w:rPr>
          <w:b w:val="0"/>
          <w:sz w:val="36"/>
          <w:lang w:val="fr-FR"/>
          <w:rPrChange w:id="9924" w:author="Peng Luqi" w:date="2019-10-13T21:38:00Z">
            <w:rPr>
              <w:b/>
              <w:lang w:val="fr-FR"/>
            </w:rPr>
          </w:rPrChange>
        </w:rPr>
        <w:pPrChange w:id="9925" w:author="Peng Luqi" w:date="2019-10-13T21:38:00Z">
          <w:pPr>
            <w:pStyle w:val="a4"/>
            <w:numPr>
              <w:numId w:val="18"/>
            </w:numPr>
            <w:tabs>
              <w:tab w:val="left" w:pos="458"/>
            </w:tabs>
            <w:spacing w:before="1"/>
            <w:ind w:left="130" w:right="184" w:firstLine="0"/>
            <w:jc w:val="both"/>
          </w:pPr>
        </w:pPrChange>
      </w:pPr>
      <w:r w:rsidRPr="00061897">
        <w:rPr>
          <w:bCs w:val="0"/>
          <w:sz w:val="36"/>
          <w:szCs w:val="22"/>
          <w:lang w:val="fr-FR"/>
          <w:rPrChange w:id="9926" w:author="Peng Luqi" w:date="2019-10-13T21:38:00Z">
            <w:rPr>
              <w:bCs/>
              <w:lang w:val="fr-FR"/>
            </w:rPr>
          </w:rPrChange>
        </w:rPr>
        <w:lastRenderedPageBreak/>
        <w:t>Puisque</w:t>
      </w:r>
      <w:r w:rsidRPr="00061897">
        <w:rPr>
          <w:bCs w:val="0"/>
          <w:sz w:val="36"/>
          <w:szCs w:val="22"/>
          <w:lang w:val="fr-FR"/>
          <w:rPrChange w:id="9927" w:author="Peng Luqi" w:date="2019-10-13T21:38:00Z">
            <w:rPr>
              <w:bCs/>
              <w:spacing w:val="-7"/>
              <w:lang w:val="fr-FR"/>
            </w:rPr>
          </w:rPrChange>
        </w:rPr>
        <w:t xml:space="preserve"> </w:t>
      </w:r>
      <w:r w:rsidRPr="00061897">
        <w:rPr>
          <w:bCs w:val="0"/>
          <w:sz w:val="36"/>
          <w:szCs w:val="22"/>
          <w:lang w:val="fr-FR"/>
          <w:rPrChange w:id="9928" w:author="Peng Luqi" w:date="2019-10-13T21:38:00Z">
            <w:rPr>
              <w:bCs/>
              <w:lang w:val="fr-FR"/>
            </w:rPr>
          </w:rPrChange>
        </w:rPr>
        <w:t>vous</w:t>
      </w:r>
      <w:r w:rsidRPr="00061897">
        <w:rPr>
          <w:bCs w:val="0"/>
          <w:sz w:val="36"/>
          <w:szCs w:val="22"/>
          <w:lang w:val="fr-FR"/>
          <w:rPrChange w:id="9929" w:author="Peng Luqi" w:date="2019-10-13T21:38:00Z">
            <w:rPr>
              <w:bCs/>
              <w:spacing w:val="-6"/>
              <w:lang w:val="fr-FR"/>
            </w:rPr>
          </w:rPrChange>
        </w:rPr>
        <w:t xml:space="preserve"> </w:t>
      </w:r>
      <w:r w:rsidRPr="00061897">
        <w:rPr>
          <w:bCs w:val="0"/>
          <w:sz w:val="36"/>
          <w:szCs w:val="22"/>
          <w:lang w:val="fr-FR"/>
          <w:rPrChange w:id="9930" w:author="Peng Luqi" w:date="2019-10-13T21:38:00Z">
            <w:rPr>
              <w:bCs/>
              <w:lang w:val="fr-FR"/>
            </w:rPr>
          </w:rPrChange>
        </w:rPr>
        <w:t>êtes</w:t>
      </w:r>
      <w:r w:rsidRPr="00061897">
        <w:rPr>
          <w:bCs w:val="0"/>
          <w:sz w:val="36"/>
          <w:szCs w:val="22"/>
          <w:lang w:val="fr-FR"/>
          <w:rPrChange w:id="9931" w:author="Peng Luqi" w:date="2019-10-13T21:38:00Z">
            <w:rPr>
              <w:bCs/>
              <w:spacing w:val="-6"/>
              <w:lang w:val="fr-FR"/>
            </w:rPr>
          </w:rPrChange>
        </w:rPr>
        <w:t xml:space="preserve"> </w:t>
      </w:r>
      <w:r w:rsidRPr="00061897">
        <w:rPr>
          <w:bCs w:val="0"/>
          <w:sz w:val="36"/>
          <w:szCs w:val="22"/>
          <w:lang w:val="fr-FR"/>
          <w:rPrChange w:id="9932" w:author="Peng Luqi" w:date="2019-10-13T21:38:00Z">
            <w:rPr>
              <w:bCs/>
              <w:lang w:val="fr-FR"/>
            </w:rPr>
          </w:rPrChange>
        </w:rPr>
        <w:t>une</w:t>
      </w:r>
      <w:r w:rsidRPr="00061897">
        <w:rPr>
          <w:bCs w:val="0"/>
          <w:sz w:val="36"/>
          <w:szCs w:val="22"/>
          <w:lang w:val="fr-FR"/>
          <w:rPrChange w:id="9933" w:author="Peng Luqi" w:date="2019-10-13T21:38:00Z">
            <w:rPr>
              <w:bCs/>
              <w:spacing w:val="-6"/>
              <w:lang w:val="fr-FR"/>
            </w:rPr>
          </w:rPrChange>
        </w:rPr>
        <w:t xml:space="preserve"> </w:t>
      </w:r>
      <w:r w:rsidRPr="00061897">
        <w:rPr>
          <w:bCs w:val="0"/>
          <w:sz w:val="36"/>
          <w:szCs w:val="22"/>
          <w:lang w:val="fr-FR"/>
          <w:rPrChange w:id="9934" w:author="Peng Luqi" w:date="2019-10-13T21:38:00Z">
            <w:rPr>
              <w:bCs/>
              <w:lang w:val="fr-FR"/>
            </w:rPr>
          </w:rPrChange>
        </w:rPr>
        <w:t>personne</w:t>
      </w:r>
      <w:r w:rsidRPr="00061897">
        <w:rPr>
          <w:bCs w:val="0"/>
          <w:sz w:val="36"/>
          <w:szCs w:val="22"/>
          <w:lang w:val="fr-FR"/>
          <w:rPrChange w:id="9935" w:author="Peng Luqi" w:date="2019-10-13T21:38:00Z">
            <w:rPr>
              <w:bCs/>
              <w:spacing w:val="-6"/>
              <w:lang w:val="fr-FR"/>
            </w:rPr>
          </w:rPrChange>
        </w:rPr>
        <w:t xml:space="preserve"> </w:t>
      </w:r>
      <w:r w:rsidRPr="00061897">
        <w:rPr>
          <w:bCs w:val="0"/>
          <w:sz w:val="36"/>
          <w:szCs w:val="22"/>
          <w:lang w:val="fr-FR"/>
          <w:rPrChange w:id="9936" w:author="Peng Luqi" w:date="2019-10-13T21:38:00Z">
            <w:rPr>
              <w:bCs/>
              <w:lang w:val="fr-FR"/>
            </w:rPr>
          </w:rPrChange>
        </w:rPr>
        <w:t>avec</w:t>
      </w:r>
      <w:r w:rsidRPr="00061897">
        <w:rPr>
          <w:bCs w:val="0"/>
          <w:sz w:val="36"/>
          <w:szCs w:val="22"/>
          <w:lang w:val="fr-FR"/>
          <w:rPrChange w:id="9937" w:author="Peng Luqi" w:date="2019-10-13T21:38:00Z">
            <w:rPr>
              <w:bCs/>
              <w:spacing w:val="-7"/>
              <w:lang w:val="fr-FR"/>
            </w:rPr>
          </w:rPrChange>
        </w:rPr>
        <w:t xml:space="preserve"> </w:t>
      </w:r>
      <w:r w:rsidRPr="00061897">
        <w:rPr>
          <w:bCs w:val="0"/>
          <w:sz w:val="36"/>
          <w:szCs w:val="22"/>
          <w:lang w:val="fr-FR"/>
          <w:rPrChange w:id="9938" w:author="Peng Luqi" w:date="2019-10-13T21:38:00Z">
            <w:rPr>
              <w:bCs/>
              <w:lang w:val="fr-FR"/>
            </w:rPr>
          </w:rPrChange>
        </w:rPr>
        <w:t>un</w:t>
      </w:r>
      <w:r w:rsidRPr="00061897">
        <w:rPr>
          <w:bCs w:val="0"/>
          <w:sz w:val="36"/>
          <w:szCs w:val="22"/>
          <w:lang w:val="fr-FR"/>
          <w:rPrChange w:id="9939" w:author="Peng Luqi" w:date="2019-10-13T21:38:00Z">
            <w:rPr>
              <w:bCs/>
              <w:spacing w:val="-6"/>
              <w:lang w:val="fr-FR"/>
            </w:rPr>
          </w:rPrChange>
        </w:rPr>
        <w:t xml:space="preserve"> </w:t>
      </w:r>
      <w:r w:rsidRPr="00061897">
        <w:rPr>
          <w:bCs w:val="0"/>
          <w:sz w:val="36"/>
          <w:szCs w:val="22"/>
          <w:lang w:val="fr-FR"/>
          <w:rPrChange w:id="9940" w:author="Peng Luqi" w:date="2019-10-13T21:38:00Z">
            <w:rPr>
              <w:bCs/>
              <w:lang w:val="fr-FR"/>
            </w:rPr>
          </w:rPrChange>
        </w:rPr>
        <w:t>idéal,</w:t>
      </w:r>
      <w:r w:rsidRPr="00061897">
        <w:rPr>
          <w:bCs w:val="0"/>
          <w:sz w:val="36"/>
          <w:szCs w:val="22"/>
          <w:lang w:val="fr-FR"/>
          <w:rPrChange w:id="9941" w:author="Peng Luqi" w:date="2019-10-13T21:38:00Z">
            <w:rPr>
              <w:bCs/>
              <w:spacing w:val="-6"/>
              <w:lang w:val="fr-FR"/>
            </w:rPr>
          </w:rPrChange>
        </w:rPr>
        <w:t xml:space="preserve"> </w:t>
      </w:r>
      <w:r w:rsidRPr="00061897">
        <w:rPr>
          <w:bCs w:val="0"/>
          <w:sz w:val="36"/>
          <w:szCs w:val="22"/>
          <w:lang w:val="fr-FR"/>
          <w:rPrChange w:id="9942" w:author="Peng Luqi" w:date="2019-10-13T21:38:00Z">
            <w:rPr>
              <w:bCs/>
              <w:lang w:val="fr-FR"/>
            </w:rPr>
          </w:rPrChange>
        </w:rPr>
        <w:t>vous</w:t>
      </w:r>
      <w:r w:rsidRPr="00061897">
        <w:rPr>
          <w:bCs w:val="0"/>
          <w:sz w:val="36"/>
          <w:szCs w:val="22"/>
          <w:lang w:val="fr-FR"/>
          <w:rPrChange w:id="9943" w:author="Peng Luqi" w:date="2019-10-13T21:38:00Z">
            <w:rPr>
              <w:bCs/>
              <w:spacing w:val="-6"/>
              <w:lang w:val="fr-FR"/>
            </w:rPr>
          </w:rPrChange>
        </w:rPr>
        <w:t xml:space="preserve"> </w:t>
      </w:r>
      <w:r w:rsidRPr="00061897">
        <w:rPr>
          <w:bCs w:val="0"/>
          <w:sz w:val="36"/>
          <w:szCs w:val="22"/>
          <w:lang w:val="fr-FR"/>
          <w:rPrChange w:id="9944" w:author="Peng Luqi" w:date="2019-10-13T21:38:00Z">
            <w:rPr>
              <w:bCs/>
              <w:lang w:val="fr-FR"/>
            </w:rPr>
          </w:rPrChange>
        </w:rPr>
        <w:t>ne</w:t>
      </w:r>
      <w:r w:rsidRPr="00061897">
        <w:rPr>
          <w:bCs w:val="0"/>
          <w:sz w:val="36"/>
          <w:szCs w:val="22"/>
          <w:lang w:val="fr-FR"/>
          <w:rPrChange w:id="9945" w:author="Peng Luqi" w:date="2019-10-13T21:38:00Z">
            <w:rPr>
              <w:bCs/>
              <w:spacing w:val="-6"/>
              <w:lang w:val="fr-FR"/>
            </w:rPr>
          </w:rPrChange>
        </w:rPr>
        <w:t xml:space="preserve"> </w:t>
      </w:r>
      <w:r w:rsidRPr="00061897">
        <w:rPr>
          <w:bCs w:val="0"/>
          <w:sz w:val="36"/>
          <w:szCs w:val="22"/>
          <w:lang w:val="fr-FR"/>
          <w:rPrChange w:id="9946" w:author="Peng Luqi" w:date="2019-10-13T21:38:00Z">
            <w:rPr>
              <w:bCs/>
              <w:lang w:val="fr-FR"/>
            </w:rPr>
          </w:rPrChange>
        </w:rPr>
        <w:t>pouvez</w:t>
      </w:r>
      <w:r w:rsidRPr="00061897">
        <w:rPr>
          <w:bCs w:val="0"/>
          <w:sz w:val="36"/>
          <w:szCs w:val="22"/>
          <w:lang w:val="fr-FR"/>
          <w:rPrChange w:id="9947" w:author="Peng Luqi" w:date="2019-10-13T21:38:00Z">
            <w:rPr>
              <w:bCs/>
              <w:spacing w:val="-7"/>
              <w:lang w:val="fr-FR"/>
            </w:rPr>
          </w:rPrChange>
        </w:rPr>
        <w:t xml:space="preserve"> </w:t>
      </w:r>
      <w:r w:rsidRPr="00061897">
        <w:rPr>
          <w:bCs w:val="0"/>
          <w:sz w:val="36"/>
          <w:szCs w:val="22"/>
          <w:lang w:val="fr-FR"/>
          <w:rPrChange w:id="9948" w:author="Peng Luqi" w:date="2019-10-13T21:38:00Z">
            <w:rPr>
              <w:bCs/>
              <w:lang w:val="fr-FR"/>
            </w:rPr>
          </w:rPrChange>
        </w:rPr>
        <w:t>absolument</w:t>
      </w:r>
      <w:r w:rsidRPr="00061897">
        <w:rPr>
          <w:bCs w:val="0"/>
          <w:sz w:val="36"/>
          <w:szCs w:val="22"/>
          <w:lang w:val="fr-FR"/>
          <w:rPrChange w:id="9949" w:author="Peng Luqi" w:date="2019-10-13T21:38:00Z">
            <w:rPr>
              <w:bCs/>
              <w:spacing w:val="-6"/>
              <w:lang w:val="fr-FR"/>
            </w:rPr>
          </w:rPrChange>
        </w:rPr>
        <w:t xml:space="preserve"> </w:t>
      </w:r>
      <w:r w:rsidRPr="00061897">
        <w:rPr>
          <w:bCs w:val="0"/>
          <w:sz w:val="36"/>
          <w:szCs w:val="22"/>
          <w:lang w:val="fr-FR"/>
          <w:rPrChange w:id="9950" w:author="Peng Luqi" w:date="2019-10-13T21:38:00Z">
            <w:rPr>
              <w:bCs/>
              <w:lang w:val="fr-FR"/>
            </w:rPr>
          </w:rPrChange>
        </w:rPr>
        <w:t>pas</w:t>
      </w:r>
      <w:r w:rsidRPr="00061897">
        <w:rPr>
          <w:bCs w:val="0"/>
          <w:sz w:val="36"/>
          <w:szCs w:val="22"/>
          <w:lang w:val="fr-FR"/>
          <w:rPrChange w:id="9951" w:author="Peng Luqi" w:date="2019-10-13T21:38:00Z">
            <w:rPr>
              <w:bCs/>
              <w:spacing w:val="-6"/>
              <w:lang w:val="fr-FR"/>
            </w:rPr>
          </w:rPrChange>
        </w:rPr>
        <w:t xml:space="preserve"> </w:t>
      </w:r>
      <w:r w:rsidRPr="00061897">
        <w:rPr>
          <w:bCs w:val="0"/>
          <w:sz w:val="36"/>
          <w:szCs w:val="22"/>
          <w:lang w:val="fr-FR"/>
          <w:rPrChange w:id="9952" w:author="Peng Luqi" w:date="2019-10-13T21:38:00Z">
            <w:rPr>
              <w:bCs/>
              <w:lang w:val="fr-FR"/>
            </w:rPr>
          </w:rPrChange>
        </w:rPr>
        <w:t>vous</w:t>
      </w:r>
      <w:r w:rsidRPr="00061897">
        <w:rPr>
          <w:bCs w:val="0"/>
          <w:sz w:val="36"/>
          <w:szCs w:val="22"/>
          <w:lang w:val="fr-FR"/>
          <w:rPrChange w:id="9953" w:author="Peng Luqi" w:date="2019-10-13T21:38:00Z">
            <w:rPr>
              <w:bCs/>
              <w:spacing w:val="-6"/>
              <w:lang w:val="fr-FR"/>
            </w:rPr>
          </w:rPrChange>
        </w:rPr>
        <w:t xml:space="preserve"> </w:t>
      </w:r>
      <w:r w:rsidRPr="00061897">
        <w:rPr>
          <w:bCs w:val="0"/>
          <w:sz w:val="36"/>
          <w:szCs w:val="22"/>
          <w:lang w:val="fr-FR"/>
          <w:rPrChange w:id="9954" w:author="Peng Luqi" w:date="2019-10-13T21:38:00Z">
            <w:rPr>
              <w:bCs/>
              <w:lang w:val="fr-FR"/>
            </w:rPr>
          </w:rPrChange>
        </w:rPr>
        <w:t>permettre d</w:t>
      </w:r>
      <w:del w:id="9955" w:author="Peng Luqi" w:date="2019-10-13T14:43:00Z">
        <w:r w:rsidRPr="00061897" w:rsidDel="00EF666F">
          <w:rPr>
            <w:bCs w:val="0"/>
            <w:sz w:val="36"/>
            <w:szCs w:val="22"/>
            <w:lang w:val="fr-FR"/>
            <w:rPrChange w:id="9956" w:author="Peng Luqi" w:date="2019-10-13T21:38:00Z">
              <w:rPr>
                <w:bCs/>
                <w:lang w:val="fr-FR"/>
              </w:rPr>
            </w:rPrChange>
          </w:rPr>
          <w:delText>’</w:delText>
        </w:r>
      </w:del>
      <w:ins w:id="9957" w:author="Peng Luqi" w:date="2019-10-13T14:43:00Z">
        <w:r w:rsidR="00EF666F" w:rsidRPr="00061897">
          <w:rPr>
            <w:bCs w:val="0"/>
            <w:sz w:val="36"/>
            <w:szCs w:val="22"/>
            <w:lang w:val="fr-FR"/>
            <w:rPrChange w:id="9958" w:author="Peng Luqi" w:date="2019-10-13T21:38:00Z">
              <w:rPr>
                <w:bCs/>
                <w:lang w:val="fr-FR"/>
              </w:rPr>
            </w:rPrChange>
          </w:rPr>
          <w:t>’</w:t>
        </w:r>
      </w:ins>
      <w:r w:rsidRPr="00061897">
        <w:rPr>
          <w:bCs w:val="0"/>
          <w:sz w:val="36"/>
          <w:szCs w:val="22"/>
          <w:lang w:val="fr-FR"/>
          <w:rPrChange w:id="9959" w:author="Peng Luqi" w:date="2019-10-13T21:38:00Z">
            <w:rPr>
              <w:bCs/>
              <w:lang w:val="fr-FR"/>
            </w:rPr>
          </w:rPrChange>
        </w:rPr>
        <w:t>être un</w:t>
      </w:r>
      <w:r w:rsidRPr="00061897">
        <w:rPr>
          <w:bCs w:val="0"/>
          <w:sz w:val="36"/>
          <w:szCs w:val="22"/>
          <w:lang w:val="fr-FR"/>
          <w:rPrChange w:id="9960" w:author="Peng Luqi" w:date="2019-10-13T21:38:00Z">
            <w:rPr>
              <w:bCs/>
              <w:spacing w:val="-3"/>
              <w:lang w:val="fr-FR"/>
            </w:rPr>
          </w:rPrChange>
        </w:rPr>
        <w:t xml:space="preserve"> </w:t>
      </w:r>
      <w:r w:rsidRPr="00061897">
        <w:rPr>
          <w:bCs w:val="0"/>
          <w:sz w:val="36"/>
          <w:szCs w:val="22"/>
          <w:lang w:val="fr-FR"/>
          <w:rPrChange w:id="9961" w:author="Peng Luqi" w:date="2019-10-13T21:38:00Z">
            <w:rPr>
              <w:bCs/>
              <w:lang w:val="fr-FR"/>
            </w:rPr>
          </w:rPrChange>
        </w:rPr>
        <w:t>amateur.</w:t>
      </w:r>
    </w:p>
    <w:p w:rsidR="002B38DF" w:rsidRPr="00F94CB9" w:rsidRDefault="002B38DF">
      <w:pPr>
        <w:pStyle w:val="a3"/>
        <w:ind w:left="170" w:right="170"/>
        <w:jc w:val="both"/>
        <w:rPr>
          <w:b/>
          <w:lang w:val="fr-FR"/>
          <w:rPrChange w:id="9962" w:author="Peng Luqi" w:date="2019-10-13T14:50:00Z">
            <w:rPr>
              <w:b/>
              <w:sz w:val="21"/>
              <w:lang w:val="fr-FR"/>
            </w:rPr>
          </w:rPrChange>
        </w:rPr>
        <w:pPrChange w:id="9963" w:author="Peng Luqi" w:date="2019-10-13T14:20:00Z">
          <w:pPr>
            <w:pStyle w:val="a3"/>
            <w:spacing w:before="10"/>
          </w:pPr>
        </w:pPrChange>
      </w:pPr>
    </w:p>
    <w:p w:rsidR="002B38DF" w:rsidRPr="00F94CB9" w:rsidRDefault="00716360">
      <w:pPr>
        <w:ind w:left="170" w:right="170"/>
        <w:jc w:val="both"/>
        <w:rPr>
          <w:sz w:val="28"/>
          <w:szCs w:val="28"/>
          <w:lang w:val="fr-FR"/>
          <w:rPrChange w:id="9964" w:author="Peng Luqi" w:date="2019-10-13T14:50:00Z">
            <w:rPr>
              <w:lang w:val="fr-FR"/>
            </w:rPr>
          </w:rPrChange>
        </w:rPr>
        <w:pPrChange w:id="9965" w:author="Peng Luqi" w:date="2019-10-13T14:20:00Z">
          <w:pPr>
            <w:ind w:left="130" w:right="182"/>
            <w:jc w:val="both"/>
          </w:pPr>
        </w:pPrChange>
      </w:pPr>
      <w:r w:rsidRPr="00F94CB9">
        <w:rPr>
          <w:sz w:val="28"/>
          <w:szCs w:val="28"/>
          <w:lang w:val="fr-FR"/>
          <w:rPrChange w:id="9966" w:author="Peng Luqi" w:date="2019-10-13T14:50:00Z">
            <w:rPr>
              <w:lang w:val="fr-FR"/>
            </w:rPr>
          </w:rPrChange>
        </w:rPr>
        <w:t>Une fois sur le marché, vous rencontrerez des personnes de toutes sortes, bien sûr, la plupart d</w:t>
      </w:r>
      <w:del w:id="9967" w:author="Peng Luqi" w:date="2019-10-13T14:43:00Z">
        <w:r w:rsidRPr="00F94CB9" w:rsidDel="00EF666F">
          <w:rPr>
            <w:sz w:val="28"/>
            <w:szCs w:val="28"/>
            <w:lang w:val="fr-FR"/>
            <w:rPrChange w:id="9968" w:author="Peng Luqi" w:date="2019-10-13T14:50:00Z">
              <w:rPr>
                <w:lang w:val="fr-FR"/>
              </w:rPr>
            </w:rPrChange>
          </w:rPr>
          <w:delText>’</w:delText>
        </w:r>
      </w:del>
      <w:ins w:id="9969" w:author="Peng Luqi" w:date="2019-10-13T14:43:00Z">
        <w:r w:rsidR="00EF666F" w:rsidRPr="00F94CB9">
          <w:rPr>
            <w:sz w:val="28"/>
            <w:szCs w:val="28"/>
            <w:lang w:val="fr-FR"/>
            <w:rPrChange w:id="9970" w:author="Peng Luqi" w:date="2019-10-13T14:50:00Z">
              <w:rPr>
                <w:lang w:val="fr-FR"/>
              </w:rPr>
            </w:rPrChange>
          </w:rPr>
          <w:t>’</w:t>
        </w:r>
      </w:ins>
      <w:r w:rsidRPr="00F94CB9">
        <w:rPr>
          <w:sz w:val="28"/>
          <w:szCs w:val="28"/>
          <w:lang w:val="fr-FR"/>
          <w:rPrChange w:id="9971" w:author="Peng Luqi" w:date="2019-10-13T14:50:00Z">
            <w:rPr>
              <w:lang w:val="fr-FR"/>
            </w:rPr>
          </w:rPrChange>
        </w:rPr>
        <w:t>entre elles ne sont pas comme vous. Vous êtes un très petit investisseur. Vous constaterez d</w:t>
      </w:r>
      <w:del w:id="9972" w:author="Peng Luqi" w:date="2019-10-13T14:43:00Z">
        <w:r w:rsidRPr="00F94CB9" w:rsidDel="00EF666F">
          <w:rPr>
            <w:sz w:val="28"/>
            <w:szCs w:val="28"/>
            <w:lang w:val="fr-FR"/>
            <w:rPrChange w:id="9973" w:author="Peng Luqi" w:date="2019-10-13T14:50:00Z">
              <w:rPr>
                <w:lang w:val="fr-FR"/>
              </w:rPr>
            </w:rPrChange>
          </w:rPr>
          <w:delText>’</w:delText>
        </w:r>
      </w:del>
      <w:ins w:id="9974" w:author="Peng Luqi" w:date="2019-10-13T14:43:00Z">
        <w:r w:rsidR="00EF666F" w:rsidRPr="00F94CB9">
          <w:rPr>
            <w:sz w:val="28"/>
            <w:szCs w:val="28"/>
            <w:lang w:val="fr-FR"/>
            <w:rPrChange w:id="9975" w:author="Peng Luqi" w:date="2019-10-13T14:50:00Z">
              <w:rPr>
                <w:lang w:val="fr-FR"/>
              </w:rPr>
            </w:rPrChange>
          </w:rPr>
          <w:t>’</w:t>
        </w:r>
      </w:ins>
      <w:r w:rsidRPr="00F94CB9">
        <w:rPr>
          <w:sz w:val="28"/>
          <w:szCs w:val="28"/>
          <w:lang w:val="fr-FR"/>
          <w:rPrChange w:id="9976" w:author="Peng Luqi" w:date="2019-10-13T14:50:00Z">
            <w:rPr>
              <w:lang w:val="fr-FR"/>
            </w:rPr>
          </w:rPrChange>
        </w:rPr>
        <w:t>ailleurs que la grande</w:t>
      </w:r>
      <w:r w:rsidRPr="00F94CB9">
        <w:rPr>
          <w:spacing w:val="-5"/>
          <w:sz w:val="28"/>
          <w:szCs w:val="28"/>
          <w:lang w:val="fr-FR"/>
          <w:rPrChange w:id="9977" w:author="Peng Luqi" w:date="2019-10-13T14:50:00Z">
            <w:rPr>
              <w:spacing w:val="-5"/>
              <w:lang w:val="fr-FR"/>
            </w:rPr>
          </w:rPrChange>
        </w:rPr>
        <w:t xml:space="preserve"> </w:t>
      </w:r>
      <w:r w:rsidRPr="00F94CB9">
        <w:rPr>
          <w:sz w:val="28"/>
          <w:szCs w:val="28"/>
          <w:lang w:val="fr-FR"/>
          <w:rPrChange w:id="9978" w:author="Peng Luqi" w:date="2019-10-13T14:50:00Z">
            <w:rPr>
              <w:lang w:val="fr-FR"/>
            </w:rPr>
          </w:rPrChange>
        </w:rPr>
        <w:t>majorité</w:t>
      </w:r>
      <w:r w:rsidRPr="00F94CB9">
        <w:rPr>
          <w:spacing w:val="-4"/>
          <w:sz w:val="28"/>
          <w:szCs w:val="28"/>
          <w:lang w:val="fr-FR"/>
          <w:rPrChange w:id="9979" w:author="Peng Luqi" w:date="2019-10-13T14:50:00Z">
            <w:rPr>
              <w:spacing w:val="-4"/>
              <w:lang w:val="fr-FR"/>
            </w:rPr>
          </w:rPrChange>
        </w:rPr>
        <w:t xml:space="preserve"> </w:t>
      </w:r>
      <w:r w:rsidRPr="00F94CB9">
        <w:rPr>
          <w:sz w:val="28"/>
          <w:szCs w:val="28"/>
          <w:lang w:val="fr-FR"/>
          <w:rPrChange w:id="9980" w:author="Peng Luqi" w:date="2019-10-13T14:50:00Z">
            <w:rPr>
              <w:lang w:val="fr-FR"/>
            </w:rPr>
          </w:rPrChange>
        </w:rPr>
        <w:t>des</w:t>
      </w:r>
      <w:r w:rsidRPr="00F94CB9">
        <w:rPr>
          <w:spacing w:val="-5"/>
          <w:sz w:val="28"/>
          <w:szCs w:val="28"/>
          <w:lang w:val="fr-FR"/>
          <w:rPrChange w:id="9981" w:author="Peng Luqi" w:date="2019-10-13T14:50:00Z">
            <w:rPr>
              <w:spacing w:val="-5"/>
              <w:lang w:val="fr-FR"/>
            </w:rPr>
          </w:rPrChange>
        </w:rPr>
        <w:t xml:space="preserve"> </w:t>
      </w:r>
      <w:r w:rsidRPr="00F94CB9">
        <w:rPr>
          <w:sz w:val="28"/>
          <w:szCs w:val="28"/>
          <w:lang w:val="fr-FR"/>
          <w:rPrChange w:id="9982" w:author="Peng Luqi" w:date="2019-10-13T14:50:00Z">
            <w:rPr>
              <w:lang w:val="fr-FR"/>
            </w:rPr>
          </w:rPrChange>
        </w:rPr>
        <w:t>personnes</w:t>
      </w:r>
      <w:r w:rsidRPr="00F94CB9">
        <w:rPr>
          <w:spacing w:val="-4"/>
          <w:sz w:val="28"/>
          <w:szCs w:val="28"/>
          <w:lang w:val="fr-FR"/>
          <w:rPrChange w:id="9983" w:author="Peng Luqi" w:date="2019-10-13T14:50:00Z">
            <w:rPr>
              <w:spacing w:val="-4"/>
              <w:lang w:val="fr-FR"/>
            </w:rPr>
          </w:rPrChange>
        </w:rPr>
        <w:t xml:space="preserve"> </w:t>
      </w:r>
      <w:r w:rsidRPr="00F94CB9">
        <w:rPr>
          <w:sz w:val="28"/>
          <w:szCs w:val="28"/>
          <w:lang w:val="fr-FR"/>
          <w:rPrChange w:id="9984" w:author="Peng Luqi" w:date="2019-10-13T14:50:00Z">
            <w:rPr>
              <w:lang w:val="fr-FR"/>
            </w:rPr>
          </w:rPrChange>
        </w:rPr>
        <w:t>que</w:t>
      </w:r>
      <w:r w:rsidRPr="00F94CB9">
        <w:rPr>
          <w:spacing w:val="-5"/>
          <w:sz w:val="28"/>
          <w:szCs w:val="28"/>
          <w:lang w:val="fr-FR"/>
          <w:rPrChange w:id="9985" w:author="Peng Luqi" w:date="2019-10-13T14:50:00Z">
            <w:rPr>
              <w:spacing w:val="-5"/>
              <w:lang w:val="fr-FR"/>
            </w:rPr>
          </w:rPrChange>
        </w:rPr>
        <w:t xml:space="preserve"> </w:t>
      </w:r>
      <w:r w:rsidRPr="00F94CB9">
        <w:rPr>
          <w:sz w:val="28"/>
          <w:szCs w:val="28"/>
          <w:lang w:val="fr-FR"/>
          <w:rPrChange w:id="9986" w:author="Peng Luqi" w:date="2019-10-13T14:50:00Z">
            <w:rPr>
              <w:lang w:val="fr-FR"/>
            </w:rPr>
          </w:rPrChange>
        </w:rPr>
        <w:t>vous</w:t>
      </w:r>
      <w:r w:rsidRPr="00F94CB9">
        <w:rPr>
          <w:spacing w:val="-4"/>
          <w:sz w:val="28"/>
          <w:szCs w:val="28"/>
          <w:lang w:val="fr-FR"/>
          <w:rPrChange w:id="9987" w:author="Peng Luqi" w:date="2019-10-13T14:50:00Z">
            <w:rPr>
              <w:spacing w:val="-4"/>
              <w:lang w:val="fr-FR"/>
            </w:rPr>
          </w:rPrChange>
        </w:rPr>
        <w:t xml:space="preserve"> </w:t>
      </w:r>
      <w:r w:rsidRPr="00F94CB9">
        <w:rPr>
          <w:sz w:val="28"/>
          <w:szCs w:val="28"/>
          <w:lang w:val="fr-FR"/>
          <w:rPrChange w:id="9988" w:author="Peng Luqi" w:date="2019-10-13T14:50:00Z">
            <w:rPr>
              <w:lang w:val="fr-FR"/>
            </w:rPr>
          </w:rPrChange>
        </w:rPr>
        <w:t>rencontrez</w:t>
      </w:r>
      <w:r w:rsidRPr="00F94CB9">
        <w:rPr>
          <w:spacing w:val="-5"/>
          <w:sz w:val="28"/>
          <w:szCs w:val="28"/>
          <w:lang w:val="fr-FR"/>
          <w:rPrChange w:id="9989" w:author="Peng Luqi" w:date="2019-10-13T14:50:00Z">
            <w:rPr>
              <w:spacing w:val="-5"/>
              <w:lang w:val="fr-FR"/>
            </w:rPr>
          </w:rPrChange>
        </w:rPr>
        <w:t xml:space="preserve"> </w:t>
      </w:r>
      <w:r w:rsidRPr="00F94CB9">
        <w:rPr>
          <w:sz w:val="28"/>
          <w:szCs w:val="28"/>
          <w:lang w:val="fr-FR"/>
          <w:rPrChange w:id="9990" w:author="Peng Luqi" w:date="2019-10-13T14:50:00Z">
            <w:rPr>
              <w:lang w:val="fr-FR"/>
            </w:rPr>
          </w:rPrChange>
        </w:rPr>
        <w:t>sont</w:t>
      </w:r>
      <w:r w:rsidRPr="00F94CB9">
        <w:rPr>
          <w:spacing w:val="-4"/>
          <w:sz w:val="28"/>
          <w:szCs w:val="28"/>
          <w:lang w:val="fr-FR"/>
          <w:rPrChange w:id="9991" w:author="Peng Luqi" w:date="2019-10-13T14:50:00Z">
            <w:rPr>
              <w:spacing w:val="-4"/>
              <w:lang w:val="fr-FR"/>
            </w:rPr>
          </w:rPrChange>
        </w:rPr>
        <w:t xml:space="preserve"> </w:t>
      </w:r>
      <w:r w:rsidRPr="00F94CB9">
        <w:rPr>
          <w:sz w:val="28"/>
          <w:szCs w:val="28"/>
          <w:lang w:val="fr-FR"/>
          <w:rPrChange w:id="9992" w:author="Peng Luqi" w:date="2019-10-13T14:50:00Z">
            <w:rPr>
              <w:lang w:val="fr-FR"/>
            </w:rPr>
          </w:rPrChange>
        </w:rPr>
        <w:t>des</w:t>
      </w:r>
      <w:r w:rsidRPr="00F94CB9">
        <w:rPr>
          <w:spacing w:val="-5"/>
          <w:sz w:val="28"/>
          <w:szCs w:val="28"/>
          <w:lang w:val="fr-FR"/>
          <w:rPrChange w:id="9993" w:author="Peng Luqi" w:date="2019-10-13T14:50:00Z">
            <w:rPr>
              <w:spacing w:val="-5"/>
              <w:lang w:val="fr-FR"/>
            </w:rPr>
          </w:rPrChange>
        </w:rPr>
        <w:t xml:space="preserve"> </w:t>
      </w:r>
      <w:r w:rsidRPr="00F94CB9">
        <w:rPr>
          <w:sz w:val="28"/>
          <w:szCs w:val="28"/>
          <w:lang w:val="fr-FR"/>
          <w:rPrChange w:id="9994" w:author="Peng Luqi" w:date="2019-10-13T14:50:00Z">
            <w:rPr>
              <w:lang w:val="fr-FR"/>
            </w:rPr>
          </w:rPrChange>
        </w:rPr>
        <w:t>amateurs.</w:t>
      </w:r>
      <w:r w:rsidRPr="00F94CB9">
        <w:rPr>
          <w:spacing w:val="-5"/>
          <w:sz w:val="28"/>
          <w:szCs w:val="28"/>
          <w:lang w:val="fr-FR"/>
          <w:rPrChange w:id="9995" w:author="Peng Luqi" w:date="2019-10-13T14:50:00Z">
            <w:rPr>
              <w:spacing w:val="-5"/>
              <w:lang w:val="fr-FR"/>
            </w:rPr>
          </w:rPrChange>
        </w:rPr>
        <w:t xml:space="preserve"> </w:t>
      </w:r>
      <w:r w:rsidRPr="00F94CB9">
        <w:rPr>
          <w:sz w:val="28"/>
          <w:szCs w:val="28"/>
          <w:lang w:val="fr-FR"/>
          <w:rPrChange w:id="9996" w:author="Peng Luqi" w:date="2019-10-13T14:50:00Z">
            <w:rPr>
              <w:lang w:val="fr-FR"/>
            </w:rPr>
          </w:rPrChange>
        </w:rPr>
        <w:t>De</w:t>
      </w:r>
      <w:r w:rsidRPr="00F94CB9">
        <w:rPr>
          <w:spacing w:val="-5"/>
          <w:sz w:val="28"/>
          <w:szCs w:val="28"/>
          <w:lang w:val="fr-FR"/>
          <w:rPrChange w:id="9997" w:author="Peng Luqi" w:date="2019-10-13T14:50:00Z">
            <w:rPr>
              <w:spacing w:val="-5"/>
              <w:lang w:val="fr-FR"/>
            </w:rPr>
          </w:rPrChange>
        </w:rPr>
        <w:t xml:space="preserve"> </w:t>
      </w:r>
      <w:r w:rsidRPr="00F94CB9">
        <w:rPr>
          <w:sz w:val="28"/>
          <w:szCs w:val="28"/>
          <w:lang w:val="fr-FR"/>
          <w:rPrChange w:id="9998" w:author="Peng Luqi" w:date="2019-10-13T14:50:00Z">
            <w:rPr>
              <w:lang w:val="fr-FR"/>
            </w:rPr>
          </w:rPrChange>
        </w:rPr>
        <w:t>toute</w:t>
      </w:r>
      <w:r w:rsidRPr="00F94CB9">
        <w:rPr>
          <w:spacing w:val="-4"/>
          <w:sz w:val="28"/>
          <w:szCs w:val="28"/>
          <w:lang w:val="fr-FR"/>
          <w:rPrChange w:id="9999" w:author="Peng Luqi" w:date="2019-10-13T14:50:00Z">
            <w:rPr>
              <w:spacing w:val="-4"/>
              <w:lang w:val="fr-FR"/>
            </w:rPr>
          </w:rPrChange>
        </w:rPr>
        <w:t xml:space="preserve"> </w:t>
      </w:r>
      <w:r w:rsidRPr="00F94CB9">
        <w:rPr>
          <w:sz w:val="28"/>
          <w:szCs w:val="28"/>
          <w:lang w:val="fr-FR"/>
          <w:rPrChange w:id="10000" w:author="Peng Luqi" w:date="2019-10-13T14:50:00Z">
            <w:rPr>
              <w:lang w:val="fr-FR"/>
            </w:rPr>
          </w:rPrChange>
        </w:rPr>
        <w:t>évidence</w:t>
      </w:r>
      <w:r w:rsidRPr="00F94CB9">
        <w:rPr>
          <w:spacing w:val="-4"/>
          <w:sz w:val="28"/>
          <w:szCs w:val="28"/>
          <w:lang w:val="fr-FR"/>
          <w:rPrChange w:id="10001" w:author="Peng Luqi" w:date="2019-10-13T14:50:00Z">
            <w:rPr>
              <w:spacing w:val="-4"/>
              <w:lang w:val="fr-FR"/>
            </w:rPr>
          </w:rPrChange>
        </w:rPr>
        <w:t xml:space="preserve"> </w:t>
      </w:r>
      <w:r w:rsidRPr="00F94CB9">
        <w:rPr>
          <w:sz w:val="28"/>
          <w:szCs w:val="28"/>
          <w:lang w:val="fr-FR"/>
          <w:rPrChange w:id="10002" w:author="Peng Luqi" w:date="2019-10-13T14:50:00Z">
            <w:rPr>
              <w:lang w:val="fr-FR"/>
            </w:rPr>
          </w:rPrChange>
        </w:rPr>
        <w:t>vous</w:t>
      </w:r>
      <w:r w:rsidRPr="00F94CB9">
        <w:rPr>
          <w:spacing w:val="-5"/>
          <w:sz w:val="28"/>
          <w:szCs w:val="28"/>
          <w:lang w:val="fr-FR"/>
          <w:rPrChange w:id="10003" w:author="Peng Luqi" w:date="2019-10-13T14:50:00Z">
            <w:rPr>
              <w:spacing w:val="-5"/>
              <w:lang w:val="fr-FR"/>
            </w:rPr>
          </w:rPrChange>
        </w:rPr>
        <w:t xml:space="preserve"> </w:t>
      </w:r>
      <w:r w:rsidRPr="00F94CB9">
        <w:rPr>
          <w:sz w:val="28"/>
          <w:szCs w:val="28"/>
          <w:lang w:val="fr-FR"/>
          <w:rPrChange w:id="10004" w:author="Peng Luqi" w:date="2019-10-13T14:50:00Z">
            <w:rPr>
              <w:lang w:val="fr-FR"/>
            </w:rPr>
          </w:rPrChange>
        </w:rPr>
        <w:t>le</w:t>
      </w:r>
      <w:r w:rsidRPr="00F94CB9">
        <w:rPr>
          <w:spacing w:val="-4"/>
          <w:sz w:val="28"/>
          <w:szCs w:val="28"/>
          <w:lang w:val="fr-FR"/>
          <w:rPrChange w:id="10005" w:author="Peng Luqi" w:date="2019-10-13T14:50:00Z">
            <w:rPr>
              <w:spacing w:val="-4"/>
              <w:lang w:val="fr-FR"/>
            </w:rPr>
          </w:rPrChange>
        </w:rPr>
        <w:t xml:space="preserve"> </w:t>
      </w:r>
      <w:r w:rsidRPr="00F94CB9">
        <w:rPr>
          <w:sz w:val="28"/>
          <w:szCs w:val="28"/>
          <w:lang w:val="fr-FR"/>
          <w:rPrChange w:id="10006" w:author="Peng Luqi" w:date="2019-10-13T14:50:00Z">
            <w:rPr>
              <w:lang w:val="fr-FR"/>
            </w:rPr>
          </w:rPrChange>
        </w:rPr>
        <w:t>savez déjà, et vos mots se font timides. Vous parlez peu du consensus. Vous dites que vous avez beaucoup d</w:t>
      </w:r>
      <w:del w:id="10007" w:author="Peng Luqi" w:date="2019-10-13T14:43:00Z">
        <w:r w:rsidRPr="00F94CB9" w:rsidDel="00EF666F">
          <w:rPr>
            <w:sz w:val="28"/>
            <w:szCs w:val="28"/>
            <w:lang w:val="fr-FR"/>
            <w:rPrChange w:id="10008" w:author="Peng Luqi" w:date="2019-10-13T14:50:00Z">
              <w:rPr>
                <w:lang w:val="fr-FR"/>
              </w:rPr>
            </w:rPrChange>
          </w:rPr>
          <w:delText>’</w:delText>
        </w:r>
      </w:del>
      <w:ins w:id="10009" w:author="Peng Luqi" w:date="2019-10-13T14:43:00Z">
        <w:r w:rsidR="00EF666F" w:rsidRPr="00F94CB9">
          <w:rPr>
            <w:sz w:val="28"/>
            <w:szCs w:val="28"/>
            <w:lang w:val="fr-FR"/>
            <w:rPrChange w:id="10010" w:author="Peng Luqi" w:date="2019-10-13T14:50:00Z">
              <w:rPr>
                <w:lang w:val="fr-FR"/>
              </w:rPr>
            </w:rPrChange>
          </w:rPr>
          <w:t>’</w:t>
        </w:r>
      </w:ins>
      <w:r w:rsidRPr="00F94CB9">
        <w:rPr>
          <w:sz w:val="28"/>
          <w:szCs w:val="28"/>
          <w:lang w:val="fr-FR"/>
          <w:rPrChange w:id="10011" w:author="Peng Luqi" w:date="2019-10-13T14:50:00Z">
            <w:rPr>
              <w:lang w:val="fr-FR"/>
            </w:rPr>
          </w:rPrChange>
        </w:rPr>
        <w:t>expérience en investissement mais êtes toujours resté</w:t>
      </w:r>
      <w:r w:rsidRPr="00F94CB9">
        <w:rPr>
          <w:spacing w:val="-12"/>
          <w:sz w:val="28"/>
          <w:szCs w:val="28"/>
          <w:lang w:val="fr-FR"/>
          <w:rPrChange w:id="10012" w:author="Peng Luqi" w:date="2019-10-13T14:50:00Z">
            <w:rPr>
              <w:spacing w:val="-12"/>
              <w:lang w:val="fr-FR"/>
            </w:rPr>
          </w:rPrChange>
        </w:rPr>
        <w:t xml:space="preserve"> </w:t>
      </w:r>
      <w:r w:rsidRPr="00F94CB9">
        <w:rPr>
          <w:sz w:val="28"/>
          <w:szCs w:val="28"/>
          <w:lang w:val="fr-FR"/>
          <w:rPrChange w:id="10013" w:author="Peng Luqi" w:date="2019-10-13T14:50:00Z">
            <w:rPr>
              <w:lang w:val="fr-FR"/>
            </w:rPr>
          </w:rPrChange>
        </w:rPr>
        <w:t>hésitant.</w:t>
      </w:r>
    </w:p>
    <w:p w:rsidR="002B38DF" w:rsidRPr="00F94CB9" w:rsidRDefault="002B38DF">
      <w:pPr>
        <w:pStyle w:val="a3"/>
        <w:ind w:left="170" w:right="170"/>
        <w:jc w:val="both"/>
        <w:rPr>
          <w:lang w:val="fr-FR"/>
          <w:rPrChange w:id="10014" w:author="Peng Luqi" w:date="2019-10-13T14:50:00Z">
            <w:rPr>
              <w:sz w:val="21"/>
              <w:lang w:val="fr-FR"/>
            </w:rPr>
          </w:rPrChange>
        </w:rPr>
        <w:pPrChange w:id="10015" w:author="Peng Luqi" w:date="2019-10-13T14:20:00Z">
          <w:pPr>
            <w:pStyle w:val="a3"/>
            <w:spacing w:before="11"/>
          </w:pPr>
        </w:pPrChange>
      </w:pPr>
    </w:p>
    <w:p w:rsidR="002B38DF" w:rsidRPr="00F94CB9" w:rsidRDefault="00716360">
      <w:pPr>
        <w:ind w:left="170" w:right="170"/>
        <w:jc w:val="both"/>
        <w:rPr>
          <w:sz w:val="28"/>
          <w:szCs w:val="28"/>
          <w:lang w:val="fr-FR"/>
          <w:rPrChange w:id="10016" w:author="Peng Luqi" w:date="2019-10-13T14:50:00Z">
            <w:rPr>
              <w:lang w:val="fr-FR"/>
            </w:rPr>
          </w:rPrChange>
        </w:rPr>
        <w:pPrChange w:id="10017" w:author="Peng Luqi" w:date="2019-10-13T14:20:00Z">
          <w:pPr>
            <w:ind w:left="130"/>
            <w:jc w:val="both"/>
          </w:pPr>
        </w:pPrChange>
      </w:pPr>
      <w:r w:rsidRPr="00F94CB9">
        <w:rPr>
          <w:sz w:val="28"/>
          <w:szCs w:val="28"/>
          <w:lang w:val="fr-FR"/>
          <w:rPrChange w:id="10018" w:author="Peng Luqi" w:date="2019-10-13T14:50:00Z">
            <w:rPr>
              <w:lang w:val="fr-FR"/>
            </w:rPr>
          </w:rPrChange>
        </w:rPr>
        <w:t>Il y a un autre exemple d</w:t>
      </w:r>
      <w:del w:id="10019" w:author="Peng Luqi" w:date="2019-10-13T14:43:00Z">
        <w:r w:rsidRPr="00F94CB9" w:rsidDel="00EF666F">
          <w:rPr>
            <w:sz w:val="28"/>
            <w:szCs w:val="28"/>
            <w:lang w:val="fr-FR"/>
            <w:rPrChange w:id="10020" w:author="Peng Luqi" w:date="2019-10-13T14:50:00Z">
              <w:rPr>
                <w:lang w:val="fr-FR"/>
              </w:rPr>
            </w:rPrChange>
          </w:rPr>
          <w:delText>’</w:delText>
        </w:r>
      </w:del>
      <w:ins w:id="10021" w:author="Peng Luqi" w:date="2019-10-13T14:43:00Z">
        <w:r w:rsidR="00EF666F" w:rsidRPr="00F94CB9">
          <w:rPr>
            <w:sz w:val="28"/>
            <w:szCs w:val="28"/>
            <w:lang w:val="fr-FR"/>
            <w:rPrChange w:id="10022" w:author="Peng Luqi" w:date="2019-10-13T14:50:00Z">
              <w:rPr>
                <w:lang w:val="fr-FR"/>
              </w:rPr>
            </w:rPrChange>
          </w:rPr>
          <w:t>’</w:t>
        </w:r>
      </w:ins>
      <w:r w:rsidRPr="00F94CB9">
        <w:rPr>
          <w:sz w:val="28"/>
          <w:szCs w:val="28"/>
          <w:lang w:val="fr-FR"/>
          <w:rPrChange w:id="10023" w:author="Peng Luqi" w:date="2019-10-13T14:50:00Z">
            <w:rPr>
              <w:lang w:val="fr-FR"/>
            </w:rPr>
          </w:rPrChange>
        </w:rPr>
        <w:t>amateurisme.</w:t>
      </w:r>
    </w:p>
    <w:p w:rsidR="002B38DF" w:rsidRPr="00F94CB9" w:rsidRDefault="002B38DF">
      <w:pPr>
        <w:pStyle w:val="a3"/>
        <w:ind w:left="170" w:right="170"/>
        <w:jc w:val="both"/>
        <w:rPr>
          <w:lang w:val="fr-FR"/>
          <w:rPrChange w:id="10024" w:author="Peng Luqi" w:date="2019-10-13T14:50:00Z">
            <w:rPr>
              <w:sz w:val="24"/>
              <w:lang w:val="fr-FR"/>
            </w:rPr>
          </w:rPrChange>
        </w:rPr>
        <w:pPrChange w:id="10025" w:author="Peng Luqi" w:date="2019-10-13T14:20:00Z">
          <w:pPr>
            <w:pStyle w:val="a3"/>
            <w:spacing w:before="4"/>
          </w:pPr>
        </w:pPrChange>
      </w:pPr>
    </w:p>
    <w:p w:rsidR="002B38DF" w:rsidRPr="00F94CB9" w:rsidRDefault="00716360">
      <w:pPr>
        <w:ind w:left="170" w:right="170"/>
        <w:jc w:val="both"/>
        <w:rPr>
          <w:sz w:val="28"/>
          <w:szCs w:val="28"/>
          <w:lang w:val="fr-FR"/>
          <w:rPrChange w:id="10026" w:author="Peng Luqi" w:date="2019-10-13T14:50:00Z">
            <w:rPr>
              <w:lang w:val="fr-FR"/>
            </w:rPr>
          </w:rPrChange>
        </w:rPr>
        <w:pPrChange w:id="10027" w:author="Peng Luqi" w:date="2019-10-13T14:20:00Z">
          <w:pPr>
            <w:ind w:left="130" w:right="183"/>
            <w:jc w:val="both"/>
          </w:pPr>
        </w:pPrChange>
      </w:pPr>
      <w:r w:rsidRPr="00F94CB9">
        <w:rPr>
          <w:sz w:val="28"/>
          <w:szCs w:val="28"/>
          <w:lang w:val="fr-FR"/>
          <w:rPrChange w:id="10028" w:author="Peng Luqi" w:date="2019-10-13T14:50:00Z">
            <w:rPr>
              <w:lang w:val="fr-FR"/>
            </w:rPr>
          </w:rPrChange>
        </w:rPr>
        <w:t>Écoutez-vous</w:t>
      </w:r>
      <w:r w:rsidRPr="00F94CB9">
        <w:rPr>
          <w:spacing w:val="-5"/>
          <w:sz w:val="28"/>
          <w:szCs w:val="28"/>
          <w:lang w:val="fr-FR"/>
          <w:rPrChange w:id="10029" w:author="Peng Luqi" w:date="2019-10-13T14:50:00Z">
            <w:rPr>
              <w:spacing w:val="-5"/>
              <w:lang w:val="fr-FR"/>
            </w:rPr>
          </w:rPrChange>
        </w:rPr>
        <w:t xml:space="preserve"> </w:t>
      </w:r>
      <w:r w:rsidRPr="00F94CB9">
        <w:rPr>
          <w:sz w:val="28"/>
          <w:szCs w:val="28"/>
          <w:lang w:val="fr-FR"/>
          <w:rPrChange w:id="10030" w:author="Peng Luqi" w:date="2019-10-13T14:50:00Z">
            <w:rPr>
              <w:lang w:val="fr-FR"/>
            </w:rPr>
          </w:rPrChange>
        </w:rPr>
        <w:t>souvent</w:t>
      </w:r>
      <w:r w:rsidRPr="00F94CB9">
        <w:rPr>
          <w:spacing w:val="-4"/>
          <w:sz w:val="28"/>
          <w:szCs w:val="28"/>
          <w:lang w:val="fr-FR"/>
          <w:rPrChange w:id="10031" w:author="Peng Luqi" w:date="2019-10-13T14:50:00Z">
            <w:rPr>
              <w:spacing w:val="-4"/>
              <w:lang w:val="fr-FR"/>
            </w:rPr>
          </w:rPrChange>
        </w:rPr>
        <w:t xml:space="preserve"> </w:t>
      </w:r>
      <w:r w:rsidRPr="00F94CB9">
        <w:rPr>
          <w:sz w:val="28"/>
          <w:szCs w:val="28"/>
          <w:lang w:val="fr-FR"/>
          <w:rPrChange w:id="10032" w:author="Peng Luqi" w:date="2019-10-13T14:50:00Z">
            <w:rPr>
              <w:lang w:val="fr-FR"/>
            </w:rPr>
          </w:rPrChange>
        </w:rPr>
        <w:t>quelqu</w:t>
      </w:r>
      <w:del w:id="10033" w:author="Peng Luqi" w:date="2019-10-13T14:43:00Z">
        <w:r w:rsidRPr="00F94CB9" w:rsidDel="00EF666F">
          <w:rPr>
            <w:sz w:val="28"/>
            <w:szCs w:val="28"/>
            <w:lang w:val="fr-FR"/>
            <w:rPrChange w:id="10034" w:author="Peng Luqi" w:date="2019-10-13T14:50:00Z">
              <w:rPr>
                <w:lang w:val="fr-FR"/>
              </w:rPr>
            </w:rPrChange>
          </w:rPr>
          <w:delText>’</w:delText>
        </w:r>
      </w:del>
      <w:ins w:id="10035" w:author="Peng Luqi" w:date="2019-10-13T14:43:00Z">
        <w:r w:rsidR="00EF666F" w:rsidRPr="00F94CB9">
          <w:rPr>
            <w:sz w:val="28"/>
            <w:szCs w:val="28"/>
            <w:lang w:val="fr-FR"/>
            <w:rPrChange w:id="10036" w:author="Peng Luqi" w:date="2019-10-13T14:50:00Z">
              <w:rPr>
                <w:lang w:val="fr-FR"/>
              </w:rPr>
            </w:rPrChange>
          </w:rPr>
          <w:t>’</w:t>
        </w:r>
      </w:ins>
      <w:r w:rsidRPr="00F94CB9">
        <w:rPr>
          <w:sz w:val="28"/>
          <w:szCs w:val="28"/>
          <w:lang w:val="fr-FR"/>
          <w:rPrChange w:id="10037" w:author="Peng Luqi" w:date="2019-10-13T14:50:00Z">
            <w:rPr>
              <w:lang w:val="fr-FR"/>
            </w:rPr>
          </w:rPrChange>
        </w:rPr>
        <w:t>un</w:t>
      </w:r>
      <w:r w:rsidRPr="00F94CB9">
        <w:rPr>
          <w:spacing w:val="-4"/>
          <w:sz w:val="28"/>
          <w:szCs w:val="28"/>
          <w:lang w:val="fr-FR"/>
          <w:rPrChange w:id="10038" w:author="Peng Luqi" w:date="2019-10-13T14:50:00Z">
            <w:rPr>
              <w:spacing w:val="-4"/>
              <w:lang w:val="fr-FR"/>
            </w:rPr>
          </w:rPrChange>
        </w:rPr>
        <w:t xml:space="preserve"> </w:t>
      </w:r>
      <w:r w:rsidRPr="00F94CB9">
        <w:rPr>
          <w:sz w:val="28"/>
          <w:szCs w:val="28"/>
          <w:lang w:val="fr-FR"/>
          <w:rPrChange w:id="10039" w:author="Peng Luqi" w:date="2019-10-13T14:50:00Z">
            <w:rPr>
              <w:lang w:val="fr-FR"/>
            </w:rPr>
          </w:rPrChange>
        </w:rPr>
        <w:t>qui</w:t>
      </w:r>
      <w:r w:rsidRPr="00F94CB9">
        <w:rPr>
          <w:spacing w:val="-4"/>
          <w:sz w:val="28"/>
          <w:szCs w:val="28"/>
          <w:lang w:val="fr-FR"/>
          <w:rPrChange w:id="10040" w:author="Peng Luqi" w:date="2019-10-13T14:50:00Z">
            <w:rPr>
              <w:spacing w:val="-4"/>
              <w:lang w:val="fr-FR"/>
            </w:rPr>
          </w:rPrChange>
        </w:rPr>
        <w:t xml:space="preserve"> </w:t>
      </w:r>
      <w:r w:rsidRPr="00F94CB9">
        <w:rPr>
          <w:sz w:val="28"/>
          <w:szCs w:val="28"/>
          <w:lang w:val="fr-FR"/>
          <w:rPrChange w:id="10041" w:author="Peng Luqi" w:date="2019-10-13T14:50:00Z">
            <w:rPr>
              <w:lang w:val="fr-FR"/>
            </w:rPr>
          </w:rPrChange>
        </w:rPr>
        <w:t>se</w:t>
      </w:r>
      <w:r w:rsidRPr="00F94CB9">
        <w:rPr>
          <w:spacing w:val="-4"/>
          <w:sz w:val="28"/>
          <w:szCs w:val="28"/>
          <w:lang w:val="fr-FR"/>
          <w:rPrChange w:id="10042" w:author="Peng Luqi" w:date="2019-10-13T14:50:00Z">
            <w:rPr>
              <w:spacing w:val="-4"/>
              <w:lang w:val="fr-FR"/>
            </w:rPr>
          </w:rPrChange>
        </w:rPr>
        <w:t xml:space="preserve"> </w:t>
      </w:r>
      <w:r w:rsidRPr="00F94CB9">
        <w:rPr>
          <w:sz w:val="28"/>
          <w:szCs w:val="28"/>
          <w:lang w:val="fr-FR"/>
          <w:rPrChange w:id="10043" w:author="Peng Luqi" w:date="2019-10-13T14:50:00Z">
            <w:rPr>
              <w:lang w:val="fr-FR"/>
            </w:rPr>
          </w:rPrChange>
        </w:rPr>
        <w:t>vante</w:t>
      </w:r>
      <w:r w:rsidRPr="00F94CB9">
        <w:rPr>
          <w:spacing w:val="-4"/>
          <w:sz w:val="28"/>
          <w:szCs w:val="28"/>
          <w:lang w:val="fr-FR"/>
          <w:rPrChange w:id="10044" w:author="Peng Luqi" w:date="2019-10-13T14:50:00Z">
            <w:rPr>
              <w:spacing w:val="-4"/>
              <w:lang w:val="fr-FR"/>
            </w:rPr>
          </w:rPrChange>
        </w:rPr>
        <w:t xml:space="preserve"> </w:t>
      </w:r>
      <w:r w:rsidRPr="00F94CB9">
        <w:rPr>
          <w:sz w:val="28"/>
          <w:szCs w:val="28"/>
          <w:lang w:val="fr-FR"/>
          <w:rPrChange w:id="10045" w:author="Peng Luqi" w:date="2019-10-13T14:50:00Z">
            <w:rPr>
              <w:lang w:val="fr-FR"/>
            </w:rPr>
          </w:rPrChange>
        </w:rPr>
        <w:t>qui</w:t>
      </w:r>
      <w:r w:rsidRPr="00F94CB9">
        <w:rPr>
          <w:spacing w:val="-4"/>
          <w:sz w:val="28"/>
          <w:szCs w:val="28"/>
          <w:lang w:val="fr-FR"/>
          <w:rPrChange w:id="10046" w:author="Peng Luqi" w:date="2019-10-13T14:50:00Z">
            <w:rPr>
              <w:spacing w:val="-4"/>
              <w:lang w:val="fr-FR"/>
            </w:rPr>
          </w:rPrChange>
        </w:rPr>
        <w:t xml:space="preserve"> </w:t>
      </w:r>
      <w:r w:rsidRPr="00F94CB9">
        <w:rPr>
          <w:sz w:val="28"/>
          <w:szCs w:val="28"/>
          <w:lang w:val="fr-FR"/>
          <w:rPrChange w:id="10047" w:author="Peng Luqi" w:date="2019-10-13T14:50:00Z">
            <w:rPr>
              <w:lang w:val="fr-FR"/>
            </w:rPr>
          </w:rPrChange>
        </w:rPr>
        <w:t>dit</w:t>
      </w:r>
      <w:r w:rsidRPr="00F94CB9">
        <w:rPr>
          <w:spacing w:val="-5"/>
          <w:sz w:val="28"/>
          <w:szCs w:val="28"/>
          <w:lang w:val="fr-FR"/>
          <w:rPrChange w:id="10048" w:author="Peng Luqi" w:date="2019-10-13T14:50:00Z">
            <w:rPr>
              <w:spacing w:val="-5"/>
              <w:lang w:val="fr-FR"/>
            </w:rPr>
          </w:rPrChange>
        </w:rPr>
        <w:t xml:space="preserve"> </w:t>
      </w:r>
      <w:r w:rsidRPr="00F94CB9">
        <w:rPr>
          <w:sz w:val="28"/>
          <w:szCs w:val="28"/>
          <w:lang w:val="fr-FR"/>
          <w:rPrChange w:id="10049" w:author="Peng Luqi" w:date="2019-10-13T14:50:00Z">
            <w:rPr>
              <w:lang w:val="fr-FR"/>
            </w:rPr>
          </w:rPrChange>
        </w:rPr>
        <w:t>qu</w:t>
      </w:r>
      <w:del w:id="10050" w:author="Peng Luqi" w:date="2019-10-13T14:43:00Z">
        <w:r w:rsidRPr="00F94CB9" w:rsidDel="00EF666F">
          <w:rPr>
            <w:sz w:val="28"/>
            <w:szCs w:val="28"/>
            <w:lang w:val="fr-FR"/>
            <w:rPrChange w:id="10051" w:author="Peng Luqi" w:date="2019-10-13T14:50:00Z">
              <w:rPr>
                <w:lang w:val="fr-FR"/>
              </w:rPr>
            </w:rPrChange>
          </w:rPr>
          <w:delText>’</w:delText>
        </w:r>
      </w:del>
      <w:ins w:id="10052" w:author="Peng Luqi" w:date="2019-10-13T14:43:00Z">
        <w:r w:rsidR="00EF666F" w:rsidRPr="00F94CB9">
          <w:rPr>
            <w:sz w:val="28"/>
            <w:szCs w:val="28"/>
            <w:lang w:val="fr-FR"/>
            <w:rPrChange w:id="10053" w:author="Peng Luqi" w:date="2019-10-13T14:50:00Z">
              <w:rPr>
                <w:lang w:val="fr-FR"/>
              </w:rPr>
            </w:rPrChange>
          </w:rPr>
          <w:t>’</w:t>
        </w:r>
      </w:ins>
      <w:r w:rsidRPr="00F94CB9">
        <w:rPr>
          <w:sz w:val="28"/>
          <w:szCs w:val="28"/>
          <w:lang w:val="fr-FR"/>
          <w:rPrChange w:id="10054" w:author="Peng Luqi" w:date="2019-10-13T14:50:00Z">
            <w:rPr>
              <w:lang w:val="fr-FR"/>
            </w:rPr>
          </w:rPrChange>
        </w:rPr>
        <w:t>à</w:t>
      </w:r>
      <w:r w:rsidRPr="00F94CB9">
        <w:rPr>
          <w:spacing w:val="-4"/>
          <w:sz w:val="28"/>
          <w:szCs w:val="28"/>
          <w:lang w:val="fr-FR"/>
          <w:rPrChange w:id="10055" w:author="Peng Luqi" w:date="2019-10-13T14:50:00Z">
            <w:rPr>
              <w:spacing w:val="-4"/>
              <w:lang w:val="fr-FR"/>
            </w:rPr>
          </w:rPrChange>
        </w:rPr>
        <w:t xml:space="preserve"> </w:t>
      </w:r>
      <w:r w:rsidRPr="00F94CB9">
        <w:rPr>
          <w:sz w:val="28"/>
          <w:szCs w:val="28"/>
          <w:lang w:val="fr-FR"/>
          <w:rPrChange w:id="10056" w:author="Peng Luqi" w:date="2019-10-13T14:50:00Z">
            <w:rPr>
              <w:lang w:val="fr-FR"/>
            </w:rPr>
          </w:rPrChange>
        </w:rPr>
        <w:t>un</w:t>
      </w:r>
      <w:r w:rsidRPr="00F94CB9">
        <w:rPr>
          <w:spacing w:val="-4"/>
          <w:sz w:val="28"/>
          <w:szCs w:val="28"/>
          <w:lang w:val="fr-FR"/>
          <w:rPrChange w:id="10057" w:author="Peng Luqi" w:date="2019-10-13T14:50:00Z">
            <w:rPr>
              <w:spacing w:val="-4"/>
              <w:lang w:val="fr-FR"/>
            </w:rPr>
          </w:rPrChange>
        </w:rPr>
        <w:t xml:space="preserve"> </w:t>
      </w:r>
      <w:r w:rsidRPr="00F94CB9">
        <w:rPr>
          <w:sz w:val="28"/>
          <w:szCs w:val="28"/>
          <w:lang w:val="fr-FR"/>
          <w:rPrChange w:id="10058" w:author="Peng Luqi" w:date="2019-10-13T14:50:00Z">
            <w:rPr>
              <w:lang w:val="fr-FR"/>
            </w:rPr>
          </w:rPrChange>
        </w:rPr>
        <w:t>moment</w:t>
      </w:r>
      <w:r w:rsidRPr="00F94CB9">
        <w:rPr>
          <w:spacing w:val="-4"/>
          <w:sz w:val="28"/>
          <w:szCs w:val="28"/>
          <w:lang w:val="fr-FR"/>
          <w:rPrChange w:id="10059" w:author="Peng Luqi" w:date="2019-10-13T14:50:00Z">
            <w:rPr>
              <w:spacing w:val="-4"/>
              <w:lang w:val="fr-FR"/>
            </w:rPr>
          </w:rPrChange>
        </w:rPr>
        <w:t xml:space="preserve"> </w:t>
      </w:r>
      <w:r w:rsidRPr="00F94CB9">
        <w:rPr>
          <w:sz w:val="28"/>
          <w:szCs w:val="28"/>
          <w:lang w:val="fr-FR"/>
          <w:rPrChange w:id="10060" w:author="Peng Luqi" w:date="2019-10-13T14:50:00Z">
            <w:rPr>
              <w:lang w:val="fr-FR"/>
            </w:rPr>
          </w:rPrChange>
        </w:rPr>
        <w:t>donné,</w:t>
      </w:r>
      <w:r w:rsidRPr="00F94CB9">
        <w:rPr>
          <w:spacing w:val="-4"/>
          <w:sz w:val="28"/>
          <w:szCs w:val="28"/>
          <w:lang w:val="fr-FR"/>
          <w:rPrChange w:id="10061" w:author="Peng Luqi" w:date="2019-10-13T14:50:00Z">
            <w:rPr>
              <w:spacing w:val="-4"/>
              <w:lang w:val="fr-FR"/>
            </w:rPr>
          </w:rPrChange>
        </w:rPr>
        <w:t xml:space="preserve"> </w:t>
      </w:r>
      <w:r w:rsidRPr="00F94CB9">
        <w:rPr>
          <w:sz w:val="28"/>
          <w:szCs w:val="28"/>
          <w:lang w:val="fr-FR"/>
          <w:rPrChange w:id="10062" w:author="Peng Luqi" w:date="2019-10-13T14:50:00Z">
            <w:rPr>
              <w:lang w:val="fr-FR"/>
            </w:rPr>
          </w:rPrChange>
        </w:rPr>
        <w:t>il</w:t>
      </w:r>
      <w:r w:rsidRPr="00F94CB9">
        <w:rPr>
          <w:spacing w:val="-4"/>
          <w:sz w:val="28"/>
          <w:szCs w:val="28"/>
          <w:lang w:val="fr-FR"/>
          <w:rPrChange w:id="10063" w:author="Peng Luqi" w:date="2019-10-13T14:50:00Z">
            <w:rPr>
              <w:spacing w:val="-4"/>
              <w:lang w:val="fr-FR"/>
            </w:rPr>
          </w:rPrChange>
        </w:rPr>
        <w:t xml:space="preserve"> </w:t>
      </w:r>
      <w:r w:rsidRPr="00F94CB9">
        <w:rPr>
          <w:sz w:val="28"/>
          <w:szCs w:val="28"/>
          <w:lang w:val="fr-FR"/>
          <w:rPrChange w:id="10064" w:author="Peng Luqi" w:date="2019-10-13T14:50:00Z">
            <w:rPr>
              <w:lang w:val="fr-FR"/>
            </w:rPr>
          </w:rPrChange>
        </w:rPr>
        <w:t>a</w:t>
      </w:r>
      <w:r w:rsidRPr="00F94CB9">
        <w:rPr>
          <w:spacing w:val="-4"/>
          <w:sz w:val="28"/>
          <w:szCs w:val="28"/>
          <w:lang w:val="fr-FR"/>
          <w:rPrChange w:id="10065" w:author="Peng Luqi" w:date="2019-10-13T14:50:00Z">
            <w:rPr>
              <w:spacing w:val="-4"/>
              <w:lang w:val="fr-FR"/>
            </w:rPr>
          </w:rPrChange>
        </w:rPr>
        <w:t xml:space="preserve"> </w:t>
      </w:r>
      <w:r w:rsidRPr="00F94CB9">
        <w:rPr>
          <w:sz w:val="28"/>
          <w:szCs w:val="28"/>
          <w:lang w:val="fr-FR"/>
          <w:rPrChange w:id="10066" w:author="Peng Luqi" w:date="2019-10-13T14:50:00Z">
            <w:rPr>
              <w:lang w:val="fr-FR"/>
            </w:rPr>
          </w:rPrChange>
        </w:rPr>
        <w:t>acheté</w:t>
      </w:r>
      <w:r w:rsidRPr="00F94CB9">
        <w:rPr>
          <w:spacing w:val="-4"/>
          <w:sz w:val="28"/>
          <w:szCs w:val="28"/>
          <w:lang w:val="fr-FR"/>
          <w:rPrChange w:id="10067" w:author="Peng Luqi" w:date="2019-10-13T14:50:00Z">
            <w:rPr>
              <w:spacing w:val="-4"/>
              <w:lang w:val="fr-FR"/>
            </w:rPr>
          </w:rPrChange>
        </w:rPr>
        <w:t xml:space="preserve"> </w:t>
      </w:r>
      <w:r w:rsidRPr="00F94CB9">
        <w:rPr>
          <w:sz w:val="28"/>
          <w:szCs w:val="28"/>
          <w:lang w:val="fr-FR"/>
          <w:rPrChange w:id="10068" w:author="Peng Luqi" w:date="2019-10-13T14:50:00Z">
            <w:rPr>
              <w:lang w:val="fr-FR"/>
            </w:rPr>
          </w:rPrChange>
        </w:rPr>
        <w:t>les</w:t>
      </w:r>
      <w:r w:rsidRPr="00F94CB9">
        <w:rPr>
          <w:spacing w:val="-5"/>
          <w:sz w:val="28"/>
          <w:szCs w:val="28"/>
          <w:lang w:val="fr-FR"/>
          <w:rPrChange w:id="10069" w:author="Peng Luqi" w:date="2019-10-13T14:50:00Z">
            <w:rPr>
              <w:spacing w:val="-5"/>
              <w:lang w:val="fr-FR"/>
            </w:rPr>
          </w:rPrChange>
        </w:rPr>
        <w:t xml:space="preserve"> </w:t>
      </w:r>
      <w:r w:rsidRPr="00F94CB9">
        <w:rPr>
          <w:sz w:val="28"/>
          <w:szCs w:val="28"/>
          <w:lang w:val="fr-FR"/>
          <w:rPrChange w:id="10070" w:author="Peng Luqi" w:date="2019-10-13T14:50:00Z">
            <w:rPr>
              <w:lang w:val="fr-FR"/>
            </w:rPr>
          </w:rPrChange>
        </w:rPr>
        <w:t>titres</w:t>
      </w:r>
      <w:r w:rsidRPr="00F94CB9">
        <w:rPr>
          <w:spacing w:val="-4"/>
          <w:sz w:val="28"/>
          <w:szCs w:val="28"/>
          <w:lang w:val="fr-FR"/>
          <w:rPrChange w:id="10071" w:author="Peng Luqi" w:date="2019-10-13T14:50:00Z">
            <w:rPr>
              <w:spacing w:val="-4"/>
              <w:lang w:val="fr-FR"/>
            </w:rPr>
          </w:rPrChange>
        </w:rPr>
        <w:t xml:space="preserve"> </w:t>
      </w:r>
      <w:r w:rsidRPr="00F94CB9">
        <w:rPr>
          <w:sz w:val="28"/>
          <w:szCs w:val="28"/>
          <w:lang w:val="fr-FR"/>
          <w:rPrChange w:id="10072" w:author="Peng Luqi" w:date="2019-10-13T14:50:00Z">
            <w:rPr>
              <w:lang w:val="fr-FR"/>
            </w:rPr>
          </w:rPrChange>
        </w:rPr>
        <w:t>d</w:t>
      </w:r>
      <w:del w:id="10073" w:author="Peng Luqi" w:date="2019-10-13T14:43:00Z">
        <w:r w:rsidRPr="00F94CB9" w:rsidDel="00EF666F">
          <w:rPr>
            <w:sz w:val="28"/>
            <w:szCs w:val="28"/>
            <w:lang w:val="fr-FR"/>
            <w:rPrChange w:id="10074" w:author="Peng Luqi" w:date="2019-10-13T14:50:00Z">
              <w:rPr>
                <w:lang w:val="fr-FR"/>
              </w:rPr>
            </w:rPrChange>
          </w:rPr>
          <w:delText>’</w:delText>
        </w:r>
      </w:del>
      <w:ins w:id="10075" w:author="Peng Luqi" w:date="2019-10-13T14:43:00Z">
        <w:r w:rsidR="00EF666F" w:rsidRPr="00F94CB9">
          <w:rPr>
            <w:sz w:val="28"/>
            <w:szCs w:val="28"/>
            <w:lang w:val="fr-FR"/>
            <w:rPrChange w:id="10076" w:author="Peng Luqi" w:date="2019-10-13T14:50:00Z">
              <w:rPr>
                <w:lang w:val="fr-FR"/>
              </w:rPr>
            </w:rPrChange>
          </w:rPr>
          <w:t>’</w:t>
        </w:r>
      </w:ins>
      <w:r w:rsidRPr="00F94CB9">
        <w:rPr>
          <w:sz w:val="28"/>
          <w:szCs w:val="28"/>
          <w:lang w:val="fr-FR"/>
          <w:rPrChange w:id="10077" w:author="Peng Luqi" w:date="2019-10-13T14:50:00Z">
            <w:rPr>
              <w:lang w:val="fr-FR"/>
            </w:rPr>
          </w:rPrChange>
        </w:rPr>
        <w:t>une valeur</w:t>
      </w:r>
      <w:r w:rsidRPr="00F94CB9">
        <w:rPr>
          <w:spacing w:val="-15"/>
          <w:sz w:val="28"/>
          <w:szCs w:val="28"/>
          <w:lang w:val="fr-FR"/>
          <w:rPrChange w:id="10078" w:author="Peng Luqi" w:date="2019-10-13T14:50:00Z">
            <w:rPr>
              <w:spacing w:val="-15"/>
              <w:lang w:val="fr-FR"/>
            </w:rPr>
          </w:rPrChange>
        </w:rPr>
        <w:t xml:space="preserve"> </w:t>
      </w:r>
      <w:r w:rsidRPr="00F94CB9">
        <w:rPr>
          <w:sz w:val="28"/>
          <w:szCs w:val="28"/>
          <w:lang w:val="fr-FR"/>
          <w:rPrChange w:id="10079" w:author="Peng Luqi" w:date="2019-10-13T14:50:00Z">
            <w:rPr>
              <w:lang w:val="fr-FR"/>
            </w:rPr>
          </w:rPrChange>
        </w:rPr>
        <w:t>au</w:t>
      </w:r>
      <w:r w:rsidRPr="00F94CB9">
        <w:rPr>
          <w:spacing w:val="-15"/>
          <w:sz w:val="28"/>
          <w:szCs w:val="28"/>
          <w:lang w:val="fr-FR"/>
          <w:rPrChange w:id="10080" w:author="Peng Luqi" w:date="2019-10-13T14:50:00Z">
            <w:rPr>
              <w:spacing w:val="-15"/>
              <w:lang w:val="fr-FR"/>
            </w:rPr>
          </w:rPrChange>
        </w:rPr>
        <w:t xml:space="preserve"> </w:t>
      </w:r>
      <w:r w:rsidRPr="00F94CB9">
        <w:rPr>
          <w:sz w:val="28"/>
          <w:szCs w:val="28"/>
          <w:lang w:val="fr-FR"/>
          <w:rPrChange w:id="10081" w:author="Peng Luqi" w:date="2019-10-13T14:50:00Z">
            <w:rPr>
              <w:lang w:val="fr-FR"/>
            </w:rPr>
          </w:rPrChange>
        </w:rPr>
        <w:t>plus</w:t>
      </w:r>
      <w:r w:rsidRPr="00F94CB9">
        <w:rPr>
          <w:spacing w:val="-15"/>
          <w:sz w:val="28"/>
          <w:szCs w:val="28"/>
          <w:lang w:val="fr-FR"/>
          <w:rPrChange w:id="10082" w:author="Peng Luqi" w:date="2019-10-13T14:50:00Z">
            <w:rPr>
              <w:spacing w:val="-15"/>
              <w:lang w:val="fr-FR"/>
            </w:rPr>
          </w:rPrChange>
        </w:rPr>
        <w:t xml:space="preserve"> </w:t>
      </w:r>
      <w:r w:rsidRPr="00F94CB9">
        <w:rPr>
          <w:sz w:val="28"/>
          <w:szCs w:val="28"/>
          <w:lang w:val="fr-FR"/>
          <w:rPrChange w:id="10083" w:author="Peng Luqi" w:date="2019-10-13T14:50:00Z">
            <w:rPr>
              <w:lang w:val="fr-FR"/>
            </w:rPr>
          </w:rPrChange>
        </w:rPr>
        <w:t>bas</w:t>
      </w:r>
      <w:r w:rsidRPr="00F94CB9">
        <w:rPr>
          <w:spacing w:val="-15"/>
          <w:sz w:val="28"/>
          <w:szCs w:val="28"/>
          <w:lang w:val="fr-FR"/>
          <w:rPrChange w:id="10084" w:author="Peng Luqi" w:date="2019-10-13T14:50:00Z">
            <w:rPr>
              <w:spacing w:val="-15"/>
              <w:lang w:val="fr-FR"/>
            </w:rPr>
          </w:rPrChange>
        </w:rPr>
        <w:t xml:space="preserve"> </w:t>
      </w:r>
      <w:r w:rsidRPr="00F94CB9">
        <w:rPr>
          <w:sz w:val="28"/>
          <w:szCs w:val="28"/>
          <w:lang w:val="fr-FR"/>
          <w:rPrChange w:id="10085" w:author="Peng Luqi" w:date="2019-10-13T14:50:00Z">
            <w:rPr>
              <w:lang w:val="fr-FR"/>
            </w:rPr>
          </w:rPrChange>
        </w:rPr>
        <w:t>(Bottom</w:t>
      </w:r>
      <w:r w:rsidRPr="00F94CB9">
        <w:rPr>
          <w:spacing w:val="-15"/>
          <w:sz w:val="28"/>
          <w:szCs w:val="28"/>
          <w:lang w:val="fr-FR"/>
          <w:rPrChange w:id="10086" w:author="Peng Luqi" w:date="2019-10-13T14:50:00Z">
            <w:rPr>
              <w:spacing w:val="-15"/>
              <w:lang w:val="fr-FR"/>
            </w:rPr>
          </w:rPrChange>
        </w:rPr>
        <w:t xml:space="preserve"> </w:t>
      </w:r>
      <w:r w:rsidRPr="00F94CB9">
        <w:rPr>
          <w:sz w:val="28"/>
          <w:szCs w:val="28"/>
          <w:lang w:val="fr-FR"/>
          <w:rPrChange w:id="10087" w:author="Peng Luqi" w:date="2019-10-13T14:50:00Z">
            <w:rPr>
              <w:lang w:val="fr-FR"/>
            </w:rPr>
          </w:rPrChange>
        </w:rPr>
        <w:t>fishing),</w:t>
      </w:r>
      <w:r w:rsidRPr="00F94CB9">
        <w:rPr>
          <w:spacing w:val="-14"/>
          <w:sz w:val="28"/>
          <w:szCs w:val="28"/>
          <w:lang w:val="fr-FR"/>
          <w:rPrChange w:id="10088" w:author="Peng Luqi" w:date="2019-10-13T14:50:00Z">
            <w:rPr>
              <w:spacing w:val="-14"/>
              <w:lang w:val="fr-FR"/>
            </w:rPr>
          </w:rPrChange>
        </w:rPr>
        <w:t xml:space="preserve"> </w:t>
      </w:r>
      <w:r w:rsidRPr="00F94CB9">
        <w:rPr>
          <w:sz w:val="28"/>
          <w:szCs w:val="28"/>
          <w:lang w:val="fr-FR"/>
          <w:rPrChange w:id="10089" w:author="Peng Luqi" w:date="2019-10-13T14:50:00Z">
            <w:rPr>
              <w:lang w:val="fr-FR"/>
            </w:rPr>
          </w:rPrChange>
        </w:rPr>
        <w:t>et</w:t>
      </w:r>
      <w:r w:rsidRPr="00F94CB9">
        <w:rPr>
          <w:spacing w:val="-14"/>
          <w:sz w:val="28"/>
          <w:szCs w:val="28"/>
          <w:lang w:val="fr-FR"/>
          <w:rPrChange w:id="10090" w:author="Peng Luqi" w:date="2019-10-13T14:50:00Z">
            <w:rPr>
              <w:spacing w:val="-14"/>
              <w:lang w:val="fr-FR"/>
            </w:rPr>
          </w:rPrChange>
        </w:rPr>
        <w:t xml:space="preserve"> </w:t>
      </w:r>
      <w:r w:rsidRPr="00F94CB9">
        <w:rPr>
          <w:sz w:val="28"/>
          <w:szCs w:val="28"/>
          <w:lang w:val="fr-FR"/>
          <w:rPrChange w:id="10091" w:author="Peng Luqi" w:date="2019-10-13T14:50:00Z">
            <w:rPr>
              <w:lang w:val="fr-FR"/>
            </w:rPr>
          </w:rPrChange>
        </w:rPr>
        <w:t>revendu</w:t>
      </w:r>
      <w:r w:rsidRPr="00F94CB9">
        <w:rPr>
          <w:spacing w:val="-15"/>
          <w:sz w:val="28"/>
          <w:szCs w:val="28"/>
          <w:lang w:val="fr-FR"/>
          <w:rPrChange w:id="10092" w:author="Peng Luqi" w:date="2019-10-13T14:50:00Z">
            <w:rPr>
              <w:spacing w:val="-15"/>
              <w:lang w:val="fr-FR"/>
            </w:rPr>
          </w:rPrChange>
        </w:rPr>
        <w:t xml:space="preserve"> </w:t>
      </w:r>
      <w:r w:rsidRPr="00F94CB9">
        <w:rPr>
          <w:sz w:val="28"/>
          <w:szCs w:val="28"/>
          <w:lang w:val="fr-FR"/>
          <w:rPrChange w:id="10093" w:author="Peng Luqi" w:date="2019-10-13T14:50:00Z">
            <w:rPr>
              <w:lang w:val="fr-FR"/>
            </w:rPr>
          </w:rPrChange>
        </w:rPr>
        <w:t>au</w:t>
      </w:r>
      <w:r w:rsidRPr="00F94CB9">
        <w:rPr>
          <w:spacing w:val="-15"/>
          <w:sz w:val="28"/>
          <w:szCs w:val="28"/>
          <w:lang w:val="fr-FR"/>
          <w:rPrChange w:id="10094" w:author="Peng Luqi" w:date="2019-10-13T14:50:00Z">
            <w:rPr>
              <w:spacing w:val="-15"/>
              <w:lang w:val="fr-FR"/>
            </w:rPr>
          </w:rPrChange>
        </w:rPr>
        <w:t xml:space="preserve"> </w:t>
      </w:r>
      <w:r w:rsidRPr="00F94CB9">
        <w:rPr>
          <w:sz w:val="28"/>
          <w:szCs w:val="28"/>
          <w:lang w:val="fr-FR"/>
          <w:rPrChange w:id="10095" w:author="Peng Luqi" w:date="2019-10-13T14:50:00Z">
            <w:rPr>
              <w:lang w:val="fr-FR"/>
            </w:rPr>
          </w:rPrChange>
        </w:rPr>
        <w:t>plus</w:t>
      </w:r>
      <w:r w:rsidRPr="00F94CB9">
        <w:rPr>
          <w:spacing w:val="-15"/>
          <w:sz w:val="28"/>
          <w:szCs w:val="28"/>
          <w:lang w:val="fr-FR"/>
          <w:rPrChange w:id="10096" w:author="Peng Luqi" w:date="2019-10-13T14:50:00Z">
            <w:rPr>
              <w:spacing w:val="-15"/>
              <w:lang w:val="fr-FR"/>
            </w:rPr>
          </w:rPrChange>
        </w:rPr>
        <w:t xml:space="preserve"> </w:t>
      </w:r>
      <w:r w:rsidRPr="00F94CB9">
        <w:rPr>
          <w:sz w:val="28"/>
          <w:szCs w:val="28"/>
          <w:lang w:val="fr-FR"/>
          <w:rPrChange w:id="10097" w:author="Peng Luqi" w:date="2019-10-13T14:50:00Z">
            <w:rPr>
              <w:lang w:val="fr-FR"/>
            </w:rPr>
          </w:rPrChange>
        </w:rPr>
        <w:t>haut</w:t>
      </w:r>
      <w:r w:rsidRPr="00F94CB9">
        <w:rPr>
          <w:spacing w:val="-4"/>
          <w:sz w:val="28"/>
          <w:szCs w:val="28"/>
          <w:lang w:val="fr-FR"/>
          <w:rPrChange w:id="10098" w:author="Peng Luqi" w:date="2019-10-13T14:50:00Z">
            <w:rPr>
              <w:spacing w:val="-4"/>
              <w:lang w:val="fr-FR"/>
            </w:rPr>
          </w:rPrChange>
        </w:rPr>
        <w:t xml:space="preserve"> </w:t>
      </w:r>
      <w:r w:rsidRPr="00F94CB9">
        <w:rPr>
          <w:sz w:val="28"/>
          <w:szCs w:val="28"/>
          <w:lang w:val="fr-FR"/>
          <w:rPrChange w:id="10099" w:author="Peng Luqi" w:date="2019-10-13T14:50:00Z">
            <w:rPr>
              <w:lang w:val="fr-FR"/>
            </w:rPr>
          </w:rPrChange>
        </w:rPr>
        <w:t>?</w:t>
      </w:r>
      <w:r w:rsidRPr="00F94CB9">
        <w:rPr>
          <w:spacing w:val="-15"/>
          <w:sz w:val="28"/>
          <w:szCs w:val="28"/>
          <w:lang w:val="fr-FR"/>
          <w:rPrChange w:id="10100" w:author="Peng Luqi" w:date="2019-10-13T14:50:00Z">
            <w:rPr>
              <w:spacing w:val="-15"/>
              <w:lang w:val="fr-FR"/>
            </w:rPr>
          </w:rPrChange>
        </w:rPr>
        <w:t xml:space="preserve"> </w:t>
      </w:r>
      <w:r w:rsidRPr="00F94CB9">
        <w:rPr>
          <w:sz w:val="28"/>
          <w:szCs w:val="28"/>
          <w:lang w:val="fr-FR"/>
          <w:rPrChange w:id="10101" w:author="Peng Luqi" w:date="2019-10-13T14:50:00Z">
            <w:rPr>
              <w:lang w:val="fr-FR"/>
            </w:rPr>
          </w:rPrChange>
        </w:rPr>
        <w:t>Les</w:t>
      </w:r>
      <w:r w:rsidRPr="00F94CB9">
        <w:rPr>
          <w:spacing w:val="-15"/>
          <w:sz w:val="28"/>
          <w:szCs w:val="28"/>
          <w:lang w:val="fr-FR"/>
          <w:rPrChange w:id="10102" w:author="Peng Luqi" w:date="2019-10-13T14:50:00Z">
            <w:rPr>
              <w:spacing w:val="-15"/>
              <w:lang w:val="fr-FR"/>
            </w:rPr>
          </w:rPrChange>
        </w:rPr>
        <w:t xml:space="preserve"> </w:t>
      </w:r>
      <w:r w:rsidRPr="00F94CB9">
        <w:rPr>
          <w:sz w:val="28"/>
          <w:szCs w:val="28"/>
          <w:lang w:val="fr-FR"/>
          <w:rPrChange w:id="10103" w:author="Peng Luqi" w:date="2019-10-13T14:50:00Z">
            <w:rPr>
              <w:lang w:val="fr-FR"/>
            </w:rPr>
          </w:rPrChange>
        </w:rPr>
        <w:t>gens</w:t>
      </w:r>
      <w:r w:rsidRPr="00F94CB9">
        <w:rPr>
          <w:spacing w:val="-15"/>
          <w:sz w:val="28"/>
          <w:szCs w:val="28"/>
          <w:lang w:val="fr-FR"/>
          <w:rPrChange w:id="10104" w:author="Peng Luqi" w:date="2019-10-13T14:50:00Z">
            <w:rPr>
              <w:spacing w:val="-15"/>
              <w:lang w:val="fr-FR"/>
            </w:rPr>
          </w:rPrChange>
        </w:rPr>
        <w:t xml:space="preserve"> </w:t>
      </w:r>
      <w:r w:rsidRPr="00F94CB9">
        <w:rPr>
          <w:sz w:val="28"/>
          <w:szCs w:val="28"/>
          <w:lang w:val="fr-FR"/>
          <w:rPrChange w:id="10105" w:author="Peng Luqi" w:date="2019-10-13T14:50:00Z">
            <w:rPr>
              <w:lang w:val="fr-FR"/>
            </w:rPr>
          </w:rPrChange>
        </w:rPr>
        <w:t>qui</w:t>
      </w:r>
      <w:r w:rsidRPr="00F94CB9">
        <w:rPr>
          <w:spacing w:val="-14"/>
          <w:sz w:val="28"/>
          <w:szCs w:val="28"/>
          <w:lang w:val="fr-FR"/>
          <w:rPrChange w:id="10106" w:author="Peng Luqi" w:date="2019-10-13T14:50:00Z">
            <w:rPr>
              <w:spacing w:val="-14"/>
              <w:lang w:val="fr-FR"/>
            </w:rPr>
          </w:rPrChange>
        </w:rPr>
        <w:t xml:space="preserve"> </w:t>
      </w:r>
      <w:r w:rsidRPr="00F94CB9">
        <w:rPr>
          <w:sz w:val="28"/>
          <w:szCs w:val="28"/>
          <w:lang w:val="fr-FR"/>
          <w:rPrChange w:id="10107" w:author="Peng Luqi" w:date="2019-10-13T14:50:00Z">
            <w:rPr>
              <w:lang w:val="fr-FR"/>
            </w:rPr>
          </w:rPrChange>
        </w:rPr>
        <w:t>disent</w:t>
      </w:r>
      <w:r w:rsidRPr="00F94CB9">
        <w:rPr>
          <w:spacing w:val="-15"/>
          <w:sz w:val="28"/>
          <w:szCs w:val="28"/>
          <w:lang w:val="fr-FR"/>
          <w:rPrChange w:id="10108" w:author="Peng Luqi" w:date="2019-10-13T14:50:00Z">
            <w:rPr>
              <w:spacing w:val="-15"/>
              <w:lang w:val="fr-FR"/>
            </w:rPr>
          </w:rPrChange>
        </w:rPr>
        <w:t xml:space="preserve"> </w:t>
      </w:r>
      <w:r w:rsidRPr="00F94CB9">
        <w:rPr>
          <w:sz w:val="28"/>
          <w:szCs w:val="28"/>
          <w:lang w:val="fr-FR"/>
          <w:rPrChange w:id="10109" w:author="Peng Luqi" w:date="2019-10-13T14:50:00Z">
            <w:rPr>
              <w:lang w:val="fr-FR"/>
            </w:rPr>
          </w:rPrChange>
        </w:rPr>
        <w:t>cela</w:t>
      </w:r>
      <w:r w:rsidRPr="00F94CB9">
        <w:rPr>
          <w:spacing w:val="-15"/>
          <w:sz w:val="28"/>
          <w:szCs w:val="28"/>
          <w:lang w:val="fr-FR"/>
          <w:rPrChange w:id="10110" w:author="Peng Luqi" w:date="2019-10-13T14:50:00Z">
            <w:rPr>
              <w:spacing w:val="-15"/>
              <w:lang w:val="fr-FR"/>
            </w:rPr>
          </w:rPrChange>
        </w:rPr>
        <w:t xml:space="preserve"> </w:t>
      </w:r>
      <w:r w:rsidRPr="00F94CB9">
        <w:rPr>
          <w:sz w:val="28"/>
          <w:szCs w:val="28"/>
          <w:lang w:val="fr-FR"/>
          <w:rPrChange w:id="10111" w:author="Peng Luqi" w:date="2019-10-13T14:50:00Z">
            <w:rPr>
              <w:lang w:val="fr-FR"/>
            </w:rPr>
          </w:rPrChange>
        </w:rPr>
        <w:t>sont</w:t>
      </w:r>
      <w:r w:rsidRPr="00F94CB9">
        <w:rPr>
          <w:spacing w:val="-15"/>
          <w:sz w:val="28"/>
          <w:szCs w:val="28"/>
          <w:lang w:val="fr-FR"/>
          <w:rPrChange w:id="10112" w:author="Peng Luqi" w:date="2019-10-13T14:50:00Z">
            <w:rPr>
              <w:spacing w:val="-15"/>
              <w:lang w:val="fr-FR"/>
            </w:rPr>
          </w:rPrChange>
        </w:rPr>
        <w:t xml:space="preserve"> </w:t>
      </w:r>
      <w:r w:rsidRPr="00F94CB9">
        <w:rPr>
          <w:sz w:val="28"/>
          <w:szCs w:val="28"/>
          <w:lang w:val="fr-FR"/>
          <w:rPrChange w:id="10113" w:author="Peng Luqi" w:date="2019-10-13T14:50:00Z">
            <w:rPr>
              <w:lang w:val="fr-FR"/>
            </w:rPr>
          </w:rPrChange>
        </w:rPr>
        <w:t>tous</w:t>
      </w:r>
      <w:r w:rsidRPr="00F94CB9">
        <w:rPr>
          <w:spacing w:val="-15"/>
          <w:sz w:val="28"/>
          <w:szCs w:val="28"/>
          <w:lang w:val="fr-FR"/>
          <w:rPrChange w:id="10114" w:author="Peng Luqi" w:date="2019-10-13T14:50:00Z">
            <w:rPr>
              <w:spacing w:val="-15"/>
              <w:lang w:val="fr-FR"/>
            </w:rPr>
          </w:rPrChange>
        </w:rPr>
        <w:t xml:space="preserve"> </w:t>
      </w:r>
      <w:r w:rsidRPr="00F94CB9">
        <w:rPr>
          <w:sz w:val="28"/>
          <w:szCs w:val="28"/>
          <w:lang w:val="fr-FR"/>
          <w:rPrChange w:id="10115" w:author="Peng Luqi" w:date="2019-10-13T14:50:00Z">
            <w:rPr>
              <w:lang w:val="fr-FR"/>
            </w:rPr>
          </w:rPrChange>
        </w:rPr>
        <w:t>stupides, vraiment</w:t>
      </w:r>
      <w:r w:rsidRPr="00F94CB9">
        <w:rPr>
          <w:spacing w:val="-2"/>
          <w:sz w:val="28"/>
          <w:szCs w:val="28"/>
          <w:lang w:val="fr-FR"/>
          <w:rPrChange w:id="10116" w:author="Peng Luqi" w:date="2019-10-13T14:50:00Z">
            <w:rPr>
              <w:spacing w:val="-2"/>
              <w:lang w:val="fr-FR"/>
            </w:rPr>
          </w:rPrChange>
        </w:rPr>
        <w:t xml:space="preserve"> </w:t>
      </w:r>
      <w:r w:rsidRPr="00F94CB9">
        <w:rPr>
          <w:sz w:val="28"/>
          <w:szCs w:val="28"/>
          <w:lang w:val="fr-FR"/>
          <w:rPrChange w:id="10117" w:author="Peng Luqi" w:date="2019-10-13T14:50:00Z">
            <w:rPr>
              <w:lang w:val="fr-FR"/>
            </w:rPr>
          </w:rPrChange>
        </w:rPr>
        <w:t>impitoyables.</w:t>
      </w:r>
    </w:p>
    <w:p w:rsidR="002B38DF" w:rsidRPr="00F94CB9" w:rsidRDefault="002B38DF">
      <w:pPr>
        <w:pStyle w:val="a3"/>
        <w:ind w:left="170" w:right="170"/>
        <w:jc w:val="both"/>
        <w:rPr>
          <w:lang w:val="fr-FR"/>
          <w:rPrChange w:id="10118" w:author="Peng Luqi" w:date="2019-10-13T14:50:00Z">
            <w:rPr>
              <w:sz w:val="24"/>
              <w:lang w:val="fr-FR"/>
            </w:rPr>
          </w:rPrChange>
        </w:rPr>
        <w:pPrChange w:id="10119" w:author="Peng Luqi" w:date="2019-10-13T14:20:00Z">
          <w:pPr>
            <w:pStyle w:val="a3"/>
            <w:spacing w:before="6"/>
          </w:pPr>
        </w:pPrChange>
      </w:pPr>
    </w:p>
    <w:p w:rsidR="002B38DF" w:rsidRPr="00F94CB9" w:rsidRDefault="00716360">
      <w:pPr>
        <w:ind w:left="170" w:right="170"/>
        <w:jc w:val="both"/>
        <w:rPr>
          <w:sz w:val="28"/>
          <w:szCs w:val="28"/>
          <w:lang w:val="fr-FR"/>
          <w:rPrChange w:id="10120" w:author="Peng Luqi" w:date="2019-10-13T14:50:00Z">
            <w:rPr>
              <w:lang w:val="fr-FR"/>
            </w:rPr>
          </w:rPrChange>
        </w:rPr>
        <w:pPrChange w:id="10121" w:author="Peng Luqi" w:date="2019-10-13T14:20:00Z">
          <w:pPr>
            <w:ind w:left="130" w:right="183"/>
            <w:jc w:val="both"/>
          </w:pPr>
        </w:pPrChange>
      </w:pPr>
      <w:r w:rsidRPr="00F94CB9">
        <w:rPr>
          <w:sz w:val="28"/>
          <w:szCs w:val="28"/>
          <w:lang w:val="fr-FR"/>
          <w:rPrChange w:id="10122" w:author="Peng Luqi" w:date="2019-10-13T14:50:00Z">
            <w:rPr>
              <w:lang w:val="fr-FR"/>
            </w:rPr>
          </w:rPrChange>
        </w:rPr>
        <w:t>Pourquoi ? Parce qu</w:t>
      </w:r>
      <w:del w:id="10123" w:author="Peng Luqi" w:date="2019-10-13T14:43:00Z">
        <w:r w:rsidRPr="00F94CB9" w:rsidDel="00EF666F">
          <w:rPr>
            <w:sz w:val="28"/>
            <w:szCs w:val="28"/>
            <w:lang w:val="fr-FR"/>
            <w:rPrChange w:id="10124" w:author="Peng Luqi" w:date="2019-10-13T14:50:00Z">
              <w:rPr>
                <w:lang w:val="fr-FR"/>
              </w:rPr>
            </w:rPrChange>
          </w:rPr>
          <w:delText>’</w:delText>
        </w:r>
      </w:del>
      <w:ins w:id="10125" w:author="Peng Luqi" w:date="2019-10-13T14:43:00Z">
        <w:r w:rsidR="00EF666F" w:rsidRPr="00F94CB9">
          <w:rPr>
            <w:sz w:val="28"/>
            <w:szCs w:val="28"/>
            <w:lang w:val="fr-FR"/>
            <w:rPrChange w:id="10126" w:author="Peng Luqi" w:date="2019-10-13T14:50:00Z">
              <w:rPr>
                <w:lang w:val="fr-FR"/>
              </w:rPr>
            </w:rPrChange>
          </w:rPr>
          <w:t>’</w:t>
        </w:r>
      </w:ins>
      <w:r w:rsidRPr="00F94CB9">
        <w:rPr>
          <w:sz w:val="28"/>
          <w:szCs w:val="28"/>
          <w:lang w:val="fr-FR"/>
          <w:rPrChange w:id="10127" w:author="Peng Luqi" w:date="2019-10-13T14:50:00Z">
            <w:rPr>
              <w:lang w:val="fr-FR"/>
            </w:rPr>
          </w:rPrChange>
        </w:rPr>
        <w:t>ils ne disent pas qu</w:t>
      </w:r>
      <w:del w:id="10128" w:author="Peng Luqi" w:date="2019-10-13T14:43:00Z">
        <w:r w:rsidRPr="00F94CB9" w:rsidDel="00EF666F">
          <w:rPr>
            <w:sz w:val="28"/>
            <w:szCs w:val="28"/>
            <w:lang w:val="fr-FR"/>
            <w:rPrChange w:id="10129" w:author="Peng Luqi" w:date="2019-10-13T14:50:00Z">
              <w:rPr>
                <w:lang w:val="fr-FR"/>
              </w:rPr>
            </w:rPrChange>
          </w:rPr>
          <w:delText>’</w:delText>
        </w:r>
      </w:del>
      <w:ins w:id="10130" w:author="Peng Luqi" w:date="2019-10-13T14:43:00Z">
        <w:r w:rsidR="00EF666F" w:rsidRPr="00F94CB9">
          <w:rPr>
            <w:sz w:val="28"/>
            <w:szCs w:val="28"/>
            <w:lang w:val="fr-FR"/>
            <w:rPrChange w:id="10131" w:author="Peng Luqi" w:date="2019-10-13T14:50:00Z">
              <w:rPr>
                <w:lang w:val="fr-FR"/>
              </w:rPr>
            </w:rPrChange>
          </w:rPr>
          <w:t>’</w:t>
        </w:r>
      </w:ins>
      <w:r w:rsidRPr="00F94CB9">
        <w:rPr>
          <w:sz w:val="28"/>
          <w:szCs w:val="28"/>
          <w:lang w:val="fr-FR"/>
          <w:rPrChange w:id="10132" w:author="Peng Luqi" w:date="2019-10-13T14:50:00Z">
            <w:rPr>
              <w:lang w:val="fr-FR"/>
            </w:rPr>
          </w:rPrChange>
        </w:rPr>
        <w:t>ils sont des investisseurs à long terme, mais plutôt qu</w:t>
      </w:r>
      <w:del w:id="10133" w:author="Peng Luqi" w:date="2019-10-13T14:43:00Z">
        <w:r w:rsidRPr="00F94CB9" w:rsidDel="00EF666F">
          <w:rPr>
            <w:sz w:val="28"/>
            <w:szCs w:val="28"/>
            <w:lang w:val="fr-FR"/>
            <w:rPrChange w:id="10134" w:author="Peng Luqi" w:date="2019-10-13T14:50:00Z">
              <w:rPr>
                <w:lang w:val="fr-FR"/>
              </w:rPr>
            </w:rPrChange>
          </w:rPr>
          <w:delText>’</w:delText>
        </w:r>
      </w:del>
      <w:ins w:id="10135" w:author="Peng Luqi" w:date="2019-10-13T14:43:00Z">
        <w:r w:rsidR="00EF666F" w:rsidRPr="00F94CB9">
          <w:rPr>
            <w:sz w:val="28"/>
            <w:szCs w:val="28"/>
            <w:lang w:val="fr-FR"/>
            <w:rPrChange w:id="10136" w:author="Peng Luqi" w:date="2019-10-13T14:50:00Z">
              <w:rPr>
                <w:lang w:val="fr-FR"/>
              </w:rPr>
            </w:rPrChange>
          </w:rPr>
          <w:t>’</w:t>
        </w:r>
      </w:ins>
      <w:r w:rsidRPr="00F94CB9">
        <w:rPr>
          <w:sz w:val="28"/>
          <w:szCs w:val="28"/>
          <w:lang w:val="fr-FR"/>
          <w:rPrChange w:id="10137" w:author="Peng Luqi" w:date="2019-10-13T14:50:00Z">
            <w:rPr>
              <w:lang w:val="fr-FR"/>
            </w:rPr>
          </w:rPrChange>
        </w:rPr>
        <w:t>ils sont des opérateurs à court terme. Malgré tout, ils sont toujours stupides, même dans ce groupe. Pourquoi ?</w:t>
      </w:r>
    </w:p>
    <w:p w:rsidR="002B38DF" w:rsidRPr="00F94CB9" w:rsidRDefault="002B38DF">
      <w:pPr>
        <w:pStyle w:val="a3"/>
        <w:ind w:left="170" w:right="170"/>
        <w:jc w:val="both"/>
        <w:rPr>
          <w:lang w:val="fr-FR"/>
          <w:rPrChange w:id="10138" w:author="Peng Luqi" w:date="2019-10-13T14:50:00Z">
            <w:rPr>
              <w:sz w:val="24"/>
              <w:lang w:val="fr-FR"/>
            </w:rPr>
          </w:rPrChange>
        </w:rPr>
        <w:pPrChange w:id="10139" w:author="Peng Luqi" w:date="2019-10-13T14:20:00Z">
          <w:pPr>
            <w:pStyle w:val="a3"/>
            <w:spacing w:before="1"/>
          </w:pPr>
        </w:pPrChange>
      </w:pPr>
    </w:p>
    <w:p w:rsidR="002B38DF" w:rsidRPr="00F94CB9" w:rsidRDefault="00716360">
      <w:pPr>
        <w:ind w:left="170" w:right="170"/>
        <w:jc w:val="both"/>
        <w:rPr>
          <w:sz w:val="28"/>
          <w:szCs w:val="28"/>
          <w:lang w:val="fr-FR"/>
          <w:rPrChange w:id="10140" w:author="Peng Luqi" w:date="2019-10-13T14:50:00Z">
            <w:rPr>
              <w:lang w:val="fr-FR"/>
            </w:rPr>
          </w:rPrChange>
        </w:rPr>
        <w:pPrChange w:id="10141" w:author="Peng Luqi" w:date="2019-10-13T14:20:00Z">
          <w:pPr>
            <w:ind w:left="130" w:right="182"/>
            <w:jc w:val="both"/>
          </w:pPr>
        </w:pPrChange>
      </w:pPr>
      <w:r w:rsidRPr="00F94CB9">
        <w:rPr>
          <w:sz w:val="28"/>
          <w:szCs w:val="28"/>
          <w:lang w:val="fr-FR"/>
          <w:rPrChange w:id="10142" w:author="Peng Luqi" w:date="2019-10-13T14:50:00Z">
            <w:rPr>
              <w:lang w:val="fr-FR"/>
            </w:rPr>
          </w:rPrChange>
        </w:rPr>
        <w:t>Vous pouvez le comprendre quand vous y réfléchissez. Plus l</w:t>
      </w:r>
      <w:del w:id="10143" w:author="Peng Luqi" w:date="2019-10-13T14:43:00Z">
        <w:r w:rsidRPr="00F94CB9" w:rsidDel="00EF666F">
          <w:rPr>
            <w:sz w:val="28"/>
            <w:szCs w:val="28"/>
            <w:lang w:val="fr-FR"/>
            <w:rPrChange w:id="10144" w:author="Peng Luqi" w:date="2019-10-13T14:50:00Z">
              <w:rPr>
                <w:lang w:val="fr-FR"/>
              </w:rPr>
            </w:rPrChange>
          </w:rPr>
          <w:delText>’</w:delText>
        </w:r>
      </w:del>
      <w:ins w:id="10145" w:author="Peng Luqi" w:date="2019-10-13T14:43:00Z">
        <w:r w:rsidR="00EF666F" w:rsidRPr="00F94CB9">
          <w:rPr>
            <w:sz w:val="28"/>
            <w:szCs w:val="28"/>
            <w:lang w:val="fr-FR"/>
            <w:rPrChange w:id="10146" w:author="Peng Luqi" w:date="2019-10-13T14:50:00Z">
              <w:rPr>
                <w:lang w:val="fr-FR"/>
              </w:rPr>
            </w:rPrChange>
          </w:rPr>
          <w:t>’</w:t>
        </w:r>
      </w:ins>
      <w:r w:rsidRPr="00F94CB9">
        <w:rPr>
          <w:sz w:val="28"/>
          <w:szCs w:val="28"/>
          <w:lang w:val="fr-FR"/>
          <w:rPrChange w:id="10147" w:author="Peng Luqi" w:date="2019-10-13T14:50:00Z">
            <w:rPr>
              <w:lang w:val="fr-FR"/>
            </w:rPr>
          </w:rPrChange>
        </w:rPr>
        <w:t>opération est courte, plus elle aura de succès, plus elle sera efficace, non ? Il est nécessaire d</w:t>
      </w:r>
      <w:del w:id="10148" w:author="Peng Luqi" w:date="2019-10-13T14:43:00Z">
        <w:r w:rsidRPr="00F94CB9" w:rsidDel="00EF666F">
          <w:rPr>
            <w:sz w:val="28"/>
            <w:szCs w:val="28"/>
            <w:lang w:val="fr-FR"/>
            <w:rPrChange w:id="10149" w:author="Peng Luqi" w:date="2019-10-13T14:50:00Z">
              <w:rPr>
                <w:lang w:val="fr-FR"/>
              </w:rPr>
            </w:rPrChange>
          </w:rPr>
          <w:delText>’</w:delText>
        </w:r>
      </w:del>
      <w:ins w:id="10150" w:author="Peng Luqi" w:date="2019-10-13T14:43:00Z">
        <w:r w:rsidR="00EF666F" w:rsidRPr="00F94CB9">
          <w:rPr>
            <w:sz w:val="28"/>
            <w:szCs w:val="28"/>
            <w:lang w:val="fr-FR"/>
            <w:rPrChange w:id="10151" w:author="Peng Luqi" w:date="2019-10-13T14:50:00Z">
              <w:rPr>
                <w:lang w:val="fr-FR"/>
              </w:rPr>
            </w:rPrChange>
          </w:rPr>
          <w:t>’</w:t>
        </w:r>
      </w:ins>
      <w:r w:rsidRPr="00F94CB9">
        <w:rPr>
          <w:sz w:val="28"/>
          <w:szCs w:val="28"/>
          <w:lang w:val="fr-FR"/>
          <w:rPrChange w:id="10152" w:author="Peng Luqi" w:date="2019-10-13T14:50:00Z">
            <w:rPr>
              <w:lang w:val="fr-FR"/>
            </w:rPr>
          </w:rPrChange>
        </w:rPr>
        <w:t>acheter bas plusieurs fois et revendre plus haut pour vraiment gagner de l</w:t>
      </w:r>
      <w:del w:id="10153" w:author="Peng Luqi" w:date="2019-10-13T14:43:00Z">
        <w:r w:rsidRPr="00F94CB9" w:rsidDel="00EF666F">
          <w:rPr>
            <w:sz w:val="28"/>
            <w:szCs w:val="28"/>
            <w:lang w:val="fr-FR"/>
            <w:rPrChange w:id="10154" w:author="Peng Luqi" w:date="2019-10-13T14:50:00Z">
              <w:rPr>
                <w:lang w:val="fr-FR"/>
              </w:rPr>
            </w:rPrChange>
          </w:rPr>
          <w:delText>’</w:delText>
        </w:r>
      </w:del>
      <w:ins w:id="10155" w:author="Peng Luqi" w:date="2019-10-13T14:43:00Z">
        <w:r w:rsidR="00EF666F" w:rsidRPr="00F94CB9">
          <w:rPr>
            <w:sz w:val="28"/>
            <w:szCs w:val="28"/>
            <w:lang w:val="fr-FR"/>
            <w:rPrChange w:id="10156" w:author="Peng Luqi" w:date="2019-10-13T14:50:00Z">
              <w:rPr>
                <w:lang w:val="fr-FR"/>
              </w:rPr>
            </w:rPrChange>
          </w:rPr>
          <w:t>’</w:t>
        </w:r>
      </w:ins>
      <w:r w:rsidRPr="00F94CB9">
        <w:rPr>
          <w:sz w:val="28"/>
          <w:szCs w:val="28"/>
          <w:lang w:val="fr-FR"/>
          <w:rPrChange w:id="10157" w:author="Peng Luqi" w:date="2019-10-13T14:50:00Z">
            <w:rPr>
              <w:lang w:val="fr-FR"/>
            </w:rPr>
          </w:rPrChange>
        </w:rPr>
        <w:t>argent. Le problème est qu</w:t>
      </w:r>
      <w:del w:id="10158" w:author="Peng Luqi" w:date="2019-10-13T14:43:00Z">
        <w:r w:rsidRPr="00F94CB9" w:rsidDel="00EF666F">
          <w:rPr>
            <w:sz w:val="28"/>
            <w:szCs w:val="28"/>
            <w:lang w:val="fr-FR"/>
            <w:rPrChange w:id="10159" w:author="Peng Luqi" w:date="2019-10-13T14:50:00Z">
              <w:rPr>
                <w:lang w:val="fr-FR"/>
              </w:rPr>
            </w:rPrChange>
          </w:rPr>
          <w:delText>’</w:delText>
        </w:r>
      </w:del>
      <w:ins w:id="10160" w:author="Peng Luqi" w:date="2019-10-13T14:43:00Z">
        <w:r w:rsidR="00EF666F" w:rsidRPr="00F94CB9">
          <w:rPr>
            <w:sz w:val="28"/>
            <w:szCs w:val="28"/>
            <w:lang w:val="fr-FR"/>
            <w:rPrChange w:id="10161" w:author="Peng Luqi" w:date="2019-10-13T14:50:00Z">
              <w:rPr>
                <w:lang w:val="fr-FR"/>
              </w:rPr>
            </w:rPrChange>
          </w:rPr>
          <w:t>’</w:t>
        </w:r>
      </w:ins>
      <w:r w:rsidRPr="00F94CB9">
        <w:rPr>
          <w:sz w:val="28"/>
          <w:szCs w:val="28"/>
          <w:lang w:val="fr-FR"/>
          <w:rPrChange w:id="10162" w:author="Peng Luqi" w:date="2019-10-13T14:50:00Z">
            <w:rPr>
              <w:lang w:val="fr-FR"/>
            </w:rPr>
          </w:rPrChange>
        </w:rPr>
        <w:t>ils ne peuvent pas le faire. Cela revient à tirer au sort. Le faire chaque jour, c</w:t>
      </w:r>
      <w:del w:id="10163" w:author="Peng Luqi" w:date="2019-10-13T14:43:00Z">
        <w:r w:rsidRPr="00F94CB9" w:rsidDel="00EF666F">
          <w:rPr>
            <w:sz w:val="28"/>
            <w:szCs w:val="28"/>
            <w:lang w:val="fr-FR"/>
            <w:rPrChange w:id="10164" w:author="Peng Luqi" w:date="2019-10-13T14:50:00Z">
              <w:rPr>
                <w:lang w:val="fr-FR"/>
              </w:rPr>
            </w:rPrChange>
          </w:rPr>
          <w:delText>’</w:delText>
        </w:r>
      </w:del>
      <w:ins w:id="10165" w:author="Peng Luqi" w:date="2019-10-13T14:43:00Z">
        <w:r w:rsidR="00EF666F" w:rsidRPr="00F94CB9">
          <w:rPr>
            <w:sz w:val="28"/>
            <w:szCs w:val="28"/>
            <w:lang w:val="fr-FR"/>
            <w:rPrChange w:id="10166" w:author="Peng Luqi" w:date="2019-10-13T14:50:00Z">
              <w:rPr>
                <w:lang w:val="fr-FR"/>
              </w:rPr>
            </w:rPrChange>
          </w:rPr>
          <w:t>’</w:t>
        </w:r>
      </w:ins>
      <w:r w:rsidRPr="00F94CB9">
        <w:rPr>
          <w:sz w:val="28"/>
          <w:szCs w:val="28"/>
          <w:lang w:val="fr-FR"/>
          <w:rPrChange w:id="10167" w:author="Peng Luqi" w:date="2019-10-13T14:50:00Z">
            <w:rPr>
              <w:lang w:val="fr-FR"/>
            </w:rPr>
          </w:rPrChange>
        </w:rPr>
        <w:t>est comme jouer à pile ou face pour déterminer son destin, mais pensant que</w:t>
      </w:r>
      <w:r w:rsidRPr="00F94CB9">
        <w:rPr>
          <w:spacing w:val="-4"/>
          <w:sz w:val="28"/>
          <w:szCs w:val="28"/>
          <w:lang w:val="fr-FR"/>
          <w:rPrChange w:id="10168" w:author="Peng Luqi" w:date="2019-10-13T14:50:00Z">
            <w:rPr>
              <w:spacing w:val="-4"/>
              <w:lang w:val="fr-FR"/>
            </w:rPr>
          </w:rPrChange>
        </w:rPr>
        <w:t xml:space="preserve"> </w:t>
      </w:r>
      <w:r w:rsidRPr="00F94CB9">
        <w:rPr>
          <w:sz w:val="28"/>
          <w:szCs w:val="28"/>
          <w:lang w:val="fr-FR"/>
          <w:rPrChange w:id="10169" w:author="Peng Luqi" w:date="2019-10-13T14:50:00Z">
            <w:rPr>
              <w:lang w:val="fr-FR"/>
            </w:rPr>
          </w:rPrChange>
        </w:rPr>
        <w:t>l</w:t>
      </w:r>
      <w:del w:id="10170" w:author="Peng Luqi" w:date="2019-10-13T14:43:00Z">
        <w:r w:rsidRPr="00F94CB9" w:rsidDel="00EF666F">
          <w:rPr>
            <w:sz w:val="28"/>
            <w:szCs w:val="28"/>
            <w:lang w:val="fr-FR"/>
            <w:rPrChange w:id="10171" w:author="Peng Luqi" w:date="2019-10-13T14:50:00Z">
              <w:rPr>
                <w:lang w:val="fr-FR"/>
              </w:rPr>
            </w:rPrChange>
          </w:rPr>
          <w:delText>’</w:delText>
        </w:r>
      </w:del>
      <w:ins w:id="10172" w:author="Peng Luqi" w:date="2019-10-13T14:43:00Z">
        <w:r w:rsidR="00EF666F" w:rsidRPr="00F94CB9">
          <w:rPr>
            <w:sz w:val="28"/>
            <w:szCs w:val="28"/>
            <w:lang w:val="fr-FR"/>
            <w:rPrChange w:id="10173" w:author="Peng Luqi" w:date="2019-10-13T14:50:00Z">
              <w:rPr>
                <w:lang w:val="fr-FR"/>
              </w:rPr>
            </w:rPrChange>
          </w:rPr>
          <w:t>’</w:t>
        </w:r>
      </w:ins>
      <w:r w:rsidRPr="00F94CB9">
        <w:rPr>
          <w:sz w:val="28"/>
          <w:szCs w:val="28"/>
          <w:lang w:val="fr-FR"/>
          <w:rPrChange w:id="10174" w:author="Peng Luqi" w:date="2019-10-13T14:50:00Z">
            <w:rPr>
              <w:lang w:val="fr-FR"/>
            </w:rPr>
          </w:rPrChange>
        </w:rPr>
        <w:t>on</w:t>
      </w:r>
      <w:r w:rsidRPr="00F94CB9">
        <w:rPr>
          <w:spacing w:val="-4"/>
          <w:sz w:val="28"/>
          <w:szCs w:val="28"/>
          <w:lang w:val="fr-FR"/>
          <w:rPrChange w:id="10175" w:author="Peng Luqi" w:date="2019-10-13T14:50:00Z">
            <w:rPr>
              <w:spacing w:val="-4"/>
              <w:lang w:val="fr-FR"/>
            </w:rPr>
          </w:rPrChange>
        </w:rPr>
        <w:t xml:space="preserve"> </w:t>
      </w:r>
      <w:r w:rsidRPr="00F94CB9">
        <w:rPr>
          <w:sz w:val="28"/>
          <w:szCs w:val="28"/>
          <w:lang w:val="fr-FR"/>
          <w:rPrChange w:id="10176" w:author="Peng Luqi" w:date="2019-10-13T14:50:00Z">
            <w:rPr>
              <w:lang w:val="fr-FR"/>
            </w:rPr>
          </w:rPrChange>
        </w:rPr>
        <w:t>chevauche</w:t>
      </w:r>
      <w:r w:rsidRPr="00F94CB9">
        <w:rPr>
          <w:spacing w:val="-4"/>
          <w:sz w:val="28"/>
          <w:szCs w:val="28"/>
          <w:lang w:val="fr-FR"/>
          <w:rPrChange w:id="10177" w:author="Peng Luqi" w:date="2019-10-13T14:50:00Z">
            <w:rPr>
              <w:spacing w:val="-4"/>
              <w:lang w:val="fr-FR"/>
            </w:rPr>
          </w:rPrChange>
        </w:rPr>
        <w:t xml:space="preserve"> </w:t>
      </w:r>
      <w:r w:rsidRPr="00F94CB9">
        <w:rPr>
          <w:sz w:val="28"/>
          <w:szCs w:val="28"/>
          <w:lang w:val="fr-FR"/>
          <w:rPrChange w:id="10178" w:author="Peng Luqi" w:date="2019-10-13T14:50:00Z">
            <w:rPr>
              <w:lang w:val="fr-FR"/>
            </w:rPr>
          </w:rPrChange>
        </w:rPr>
        <w:t>le</w:t>
      </w:r>
      <w:r w:rsidRPr="00F94CB9">
        <w:rPr>
          <w:spacing w:val="-4"/>
          <w:sz w:val="28"/>
          <w:szCs w:val="28"/>
          <w:lang w:val="fr-FR"/>
          <w:rPrChange w:id="10179" w:author="Peng Luqi" w:date="2019-10-13T14:50:00Z">
            <w:rPr>
              <w:spacing w:val="-4"/>
              <w:lang w:val="fr-FR"/>
            </w:rPr>
          </w:rPrChange>
        </w:rPr>
        <w:t xml:space="preserve"> </w:t>
      </w:r>
      <w:r w:rsidRPr="00F94CB9">
        <w:rPr>
          <w:sz w:val="28"/>
          <w:szCs w:val="28"/>
          <w:lang w:val="fr-FR"/>
          <w:rPrChange w:id="10180" w:author="Peng Luqi" w:date="2019-10-13T14:50:00Z">
            <w:rPr>
              <w:lang w:val="fr-FR"/>
            </w:rPr>
          </w:rPrChange>
        </w:rPr>
        <w:t>vent</w:t>
      </w:r>
      <w:r w:rsidRPr="00F94CB9">
        <w:rPr>
          <w:spacing w:val="-4"/>
          <w:sz w:val="28"/>
          <w:szCs w:val="28"/>
          <w:lang w:val="fr-FR"/>
          <w:rPrChange w:id="10181" w:author="Peng Luqi" w:date="2019-10-13T14:50:00Z">
            <w:rPr>
              <w:spacing w:val="-4"/>
              <w:lang w:val="fr-FR"/>
            </w:rPr>
          </w:rPrChange>
        </w:rPr>
        <w:t xml:space="preserve"> </w:t>
      </w:r>
      <w:r w:rsidRPr="00F94CB9">
        <w:rPr>
          <w:sz w:val="28"/>
          <w:szCs w:val="28"/>
          <w:lang w:val="fr-FR"/>
          <w:rPrChange w:id="10182" w:author="Peng Luqi" w:date="2019-10-13T14:50:00Z">
            <w:rPr>
              <w:lang w:val="fr-FR"/>
            </w:rPr>
          </w:rPrChange>
        </w:rPr>
        <w:t>et</w:t>
      </w:r>
      <w:r w:rsidRPr="00F94CB9">
        <w:rPr>
          <w:spacing w:val="-4"/>
          <w:sz w:val="28"/>
          <w:szCs w:val="28"/>
          <w:lang w:val="fr-FR"/>
          <w:rPrChange w:id="10183" w:author="Peng Luqi" w:date="2019-10-13T14:50:00Z">
            <w:rPr>
              <w:spacing w:val="-4"/>
              <w:lang w:val="fr-FR"/>
            </w:rPr>
          </w:rPrChange>
        </w:rPr>
        <w:t xml:space="preserve"> </w:t>
      </w:r>
      <w:r w:rsidRPr="00F94CB9">
        <w:rPr>
          <w:sz w:val="28"/>
          <w:szCs w:val="28"/>
          <w:lang w:val="fr-FR"/>
          <w:rPrChange w:id="10184" w:author="Peng Luqi" w:date="2019-10-13T14:50:00Z">
            <w:rPr>
              <w:lang w:val="fr-FR"/>
            </w:rPr>
          </w:rPrChange>
        </w:rPr>
        <w:t>brise</w:t>
      </w:r>
      <w:r w:rsidRPr="00F94CB9">
        <w:rPr>
          <w:spacing w:val="-4"/>
          <w:sz w:val="28"/>
          <w:szCs w:val="28"/>
          <w:lang w:val="fr-FR"/>
          <w:rPrChange w:id="10185" w:author="Peng Luqi" w:date="2019-10-13T14:50:00Z">
            <w:rPr>
              <w:spacing w:val="-4"/>
              <w:lang w:val="fr-FR"/>
            </w:rPr>
          </w:rPrChange>
        </w:rPr>
        <w:t xml:space="preserve"> </w:t>
      </w:r>
      <w:r w:rsidRPr="00F94CB9">
        <w:rPr>
          <w:sz w:val="28"/>
          <w:szCs w:val="28"/>
          <w:lang w:val="fr-FR"/>
          <w:rPrChange w:id="10186" w:author="Peng Luqi" w:date="2019-10-13T14:50:00Z">
            <w:rPr>
              <w:lang w:val="fr-FR"/>
            </w:rPr>
          </w:rPrChange>
        </w:rPr>
        <w:t>les</w:t>
      </w:r>
      <w:r w:rsidRPr="00F94CB9">
        <w:rPr>
          <w:spacing w:val="-4"/>
          <w:sz w:val="28"/>
          <w:szCs w:val="28"/>
          <w:lang w:val="fr-FR"/>
          <w:rPrChange w:id="10187" w:author="Peng Luqi" w:date="2019-10-13T14:50:00Z">
            <w:rPr>
              <w:spacing w:val="-4"/>
              <w:lang w:val="fr-FR"/>
            </w:rPr>
          </w:rPrChange>
        </w:rPr>
        <w:t xml:space="preserve"> </w:t>
      </w:r>
      <w:r w:rsidRPr="00F94CB9">
        <w:rPr>
          <w:sz w:val="28"/>
          <w:szCs w:val="28"/>
          <w:lang w:val="fr-FR"/>
          <w:rPrChange w:id="10188" w:author="Peng Luqi" w:date="2019-10-13T14:50:00Z">
            <w:rPr>
              <w:lang w:val="fr-FR"/>
            </w:rPr>
          </w:rPrChange>
        </w:rPr>
        <w:t>vagues.</w:t>
      </w:r>
      <w:r w:rsidRPr="00F94CB9">
        <w:rPr>
          <w:spacing w:val="-4"/>
          <w:sz w:val="28"/>
          <w:szCs w:val="28"/>
          <w:lang w:val="fr-FR"/>
          <w:rPrChange w:id="10189" w:author="Peng Luqi" w:date="2019-10-13T14:50:00Z">
            <w:rPr>
              <w:spacing w:val="-4"/>
              <w:lang w:val="fr-FR"/>
            </w:rPr>
          </w:rPrChange>
        </w:rPr>
        <w:t xml:space="preserve"> </w:t>
      </w:r>
      <w:r w:rsidRPr="00F94CB9">
        <w:rPr>
          <w:sz w:val="28"/>
          <w:szCs w:val="28"/>
          <w:lang w:val="fr-FR"/>
          <w:rPrChange w:id="10190" w:author="Peng Luqi" w:date="2019-10-13T14:50:00Z">
            <w:rPr>
              <w:lang w:val="fr-FR"/>
            </w:rPr>
          </w:rPrChange>
        </w:rPr>
        <w:t>Mais</w:t>
      </w:r>
      <w:r w:rsidRPr="00F94CB9">
        <w:rPr>
          <w:spacing w:val="-4"/>
          <w:sz w:val="28"/>
          <w:szCs w:val="28"/>
          <w:lang w:val="fr-FR"/>
          <w:rPrChange w:id="10191" w:author="Peng Luqi" w:date="2019-10-13T14:50:00Z">
            <w:rPr>
              <w:spacing w:val="-4"/>
              <w:lang w:val="fr-FR"/>
            </w:rPr>
          </w:rPrChange>
        </w:rPr>
        <w:t xml:space="preserve"> </w:t>
      </w:r>
      <w:r w:rsidRPr="00F94CB9">
        <w:rPr>
          <w:sz w:val="28"/>
          <w:szCs w:val="28"/>
          <w:lang w:val="fr-FR"/>
          <w:rPrChange w:id="10192" w:author="Peng Luqi" w:date="2019-10-13T14:50:00Z">
            <w:rPr>
              <w:lang w:val="fr-FR"/>
            </w:rPr>
          </w:rPrChange>
        </w:rPr>
        <w:t>ce</w:t>
      </w:r>
      <w:r w:rsidRPr="00F94CB9">
        <w:rPr>
          <w:spacing w:val="-4"/>
          <w:sz w:val="28"/>
          <w:szCs w:val="28"/>
          <w:lang w:val="fr-FR"/>
          <w:rPrChange w:id="10193" w:author="Peng Luqi" w:date="2019-10-13T14:50:00Z">
            <w:rPr>
              <w:spacing w:val="-4"/>
              <w:lang w:val="fr-FR"/>
            </w:rPr>
          </w:rPrChange>
        </w:rPr>
        <w:t xml:space="preserve"> </w:t>
      </w:r>
      <w:r w:rsidRPr="00F94CB9">
        <w:rPr>
          <w:sz w:val="28"/>
          <w:szCs w:val="28"/>
          <w:lang w:val="fr-FR"/>
          <w:rPrChange w:id="10194" w:author="Peng Luqi" w:date="2019-10-13T14:50:00Z">
            <w:rPr>
              <w:lang w:val="fr-FR"/>
            </w:rPr>
          </w:rPrChange>
        </w:rPr>
        <w:t>n</w:t>
      </w:r>
      <w:del w:id="10195" w:author="Peng Luqi" w:date="2019-10-13T14:43:00Z">
        <w:r w:rsidRPr="00F94CB9" w:rsidDel="00EF666F">
          <w:rPr>
            <w:sz w:val="28"/>
            <w:szCs w:val="28"/>
            <w:lang w:val="fr-FR"/>
            <w:rPrChange w:id="10196" w:author="Peng Luqi" w:date="2019-10-13T14:50:00Z">
              <w:rPr>
                <w:lang w:val="fr-FR"/>
              </w:rPr>
            </w:rPrChange>
          </w:rPr>
          <w:delText>’</w:delText>
        </w:r>
      </w:del>
      <w:ins w:id="10197" w:author="Peng Luqi" w:date="2019-10-13T14:43:00Z">
        <w:r w:rsidR="00EF666F" w:rsidRPr="00F94CB9">
          <w:rPr>
            <w:sz w:val="28"/>
            <w:szCs w:val="28"/>
            <w:lang w:val="fr-FR"/>
            <w:rPrChange w:id="10198" w:author="Peng Luqi" w:date="2019-10-13T14:50:00Z">
              <w:rPr>
                <w:lang w:val="fr-FR"/>
              </w:rPr>
            </w:rPrChange>
          </w:rPr>
          <w:t>’</w:t>
        </w:r>
      </w:ins>
      <w:r w:rsidRPr="00F94CB9">
        <w:rPr>
          <w:sz w:val="28"/>
          <w:szCs w:val="28"/>
          <w:lang w:val="fr-FR"/>
          <w:rPrChange w:id="10199" w:author="Peng Luqi" w:date="2019-10-13T14:50:00Z">
            <w:rPr>
              <w:lang w:val="fr-FR"/>
            </w:rPr>
          </w:rPrChange>
        </w:rPr>
        <w:t>est</w:t>
      </w:r>
      <w:r w:rsidRPr="00F94CB9">
        <w:rPr>
          <w:spacing w:val="-4"/>
          <w:sz w:val="28"/>
          <w:szCs w:val="28"/>
          <w:lang w:val="fr-FR"/>
          <w:rPrChange w:id="10200" w:author="Peng Luqi" w:date="2019-10-13T14:50:00Z">
            <w:rPr>
              <w:spacing w:val="-4"/>
              <w:lang w:val="fr-FR"/>
            </w:rPr>
          </w:rPrChange>
        </w:rPr>
        <w:t xml:space="preserve"> </w:t>
      </w:r>
      <w:r w:rsidRPr="00F94CB9">
        <w:rPr>
          <w:sz w:val="28"/>
          <w:szCs w:val="28"/>
          <w:lang w:val="fr-FR"/>
          <w:rPrChange w:id="10201" w:author="Peng Luqi" w:date="2019-10-13T14:50:00Z">
            <w:rPr>
              <w:lang w:val="fr-FR"/>
            </w:rPr>
          </w:rPrChange>
        </w:rPr>
        <w:t>qu</w:t>
      </w:r>
      <w:del w:id="10202" w:author="Peng Luqi" w:date="2019-10-13T14:43:00Z">
        <w:r w:rsidRPr="00F94CB9" w:rsidDel="00EF666F">
          <w:rPr>
            <w:sz w:val="28"/>
            <w:szCs w:val="28"/>
            <w:lang w:val="fr-FR"/>
            <w:rPrChange w:id="10203" w:author="Peng Luqi" w:date="2019-10-13T14:50:00Z">
              <w:rPr>
                <w:lang w:val="fr-FR"/>
              </w:rPr>
            </w:rPrChange>
          </w:rPr>
          <w:delText>’</w:delText>
        </w:r>
      </w:del>
      <w:ins w:id="10204" w:author="Peng Luqi" w:date="2019-10-13T14:43:00Z">
        <w:r w:rsidR="00EF666F" w:rsidRPr="00F94CB9">
          <w:rPr>
            <w:sz w:val="28"/>
            <w:szCs w:val="28"/>
            <w:lang w:val="fr-FR"/>
            <w:rPrChange w:id="10205" w:author="Peng Luqi" w:date="2019-10-13T14:50:00Z">
              <w:rPr>
                <w:lang w:val="fr-FR"/>
              </w:rPr>
            </w:rPrChange>
          </w:rPr>
          <w:t>’</w:t>
        </w:r>
      </w:ins>
      <w:r w:rsidRPr="00F94CB9">
        <w:rPr>
          <w:sz w:val="28"/>
          <w:szCs w:val="28"/>
          <w:lang w:val="fr-FR"/>
          <w:rPrChange w:id="10206" w:author="Peng Luqi" w:date="2019-10-13T14:50:00Z">
            <w:rPr>
              <w:lang w:val="fr-FR"/>
            </w:rPr>
          </w:rPrChange>
        </w:rPr>
        <w:t>une</w:t>
      </w:r>
      <w:r w:rsidRPr="00F94CB9">
        <w:rPr>
          <w:spacing w:val="-4"/>
          <w:sz w:val="28"/>
          <w:szCs w:val="28"/>
          <w:lang w:val="fr-FR"/>
          <w:rPrChange w:id="10207" w:author="Peng Luqi" w:date="2019-10-13T14:50:00Z">
            <w:rPr>
              <w:spacing w:val="-4"/>
              <w:lang w:val="fr-FR"/>
            </w:rPr>
          </w:rPrChange>
        </w:rPr>
        <w:t xml:space="preserve"> </w:t>
      </w:r>
      <w:r w:rsidRPr="00F94CB9">
        <w:rPr>
          <w:sz w:val="28"/>
          <w:szCs w:val="28"/>
          <w:lang w:val="fr-FR"/>
          <w:rPrChange w:id="10208" w:author="Peng Luqi" w:date="2019-10-13T14:50:00Z">
            <w:rPr>
              <w:lang w:val="fr-FR"/>
            </w:rPr>
          </w:rPrChange>
        </w:rPr>
        <w:t>illusion</w:t>
      </w:r>
      <w:r w:rsidRPr="00F94CB9">
        <w:rPr>
          <w:spacing w:val="-4"/>
          <w:sz w:val="28"/>
          <w:szCs w:val="28"/>
          <w:lang w:val="fr-FR"/>
          <w:rPrChange w:id="10209" w:author="Peng Luqi" w:date="2019-10-13T14:50:00Z">
            <w:rPr>
              <w:spacing w:val="-4"/>
              <w:lang w:val="fr-FR"/>
            </w:rPr>
          </w:rPrChange>
        </w:rPr>
        <w:t xml:space="preserve"> </w:t>
      </w:r>
      <w:r w:rsidRPr="00F94CB9">
        <w:rPr>
          <w:sz w:val="28"/>
          <w:szCs w:val="28"/>
          <w:lang w:val="fr-FR"/>
          <w:rPrChange w:id="10210" w:author="Peng Luqi" w:date="2019-10-13T14:50:00Z">
            <w:rPr>
              <w:lang w:val="fr-FR"/>
            </w:rPr>
          </w:rPrChange>
        </w:rPr>
        <w:t>d</w:t>
      </w:r>
      <w:del w:id="10211" w:author="Peng Luqi" w:date="2019-10-13T14:43:00Z">
        <w:r w:rsidRPr="00F94CB9" w:rsidDel="00EF666F">
          <w:rPr>
            <w:sz w:val="28"/>
            <w:szCs w:val="28"/>
            <w:lang w:val="fr-FR"/>
            <w:rPrChange w:id="10212" w:author="Peng Luqi" w:date="2019-10-13T14:50:00Z">
              <w:rPr>
                <w:lang w:val="fr-FR"/>
              </w:rPr>
            </w:rPrChange>
          </w:rPr>
          <w:delText>’</w:delText>
        </w:r>
      </w:del>
      <w:ins w:id="10213" w:author="Peng Luqi" w:date="2019-10-13T14:43:00Z">
        <w:r w:rsidR="00EF666F" w:rsidRPr="00F94CB9">
          <w:rPr>
            <w:sz w:val="28"/>
            <w:szCs w:val="28"/>
            <w:lang w:val="fr-FR"/>
            <w:rPrChange w:id="10214" w:author="Peng Luqi" w:date="2019-10-13T14:50:00Z">
              <w:rPr>
                <w:lang w:val="fr-FR"/>
              </w:rPr>
            </w:rPrChange>
          </w:rPr>
          <w:t>’</w:t>
        </w:r>
      </w:ins>
      <w:r w:rsidRPr="00F94CB9">
        <w:rPr>
          <w:sz w:val="28"/>
          <w:szCs w:val="28"/>
          <w:lang w:val="fr-FR"/>
          <w:rPrChange w:id="10215" w:author="Peng Luqi" w:date="2019-10-13T14:50:00Z">
            <w:rPr>
              <w:lang w:val="fr-FR"/>
            </w:rPr>
          </w:rPrChange>
        </w:rPr>
        <w:t>acheter</w:t>
      </w:r>
      <w:r w:rsidRPr="00F94CB9">
        <w:rPr>
          <w:spacing w:val="-4"/>
          <w:sz w:val="28"/>
          <w:szCs w:val="28"/>
          <w:lang w:val="fr-FR"/>
          <w:rPrChange w:id="10216" w:author="Peng Luqi" w:date="2019-10-13T14:50:00Z">
            <w:rPr>
              <w:spacing w:val="-4"/>
              <w:lang w:val="fr-FR"/>
            </w:rPr>
          </w:rPrChange>
        </w:rPr>
        <w:t xml:space="preserve"> </w:t>
      </w:r>
      <w:r w:rsidRPr="00F94CB9">
        <w:rPr>
          <w:sz w:val="28"/>
          <w:szCs w:val="28"/>
          <w:lang w:val="fr-FR"/>
          <w:rPrChange w:id="10217" w:author="Peng Luqi" w:date="2019-10-13T14:50:00Z">
            <w:rPr>
              <w:lang w:val="fr-FR"/>
            </w:rPr>
          </w:rPrChange>
        </w:rPr>
        <w:t>au</w:t>
      </w:r>
      <w:r w:rsidRPr="00F94CB9">
        <w:rPr>
          <w:spacing w:val="-4"/>
          <w:sz w:val="28"/>
          <w:szCs w:val="28"/>
          <w:lang w:val="fr-FR"/>
          <w:rPrChange w:id="10218" w:author="Peng Luqi" w:date="2019-10-13T14:50:00Z">
            <w:rPr>
              <w:spacing w:val="-4"/>
              <w:lang w:val="fr-FR"/>
            </w:rPr>
          </w:rPrChange>
        </w:rPr>
        <w:t xml:space="preserve"> </w:t>
      </w:r>
      <w:r w:rsidRPr="00F94CB9">
        <w:rPr>
          <w:sz w:val="28"/>
          <w:szCs w:val="28"/>
          <w:lang w:val="fr-FR"/>
          <w:rPrChange w:id="10219" w:author="Peng Luqi" w:date="2019-10-13T14:50:00Z">
            <w:rPr>
              <w:lang w:val="fr-FR"/>
            </w:rPr>
          </w:rPrChange>
        </w:rPr>
        <w:t>plus</w:t>
      </w:r>
      <w:r w:rsidRPr="00F94CB9">
        <w:rPr>
          <w:spacing w:val="-4"/>
          <w:sz w:val="28"/>
          <w:szCs w:val="28"/>
          <w:lang w:val="fr-FR"/>
          <w:rPrChange w:id="10220" w:author="Peng Luqi" w:date="2019-10-13T14:50:00Z">
            <w:rPr>
              <w:spacing w:val="-4"/>
              <w:lang w:val="fr-FR"/>
            </w:rPr>
          </w:rPrChange>
        </w:rPr>
        <w:t xml:space="preserve"> </w:t>
      </w:r>
      <w:r w:rsidRPr="00F94CB9">
        <w:rPr>
          <w:sz w:val="28"/>
          <w:szCs w:val="28"/>
          <w:lang w:val="fr-FR"/>
          <w:rPrChange w:id="10221" w:author="Peng Luqi" w:date="2019-10-13T14:50:00Z">
            <w:rPr>
              <w:lang w:val="fr-FR"/>
            </w:rPr>
          </w:rPrChange>
        </w:rPr>
        <w:t>bas</w:t>
      </w:r>
      <w:r w:rsidRPr="00F94CB9">
        <w:rPr>
          <w:spacing w:val="-4"/>
          <w:sz w:val="28"/>
          <w:szCs w:val="28"/>
          <w:lang w:val="fr-FR"/>
          <w:rPrChange w:id="10222" w:author="Peng Luqi" w:date="2019-10-13T14:50:00Z">
            <w:rPr>
              <w:spacing w:val="-4"/>
              <w:lang w:val="fr-FR"/>
            </w:rPr>
          </w:rPrChange>
        </w:rPr>
        <w:t xml:space="preserve"> </w:t>
      </w:r>
      <w:r w:rsidRPr="00F94CB9">
        <w:rPr>
          <w:sz w:val="28"/>
          <w:szCs w:val="28"/>
          <w:lang w:val="fr-FR"/>
          <w:rPrChange w:id="10223" w:author="Peng Luqi" w:date="2019-10-13T14:50:00Z">
            <w:rPr>
              <w:lang w:val="fr-FR"/>
            </w:rPr>
          </w:rPrChange>
        </w:rPr>
        <w:t>pour revendre</w:t>
      </w:r>
      <w:r w:rsidRPr="00F94CB9">
        <w:rPr>
          <w:spacing w:val="-9"/>
          <w:sz w:val="28"/>
          <w:szCs w:val="28"/>
          <w:lang w:val="fr-FR"/>
          <w:rPrChange w:id="10224" w:author="Peng Luqi" w:date="2019-10-13T14:50:00Z">
            <w:rPr>
              <w:spacing w:val="-9"/>
              <w:lang w:val="fr-FR"/>
            </w:rPr>
          </w:rPrChange>
        </w:rPr>
        <w:t xml:space="preserve"> </w:t>
      </w:r>
      <w:r w:rsidRPr="00F94CB9">
        <w:rPr>
          <w:sz w:val="28"/>
          <w:szCs w:val="28"/>
          <w:lang w:val="fr-FR"/>
          <w:rPrChange w:id="10225" w:author="Peng Luqi" w:date="2019-10-13T14:50:00Z">
            <w:rPr>
              <w:lang w:val="fr-FR"/>
            </w:rPr>
          </w:rPrChange>
        </w:rPr>
        <w:t>au</w:t>
      </w:r>
      <w:r w:rsidRPr="00F94CB9">
        <w:rPr>
          <w:spacing w:val="-8"/>
          <w:sz w:val="28"/>
          <w:szCs w:val="28"/>
          <w:lang w:val="fr-FR"/>
          <w:rPrChange w:id="10226" w:author="Peng Luqi" w:date="2019-10-13T14:50:00Z">
            <w:rPr>
              <w:spacing w:val="-8"/>
              <w:lang w:val="fr-FR"/>
            </w:rPr>
          </w:rPrChange>
        </w:rPr>
        <w:t xml:space="preserve"> </w:t>
      </w:r>
      <w:r w:rsidRPr="00F94CB9">
        <w:rPr>
          <w:sz w:val="28"/>
          <w:szCs w:val="28"/>
          <w:lang w:val="fr-FR"/>
          <w:rPrChange w:id="10227" w:author="Peng Luqi" w:date="2019-10-13T14:50:00Z">
            <w:rPr>
              <w:lang w:val="fr-FR"/>
            </w:rPr>
          </w:rPrChange>
        </w:rPr>
        <w:t>plus</w:t>
      </w:r>
      <w:r w:rsidRPr="00F94CB9">
        <w:rPr>
          <w:spacing w:val="-8"/>
          <w:sz w:val="28"/>
          <w:szCs w:val="28"/>
          <w:lang w:val="fr-FR"/>
          <w:rPrChange w:id="10228" w:author="Peng Luqi" w:date="2019-10-13T14:50:00Z">
            <w:rPr>
              <w:spacing w:val="-8"/>
              <w:lang w:val="fr-FR"/>
            </w:rPr>
          </w:rPrChange>
        </w:rPr>
        <w:t xml:space="preserve"> </w:t>
      </w:r>
      <w:r w:rsidRPr="00F94CB9">
        <w:rPr>
          <w:sz w:val="28"/>
          <w:szCs w:val="28"/>
          <w:lang w:val="fr-FR"/>
          <w:rPrChange w:id="10229" w:author="Peng Luqi" w:date="2019-10-13T14:50:00Z">
            <w:rPr>
              <w:lang w:val="fr-FR"/>
            </w:rPr>
          </w:rPrChange>
        </w:rPr>
        <w:t>haut.</w:t>
      </w:r>
      <w:r w:rsidRPr="00F94CB9">
        <w:rPr>
          <w:spacing w:val="-8"/>
          <w:sz w:val="28"/>
          <w:szCs w:val="28"/>
          <w:lang w:val="fr-FR"/>
          <w:rPrChange w:id="10230" w:author="Peng Luqi" w:date="2019-10-13T14:50:00Z">
            <w:rPr>
              <w:spacing w:val="-8"/>
              <w:lang w:val="fr-FR"/>
            </w:rPr>
          </w:rPrChange>
        </w:rPr>
        <w:t xml:space="preserve"> </w:t>
      </w:r>
      <w:r w:rsidRPr="00F94CB9">
        <w:rPr>
          <w:sz w:val="28"/>
          <w:szCs w:val="28"/>
          <w:lang w:val="fr-FR"/>
          <w:rPrChange w:id="10231" w:author="Peng Luqi" w:date="2019-10-13T14:50:00Z">
            <w:rPr>
              <w:lang w:val="fr-FR"/>
            </w:rPr>
          </w:rPrChange>
        </w:rPr>
        <w:t>Il</w:t>
      </w:r>
      <w:r w:rsidRPr="00F94CB9">
        <w:rPr>
          <w:spacing w:val="-8"/>
          <w:sz w:val="28"/>
          <w:szCs w:val="28"/>
          <w:lang w:val="fr-FR"/>
          <w:rPrChange w:id="10232" w:author="Peng Luqi" w:date="2019-10-13T14:50:00Z">
            <w:rPr>
              <w:spacing w:val="-8"/>
              <w:lang w:val="fr-FR"/>
            </w:rPr>
          </w:rPrChange>
        </w:rPr>
        <w:t xml:space="preserve"> </w:t>
      </w:r>
      <w:r w:rsidRPr="00F94CB9">
        <w:rPr>
          <w:sz w:val="28"/>
          <w:szCs w:val="28"/>
          <w:lang w:val="fr-FR"/>
          <w:rPrChange w:id="10233" w:author="Peng Luqi" w:date="2019-10-13T14:50:00Z">
            <w:rPr>
              <w:lang w:val="fr-FR"/>
            </w:rPr>
          </w:rPrChange>
        </w:rPr>
        <w:t>est</w:t>
      </w:r>
      <w:r w:rsidRPr="00F94CB9">
        <w:rPr>
          <w:spacing w:val="-8"/>
          <w:sz w:val="28"/>
          <w:szCs w:val="28"/>
          <w:lang w:val="fr-FR"/>
          <w:rPrChange w:id="10234" w:author="Peng Luqi" w:date="2019-10-13T14:50:00Z">
            <w:rPr>
              <w:spacing w:val="-8"/>
              <w:lang w:val="fr-FR"/>
            </w:rPr>
          </w:rPrChange>
        </w:rPr>
        <w:t xml:space="preserve"> </w:t>
      </w:r>
      <w:r w:rsidRPr="00F94CB9">
        <w:rPr>
          <w:sz w:val="28"/>
          <w:szCs w:val="28"/>
          <w:lang w:val="fr-FR"/>
          <w:rPrChange w:id="10235" w:author="Peng Luqi" w:date="2019-10-13T14:50:00Z">
            <w:rPr>
              <w:lang w:val="fr-FR"/>
            </w:rPr>
          </w:rPrChange>
        </w:rPr>
        <w:t>possible</w:t>
      </w:r>
      <w:r w:rsidRPr="00F94CB9">
        <w:rPr>
          <w:spacing w:val="-8"/>
          <w:sz w:val="28"/>
          <w:szCs w:val="28"/>
          <w:lang w:val="fr-FR"/>
          <w:rPrChange w:id="10236" w:author="Peng Luqi" w:date="2019-10-13T14:50:00Z">
            <w:rPr>
              <w:spacing w:val="-8"/>
              <w:lang w:val="fr-FR"/>
            </w:rPr>
          </w:rPrChange>
        </w:rPr>
        <w:t xml:space="preserve"> </w:t>
      </w:r>
      <w:r w:rsidRPr="00F94CB9">
        <w:rPr>
          <w:sz w:val="28"/>
          <w:szCs w:val="28"/>
          <w:lang w:val="fr-FR"/>
          <w:rPrChange w:id="10237" w:author="Peng Luqi" w:date="2019-10-13T14:50:00Z">
            <w:rPr>
              <w:lang w:val="fr-FR"/>
            </w:rPr>
          </w:rPrChange>
        </w:rPr>
        <w:t>d</w:t>
      </w:r>
      <w:del w:id="10238" w:author="Peng Luqi" w:date="2019-10-13T14:43:00Z">
        <w:r w:rsidRPr="00F94CB9" w:rsidDel="00EF666F">
          <w:rPr>
            <w:sz w:val="28"/>
            <w:szCs w:val="28"/>
            <w:lang w:val="fr-FR"/>
            <w:rPrChange w:id="10239" w:author="Peng Luqi" w:date="2019-10-13T14:50:00Z">
              <w:rPr>
                <w:lang w:val="fr-FR"/>
              </w:rPr>
            </w:rPrChange>
          </w:rPr>
          <w:delText>’</w:delText>
        </w:r>
      </w:del>
      <w:ins w:id="10240" w:author="Peng Luqi" w:date="2019-10-13T14:43:00Z">
        <w:r w:rsidR="00EF666F" w:rsidRPr="00F94CB9">
          <w:rPr>
            <w:sz w:val="28"/>
            <w:szCs w:val="28"/>
            <w:lang w:val="fr-FR"/>
            <w:rPrChange w:id="10241" w:author="Peng Luqi" w:date="2019-10-13T14:50:00Z">
              <w:rPr>
                <w:lang w:val="fr-FR"/>
              </w:rPr>
            </w:rPrChange>
          </w:rPr>
          <w:t>’</w:t>
        </w:r>
      </w:ins>
      <w:r w:rsidRPr="00F94CB9">
        <w:rPr>
          <w:sz w:val="28"/>
          <w:szCs w:val="28"/>
          <w:lang w:val="fr-FR"/>
          <w:rPrChange w:id="10242" w:author="Peng Luqi" w:date="2019-10-13T14:50:00Z">
            <w:rPr>
              <w:lang w:val="fr-FR"/>
            </w:rPr>
          </w:rPrChange>
        </w:rPr>
        <w:t>acheter</w:t>
      </w:r>
      <w:r w:rsidRPr="00F94CB9">
        <w:rPr>
          <w:spacing w:val="-8"/>
          <w:sz w:val="28"/>
          <w:szCs w:val="28"/>
          <w:lang w:val="fr-FR"/>
          <w:rPrChange w:id="10243" w:author="Peng Luqi" w:date="2019-10-13T14:50:00Z">
            <w:rPr>
              <w:spacing w:val="-8"/>
              <w:lang w:val="fr-FR"/>
            </w:rPr>
          </w:rPrChange>
        </w:rPr>
        <w:t xml:space="preserve"> </w:t>
      </w:r>
      <w:r w:rsidRPr="00F94CB9">
        <w:rPr>
          <w:sz w:val="28"/>
          <w:szCs w:val="28"/>
          <w:lang w:val="fr-FR"/>
          <w:rPrChange w:id="10244" w:author="Peng Luqi" w:date="2019-10-13T14:50:00Z">
            <w:rPr>
              <w:lang w:val="fr-FR"/>
            </w:rPr>
          </w:rPrChange>
        </w:rPr>
        <w:t>la</w:t>
      </w:r>
      <w:r w:rsidRPr="00F94CB9">
        <w:rPr>
          <w:spacing w:val="-8"/>
          <w:sz w:val="28"/>
          <w:szCs w:val="28"/>
          <w:lang w:val="fr-FR"/>
          <w:rPrChange w:id="10245" w:author="Peng Luqi" w:date="2019-10-13T14:50:00Z">
            <w:rPr>
              <w:spacing w:val="-8"/>
              <w:lang w:val="fr-FR"/>
            </w:rPr>
          </w:rPrChange>
        </w:rPr>
        <w:t xml:space="preserve"> </w:t>
      </w:r>
      <w:r w:rsidRPr="00F94CB9">
        <w:rPr>
          <w:sz w:val="28"/>
          <w:szCs w:val="28"/>
          <w:lang w:val="fr-FR"/>
          <w:rPrChange w:id="10246" w:author="Peng Luqi" w:date="2019-10-13T14:50:00Z">
            <w:rPr>
              <w:lang w:val="fr-FR"/>
            </w:rPr>
          </w:rPrChange>
        </w:rPr>
        <w:t>valeur</w:t>
      </w:r>
      <w:r w:rsidRPr="00F94CB9">
        <w:rPr>
          <w:spacing w:val="-8"/>
          <w:sz w:val="28"/>
          <w:szCs w:val="28"/>
          <w:lang w:val="fr-FR"/>
          <w:rPrChange w:id="10247" w:author="Peng Luqi" w:date="2019-10-13T14:50:00Z">
            <w:rPr>
              <w:spacing w:val="-8"/>
              <w:lang w:val="fr-FR"/>
            </w:rPr>
          </w:rPrChange>
        </w:rPr>
        <w:t xml:space="preserve"> </w:t>
      </w:r>
      <w:r w:rsidRPr="00F94CB9">
        <w:rPr>
          <w:sz w:val="28"/>
          <w:szCs w:val="28"/>
          <w:lang w:val="fr-FR"/>
          <w:rPrChange w:id="10248" w:author="Peng Luqi" w:date="2019-10-13T14:50:00Z">
            <w:rPr>
              <w:lang w:val="fr-FR"/>
            </w:rPr>
          </w:rPrChange>
        </w:rPr>
        <w:t>au</w:t>
      </w:r>
      <w:r w:rsidRPr="00F94CB9">
        <w:rPr>
          <w:spacing w:val="-8"/>
          <w:sz w:val="28"/>
          <w:szCs w:val="28"/>
          <w:lang w:val="fr-FR"/>
          <w:rPrChange w:id="10249" w:author="Peng Luqi" w:date="2019-10-13T14:50:00Z">
            <w:rPr>
              <w:spacing w:val="-8"/>
              <w:lang w:val="fr-FR"/>
            </w:rPr>
          </w:rPrChange>
        </w:rPr>
        <w:t xml:space="preserve"> </w:t>
      </w:r>
      <w:r w:rsidRPr="00F94CB9">
        <w:rPr>
          <w:sz w:val="28"/>
          <w:szCs w:val="28"/>
          <w:lang w:val="fr-FR"/>
          <w:rPrChange w:id="10250" w:author="Peng Luqi" w:date="2019-10-13T14:50:00Z">
            <w:rPr>
              <w:lang w:val="fr-FR"/>
            </w:rPr>
          </w:rPrChange>
        </w:rPr>
        <w:t>plus</w:t>
      </w:r>
      <w:r w:rsidRPr="00F94CB9">
        <w:rPr>
          <w:spacing w:val="-8"/>
          <w:sz w:val="28"/>
          <w:szCs w:val="28"/>
          <w:lang w:val="fr-FR"/>
          <w:rPrChange w:id="10251" w:author="Peng Luqi" w:date="2019-10-13T14:50:00Z">
            <w:rPr>
              <w:spacing w:val="-8"/>
              <w:lang w:val="fr-FR"/>
            </w:rPr>
          </w:rPrChange>
        </w:rPr>
        <w:t xml:space="preserve"> </w:t>
      </w:r>
      <w:r w:rsidRPr="00F94CB9">
        <w:rPr>
          <w:sz w:val="28"/>
          <w:szCs w:val="28"/>
          <w:lang w:val="fr-FR"/>
          <w:rPrChange w:id="10252" w:author="Peng Luqi" w:date="2019-10-13T14:50:00Z">
            <w:rPr>
              <w:lang w:val="fr-FR"/>
            </w:rPr>
          </w:rPrChange>
        </w:rPr>
        <w:t>bas,</w:t>
      </w:r>
      <w:r w:rsidRPr="00F94CB9">
        <w:rPr>
          <w:spacing w:val="-9"/>
          <w:sz w:val="28"/>
          <w:szCs w:val="28"/>
          <w:lang w:val="fr-FR"/>
          <w:rPrChange w:id="10253" w:author="Peng Luqi" w:date="2019-10-13T14:50:00Z">
            <w:rPr>
              <w:spacing w:val="-9"/>
              <w:lang w:val="fr-FR"/>
            </w:rPr>
          </w:rPrChange>
        </w:rPr>
        <w:t xml:space="preserve"> </w:t>
      </w:r>
      <w:r w:rsidRPr="00F94CB9">
        <w:rPr>
          <w:sz w:val="28"/>
          <w:szCs w:val="28"/>
          <w:lang w:val="fr-FR"/>
          <w:rPrChange w:id="10254" w:author="Peng Luqi" w:date="2019-10-13T14:50:00Z">
            <w:rPr>
              <w:lang w:val="fr-FR"/>
            </w:rPr>
          </w:rPrChange>
        </w:rPr>
        <w:t>mais</w:t>
      </w:r>
      <w:r w:rsidRPr="00F94CB9">
        <w:rPr>
          <w:spacing w:val="-8"/>
          <w:sz w:val="28"/>
          <w:szCs w:val="28"/>
          <w:lang w:val="fr-FR"/>
          <w:rPrChange w:id="10255" w:author="Peng Luqi" w:date="2019-10-13T14:50:00Z">
            <w:rPr>
              <w:spacing w:val="-8"/>
              <w:lang w:val="fr-FR"/>
            </w:rPr>
          </w:rPrChange>
        </w:rPr>
        <w:t xml:space="preserve"> </w:t>
      </w:r>
      <w:r w:rsidRPr="00F94CB9">
        <w:rPr>
          <w:sz w:val="28"/>
          <w:szCs w:val="28"/>
          <w:lang w:val="fr-FR"/>
          <w:rPrChange w:id="10256" w:author="Peng Luqi" w:date="2019-10-13T14:50:00Z">
            <w:rPr>
              <w:lang w:val="fr-FR"/>
            </w:rPr>
          </w:rPrChange>
        </w:rPr>
        <w:t>encore</w:t>
      </w:r>
      <w:r w:rsidRPr="00F94CB9">
        <w:rPr>
          <w:spacing w:val="-8"/>
          <w:sz w:val="28"/>
          <w:szCs w:val="28"/>
          <w:lang w:val="fr-FR"/>
          <w:rPrChange w:id="10257" w:author="Peng Luqi" w:date="2019-10-13T14:50:00Z">
            <w:rPr>
              <w:spacing w:val="-8"/>
              <w:lang w:val="fr-FR"/>
            </w:rPr>
          </w:rPrChange>
        </w:rPr>
        <w:t xml:space="preserve"> </w:t>
      </w:r>
      <w:r w:rsidRPr="00F94CB9">
        <w:rPr>
          <w:sz w:val="28"/>
          <w:szCs w:val="28"/>
          <w:lang w:val="fr-FR"/>
          <w:rPrChange w:id="10258" w:author="Peng Luqi" w:date="2019-10-13T14:50:00Z">
            <w:rPr>
              <w:lang w:val="fr-FR"/>
            </w:rPr>
          </w:rPrChange>
        </w:rPr>
        <w:t>faut-il</w:t>
      </w:r>
      <w:r w:rsidRPr="00F94CB9">
        <w:rPr>
          <w:spacing w:val="-8"/>
          <w:sz w:val="28"/>
          <w:szCs w:val="28"/>
          <w:lang w:val="fr-FR"/>
          <w:rPrChange w:id="10259" w:author="Peng Luqi" w:date="2019-10-13T14:50:00Z">
            <w:rPr>
              <w:spacing w:val="-8"/>
              <w:lang w:val="fr-FR"/>
            </w:rPr>
          </w:rPrChange>
        </w:rPr>
        <w:t xml:space="preserve"> </w:t>
      </w:r>
      <w:r w:rsidRPr="00F94CB9">
        <w:rPr>
          <w:sz w:val="28"/>
          <w:szCs w:val="28"/>
          <w:lang w:val="fr-FR"/>
          <w:rPrChange w:id="10260" w:author="Peng Luqi" w:date="2019-10-13T14:50:00Z">
            <w:rPr>
              <w:lang w:val="fr-FR"/>
            </w:rPr>
          </w:rPrChange>
        </w:rPr>
        <w:t>réussir</w:t>
      </w:r>
      <w:r w:rsidRPr="00F94CB9">
        <w:rPr>
          <w:spacing w:val="-8"/>
          <w:sz w:val="28"/>
          <w:szCs w:val="28"/>
          <w:lang w:val="fr-FR"/>
          <w:rPrChange w:id="10261" w:author="Peng Luqi" w:date="2019-10-13T14:50:00Z">
            <w:rPr>
              <w:spacing w:val="-8"/>
              <w:lang w:val="fr-FR"/>
            </w:rPr>
          </w:rPrChange>
        </w:rPr>
        <w:t xml:space="preserve"> </w:t>
      </w:r>
      <w:r w:rsidRPr="00F94CB9">
        <w:rPr>
          <w:sz w:val="28"/>
          <w:szCs w:val="28"/>
          <w:lang w:val="fr-FR"/>
          <w:rPrChange w:id="10262" w:author="Peng Luqi" w:date="2019-10-13T14:50:00Z">
            <w:rPr>
              <w:lang w:val="fr-FR"/>
            </w:rPr>
          </w:rPrChange>
        </w:rPr>
        <w:t>à</w:t>
      </w:r>
      <w:r w:rsidRPr="00F94CB9">
        <w:rPr>
          <w:spacing w:val="-8"/>
          <w:sz w:val="28"/>
          <w:szCs w:val="28"/>
          <w:lang w:val="fr-FR"/>
          <w:rPrChange w:id="10263" w:author="Peng Luqi" w:date="2019-10-13T14:50:00Z">
            <w:rPr>
              <w:spacing w:val="-8"/>
              <w:lang w:val="fr-FR"/>
            </w:rPr>
          </w:rPrChange>
        </w:rPr>
        <w:t xml:space="preserve"> </w:t>
      </w:r>
      <w:r w:rsidRPr="00F94CB9">
        <w:rPr>
          <w:sz w:val="28"/>
          <w:szCs w:val="28"/>
          <w:lang w:val="fr-FR"/>
          <w:rPrChange w:id="10264" w:author="Peng Luqi" w:date="2019-10-13T14:50:00Z">
            <w:rPr>
              <w:lang w:val="fr-FR"/>
            </w:rPr>
          </w:rPrChange>
        </w:rPr>
        <w:t>arriver à revendre au plus haut. S</w:t>
      </w:r>
      <w:del w:id="10265" w:author="Peng Luqi" w:date="2019-10-13T14:43:00Z">
        <w:r w:rsidRPr="00F94CB9" w:rsidDel="00EF666F">
          <w:rPr>
            <w:sz w:val="28"/>
            <w:szCs w:val="28"/>
            <w:lang w:val="fr-FR"/>
            <w:rPrChange w:id="10266" w:author="Peng Luqi" w:date="2019-10-13T14:50:00Z">
              <w:rPr>
                <w:lang w:val="fr-FR"/>
              </w:rPr>
            </w:rPrChange>
          </w:rPr>
          <w:delText>’</w:delText>
        </w:r>
      </w:del>
      <w:ins w:id="10267" w:author="Peng Luqi" w:date="2019-10-13T14:43:00Z">
        <w:r w:rsidR="00EF666F" w:rsidRPr="00F94CB9">
          <w:rPr>
            <w:sz w:val="28"/>
            <w:szCs w:val="28"/>
            <w:lang w:val="fr-FR"/>
            <w:rPrChange w:id="10268" w:author="Peng Luqi" w:date="2019-10-13T14:50:00Z">
              <w:rPr>
                <w:lang w:val="fr-FR"/>
              </w:rPr>
            </w:rPrChange>
          </w:rPr>
          <w:t>’</w:t>
        </w:r>
      </w:ins>
      <w:r w:rsidRPr="00F94CB9">
        <w:rPr>
          <w:sz w:val="28"/>
          <w:szCs w:val="28"/>
          <w:lang w:val="fr-FR"/>
          <w:rPrChange w:id="10269" w:author="Peng Luqi" w:date="2019-10-13T14:50:00Z">
            <w:rPr>
              <w:lang w:val="fr-FR"/>
            </w:rPr>
          </w:rPrChange>
        </w:rPr>
        <w:t>il ne le fait pas la valeur risque de retomber et il perdra de l</w:t>
      </w:r>
      <w:del w:id="10270" w:author="Peng Luqi" w:date="2019-10-13T14:43:00Z">
        <w:r w:rsidRPr="00F94CB9" w:rsidDel="00EF666F">
          <w:rPr>
            <w:sz w:val="28"/>
            <w:szCs w:val="28"/>
            <w:lang w:val="fr-FR"/>
            <w:rPrChange w:id="10271" w:author="Peng Luqi" w:date="2019-10-13T14:50:00Z">
              <w:rPr>
                <w:lang w:val="fr-FR"/>
              </w:rPr>
            </w:rPrChange>
          </w:rPr>
          <w:delText>’</w:delText>
        </w:r>
      </w:del>
      <w:ins w:id="10272" w:author="Peng Luqi" w:date="2019-10-13T14:43:00Z">
        <w:r w:rsidR="00EF666F" w:rsidRPr="00F94CB9">
          <w:rPr>
            <w:sz w:val="28"/>
            <w:szCs w:val="28"/>
            <w:lang w:val="fr-FR"/>
            <w:rPrChange w:id="10273" w:author="Peng Luqi" w:date="2019-10-13T14:50:00Z">
              <w:rPr>
                <w:lang w:val="fr-FR"/>
              </w:rPr>
            </w:rPrChange>
          </w:rPr>
          <w:t>’</w:t>
        </w:r>
      </w:ins>
      <w:r w:rsidRPr="00F94CB9">
        <w:rPr>
          <w:sz w:val="28"/>
          <w:szCs w:val="28"/>
          <w:lang w:val="fr-FR"/>
          <w:rPrChange w:id="10274" w:author="Peng Luqi" w:date="2019-10-13T14:50:00Z">
            <w:rPr>
              <w:lang w:val="fr-FR"/>
            </w:rPr>
          </w:rPrChange>
        </w:rPr>
        <w:t>argent sans jamais avoir atteint le</w:t>
      </w:r>
      <w:r w:rsidRPr="00F94CB9">
        <w:rPr>
          <w:spacing w:val="-5"/>
          <w:sz w:val="28"/>
          <w:szCs w:val="28"/>
          <w:lang w:val="fr-FR"/>
          <w:rPrChange w:id="10275" w:author="Peng Luqi" w:date="2019-10-13T14:50:00Z">
            <w:rPr>
              <w:spacing w:val="-5"/>
              <w:lang w:val="fr-FR"/>
            </w:rPr>
          </w:rPrChange>
        </w:rPr>
        <w:t xml:space="preserve"> </w:t>
      </w:r>
      <w:r w:rsidRPr="00F94CB9">
        <w:rPr>
          <w:sz w:val="28"/>
          <w:szCs w:val="28"/>
          <w:lang w:val="fr-FR"/>
          <w:rPrChange w:id="10276" w:author="Peng Luqi" w:date="2019-10-13T14:50:00Z">
            <w:rPr>
              <w:lang w:val="fr-FR"/>
            </w:rPr>
          </w:rPrChange>
        </w:rPr>
        <w:t>sommet.</w:t>
      </w:r>
    </w:p>
    <w:p w:rsidR="002B38DF" w:rsidRPr="00F94CB9" w:rsidRDefault="002B38DF">
      <w:pPr>
        <w:pStyle w:val="a3"/>
        <w:ind w:left="170" w:right="170"/>
        <w:jc w:val="both"/>
        <w:rPr>
          <w:lang w:val="fr-FR"/>
          <w:rPrChange w:id="10277" w:author="Peng Luqi" w:date="2019-10-13T14:50:00Z">
            <w:rPr>
              <w:sz w:val="22"/>
              <w:lang w:val="fr-FR"/>
            </w:rPr>
          </w:rPrChange>
        </w:rPr>
        <w:pPrChange w:id="10278" w:author="Peng Luqi" w:date="2019-10-13T14:20:00Z">
          <w:pPr>
            <w:pStyle w:val="a3"/>
            <w:spacing w:before="3"/>
          </w:pPr>
        </w:pPrChange>
      </w:pPr>
    </w:p>
    <w:p w:rsidR="002B38DF" w:rsidRPr="00F94CB9" w:rsidRDefault="00716360">
      <w:pPr>
        <w:ind w:left="170" w:right="170"/>
        <w:jc w:val="both"/>
        <w:rPr>
          <w:b/>
          <w:sz w:val="28"/>
          <w:szCs w:val="28"/>
          <w:lang w:val="fr-FR"/>
          <w:rPrChange w:id="10279" w:author="Peng Luqi" w:date="2019-10-13T14:50:00Z">
            <w:rPr>
              <w:b/>
              <w:lang w:val="fr-FR"/>
            </w:rPr>
          </w:rPrChange>
        </w:rPr>
        <w:pPrChange w:id="10280" w:author="Peng Luqi" w:date="2019-10-13T14:20:00Z">
          <w:pPr>
            <w:ind w:left="130"/>
            <w:jc w:val="both"/>
          </w:pPr>
        </w:pPrChange>
      </w:pPr>
      <w:r w:rsidRPr="00F94CB9">
        <w:rPr>
          <w:b/>
          <w:sz w:val="28"/>
          <w:szCs w:val="28"/>
          <w:lang w:val="fr-FR"/>
          <w:rPrChange w:id="10281" w:author="Peng Luqi" w:date="2019-10-13T14:50:00Z">
            <w:rPr>
              <w:b/>
              <w:lang w:val="fr-FR"/>
            </w:rPr>
          </w:rPrChange>
        </w:rPr>
        <w:t>Tenant</w:t>
      </w:r>
      <w:r w:rsidRPr="00F94CB9">
        <w:rPr>
          <w:b/>
          <w:spacing w:val="-14"/>
          <w:sz w:val="28"/>
          <w:szCs w:val="28"/>
          <w:lang w:val="fr-FR"/>
          <w:rPrChange w:id="10282" w:author="Peng Luqi" w:date="2019-10-13T14:50:00Z">
            <w:rPr>
              <w:b/>
              <w:spacing w:val="-14"/>
              <w:lang w:val="fr-FR"/>
            </w:rPr>
          </w:rPrChange>
        </w:rPr>
        <w:t xml:space="preserve"> </w:t>
      </w:r>
      <w:r w:rsidRPr="00F94CB9">
        <w:rPr>
          <w:b/>
          <w:sz w:val="28"/>
          <w:szCs w:val="28"/>
          <w:lang w:val="fr-FR"/>
          <w:rPrChange w:id="10283" w:author="Peng Luqi" w:date="2019-10-13T14:50:00Z">
            <w:rPr>
              <w:b/>
              <w:lang w:val="fr-FR"/>
            </w:rPr>
          </w:rPrChange>
        </w:rPr>
        <w:t>une</w:t>
      </w:r>
      <w:r w:rsidRPr="00F94CB9">
        <w:rPr>
          <w:b/>
          <w:spacing w:val="-14"/>
          <w:sz w:val="28"/>
          <w:szCs w:val="28"/>
          <w:lang w:val="fr-FR"/>
          <w:rPrChange w:id="10284" w:author="Peng Luqi" w:date="2019-10-13T14:50:00Z">
            <w:rPr>
              <w:b/>
              <w:spacing w:val="-14"/>
              <w:lang w:val="fr-FR"/>
            </w:rPr>
          </w:rPrChange>
        </w:rPr>
        <w:t xml:space="preserve"> </w:t>
      </w:r>
      <w:r w:rsidRPr="00F94CB9">
        <w:rPr>
          <w:b/>
          <w:sz w:val="28"/>
          <w:szCs w:val="28"/>
          <w:lang w:val="fr-FR"/>
          <w:rPrChange w:id="10285" w:author="Peng Luqi" w:date="2019-10-13T14:50:00Z">
            <w:rPr>
              <w:b/>
              <w:lang w:val="fr-FR"/>
            </w:rPr>
          </w:rPrChange>
        </w:rPr>
        <w:t>moitié</w:t>
      </w:r>
      <w:r w:rsidRPr="00F94CB9">
        <w:rPr>
          <w:b/>
          <w:spacing w:val="-14"/>
          <w:sz w:val="28"/>
          <w:szCs w:val="28"/>
          <w:lang w:val="fr-FR"/>
          <w:rPrChange w:id="10286" w:author="Peng Luqi" w:date="2019-10-13T14:50:00Z">
            <w:rPr>
              <w:b/>
              <w:spacing w:val="-14"/>
              <w:lang w:val="fr-FR"/>
            </w:rPr>
          </w:rPrChange>
        </w:rPr>
        <w:t xml:space="preserve"> </w:t>
      </w:r>
      <w:r w:rsidRPr="00F94CB9">
        <w:rPr>
          <w:b/>
          <w:sz w:val="28"/>
          <w:szCs w:val="28"/>
          <w:lang w:val="fr-FR"/>
          <w:rPrChange w:id="10287" w:author="Peng Luqi" w:date="2019-10-13T14:50:00Z">
            <w:rPr>
              <w:b/>
              <w:lang w:val="fr-FR"/>
            </w:rPr>
          </w:rPrChange>
        </w:rPr>
        <w:t>de</w:t>
      </w:r>
      <w:r w:rsidRPr="00F94CB9">
        <w:rPr>
          <w:b/>
          <w:spacing w:val="-14"/>
          <w:sz w:val="28"/>
          <w:szCs w:val="28"/>
          <w:lang w:val="fr-FR"/>
          <w:rPrChange w:id="10288" w:author="Peng Luqi" w:date="2019-10-13T14:50:00Z">
            <w:rPr>
              <w:b/>
              <w:spacing w:val="-14"/>
              <w:lang w:val="fr-FR"/>
            </w:rPr>
          </w:rPrChange>
        </w:rPr>
        <w:t xml:space="preserve"> </w:t>
      </w:r>
      <w:r w:rsidRPr="00F94CB9">
        <w:rPr>
          <w:b/>
          <w:sz w:val="28"/>
          <w:szCs w:val="28"/>
          <w:lang w:val="fr-FR"/>
          <w:rPrChange w:id="10289" w:author="Peng Luqi" w:date="2019-10-13T14:50:00Z">
            <w:rPr>
              <w:b/>
              <w:lang w:val="fr-FR"/>
            </w:rPr>
          </w:rPrChange>
        </w:rPr>
        <w:t>position</w:t>
      </w:r>
      <w:r w:rsidRPr="00F94CB9">
        <w:rPr>
          <w:b/>
          <w:spacing w:val="-13"/>
          <w:sz w:val="28"/>
          <w:szCs w:val="28"/>
          <w:lang w:val="fr-FR"/>
          <w:rPrChange w:id="10290" w:author="Peng Luqi" w:date="2019-10-13T14:50:00Z">
            <w:rPr>
              <w:b/>
              <w:spacing w:val="-13"/>
              <w:lang w:val="fr-FR"/>
            </w:rPr>
          </w:rPrChange>
        </w:rPr>
        <w:t xml:space="preserve"> </w:t>
      </w:r>
      <w:r w:rsidRPr="00F94CB9">
        <w:rPr>
          <w:b/>
          <w:sz w:val="28"/>
          <w:szCs w:val="28"/>
          <w:lang w:val="fr-FR"/>
          <w:rPrChange w:id="10291" w:author="Peng Luqi" w:date="2019-10-13T14:50:00Z">
            <w:rPr>
              <w:b/>
              <w:lang w:val="fr-FR"/>
            </w:rPr>
          </w:rPrChange>
        </w:rPr>
        <w:t>pour</w:t>
      </w:r>
      <w:r w:rsidRPr="00F94CB9">
        <w:rPr>
          <w:b/>
          <w:spacing w:val="-14"/>
          <w:sz w:val="28"/>
          <w:szCs w:val="28"/>
          <w:lang w:val="fr-FR"/>
          <w:rPrChange w:id="10292" w:author="Peng Luqi" w:date="2019-10-13T14:50:00Z">
            <w:rPr>
              <w:b/>
              <w:spacing w:val="-14"/>
              <w:lang w:val="fr-FR"/>
            </w:rPr>
          </w:rPrChange>
        </w:rPr>
        <w:t xml:space="preserve"> </w:t>
      </w:r>
      <w:r w:rsidRPr="00F94CB9">
        <w:rPr>
          <w:b/>
          <w:sz w:val="28"/>
          <w:szCs w:val="28"/>
          <w:lang w:val="fr-FR"/>
          <w:rPrChange w:id="10293" w:author="Peng Luqi" w:date="2019-10-13T14:50:00Z">
            <w:rPr>
              <w:b/>
              <w:lang w:val="fr-FR"/>
            </w:rPr>
          </w:rPrChange>
        </w:rPr>
        <w:t>faire</w:t>
      </w:r>
      <w:r w:rsidRPr="00F94CB9">
        <w:rPr>
          <w:b/>
          <w:spacing w:val="-14"/>
          <w:sz w:val="28"/>
          <w:szCs w:val="28"/>
          <w:lang w:val="fr-FR"/>
          <w:rPrChange w:id="10294" w:author="Peng Luqi" w:date="2019-10-13T14:50:00Z">
            <w:rPr>
              <w:b/>
              <w:spacing w:val="-14"/>
              <w:lang w:val="fr-FR"/>
            </w:rPr>
          </w:rPrChange>
        </w:rPr>
        <w:t xml:space="preserve"> </w:t>
      </w:r>
      <w:r w:rsidRPr="00F94CB9">
        <w:rPr>
          <w:b/>
          <w:sz w:val="28"/>
          <w:szCs w:val="28"/>
          <w:lang w:val="fr-FR"/>
          <w:rPrChange w:id="10295" w:author="Peng Luqi" w:date="2019-10-13T14:50:00Z">
            <w:rPr>
              <w:b/>
              <w:lang w:val="fr-FR"/>
            </w:rPr>
          </w:rPrChange>
        </w:rPr>
        <w:t>sauter</w:t>
      </w:r>
      <w:r w:rsidRPr="00F94CB9">
        <w:rPr>
          <w:b/>
          <w:spacing w:val="-14"/>
          <w:sz w:val="28"/>
          <w:szCs w:val="28"/>
          <w:lang w:val="fr-FR"/>
          <w:rPrChange w:id="10296" w:author="Peng Luqi" w:date="2019-10-13T14:50:00Z">
            <w:rPr>
              <w:b/>
              <w:spacing w:val="-14"/>
              <w:lang w:val="fr-FR"/>
            </w:rPr>
          </w:rPrChange>
        </w:rPr>
        <w:t xml:space="preserve"> </w:t>
      </w:r>
      <w:r w:rsidRPr="00F94CB9">
        <w:rPr>
          <w:b/>
          <w:sz w:val="28"/>
          <w:szCs w:val="28"/>
          <w:lang w:val="fr-FR"/>
          <w:rPrChange w:id="10297" w:author="Peng Luqi" w:date="2019-10-13T14:50:00Z">
            <w:rPr>
              <w:b/>
              <w:lang w:val="fr-FR"/>
            </w:rPr>
          </w:rPrChange>
        </w:rPr>
        <w:t>la</w:t>
      </w:r>
      <w:r w:rsidRPr="00F94CB9">
        <w:rPr>
          <w:b/>
          <w:spacing w:val="-13"/>
          <w:sz w:val="28"/>
          <w:szCs w:val="28"/>
          <w:lang w:val="fr-FR"/>
          <w:rPrChange w:id="10298" w:author="Peng Luqi" w:date="2019-10-13T14:50:00Z">
            <w:rPr>
              <w:b/>
              <w:spacing w:val="-13"/>
              <w:lang w:val="fr-FR"/>
            </w:rPr>
          </w:rPrChange>
        </w:rPr>
        <w:t xml:space="preserve"> </w:t>
      </w:r>
      <w:r w:rsidRPr="00F94CB9">
        <w:rPr>
          <w:b/>
          <w:sz w:val="28"/>
          <w:szCs w:val="28"/>
          <w:lang w:val="fr-FR"/>
          <w:rPrChange w:id="10299" w:author="Peng Luqi" w:date="2019-10-13T14:50:00Z">
            <w:rPr>
              <w:b/>
              <w:lang w:val="fr-FR"/>
            </w:rPr>
          </w:rPrChange>
        </w:rPr>
        <w:t>banque,</w:t>
      </w:r>
      <w:r w:rsidRPr="00F94CB9">
        <w:rPr>
          <w:b/>
          <w:spacing w:val="-14"/>
          <w:sz w:val="28"/>
          <w:szCs w:val="28"/>
          <w:lang w:val="fr-FR"/>
          <w:rPrChange w:id="10300" w:author="Peng Luqi" w:date="2019-10-13T14:50:00Z">
            <w:rPr>
              <w:b/>
              <w:spacing w:val="-14"/>
              <w:lang w:val="fr-FR"/>
            </w:rPr>
          </w:rPrChange>
        </w:rPr>
        <w:t xml:space="preserve"> </w:t>
      </w:r>
      <w:r w:rsidRPr="00F94CB9">
        <w:rPr>
          <w:b/>
          <w:sz w:val="28"/>
          <w:szCs w:val="28"/>
          <w:lang w:val="fr-FR"/>
          <w:rPrChange w:id="10301" w:author="Peng Luqi" w:date="2019-10-13T14:50:00Z">
            <w:rPr>
              <w:b/>
              <w:lang w:val="fr-FR"/>
            </w:rPr>
          </w:rPrChange>
        </w:rPr>
        <w:t>ces</w:t>
      </w:r>
      <w:r w:rsidRPr="00F94CB9">
        <w:rPr>
          <w:b/>
          <w:spacing w:val="-14"/>
          <w:sz w:val="28"/>
          <w:szCs w:val="28"/>
          <w:lang w:val="fr-FR"/>
          <w:rPrChange w:id="10302" w:author="Peng Luqi" w:date="2019-10-13T14:50:00Z">
            <w:rPr>
              <w:b/>
              <w:spacing w:val="-14"/>
              <w:lang w:val="fr-FR"/>
            </w:rPr>
          </w:rPrChange>
        </w:rPr>
        <w:t xml:space="preserve"> </w:t>
      </w:r>
      <w:r w:rsidRPr="00F94CB9">
        <w:rPr>
          <w:b/>
          <w:sz w:val="28"/>
          <w:szCs w:val="28"/>
          <w:lang w:val="fr-FR"/>
          <w:rPrChange w:id="10303" w:author="Peng Luqi" w:date="2019-10-13T14:50:00Z">
            <w:rPr>
              <w:b/>
              <w:lang w:val="fr-FR"/>
            </w:rPr>
          </w:rPrChange>
        </w:rPr>
        <w:t>personnes</w:t>
      </w:r>
      <w:r w:rsidRPr="00F94CB9">
        <w:rPr>
          <w:b/>
          <w:spacing w:val="-14"/>
          <w:sz w:val="28"/>
          <w:szCs w:val="28"/>
          <w:lang w:val="fr-FR"/>
          <w:rPrChange w:id="10304" w:author="Peng Luqi" w:date="2019-10-13T14:50:00Z">
            <w:rPr>
              <w:b/>
              <w:spacing w:val="-14"/>
              <w:lang w:val="fr-FR"/>
            </w:rPr>
          </w:rPrChange>
        </w:rPr>
        <w:t xml:space="preserve"> </w:t>
      </w:r>
      <w:r w:rsidRPr="00F94CB9">
        <w:rPr>
          <w:b/>
          <w:sz w:val="28"/>
          <w:szCs w:val="28"/>
          <w:lang w:val="fr-FR"/>
          <w:rPrChange w:id="10305" w:author="Peng Luqi" w:date="2019-10-13T14:50:00Z">
            <w:rPr>
              <w:b/>
              <w:lang w:val="fr-FR"/>
            </w:rPr>
          </w:rPrChange>
        </w:rPr>
        <w:t>sont</w:t>
      </w:r>
      <w:r w:rsidRPr="00F94CB9">
        <w:rPr>
          <w:b/>
          <w:spacing w:val="-13"/>
          <w:sz w:val="28"/>
          <w:szCs w:val="28"/>
          <w:lang w:val="fr-FR"/>
          <w:rPrChange w:id="10306" w:author="Peng Luqi" w:date="2019-10-13T14:50:00Z">
            <w:rPr>
              <w:b/>
              <w:spacing w:val="-13"/>
              <w:lang w:val="fr-FR"/>
            </w:rPr>
          </w:rPrChange>
        </w:rPr>
        <w:t xml:space="preserve"> </w:t>
      </w:r>
      <w:r w:rsidRPr="00F94CB9">
        <w:rPr>
          <w:b/>
          <w:sz w:val="28"/>
          <w:szCs w:val="28"/>
          <w:lang w:val="fr-FR"/>
          <w:rPrChange w:id="10307" w:author="Peng Luqi" w:date="2019-10-13T14:50:00Z">
            <w:rPr>
              <w:b/>
              <w:lang w:val="fr-FR"/>
            </w:rPr>
          </w:rPrChange>
        </w:rPr>
        <w:t>de</w:t>
      </w:r>
      <w:r w:rsidRPr="00F94CB9">
        <w:rPr>
          <w:b/>
          <w:spacing w:val="-14"/>
          <w:sz w:val="28"/>
          <w:szCs w:val="28"/>
          <w:lang w:val="fr-FR"/>
          <w:rPrChange w:id="10308" w:author="Peng Luqi" w:date="2019-10-13T14:50:00Z">
            <w:rPr>
              <w:b/>
              <w:spacing w:val="-14"/>
              <w:lang w:val="fr-FR"/>
            </w:rPr>
          </w:rPrChange>
        </w:rPr>
        <w:t xml:space="preserve"> </w:t>
      </w:r>
      <w:r w:rsidRPr="00F94CB9">
        <w:rPr>
          <w:b/>
          <w:sz w:val="28"/>
          <w:szCs w:val="28"/>
          <w:lang w:val="fr-FR"/>
          <w:rPrChange w:id="10309" w:author="Peng Luqi" w:date="2019-10-13T14:50:00Z">
            <w:rPr>
              <w:b/>
              <w:lang w:val="fr-FR"/>
            </w:rPr>
          </w:rPrChange>
        </w:rPr>
        <w:t>grands</w:t>
      </w:r>
      <w:r w:rsidRPr="00F94CB9">
        <w:rPr>
          <w:b/>
          <w:spacing w:val="-14"/>
          <w:sz w:val="28"/>
          <w:szCs w:val="28"/>
          <w:lang w:val="fr-FR"/>
          <w:rPrChange w:id="10310" w:author="Peng Luqi" w:date="2019-10-13T14:50:00Z">
            <w:rPr>
              <w:b/>
              <w:spacing w:val="-14"/>
              <w:lang w:val="fr-FR"/>
            </w:rPr>
          </w:rPrChange>
        </w:rPr>
        <w:t xml:space="preserve"> </w:t>
      </w:r>
      <w:r w:rsidRPr="00F94CB9">
        <w:rPr>
          <w:b/>
          <w:sz w:val="28"/>
          <w:szCs w:val="28"/>
          <w:lang w:val="fr-FR"/>
          <w:rPrChange w:id="10311" w:author="Peng Luqi" w:date="2019-10-13T14:50:00Z">
            <w:rPr>
              <w:b/>
              <w:lang w:val="fr-FR"/>
            </w:rPr>
          </w:rPrChange>
        </w:rPr>
        <w:t>imbéciles</w:t>
      </w:r>
      <w:r w:rsidRPr="00F94CB9">
        <w:rPr>
          <w:b/>
          <w:spacing w:val="-3"/>
          <w:sz w:val="28"/>
          <w:szCs w:val="28"/>
          <w:lang w:val="fr-FR"/>
          <w:rPrChange w:id="10312" w:author="Peng Luqi" w:date="2019-10-13T14:50:00Z">
            <w:rPr>
              <w:b/>
              <w:spacing w:val="-3"/>
              <w:lang w:val="fr-FR"/>
            </w:rPr>
          </w:rPrChange>
        </w:rPr>
        <w:t xml:space="preserve"> </w:t>
      </w:r>
      <w:r w:rsidRPr="00F94CB9">
        <w:rPr>
          <w:b/>
          <w:sz w:val="28"/>
          <w:szCs w:val="28"/>
          <w:lang w:val="fr-FR"/>
          <w:rPrChange w:id="10313" w:author="Peng Luqi" w:date="2019-10-13T14:50:00Z">
            <w:rPr>
              <w:b/>
              <w:lang w:val="fr-FR"/>
            </w:rPr>
          </w:rPrChange>
        </w:rPr>
        <w:t>!</w:t>
      </w:r>
    </w:p>
    <w:p w:rsidR="002B38DF" w:rsidRPr="00F94CB9" w:rsidRDefault="002B38DF">
      <w:pPr>
        <w:pStyle w:val="a3"/>
        <w:ind w:left="170" w:right="170"/>
        <w:jc w:val="both"/>
        <w:rPr>
          <w:b/>
          <w:lang w:val="fr-FR"/>
          <w:rPrChange w:id="10314" w:author="Peng Luqi" w:date="2019-10-13T14:50:00Z">
            <w:rPr>
              <w:b/>
              <w:sz w:val="21"/>
              <w:lang w:val="fr-FR"/>
            </w:rPr>
          </w:rPrChange>
        </w:rPr>
        <w:pPrChange w:id="10315" w:author="Peng Luqi" w:date="2019-10-13T14:20:00Z">
          <w:pPr>
            <w:pStyle w:val="a3"/>
            <w:spacing w:before="9"/>
          </w:pPr>
        </w:pPrChange>
      </w:pPr>
    </w:p>
    <w:p w:rsidR="002B38DF" w:rsidRPr="00F94CB9" w:rsidRDefault="00716360">
      <w:pPr>
        <w:ind w:left="170" w:right="170"/>
        <w:jc w:val="both"/>
        <w:rPr>
          <w:sz w:val="28"/>
          <w:szCs w:val="28"/>
          <w:lang w:val="fr-FR"/>
          <w:rPrChange w:id="10316" w:author="Peng Luqi" w:date="2019-10-13T14:50:00Z">
            <w:rPr>
              <w:lang w:val="fr-FR"/>
            </w:rPr>
          </w:rPrChange>
        </w:rPr>
        <w:pPrChange w:id="10317" w:author="Peng Luqi" w:date="2019-10-13T14:20:00Z">
          <w:pPr>
            <w:spacing w:before="1"/>
            <w:ind w:left="130" w:right="182"/>
            <w:jc w:val="both"/>
          </w:pPr>
        </w:pPrChange>
      </w:pPr>
      <w:r w:rsidRPr="00F94CB9">
        <w:rPr>
          <w:sz w:val="28"/>
          <w:szCs w:val="28"/>
          <w:lang w:val="fr-FR"/>
          <w:rPrChange w:id="10318" w:author="Peng Luqi" w:date="2019-10-13T14:50:00Z">
            <w:rPr>
              <w:lang w:val="fr-FR"/>
            </w:rPr>
          </w:rPrChange>
        </w:rPr>
        <w:t>De plus, en général, « l</w:t>
      </w:r>
      <w:del w:id="10319" w:author="Peng Luqi" w:date="2019-10-13T14:43:00Z">
        <w:r w:rsidRPr="00F94CB9" w:rsidDel="00EF666F">
          <w:rPr>
            <w:sz w:val="28"/>
            <w:szCs w:val="28"/>
            <w:lang w:val="fr-FR"/>
            <w:rPrChange w:id="10320" w:author="Peng Luqi" w:date="2019-10-13T14:50:00Z">
              <w:rPr>
                <w:lang w:val="fr-FR"/>
              </w:rPr>
            </w:rPrChange>
          </w:rPr>
          <w:delText>’</w:delText>
        </w:r>
      </w:del>
      <w:ins w:id="10321" w:author="Peng Luqi" w:date="2019-10-13T14:43:00Z">
        <w:r w:rsidR="00EF666F" w:rsidRPr="00F94CB9">
          <w:rPr>
            <w:sz w:val="28"/>
            <w:szCs w:val="28"/>
            <w:lang w:val="fr-FR"/>
            <w:rPrChange w:id="10322" w:author="Peng Luqi" w:date="2019-10-13T14:50:00Z">
              <w:rPr>
                <w:lang w:val="fr-FR"/>
              </w:rPr>
            </w:rPrChange>
          </w:rPr>
          <w:t>’</w:t>
        </w:r>
      </w:ins>
      <w:r w:rsidRPr="00F94CB9">
        <w:rPr>
          <w:sz w:val="28"/>
          <w:szCs w:val="28"/>
          <w:lang w:val="fr-FR"/>
          <w:rPrChange w:id="10323" w:author="Peng Luqi" w:date="2019-10-13T14:50:00Z">
            <w:rPr>
              <w:lang w:val="fr-FR"/>
            </w:rPr>
          </w:rPrChange>
        </w:rPr>
        <w:t>achat des plus bas » ou « la vente des plus hauts », n</w:t>
      </w:r>
      <w:del w:id="10324" w:author="Peng Luqi" w:date="2019-10-13T14:43:00Z">
        <w:r w:rsidRPr="00F94CB9" w:rsidDel="00EF666F">
          <w:rPr>
            <w:sz w:val="28"/>
            <w:szCs w:val="28"/>
            <w:lang w:val="fr-FR"/>
            <w:rPrChange w:id="10325" w:author="Peng Luqi" w:date="2019-10-13T14:50:00Z">
              <w:rPr>
                <w:lang w:val="fr-FR"/>
              </w:rPr>
            </w:rPrChange>
          </w:rPr>
          <w:delText>’</w:delText>
        </w:r>
      </w:del>
      <w:ins w:id="10326" w:author="Peng Luqi" w:date="2019-10-13T14:43:00Z">
        <w:r w:rsidR="00EF666F" w:rsidRPr="00F94CB9">
          <w:rPr>
            <w:sz w:val="28"/>
            <w:szCs w:val="28"/>
            <w:lang w:val="fr-FR"/>
            <w:rPrChange w:id="10327" w:author="Peng Luqi" w:date="2019-10-13T14:50:00Z">
              <w:rPr>
                <w:lang w:val="fr-FR"/>
              </w:rPr>
            </w:rPrChange>
          </w:rPr>
          <w:t>’</w:t>
        </w:r>
      </w:ins>
      <w:r w:rsidRPr="00F94CB9">
        <w:rPr>
          <w:sz w:val="28"/>
          <w:szCs w:val="28"/>
          <w:lang w:val="fr-FR"/>
          <w:rPrChange w:id="10328" w:author="Peng Luqi" w:date="2019-10-13T14:50:00Z">
            <w:rPr>
              <w:lang w:val="fr-FR"/>
            </w:rPr>
          </w:rPrChange>
        </w:rPr>
        <w:t>est que vantardise. Parce que</w:t>
      </w:r>
      <w:r w:rsidRPr="00F94CB9">
        <w:rPr>
          <w:spacing w:val="-8"/>
          <w:sz w:val="28"/>
          <w:szCs w:val="28"/>
          <w:lang w:val="fr-FR"/>
          <w:rPrChange w:id="10329" w:author="Peng Luqi" w:date="2019-10-13T14:50:00Z">
            <w:rPr>
              <w:spacing w:val="-8"/>
              <w:lang w:val="fr-FR"/>
            </w:rPr>
          </w:rPrChange>
        </w:rPr>
        <w:t xml:space="preserve"> </w:t>
      </w:r>
      <w:r w:rsidRPr="00F94CB9">
        <w:rPr>
          <w:sz w:val="28"/>
          <w:szCs w:val="28"/>
          <w:lang w:val="fr-FR"/>
          <w:rPrChange w:id="10330" w:author="Peng Luqi" w:date="2019-10-13T14:50:00Z">
            <w:rPr>
              <w:lang w:val="fr-FR"/>
            </w:rPr>
          </w:rPrChange>
        </w:rPr>
        <w:t>les</w:t>
      </w:r>
      <w:r w:rsidRPr="00F94CB9">
        <w:rPr>
          <w:spacing w:val="-8"/>
          <w:sz w:val="28"/>
          <w:szCs w:val="28"/>
          <w:lang w:val="fr-FR"/>
          <w:rPrChange w:id="10331" w:author="Peng Luqi" w:date="2019-10-13T14:50:00Z">
            <w:rPr>
              <w:spacing w:val="-8"/>
              <w:lang w:val="fr-FR"/>
            </w:rPr>
          </w:rPrChange>
        </w:rPr>
        <w:t xml:space="preserve"> </w:t>
      </w:r>
      <w:r w:rsidRPr="00F94CB9">
        <w:rPr>
          <w:sz w:val="28"/>
          <w:szCs w:val="28"/>
          <w:lang w:val="fr-FR"/>
          <w:rPrChange w:id="10332" w:author="Peng Luqi" w:date="2019-10-13T14:50:00Z">
            <w:rPr>
              <w:lang w:val="fr-FR"/>
            </w:rPr>
          </w:rPrChange>
        </w:rPr>
        <w:t>personnes</w:t>
      </w:r>
      <w:r w:rsidRPr="00F94CB9">
        <w:rPr>
          <w:spacing w:val="-7"/>
          <w:sz w:val="28"/>
          <w:szCs w:val="28"/>
          <w:lang w:val="fr-FR"/>
          <w:rPrChange w:id="10333" w:author="Peng Luqi" w:date="2019-10-13T14:50:00Z">
            <w:rPr>
              <w:spacing w:val="-7"/>
              <w:lang w:val="fr-FR"/>
            </w:rPr>
          </w:rPrChange>
        </w:rPr>
        <w:t xml:space="preserve"> </w:t>
      </w:r>
      <w:r w:rsidRPr="00F94CB9">
        <w:rPr>
          <w:sz w:val="28"/>
          <w:szCs w:val="28"/>
          <w:lang w:val="fr-FR"/>
          <w:rPrChange w:id="10334" w:author="Peng Luqi" w:date="2019-10-13T14:50:00Z">
            <w:rPr>
              <w:lang w:val="fr-FR"/>
            </w:rPr>
          </w:rPrChange>
        </w:rPr>
        <w:t>tenant</w:t>
      </w:r>
      <w:r w:rsidRPr="00F94CB9">
        <w:rPr>
          <w:spacing w:val="-8"/>
          <w:sz w:val="28"/>
          <w:szCs w:val="28"/>
          <w:lang w:val="fr-FR"/>
          <w:rPrChange w:id="10335" w:author="Peng Luqi" w:date="2019-10-13T14:50:00Z">
            <w:rPr>
              <w:spacing w:val="-8"/>
              <w:lang w:val="fr-FR"/>
            </w:rPr>
          </w:rPrChange>
        </w:rPr>
        <w:t xml:space="preserve"> </w:t>
      </w:r>
      <w:r w:rsidRPr="00F94CB9">
        <w:rPr>
          <w:sz w:val="28"/>
          <w:szCs w:val="28"/>
          <w:lang w:val="fr-FR"/>
          <w:rPrChange w:id="10336" w:author="Peng Luqi" w:date="2019-10-13T14:50:00Z">
            <w:rPr>
              <w:lang w:val="fr-FR"/>
            </w:rPr>
          </w:rPrChange>
        </w:rPr>
        <w:t>la</w:t>
      </w:r>
      <w:r w:rsidRPr="00F94CB9">
        <w:rPr>
          <w:spacing w:val="-7"/>
          <w:sz w:val="28"/>
          <w:szCs w:val="28"/>
          <w:lang w:val="fr-FR"/>
          <w:rPrChange w:id="10337" w:author="Peng Luqi" w:date="2019-10-13T14:50:00Z">
            <w:rPr>
              <w:spacing w:val="-7"/>
              <w:lang w:val="fr-FR"/>
            </w:rPr>
          </w:rPrChange>
        </w:rPr>
        <w:t xml:space="preserve"> </w:t>
      </w:r>
      <w:r w:rsidRPr="00F94CB9">
        <w:rPr>
          <w:sz w:val="28"/>
          <w:szCs w:val="28"/>
          <w:lang w:val="fr-FR"/>
          <w:rPrChange w:id="10338" w:author="Peng Luqi" w:date="2019-10-13T14:50:00Z">
            <w:rPr>
              <w:lang w:val="fr-FR"/>
            </w:rPr>
          </w:rPrChange>
        </w:rPr>
        <w:t>moitié</w:t>
      </w:r>
      <w:r w:rsidRPr="00F94CB9">
        <w:rPr>
          <w:spacing w:val="-8"/>
          <w:sz w:val="28"/>
          <w:szCs w:val="28"/>
          <w:lang w:val="fr-FR"/>
          <w:rPrChange w:id="10339" w:author="Peng Luqi" w:date="2019-10-13T14:50:00Z">
            <w:rPr>
              <w:spacing w:val="-8"/>
              <w:lang w:val="fr-FR"/>
            </w:rPr>
          </w:rPrChange>
        </w:rPr>
        <w:t xml:space="preserve"> </w:t>
      </w:r>
      <w:r w:rsidRPr="00F94CB9">
        <w:rPr>
          <w:sz w:val="28"/>
          <w:szCs w:val="28"/>
          <w:lang w:val="fr-FR"/>
          <w:rPrChange w:id="10340" w:author="Peng Luqi" w:date="2019-10-13T14:50:00Z">
            <w:rPr>
              <w:lang w:val="fr-FR"/>
            </w:rPr>
          </w:rPrChange>
        </w:rPr>
        <w:t>de</w:t>
      </w:r>
      <w:r w:rsidRPr="00F94CB9">
        <w:rPr>
          <w:spacing w:val="-7"/>
          <w:sz w:val="28"/>
          <w:szCs w:val="28"/>
          <w:lang w:val="fr-FR"/>
          <w:rPrChange w:id="10341" w:author="Peng Luqi" w:date="2019-10-13T14:50:00Z">
            <w:rPr>
              <w:spacing w:val="-7"/>
              <w:lang w:val="fr-FR"/>
            </w:rPr>
          </w:rPrChange>
        </w:rPr>
        <w:t xml:space="preserve"> </w:t>
      </w:r>
      <w:r w:rsidRPr="00F94CB9">
        <w:rPr>
          <w:sz w:val="28"/>
          <w:szCs w:val="28"/>
          <w:lang w:val="fr-FR"/>
          <w:rPrChange w:id="10342" w:author="Peng Luqi" w:date="2019-10-13T14:50:00Z">
            <w:rPr>
              <w:lang w:val="fr-FR"/>
            </w:rPr>
          </w:rPrChange>
        </w:rPr>
        <w:t>l</w:t>
      </w:r>
      <w:del w:id="10343" w:author="Peng Luqi" w:date="2019-10-13T14:43:00Z">
        <w:r w:rsidRPr="00F94CB9" w:rsidDel="00EF666F">
          <w:rPr>
            <w:sz w:val="28"/>
            <w:szCs w:val="28"/>
            <w:lang w:val="fr-FR"/>
            <w:rPrChange w:id="10344" w:author="Peng Luqi" w:date="2019-10-13T14:50:00Z">
              <w:rPr>
                <w:lang w:val="fr-FR"/>
              </w:rPr>
            </w:rPrChange>
          </w:rPr>
          <w:delText>’</w:delText>
        </w:r>
      </w:del>
      <w:ins w:id="10345" w:author="Peng Luqi" w:date="2019-10-13T14:43:00Z">
        <w:r w:rsidR="00EF666F" w:rsidRPr="00F94CB9">
          <w:rPr>
            <w:sz w:val="28"/>
            <w:szCs w:val="28"/>
            <w:lang w:val="fr-FR"/>
            <w:rPrChange w:id="10346" w:author="Peng Luqi" w:date="2019-10-13T14:50:00Z">
              <w:rPr>
                <w:lang w:val="fr-FR"/>
              </w:rPr>
            </w:rPrChange>
          </w:rPr>
          <w:t>’</w:t>
        </w:r>
      </w:ins>
      <w:r w:rsidRPr="00F94CB9">
        <w:rPr>
          <w:sz w:val="28"/>
          <w:szCs w:val="28"/>
          <w:lang w:val="fr-FR"/>
          <w:rPrChange w:id="10347" w:author="Peng Luqi" w:date="2019-10-13T14:50:00Z">
            <w:rPr>
              <w:lang w:val="fr-FR"/>
            </w:rPr>
          </w:rPrChange>
        </w:rPr>
        <w:t>opération</w:t>
      </w:r>
      <w:r w:rsidRPr="00F94CB9">
        <w:rPr>
          <w:spacing w:val="-8"/>
          <w:sz w:val="28"/>
          <w:szCs w:val="28"/>
          <w:lang w:val="fr-FR"/>
          <w:rPrChange w:id="10348" w:author="Peng Luqi" w:date="2019-10-13T14:50:00Z">
            <w:rPr>
              <w:spacing w:val="-8"/>
              <w:lang w:val="fr-FR"/>
            </w:rPr>
          </w:rPrChange>
        </w:rPr>
        <w:t xml:space="preserve"> </w:t>
      </w:r>
      <w:r w:rsidRPr="00F94CB9">
        <w:rPr>
          <w:sz w:val="28"/>
          <w:szCs w:val="28"/>
          <w:lang w:val="fr-FR"/>
          <w:rPrChange w:id="10349" w:author="Peng Luqi" w:date="2019-10-13T14:50:00Z">
            <w:rPr>
              <w:lang w:val="fr-FR"/>
            </w:rPr>
          </w:rPrChange>
        </w:rPr>
        <w:t>pour</w:t>
      </w:r>
      <w:r w:rsidRPr="00F94CB9">
        <w:rPr>
          <w:spacing w:val="-7"/>
          <w:sz w:val="28"/>
          <w:szCs w:val="28"/>
          <w:lang w:val="fr-FR"/>
          <w:rPrChange w:id="10350" w:author="Peng Luqi" w:date="2019-10-13T14:50:00Z">
            <w:rPr>
              <w:spacing w:val="-7"/>
              <w:lang w:val="fr-FR"/>
            </w:rPr>
          </w:rPrChange>
        </w:rPr>
        <w:t xml:space="preserve"> </w:t>
      </w:r>
      <w:r w:rsidRPr="00F94CB9">
        <w:rPr>
          <w:sz w:val="28"/>
          <w:szCs w:val="28"/>
          <w:lang w:val="fr-FR"/>
          <w:rPrChange w:id="10351" w:author="Peng Luqi" w:date="2019-10-13T14:50:00Z">
            <w:rPr>
              <w:lang w:val="fr-FR"/>
            </w:rPr>
          </w:rPrChange>
        </w:rPr>
        <w:t>faire</w:t>
      </w:r>
      <w:r w:rsidRPr="00F94CB9">
        <w:rPr>
          <w:spacing w:val="-8"/>
          <w:sz w:val="28"/>
          <w:szCs w:val="28"/>
          <w:lang w:val="fr-FR"/>
          <w:rPrChange w:id="10352" w:author="Peng Luqi" w:date="2019-10-13T14:50:00Z">
            <w:rPr>
              <w:spacing w:val="-8"/>
              <w:lang w:val="fr-FR"/>
            </w:rPr>
          </w:rPrChange>
        </w:rPr>
        <w:t xml:space="preserve"> </w:t>
      </w:r>
      <w:r w:rsidRPr="00F94CB9">
        <w:rPr>
          <w:sz w:val="28"/>
          <w:szCs w:val="28"/>
          <w:lang w:val="fr-FR"/>
          <w:rPrChange w:id="10353" w:author="Peng Luqi" w:date="2019-10-13T14:50:00Z">
            <w:rPr>
              <w:lang w:val="fr-FR"/>
            </w:rPr>
          </w:rPrChange>
        </w:rPr>
        <w:t>sauter</w:t>
      </w:r>
      <w:r w:rsidRPr="00F94CB9">
        <w:rPr>
          <w:spacing w:val="-7"/>
          <w:sz w:val="28"/>
          <w:szCs w:val="28"/>
          <w:lang w:val="fr-FR"/>
          <w:rPrChange w:id="10354" w:author="Peng Luqi" w:date="2019-10-13T14:50:00Z">
            <w:rPr>
              <w:spacing w:val="-7"/>
              <w:lang w:val="fr-FR"/>
            </w:rPr>
          </w:rPrChange>
        </w:rPr>
        <w:t xml:space="preserve"> </w:t>
      </w:r>
      <w:r w:rsidRPr="00F94CB9">
        <w:rPr>
          <w:sz w:val="28"/>
          <w:szCs w:val="28"/>
          <w:lang w:val="fr-FR"/>
          <w:rPrChange w:id="10355" w:author="Peng Luqi" w:date="2019-10-13T14:50:00Z">
            <w:rPr>
              <w:lang w:val="fr-FR"/>
            </w:rPr>
          </w:rPrChange>
        </w:rPr>
        <w:t>la</w:t>
      </w:r>
      <w:r w:rsidRPr="00F94CB9">
        <w:rPr>
          <w:spacing w:val="-8"/>
          <w:sz w:val="28"/>
          <w:szCs w:val="28"/>
          <w:lang w:val="fr-FR"/>
          <w:rPrChange w:id="10356" w:author="Peng Luqi" w:date="2019-10-13T14:50:00Z">
            <w:rPr>
              <w:spacing w:val="-8"/>
              <w:lang w:val="fr-FR"/>
            </w:rPr>
          </w:rPrChange>
        </w:rPr>
        <w:t xml:space="preserve"> </w:t>
      </w:r>
      <w:r w:rsidRPr="00F94CB9">
        <w:rPr>
          <w:sz w:val="28"/>
          <w:szCs w:val="28"/>
          <w:lang w:val="fr-FR"/>
          <w:rPrChange w:id="10357" w:author="Peng Luqi" w:date="2019-10-13T14:50:00Z">
            <w:rPr>
              <w:lang w:val="fr-FR"/>
            </w:rPr>
          </w:rPrChange>
        </w:rPr>
        <w:t>banque,</w:t>
      </w:r>
      <w:r w:rsidRPr="00F94CB9">
        <w:rPr>
          <w:spacing w:val="-8"/>
          <w:sz w:val="28"/>
          <w:szCs w:val="28"/>
          <w:lang w:val="fr-FR"/>
          <w:rPrChange w:id="10358" w:author="Peng Luqi" w:date="2019-10-13T14:50:00Z">
            <w:rPr>
              <w:spacing w:val="-8"/>
              <w:lang w:val="fr-FR"/>
            </w:rPr>
          </w:rPrChange>
        </w:rPr>
        <w:t xml:space="preserve"> </w:t>
      </w:r>
      <w:r w:rsidRPr="00F94CB9">
        <w:rPr>
          <w:sz w:val="28"/>
          <w:szCs w:val="28"/>
          <w:lang w:val="fr-FR"/>
          <w:rPrChange w:id="10359" w:author="Peng Luqi" w:date="2019-10-13T14:50:00Z">
            <w:rPr>
              <w:lang w:val="fr-FR"/>
            </w:rPr>
          </w:rPrChange>
        </w:rPr>
        <w:t>seront</w:t>
      </w:r>
      <w:r w:rsidRPr="00F94CB9">
        <w:rPr>
          <w:spacing w:val="-7"/>
          <w:sz w:val="28"/>
          <w:szCs w:val="28"/>
          <w:lang w:val="fr-FR"/>
          <w:rPrChange w:id="10360" w:author="Peng Luqi" w:date="2019-10-13T14:50:00Z">
            <w:rPr>
              <w:spacing w:val="-7"/>
              <w:lang w:val="fr-FR"/>
            </w:rPr>
          </w:rPrChange>
        </w:rPr>
        <w:t xml:space="preserve"> </w:t>
      </w:r>
      <w:r w:rsidRPr="00F94CB9">
        <w:rPr>
          <w:sz w:val="28"/>
          <w:szCs w:val="28"/>
          <w:lang w:val="fr-FR"/>
          <w:rPrChange w:id="10361" w:author="Peng Luqi" w:date="2019-10-13T14:50:00Z">
            <w:rPr>
              <w:lang w:val="fr-FR"/>
            </w:rPr>
          </w:rPrChange>
        </w:rPr>
        <w:t>bientôt</w:t>
      </w:r>
      <w:r w:rsidRPr="00F94CB9">
        <w:rPr>
          <w:spacing w:val="-8"/>
          <w:sz w:val="28"/>
          <w:szCs w:val="28"/>
          <w:lang w:val="fr-FR"/>
          <w:rPrChange w:id="10362" w:author="Peng Luqi" w:date="2019-10-13T14:50:00Z">
            <w:rPr>
              <w:spacing w:val="-8"/>
              <w:lang w:val="fr-FR"/>
            </w:rPr>
          </w:rPrChange>
        </w:rPr>
        <w:t xml:space="preserve"> </w:t>
      </w:r>
      <w:r w:rsidRPr="00F94CB9">
        <w:rPr>
          <w:sz w:val="28"/>
          <w:szCs w:val="28"/>
          <w:lang w:val="fr-FR"/>
          <w:rPrChange w:id="10363" w:author="Peng Luqi" w:date="2019-10-13T14:50:00Z">
            <w:rPr>
              <w:lang w:val="fr-FR"/>
            </w:rPr>
          </w:rPrChange>
        </w:rPr>
        <w:t>éliminer</w:t>
      </w:r>
      <w:r w:rsidRPr="00F94CB9">
        <w:rPr>
          <w:spacing w:val="-7"/>
          <w:sz w:val="28"/>
          <w:szCs w:val="28"/>
          <w:lang w:val="fr-FR"/>
          <w:rPrChange w:id="10364" w:author="Peng Luqi" w:date="2019-10-13T14:50:00Z">
            <w:rPr>
              <w:spacing w:val="-7"/>
              <w:lang w:val="fr-FR"/>
            </w:rPr>
          </w:rPrChange>
        </w:rPr>
        <w:t xml:space="preserve"> </w:t>
      </w:r>
      <w:r w:rsidRPr="00F94CB9">
        <w:rPr>
          <w:sz w:val="28"/>
          <w:szCs w:val="28"/>
          <w:lang w:val="fr-FR"/>
          <w:rPrChange w:id="10365" w:author="Peng Luqi" w:date="2019-10-13T14:50:00Z">
            <w:rPr>
              <w:lang w:val="fr-FR"/>
            </w:rPr>
          </w:rPrChange>
        </w:rPr>
        <w:t>par l</w:t>
      </w:r>
      <w:del w:id="10366" w:author="Peng Luqi" w:date="2019-10-13T14:43:00Z">
        <w:r w:rsidRPr="00F94CB9" w:rsidDel="00EF666F">
          <w:rPr>
            <w:sz w:val="28"/>
            <w:szCs w:val="28"/>
            <w:lang w:val="fr-FR"/>
            <w:rPrChange w:id="10367" w:author="Peng Luqi" w:date="2019-10-13T14:50:00Z">
              <w:rPr>
                <w:lang w:val="fr-FR"/>
              </w:rPr>
            </w:rPrChange>
          </w:rPr>
          <w:delText>’</w:delText>
        </w:r>
      </w:del>
      <w:ins w:id="10368" w:author="Peng Luqi" w:date="2019-10-13T14:43:00Z">
        <w:r w:rsidR="00EF666F" w:rsidRPr="00F94CB9">
          <w:rPr>
            <w:sz w:val="28"/>
            <w:szCs w:val="28"/>
            <w:lang w:val="fr-FR"/>
            <w:rPrChange w:id="10369" w:author="Peng Luqi" w:date="2019-10-13T14:50:00Z">
              <w:rPr>
                <w:lang w:val="fr-FR"/>
              </w:rPr>
            </w:rPrChange>
          </w:rPr>
          <w:t>’</w:t>
        </w:r>
      </w:ins>
      <w:r w:rsidRPr="00F94CB9">
        <w:rPr>
          <w:sz w:val="28"/>
          <w:szCs w:val="28"/>
          <w:lang w:val="fr-FR"/>
          <w:rPrChange w:id="10370" w:author="Peng Luqi" w:date="2019-10-13T14:50:00Z">
            <w:rPr>
              <w:lang w:val="fr-FR"/>
            </w:rPr>
          </w:rPrChange>
        </w:rPr>
        <w:t>autre moitié avec une probabilité de presque de 100 %. Si vous ne le croyez pas, vous pouvez l</w:t>
      </w:r>
      <w:del w:id="10371" w:author="Peng Luqi" w:date="2019-10-13T14:43:00Z">
        <w:r w:rsidRPr="00F94CB9" w:rsidDel="00EF666F">
          <w:rPr>
            <w:sz w:val="28"/>
            <w:szCs w:val="28"/>
            <w:lang w:val="fr-FR"/>
            <w:rPrChange w:id="10372" w:author="Peng Luqi" w:date="2019-10-13T14:50:00Z">
              <w:rPr>
                <w:lang w:val="fr-FR"/>
              </w:rPr>
            </w:rPrChange>
          </w:rPr>
          <w:delText>’</w:delText>
        </w:r>
      </w:del>
      <w:ins w:id="10373" w:author="Peng Luqi" w:date="2019-10-13T14:43:00Z">
        <w:r w:rsidR="00EF666F" w:rsidRPr="00F94CB9">
          <w:rPr>
            <w:sz w:val="28"/>
            <w:szCs w:val="28"/>
            <w:lang w:val="fr-FR"/>
            <w:rPrChange w:id="10374" w:author="Peng Luqi" w:date="2019-10-13T14:50:00Z">
              <w:rPr>
                <w:lang w:val="fr-FR"/>
              </w:rPr>
            </w:rPrChange>
          </w:rPr>
          <w:t>’</w:t>
        </w:r>
      </w:ins>
      <w:r w:rsidRPr="00F94CB9">
        <w:rPr>
          <w:sz w:val="28"/>
          <w:szCs w:val="28"/>
          <w:lang w:val="fr-FR"/>
          <w:rPrChange w:id="10375" w:author="Peng Luqi" w:date="2019-10-13T14:50:00Z">
            <w:rPr>
              <w:lang w:val="fr-FR"/>
            </w:rPr>
          </w:rPrChange>
        </w:rPr>
        <w:t>observer</w:t>
      </w:r>
      <w:r w:rsidRPr="00F94CB9">
        <w:rPr>
          <w:spacing w:val="-12"/>
          <w:sz w:val="28"/>
          <w:szCs w:val="28"/>
          <w:lang w:val="fr-FR"/>
          <w:rPrChange w:id="10376" w:author="Peng Luqi" w:date="2019-10-13T14:50:00Z">
            <w:rPr>
              <w:spacing w:val="-12"/>
              <w:lang w:val="fr-FR"/>
            </w:rPr>
          </w:rPrChange>
        </w:rPr>
        <w:t xml:space="preserve"> </w:t>
      </w:r>
      <w:r w:rsidRPr="00F94CB9">
        <w:rPr>
          <w:sz w:val="28"/>
          <w:szCs w:val="28"/>
          <w:lang w:val="fr-FR"/>
          <w:rPrChange w:id="10377" w:author="Peng Luqi" w:date="2019-10-13T14:50:00Z">
            <w:rPr>
              <w:lang w:val="fr-FR"/>
            </w:rPr>
          </w:rPrChange>
        </w:rPr>
        <w:t>plus</w:t>
      </w:r>
      <w:r w:rsidRPr="00F94CB9">
        <w:rPr>
          <w:spacing w:val="-12"/>
          <w:sz w:val="28"/>
          <w:szCs w:val="28"/>
          <w:lang w:val="fr-FR"/>
          <w:rPrChange w:id="10378" w:author="Peng Luqi" w:date="2019-10-13T14:50:00Z">
            <w:rPr>
              <w:spacing w:val="-12"/>
              <w:lang w:val="fr-FR"/>
            </w:rPr>
          </w:rPrChange>
        </w:rPr>
        <w:t xml:space="preserve"> </w:t>
      </w:r>
      <w:r w:rsidRPr="00F94CB9">
        <w:rPr>
          <w:sz w:val="28"/>
          <w:szCs w:val="28"/>
          <w:lang w:val="fr-FR"/>
          <w:rPrChange w:id="10379" w:author="Peng Luqi" w:date="2019-10-13T14:50:00Z">
            <w:rPr>
              <w:lang w:val="fr-FR"/>
            </w:rPr>
          </w:rPrChange>
        </w:rPr>
        <w:t>tard.</w:t>
      </w:r>
      <w:r w:rsidRPr="00F94CB9">
        <w:rPr>
          <w:spacing w:val="-11"/>
          <w:sz w:val="28"/>
          <w:szCs w:val="28"/>
          <w:lang w:val="fr-FR"/>
          <w:rPrChange w:id="10380" w:author="Peng Luqi" w:date="2019-10-13T14:50:00Z">
            <w:rPr>
              <w:spacing w:val="-11"/>
              <w:lang w:val="fr-FR"/>
            </w:rPr>
          </w:rPrChange>
        </w:rPr>
        <w:t xml:space="preserve"> </w:t>
      </w:r>
      <w:r w:rsidRPr="00F94CB9">
        <w:rPr>
          <w:sz w:val="28"/>
          <w:szCs w:val="28"/>
          <w:lang w:val="fr-FR"/>
          <w:rPrChange w:id="10381" w:author="Peng Luqi" w:date="2019-10-13T14:50:00Z">
            <w:rPr>
              <w:lang w:val="fr-FR"/>
            </w:rPr>
          </w:rPrChange>
        </w:rPr>
        <w:t>Seulement,</w:t>
      </w:r>
      <w:r w:rsidRPr="00F94CB9">
        <w:rPr>
          <w:spacing w:val="-13"/>
          <w:sz w:val="28"/>
          <w:szCs w:val="28"/>
          <w:lang w:val="fr-FR"/>
          <w:rPrChange w:id="10382" w:author="Peng Luqi" w:date="2019-10-13T14:50:00Z">
            <w:rPr>
              <w:spacing w:val="-13"/>
              <w:lang w:val="fr-FR"/>
            </w:rPr>
          </w:rPrChange>
        </w:rPr>
        <w:t xml:space="preserve"> </w:t>
      </w:r>
      <w:r w:rsidRPr="00F94CB9">
        <w:rPr>
          <w:sz w:val="28"/>
          <w:szCs w:val="28"/>
          <w:lang w:val="fr-FR"/>
          <w:rPrChange w:id="10383" w:author="Peng Luqi" w:date="2019-10-13T14:50:00Z">
            <w:rPr>
              <w:lang w:val="fr-FR"/>
            </w:rPr>
          </w:rPrChange>
        </w:rPr>
        <w:t>ce</w:t>
      </w:r>
      <w:r w:rsidRPr="00F94CB9">
        <w:rPr>
          <w:spacing w:val="-12"/>
          <w:sz w:val="28"/>
          <w:szCs w:val="28"/>
          <w:lang w:val="fr-FR"/>
          <w:rPrChange w:id="10384" w:author="Peng Luqi" w:date="2019-10-13T14:50:00Z">
            <w:rPr>
              <w:spacing w:val="-12"/>
              <w:lang w:val="fr-FR"/>
            </w:rPr>
          </w:rPrChange>
        </w:rPr>
        <w:t xml:space="preserve"> </w:t>
      </w:r>
      <w:r w:rsidRPr="00F94CB9">
        <w:rPr>
          <w:sz w:val="28"/>
          <w:szCs w:val="28"/>
          <w:lang w:val="fr-FR"/>
          <w:rPrChange w:id="10385" w:author="Peng Luqi" w:date="2019-10-13T14:50:00Z">
            <w:rPr>
              <w:lang w:val="fr-FR"/>
            </w:rPr>
          </w:rPrChange>
        </w:rPr>
        <w:t>n</w:t>
      </w:r>
      <w:del w:id="10386" w:author="Peng Luqi" w:date="2019-10-13T14:43:00Z">
        <w:r w:rsidRPr="00F94CB9" w:rsidDel="00EF666F">
          <w:rPr>
            <w:sz w:val="28"/>
            <w:szCs w:val="28"/>
            <w:lang w:val="fr-FR"/>
            <w:rPrChange w:id="10387" w:author="Peng Luqi" w:date="2019-10-13T14:50:00Z">
              <w:rPr>
                <w:lang w:val="fr-FR"/>
              </w:rPr>
            </w:rPrChange>
          </w:rPr>
          <w:delText>’</w:delText>
        </w:r>
      </w:del>
      <w:ins w:id="10388" w:author="Peng Luqi" w:date="2019-10-13T14:43:00Z">
        <w:r w:rsidR="00EF666F" w:rsidRPr="00F94CB9">
          <w:rPr>
            <w:sz w:val="28"/>
            <w:szCs w:val="28"/>
            <w:lang w:val="fr-FR"/>
            <w:rPrChange w:id="10389" w:author="Peng Luqi" w:date="2019-10-13T14:50:00Z">
              <w:rPr>
                <w:lang w:val="fr-FR"/>
              </w:rPr>
            </w:rPrChange>
          </w:rPr>
          <w:t>’</w:t>
        </w:r>
      </w:ins>
      <w:r w:rsidRPr="00F94CB9">
        <w:rPr>
          <w:sz w:val="28"/>
          <w:szCs w:val="28"/>
          <w:lang w:val="fr-FR"/>
          <w:rPrChange w:id="10390" w:author="Peng Luqi" w:date="2019-10-13T14:50:00Z">
            <w:rPr>
              <w:lang w:val="fr-FR"/>
            </w:rPr>
          </w:rPrChange>
        </w:rPr>
        <w:t>est</w:t>
      </w:r>
      <w:r w:rsidRPr="00F94CB9">
        <w:rPr>
          <w:spacing w:val="-11"/>
          <w:sz w:val="28"/>
          <w:szCs w:val="28"/>
          <w:lang w:val="fr-FR"/>
          <w:rPrChange w:id="10391" w:author="Peng Luqi" w:date="2019-10-13T14:50:00Z">
            <w:rPr>
              <w:spacing w:val="-11"/>
              <w:lang w:val="fr-FR"/>
            </w:rPr>
          </w:rPrChange>
        </w:rPr>
        <w:t xml:space="preserve"> </w:t>
      </w:r>
      <w:r w:rsidRPr="00F94CB9">
        <w:rPr>
          <w:sz w:val="28"/>
          <w:szCs w:val="28"/>
          <w:lang w:val="fr-FR"/>
          <w:rPrChange w:id="10392" w:author="Peng Luqi" w:date="2019-10-13T14:50:00Z">
            <w:rPr>
              <w:lang w:val="fr-FR"/>
            </w:rPr>
          </w:rPrChange>
        </w:rPr>
        <w:t>pas</w:t>
      </w:r>
      <w:r w:rsidRPr="00F94CB9">
        <w:rPr>
          <w:spacing w:val="-12"/>
          <w:sz w:val="28"/>
          <w:szCs w:val="28"/>
          <w:lang w:val="fr-FR"/>
          <w:rPrChange w:id="10393" w:author="Peng Luqi" w:date="2019-10-13T14:50:00Z">
            <w:rPr>
              <w:spacing w:val="-12"/>
              <w:lang w:val="fr-FR"/>
            </w:rPr>
          </w:rPrChange>
        </w:rPr>
        <w:t xml:space="preserve"> </w:t>
      </w:r>
      <w:r w:rsidRPr="00F94CB9">
        <w:rPr>
          <w:sz w:val="28"/>
          <w:szCs w:val="28"/>
          <w:lang w:val="fr-FR"/>
          <w:rPrChange w:id="10394" w:author="Peng Luqi" w:date="2019-10-13T14:50:00Z">
            <w:rPr>
              <w:lang w:val="fr-FR"/>
            </w:rPr>
          </w:rPrChange>
        </w:rPr>
        <w:t>la</w:t>
      </w:r>
      <w:r w:rsidRPr="00F94CB9">
        <w:rPr>
          <w:spacing w:val="-12"/>
          <w:sz w:val="28"/>
          <w:szCs w:val="28"/>
          <w:lang w:val="fr-FR"/>
          <w:rPrChange w:id="10395" w:author="Peng Luqi" w:date="2019-10-13T14:50:00Z">
            <w:rPr>
              <w:spacing w:val="-12"/>
              <w:lang w:val="fr-FR"/>
            </w:rPr>
          </w:rPrChange>
        </w:rPr>
        <w:t xml:space="preserve"> </w:t>
      </w:r>
      <w:r w:rsidRPr="00F94CB9">
        <w:rPr>
          <w:sz w:val="28"/>
          <w:szCs w:val="28"/>
          <w:lang w:val="fr-FR"/>
          <w:rPrChange w:id="10396" w:author="Peng Luqi" w:date="2019-10-13T14:50:00Z">
            <w:rPr>
              <w:lang w:val="fr-FR"/>
            </w:rPr>
          </w:rPrChange>
        </w:rPr>
        <w:t>peine</w:t>
      </w:r>
      <w:r w:rsidRPr="00F94CB9">
        <w:rPr>
          <w:spacing w:val="-11"/>
          <w:sz w:val="28"/>
          <w:szCs w:val="28"/>
          <w:lang w:val="fr-FR"/>
          <w:rPrChange w:id="10397" w:author="Peng Luqi" w:date="2019-10-13T14:50:00Z">
            <w:rPr>
              <w:spacing w:val="-11"/>
              <w:lang w:val="fr-FR"/>
            </w:rPr>
          </w:rPrChange>
        </w:rPr>
        <w:t xml:space="preserve"> </w:t>
      </w:r>
      <w:r w:rsidRPr="00F94CB9">
        <w:rPr>
          <w:sz w:val="28"/>
          <w:szCs w:val="28"/>
          <w:lang w:val="fr-FR"/>
          <w:rPrChange w:id="10398" w:author="Peng Luqi" w:date="2019-10-13T14:50:00Z">
            <w:rPr>
              <w:lang w:val="fr-FR"/>
            </w:rPr>
          </w:rPrChange>
        </w:rPr>
        <w:t>d</w:t>
      </w:r>
      <w:del w:id="10399" w:author="Peng Luqi" w:date="2019-10-13T14:43:00Z">
        <w:r w:rsidRPr="00F94CB9" w:rsidDel="00EF666F">
          <w:rPr>
            <w:sz w:val="28"/>
            <w:szCs w:val="28"/>
            <w:lang w:val="fr-FR"/>
            <w:rPrChange w:id="10400" w:author="Peng Luqi" w:date="2019-10-13T14:50:00Z">
              <w:rPr>
                <w:lang w:val="fr-FR"/>
              </w:rPr>
            </w:rPrChange>
          </w:rPr>
          <w:delText>’</w:delText>
        </w:r>
      </w:del>
      <w:ins w:id="10401" w:author="Peng Luqi" w:date="2019-10-13T14:43:00Z">
        <w:r w:rsidR="00EF666F" w:rsidRPr="00F94CB9">
          <w:rPr>
            <w:sz w:val="28"/>
            <w:szCs w:val="28"/>
            <w:lang w:val="fr-FR"/>
            <w:rPrChange w:id="10402" w:author="Peng Luqi" w:date="2019-10-13T14:50:00Z">
              <w:rPr>
                <w:lang w:val="fr-FR"/>
              </w:rPr>
            </w:rPrChange>
          </w:rPr>
          <w:t>’</w:t>
        </w:r>
      </w:ins>
      <w:r w:rsidRPr="00F94CB9">
        <w:rPr>
          <w:sz w:val="28"/>
          <w:szCs w:val="28"/>
          <w:lang w:val="fr-FR"/>
          <w:rPrChange w:id="10403" w:author="Peng Luqi" w:date="2019-10-13T14:50:00Z">
            <w:rPr>
              <w:lang w:val="fr-FR"/>
            </w:rPr>
          </w:rPrChange>
        </w:rPr>
        <w:t>observer</w:t>
      </w:r>
      <w:r w:rsidRPr="00F94CB9">
        <w:rPr>
          <w:spacing w:val="-12"/>
          <w:sz w:val="28"/>
          <w:szCs w:val="28"/>
          <w:lang w:val="fr-FR"/>
          <w:rPrChange w:id="10404" w:author="Peng Luqi" w:date="2019-10-13T14:50:00Z">
            <w:rPr>
              <w:spacing w:val="-12"/>
              <w:lang w:val="fr-FR"/>
            </w:rPr>
          </w:rPrChange>
        </w:rPr>
        <w:t xml:space="preserve"> </w:t>
      </w:r>
      <w:r w:rsidRPr="00F94CB9">
        <w:rPr>
          <w:sz w:val="28"/>
          <w:szCs w:val="28"/>
          <w:lang w:val="fr-FR"/>
          <w:rPrChange w:id="10405" w:author="Peng Luqi" w:date="2019-10-13T14:50:00Z">
            <w:rPr>
              <w:lang w:val="fr-FR"/>
            </w:rPr>
          </w:rPrChange>
        </w:rPr>
        <w:t>les</w:t>
      </w:r>
      <w:r w:rsidRPr="00F94CB9">
        <w:rPr>
          <w:spacing w:val="-12"/>
          <w:sz w:val="28"/>
          <w:szCs w:val="28"/>
          <w:lang w:val="fr-FR"/>
          <w:rPrChange w:id="10406" w:author="Peng Luqi" w:date="2019-10-13T14:50:00Z">
            <w:rPr>
              <w:spacing w:val="-12"/>
              <w:lang w:val="fr-FR"/>
            </w:rPr>
          </w:rPrChange>
        </w:rPr>
        <w:t xml:space="preserve"> </w:t>
      </w:r>
      <w:r w:rsidRPr="00F94CB9">
        <w:rPr>
          <w:sz w:val="28"/>
          <w:szCs w:val="28"/>
          <w:lang w:val="fr-FR"/>
          <w:rPrChange w:id="10407" w:author="Peng Luqi" w:date="2019-10-13T14:50:00Z">
            <w:rPr>
              <w:lang w:val="fr-FR"/>
            </w:rPr>
          </w:rPrChange>
        </w:rPr>
        <w:t>autres,</w:t>
      </w:r>
      <w:r w:rsidRPr="00F94CB9">
        <w:rPr>
          <w:spacing w:val="-11"/>
          <w:sz w:val="28"/>
          <w:szCs w:val="28"/>
          <w:lang w:val="fr-FR"/>
          <w:rPrChange w:id="10408" w:author="Peng Luqi" w:date="2019-10-13T14:50:00Z">
            <w:rPr>
              <w:spacing w:val="-11"/>
              <w:lang w:val="fr-FR"/>
            </w:rPr>
          </w:rPrChange>
        </w:rPr>
        <w:t xml:space="preserve"> </w:t>
      </w:r>
      <w:r w:rsidRPr="00F94CB9">
        <w:rPr>
          <w:sz w:val="28"/>
          <w:szCs w:val="28"/>
          <w:lang w:val="fr-FR"/>
          <w:rPrChange w:id="10409" w:author="Peng Luqi" w:date="2019-10-13T14:50:00Z">
            <w:rPr>
              <w:lang w:val="fr-FR"/>
            </w:rPr>
          </w:rPrChange>
        </w:rPr>
        <w:t>vous</w:t>
      </w:r>
      <w:r w:rsidRPr="00F94CB9">
        <w:rPr>
          <w:spacing w:val="-12"/>
          <w:sz w:val="28"/>
          <w:szCs w:val="28"/>
          <w:lang w:val="fr-FR"/>
          <w:rPrChange w:id="10410" w:author="Peng Luqi" w:date="2019-10-13T14:50:00Z">
            <w:rPr>
              <w:spacing w:val="-12"/>
              <w:lang w:val="fr-FR"/>
            </w:rPr>
          </w:rPrChange>
        </w:rPr>
        <w:t xml:space="preserve"> </w:t>
      </w:r>
      <w:r w:rsidRPr="00F94CB9">
        <w:rPr>
          <w:sz w:val="28"/>
          <w:szCs w:val="28"/>
          <w:lang w:val="fr-FR"/>
          <w:rPrChange w:id="10411" w:author="Peng Luqi" w:date="2019-10-13T14:50:00Z">
            <w:rPr>
              <w:lang w:val="fr-FR"/>
            </w:rPr>
          </w:rPrChange>
        </w:rPr>
        <w:t>devez</w:t>
      </w:r>
      <w:r w:rsidRPr="00F94CB9">
        <w:rPr>
          <w:spacing w:val="-12"/>
          <w:sz w:val="28"/>
          <w:szCs w:val="28"/>
          <w:lang w:val="fr-FR"/>
          <w:rPrChange w:id="10412" w:author="Peng Luqi" w:date="2019-10-13T14:50:00Z">
            <w:rPr>
              <w:spacing w:val="-12"/>
              <w:lang w:val="fr-FR"/>
            </w:rPr>
          </w:rPrChange>
        </w:rPr>
        <w:t xml:space="preserve"> </w:t>
      </w:r>
      <w:r w:rsidRPr="00F94CB9">
        <w:rPr>
          <w:sz w:val="28"/>
          <w:szCs w:val="28"/>
          <w:lang w:val="fr-FR"/>
          <w:rPrChange w:id="10413" w:author="Peng Luqi" w:date="2019-10-13T14:50:00Z">
            <w:rPr>
              <w:lang w:val="fr-FR"/>
            </w:rPr>
          </w:rPrChange>
        </w:rPr>
        <w:t>simplement</w:t>
      </w:r>
      <w:r w:rsidRPr="00F94CB9">
        <w:rPr>
          <w:spacing w:val="-11"/>
          <w:sz w:val="28"/>
          <w:szCs w:val="28"/>
          <w:lang w:val="fr-FR"/>
          <w:rPrChange w:id="10414" w:author="Peng Luqi" w:date="2019-10-13T14:50:00Z">
            <w:rPr>
              <w:spacing w:val="-11"/>
              <w:lang w:val="fr-FR"/>
            </w:rPr>
          </w:rPrChange>
        </w:rPr>
        <w:t xml:space="preserve"> </w:t>
      </w:r>
      <w:r w:rsidRPr="00F94CB9">
        <w:rPr>
          <w:sz w:val="28"/>
          <w:szCs w:val="28"/>
          <w:lang w:val="fr-FR"/>
          <w:rPrChange w:id="10415" w:author="Peng Luqi" w:date="2019-10-13T14:50:00Z">
            <w:rPr>
              <w:lang w:val="fr-FR"/>
            </w:rPr>
          </w:rPrChange>
        </w:rPr>
        <w:t>vous pouvez</w:t>
      </w:r>
      <w:r w:rsidRPr="00F94CB9">
        <w:rPr>
          <w:spacing w:val="-2"/>
          <w:sz w:val="28"/>
          <w:szCs w:val="28"/>
          <w:lang w:val="fr-FR"/>
          <w:rPrChange w:id="10416" w:author="Peng Luqi" w:date="2019-10-13T14:50:00Z">
            <w:rPr>
              <w:spacing w:val="-2"/>
              <w:lang w:val="fr-FR"/>
            </w:rPr>
          </w:rPrChange>
        </w:rPr>
        <w:t xml:space="preserve"> </w:t>
      </w:r>
      <w:r w:rsidRPr="00F94CB9">
        <w:rPr>
          <w:sz w:val="28"/>
          <w:szCs w:val="28"/>
          <w:lang w:val="fr-FR"/>
          <w:rPrChange w:id="10417" w:author="Peng Luqi" w:date="2019-10-13T14:50:00Z">
            <w:rPr>
              <w:lang w:val="fr-FR"/>
            </w:rPr>
          </w:rPrChange>
        </w:rPr>
        <w:t>essayer.</w:t>
      </w:r>
    </w:p>
    <w:p w:rsidR="002B38DF" w:rsidRPr="00F94CB9" w:rsidRDefault="002B38DF">
      <w:pPr>
        <w:pStyle w:val="a3"/>
        <w:ind w:left="170" w:right="170"/>
        <w:jc w:val="both"/>
        <w:rPr>
          <w:lang w:val="fr-FR"/>
          <w:rPrChange w:id="10418" w:author="Peng Luqi" w:date="2019-10-13T14:50:00Z">
            <w:rPr>
              <w:sz w:val="21"/>
              <w:lang w:val="fr-FR"/>
            </w:rPr>
          </w:rPrChange>
        </w:rPr>
        <w:pPrChange w:id="10419" w:author="Peng Luqi" w:date="2019-10-13T14:20:00Z">
          <w:pPr>
            <w:pStyle w:val="a3"/>
            <w:spacing w:before="10"/>
          </w:pPr>
        </w:pPrChange>
      </w:pPr>
    </w:p>
    <w:p w:rsidR="002B38DF" w:rsidRPr="00F94CB9" w:rsidRDefault="00716360">
      <w:pPr>
        <w:ind w:left="170" w:right="170"/>
        <w:jc w:val="both"/>
        <w:rPr>
          <w:sz w:val="28"/>
          <w:szCs w:val="28"/>
          <w:lang w:val="fr-FR"/>
          <w:rPrChange w:id="10420" w:author="Peng Luqi" w:date="2019-10-13T14:50:00Z">
            <w:rPr>
              <w:lang w:val="fr-FR"/>
            </w:rPr>
          </w:rPrChange>
        </w:rPr>
        <w:pPrChange w:id="10421" w:author="Peng Luqi" w:date="2019-10-13T14:20:00Z">
          <w:pPr>
            <w:ind w:left="130" w:right="183"/>
            <w:jc w:val="both"/>
          </w:pPr>
        </w:pPrChange>
      </w:pPr>
      <w:r w:rsidRPr="00F94CB9">
        <w:rPr>
          <w:sz w:val="28"/>
          <w:szCs w:val="28"/>
          <w:lang w:val="fr-FR"/>
          <w:rPrChange w:id="10422" w:author="Peng Luqi" w:date="2019-10-13T14:50:00Z">
            <w:rPr>
              <w:lang w:val="fr-FR"/>
            </w:rPr>
          </w:rPrChange>
        </w:rPr>
        <w:t>Dans la vie réelle, ce genre de personne s</w:t>
      </w:r>
      <w:del w:id="10423" w:author="Peng Luqi" w:date="2019-10-13T14:43:00Z">
        <w:r w:rsidRPr="00F94CB9" w:rsidDel="00EF666F">
          <w:rPr>
            <w:sz w:val="28"/>
            <w:szCs w:val="28"/>
            <w:lang w:val="fr-FR"/>
            <w:rPrChange w:id="10424" w:author="Peng Luqi" w:date="2019-10-13T14:50:00Z">
              <w:rPr>
                <w:lang w:val="fr-FR"/>
              </w:rPr>
            </w:rPrChange>
          </w:rPr>
          <w:delText>’</w:delText>
        </w:r>
      </w:del>
      <w:ins w:id="10425" w:author="Peng Luqi" w:date="2019-10-13T14:43:00Z">
        <w:r w:rsidR="00EF666F" w:rsidRPr="00F94CB9">
          <w:rPr>
            <w:sz w:val="28"/>
            <w:szCs w:val="28"/>
            <w:lang w:val="fr-FR"/>
            <w:rPrChange w:id="10426" w:author="Peng Luqi" w:date="2019-10-13T14:50:00Z">
              <w:rPr>
                <w:lang w:val="fr-FR"/>
              </w:rPr>
            </w:rPrChange>
          </w:rPr>
          <w:t>’</w:t>
        </w:r>
      </w:ins>
      <w:r w:rsidRPr="00F94CB9">
        <w:rPr>
          <w:sz w:val="28"/>
          <w:szCs w:val="28"/>
          <w:lang w:val="fr-FR"/>
          <w:rPrChange w:id="10427" w:author="Peng Luqi" w:date="2019-10-13T14:50:00Z">
            <w:rPr>
              <w:lang w:val="fr-FR"/>
            </w:rPr>
          </w:rPrChange>
        </w:rPr>
        <w:t>appelle des amateurs. Le destin des amateurs est très banal, voir misérable. En fait, la vie des gens ordinaires n</w:t>
      </w:r>
      <w:del w:id="10428" w:author="Peng Luqi" w:date="2019-10-13T14:43:00Z">
        <w:r w:rsidRPr="00F94CB9" w:rsidDel="00EF666F">
          <w:rPr>
            <w:sz w:val="28"/>
            <w:szCs w:val="28"/>
            <w:lang w:val="fr-FR"/>
            <w:rPrChange w:id="10429" w:author="Peng Luqi" w:date="2019-10-13T14:50:00Z">
              <w:rPr>
                <w:lang w:val="fr-FR"/>
              </w:rPr>
            </w:rPrChange>
          </w:rPr>
          <w:delText>’</w:delText>
        </w:r>
      </w:del>
      <w:ins w:id="10430" w:author="Peng Luqi" w:date="2019-10-13T14:43:00Z">
        <w:r w:rsidR="00EF666F" w:rsidRPr="00F94CB9">
          <w:rPr>
            <w:sz w:val="28"/>
            <w:szCs w:val="28"/>
            <w:lang w:val="fr-FR"/>
            <w:rPrChange w:id="10431" w:author="Peng Luqi" w:date="2019-10-13T14:50:00Z">
              <w:rPr>
                <w:lang w:val="fr-FR"/>
              </w:rPr>
            </w:rPrChange>
          </w:rPr>
          <w:t>’</w:t>
        </w:r>
      </w:ins>
      <w:r w:rsidRPr="00F94CB9">
        <w:rPr>
          <w:sz w:val="28"/>
          <w:szCs w:val="28"/>
          <w:lang w:val="fr-FR"/>
          <w:rPrChange w:id="10432" w:author="Peng Luqi" w:date="2019-10-13T14:50:00Z">
            <w:rPr>
              <w:lang w:val="fr-FR"/>
            </w:rPr>
          </w:rPrChange>
        </w:rPr>
        <w:t>est-elle pas également misérable ? Parce que la plupart des prétendues personnes ordinaires sont en fait des amateurs.</w:t>
      </w:r>
    </w:p>
    <w:p w:rsidR="002B38DF" w:rsidRPr="00F94CB9" w:rsidRDefault="002B38DF">
      <w:pPr>
        <w:pStyle w:val="a3"/>
        <w:ind w:left="170" w:right="170"/>
        <w:jc w:val="both"/>
        <w:rPr>
          <w:lang w:val="fr-FR"/>
          <w:rPrChange w:id="10433" w:author="Peng Luqi" w:date="2019-10-13T14:50:00Z">
            <w:rPr>
              <w:sz w:val="22"/>
              <w:lang w:val="fr-FR"/>
            </w:rPr>
          </w:rPrChange>
        </w:rPr>
        <w:pPrChange w:id="10434" w:author="Peng Luqi" w:date="2019-10-13T14:20:00Z">
          <w:pPr>
            <w:pStyle w:val="a3"/>
            <w:spacing w:before="1"/>
          </w:pPr>
        </w:pPrChange>
      </w:pPr>
    </w:p>
    <w:p w:rsidR="002B38DF" w:rsidRPr="00F94CB9" w:rsidRDefault="00716360">
      <w:pPr>
        <w:ind w:left="170" w:right="170"/>
        <w:jc w:val="both"/>
        <w:rPr>
          <w:sz w:val="28"/>
          <w:szCs w:val="28"/>
          <w:lang w:val="fr-FR"/>
          <w:rPrChange w:id="10435" w:author="Peng Luqi" w:date="2019-10-13T14:50:00Z">
            <w:rPr>
              <w:lang w:val="fr-FR"/>
            </w:rPr>
          </w:rPrChange>
        </w:rPr>
        <w:pPrChange w:id="10436" w:author="Peng Luqi" w:date="2019-10-13T14:20:00Z">
          <w:pPr>
            <w:ind w:left="130"/>
            <w:jc w:val="both"/>
          </w:pPr>
        </w:pPrChange>
      </w:pPr>
      <w:r w:rsidRPr="00F94CB9">
        <w:rPr>
          <w:sz w:val="28"/>
          <w:szCs w:val="28"/>
          <w:lang w:val="fr-FR"/>
          <w:rPrChange w:id="10437" w:author="Peng Luqi" w:date="2019-10-13T14:50:00Z">
            <w:rPr>
              <w:lang w:val="fr-FR"/>
            </w:rPr>
          </w:rPrChange>
        </w:rPr>
        <w:t>Il y a tellement de sortes d</w:t>
      </w:r>
      <w:del w:id="10438" w:author="Peng Luqi" w:date="2019-10-13T14:43:00Z">
        <w:r w:rsidRPr="00F94CB9" w:rsidDel="00EF666F">
          <w:rPr>
            <w:sz w:val="28"/>
            <w:szCs w:val="28"/>
            <w:lang w:val="fr-FR"/>
            <w:rPrChange w:id="10439" w:author="Peng Luqi" w:date="2019-10-13T14:50:00Z">
              <w:rPr>
                <w:lang w:val="fr-FR"/>
              </w:rPr>
            </w:rPrChange>
          </w:rPr>
          <w:delText>’</w:delText>
        </w:r>
      </w:del>
      <w:ins w:id="10440" w:author="Peng Luqi" w:date="2019-10-13T14:43:00Z">
        <w:r w:rsidR="00EF666F" w:rsidRPr="00F94CB9">
          <w:rPr>
            <w:sz w:val="28"/>
            <w:szCs w:val="28"/>
            <w:lang w:val="fr-FR"/>
            <w:rPrChange w:id="10441" w:author="Peng Luqi" w:date="2019-10-13T14:50:00Z">
              <w:rPr>
                <w:lang w:val="fr-FR"/>
              </w:rPr>
            </w:rPrChange>
          </w:rPr>
          <w:t>’</w:t>
        </w:r>
      </w:ins>
      <w:r w:rsidRPr="00F94CB9">
        <w:rPr>
          <w:sz w:val="28"/>
          <w:szCs w:val="28"/>
          <w:lang w:val="fr-FR"/>
          <w:rPrChange w:id="10442" w:author="Peng Luqi" w:date="2019-10-13T14:50:00Z">
            <w:rPr>
              <w:lang w:val="fr-FR"/>
            </w:rPr>
          </w:rPrChange>
        </w:rPr>
        <w:t>amateurs !</w:t>
      </w:r>
    </w:p>
    <w:p w:rsidR="002B38DF" w:rsidRPr="00F94CB9" w:rsidRDefault="002B38DF">
      <w:pPr>
        <w:pStyle w:val="a3"/>
        <w:ind w:left="170" w:right="170"/>
        <w:jc w:val="both"/>
        <w:rPr>
          <w:lang w:val="fr-FR"/>
          <w:rPrChange w:id="10443" w:author="Peng Luqi" w:date="2019-10-13T14:50:00Z">
            <w:rPr>
              <w:sz w:val="22"/>
              <w:lang w:val="fr-FR"/>
            </w:rPr>
          </w:rPrChange>
        </w:rPr>
        <w:pPrChange w:id="10444" w:author="Peng Luqi" w:date="2019-10-13T14:20:00Z">
          <w:pPr>
            <w:pStyle w:val="a3"/>
            <w:spacing w:before="3"/>
          </w:pPr>
        </w:pPrChange>
      </w:pPr>
    </w:p>
    <w:p w:rsidR="002B38DF" w:rsidRPr="00F94CB9" w:rsidRDefault="00716360">
      <w:pPr>
        <w:ind w:left="170" w:right="170"/>
        <w:jc w:val="both"/>
        <w:rPr>
          <w:sz w:val="28"/>
          <w:szCs w:val="28"/>
          <w:lang w:val="fr-FR"/>
          <w:rPrChange w:id="10445" w:author="Peng Luqi" w:date="2019-10-13T14:50:00Z">
            <w:rPr>
              <w:lang w:val="fr-FR"/>
            </w:rPr>
          </w:rPrChange>
        </w:rPr>
        <w:pPrChange w:id="10446" w:author="Peng Luqi" w:date="2019-10-13T14:20:00Z">
          <w:pPr>
            <w:ind w:left="130" w:right="183"/>
            <w:jc w:val="both"/>
          </w:pPr>
        </w:pPrChange>
      </w:pPr>
      <w:r w:rsidRPr="00F94CB9">
        <w:rPr>
          <w:sz w:val="28"/>
          <w:szCs w:val="28"/>
          <w:lang w:val="fr-FR"/>
          <w:rPrChange w:id="10447" w:author="Peng Luqi" w:date="2019-10-13T14:50:00Z">
            <w:rPr>
              <w:lang w:val="fr-FR"/>
            </w:rPr>
          </w:rPrChange>
        </w:rPr>
        <w:t>Il ne vous faudra que peu de temps pour être compétent et prendre part au négoce des contrats à terme. Cependant, vous y rencontrerez une plus grande proportion d</w:t>
      </w:r>
      <w:del w:id="10448" w:author="Peng Luqi" w:date="2019-10-13T14:43:00Z">
        <w:r w:rsidRPr="00F94CB9" w:rsidDel="00EF666F">
          <w:rPr>
            <w:sz w:val="28"/>
            <w:szCs w:val="28"/>
            <w:lang w:val="fr-FR"/>
            <w:rPrChange w:id="10449" w:author="Peng Luqi" w:date="2019-10-13T14:50:00Z">
              <w:rPr>
                <w:lang w:val="fr-FR"/>
              </w:rPr>
            </w:rPrChange>
          </w:rPr>
          <w:delText>’</w:delText>
        </w:r>
      </w:del>
      <w:ins w:id="10450" w:author="Peng Luqi" w:date="2019-10-13T14:43:00Z">
        <w:r w:rsidR="00EF666F" w:rsidRPr="00F94CB9">
          <w:rPr>
            <w:sz w:val="28"/>
            <w:szCs w:val="28"/>
            <w:lang w:val="fr-FR"/>
            <w:rPrChange w:id="10451" w:author="Peng Luqi" w:date="2019-10-13T14:50:00Z">
              <w:rPr>
                <w:lang w:val="fr-FR"/>
              </w:rPr>
            </w:rPrChange>
          </w:rPr>
          <w:t>’</w:t>
        </w:r>
      </w:ins>
      <w:r w:rsidRPr="00F94CB9">
        <w:rPr>
          <w:sz w:val="28"/>
          <w:szCs w:val="28"/>
          <w:lang w:val="fr-FR"/>
          <w:rPrChange w:id="10452" w:author="Peng Luqi" w:date="2019-10-13T14:50:00Z">
            <w:rPr>
              <w:lang w:val="fr-FR"/>
            </w:rPr>
          </w:rPrChange>
        </w:rPr>
        <w:t>amateurs. La négociation des contrats à terme, en théorie, est un outil auxiliaire pour la négociation au comptant.</w:t>
      </w:r>
    </w:p>
    <w:p w:rsidR="002B38DF" w:rsidRPr="00F94CB9" w:rsidRDefault="002B38DF">
      <w:pPr>
        <w:pStyle w:val="a3"/>
        <w:ind w:left="170" w:right="170"/>
        <w:jc w:val="both"/>
        <w:rPr>
          <w:lang w:val="fr-FR"/>
          <w:rPrChange w:id="10453" w:author="Peng Luqi" w:date="2019-10-13T14:50:00Z">
            <w:rPr>
              <w:sz w:val="21"/>
              <w:lang w:val="fr-FR"/>
            </w:rPr>
          </w:rPrChange>
        </w:rPr>
        <w:pPrChange w:id="10454" w:author="Peng Luqi" w:date="2019-10-13T14:20:00Z">
          <w:pPr>
            <w:pStyle w:val="a3"/>
            <w:spacing w:before="7"/>
          </w:pPr>
        </w:pPrChange>
      </w:pPr>
    </w:p>
    <w:p w:rsidR="002B38DF" w:rsidRDefault="00716360" w:rsidP="00CB23F4">
      <w:pPr>
        <w:ind w:left="170" w:right="170"/>
        <w:jc w:val="both"/>
        <w:rPr>
          <w:ins w:id="10455" w:author="Peng Luqi" w:date="2019-10-13T22:53:00Z"/>
          <w:sz w:val="28"/>
          <w:szCs w:val="28"/>
          <w:lang w:val="fr-FR"/>
        </w:rPr>
      </w:pPr>
      <w:r w:rsidRPr="00F94CB9">
        <w:rPr>
          <w:sz w:val="28"/>
          <w:szCs w:val="28"/>
          <w:lang w:val="fr-FR"/>
          <w:rPrChange w:id="10456" w:author="Peng Luqi" w:date="2019-10-13T14:50:00Z">
            <w:rPr>
              <w:lang w:val="fr-FR"/>
            </w:rPr>
          </w:rPrChange>
        </w:rPr>
        <w:t>Par exemple, pour une raison quelconque, je dois vendre 100 Bitcoins. Le problème, c</w:t>
      </w:r>
      <w:del w:id="10457" w:author="Peng Luqi" w:date="2019-10-13T14:43:00Z">
        <w:r w:rsidRPr="00F94CB9" w:rsidDel="00EF666F">
          <w:rPr>
            <w:sz w:val="28"/>
            <w:szCs w:val="28"/>
            <w:lang w:val="fr-FR"/>
            <w:rPrChange w:id="10458" w:author="Peng Luqi" w:date="2019-10-13T14:50:00Z">
              <w:rPr>
                <w:lang w:val="fr-FR"/>
              </w:rPr>
            </w:rPrChange>
          </w:rPr>
          <w:delText>’</w:delText>
        </w:r>
      </w:del>
      <w:ins w:id="10459" w:author="Peng Luqi" w:date="2019-10-13T14:43:00Z">
        <w:r w:rsidR="00EF666F" w:rsidRPr="00F94CB9">
          <w:rPr>
            <w:sz w:val="28"/>
            <w:szCs w:val="28"/>
            <w:lang w:val="fr-FR"/>
            <w:rPrChange w:id="10460" w:author="Peng Luqi" w:date="2019-10-13T14:50:00Z">
              <w:rPr>
                <w:lang w:val="fr-FR"/>
              </w:rPr>
            </w:rPrChange>
          </w:rPr>
          <w:t>’</w:t>
        </w:r>
      </w:ins>
      <w:r w:rsidRPr="00F94CB9">
        <w:rPr>
          <w:sz w:val="28"/>
          <w:szCs w:val="28"/>
          <w:lang w:val="fr-FR"/>
          <w:rPrChange w:id="10461" w:author="Peng Luqi" w:date="2019-10-13T14:50:00Z">
            <w:rPr>
              <w:lang w:val="fr-FR"/>
            </w:rPr>
          </w:rPrChange>
        </w:rPr>
        <w:t>est que je suis un investisseur à long terme et qu</w:t>
      </w:r>
      <w:del w:id="10462" w:author="Peng Luqi" w:date="2019-10-13T14:43:00Z">
        <w:r w:rsidRPr="00F94CB9" w:rsidDel="00EF666F">
          <w:rPr>
            <w:sz w:val="28"/>
            <w:szCs w:val="28"/>
            <w:lang w:val="fr-FR"/>
            <w:rPrChange w:id="10463" w:author="Peng Luqi" w:date="2019-10-13T14:50:00Z">
              <w:rPr>
                <w:lang w:val="fr-FR"/>
              </w:rPr>
            </w:rPrChange>
          </w:rPr>
          <w:delText>’</w:delText>
        </w:r>
      </w:del>
      <w:ins w:id="10464" w:author="Peng Luqi" w:date="2019-10-13T14:43:00Z">
        <w:r w:rsidR="00EF666F" w:rsidRPr="00F94CB9">
          <w:rPr>
            <w:sz w:val="28"/>
            <w:szCs w:val="28"/>
            <w:lang w:val="fr-FR"/>
            <w:rPrChange w:id="10465" w:author="Peng Luqi" w:date="2019-10-13T14:50:00Z">
              <w:rPr>
                <w:lang w:val="fr-FR"/>
              </w:rPr>
            </w:rPrChange>
          </w:rPr>
          <w:t>’</w:t>
        </w:r>
      </w:ins>
      <w:r w:rsidRPr="00F94CB9">
        <w:rPr>
          <w:sz w:val="28"/>
          <w:szCs w:val="28"/>
          <w:lang w:val="fr-FR"/>
          <w:rPrChange w:id="10466" w:author="Peng Luqi" w:date="2019-10-13T14:50:00Z">
            <w:rPr>
              <w:lang w:val="fr-FR"/>
            </w:rPr>
          </w:rPrChange>
        </w:rPr>
        <w:t>à mon avis, le Bitcoin est haussier sur le long terme. Je dois tout de même les vendre maintenant. Dans la vie, de nombreux mineurs sont souvent confrontés à de telles situations</w:t>
      </w:r>
      <w:r w:rsidRPr="00F94CB9">
        <w:rPr>
          <w:spacing w:val="-15"/>
          <w:sz w:val="28"/>
          <w:szCs w:val="28"/>
          <w:lang w:val="fr-FR"/>
          <w:rPrChange w:id="10467" w:author="Peng Luqi" w:date="2019-10-13T14:50:00Z">
            <w:rPr>
              <w:spacing w:val="-15"/>
              <w:lang w:val="fr-FR"/>
            </w:rPr>
          </w:rPrChange>
        </w:rPr>
        <w:t xml:space="preserve"> </w:t>
      </w:r>
      <w:r w:rsidRPr="00F94CB9">
        <w:rPr>
          <w:sz w:val="28"/>
          <w:szCs w:val="28"/>
          <w:lang w:val="fr-FR"/>
          <w:rPrChange w:id="10468" w:author="Peng Luqi" w:date="2019-10-13T14:50:00Z">
            <w:rPr>
              <w:lang w:val="fr-FR"/>
            </w:rPr>
          </w:rPrChange>
        </w:rPr>
        <w:t>embarrassantes.</w:t>
      </w:r>
      <w:r w:rsidRPr="00F94CB9">
        <w:rPr>
          <w:spacing w:val="-14"/>
          <w:sz w:val="28"/>
          <w:szCs w:val="28"/>
          <w:lang w:val="fr-FR"/>
          <w:rPrChange w:id="10469" w:author="Peng Luqi" w:date="2019-10-13T14:50:00Z">
            <w:rPr>
              <w:spacing w:val="-14"/>
              <w:lang w:val="fr-FR"/>
            </w:rPr>
          </w:rPrChange>
        </w:rPr>
        <w:t xml:space="preserve"> </w:t>
      </w:r>
      <w:r w:rsidRPr="00F94CB9">
        <w:rPr>
          <w:sz w:val="28"/>
          <w:szCs w:val="28"/>
          <w:lang w:val="fr-FR"/>
          <w:rPrChange w:id="10470" w:author="Peng Luqi" w:date="2019-10-13T14:50:00Z">
            <w:rPr>
              <w:lang w:val="fr-FR"/>
            </w:rPr>
          </w:rPrChange>
        </w:rPr>
        <w:t>Habituellement,</w:t>
      </w:r>
      <w:r w:rsidRPr="00F94CB9">
        <w:rPr>
          <w:spacing w:val="-13"/>
          <w:sz w:val="28"/>
          <w:szCs w:val="28"/>
          <w:lang w:val="fr-FR"/>
          <w:rPrChange w:id="10471" w:author="Peng Luqi" w:date="2019-10-13T14:50:00Z">
            <w:rPr>
              <w:spacing w:val="-13"/>
              <w:lang w:val="fr-FR"/>
            </w:rPr>
          </w:rPrChange>
        </w:rPr>
        <w:t xml:space="preserve"> </w:t>
      </w:r>
      <w:r w:rsidRPr="00F94CB9">
        <w:rPr>
          <w:sz w:val="28"/>
          <w:szCs w:val="28"/>
          <w:lang w:val="fr-FR"/>
          <w:rPrChange w:id="10472" w:author="Peng Luqi" w:date="2019-10-13T14:50:00Z">
            <w:rPr>
              <w:lang w:val="fr-FR"/>
            </w:rPr>
          </w:rPrChange>
        </w:rPr>
        <w:t>quand</w:t>
      </w:r>
      <w:r w:rsidRPr="00F94CB9">
        <w:rPr>
          <w:spacing w:val="-14"/>
          <w:sz w:val="28"/>
          <w:szCs w:val="28"/>
          <w:lang w:val="fr-FR"/>
          <w:rPrChange w:id="10473" w:author="Peng Luqi" w:date="2019-10-13T14:50:00Z">
            <w:rPr>
              <w:spacing w:val="-14"/>
              <w:lang w:val="fr-FR"/>
            </w:rPr>
          </w:rPrChange>
        </w:rPr>
        <w:t xml:space="preserve"> </w:t>
      </w:r>
      <w:r w:rsidRPr="00F94CB9">
        <w:rPr>
          <w:sz w:val="28"/>
          <w:szCs w:val="28"/>
          <w:lang w:val="fr-FR"/>
          <w:rPrChange w:id="10474" w:author="Peng Luqi" w:date="2019-10-13T14:50:00Z">
            <w:rPr>
              <w:lang w:val="fr-FR"/>
            </w:rPr>
          </w:rPrChange>
        </w:rPr>
        <w:t>ils</w:t>
      </w:r>
      <w:r w:rsidRPr="00F94CB9">
        <w:rPr>
          <w:spacing w:val="-13"/>
          <w:sz w:val="28"/>
          <w:szCs w:val="28"/>
          <w:lang w:val="fr-FR"/>
          <w:rPrChange w:id="10475" w:author="Peng Luqi" w:date="2019-10-13T14:50:00Z">
            <w:rPr>
              <w:spacing w:val="-13"/>
              <w:lang w:val="fr-FR"/>
            </w:rPr>
          </w:rPrChange>
        </w:rPr>
        <w:t xml:space="preserve"> </w:t>
      </w:r>
      <w:r w:rsidRPr="00F94CB9">
        <w:rPr>
          <w:sz w:val="28"/>
          <w:szCs w:val="28"/>
          <w:lang w:val="fr-FR"/>
          <w:rPrChange w:id="10476" w:author="Peng Luqi" w:date="2019-10-13T14:50:00Z">
            <w:rPr>
              <w:lang w:val="fr-FR"/>
            </w:rPr>
          </w:rPrChange>
        </w:rPr>
        <w:t>vendent</w:t>
      </w:r>
      <w:r w:rsidRPr="00F94CB9">
        <w:rPr>
          <w:spacing w:val="-12"/>
          <w:sz w:val="28"/>
          <w:szCs w:val="28"/>
          <w:lang w:val="fr-FR"/>
          <w:rPrChange w:id="10477" w:author="Peng Luqi" w:date="2019-10-13T14:50:00Z">
            <w:rPr>
              <w:spacing w:val="-12"/>
              <w:lang w:val="fr-FR"/>
            </w:rPr>
          </w:rPrChange>
        </w:rPr>
        <w:t xml:space="preserve"> </w:t>
      </w:r>
      <w:r w:rsidRPr="00F94CB9">
        <w:rPr>
          <w:sz w:val="28"/>
          <w:szCs w:val="28"/>
          <w:lang w:val="fr-FR"/>
          <w:rPrChange w:id="10478" w:author="Peng Luqi" w:date="2019-10-13T14:50:00Z">
            <w:rPr>
              <w:lang w:val="fr-FR"/>
            </w:rPr>
          </w:rPrChange>
        </w:rPr>
        <w:t>la</w:t>
      </w:r>
      <w:r w:rsidRPr="00F94CB9">
        <w:rPr>
          <w:spacing w:val="-15"/>
          <w:sz w:val="28"/>
          <w:szCs w:val="28"/>
          <w:lang w:val="fr-FR"/>
          <w:rPrChange w:id="10479" w:author="Peng Luqi" w:date="2019-10-13T14:50:00Z">
            <w:rPr>
              <w:spacing w:val="-15"/>
              <w:lang w:val="fr-FR"/>
            </w:rPr>
          </w:rPrChange>
        </w:rPr>
        <w:t xml:space="preserve"> </w:t>
      </w:r>
      <w:r w:rsidRPr="00F94CB9">
        <w:rPr>
          <w:sz w:val="28"/>
          <w:szCs w:val="28"/>
          <w:lang w:val="fr-FR"/>
          <w:rPrChange w:id="10480" w:author="Peng Luqi" w:date="2019-10-13T14:50:00Z">
            <w:rPr>
              <w:lang w:val="fr-FR"/>
            </w:rPr>
          </w:rPrChange>
        </w:rPr>
        <w:t>monnaie</w:t>
      </w:r>
      <w:r w:rsidRPr="00F94CB9">
        <w:rPr>
          <w:spacing w:val="-14"/>
          <w:sz w:val="28"/>
          <w:szCs w:val="28"/>
          <w:lang w:val="fr-FR"/>
          <w:rPrChange w:id="10481" w:author="Peng Luqi" w:date="2019-10-13T14:50:00Z">
            <w:rPr>
              <w:spacing w:val="-14"/>
              <w:lang w:val="fr-FR"/>
            </w:rPr>
          </w:rPrChange>
        </w:rPr>
        <w:t xml:space="preserve"> </w:t>
      </w:r>
      <w:r w:rsidRPr="00F94CB9">
        <w:rPr>
          <w:sz w:val="28"/>
          <w:szCs w:val="28"/>
          <w:lang w:val="fr-FR"/>
          <w:rPrChange w:id="10482" w:author="Peng Luqi" w:date="2019-10-13T14:50:00Z">
            <w:rPr>
              <w:lang w:val="fr-FR"/>
            </w:rPr>
          </w:rPrChange>
        </w:rPr>
        <w:t>commence</w:t>
      </w:r>
      <w:r w:rsidRPr="00F94CB9">
        <w:rPr>
          <w:spacing w:val="-14"/>
          <w:sz w:val="28"/>
          <w:szCs w:val="28"/>
          <w:lang w:val="fr-FR"/>
          <w:rPrChange w:id="10483" w:author="Peng Luqi" w:date="2019-10-13T14:50:00Z">
            <w:rPr>
              <w:spacing w:val="-14"/>
              <w:lang w:val="fr-FR"/>
            </w:rPr>
          </w:rPrChange>
        </w:rPr>
        <w:t xml:space="preserve"> </w:t>
      </w:r>
      <w:r w:rsidRPr="00F94CB9">
        <w:rPr>
          <w:sz w:val="28"/>
          <w:szCs w:val="28"/>
          <w:lang w:val="fr-FR"/>
          <w:rPrChange w:id="10484" w:author="Peng Luqi" w:date="2019-10-13T14:50:00Z">
            <w:rPr>
              <w:lang w:val="fr-FR"/>
            </w:rPr>
          </w:rPrChange>
        </w:rPr>
        <w:t>à</w:t>
      </w:r>
      <w:r w:rsidRPr="00F94CB9">
        <w:rPr>
          <w:spacing w:val="-14"/>
          <w:sz w:val="28"/>
          <w:szCs w:val="28"/>
          <w:lang w:val="fr-FR"/>
          <w:rPrChange w:id="10485" w:author="Peng Luqi" w:date="2019-10-13T14:50:00Z">
            <w:rPr>
              <w:spacing w:val="-14"/>
              <w:lang w:val="fr-FR"/>
            </w:rPr>
          </w:rPrChange>
        </w:rPr>
        <w:t xml:space="preserve"> </w:t>
      </w:r>
      <w:r w:rsidRPr="00F94CB9">
        <w:rPr>
          <w:sz w:val="28"/>
          <w:szCs w:val="28"/>
          <w:lang w:val="fr-FR"/>
          <w:rPrChange w:id="10486" w:author="Peng Luqi" w:date="2019-10-13T14:50:00Z">
            <w:rPr>
              <w:lang w:val="fr-FR"/>
            </w:rPr>
          </w:rPrChange>
        </w:rPr>
        <w:t>monter</w:t>
      </w:r>
      <w:r w:rsidRPr="00F94CB9">
        <w:rPr>
          <w:spacing w:val="-14"/>
          <w:sz w:val="28"/>
          <w:szCs w:val="28"/>
          <w:lang w:val="fr-FR"/>
          <w:rPrChange w:id="10487" w:author="Peng Luqi" w:date="2019-10-13T14:50:00Z">
            <w:rPr>
              <w:spacing w:val="-14"/>
              <w:lang w:val="fr-FR"/>
            </w:rPr>
          </w:rPrChange>
        </w:rPr>
        <w:t xml:space="preserve"> </w:t>
      </w:r>
      <w:r w:rsidRPr="00F94CB9">
        <w:rPr>
          <w:sz w:val="28"/>
          <w:szCs w:val="28"/>
          <w:lang w:val="fr-FR"/>
          <w:rPrChange w:id="10488" w:author="Peng Luqi" w:date="2019-10-13T14:50:00Z">
            <w:rPr>
              <w:lang w:val="fr-FR"/>
            </w:rPr>
          </w:rPrChange>
        </w:rPr>
        <w:t>en</w:t>
      </w:r>
      <w:r w:rsidRPr="00F94CB9">
        <w:rPr>
          <w:spacing w:val="-14"/>
          <w:sz w:val="28"/>
          <w:szCs w:val="28"/>
          <w:lang w:val="fr-FR"/>
          <w:rPrChange w:id="10489" w:author="Peng Luqi" w:date="2019-10-13T14:50:00Z">
            <w:rPr>
              <w:spacing w:val="-14"/>
              <w:lang w:val="fr-FR"/>
            </w:rPr>
          </w:rPrChange>
        </w:rPr>
        <w:t xml:space="preserve"> </w:t>
      </w:r>
      <w:r w:rsidRPr="00F94CB9">
        <w:rPr>
          <w:sz w:val="28"/>
          <w:szCs w:val="28"/>
          <w:lang w:val="fr-FR"/>
          <w:rPrChange w:id="10490" w:author="Peng Luqi" w:date="2019-10-13T14:50:00Z">
            <w:rPr>
              <w:lang w:val="fr-FR"/>
            </w:rPr>
          </w:rPrChange>
        </w:rPr>
        <w:t>flèche. Il existe une loi irrévocable et exaspérante qui veut qu</w:t>
      </w:r>
      <w:del w:id="10491" w:author="Peng Luqi" w:date="2019-10-13T14:43:00Z">
        <w:r w:rsidRPr="00F94CB9" w:rsidDel="00EF666F">
          <w:rPr>
            <w:sz w:val="28"/>
            <w:szCs w:val="28"/>
            <w:lang w:val="fr-FR"/>
            <w:rPrChange w:id="10492" w:author="Peng Luqi" w:date="2019-10-13T14:50:00Z">
              <w:rPr>
                <w:lang w:val="fr-FR"/>
              </w:rPr>
            </w:rPrChange>
          </w:rPr>
          <w:delText>’</w:delText>
        </w:r>
      </w:del>
      <w:ins w:id="10493" w:author="Peng Luqi" w:date="2019-10-13T14:43:00Z">
        <w:r w:rsidR="00EF666F" w:rsidRPr="00F94CB9">
          <w:rPr>
            <w:sz w:val="28"/>
            <w:szCs w:val="28"/>
            <w:lang w:val="fr-FR"/>
            <w:rPrChange w:id="10494" w:author="Peng Luqi" w:date="2019-10-13T14:50:00Z">
              <w:rPr>
                <w:lang w:val="fr-FR"/>
              </w:rPr>
            </w:rPrChange>
          </w:rPr>
          <w:t>’</w:t>
        </w:r>
      </w:ins>
      <w:r w:rsidRPr="00F94CB9">
        <w:rPr>
          <w:sz w:val="28"/>
          <w:szCs w:val="28"/>
          <w:lang w:val="fr-FR"/>
          <w:rPrChange w:id="10495" w:author="Peng Luqi" w:date="2019-10-13T14:50:00Z">
            <w:rPr>
              <w:lang w:val="fr-FR"/>
            </w:rPr>
          </w:rPrChange>
        </w:rPr>
        <w:t>une fois qu</w:t>
      </w:r>
      <w:del w:id="10496" w:author="Peng Luqi" w:date="2019-10-13T14:43:00Z">
        <w:r w:rsidRPr="00F94CB9" w:rsidDel="00EF666F">
          <w:rPr>
            <w:sz w:val="28"/>
            <w:szCs w:val="28"/>
            <w:lang w:val="fr-FR"/>
            <w:rPrChange w:id="10497" w:author="Peng Luqi" w:date="2019-10-13T14:50:00Z">
              <w:rPr>
                <w:lang w:val="fr-FR"/>
              </w:rPr>
            </w:rPrChange>
          </w:rPr>
          <w:delText>’</w:delText>
        </w:r>
      </w:del>
      <w:ins w:id="10498" w:author="Peng Luqi" w:date="2019-10-13T14:43:00Z">
        <w:r w:rsidR="00EF666F" w:rsidRPr="00F94CB9">
          <w:rPr>
            <w:sz w:val="28"/>
            <w:szCs w:val="28"/>
            <w:lang w:val="fr-FR"/>
            <w:rPrChange w:id="10499" w:author="Peng Luqi" w:date="2019-10-13T14:50:00Z">
              <w:rPr>
                <w:lang w:val="fr-FR"/>
              </w:rPr>
            </w:rPrChange>
          </w:rPr>
          <w:t>’</w:t>
        </w:r>
      </w:ins>
      <w:r w:rsidRPr="00F94CB9">
        <w:rPr>
          <w:sz w:val="28"/>
          <w:szCs w:val="28"/>
          <w:lang w:val="fr-FR"/>
          <w:rPrChange w:id="10500" w:author="Peng Luqi" w:date="2019-10-13T14:50:00Z">
            <w:rPr>
              <w:lang w:val="fr-FR"/>
            </w:rPr>
          </w:rPrChange>
        </w:rPr>
        <w:t>ils ont besoin de monnaies légales (par exemple, du yuan ou du dollar), le prix du Bitcoin chute. Il en va toujours</w:t>
      </w:r>
      <w:r w:rsidRPr="00F94CB9">
        <w:rPr>
          <w:spacing w:val="-24"/>
          <w:sz w:val="28"/>
          <w:szCs w:val="28"/>
          <w:lang w:val="fr-FR"/>
          <w:rPrChange w:id="10501" w:author="Peng Luqi" w:date="2019-10-13T14:50:00Z">
            <w:rPr>
              <w:spacing w:val="-24"/>
              <w:lang w:val="fr-FR"/>
            </w:rPr>
          </w:rPrChange>
        </w:rPr>
        <w:t xml:space="preserve"> </w:t>
      </w:r>
      <w:r w:rsidRPr="00F94CB9">
        <w:rPr>
          <w:sz w:val="28"/>
          <w:szCs w:val="28"/>
          <w:lang w:val="fr-FR"/>
          <w:rPrChange w:id="10502" w:author="Peng Luqi" w:date="2019-10-13T14:50:00Z">
            <w:rPr>
              <w:lang w:val="fr-FR"/>
            </w:rPr>
          </w:rPrChange>
        </w:rPr>
        <w:t>ainsi.</w:t>
      </w:r>
    </w:p>
    <w:p w:rsidR="00BE315B" w:rsidRDefault="00BE315B" w:rsidP="00CB23F4">
      <w:pPr>
        <w:ind w:left="170" w:right="170"/>
        <w:jc w:val="both"/>
        <w:rPr>
          <w:ins w:id="10503" w:author="Peng Luqi" w:date="2019-10-13T22:53:00Z"/>
          <w:sz w:val="28"/>
          <w:szCs w:val="28"/>
          <w:lang w:val="fr-FR"/>
        </w:rPr>
      </w:pPr>
    </w:p>
    <w:p w:rsidR="00BE315B" w:rsidRPr="00F94CB9" w:rsidDel="00BE315B" w:rsidRDefault="00BE315B">
      <w:pPr>
        <w:ind w:left="170" w:right="170"/>
        <w:jc w:val="both"/>
        <w:rPr>
          <w:del w:id="10504" w:author="Peng Luqi" w:date="2019-10-13T22:53:00Z"/>
          <w:sz w:val="28"/>
          <w:szCs w:val="28"/>
          <w:lang w:val="fr-FR"/>
          <w:rPrChange w:id="10505" w:author="Peng Luqi" w:date="2019-10-13T14:50:00Z">
            <w:rPr>
              <w:del w:id="10506" w:author="Peng Luqi" w:date="2019-10-13T22:53:00Z"/>
              <w:lang w:val="fr-FR"/>
            </w:rPr>
          </w:rPrChange>
        </w:rPr>
        <w:pPrChange w:id="10507" w:author="Peng Luqi" w:date="2019-10-13T14:20:00Z">
          <w:pPr>
            <w:ind w:left="130" w:right="181"/>
            <w:jc w:val="both"/>
          </w:pPr>
        </w:pPrChange>
      </w:pPr>
    </w:p>
    <w:p w:rsidR="00000000" w:rsidRDefault="0010589D">
      <w:pPr>
        <w:ind w:left="170" w:right="170"/>
        <w:jc w:val="both"/>
        <w:rPr>
          <w:del w:id="10508" w:author="Peng Luqi" w:date="2019-10-13T22:53:00Z"/>
          <w:sz w:val="28"/>
          <w:szCs w:val="28"/>
          <w:lang w:val="fr-FR"/>
          <w:rPrChange w:id="10509" w:author="Peng Luqi" w:date="2019-10-13T14:50:00Z">
            <w:rPr>
              <w:del w:id="10510" w:author="Peng Luqi" w:date="2019-10-13T22:53:00Z"/>
              <w:lang w:val="fr-FR"/>
            </w:rPr>
          </w:rPrChange>
        </w:rPr>
        <w:sectPr w:rsidR="00000000">
          <w:pgSz w:w="11910" w:h="16840"/>
          <w:pgMar w:top="1360" w:right="1240" w:bottom="280" w:left="1320" w:header="720" w:footer="720" w:gutter="0"/>
          <w:cols w:space="720"/>
        </w:sectPr>
        <w:pPrChange w:id="10511" w:author="Peng Luqi" w:date="2019-10-13T14:20:00Z">
          <w:pPr>
            <w:jc w:val="both"/>
          </w:pPr>
        </w:pPrChange>
      </w:pPr>
    </w:p>
    <w:p w:rsidR="002B38DF" w:rsidRPr="00F94CB9" w:rsidRDefault="00716360">
      <w:pPr>
        <w:ind w:left="170" w:right="170"/>
        <w:jc w:val="both"/>
        <w:rPr>
          <w:sz w:val="28"/>
          <w:szCs w:val="28"/>
          <w:lang w:val="fr-FR"/>
          <w:rPrChange w:id="10512" w:author="Peng Luqi" w:date="2019-10-13T14:50:00Z">
            <w:rPr>
              <w:lang w:val="fr-FR"/>
            </w:rPr>
          </w:rPrChange>
        </w:rPr>
        <w:pPrChange w:id="10513" w:author="Peng Luqi" w:date="2019-10-13T14:20:00Z">
          <w:pPr>
            <w:spacing w:before="98"/>
            <w:ind w:left="130"/>
            <w:jc w:val="both"/>
          </w:pPr>
        </w:pPrChange>
      </w:pPr>
      <w:r w:rsidRPr="00F94CB9">
        <w:rPr>
          <w:sz w:val="28"/>
          <w:szCs w:val="28"/>
          <w:lang w:val="fr-FR"/>
          <w:rPrChange w:id="10514" w:author="Peng Luqi" w:date="2019-10-13T14:50:00Z">
            <w:rPr>
              <w:lang w:val="fr-FR"/>
            </w:rPr>
          </w:rPrChange>
        </w:rPr>
        <w:t>Il existe un moyen pour palier à ce phénomène :</w:t>
      </w:r>
    </w:p>
    <w:p w:rsidR="002B38DF" w:rsidRPr="00F94CB9" w:rsidRDefault="002B38DF">
      <w:pPr>
        <w:pStyle w:val="a3"/>
        <w:ind w:left="170" w:right="170"/>
        <w:jc w:val="both"/>
        <w:rPr>
          <w:lang w:val="fr-FR"/>
          <w:rPrChange w:id="10515" w:author="Peng Luqi" w:date="2019-10-13T14:50:00Z">
            <w:rPr>
              <w:sz w:val="22"/>
              <w:lang w:val="fr-FR"/>
            </w:rPr>
          </w:rPrChange>
        </w:rPr>
        <w:pPrChange w:id="10516" w:author="Peng Luqi" w:date="2019-10-13T14:20:00Z">
          <w:pPr>
            <w:pStyle w:val="a3"/>
            <w:spacing w:before="2"/>
          </w:pPr>
        </w:pPrChange>
      </w:pPr>
    </w:p>
    <w:p w:rsidR="002B38DF" w:rsidRPr="00BE315B" w:rsidRDefault="00BE315B">
      <w:pPr>
        <w:pStyle w:val="a3"/>
        <w:ind w:left="720" w:right="720"/>
        <w:jc w:val="both"/>
        <w:rPr>
          <w:lang w:val="fr-FR"/>
          <w:rPrChange w:id="10517" w:author="Peng Luqi" w:date="2019-10-13T22:53:00Z">
            <w:rPr>
              <w:lang w:val="fr-FR"/>
            </w:rPr>
          </w:rPrChange>
        </w:rPr>
        <w:pPrChange w:id="10518" w:author="Peng Luqi" w:date="2019-10-13T22:54:00Z">
          <w:pPr>
            <w:pStyle w:val="a4"/>
            <w:numPr>
              <w:numId w:val="11"/>
            </w:numPr>
            <w:tabs>
              <w:tab w:val="left" w:pos="711"/>
            </w:tabs>
            <w:ind w:left="710" w:hanging="220"/>
          </w:pPr>
        </w:pPrChange>
      </w:pPr>
      <w:ins w:id="10519" w:author="Peng Luqi" w:date="2019-10-13T22:54:00Z">
        <w:r>
          <w:rPr>
            <w:lang w:val="fr-FR"/>
          </w:rPr>
          <w:t xml:space="preserve">1. </w:t>
        </w:r>
      </w:ins>
      <w:r w:rsidR="00716360" w:rsidRPr="00BE315B">
        <w:rPr>
          <w:lang w:val="fr-FR"/>
          <w:rPrChange w:id="10520" w:author="Peng Luqi" w:date="2019-10-13T22:53:00Z">
            <w:rPr>
              <w:lang w:val="fr-FR"/>
            </w:rPr>
          </w:rPrChange>
        </w:rPr>
        <w:t>Vendre 100 Bitcoins sur le marché au comptant</w:t>
      </w:r>
      <w:r w:rsidR="00716360" w:rsidRPr="00BE315B">
        <w:rPr>
          <w:lang w:val="fr-FR"/>
          <w:rPrChange w:id="10521" w:author="Peng Luqi" w:date="2019-10-13T22:54:00Z">
            <w:rPr>
              <w:spacing w:val="-8"/>
              <w:lang w:val="fr-FR"/>
            </w:rPr>
          </w:rPrChange>
        </w:rPr>
        <w:t xml:space="preserve"> </w:t>
      </w:r>
      <w:r w:rsidR="00716360" w:rsidRPr="00BE315B">
        <w:rPr>
          <w:lang w:val="fr-FR"/>
          <w:rPrChange w:id="10522" w:author="Peng Luqi" w:date="2019-10-13T22:53:00Z">
            <w:rPr>
              <w:lang w:val="fr-FR"/>
            </w:rPr>
          </w:rPrChange>
        </w:rPr>
        <w:t>;</w:t>
      </w:r>
    </w:p>
    <w:p w:rsidR="002B38DF" w:rsidRPr="00BE315B" w:rsidRDefault="00BE315B">
      <w:pPr>
        <w:pStyle w:val="a3"/>
        <w:ind w:left="720" w:right="720"/>
        <w:jc w:val="both"/>
        <w:rPr>
          <w:lang w:val="fr-FR"/>
          <w:rPrChange w:id="10523" w:author="Peng Luqi" w:date="2019-10-13T22:53:00Z">
            <w:rPr/>
          </w:rPrChange>
        </w:rPr>
        <w:pPrChange w:id="10524" w:author="Peng Luqi" w:date="2019-10-13T22:54:00Z">
          <w:pPr>
            <w:pStyle w:val="a4"/>
            <w:numPr>
              <w:numId w:val="11"/>
            </w:numPr>
            <w:tabs>
              <w:tab w:val="left" w:pos="711"/>
            </w:tabs>
            <w:spacing w:before="2"/>
            <w:ind w:left="710" w:hanging="220"/>
          </w:pPr>
        </w:pPrChange>
      </w:pPr>
      <w:ins w:id="10525" w:author="Peng Luqi" w:date="2019-10-13T22:54:00Z">
        <w:r>
          <w:rPr>
            <w:lang w:val="fr-FR"/>
          </w:rPr>
          <w:t xml:space="preserve">2. </w:t>
        </w:r>
      </w:ins>
      <w:r w:rsidR="00716360" w:rsidRPr="00BE315B">
        <w:rPr>
          <w:lang w:val="fr-FR"/>
          <w:rPrChange w:id="10526" w:author="Peng Luqi" w:date="2019-10-13T22:53:00Z">
            <w:rPr>
              <w:lang w:val="fr-FR"/>
            </w:rPr>
          </w:rPrChange>
        </w:rPr>
        <w:t xml:space="preserve">Ensuite, acheter un contrat de levier 10 sur le marché à terme. </w:t>
      </w:r>
      <w:r w:rsidR="00716360" w:rsidRPr="00BE315B">
        <w:rPr>
          <w:lang w:val="fr-FR"/>
          <w:rPrChange w:id="10527" w:author="Peng Luqi" w:date="2019-10-13T22:53:00Z">
            <w:rPr/>
          </w:rPrChange>
        </w:rPr>
        <w:t>Par exemple, 10</w:t>
      </w:r>
      <w:r w:rsidR="00716360" w:rsidRPr="00BE315B">
        <w:rPr>
          <w:lang w:val="fr-FR"/>
          <w:rPrChange w:id="10528" w:author="Peng Luqi" w:date="2019-10-13T22:54:00Z">
            <w:rPr>
              <w:spacing w:val="-33"/>
            </w:rPr>
          </w:rPrChange>
        </w:rPr>
        <w:t xml:space="preserve"> </w:t>
      </w:r>
      <w:r w:rsidR="00716360" w:rsidRPr="00BE315B">
        <w:rPr>
          <w:lang w:val="fr-FR"/>
          <w:rPrChange w:id="10529" w:author="Peng Luqi" w:date="2019-10-13T22:53:00Z">
            <w:rPr/>
          </w:rPrChange>
        </w:rPr>
        <w:t>Bitcoins.</w:t>
      </w:r>
    </w:p>
    <w:p w:rsidR="002B38DF" w:rsidRPr="00F94CB9" w:rsidRDefault="002B38DF">
      <w:pPr>
        <w:pStyle w:val="a3"/>
        <w:ind w:left="170" w:right="170"/>
        <w:jc w:val="both"/>
        <w:rPr>
          <w:lang w:val="fr-FR"/>
          <w:rPrChange w:id="10530" w:author="Peng Luqi" w:date="2019-10-13T14:50:00Z">
            <w:rPr>
              <w:sz w:val="21"/>
            </w:rPr>
          </w:rPrChange>
        </w:rPr>
        <w:pPrChange w:id="10531" w:author="Peng Luqi" w:date="2019-10-13T14:20:00Z">
          <w:pPr>
            <w:pStyle w:val="a3"/>
            <w:spacing w:before="9"/>
          </w:pPr>
        </w:pPrChange>
      </w:pPr>
    </w:p>
    <w:p w:rsidR="002B38DF" w:rsidRPr="00F94CB9" w:rsidRDefault="00716360">
      <w:pPr>
        <w:ind w:left="170" w:right="170"/>
        <w:jc w:val="both"/>
        <w:rPr>
          <w:sz w:val="28"/>
          <w:szCs w:val="28"/>
          <w:lang w:val="fr-FR"/>
          <w:rPrChange w:id="10532" w:author="Peng Luqi" w:date="2019-10-13T14:50:00Z">
            <w:rPr/>
          </w:rPrChange>
        </w:rPr>
        <w:pPrChange w:id="10533" w:author="Peng Luqi" w:date="2019-10-13T14:20:00Z">
          <w:pPr>
            <w:ind w:left="130"/>
            <w:jc w:val="both"/>
          </w:pPr>
        </w:pPrChange>
      </w:pPr>
      <w:r w:rsidRPr="00F94CB9">
        <w:rPr>
          <w:sz w:val="28"/>
          <w:szCs w:val="28"/>
          <w:lang w:val="fr-FR"/>
          <w:rPrChange w:id="10534" w:author="Peng Luqi" w:date="2019-10-13T14:50:00Z">
            <w:rPr/>
          </w:rPrChange>
        </w:rPr>
        <w:t>Dans ce cas,</w:t>
      </w:r>
    </w:p>
    <w:p w:rsidR="002B38DF" w:rsidRPr="00F94CB9" w:rsidRDefault="002B38DF">
      <w:pPr>
        <w:pStyle w:val="a3"/>
        <w:ind w:left="170" w:right="170"/>
        <w:jc w:val="both"/>
        <w:rPr>
          <w:lang w:val="fr-FR"/>
          <w:rPrChange w:id="10535" w:author="Peng Luqi" w:date="2019-10-13T14:50:00Z">
            <w:rPr>
              <w:sz w:val="21"/>
            </w:rPr>
          </w:rPrChange>
        </w:rPr>
        <w:pPrChange w:id="10536" w:author="Peng Luqi" w:date="2019-10-13T14:20:00Z">
          <w:pPr>
            <w:pStyle w:val="a3"/>
            <w:spacing w:before="10"/>
          </w:pPr>
        </w:pPrChange>
      </w:pPr>
    </w:p>
    <w:p w:rsidR="002B38DF" w:rsidRPr="00E30D24" w:rsidRDefault="00716360">
      <w:pPr>
        <w:pStyle w:val="a4"/>
        <w:numPr>
          <w:ilvl w:val="2"/>
          <w:numId w:val="23"/>
        </w:numPr>
        <w:ind w:left="1077" w:right="720" w:hanging="357"/>
        <w:jc w:val="both"/>
        <w:rPr>
          <w:sz w:val="28"/>
          <w:lang w:val="fr-FR"/>
          <w:rPrChange w:id="10537" w:author="Peng Luqi" w:date="2019-10-13T22:54:00Z">
            <w:rPr>
              <w:lang w:val="fr-FR"/>
            </w:rPr>
          </w:rPrChange>
        </w:rPr>
        <w:pPrChange w:id="10538" w:author="Peng Luqi" w:date="2019-10-13T22:54:00Z">
          <w:pPr>
            <w:pStyle w:val="a4"/>
            <w:numPr>
              <w:numId w:val="10"/>
            </w:numPr>
            <w:tabs>
              <w:tab w:val="left" w:pos="850"/>
              <w:tab w:val="left" w:pos="851"/>
            </w:tabs>
            <w:ind w:right="184"/>
          </w:pPr>
        </w:pPrChange>
      </w:pPr>
      <w:r w:rsidRPr="00E30D24">
        <w:rPr>
          <w:sz w:val="28"/>
          <w:lang w:val="fr-FR"/>
          <w:rPrChange w:id="10539" w:author="Peng Luqi" w:date="2019-10-13T22:54:00Z">
            <w:rPr>
              <w:lang w:val="fr-FR"/>
            </w:rPr>
          </w:rPrChange>
        </w:rPr>
        <w:t>Si</w:t>
      </w:r>
      <w:r w:rsidRPr="00E30D24">
        <w:rPr>
          <w:sz w:val="28"/>
          <w:lang w:val="fr-FR"/>
          <w:rPrChange w:id="10540" w:author="Peng Luqi" w:date="2019-10-13T22:54:00Z">
            <w:rPr>
              <w:spacing w:val="-6"/>
              <w:lang w:val="fr-FR"/>
            </w:rPr>
          </w:rPrChange>
        </w:rPr>
        <w:t xml:space="preserve"> </w:t>
      </w:r>
      <w:r w:rsidRPr="00E30D24">
        <w:rPr>
          <w:sz w:val="28"/>
          <w:lang w:val="fr-FR"/>
          <w:rPrChange w:id="10541" w:author="Peng Luqi" w:date="2019-10-13T22:54:00Z">
            <w:rPr>
              <w:lang w:val="fr-FR"/>
            </w:rPr>
          </w:rPrChange>
        </w:rPr>
        <w:t>le</w:t>
      </w:r>
      <w:r w:rsidRPr="00E30D24">
        <w:rPr>
          <w:sz w:val="28"/>
          <w:lang w:val="fr-FR"/>
          <w:rPrChange w:id="10542" w:author="Peng Luqi" w:date="2019-10-13T22:54:00Z">
            <w:rPr>
              <w:spacing w:val="-6"/>
              <w:lang w:val="fr-FR"/>
            </w:rPr>
          </w:rPrChange>
        </w:rPr>
        <w:t xml:space="preserve"> </w:t>
      </w:r>
      <w:r w:rsidRPr="00E30D24">
        <w:rPr>
          <w:sz w:val="28"/>
          <w:lang w:val="fr-FR"/>
          <w:rPrChange w:id="10543" w:author="Peng Luqi" w:date="2019-10-13T22:54:00Z">
            <w:rPr>
              <w:lang w:val="fr-FR"/>
            </w:rPr>
          </w:rPrChange>
        </w:rPr>
        <w:t>prix</w:t>
      </w:r>
      <w:r w:rsidRPr="00E30D24">
        <w:rPr>
          <w:sz w:val="28"/>
          <w:lang w:val="fr-FR"/>
          <w:rPrChange w:id="10544" w:author="Peng Luqi" w:date="2019-10-13T22:54:00Z">
            <w:rPr>
              <w:spacing w:val="-6"/>
              <w:lang w:val="fr-FR"/>
            </w:rPr>
          </w:rPrChange>
        </w:rPr>
        <w:t xml:space="preserve"> </w:t>
      </w:r>
      <w:r w:rsidRPr="00E30D24">
        <w:rPr>
          <w:sz w:val="28"/>
          <w:lang w:val="fr-FR"/>
          <w:rPrChange w:id="10545" w:author="Peng Luqi" w:date="2019-10-13T22:54:00Z">
            <w:rPr>
              <w:lang w:val="fr-FR"/>
            </w:rPr>
          </w:rPrChange>
        </w:rPr>
        <w:t>du</w:t>
      </w:r>
      <w:r w:rsidRPr="00E30D24">
        <w:rPr>
          <w:sz w:val="28"/>
          <w:lang w:val="fr-FR"/>
          <w:rPrChange w:id="10546" w:author="Peng Luqi" w:date="2019-10-13T22:54:00Z">
            <w:rPr>
              <w:spacing w:val="-6"/>
              <w:lang w:val="fr-FR"/>
            </w:rPr>
          </w:rPrChange>
        </w:rPr>
        <w:t xml:space="preserve"> </w:t>
      </w:r>
      <w:r w:rsidRPr="00E30D24">
        <w:rPr>
          <w:sz w:val="28"/>
          <w:lang w:val="fr-FR"/>
          <w:rPrChange w:id="10547" w:author="Peng Luqi" w:date="2019-10-13T22:54:00Z">
            <w:rPr>
              <w:lang w:val="fr-FR"/>
            </w:rPr>
          </w:rPrChange>
        </w:rPr>
        <w:t>Bitcoin</w:t>
      </w:r>
      <w:r w:rsidRPr="00E30D24">
        <w:rPr>
          <w:sz w:val="28"/>
          <w:lang w:val="fr-FR"/>
          <w:rPrChange w:id="10548" w:author="Peng Luqi" w:date="2019-10-13T22:54:00Z">
            <w:rPr>
              <w:spacing w:val="-5"/>
              <w:lang w:val="fr-FR"/>
            </w:rPr>
          </w:rPrChange>
        </w:rPr>
        <w:t xml:space="preserve"> </w:t>
      </w:r>
      <w:r w:rsidRPr="00E30D24">
        <w:rPr>
          <w:sz w:val="28"/>
          <w:lang w:val="fr-FR"/>
          <w:rPrChange w:id="10549" w:author="Peng Luqi" w:date="2019-10-13T22:54:00Z">
            <w:rPr>
              <w:lang w:val="fr-FR"/>
            </w:rPr>
          </w:rPrChange>
        </w:rPr>
        <w:t>augmente</w:t>
      </w:r>
      <w:r w:rsidRPr="00E30D24">
        <w:rPr>
          <w:sz w:val="28"/>
          <w:lang w:val="fr-FR"/>
          <w:rPrChange w:id="10550" w:author="Peng Luqi" w:date="2019-10-13T22:54:00Z">
            <w:rPr>
              <w:spacing w:val="-6"/>
              <w:lang w:val="fr-FR"/>
            </w:rPr>
          </w:rPrChange>
        </w:rPr>
        <w:t xml:space="preserve"> </w:t>
      </w:r>
      <w:r w:rsidRPr="00E30D24">
        <w:rPr>
          <w:sz w:val="28"/>
          <w:lang w:val="fr-FR"/>
          <w:rPrChange w:id="10551" w:author="Peng Luqi" w:date="2019-10-13T22:54:00Z">
            <w:rPr>
              <w:lang w:val="fr-FR"/>
            </w:rPr>
          </w:rPrChange>
        </w:rPr>
        <w:t>après</w:t>
      </w:r>
      <w:r w:rsidRPr="00E30D24">
        <w:rPr>
          <w:sz w:val="28"/>
          <w:lang w:val="fr-FR"/>
          <w:rPrChange w:id="10552" w:author="Peng Luqi" w:date="2019-10-13T22:54:00Z">
            <w:rPr>
              <w:spacing w:val="-6"/>
              <w:lang w:val="fr-FR"/>
            </w:rPr>
          </w:rPrChange>
        </w:rPr>
        <w:t xml:space="preserve"> </w:t>
      </w:r>
      <w:r w:rsidRPr="00E30D24">
        <w:rPr>
          <w:sz w:val="28"/>
          <w:lang w:val="fr-FR"/>
          <w:rPrChange w:id="10553" w:author="Peng Luqi" w:date="2019-10-13T22:54:00Z">
            <w:rPr>
              <w:lang w:val="fr-FR"/>
            </w:rPr>
          </w:rPrChange>
        </w:rPr>
        <w:t>cela,</w:t>
      </w:r>
      <w:r w:rsidRPr="00E30D24">
        <w:rPr>
          <w:sz w:val="28"/>
          <w:lang w:val="fr-FR"/>
          <w:rPrChange w:id="10554" w:author="Peng Luqi" w:date="2019-10-13T22:54:00Z">
            <w:rPr>
              <w:spacing w:val="-4"/>
              <w:lang w:val="fr-FR"/>
            </w:rPr>
          </w:rPrChange>
        </w:rPr>
        <w:t xml:space="preserve"> </w:t>
      </w:r>
      <w:r w:rsidRPr="00E30D24">
        <w:rPr>
          <w:sz w:val="28"/>
          <w:lang w:val="fr-FR"/>
          <w:rPrChange w:id="10555" w:author="Peng Luqi" w:date="2019-10-13T22:54:00Z">
            <w:rPr>
              <w:lang w:val="fr-FR"/>
            </w:rPr>
          </w:rPrChange>
        </w:rPr>
        <w:t>il</w:t>
      </w:r>
      <w:r w:rsidRPr="00E30D24">
        <w:rPr>
          <w:sz w:val="28"/>
          <w:lang w:val="fr-FR"/>
          <w:rPrChange w:id="10556" w:author="Peng Luqi" w:date="2019-10-13T22:54:00Z">
            <w:rPr>
              <w:spacing w:val="-6"/>
              <w:lang w:val="fr-FR"/>
            </w:rPr>
          </w:rPrChange>
        </w:rPr>
        <w:t xml:space="preserve"> </w:t>
      </w:r>
      <w:r w:rsidRPr="00E30D24">
        <w:rPr>
          <w:sz w:val="28"/>
          <w:lang w:val="fr-FR"/>
          <w:rPrChange w:id="10557" w:author="Peng Luqi" w:date="2019-10-13T22:54:00Z">
            <w:rPr>
              <w:lang w:val="fr-FR"/>
            </w:rPr>
          </w:rPrChange>
        </w:rPr>
        <w:t>n</w:t>
      </w:r>
      <w:del w:id="10558" w:author="Peng Luqi" w:date="2019-10-13T14:43:00Z">
        <w:r w:rsidRPr="00E30D24" w:rsidDel="00EF666F">
          <w:rPr>
            <w:sz w:val="28"/>
            <w:lang w:val="fr-FR"/>
            <w:rPrChange w:id="10559" w:author="Peng Luqi" w:date="2019-10-13T22:54:00Z">
              <w:rPr>
                <w:lang w:val="fr-FR"/>
              </w:rPr>
            </w:rPrChange>
          </w:rPr>
          <w:delText>’</w:delText>
        </w:r>
      </w:del>
      <w:ins w:id="10560" w:author="Peng Luqi" w:date="2019-10-13T14:43:00Z">
        <w:r w:rsidR="00EF666F" w:rsidRPr="00E30D24">
          <w:rPr>
            <w:sz w:val="28"/>
            <w:lang w:val="fr-FR"/>
            <w:rPrChange w:id="10561" w:author="Peng Luqi" w:date="2019-10-13T22:54:00Z">
              <w:rPr>
                <w:lang w:val="fr-FR"/>
              </w:rPr>
            </w:rPrChange>
          </w:rPr>
          <w:t>’</w:t>
        </w:r>
      </w:ins>
      <w:r w:rsidRPr="00E30D24">
        <w:rPr>
          <w:sz w:val="28"/>
          <w:lang w:val="fr-FR"/>
          <w:rPrChange w:id="10562" w:author="Peng Luqi" w:date="2019-10-13T22:54:00Z">
            <w:rPr>
              <w:lang w:val="fr-FR"/>
            </w:rPr>
          </w:rPrChange>
        </w:rPr>
        <w:t>y</w:t>
      </w:r>
      <w:r w:rsidRPr="00E30D24">
        <w:rPr>
          <w:sz w:val="28"/>
          <w:lang w:val="fr-FR"/>
          <w:rPrChange w:id="10563" w:author="Peng Luqi" w:date="2019-10-13T22:54:00Z">
            <w:rPr>
              <w:spacing w:val="-5"/>
              <w:lang w:val="fr-FR"/>
            </w:rPr>
          </w:rPrChange>
        </w:rPr>
        <w:t xml:space="preserve"> </w:t>
      </w:r>
      <w:r w:rsidRPr="00E30D24">
        <w:rPr>
          <w:sz w:val="28"/>
          <w:lang w:val="fr-FR"/>
          <w:rPrChange w:id="10564" w:author="Peng Luqi" w:date="2019-10-13T22:54:00Z">
            <w:rPr>
              <w:lang w:val="fr-FR"/>
            </w:rPr>
          </w:rPrChange>
        </w:rPr>
        <w:t>aura</w:t>
      </w:r>
      <w:r w:rsidRPr="00E30D24">
        <w:rPr>
          <w:sz w:val="28"/>
          <w:lang w:val="fr-FR"/>
          <w:rPrChange w:id="10565" w:author="Peng Luqi" w:date="2019-10-13T22:54:00Z">
            <w:rPr>
              <w:spacing w:val="-6"/>
              <w:lang w:val="fr-FR"/>
            </w:rPr>
          </w:rPrChange>
        </w:rPr>
        <w:t xml:space="preserve"> </w:t>
      </w:r>
      <w:r w:rsidRPr="00E30D24">
        <w:rPr>
          <w:sz w:val="28"/>
          <w:lang w:val="fr-FR"/>
          <w:rPrChange w:id="10566" w:author="Peng Luqi" w:date="2019-10-13T22:54:00Z">
            <w:rPr>
              <w:lang w:val="fr-FR"/>
            </w:rPr>
          </w:rPrChange>
        </w:rPr>
        <w:t>pas</w:t>
      </w:r>
      <w:r w:rsidRPr="00E30D24">
        <w:rPr>
          <w:sz w:val="28"/>
          <w:lang w:val="fr-FR"/>
          <w:rPrChange w:id="10567" w:author="Peng Luqi" w:date="2019-10-13T22:54:00Z">
            <w:rPr>
              <w:spacing w:val="-6"/>
              <w:lang w:val="fr-FR"/>
            </w:rPr>
          </w:rPrChange>
        </w:rPr>
        <w:t xml:space="preserve"> </w:t>
      </w:r>
      <w:r w:rsidRPr="00E30D24">
        <w:rPr>
          <w:sz w:val="28"/>
          <w:lang w:val="fr-FR"/>
          <w:rPrChange w:id="10568" w:author="Peng Luqi" w:date="2019-10-13T22:54:00Z">
            <w:rPr>
              <w:lang w:val="fr-FR"/>
            </w:rPr>
          </w:rPrChange>
        </w:rPr>
        <w:t>de</w:t>
      </w:r>
      <w:r w:rsidRPr="00E30D24">
        <w:rPr>
          <w:sz w:val="28"/>
          <w:lang w:val="fr-FR"/>
          <w:rPrChange w:id="10569" w:author="Peng Luqi" w:date="2019-10-13T22:54:00Z">
            <w:rPr>
              <w:spacing w:val="-7"/>
              <w:lang w:val="fr-FR"/>
            </w:rPr>
          </w:rPrChange>
        </w:rPr>
        <w:t xml:space="preserve"> </w:t>
      </w:r>
      <w:r w:rsidRPr="00E30D24">
        <w:rPr>
          <w:sz w:val="28"/>
          <w:lang w:val="fr-FR"/>
          <w:rPrChange w:id="10570" w:author="Peng Luqi" w:date="2019-10-13T22:54:00Z">
            <w:rPr>
              <w:lang w:val="fr-FR"/>
            </w:rPr>
          </w:rPrChange>
        </w:rPr>
        <w:t>perte</w:t>
      </w:r>
      <w:r w:rsidRPr="00E30D24">
        <w:rPr>
          <w:sz w:val="28"/>
          <w:lang w:val="fr-FR"/>
          <w:rPrChange w:id="10571" w:author="Peng Luqi" w:date="2019-10-13T22:54:00Z">
            <w:rPr>
              <w:spacing w:val="-6"/>
              <w:lang w:val="fr-FR"/>
            </w:rPr>
          </w:rPrChange>
        </w:rPr>
        <w:t xml:space="preserve"> </w:t>
      </w:r>
      <w:r w:rsidRPr="00E30D24">
        <w:rPr>
          <w:sz w:val="28"/>
          <w:lang w:val="fr-FR"/>
          <w:rPrChange w:id="10572" w:author="Peng Luqi" w:date="2019-10-13T22:54:00Z">
            <w:rPr>
              <w:lang w:val="fr-FR"/>
            </w:rPr>
          </w:rPrChange>
        </w:rPr>
        <w:t>d</w:t>
      </w:r>
      <w:del w:id="10573" w:author="Peng Luqi" w:date="2019-10-13T14:43:00Z">
        <w:r w:rsidRPr="00E30D24" w:rsidDel="00EF666F">
          <w:rPr>
            <w:sz w:val="28"/>
            <w:lang w:val="fr-FR"/>
            <w:rPrChange w:id="10574" w:author="Peng Luqi" w:date="2019-10-13T22:54:00Z">
              <w:rPr>
                <w:lang w:val="fr-FR"/>
              </w:rPr>
            </w:rPrChange>
          </w:rPr>
          <w:delText>’</w:delText>
        </w:r>
      </w:del>
      <w:ins w:id="10575" w:author="Peng Luqi" w:date="2019-10-13T14:43:00Z">
        <w:r w:rsidR="00EF666F" w:rsidRPr="00E30D24">
          <w:rPr>
            <w:sz w:val="28"/>
            <w:lang w:val="fr-FR"/>
            <w:rPrChange w:id="10576" w:author="Peng Luqi" w:date="2019-10-13T22:54:00Z">
              <w:rPr>
                <w:lang w:val="fr-FR"/>
              </w:rPr>
            </w:rPrChange>
          </w:rPr>
          <w:t>’</w:t>
        </w:r>
      </w:ins>
      <w:r w:rsidRPr="00E30D24">
        <w:rPr>
          <w:sz w:val="28"/>
          <w:lang w:val="fr-FR"/>
          <w:rPrChange w:id="10577" w:author="Peng Luqi" w:date="2019-10-13T22:54:00Z">
            <w:rPr>
              <w:lang w:val="fr-FR"/>
            </w:rPr>
          </w:rPrChange>
        </w:rPr>
        <w:t>argent,</w:t>
      </w:r>
      <w:r w:rsidRPr="00E30D24">
        <w:rPr>
          <w:sz w:val="28"/>
          <w:lang w:val="fr-FR"/>
          <w:rPrChange w:id="10578" w:author="Peng Luqi" w:date="2019-10-13T22:54:00Z">
            <w:rPr>
              <w:spacing w:val="-5"/>
              <w:lang w:val="fr-FR"/>
            </w:rPr>
          </w:rPrChange>
        </w:rPr>
        <w:t xml:space="preserve"> </w:t>
      </w:r>
      <w:r w:rsidRPr="00E30D24">
        <w:rPr>
          <w:sz w:val="28"/>
          <w:lang w:val="fr-FR"/>
          <w:rPrChange w:id="10579" w:author="Peng Luqi" w:date="2019-10-13T22:54:00Z">
            <w:rPr>
              <w:lang w:val="fr-FR"/>
            </w:rPr>
          </w:rPrChange>
        </w:rPr>
        <w:t>parce</w:t>
      </w:r>
      <w:r w:rsidRPr="00E30D24">
        <w:rPr>
          <w:sz w:val="28"/>
          <w:lang w:val="fr-FR"/>
          <w:rPrChange w:id="10580" w:author="Peng Luqi" w:date="2019-10-13T22:54:00Z">
            <w:rPr>
              <w:spacing w:val="-6"/>
              <w:lang w:val="fr-FR"/>
            </w:rPr>
          </w:rPrChange>
        </w:rPr>
        <w:t xml:space="preserve"> </w:t>
      </w:r>
      <w:r w:rsidRPr="00E30D24">
        <w:rPr>
          <w:sz w:val="28"/>
          <w:lang w:val="fr-FR"/>
          <w:rPrChange w:id="10581" w:author="Peng Luqi" w:date="2019-10-13T22:54:00Z">
            <w:rPr>
              <w:lang w:val="fr-FR"/>
            </w:rPr>
          </w:rPrChange>
        </w:rPr>
        <w:t>que</w:t>
      </w:r>
      <w:r w:rsidRPr="00E30D24">
        <w:rPr>
          <w:sz w:val="28"/>
          <w:lang w:val="fr-FR"/>
          <w:rPrChange w:id="10582" w:author="Peng Luqi" w:date="2019-10-13T22:54:00Z">
            <w:rPr>
              <w:spacing w:val="-6"/>
              <w:lang w:val="fr-FR"/>
            </w:rPr>
          </w:rPrChange>
        </w:rPr>
        <w:t xml:space="preserve"> </w:t>
      </w:r>
      <w:r w:rsidRPr="00E30D24">
        <w:rPr>
          <w:sz w:val="28"/>
          <w:lang w:val="fr-FR"/>
          <w:rPrChange w:id="10583" w:author="Peng Luqi" w:date="2019-10-13T22:54:00Z">
            <w:rPr>
              <w:lang w:val="fr-FR"/>
            </w:rPr>
          </w:rPrChange>
        </w:rPr>
        <w:t>le</w:t>
      </w:r>
      <w:r w:rsidRPr="00E30D24">
        <w:rPr>
          <w:sz w:val="28"/>
          <w:lang w:val="fr-FR"/>
          <w:rPrChange w:id="10584" w:author="Peng Luqi" w:date="2019-10-13T22:54:00Z">
            <w:rPr>
              <w:spacing w:val="-6"/>
              <w:lang w:val="fr-FR"/>
            </w:rPr>
          </w:rPrChange>
        </w:rPr>
        <w:t xml:space="preserve"> </w:t>
      </w:r>
      <w:r w:rsidRPr="00E30D24">
        <w:rPr>
          <w:sz w:val="28"/>
          <w:lang w:val="fr-FR"/>
          <w:rPrChange w:id="10585" w:author="Peng Luqi" w:date="2019-10-13T22:54:00Z">
            <w:rPr>
              <w:lang w:val="fr-FR"/>
            </w:rPr>
          </w:rPrChange>
        </w:rPr>
        <w:t>contrat à effet de levier 10 compensera certainement la</w:t>
      </w:r>
      <w:r w:rsidRPr="00E30D24">
        <w:rPr>
          <w:sz w:val="28"/>
          <w:lang w:val="fr-FR"/>
          <w:rPrChange w:id="10586" w:author="Peng Luqi" w:date="2019-10-13T22:54:00Z">
            <w:rPr>
              <w:spacing w:val="-13"/>
              <w:lang w:val="fr-FR"/>
            </w:rPr>
          </w:rPrChange>
        </w:rPr>
        <w:t xml:space="preserve"> </w:t>
      </w:r>
      <w:r w:rsidRPr="00E30D24">
        <w:rPr>
          <w:sz w:val="28"/>
          <w:lang w:val="fr-FR"/>
          <w:rPrChange w:id="10587" w:author="Peng Luqi" w:date="2019-10-13T22:54:00Z">
            <w:rPr>
              <w:lang w:val="fr-FR"/>
            </w:rPr>
          </w:rPrChange>
        </w:rPr>
        <w:t>moins-value.</w:t>
      </w:r>
    </w:p>
    <w:p w:rsidR="002B38DF" w:rsidRPr="00E30D24" w:rsidRDefault="00716360">
      <w:pPr>
        <w:pStyle w:val="a4"/>
        <w:numPr>
          <w:ilvl w:val="2"/>
          <w:numId w:val="23"/>
        </w:numPr>
        <w:ind w:left="1077" w:right="720" w:hanging="357"/>
        <w:jc w:val="both"/>
        <w:rPr>
          <w:sz w:val="28"/>
          <w:lang w:val="fr-FR"/>
          <w:rPrChange w:id="10588" w:author="Peng Luqi" w:date="2019-10-13T22:54:00Z">
            <w:rPr>
              <w:lang w:val="fr-FR"/>
            </w:rPr>
          </w:rPrChange>
        </w:rPr>
        <w:pPrChange w:id="10589" w:author="Peng Luqi" w:date="2019-10-13T22:54:00Z">
          <w:pPr>
            <w:pStyle w:val="a4"/>
            <w:numPr>
              <w:numId w:val="10"/>
            </w:numPr>
            <w:tabs>
              <w:tab w:val="left" w:pos="850"/>
              <w:tab w:val="left" w:pos="851"/>
            </w:tabs>
            <w:spacing w:before="200"/>
            <w:ind w:right="186"/>
          </w:pPr>
        </w:pPrChange>
      </w:pPr>
      <w:r w:rsidRPr="00E30D24">
        <w:rPr>
          <w:sz w:val="28"/>
          <w:lang w:val="fr-FR"/>
          <w:rPrChange w:id="10590" w:author="Peng Luqi" w:date="2019-10-13T22:54:00Z">
            <w:rPr>
              <w:lang w:val="fr-FR"/>
            </w:rPr>
          </w:rPrChange>
        </w:rPr>
        <w:t>Si le prix du Bitcoin baisse par la suite, les 100 Bitcoins vendus sur le marché au comptant valent la perte, c</w:t>
      </w:r>
      <w:del w:id="10591" w:author="Peng Luqi" w:date="2019-10-13T14:43:00Z">
        <w:r w:rsidRPr="00E30D24" w:rsidDel="00EF666F">
          <w:rPr>
            <w:sz w:val="28"/>
            <w:lang w:val="fr-FR"/>
            <w:rPrChange w:id="10592" w:author="Peng Luqi" w:date="2019-10-13T22:54:00Z">
              <w:rPr>
                <w:lang w:val="fr-FR"/>
              </w:rPr>
            </w:rPrChange>
          </w:rPr>
          <w:delText>’</w:delText>
        </w:r>
      </w:del>
      <w:ins w:id="10593" w:author="Peng Luqi" w:date="2019-10-13T14:43:00Z">
        <w:r w:rsidR="00EF666F" w:rsidRPr="00E30D24">
          <w:rPr>
            <w:sz w:val="28"/>
            <w:lang w:val="fr-FR"/>
            <w:rPrChange w:id="10594" w:author="Peng Luqi" w:date="2019-10-13T22:54:00Z">
              <w:rPr>
                <w:lang w:val="fr-FR"/>
              </w:rPr>
            </w:rPrChange>
          </w:rPr>
          <w:t>’</w:t>
        </w:r>
      </w:ins>
      <w:r w:rsidRPr="00E30D24">
        <w:rPr>
          <w:sz w:val="28"/>
          <w:lang w:val="fr-FR"/>
          <w:rPrChange w:id="10595" w:author="Peng Luqi" w:date="2019-10-13T22:54:00Z">
            <w:rPr>
              <w:lang w:val="fr-FR"/>
            </w:rPr>
          </w:rPrChange>
        </w:rPr>
        <w:t>est-à-dire les 10 Bitcoins qui deviennent</w:t>
      </w:r>
      <w:r w:rsidRPr="00E30D24">
        <w:rPr>
          <w:sz w:val="28"/>
          <w:lang w:val="fr-FR"/>
          <w:rPrChange w:id="10596" w:author="Peng Luqi" w:date="2019-10-13T22:54:00Z">
            <w:rPr>
              <w:spacing w:val="-16"/>
              <w:lang w:val="fr-FR"/>
            </w:rPr>
          </w:rPrChange>
        </w:rPr>
        <w:t xml:space="preserve"> </w:t>
      </w:r>
      <w:r w:rsidRPr="00E30D24">
        <w:rPr>
          <w:sz w:val="28"/>
          <w:lang w:val="fr-FR"/>
          <w:rPrChange w:id="10597" w:author="Peng Luqi" w:date="2019-10-13T22:54:00Z">
            <w:rPr>
              <w:lang w:val="fr-FR"/>
            </w:rPr>
          </w:rPrChange>
        </w:rPr>
        <w:t>absorbables.</w:t>
      </w:r>
    </w:p>
    <w:p w:rsidR="002B38DF" w:rsidRPr="00F94CB9" w:rsidRDefault="002B38DF">
      <w:pPr>
        <w:pStyle w:val="a3"/>
        <w:ind w:left="170" w:right="170"/>
        <w:jc w:val="both"/>
        <w:rPr>
          <w:lang w:val="fr-FR"/>
          <w:rPrChange w:id="10598" w:author="Peng Luqi" w:date="2019-10-13T14:50:00Z">
            <w:rPr>
              <w:sz w:val="24"/>
              <w:lang w:val="fr-FR"/>
            </w:rPr>
          </w:rPrChange>
        </w:rPr>
        <w:pPrChange w:id="10599" w:author="Peng Luqi" w:date="2019-10-13T14:20:00Z">
          <w:pPr>
            <w:pStyle w:val="a3"/>
          </w:pPr>
        </w:pPrChange>
      </w:pPr>
    </w:p>
    <w:p w:rsidR="002B38DF" w:rsidRPr="00F94CB9" w:rsidRDefault="00716360">
      <w:pPr>
        <w:ind w:left="170" w:right="170"/>
        <w:jc w:val="both"/>
        <w:rPr>
          <w:sz w:val="28"/>
          <w:szCs w:val="28"/>
          <w:lang w:val="fr-FR"/>
          <w:rPrChange w:id="10600" w:author="Peng Luqi" w:date="2019-10-13T14:50:00Z">
            <w:rPr>
              <w:lang w:val="fr-FR"/>
            </w:rPr>
          </w:rPrChange>
        </w:rPr>
        <w:pPrChange w:id="10601" w:author="Peng Luqi" w:date="2019-10-13T14:20:00Z">
          <w:pPr>
            <w:spacing w:before="178"/>
            <w:ind w:left="130" w:right="183"/>
            <w:jc w:val="both"/>
          </w:pPr>
        </w:pPrChange>
      </w:pPr>
      <w:r w:rsidRPr="00F94CB9">
        <w:rPr>
          <w:sz w:val="28"/>
          <w:szCs w:val="28"/>
          <w:lang w:val="fr-FR"/>
          <w:rPrChange w:id="10602" w:author="Peng Luqi" w:date="2019-10-13T14:50:00Z">
            <w:rPr>
              <w:lang w:val="fr-FR"/>
            </w:rPr>
          </w:rPrChange>
        </w:rPr>
        <w:t>Pourquoi</w:t>
      </w:r>
      <w:r w:rsidRPr="00F94CB9">
        <w:rPr>
          <w:spacing w:val="-7"/>
          <w:sz w:val="28"/>
          <w:szCs w:val="28"/>
          <w:lang w:val="fr-FR"/>
          <w:rPrChange w:id="10603" w:author="Peng Luqi" w:date="2019-10-13T14:50:00Z">
            <w:rPr>
              <w:spacing w:val="-7"/>
              <w:lang w:val="fr-FR"/>
            </w:rPr>
          </w:rPrChange>
        </w:rPr>
        <w:t xml:space="preserve"> </w:t>
      </w:r>
      <w:r w:rsidRPr="00F94CB9">
        <w:rPr>
          <w:sz w:val="28"/>
          <w:szCs w:val="28"/>
          <w:lang w:val="fr-FR"/>
          <w:rPrChange w:id="10604" w:author="Peng Luqi" w:date="2019-10-13T14:50:00Z">
            <w:rPr>
              <w:lang w:val="fr-FR"/>
            </w:rPr>
          </w:rPrChange>
        </w:rPr>
        <w:t>dit-on</w:t>
      </w:r>
      <w:r w:rsidRPr="00F94CB9">
        <w:rPr>
          <w:spacing w:val="-8"/>
          <w:sz w:val="28"/>
          <w:szCs w:val="28"/>
          <w:lang w:val="fr-FR"/>
          <w:rPrChange w:id="10605" w:author="Peng Luqi" w:date="2019-10-13T14:50:00Z">
            <w:rPr>
              <w:spacing w:val="-8"/>
              <w:lang w:val="fr-FR"/>
            </w:rPr>
          </w:rPrChange>
        </w:rPr>
        <w:t xml:space="preserve"> </w:t>
      </w:r>
      <w:r w:rsidRPr="00F94CB9">
        <w:rPr>
          <w:sz w:val="28"/>
          <w:szCs w:val="28"/>
          <w:lang w:val="fr-FR"/>
          <w:rPrChange w:id="10606" w:author="Peng Luqi" w:date="2019-10-13T14:50:00Z">
            <w:rPr>
              <w:lang w:val="fr-FR"/>
            </w:rPr>
          </w:rPrChange>
        </w:rPr>
        <w:t>que</w:t>
      </w:r>
      <w:r w:rsidRPr="00F94CB9">
        <w:rPr>
          <w:spacing w:val="-8"/>
          <w:sz w:val="28"/>
          <w:szCs w:val="28"/>
          <w:lang w:val="fr-FR"/>
          <w:rPrChange w:id="10607" w:author="Peng Luqi" w:date="2019-10-13T14:50:00Z">
            <w:rPr>
              <w:spacing w:val="-8"/>
              <w:lang w:val="fr-FR"/>
            </w:rPr>
          </w:rPrChange>
        </w:rPr>
        <w:t xml:space="preserve"> </w:t>
      </w:r>
      <w:r w:rsidRPr="00F94CB9">
        <w:rPr>
          <w:sz w:val="28"/>
          <w:szCs w:val="28"/>
          <w:lang w:val="fr-FR"/>
          <w:rPrChange w:id="10608" w:author="Peng Luqi" w:date="2019-10-13T14:50:00Z">
            <w:rPr>
              <w:lang w:val="fr-FR"/>
            </w:rPr>
          </w:rPrChange>
        </w:rPr>
        <w:t>99</w:t>
      </w:r>
      <w:del w:id="10609" w:author="Peng Luqi" w:date="2019-10-13T22:55:00Z">
        <w:r w:rsidRPr="00F94CB9" w:rsidDel="00E30D24">
          <w:rPr>
            <w:spacing w:val="-3"/>
            <w:sz w:val="28"/>
            <w:szCs w:val="28"/>
            <w:lang w:val="fr-FR"/>
            <w:rPrChange w:id="10610" w:author="Peng Luqi" w:date="2019-10-13T14:50:00Z">
              <w:rPr>
                <w:spacing w:val="-3"/>
                <w:lang w:val="fr-FR"/>
              </w:rPr>
            </w:rPrChange>
          </w:rPr>
          <w:delText xml:space="preserve"> </w:delText>
        </w:r>
      </w:del>
      <w:r w:rsidRPr="00F94CB9">
        <w:rPr>
          <w:sz w:val="28"/>
          <w:szCs w:val="28"/>
          <w:lang w:val="fr-FR"/>
          <w:rPrChange w:id="10611" w:author="Peng Luqi" w:date="2019-10-13T14:50:00Z">
            <w:rPr>
              <w:lang w:val="fr-FR"/>
            </w:rPr>
          </w:rPrChange>
        </w:rPr>
        <w:t>%</w:t>
      </w:r>
      <w:r w:rsidRPr="00F94CB9">
        <w:rPr>
          <w:spacing w:val="-8"/>
          <w:sz w:val="28"/>
          <w:szCs w:val="28"/>
          <w:lang w:val="fr-FR"/>
          <w:rPrChange w:id="10612" w:author="Peng Luqi" w:date="2019-10-13T14:50:00Z">
            <w:rPr>
              <w:spacing w:val="-8"/>
              <w:lang w:val="fr-FR"/>
            </w:rPr>
          </w:rPrChange>
        </w:rPr>
        <w:t xml:space="preserve"> </w:t>
      </w:r>
      <w:r w:rsidRPr="00F94CB9">
        <w:rPr>
          <w:sz w:val="28"/>
          <w:szCs w:val="28"/>
          <w:lang w:val="fr-FR"/>
          <w:rPrChange w:id="10613" w:author="Peng Luqi" w:date="2019-10-13T14:50:00Z">
            <w:rPr>
              <w:lang w:val="fr-FR"/>
            </w:rPr>
          </w:rPrChange>
        </w:rPr>
        <w:t>des</w:t>
      </w:r>
      <w:r w:rsidRPr="00F94CB9">
        <w:rPr>
          <w:spacing w:val="-7"/>
          <w:sz w:val="28"/>
          <w:szCs w:val="28"/>
          <w:lang w:val="fr-FR"/>
          <w:rPrChange w:id="10614" w:author="Peng Luqi" w:date="2019-10-13T14:50:00Z">
            <w:rPr>
              <w:spacing w:val="-7"/>
              <w:lang w:val="fr-FR"/>
            </w:rPr>
          </w:rPrChange>
        </w:rPr>
        <w:t xml:space="preserve"> </w:t>
      </w:r>
      <w:r w:rsidRPr="00F94CB9">
        <w:rPr>
          <w:sz w:val="28"/>
          <w:szCs w:val="28"/>
          <w:lang w:val="fr-FR"/>
          <w:rPrChange w:id="10615" w:author="Peng Luqi" w:date="2019-10-13T14:50:00Z">
            <w:rPr>
              <w:lang w:val="fr-FR"/>
            </w:rPr>
          </w:rPrChange>
        </w:rPr>
        <w:t>opérateurs</w:t>
      </w:r>
      <w:r w:rsidRPr="00F94CB9">
        <w:rPr>
          <w:spacing w:val="-7"/>
          <w:sz w:val="28"/>
          <w:szCs w:val="28"/>
          <w:lang w:val="fr-FR"/>
          <w:rPrChange w:id="10616" w:author="Peng Luqi" w:date="2019-10-13T14:50:00Z">
            <w:rPr>
              <w:spacing w:val="-7"/>
              <w:lang w:val="fr-FR"/>
            </w:rPr>
          </w:rPrChange>
        </w:rPr>
        <w:t xml:space="preserve"> </w:t>
      </w:r>
      <w:r w:rsidRPr="00F94CB9">
        <w:rPr>
          <w:sz w:val="28"/>
          <w:szCs w:val="28"/>
          <w:lang w:val="fr-FR"/>
          <w:rPrChange w:id="10617" w:author="Peng Luqi" w:date="2019-10-13T14:50:00Z">
            <w:rPr>
              <w:lang w:val="fr-FR"/>
            </w:rPr>
          </w:rPrChange>
        </w:rPr>
        <w:t>sur</w:t>
      </w:r>
      <w:r w:rsidRPr="00F94CB9">
        <w:rPr>
          <w:spacing w:val="-7"/>
          <w:sz w:val="28"/>
          <w:szCs w:val="28"/>
          <w:lang w:val="fr-FR"/>
          <w:rPrChange w:id="10618" w:author="Peng Luqi" w:date="2019-10-13T14:50:00Z">
            <w:rPr>
              <w:spacing w:val="-7"/>
              <w:lang w:val="fr-FR"/>
            </w:rPr>
          </w:rPrChange>
        </w:rPr>
        <w:t xml:space="preserve"> </w:t>
      </w:r>
      <w:r w:rsidRPr="00F94CB9">
        <w:rPr>
          <w:sz w:val="28"/>
          <w:szCs w:val="28"/>
          <w:lang w:val="fr-FR"/>
          <w:rPrChange w:id="10619" w:author="Peng Luqi" w:date="2019-10-13T14:50:00Z">
            <w:rPr>
              <w:lang w:val="fr-FR"/>
            </w:rPr>
          </w:rPrChange>
        </w:rPr>
        <w:t>les</w:t>
      </w:r>
      <w:r w:rsidRPr="00F94CB9">
        <w:rPr>
          <w:spacing w:val="-8"/>
          <w:sz w:val="28"/>
          <w:szCs w:val="28"/>
          <w:lang w:val="fr-FR"/>
          <w:rPrChange w:id="10620" w:author="Peng Luqi" w:date="2019-10-13T14:50:00Z">
            <w:rPr>
              <w:spacing w:val="-8"/>
              <w:lang w:val="fr-FR"/>
            </w:rPr>
          </w:rPrChange>
        </w:rPr>
        <w:t xml:space="preserve"> </w:t>
      </w:r>
      <w:r w:rsidRPr="00F94CB9">
        <w:rPr>
          <w:sz w:val="28"/>
          <w:szCs w:val="28"/>
          <w:lang w:val="fr-FR"/>
          <w:rPrChange w:id="10621" w:author="Peng Luqi" w:date="2019-10-13T14:50:00Z">
            <w:rPr>
              <w:lang w:val="fr-FR"/>
            </w:rPr>
          </w:rPrChange>
        </w:rPr>
        <w:t>marchés</w:t>
      </w:r>
      <w:r w:rsidRPr="00F94CB9">
        <w:rPr>
          <w:spacing w:val="-7"/>
          <w:sz w:val="28"/>
          <w:szCs w:val="28"/>
          <w:lang w:val="fr-FR"/>
          <w:rPrChange w:id="10622" w:author="Peng Luqi" w:date="2019-10-13T14:50:00Z">
            <w:rPr>
              <w:spacing w:val="-7"/>
              <w:lang w:val="fr-FR"/>
            </w:rPr>
          </w:rPrChange>
        </w:rPr>
        <w:t xml:space="preserve"> </w:t>
      </w:r>
      <w:r w:rsidRPr="00F94CB9">
        <w:rPr>
          <w:sz w:val="28"/>
          <w:szCs w:val="28"/>
          <w:lang w:val="fr-FR"/>
          <w:rPrChange w:id="10623" w:author="Peng Luqi" w:date="2019-10-13T14:50:00Z">
            <w:rPr>
              <w:lang w:val="fr-FR"/>
            </w:rPr>
          </w:rPrChange>
        </w:rPr>
        <w:t>à</w:t>
      </w:r>
      <w:r w:rsidRPr="00F94CB9">
        <w:rPr>
          <w:spacing w:val="-8"/>
          <w:sz w:val="28"/>
          <w:szCs w:val="28"/>
          <w:lang w:val="fr-FR"/>
          <w:rPrChange w:id="10624" w:author="Peng Luqi" w:date="2019-10-13T14:50:00Z">
            <w:rPr>
              <w:spacing w:val="-8"/>
              <w:lang w:val="fr-FR"/>
            </w:rPr>
          </w:rPrChange>
        </w:rPr>
        <w:t xml:space="preserve"> </w:t>
      </w:r>
      <w:r w:rsidRPr="00F94CB9">
        <w:rPr>
          <w:sz w:val="28"/>
          <w:szCs w:val="28"/>
          <w:lang w:val="fr-FR"/>
          <w:rPrChange w:id="10625" w:author="Peng Luqi" w:date="2019-10-13T14:50:00Z">
            <w:rPr>
              <w:lang w:val="fr-FR"/>
            </w:rPr>
          </w:rPrChange>
        </w:rPr>
        <w:t>terme</w:t>
      </w:r>
      <w:r w:rsidRPr="00F94CB9">
        <w:rPr>
          <w:spacing w:val="-6"/>
          <w:sz w:val="28"/>
          <w:szCs w:val="28"/>
          <w:lang w:val="fr-FR"/>
          <w:rPrChange w:id="10626" w:author="Peng Luqi" w:date="2019-10-13T14:50:00Z">
            <w:rPr>
              <w:spacing w:val="-6"/>
              <w:lang w:val="fr-FR"/>
            </w:rPr>
          </w:rPrChange>
        </w:rPr>
        <w:t xml:space="preserve"> </w:t>
      </w:r>
      <w:r w:rsidRPr="00F94CB9">
        <w:rPr>
          <w:sz w:val="28"/>
          <w:szCs w:val="28"/>
          <w:lang w:val="fr-FR"/>
          <w:rPrChange w:id="10627" w:author="Peng Luqi" w:date="2019-10-13T14:50:00Z">
            <w:rPr>
              <w:lang w:val="fr-FR"/>
            </w:rPr>
          </w:rPrChange>
        </w:rPr>
        <w:t>sont</w:t>
      </w:r>
      <w:r w:rsidRPr="00F94CB9">
        <w:rPr>
          <w:spacing w:val="-7"/>
          <w:sz w:val="28"/>
          <w:szCs w:val="28"/>
          <w:lang w:val="fr-FR"/>
          <w:rPrChange w:id="10628" w:author="Peng Luqi" w:date="2019-10-13T14:50:00Z">
            <w:rPr>
              <w:spacing w:val="-7"/>
              <w:lang w:val="fr-FR"/>
            </w:rPr>
          </w:rPrChange>
        </w:rPr>
        <w:t xml:space="preserve"> </w:t>
      </w:r>
      <w:r w:rsidRPr="00F94CB9">
        <w:rPr>
          <w:sz w:val="28"/>
          <w:szCs w:val="28"/>
          <w:lang w:val="fr-FR"/>
          <w:rPrChange w:id="10629" w:author="Peng Luqi" w:date="2019-10-13T14:50:00Z">
            <w:rPr>
              <w:lang w:val="fr-FR"/>
            </w:rPr>
          </w:rPrChange>
        </w:rPr>
        <w:t>des</w:t>
      </w:r>
      <w:r w:rsidRPr="00F94CB9">
        <w:rPr>
          <w:spacing w:val="-7"/>
          <w:sz w:val="28"/>
          <w:szCs w:val="28"/>
          <w:lang w:val="fr-FR"/>
          <w:rPrChange w:id="10630" w:author="Peng Luqi" w:date="2019-10-13T14:50:00Z">
            <w:rPr>
              <w:spacing w:val="-7"/>
              <w:lang w:val="fr-FR"/>
            </w:rPr>
          </w:rPrChange>
        </w:rPr>
        <w:t xml:space="preserve"> </w:t>
      </w:r>
      <w:r w:rsidRPr="00F94CB9">
        <w:rPr>
          <w:sz w:val="28"/>
          <w:szCs w:val="28"/>
          <w:lang w:val="fr-FR"/>
          <w:rPrChange w:id="10631" w:author="Peng Luqi" w:date="2019-10-13T14:50:00Z">
            <w:rPr>
              <w:lang w:val="fr-FR"/>
            </w:rPr>
          </w:rPrChange>
        </w:rPr>
        <w:t>amateurs</w:t>
      </w:r>
      <w:r w:rsidRPr="00F94CB9">
        <w:rPr>
          <w:spacing w:val="-3"/>
          <w:sz w:val="28"/>
          <w:szCs w:val="28"/>
          <w:lang w:val="fr-FR"/>
          <w:rPrChange w:id="10632" w:author="Peng Luqi" w:date="2019-10-13T14:50:00Z">
            <w:rPr>
              <w:spacing w:val="-3"/>
              <w:lang w:val="fr-FR"/>
            </w:rPr>
          </w:rPrChange>
        </w:rPr>
        <w:t xml:space="preserve"> </w:t>
      </w:r>
      <w:r w:rsidRPr="00F94CB9">
        <w:rPr>
          <w:sz w:val="28"/>
          <w:szCs w:val="28"/>
          <w:lang w:val="fr-FR"/>
          <w:rPrChange w:id="10633" w:author="Peng Luqi" w:date="2019-10-13T14:50:00Z">
            <w:rPr>
              <w:lang w:val="fr-FR"/>
            </w:rPr>
          </w:rPrChange>
        </w:rPr>
        <w:t>?</w:t>
      </w:r>
      <w:r w:rsidRPr="00F94CB9">
        <w:rPr>
          <w:spacing w:val="-7"/>
          <w:sz w:val="28"/>
          <w:szCs w:val="28"/>
          <w:lang w:val="fr-FR"/>
          <w:rPrChange w:id="10634" w:author="Peng Luqi" w:date="2019-10-13T14:50:00Z">
            <w:rPr>
              <w:spacing w:val="-7"/>
              <w:lang w:val="fr-FR"/>
            </w:rPr>
          </w:rPrChange>
        </w:rPr>
        <w:t xml:space="preserve"> </w:t>
      </w:r>
      <w:r w:rsidRPr="00F94CB9">
        <w:rPr>
          <w:sz w:val="28"/>
          <w:szCs w:val="28"/>
          <w:lang w:val="fr-FR"/>
          <w:rPrChange w:id="10635" w:author="Peng Luqi" w:date="2019-10-13T14:50:00Z">
            <w:rPr>
              <w:lang w:val="fr-FR"/>
            </w:rPr>
          </w:rPrChange>
        </w:rPr>
        <w:t>Parce</w:t>
      </w:r>
      <w:r w:rsidRPr="00F94CB9">
        <w:rPr>
          <w:spacing w:val="-7"/>
          <w:sz w:val="28"/>
          <w:szCs w:val="28"/>
          <w:lang w:val="fr-FR"/>
          <w:rPrChange w:id="10636" w:author="Peng Luqi" w:date="2019-10-13T14:50:00Z">
            <w:rPr>
              <w:spacing w:val="-7"/>
              <w:lang w:val="fr-FR"/>
            </w:rPr>
          </w:rPrChange>
        </w:rPr>
        <w:t xml:space="preserve"> </w:t>
      </w:r>
      <w:r w:rsidRPr="00F94CB9">
        <w:rPr>
          <w:sz w:val="28"/>
          <w:szCs w:val="28"/>
          <w:lang w:val="fr-FR"/>
          <w:rPrChange w:id="10637" w:author="Peng Luqi" w:date="2019-10-13T14:50:00Z">
            <w:rPr>
              <w:lang w:val="fr-FR"/>
            </w:rPr>
          </w:rPrChange>
        </w:rPr>
        <w:t>qu</w:t>
      </w:r>
      <w:del w:id="10638" w:author="Peng Luqi" w:date="2019-10-13T14:43:00Z">
        <w:r w:rsidRPr="00F94CB9" w:rsidDel="00EF666F">
          <w:rPr>
            <w:sz w:val="28"/>
            <w:szCs w:val="28"/>
            <w:lang w:val="fr-FR"/>
            <w:rPrChange w:id="10639" w:author="Peng Luqi" w:date="2019-10-13T14:50:00Z">
              <w:rPr>
                <w:lang w:val="fr-FR"/>
              </w:rPr>
            </w:rPrChange>
          </w:rPr>
          <w:delText>’</w:delText>
        </w:r>
      </w:del>
      <w:ins w:id="10640" w:author="Peng Luqi" w:date="2019-10-13T14:43:00Z">
        <w:r w:rsidR="00EF666F" w:rsidRPr="00F94CB9">
          <w:rPr>
            <w:sz w:val="28"/>
            <w:szCs w:val="28"/>
            <w:lang w:val="fr-FR"/>
            <w:rPrChange w:id="10641" w:author="Peng Luqi" w:date="2019-10-13T14:50:00Z">
              <w:rPr>
                <w:lang w:val="fr-FR"/>
              </w:rPr>
            </w:rPrChange>
          </w:rPr>
          <w:t>’</w:t>
        </w:r>
      </w:ins>
      <w:r w:rsidRPr="00F94CB9">
        <w:rPr>
          <w:sz w:val="28"/>
          <w:szCs w:val="28"/>
          <w:lang w:val="fr-FR"/>
          <w:rPrChange w:id="10642" w:author="Peng Luqi" w:date="2019-10-13T14:50:00Z">
            <w:rPr>
              <w:lang w:val="fr-FR"/>
            </w:rPr>
          </w:rPrChange>
        </w:rPr>
        <w:t>ils</w:t>
      </w:r>
      <w:r w:rsidRPr="00F94CB9">
        <w:rPr>
          <w:spacing w:val="-7"/>
          <w:sz w:val="28"/>
          <w:szCs w:val="28"/>
          <w:lang w:val="fr-FR"/>
          <w:rPrChange w:id="10643" w:author="Peng Luqi" w:date="2019-10-13T14:50:00Z">
            <w:rPr>
              <w:spacing w:val="-7"/>
              <w:lang w:val="fr-FR"/>
            </w:rPr>
          </w:rPrChange>
        </w:rPr>
        <w:t xml:space="preserve"> </w:t>
      </w:r>
      <w:r w:rsidRPr="00F94CB9">
        <w:rPr>
          <w:sz w:val="28"/>
          <w:szCs w:val="28"/>
          <w:lang w:val="fr-FR"/>
          <w:rPrChange w:id="10644" w:author="Peng Luqi" w:date="2019-10-13T14:50:00Z">
            <w:rPr>
              <w:lang w:val="fr-FR"/>
            </w:rPr>
          </w:rPrChange>
        </w:rPr>
        <w:t>n</w:t>
      </w:r>
      <w:del w:id="10645" w:author="Peng Luqi" w:date="2019-10-13T14:43:00Z">
        <w:r w:rsidRPr="00F94CB9" w:rsidDel="00EF666F">
          <w:rPr>
            <w:sz w:val="28"/>
            <w:szCs w:val="28"/>
            <w:lang w:val="fr-FR"/>
            <w:rPrChange w:id="10646" w:author="Peng Luqi" w:date="2019-10-13T14:50:00Z">
              <w:rPr>
                <w:lang w:val="fr-FR"/>
              </w:rPr>
            </w:rPrChange>
          </w:rPr>
          <w:delText>’</w:delText>
        </w:r>
      </w:del>
      <w:ins w:id="10647" w:author="Peng Luqi" w:date="2019-10-13T14:43:00Z">
        <w:r w:rsidR="00EF666F" w:rsidRPr="00F94CB9">
          <w:rPr>
            <w:sz w:val="28"/>
            <w:szCs w:val="28"/>
            <w:lang w:val="fr-FR"/>
            <w:rPrChange w:id="10648" w:author="Peng Luqi" w:date="2019-10-13T14:50:00Z">
              <w:rPr>
                <w:lang w:val="fr-FR"/>
              </w:rPr>
            </w:rPrChange>
          </w:rPr>
          <w:t>’</w:t>
        </w:r>
      </w:ins>
      <w:r w:rsidRPr="00F94CB9">
        <w:rPr>
          <w:sz w:val="28"/>
          <w:szCs w:val="28"/>
          <w:lang w:val="fr-FR"/>
          <w:rPrChange w:id="10649" w:author="Peng Luqi" w:date="2019-10-13T14:50:00Z">
            <w:rPr>
              <w:lang w:val="fr-FR"/>
            </w:rPr>
          </w:rPrChange>
        </w:rPr>
        <w:t>ont pas</w:t>
      </w:r>
      <w:r w:rsidRPr="00F94CB9">
        <w:rPr>
          <w:spacing w:val="-7"/>
          <w:sz w:val="28"/>
          <w:szCs w:val="28"/>
          <w:lang w:val="fr-FR"/>
          <w:rPrChange w:id="10650" w:author="Peng Luqi" w:date="2019-10-13T14:50:00Z">
            <w:rPr>
              <w:spacing w:val="-7"/>
              <w:lang w:val="fr-FR"/>
            </w:rPr>
          </w:rPrChange>
        </w:rPr>
        <w:t xml:space="preserve"> </w:t>
      </w:r>
      <w:r w:rsidRPr="00F94CB9">
        <w:rPr>
          <w:sz w:val="28"/>
          <w:szCs w:val="28"/>
          <w:lang w:val="fr-FR"/>
          <w:rPrChange w:id="10651" w:author="Peng Luqi" w:date="2019-10-13T14:50:00Z">
            <w:rPr>
              <w:lang w:val="fr-FR"/>
            </w:rPr>
          </w:rPrChange>
        </w:rPr>
        <w:t>un</w:t>
      </w:r>
      <w:r w:rsidRPr="00F94CB9">
        <w:rPr>
          <w:spacing w:val="-6"/>
          <w:sz w:val="28"/>
          <w:szCs w:val="28"/>
          <w:lang w:val="fr-FR"/>
          <w:rPrChange w:id="10652" w:author="Peng Luqi" w:date="2019-10-13T14:50:00Z">
            <w:rPr>
              <w:spacing w:val="-6"/>
              <w:lang w:val="fr-FR"/>
            </w:rPr>
          </w:rPrChange>
        </w:rPr>
        <w:t xml:space="preserve"> </w:t>
      </w:r>
      <w:r w:rsidRPr="00F94CB9">
        <w:rPr>
          <w:sz w:val="28"/>
          <w:szCs w:val="28"/>
          <w:lang w:val="fr-FR"/>
          <w:rPrChange w:id="10653" w:author="Peng Luqi" w:date="2019-10-13T14:50:00Z">
            <w:rPr>
              <w:lang w:val="fr-FR"/>
            </w:rPr>
          </w:rPrChange>
        </w:rPr>
        <w:t>ensemble</w:t>
      </w:r>
      <w:r w:rsidRPr="00F94CB9">
        <w:rPr>
          <w:spacing w:val="-6"/>
          <w:sz w:val="28"/>
          <w:szCs w:val="28"/>
          <w:lang w:val="fr-FR"/>
          <w:rPrChange w:id="10654" w:author="Peng Luqi" w:date="2019-10-13T14:50:00Z">
            <w:rPr>
              <w:spacing w:val="-6"/>
              <w:lang w:val="fr-FR"/>
            </w:rPr>
          </w:rPrChange>
        </w:rPr>
        <w:t xml:space="preserve"> </w:t>
      </w:r>
      <w:r w:rsidRPr="00F94CB9">
        <w:rPr>
          <w:sz w:val="28"/>
          <w:szCs w:val="28"/>
          <w:lang w:val="fr-FR"/>
          <w:rPrChange w:id="10655" w:author="Peng Luqi" w:date="2019-10-13T14:50:00Z">
            <w:rPr>
              <w:lang w:val="fr-FR"/>
            </w:rPr>
          </w:rPrChange>
        </w:rPr>
        <w:t>de</w:t>
      </w:r>
      <w:r w:rsidRPr="00F94CB9">
        <w:rPr>
          <w:spacing w:val="-8"/>
          <w:sz w:val="28"/>
          <w:szCs w:val="28"/>
          <w:lang w:val="fr-FR"/>
          <w:rPrChange w:id="10656" w:author="Peng Luqi" w:date="2019-10-13T14:50:00Z">
            <w:rPr>
              <w:spacing w:val="-8"/>
              <w:lang w:val="fr-FR"/>
            </w:rPr>
          </w:rPrChange>
        </w:rPr>
        <w:t xml:space="preserve"> </w:t>
      </w:r>
      <w:r w:rsidRPr="00F94CB9">
        <w:rPr>
          <w:sz w:val="28"/>
          <w:szCs w:val="28"/>
          <w:lang w:val="fr-FR"/>
          <w:rPrChange w:id="10657" w:author="Peng Luqi" w:date="2019-10-13T14:50:00Z">
            <w:rPr>
              <w:lang w:val="fr-FR"/>
            </w:rPr>
          </w:rPrChange>
        </w:rPr>
        <w:t>positions,</w:t>
      </w:r>
      <w:r w:rsidRPr="00F94CB9">
        <w:rPr>
          <w:spacing w:val="-6"/>
          <w:sz w:val="28"/>
          <w:szCs w:val="28"/>
          <w:lang w:val="fr-FR"/>
          <w:rPrChange w:id="10658" w:author="Peng Luqi" w:date="2019-10-13T14:50:00Z">
            <w:rPr>
              <w:spacing w:val="-6"/>
              <w:lang w:val="fr-FR"/>
            </w:rPr>
          </w:rPrChange>
        </w:rPr>
        <w:t xml:space="preserve"> </w:t>
      </w:r>
      <w:r w:rsidRPr="00F94CB9">
        <w:rPr>
          <w:sz w:val="28"/>
          <w:szCs w:val="28"/>
          <w:lang w:val="fr-FR"/>
          <w:rPrChange w:id="10659" w:author="Peng Luqi" w:date="2019-10-13T14:50:00Z">
            <w:rPr>
              <w:lang w:val="fr-FR"/>
            </w:rPr>
          </w:rPrChange>
        </w:rPr>
        <w:t>car</w:t>
      </w:r>
      <w:r w:rsidRPr="00F94CB9">
        <w:rPr>
          <w:spacing w:val="-6"/>
          <w:sz w:val="28"/>
          <w:szCs w:val="28"/>
          <w:lang w:val="fr-FR"/>
          <w:rPrChange w:id="10660" w:author="Peng Luqi" w:date="2019-10-13T14:50:00Z">
            <w:rPr>
              <w:spacing w:val="-6"/>
              <w:lang w:val="fr-FR"/>
            </w:rPr>
          </w:rPrChange>
        </w:rPr>
        <w:t xml:space="preserve"> </w:t>
      </w:r>
      <w:r w:rsidRPr="00F94CB9">
        <w:rPr>
          <w:sz w:val="28"/>
          <w:szCs w:val="28"/>
          <w:lang w:val="fr-FR"/>
          <w:rPrChange w:id="10661" w:author="Peng Luqi" w:date="2019-10-13T14:50:00Z">
            <w:rPr>
              <w:lang w:val="fr-FR"/>
            </w:rPr>
          </w:rPrChange>
        </w:rPr>
        <w:t>ils</w:t>
      </w:r>
      <w:r w:rsidRPr="00F94CB9">
        <w:rPr>
          <w:spacing w:val="-7"/>
          <w:sz w:val="28"/>
          <w:szCs w:val="28"/>
          <w:lang w:val="fr-FR"/>
          <w:rPrChange w:id="10662" w:author="Peng Luqi" w:date="2019-10-13T14:50:00Z">
            <w:rPr>
              <w:spacing w:val="-7"/>
              <w:lang w:val="fr-FR"/>
            </w:rPr>
          </w:rPrChange>
        </w:rPr>
        <w:t xml:space="preserve"> </w:t>
      </w:r>
      <w:r w:rsidRPr="00F94CB9">
        <w:rPr>
          <w:sz w:val="28"/>
          <w:szCs w:val="28"/>
          <w:lang w:val="fr-FR"/>
          <w:rPrChange w:id="10663" w:author="Peng Luqi" w:date="2019-10-13T14:50:00Z">
            <w:rPr>
              <w:lang w:val="fr-FR"/>
            </w:rPr>
          </w:rPrChange>
        </w:rPr>
        <w:t>font</w:t>
      </w:r>
      <w:r w:rsidRPr="00F94CB9">
        <w:rPr>
          <w:spacing w:val="-6"/>
          <w:sz w:val="28"/>
          <w:szCs w:val="28"/>
          <w:lang w:val="fr-FR"/>
          <w:rPrChange w:id="10664" w:author="Peng Luqi" w:date="2019-10-13T14:50:00Z">
            <w:rPr>
              <w:spacing w:val="-6"/>
              <w:lang w:val="fr-FR"/>
            </w:rPr>
          </w:rPrChange>
        </w:rPr>
        <w:t xml:space="preserve"> </w:t>
      </w:r>
      <w:r w:rsidRPr="00F94CB9">
        <w:rPr>
          <w:sz w:val="28"/>
          <w:szCs w:val="28"/>
          <w:lang w:val="fr-FR"/>
          <w:rPrChange w:id="10665" w:author="Peng Luqi" w:date="2019-10-13T14:50:00Z">
            <w:rPr>
              <w:lang w:val="fr-FR"/>
            </w:rPr>
          </w:rPrChange>
        </w:rPr>
        <w:t>soit</w:t>
      </w:r>
      <w:r w:rsidRPr="00F94CB9">
        <w:rPr>
          <w:spacing w:val="-6"/>
          <w:sz w:val="28"/>
          <w:szCs w:val="28"/>
          <w:lang w:val="fr-FR"/>
          <w:rPrChange w:id="10666" w:author="Peng Luqi" w:date="2019-10-13T14:50:00Z">
            <w:rPr>
              <w:spacing w:val="-6"/>
              <w:lang w:val="fr-FR"/>
            </w:rPr>
          </w:rPrChange>
        </w:rPr>
        <w:t xml:space="preserve"> </w:t>
      </w:r>
      <w:r w:rsidRPr="00F94CB9">
        <w:rPr>
          <w:sz w:val="28"/>
          <w:szCs w:val="28"/>
          <w:lang w:val="fr-FR"/>
          <w:rPrChange w:id="10667" w:author="Peng Luqi" w:date="2019-10-13T14:50:00Z">
            <w:rPr>
              <w:lang w:val="fr-FR"/>
            </w:rPr>
          </w:rPrChange>
        </w:rPr>
        <w:t>des</w:t>
      </w:r>
      <w:r w:rsidRPr="00F94CB9">
        <w:rPr>
          <w:spacing w:val="-7"/>
          <w:sz w:val="28"/>
          <w:szCs w:val="28"/>
          <w:lang w:val="fr-FR"/>
          <w:rPrChange w:id="10668" w:author="Peng Luqi" w:date="2019-10-13T14:50:00Z">
            <w:rPr>
              <w:spacing w:val="-7"/>
              <w:lang w:val="fr-FR"/>
            </w:rPr>
          </w:rPrChange>
        </w:rPr>
        <w:t xml:space="preserve"> </w:t>
      </w:r>
      <w:r w:rsidRPr="00F94CB9">
        <w:rPr>
          <w:sz w:val="28"/>
          <w:szCs w:val="28"/>
          <w:lang w:val="fr-FR"/>
          <w:rPrChange w:id="10669" w:author="Peng Luqi" w:date="2019-10-13T14:50:00Z">
            <w:rPr>
              <w:lang w:val="fr-FR"/>
            </w:rPr>
          </w:rPrChange>
        </w:rPr>
        <w:t>transactions</w:t>
      </w:r>
      <w:r w:rsidRPr="00F94CB9">
        <w:rPr>
          <w:spacing w:val="-6"/>
          <w:sz w:val="28"/>
          <w:szCs w:val="28"/>
          <w:lang w:val="fr-FR"/>
          <w:rPrChange w:id="10670" w:author="Peng Luqi" w:date="2019-10-13T14:50:00Z">
            <w:rPr>
              <w:spacing w:val="-6"/>
              <w:lang w:val="fr-FR"/>
            </w:rPr>
          </w:rPrChange>
        </w:rPr>
        <w:t xml:space="preserve"> </w:t>
      </w:r>
      <w:r w:rsidRPr="00F94CB9">
        <w:rPr>
          <w:sz w:val="28"/>
          <w:szCs w:val="28"/>
          <w:lang w:val="fr-FR"/>
          <w:rPrChange w:id="10671" w:author="Peng Luqi" w:date="2019-10-13T14:50:00Z">
            <w:rPr>
              <w:lang w:val="fr-FR"/>
            </w:rPr>
          </w:rPrChange>
        </w:rPr>
        <w:t>au</w:t>
      </w:r>
      <w:r w:rsidRPr="00F94CB9">
        <w:rPr>
          <w:spacing w:val="-6"/>
          <w:sz w:val="28"/>
          <w:szCs w:val="28"/>
          <w:lang w:val="fr-FR"/>
          <w:rPrChange w:id="10672" w:author="Peng Luqi" w:date="2019-10-13T14:50:00Z">
            <w:rPr>
              <w:spacing w:val="-6"/>
              <w:lang w:val="fr-FR"/>
            </w:rPr>
          </w:rPrChange>
        </w:rPr>
        <w:t xml:space="preserve"> </w:t>
      </w:r>
      <w:r w:rsidRPr="00F94CB9">
        <w:rPr>
          <w:sz w:val="28"/>
          <w:szCs w:val="28"/>
          <w:lang w:val="fr-FR"/>
          <w:rPrChange w:id="10673" w:author="Peng Luqi" w:date="2019-10-13T14:50:00Z">
            <w:rPr>
              <w:lang w:val="fr-FR"/>
            </w:rPr>
          </w:rPrChange>
        </w:rPr>
        <w:t>comptant,</w:t>
      </w:r>
      <w:r w:rsidRPr="00F94CB9">
        <w:rPr>
          <w:spacing w:val="-6"/>
          <w:sz w:val="28"/>
          <w:szCs w:val="28"/>
          <w:lang w:val="fr-FR"/>
          <w:rPrChange w:id="10674" w:author="Peng Luqi" w:date="2019-10-13T14:50:00Z">
            <w:rPr>
              <w:spacing w:val="-6"/>
              <w:lang w:val="fr-FR"/>
            </w:rPr>
          </w:rPrChange>
        </w:rPr>
        <w:t xml:space="preserve"> </w:t>
      </w:r>
      <w:r w:rsidRPr="00F94CB9">
        <w:rPr>
          <w:sz w:val="28"/>
          <w:szCs w:val="28"/>
          <w:lang w:val="fr-FR"/>
          <w:rPrChange w:id="10675" w:author="Peng Luqi" w:date="2019-10-13T14:50:00Z">
            <w:rPr>
              <w:lang w:val="fr-FR"/>
            </w:rPr>
          </w:rPrChange>
        </w:rPr>
        <w:t>soit</w:t>
      </w:r>
      <w:r w:rsidRPr="00F94CB9">
        <w:rPr>
          <w:spacing w:val="-6"/>
          <w:sz w:val="28"/>
          <w:szCs w:val="28"/>
          <w:lang w:val="fr-FR"/>
          <w:rPrChange w:id="10676" w:author="Peng Luqi" w:date="2019-10-13T14:50:00Z">
            <w:rPr>
              <w:spacing w:val="-6"/>
              <w:lang w:val="fr-FR"/>
            </w:rPr>
          </w:rPrChange>
        </w:rPr>
        <w:t xml:space="preserve"> </w:t>
      </w:r>
      <w:r w:rsidRPr="00F94CB9">
        <w:rPr>
          <w:sz w:val="28"/>
          <w:szCs w:val="28"/>
          <w:lang w:val="fr-FR"/>
          <w:rPrChange w:id="10677" w:author="Peng Luqi" w:date="2019-10-13T14:50:00Z">
            <w:rPr>
              <w:lang w:val="fr-FR"/>
            </w:rPr>
          </w:rPrChange>
        </w:rPr>
        <w:t>des</w:t>
      </w:r>
      <w:r w:rsidRPr="00F94CB9">
        <w:rPr>
          <w:spacing w:val="-6"/>
          <w:sz w:val="28"/>
          <w:szCs w:val="28"/>
          <w:lang w:val="fr-FR"/>
          <w:rPrChange w:id="10678" w:author="Peng Luqi" w:date="2019-10-13T14:50:00Z">
            <w:rPr>
              <w:spacing w:val="-6"/>
              <w:lang w:val="fr-FR"/>
            </w:rPr>
          </w:rPrChange>
        </w:rPr>
        <w:t xml:space="preserve"> </w:t>
      </w:r>
      <w:r w:rsidRPr="00F94CB9">
        <w:rPr>
          <w:sz w:val="28"/>
          <w:szCs w:val="28"/>
          <w:lang w:val="fr-FR"/>
          <w:rPrChange w:id="10679" w:author="Peng Luqi" w:date="2019-10-13T14:50:00Z">
            <w:rPr>
              <w:lang w:val="fr-FR"/>
            </w:rPr>
          </w:rPrChange>
        </w:rPr>
        <w:t>transactions</w:t>
      </w:r>
      <w:r w:rsidRPr="00F94CB9">
        <w:rPr>
          <w:spacing w:val="-7"/>
          <w:sz w:val="28"/>
          <w:szCs w:val="28"/>
          <w:lang w:val="fr-FR"/>
          <w:rPrChange w:id="10680" w:author="Peng Luqi" w:date="2019-10-13T14:50:00Z">
            <w:rPr>
              <w:spacing w:val="-7"/>
              <w:lang w:val="fr-FR"/>
            </w:rPr>
          </w:rPrChange>
        </w:rPr>
        <w:t xml:space="preserve"> </w:t>
      </w:r>
      <w:r w:rsidRPr="00F94CB9">
        <w:rPr>
          <w:sz w:val="28"/>
          <w:szCs w:val="28"/>
          <w:lang w:val="fr-FR"/>
          <w:rPrChange w:id="10681" w:author="Peng Luqi" w:date="2019-10-13T14:50:00Z">
            <w:rPr>
              <w:lang w:val="fr-FR"/>
            </w:rPr>
          </w:rPrChange>
        </w:rPr>
        <w:t>sur</w:t>
      </w:r>
      <w:r w:rsidRPr="00F94CB9">
        <w:rPr>
          <w:spacing w:val="-7"/>
          <w:sz w:val="28"/>
          <w:szCs w:val="28"/>
          <w:lang w:val="fr-FR"/>
          <w:rPrChange w:id="10682" w:author="Peng Luqi" w:date="2019-10-13T14:50:00Z">
            <w:rPr>
              <w:spacing w:val="-7"/>
              <w:lang w:val="fr-FR"/>
            </w:rPr>
          </w:rPrChange>
        </w:rPr>
        <w:t xml:space="preserve"> </w:t>
      </w:r>
      <w:r w:rsidRPr="00F94CB9">
        <w:rPr>
          <w:sz w:val="28"/>
          <w:szCs w:val="28"/>
          <w:lang w:val="fr-FR"/>
          <w:rPrChange w:id="10683" w:author="Peng Luqi" w:date="2019-10-13T14:50:00Z">
            <w:rPr>
              <w:lang w:val="fr-FR"/>
            </w:rPr>
          </w:rPrChange>
        </w:rPr>
        <w:t>les contrats à terme. Ils n</w:t>
      </w:r>
      <w:del w:id="10684" w:author="Peng Luqi" w:date="2019-10-13T14:43:00Z">
        <w:r w:rsidRPr="00F94CB9" w:rsidDel="00EF666F">
          <w:rPr>
            <w:sz w:val="28"/>
            <w:szCs w:val="28"/>
            <w:lang w:val="fr-FR"/>
            <w:rPrChange w:id="10685" w:author="Peng Luqi" w:date="2019-10-13T14:50:00Z">
              <w:rPr>
                <w:lang w:val="fr-FR"/>
              </w:rPr>
            </w:rPrChange>
          </w:rPr>
          <w:delText>’</w:delText>
        </w:r>
      </w:del>
      <w:ins w:id="10686" w:author="Peng Luqi" w:date="2019-10-13T14:43:00Z">
        <w:r w:rsidR="00EF666F" w:rsidRPr="00F94CB9">
          <w:rPr>
            <w:sz w:val="28"/>
            <w:szCs w:val="28"/>
            <w:lang w:val="fr-FR"/>
            <w:rPrChange w:id="10687" w:author="Peng Luqi" w:date="2019-10-13T14:50:00Z">
              <w:rPr>
                <w:lang w:val="fr-FR"/>
              </w:rPr>
            </w:rPrChange>
          </w:rPr>
          <w:t>’</w:t>
        </w:r>
      </w:ins>
      <w:r w:rsidRPr="00F94CB9">
        <w:rPr>
          <w:sz w:val="28"/>
          <w:szCs w:val="28"/>
          <w:lang w:val="fr-FR"/>
          <w:rPrChange w:id="10688" w:author="Peng Luqi" w:date="2019-10-13T14:50:00Z">
            <w:rPr>
              <w:lang w:val="fr-FR"/>
            </w:rPr>
          </w:rPrChange>
        </w:rPr>
        <w:t>ont pas de stratégie de couverture et sont exposés à</w:t>
      </w:r>
      <w:ins w:id="10689" w:author="Peng Luqi" w:date="2019-10-13T22:55:00Z">
        <w:r w:rsidR="00E30D24">
          <w:rPr>
            <w:sz w:val="28"/>
            <w:szCs w:val="28"/>
            <w:lang w:val="fr-FR"/>
          </w:rPr>
          <w:t xml:space="preserve"> </w:t>
        </w:r>
      </w:ins>
      <w:r w:rsidRPr="00F94CB9">
        <w:rPr>
          <w:sz w:val="28"/>
          <w:szCs w:val="28"/>
          <w:lang w:val="fr-FR"/>
          <w:rPrChange w:id="10690" w:author="Peng Luqi" w:date="2019-10-13T14:50:00Z">
            <w:rPr>
              <w:lang w:val="fr-FR"/>
            </w:rPr>
          </w:rPrChange>
        </w:rPr>
        <w:t>100</w:t>
      </w:r>
      <w:del w:id="10691" w:author="Peng Luqi" w:date="2019-10-13T22:55:00Z">
        <w:r w:rsidRPr="00F94CB9" w:rsidDel="00E30D24">
          <w:rPr>
            <w:spacing w:val="-23"/>
            <w:sz w:val="28"/>
            <w:szCs w:val="28"/>
            <w:lang w:val="fr-FR"/>
            <w:rPrChange w:id="10692" w:author="Peng Luqi" w:date="2019-10-13T14:50:00Z">
              <w:rPr>
                <w:spacing w:val="-23"/>
                <w:lang w:val="fr-FR"/>
              </w:rPr>
            </w:rPrChange>
          </w:rPr>
          <w:delText xml:space="preserve"> </w:delText>
        </w:r>
      </w:del>
      <w:r w:rsidRPr="00F94CB9">
        <w:rPr>
          <w:sz w:val="28"/>
          <w:szCs w:val="28"/>
          <w:lang w:val="fr-FR"/>
          <w:rPrChange w:id="10693" w:author="Peng Luqi" w:date="2019-10-13T14:50:00Z">
            <w:rPr>
              <w:lang w:val="fr-FR"/>
            </w:rPr>
          </w:rPrChange>
        </w:rPr>
        <w:t>%.</w:t>
      </w:r>
    </w:p>
    <w:p w:rsidR="002B38DF" w:rsidRPr="00F94CB9" w:rsidRDefault="002B38DF">
      <w:pPr>
        <w:pStyle w:val="a3"/>
        <w:ind w:left="170" w:right="170"/>
        <w:jc w:val="both"/>
        <w:rPr>
          <w:lang w:val="fr-FR"/>
          <w:rPrChange w:id="10694" w:author="Peng Luqi" w:date="2019-10-13T14:50:00Z">
            <w:rPr>
              <w:sz w:val="22"/>
              <w:lang w:val="fr-FR"/>
            </w:rPr>
          </w:rPrChange>
        </w:rPr>
        <w:pPrChange w:id="10695" w:author="Peng Luqi" w:date="2019-10-13T14:20:00Z">
          <w:pPr>
            <w:pStyle w:val="a3"/>
          </w:pPr>
        </w:pPrChange>
      </w:pPr>
    </w:p>
    <w:p w:rsidR="002B38DF" w:rsidRPr="00F94CB9" w:rsidRDefault="00716360">
      <w:pPr>
        <w:ind w:left="170" w:right="170"/>
        <w:jc w:val="both"/>
        <w:rPr>
          <w:sz w:val="28"/>
          <w:szCs w:val="28"/>
          <w:lang w:val="fr-FR"/>
          <w:rPrChange w:id="10696" w:author="Peng Luqi" w:date="2019-10-13T14:50:00Z">
            <w:rPr>
              <w:lang w:val="fr-FR"/>
            </w:rPr>
          </w:rPrChange>
        </w:rPr>
        <w:pPrChange w:id="10697" w:author="Peng Luqi" w:date="2019-10-13T14:20:00Z">
          <w:pPr>
            <w:spacing w:before="1"/>
            <w:ind w:left="130" w:right="184"/>
            <w:jc w:val="both"/>
          </w:pPr>
        </w:pPrChange>
      </w:pPr>
      <w:r w:rsidRPr="00F94CB9">
        <w:rPr>
          <w:sz w:val="28"/>
          <w:szCs w:val="28"/>
          <w:lang w:val="fr-FR"/>
          <w:rPrChange w:id="10698" w:author="Peng Luqi" w:date="2019-10-13T14:50:00Z">
            <w:rPr>
              <w:lang w:val="fr-FR"/>
            </w:rPr>
          </w:rPrChange>
        </w:rPr>
        <w:t>Alors, quand vous entendez qu</w:t>
      </w:r>
      <w:del w:id="10699" w:author="Peng Luqi" w:date="2019-10-13T14:43:00Z">
        <w:r w:rsidRPr="00F94CB9" w:rsidDel="00EF666F">
          <w:rPr>
            <w:sz w:val="28"/>
            <w:szCs w:val="28"/>
            <w:lang w:val="fr-FR"/>
            <w:rPrChange w:id="10700" w:author="Peng Luqi" w:date="2019-10-13T14:50:00Z">
              <w:rPr>
                <w:lang w:val="fr-FR"/>
              </w:rPr>
            </w:rPrChange>
          </w:rPr>
          <w:delText>’</w:delText>
        </w:r>
      </w:del>
      <w:ins w:id="10701" w:author="Peng Luqi" w:date="2019-10-13T14:43:00Z">
        <w:r w:rsidR="00EF666F" w:rsidRPr="00F94CB9">
          <w:rPr>
            <w:sz w:val="28"/>
            <w:szCs w:val="28"/>
            <w:lang w:val="fr-FR"/>
            <w:rPrChange w:id="10702" w:author="Peng Luqi" w:date="2019-10-13T14:50:00Z">
              <w:rPr>
                <w:lang w:val="fr-FR"/>
              </w:rPr>
            </w:rPrChange>
          </w:rPr>
          <w:t>’</w:t>
        </w:r>
      </w:ins>
      <w:r w:rsidRPr="00F94CB9">
        <w:rPr>
          <w:sz w:val="28"/>
          <w:szCs w:val="28"/>
          <w:lang w:val="fr-FR"/>
          <w:rPrChange w:id="10703" w:author="Peng Luqi" w:date="2019-10-13T14:50:00Z">
            <w:rPr>
              <w:lang w:val="fr-FR"/>
            </w:rPr>
          </w:rPrChange>
        </w:rPr>
        <w:t>ils ont tout perdu</w:t>
      </w:r>
      <w:del w:id="10704" w:author="Peng Luqi" w:date="2019-10-13T22:55:00Z">
        <w:r w:rsidRPr="00F94CB9" w:rsidDel="00E30D24">
          <w:rPr>
            <w:sz w:val="28"/>
            <w:szCs w:val="28"/>
            <w:lang w:val="fr-FR"/>
            <w:rPrChange w:id="10705" w:author="Peng Luqi" w:date="2019-10-13T14:50:00Z">
              <w:rPr>
                <w:lang w:val="fr-FR"/>
              </w:rPr>
            </w:rPrChange>
          </w:rPr>
          <w:delText>s</w:delText>
        </w:r>
      </w:del>
      <w:r w:rsidRPr="00F94CB9">
        <w:rPr>
          <w:sz w:val="28"/>
          <w:szCs w:val="28"/>
          <w:lang w:val="fr-FR"/>
          <w:rPrChange w:id="10706" w:author="Peng Luqi" w:date="2019-10-13T14:50:00Z">
            <w:rPr>
              <w:lang w:val="fr-FR"/>
            </w:rPr>
          </w:rPrChange>
        </w:rPr>
        <w:t>, vous comprenez pourquoi ? Le monde n</w:t>
      </w:r>
      <w:del w:id="10707" w:author="Peng Luqi" w:date="2019-10-13T14:43:00Z">
        <w:r w:rsidRPr="00F94CB9" w:rsidDel="00EF666F">
          <w:rPr>
            <w:sz w:val="28"/>
            <w:szCs w:val="28"/>
            <w:lang w:val="fr-FR"/>
            <w:rPrChange w:id="10708" w:author="Peng Luqi" w:date="2019-10-13T14:50:00Z">
              <w:rPr>
                <w:lang w:val="fr-FR"/>
              </w:rPr>
            </w:rPrChange>
          </w:rPr>
          <w:delText>’</w:delText>
        </w:r>
      </w:del>
      <w:ins w:id="10709" w:author="Peng Luqi" w:date="2019-10-13T14:43:00Z">
        <w:r w:rsidR="00EF666F" w:rsidRPr="00F94CB9">
          <w:rPr>
            <w:sz w:val="28"/>
            <w:szCs w:val="28"/>
            <w:lang w:val="fr-FR"/>
            <w:rPrChange w:id="10710" w:author="Peng Luqi" w:date="2019-10-13T14:50:00Z">
              <w:rPr>
                <w:lang w:val="fr-FR"/>
              </w:rPr>
            </w:rPrChange>
          </w:rPr>
          <w:t>’</w:t>
        </w:r>
      </w:ins>
      <w:r w:rsidRPr="00F94CB9">
        <w:rPr>
          <w:sz w:val="28"/>
          <w:szCs w:val="28"/>
          <w:lang w:val="fr-FR"/>
          <w:rPrChange w:id="10711" w:author="Peng Luqi" w:date="2019-10-13T14:50:00Z">
            <w:rPr>
              <w:lang w:val="fr-FR"/>
            </w:rPr>
          </w:rPrChange>
        </w:rPr>
        <w:t>est-il pas fait ainsi ? L</w:t>
      </w:r>
      <w:del w:id="10712" w:author="Peng Luqi" w:date="2019-10-13T14:43:00Z">
        <w:r w:rsidRPr="00F94CB9" w:rsidDel="00EF666F">
          <w:rPr>
            <w:sz w:val="28"/>
            <w:szCs w:val="28"/>
            <w:lang w:val="fr-FR"/>
            <w:rPrChange w:id="10713" w:author="Peng Luqi" w:date="2019-10-13T14:50:00Z">
              <w:rPr>
                <w:lang w:val="fr-FR"/>
              </w:rPr>
            </w:rPrChange>
          </w:rPr>
          <w:delText>’</w:delText>
        </w:r>
      </w:del>
      <w:ins w:id="10714" w:author="Peng Luqi" w:date="2019-10-13T14:43:00Z">
        <w:r w:rsidR="00EF666F" w:rsidRPr="00F94CB9">
          <w:rPr>
            <w:sz w:val="28"/>
            <w:szCs w:val="28"/>
            <w:lang w:val="fr-FR"/>
            <w:rPrChange w:id="10715" w:author="Peng Luqi" w:date="2019-10-13T14:50:00Z">
              <w:rPr>
                <w:lang w:val="fr-FR"/>
              </w:rPr>
            </w:rPrChange>
          </w:rPr>
          <w:t>’</w:t>
        </w:r>
      </w:ins>
      <w:r w:rsidRPr="00F94CB9">
        <w:rPr>
          <w:sz w:val="28"/>
          <w:szCs w:val="28"/>
          <w:lang w:val="fr-FR"/>
          <w:rPrChange w:id="10716" w:author="Peng Luqi" w:date="2019-10-13T14:50:00Z">
            <w:rPr>
              <w:lang w:val="fr-FR"/>
            </w:rPr>
          </w:rPrChange>
        </w:rPr>
        <w:t>amateur ne devrait-il pas rester misérable ?</w:t>
      </w:r>
    </w:p>
    <w:p w:rsidR="002B38DF" w:rsidRPr="00F94CB9" w:rsidRDefault="002B38DF">
      <w:pPr>
        <w:pStyle w:val="a3"/>
        <w:ind w:left="170" w:right="170"/>
        <w:jc w:val="both"/>
        <w:rPr>
          <w:lang w:val="fr-FR"/>
          <w:rPrChange w:id="10717" w:author="Peng Luqi" w:date="2019-10-13T14:50:00Z">
            <w:rPr>
              <w:sz w:val="21"/>
              <w:lang w:val="fr-FR"/>
            </w:rPr>
          </w:rPrChange>
        </w:rPr>
        <w:pPrChange w:id="10718" w:author="Peng Luqi" w:date="2019-10-13T14:20:00Z">
          <w:pPr>
            <w:pStyle w:val="a3"/>
            <w:spacing w:before="10"/>
          </w:pPr>
        </w:pPrChange>
      </w:pPr>
    </w:p>
    <w:p w:rsidR="002B38DF" w:rsidRPr="00F94CB9" w:rsidRDefault="00716360">
      <w:pPr>
        <w:ind w:left="170" w:right="170"/>
        <w:jc w:val="both"/>
        <w:rPr>
          <w:sz w:val="28"/>
          <w:szCs w:val="28"/>
          <w:lang w:val="fr-FR"/>
          <w:rPrChange w:id="10719" w:author="Peng Luqi" w:date="2019-10-13T14:50:00Z">
            <w:rPr>
              <w:lang w:val="fr-FR"/>
            </w:rPr>
          </w:rPrChange>
        </w:rPr>
        <w:pPrChange w:id="10720" w:author="Peng Luqi" w:date="2019-10-13T14:20:00Z">
          <w:pPr>
            <w:ind w:left="130" w:right="181"/>
            <w:jc w:val="both"/>
          </w:pPr>
        </w:pPrChange>
      </w:pPr>
      <w:r w:rsidRPr="00F94CB9">
        <w:rPr>
          <w:sz w:val="28"/>
          <w:szCs w:val="28"/>
          <w:lang w:val="fr-FR"/>
          <w:rPrChange w:id="10721" w:author="Peng Luqi" w:date="2019-10-13T14:50:00Z">
            <w:rPr>
              <w:lang w:val="fr-FR"/>
            </w:rPr>
          </w:rPrChange>
        </w:rPr>
        <w:t>Donc, si vous voulez opérer sur les contrats à terme, vous devriez au moins apprendre à mieux les connaître.</w:t>
      </w:r>
      <w:r w:rsidRPr="00F94CB9">
        <w:rPr>
          <w:spacing w:val="-8"/>
          <w:sz w:val="28"/>
          <w:szCs w:val="28"/>
          <w:lang w:val="fr-FR"/>
          <w:rPrChange w:id="10722" w:author="Peng Luqi" w:date="2019-10-13T14:50:00Z">
            <w:rPr>
              <w:spacing w:val="-8"/>
              <w:lang w:val="fr-FR"/>
            </w:rPr>
          </w:rPrChange>
        </w:rPr>
        <w:t xml:space="preserve"> </w:t>
      </w:r>
      <w:r w:rsidRPr="00F94CB9">
        <w:rPr>
          <w:sz w:val="28"/>
          <w:szCs w:val="28"/>
          <w:lang w:val="fr-FR"/>
          <w:rPrChange w:id="10723" w:author="Peng Luqi" w:date="2019-10-13T14:50:00Z">
            <w:rPr>
              <w:lang w:val="fr-FR"/>
            </w:rPr>
          </w:rPrChange>
        </w:rPr>
        <w:t>Il</w:t>
      </w:r>
      <w:r w:rsidRPr="00F94CB9">
        <w:rPr>
          <w:spacing w:val="-8"/>
          <w:sz w:val="28"/>
          <w:szCs w:val="28"/>
          <w:lang w:val="fr-FR"/>
          <w:rPrChange w:id="10724" w:author="Peng Luqi" w:date="2019-10-13T14:50:00Z">
            <w:rPr>
              <w:spacing w:val="-8"/>
              <w:lang w:val="fr-FR"/>
            </w:rPr>
          </w:rPrChange>
        </w:rPr>
        <w:t xml:space="preserve"> </w:t>
      </w:r>
      <w:r w:rsidRPr="00F94CB9">
        <w:rPr>
          <w:sz w:val="28"/>
          <w:szCs w:val="28"/>
          <w:lang w:val="fr-FR"/>
          <w:rPrChange w:id="10725" w:author="Peng Luqi" w:date="2019-10-13T14:50:00Z">
            <w:rPr>
              <w:lang w:val="fr-FR"/>
            </w:rPr>
          </w:rPrChange>
        </w:rPr>
        <w:t>existe</w:t>
      </w:r>
      <w:r w:rsidRPr="00F94CB9">
        <w:rPr>
          <w:spacing w:val="-8"/>
          <w:sz w:val="28"/>
          <w:szCs w:val="28"/>
          <w:lang w:val="fr-FR"/>
          <w:rPrChange w:id="10726" w:author="Peng Luqi" w:date="2019-10-13T14:50:00Z">
            <w:rPr>
              <w:spacing w:val="-8"/>
              <w:lang w:val="fr-FR"/>
            </w:rPr>
          </w:rPrChange>
        </w:rPr>
        <w:t xml:space="preserve"> </w:t>
      </w:r>
      <w:r w:rsidRPr="00F94CB9">
        <w:rPr>
          <w:sz w:val="28"/>
          <w:szCs w:val="28"/>
          <w:lang w:val="fr-FR"/>
          <w:rPrChange w:id="10727" w:author="Peng Luqi" w:date="2019-10-13T14:50:00Z">
            <w:rPr>
              <w:lang w:val="fr-FR"/>
            </w:rPr>
          </w:rPrChange>
        </w:rPr>
        <w:t>une</w:t>
      </w:r>
      <w:r w:rsidRPr="00F94CB9">
        <w:rPr>
          <w:spacing w:val="-8"/>
          <w:sz w:val="28"/>
          <w:szCs w:val="28"/>
          <w:lang w:val="fr-FR"/>
          <w:rPrChange w:id="10728" w:author="Peng Luqi" w:date="2019-10-13T14:50:00Z">
            <w:rPr>
              <w:spacing w:val="-8"/>
              <w:lang w:val="fr-FR"/>
            </w:rPr>
          </w:rPrChange>
        </w:rPr>
        <w:t xml:space="preserve"> </w:t>
      </w:r>
      <w:r w:rsidRPr="00F94CB9">
        <w:rPr>
          <w:sz w:val="28"/>
          <w:szCs w:val="28"/>
          <w:lang w:val="fr-FR"/>
          <w:rPrChange w:id="10729" w:author="Peng Luqi" w:date="2019-10-13T14:50:00Z">
            <w:rPr>
              <w:lang w:val="fr-FR"/>
            </w:rPr>
          </w:rPrChange>
        </w:rPr>
        <w:t>plateforme</w:t>
      </w:r>
      <w:r w:rsidRPr="00F94CB9">
        <w:rPr>
          <w:spacing w:val="-8"/>
          <w:sz w:val="28"/>
          <w:szCs w:val="28"/>
          <w:lang w:val="fr-FR"/>
          <w:rPrChange w:id="10730" w:author="Peng Luqi" w:date="2019-10-13T14:50:00Z">
            <w:rPr>
              <w:spacing w:val="-8"/>
              <w:lang w:val="fr-FR"/>
            </w:rPr>
          </w:rPrChange>
        </w:rPr>
        <w:t xml:space="preserve"> </w:t>
      </w:r>
      <w:r w:rsidRPr="00F94CB9">
        <w:rPr>
          <w:sz w:val="28"/>
          <w:szCs w:val="28"/>
          <w:lang w:val="fr-FR"/>
          <w:rPrChange w:id="10731" w:author="Peng Luqi" w:date="2019-10-13T14:50:00Z">
            <w:rPr>
              <w:lang w:val="fr-FR"/>
            </w:rPr>
          </w:rPrChange>
        </w:rPr>
        <w:t>de</w:t>
      </w:r>
      <w:r w:rsidRPr="00F94CB9">
        <w:rPr>
          <w:spacing w:val="-8"/>
          <w:sz w:val="28"/>
          <w:szCs w:val="28"/>
          <w:lang w:val="fr-FR"/>
          <w:rPrChange w:id="10732" w:author="Peng Luqi" w:date="2019-10-13T14:50:00Z">
            <w:rPr>
              <w:spacing w:val="-8"/>
              <w:lang w:val="fr-FR"/>
            </w:rPr>
          </w:rPrChange>
        </w:rPr>
        <w:t xml:space="preserve"> </w:t>
      </w:r>
      <w:r w:rsidRPr="00F94CB9">
        <w:rPr>
          <w:sz w:val="28"/>
          <w:szCs w:val="28"/>
          <w:lang w:val="fr-FR"/>
          <w:rPrChange w:id="10733" w:author="Peng Luqi" w:date="2019-10-13T14:50:00Z">
            <w:rPr>
              <w:lang w:val="fr-FR"/>
            </w:rPr>
          </w:rPrChange>
        </w:rPr>
        <w:t>simulation</w:t>
      </w:r>
      <w:r w:rsidRPr="00F94CB9">
        <w:rPr>
          <w:spacing w:val="-7"/>
          <w:sz w:val="28"/>
          <w:szCs w:val="28"/>
          <w:lang w:val="fr-FR"/>
          <w:rPrChange w:id="10734" w:author="Peng Luqi" w:date="2019-10-13T14:50:00Z">
            <w:rPr>
              <w:spacing w:val="-7"/>
              <w:lang w:val="fr-FR"/>
            </w:rPr>
          </w:rPrChange>
        </w:rPr>
        <w:t xml:space="preserve"> </w:t>
      </w:r>
      <w:r w:rsidRPr="00F94CB9">
        <w:rPr>
          <w:sz w:val="28"/>
          <w:szCs w:val="28"/>
          <w:lang w:val="fr-FR"/>
          <w:rPrChange w:id="10735" w:author="Peng Luqi" w:date="2019-10-13T14:50:00Z">
            <w:rPr>
              <w:lang w:val="fr-FR"/>
            </w:rPr>
          </w:rPrChange>
        </w:rPr>
        <w:t>sur</w:t>
      </w:r>
      <w:r w:rsidRPr="00F94CB9">
        <w:rPr>
          <w:spacing w:val="-9"/>
          <w:sz w:val="28"/>
          <w:szCs w:val="28"/>
          <w:lang w:val="fr-FR"/>
          <w:rPrChange w:id="10736" w:author="Peng Luqi" w:date="2019-10-13T14:50:00Z">
            <w:rPr>
              <w:spacing w:val="-9"/>
              <w:lang w:val="fr-FR"/>
            </w:rPr>
          </w:rPrChange>
        </w:rPr>
        <w:t xml:space="preserve"> </w:t>
      </w:r>
      <w:r w:rsidRPr="00F94CB9">
        <w:rPr>
          <w:i/>
          <w:color w:val="00B0F0"/>
          <w:sz w:val="28"/>
          <w:szCs w:val="28"/>
          <w:lang w:val="fr-FR"/>
          <w:rPrChange w:id="10737" w:author="Peng Luqi" w:date="2019-10-13T14:50:00Z">
            <w:rPr>
              <w:i/>
              <w:color w:val="00B0F0"/>
              <w:lang w:val="fr-FR"/>
            </w:rPr>
          </w:rPrChange>
        </w:rPr>
        <w:t>ybmex.com</w:t>
      </w:r>
      <w:r w:rsidRPr="00F94CB9">
        <w:rPr>
          <w:sz w:val="28"/>
          <w:szCs w:val="28"/>
          <w:lang w:val="fr-FR"/>
          <w:rPrChange w:id="10738" w:author="Peng Luqi" w:date="2019-10-13T14:50:00Z">
            <w:rPr>
              <w:lang w:val="fr-FR"/>
            </w:rPr>
          </w:rPrChange>
        </w:rPr>
        <w:t>,</w:t>
      </w:r>
      <w:r w:rsidRPr="00F94CB9">
        <w:rPr>
          <w:spacing w:val="-8"/>
          <w:sz w:val="28"/>
          <w:szCs w:val="28"/>
          <w:lang w:val="fr-FR"/>
          <w:rPrChange w:id="10739" w:author="Peng Luqi" w:date="2019-10-13T14:50:00Z">
            <w:rPr>
              <w:spacing w:val="-8"/>
              <w:lang w:val="fr-FR"/>
            </w:rPr>
          </w:rPrChange>
        </w:rPr>
        <w:t xml:space="preserve"> </w:t>
      </w:r>
      <w:r w:rsidRPr="00F94CB9">
        <w:rPr>
          <w:sz w:val="28"/>
          <w:szCs w:val="28"/>
          <w:lang w:val="fr-FR"/>
          <w:rPrChange w:id="10740" w:author="Peng Luqi" w:date="2019-10-13T14:50:00Z">
            <w:rPr>
              <w:lang w:val="fr-FR"/>
            </w:rPr>
          </w:rPrChange>
        </w:rPr>
        <w:t>sur</w:t>
      </w:r>
      <w:r w:rsidRPr="00F94CB9">
        <w:rPr>
          <w:spacing w:val="-8"/>
          <w:sz w:val="28"/>
          <w:szCs w:val="28"/>
          <w:lang w:val="fr-FR"/>
          <w:rPrChange w:id="10741" w:author="Peng Luqi" w:date="2019-10-13T14:50:00Z">
            <w:rPr>
              <w:spacing w:val="-8"/>
              <w:lang w:val="fr-FR"/>
            </w:rPr>
          </w:rPrChange>
        </w:rPr>
        <w:t xml:space="preserve"> </w:t>
      </w:r>
      <w:r w:rsidRPr="00F94CB9">
        <w:rPr>
          <w:sz w:val="28"/>
          <w:szCs w:val="28"/>
          <w:lang w:val="fr-FR"/>
          <w:rPrChange w:id="10742" w:author="Peng Luqi" w:date="2019-10-13T14:50:00Z">
            <w:rPr>
              <w:lang w:val="fr-FR"/>
            </w:rPr>
          </w:rPrChange>
        </w:rPr>
        <w:t>laquelle</w:t>
      </w:r>
      <w:r w:rsidRPr="00F94CB9">
        <w:rPr>
          <w:spacing w:val="-8"/>
          <w:sz w:val="28"/>
          <w:szCs w:val="28"/>
          <w:lang w:val="fr-FR"/>
          <w:rPrChange w:id="10743" w:author="Peng Luqi" w:date="2019-10-13T14:50:00Z">
            <w:rPr>
              <w:spacing w:val="-8"/>
              <w:lang w:val="fr-FR"/>
            </w:rPr>
          </w:rPrChange>
        </w:rPr>
        <w:t xml:space="preserve"> </w:t>
      </w:r>
      <w:r w:rsidRPr="00F94CB9">
        <w:rPr>
          <w:sz w:val="28"/>
          <w:szCs w:val="28"/>
          <w:lang w:val="fr-FR"/>
          <w:rPrChange w:id="10744" w:author="Peng Luqi" w:date="2019-10-13T14:50:00Z">
            <w:rPr>
              <w:lang w:val="fr-FR"/>
            </w:rPr>
          </w:rPrChange>
        </w:rPr>
        <w:t>vous</w:t>
      </w:r>
      <w:r w:rsidRPr="00F94CB9">
        <w:rPr>
          <w:spacing w:val="-8"/>
          <w:sz w:val="28"/>
          <w:szCs w:val="28"/>
          <w:lang w:val="fr-FR"/>
          <w:rPrChange w:id="10745" w:author="Peng Luqi" w:date="2019-10-13T14:50:00Z">
            <w:rPr>
              <w:spacing w:val="-8"/>
              <w:lang w:val="fr-FR"/>
            </w:rPr>
          </w:rPrChange>
        </w:rPr>
        <w:t xml:space="preserve"> </w:t>
      </w:r>
      <w:r w:rsidRPr="00F94CB9">
        <w:rPr>
          <w:sz w:val="28"/>
          <w:szCs w:val="28"/>
          <w:lang w:val="fr-FR"/>
          <w:rPrChange w:id="10746" w:author="Peng Luqi" w:date="2019-10-13T14:50:00Z">
            <w:rPr>
              <w:lang w:val="fr-FR"/>
            </w:rPr>
          </w:rPrChange>
        </w:rPr>
        <w:t>pouvez</w:t>
      </w:r>
      <w:r w:rsidRPr="00F94CB9">
        <w:rPr>
          <w:spacing w:val="-7"/>
          <w:sz w:val="28"/>
          <w:szCs w:val="28"/>
          <w:lang w:val="fr-FR"/>
          <w:rPrChange w:id="10747" w:author="Peng Luqi" w:date="2019-10-13T14:50:00Z">
            <w:rPr>
              <w:spacing w:val="-7"/>
              <w:lang w:val="fr-FR"/>
            </w:rPr>
          </w:rPrChange>
        </w:rPr>
        <w:t xml:space="preserve"> </w:t>
      </w:r>
      <w:r w:rsidRPr="00F94CB9">
        <w:rPr>
          <w:sz w:val="28"/>
          <w:szCs w:val="28"/>
          <w:lang w:val="fr-FR"/>
          <w:rPrChange w:id="10748" w:author="Peng Luqi" w:date="2019-10-13T14:50:00Z">
            <w:rPr>
              <w:lang w:val="fr-FR"/>
            </w:rPr>
          </w:rPrChange>
        </w:rPr>
        <w:t>vous</w:t>
      </w:r>
      <w:r w:rsidRPr="00F94CB9">
        <w:rPr>
          <w:spacing w:val="-6"/>
          <w:sz w:val="28"/>
          <w:szCs w:val="28"/>
          <w:lang w:val="fr-FR"/>
          <w:rPrChange w:id="10749" w:author="Peng Luqi" w:date="2019-10-13T14:50:00Z">
            <w:rPr>
              <w:spacing w:val="-6"/>
              <w:lang w:val="fr-FR"/>
            </w:rPr>
          </w:rPrChange>
        </w:rPr>
        <w:t xml:space="preserve"> </w:t>
      </w:r>
      <w:r w:rsidRPr="00F94CB9">
        <w:rPr>
          <w:sz w:val="28"/>
          <w:szCs w:val="28"/>
          <w:lang w:val="fr-FR"/>
          <w:rPrChange w:id="10750" w:author="Peng Luqi" w:date="2019-10-13T14:50:00Z">
            <w:rPr>
              <w:lang w:val="fr-FR"/>
            </w:rPr>
          </w:rPrChange>
        </w:rPr>
        <w:t>essayer grâce</w:t>
      </w:r>
      <w:r w:rsidRPr="00F94CB9">
        <w:rPr>
          <w:spacing w:val="-9"/>
          <w:sz w:val="28"/>
          <w:szCs w:val="28"/>
          <w:lang w:val="fr-FR"/>
          <w:rPrChange w:id="10751" w:author="Peng Luqi" w:date="2019-10-13T14:50:00Z">
            <w:rPr>
              <w:spacing w:val="-9"/>
              <w:lang w:val="fr-FR"/>
            </w:rPr>
          </w:rPrChange>
        </w:rPr>
        <w:t xml:space="preserve"> </w:t>
      </w:r>
      <w:r w:rsidRPr="00F94CB9">
        <w:rPr>
          <w:sz w:val="28"/>
          <w:szCs w:val="28"/>
          <w:lang w:val="fr-FR"/>
          <w:rPrChange w:id="10752" w:author="Peng Luqi" w:date="2019-10-13T14:50:00Z">
            <w:rPr>
              <w:lang w:val="fr-FR"/>
            </w:rPr>
          </w:rPrChange>
        </w:rPr>
        <w:t>à</w:t>
      </w:r>
      <w:r w:rsidRPr="00F94CB9">
        <w:rPr>
          <w:spacing w:val="-9"/>
          <w:sz w:val="28"/>
          <w:szCs w:val="28"/>
          <w:lang w:val="fr-FR"/>
          <w:rPrChange w:id="10753" w:author="Peng Luqi" w:date="2019-10-13T14:50:00Z">
            <w:rPr>
              <w:spacing w:val="-9"/>
              <w:lang w:val="fr-FR"/>
            </w:rPr>
          </w:rPrChange>
        </w:rPr>
        <w:t xml:space="preserve"> </w:t>
      </w:r>
      <w:r w:rsidRPr="00F94CB9">
        <w:rPr>
          <w:sz w:val="28"/>
          <w:szCs w:val="28"/>
          <w:lang w:val="fr-FR"/>
          <w:rPrChange w:id="10754" w:author="Peng Luqi" w:date="2019-10-13T14:50:00Z">
            <w:rPr>
              <w:lang w:val="fr-FR"/>
            </w:rPr>
          </w:rPrChange>
        </w:rPr>
        <w:t>l</w:t>
      </w:r>
      <w:del w:id="10755" w:author="Peng Luqi" w:date="2019-10-13T14:43:00Z">
        <w:r w:rsidRPr="00F94CB9" w:rsidDel="00EF666F">
          <w:rPr>
            <w:sz w:val="28"/>
            <w:szCs w:val="28"/>
            <w:lang w:val="fr-FR"/>
            <w:rPrChange w:id="10756" w:author="Peng Luqi" w:date="2019-10-13T14:50:00Z">
              <w:rPr>
                <w:lang w:val="fr-FR"/>
              </w:rPr>
            </w:rPrChange>
          </w:rPr>
          <w:delText>’</w:delText>
        </w:r>
      </w:del>
      <w:ins w:id="10757" w:author="Peng Luqi" w:date="2019-10-13T14:43:00Z">
        <w:r w:rsidR="00EF666F" w:rsidRPr="00F94CB9">
          <w:rPr>
            <w:sz w:val="28"/>
            <w:szCs w:val="28"/>
            <w:lang w:val="fr-FR"/>
            <w:rPrChange w:id="10758" w:author="Peng Luqi" w:date="2019-10-13T14:50:00Z">
              <w:rPr>
                <w:lang w:val="fr-FR"/>
              </w:rPr>
            </w:rPrChange>
          </w:rPr>
          <w:t>’</w:t>
        </w:r>
      </w:ins>
      <w:r w:rsidRPr="00F94CB9">
        <w:rPr>
          <w:sz w:val="28"/>
          <w:szCs w:val="28"/>
          <w:lang w:val="fr-FR"/>
          <w:rPrChange w:id="10759" w:author="Peng Luqi" w:date="2019-10-13T14:50:00Z">
            <w:rPr>
              <w:lang w:val="fr-FR"/>
            </w:rPr>
          </w:rPrChange>
        </w:rPr>
        <w:t>argent</w:t>
      </w:r>
      <w:r w:rsidRPr="00F94CB9">
        <w:rPr>
          <w:spacing w:val="-9"/>
          <w:sz w:val="28"/>
          <w:szCs w:val="28"/>
          <w:lang w:val="fr-FR"/>
          <w:rPrChange w:id="10760" w:author="Peng Luqi" w:date="2019-10-13T14:50:00Z">
            <w:rPr>
              <w:spacing w:val="-9"/>
              <w:lang w:val="fr-FR"/>
            </w:rPr>
          </w:rPrChange>
        </w:rPr>
        <w:t xml:space="preserve"> </w:t>
      </w:r>
      <w:r w:rsidRPr="00F94CB9">
        <w:rPr>
          <w:sz w:val="28"/>
          <w:szCs w:val="28"/>
          <w:lang w:val="fr-FR"/>
          <w:rPrChange w:id="10761" w:author="Peng Luqi" w:date="2019-10-13T14:50:00Z">
            <w:rPr>
              <w:lang w:val="fr-FR"/>
            </w:rPr>
          </w:rPrChange>
        </w:rPr>
        <w:t>virtuel.</w:t>
      </w:r>
      <w:r w:rsidRPr="00F94CB9">
        <w:rPr>
          <w:spacing w:val="38"/>
          <w:sz w:val="28"/>
          <w:szCs w:val="28"/>
          <w:lang w:val="fr-FR"/>
          <w:rPrChange w:id="10762" w:author="Peng Luqi" w:date="2019-10-13T14:50:00Z">
            <w:rPr>
              <w:spacing w:val="38"/>
              <w:lang w:val="fr-FR"/>
            </w:rPr>
          </w:rPrChange>
        </w:rPr>
        <w:t xml:space="preserve"> </w:t>
      </w:r>
      <w:r w:rsidRPr="00F94CB9">
        <w:rPr>
          <w:sz w:val="28"/>
          <w:szCs w:val="28"/>
          <w:lang w:val="fr-FR"/>
          <w:rPrChange w:id="10763" w:author="Peng Luqi" w:date="2019-10-13T14:50:00Z">
            <w:rPr>
              <w:lang w:val="fr-FR"/>
            </w:rPr>
          </w:rPrChange>
        </w:rPr>
        <w:t>Passez-y</w:t>
      </w:r>
      <w:r w:rsidRPr="00F94CB9">
        <w:rPr>
          <w:spacing w:val="-9"/>
          <w:sz w:val="28"/>
          <w:szCs w:val="28"/>
          <w:lang w:val="fr-FR"/>
          <w:rPrChange w:id="10764" w:author="Peng Luqi" w:date="2019-10-13T14:50:00Z">
            <w:rPr>
              <w:spacing w:val="-9"/>
              <w:lang w:val="fr-FR"/>
            </w:rPr>
          </w:rPrChange>
        </w:rPr>
        <w:t xml:space="preserve"> </w:t>
      </w:r>
      <w:r w:rsidRPr="00F94CB9">
        <w:rPr>
          <w:sz w:val="28"/>
          <w:szCs w:val="28"/>
          <w:lang w:val="fr-FR"/>
          <w:rPrChange w:id="10765" w:author="Peng Luqi" w:date="2019-10-13T14:50:00Z">
            <w:rPr>
              <w:lang w:val="fr-FR"/>
            </w:rPr>
          </w:rPrChange>
        </w:rPr>
        <w:t>beaucoup</w:t>
      </w:r>
      <w:r w:rsidRPr="00F94CB9">
        <w:rPr>
          <w:spacing w:val="-8"/>
          <w:sz w:val="28"/>
          <w:szCs w:val="28"/>
          <w:lang w:val="fr-FR"/>
          <w:rPrChange w:id="10766" w:author="Peng Luqi" w:date="2019-10-13T14:50:00Z">
            <w:rPr>
              <w:spacing w:val="-8"/>
              <w:lang w:val="fr-FR"/>
            </w:rPr>
          </w:rPrChange>
        </w:rPr>
        <w:t xml:space="preserve"> </w:t>
      </w:r>
      <w:r w:rsidRPr="00F94CB9">
        <w:rPr>
          <w:sz w:val="28"/>
          <w:szCs w:val="28"/>
          <w:lang w:val="fr-FR"/>
          <w:rPrChange w:id="10767" w:author="Peng Luqi" w:date="2019-10-13T14:50:00Z">
            <w:rPr>
              <w:lang w:val="fr-FR"/>
            </w:rPr>
          </w:rPrChange>
        </w:rPr>
        <w:t>de</w:t>
      </w:r>
      <w:r w:rsidRPr="00F94CB9">
        <w:rPr>
          <w:spacing w:val="-9"/>
          <w:sz w:val="28"/>
          <w:szCs w:val="28"/>
          <w:lang w:val="fr-FR"/>
          <w:rPrChange w:id="10768" w:author="Peng Luqi" w:date="2019-10-13T14:50:00Z">
            <w:rPr>
              <w:spacing w:val="-9"/>
              <w:lang w:val="fr-FR"/>
            </w:rPr>
          </w:rPrChange>
        </w:rPr>
        <w:t xml:space="preserve"> </w:t>
      </w:r>
      <w:r w:rsidRPr="00F94CB9">
        <w:rPr>
          <w:sz w:val="28"/>
          <w:szCs w:val="28"/>
          <w:lang w:val="fr-FR"/>
          <w:rPrChange w:id="10769" w:author="Peng Luqi" w:date="2019-10-13T14:50:00Z">
            <w:rPr>
              <w:lang w:val="fr-FR"/>
            </w:rPr>
          </w:rPrChange>
        </w:rPr>
        <w:t>temps</w:t>
      </w:r>
      <w:r w:rsidRPr="00F94CB9">
        <w:rPr>
          <w:spacing w:val="-9"/>
          <w:sz w:val="28"/>
          <w:szCs w:val="28"/>
          <w:lang w:val="fr-FR"/>
          <w:rPrChange w:id="10770" w:author="Peng Luqi" w:date="2019-10-13T14:50:00Z">
            <w:rPr>
              <w:spacing w:val="-9"/>
              <w:lang w:val="fr-FR"/>
            </w:rPr>
          </w:rPrChange>
        </w:rPr>
        <w:t xml:space="preserve"> </w:t>
      </w:r>
      <w:r w:rsidRPr="00F94CB9">
        <w:rPr>
          <w:sz w:val="28"/>
          <w:szCs w:val="28"/>
          <w:lang w:val="fr-FR"/>
          <w:rPrChange w:id="10771" w:author="Peng Luqi" w:date="2019-10-13T14:50:00Z">
            <w:rPr>
              <w:lang w:val="fr-FR"/>
            </w:rPr>
          </w:rPrChange>
        </w:rPr>
        <w:t>(au</w:t>
      </w:r>
      <w:r w:rsidRPr="00F94CB9">
        <w:rPr>
          <w:spacing w:val="-8"/>
          <w:sz w:val="28"/>
          <w:szCs w:val="28"/>
          <w:lang w:val="fr-FR"/>
          <w:rPrChange w:id="10772" w:author="Peng Luqi" w:date="2019-10-13T14:50:00Z">
            <w:rPr>
              <w:spacing w:val="-8"/>
              <w:lang w:val="fr-FR"/>
            </w:rPr>
          </w:rPrChange>
        </w:rPr>
        <w:t xml:space="preserve"> </w:t>
      </w:r>
      <w:r w:rsidRPr="00F94CB9">
        <w:rPr>
          <w:sz w:val="28"/>
          <w:szCs w:val="28"/>
          <w:lang w:val="fr-FR"/>
          <w:rPrChange w:id="10773" w:author="Peng Luqi" w:date="2019-10-13T14:50:00Z">
            <w:rPr>
              <w:lang w:val="fr-FR"/>
            </w:rPr>
          </w:rPrChange>
        </w:rPr>
        <w:t>moins</w:t>
      </w:r>
      <w:r w:rsidRPr="00F94CB9">
        <w:rPr>
          <w:spacing w:val="-9"/>
          <w:sz w:val="28"/>
          <w:szCs w:val="28"/>
          <w:lang w:val="fr-FR"/>
          <w:rPrChange w:id="10774" w:author="Peng Luqi" w:date="2019-10-13T14:50:00Z">
            <w:rPr>
              <w:spacing w:val="-9"/>
              <w:lang w:val="fr-FR"/>
            </w:rPr>
          </w:rPrChange>
        </w:rPr>
        <w:t xml:space="preserve"> </w:t>
      </w:r>
      <w:r w:rsidRPr="00F94CB9">
        <w:rPr>
          <w:sz w:val="28"/>
          <w:szCs w:val="28"/>
          <w:lang w:val="fr-FR"/>
          <w:rPrChange w:id="10775" w:author="Peng Luqi" w:date="2019-10-13T14:50:00Z">
            <w:rPr>
              <w:lang w:val="fr-FR"/>
            </w:rPr>
          </w:rPrChange>
        </w:rPr>
        <w:t>trois</w:t>
      </w:r>
      <w:r w:rsidRPr="00F94CB9">
        <w:rPr>
          <w:spacing w:val="-9"/>
          <w:sz w:val="28"/>
          <w:szCs w:val="28"/>
          <w:lang w:val="fr-FR"/>
          <w:rPrChange w:id="10776" w:author="Peng Luqi" w:date="2019-10-13T14:50:00Z">
            <w:rPr>
              <w:spacing w:val="-9"/>
              <w:lang w:val="fr-FR"/>
            </w:rPr>
          </w:rPrChange>
        </w:rPr>
        <w:t xml:space="preserve"> </w:t>
      </w:r>
      <w:r w:rsidRPr="00F94CB9">
        <w:rPr>
          <w:sz w:val="28"/>
          <w:szCs w:val="28"/>
          <w:lang w:val="fr-FR"/>
          <w:rPrChange w:id="10777" w:author="Peng Luqi" w:date="2019-10-13T14:50:00Z">
            <w:rPr>
              <w:lang w:val="fr-FR"/>
            </w:rPr>
          </w:rPrChange>
        </w:rPr>
        <w:t>mois),</w:t>
      </w:r>
      <w:r w:rsidRPr="00F94CB9">
        <w:rPr>
          <w:spacing w:val="-8"/>
          <w:sz w:val="28"/>
          <w:szCs w:val="28"/>
          <w:lang w:val="fr-FR"/>
          <w:rPrChange w:id="10778" w:author="Peng Luqi" w:date="2019-10-13T14:50:00Z">
            <w:rPr>
              <w:spacing w:val="-8"/>
              <w:lang w:val="fr-FR"/>
            </w:rPr>
          </w:rPrChange>
        </w:rPr>
        <w:t xml:space="preserve"> </w:t>
      </w:r>
      <w:r w:rsidRPr="00F94CB9">
        <w:rPr>
          <w:sz w:val="28"/>
          <w:szCs w:val="28"/>
          <w:lang w:val="fr-FR"/>
          <w:rPrChange w:id="10779" w:author="Peng Luqi" w:date="2019-10-13T14:50:00Z">
            <w:rPr>
              <w:lang w:val="fr-FR"/>
            </w:rPr>
          </w:rPrChange>
        </w:rPr>
        <w:t>étudiez</w:t>
      </w:r>
      <w:r w:rsidRPr="00F94CB9">
        <w:rPr>
          <w:spacing w:val="-9"/>
          <w:sz w:val="28"/>
          <w:szCs w:val="28"/>
          <w:lang w:val="fr-FR"/>
          <w:rPrChange w:id="10780" w:author="Peng Luqi" w:date="2019-10-13T14:50:00Z">
            <w:rPr>
              <w:spacing w:val="-9"/>
              <w:lang w:val="fr-FR"/>
            </w:rPr>
          </w:rPrChange>
        </w:rPr>
        <w:t xml:space="preserve"> </w:t>
      </w:r>
      <w:r w:rsidRPr="00F94CB9">
        <w:rPr>
          <w:sz w:val="28"/>
          <w:szCs w:val="28"/>
          <w:lang w:val="fr-FR"/>
          <w:rPrChange w:id="10781" w:author="Peng Luqi" w:date="2019-10-13T14:50:00Z">
            <w:rPr>
              <w:lang w:val="fr-FR"/>
            </w:rPr>
          </w:rPrChange>
        </w:rPr>
        <w:t>minutieusement</w:t>
      </w:r>
      <w:r w:rsidRPr="00F94CB9">
        <w:rPr>
          <w:spacing w:val="-9"/>
          <w:sz w:val="28"/>
          <w:szCs w:val="28"/>
          <w:lang w:val="fr-FR"/>
          <w:rPrChange w:id="10782" w:author="Peng Luqi" w:date="2019-10-13T14:50:00Z">
            <w:rPr>
              <w:spacing w:val="-9"/>
              <w:lang w:val="fr-FR"/>
            </w:rPr>
          </w:rPrChange>
        </w:rPr>
        <w:t xml:space="preserve"> </w:t>
      </w:r>
      <w:r w:rsidRPr="00F94CB9">
        <w:rPr>
          <w:sz w:val="28"/>
          <w:szCs w:val="28"/>
          <w:lang w:val="fr-FR"/>
          <w:rPrChange w:id="10783" w:author="Peng Luqi" w:date="2019-10-13T14:50:00Z">
            <w:rPr>
              <w:lang w:val="fr-FR"/>
            </w:rPr>
          </w:rPrChange>
        </w:rPr>
        <w:t>les moindres détails, assurez de bien comprendre le fonctionnement des marchés et seulement après cela vous</w:t>
      </w:r>
      <w:r w:rsidRPr="00F94CB9">
        <w:rPr>
          <w:spacing w:val="-14"/>
          <w:sz w:val="28"/>
          <w:szCs w:val="28"/>
          <w:lang w:val="fr-FR"/>
          <w:rPrChange w:id="10784" w:author="Peng Luqi" w:date="2019-10-13T14:50:00Z">
            <w:rPr>
              <w:spacing w:val="-14"/>
              <w:lang w:val="fr-FR"/>
            </w:rPr>
          </w:rPrChange>
        </w:rPr>
        <w:t xml:space="preserve"> </w:t>
      </w:r>
      <w:r w:rsidRPr="00F94CB9">
        <w:rPr>
          <w:sz w:val="28"/>
          <w:szCs w:val="28"/>
          <w:lang w:val="fr-FR"/>
          <w:rPrChange w:id="10785" w:author="Peng Luqi" w:date="2019-10-13T14:50:00Z">
            <w:rPr>
              <w:lang w:val="fr-FR"/>
            </w:rPr>
          </w:rPrChange>
        </w:rPr>
        <w:t>pourrez</w:t>
      </w:r>
      <w:r w:rsidRPr="00F94CB9">
        <w:rPr>
          <w:spacing w:val="-13"/>
          <w:sz w:val="28"/>
          <w:szCs w:val="28"/>
          <w:lang w:val="fr-FR"/>
          <w:rPrChange w:id="10786" w:author="Peng Luqi" w:date="2019-10-13T14:50:00Z">
            <w:rPr>
              <w:spacing w:val="-13"/>
              <w:lang w:val="fr-FR"/>
            </w:rPr>
          </w:rPrChange>
        </w:rPr>
        <w:t xml:space="preserve"> </w:t>
      </w:r>
      <w:r w:rsidRPr="00F94CB9">
        <w:rPr>
          <w:sz w:val="28"/>
          <w:szCs w:val="28"/>
          <w:lang w:val="fr-FR"/>
          <w:rPrChange w:id="10787" w:author="Peng Luqi" w:date="2019-10-13T14:50:00Z">
            <w:rPr>
              <w:lang w:val="fr-FR"/>
            </w:rPr>
          </w:rPrChange>
        </w:rPr>
        <w:t>passer</w:t>
      </w:r>
      <w:r w:rsidRPr="00F94CB9">
        <w:rPr>
          <w:spacing w:val="-13"/>
          <w:sz w:val="28"/>
          <w:szCs w:val="28"/>
          <w:lang w:val="fr-FR"/>
          <w:rPrChange w:id="10788" w:author="Peng Luqi" w:date="2019-10-13T14:50:00Z">
            <w:rPr>
              <w:spacing w:val="-13"/>
              <w:lang w:val="fr-FR"/>
            </w:rPr>
          </w:rPrChange>
        </w:rPr>
        <w:t xml:space="preserve"> </w:t>
      </w:r>
      <w:r w:rsidRPr="00F94CB9">
        <w:rPr>
          <w:sz w:val="28"/>
          <w:szCs w:val="28"/>
          <w:lang w:val="fr-FR"/>
          <w:rPrChange w:id="10789" w:author="Peng Luqi" w:date="2019-10-13T14:50:00Z">
            <w:rPr>
              <w:lang w:val="fr-FR"/>
            </w:rPr>
          </w:rPrChange>
        </w:rPr>
        <w:t>à</w:t>
      </w:r>
      <w:r w:rsidRPr="00F94CB9">
        <w:rPr>
          <w:spacing w:val="-13"/>
          <w:sz w:val="28"/>
          <w:szCs w:val="28"/>
          <w:lang w:val="fr-FR"/>
          <w:rPrChange w:id="10790" w:author="Peng Luqi" w:date="2019-10-13T14:50:00Z">
            <w:rPr>
              <w:spacing w:val="-13"/>
              <w:lang w:val="fr-FR"/>
            </w:rPr>
          </w:rPrChange>
        </w:rPr>
        <w:t xml:space="preserve"> </w:t>
      </w:r>
      <w:r w:rsidRPr="00F94CB9">
        <w:rPr>
          <w:sz w:val="28"/>
          <w:szCs w:val="28"/>
          <w:lang w:val="fr-FR"/>
          <w:rPrChange w:id="10791" w:author="Peng Luqi" w:date="2019-10-13T14:50:00Z">
            <w:rPr>
              <w:lang w:val="fr-FR"/>
            </w:rPr>
          </w:rPrChange>
        </w:rPr>
        <w:t>la</w:t>
      </w:r>
      <w:r w:rsidRPr="00F94CB9">
        <w:rPr>
          <w:spacing w:val="-13"/>
          <w:sz w:val="28"/>
          <w:szCs w:val="28"/>
          <w:lang w:val="fr-FR"/>
          <w:rPrChange w:id="10792" w:author="Peng Luqi" w:date="2019-10-13T14:50:00Z">
            <w:rPr>
              <w:spacing w:val="-13"/>
              <w:lang w:val="fr-FR"/>
            </w:rPr>
          </w:rPrChange>
        </w:rPr>
        <w:t xml:space="preserve"> </w:t>
      </w:r>
      <w:r w:rsidRPr="00F94CB9">
        <w:rPr>
          <w:sz w:val="28"/>
          <w:szCs w:val="28"/>
          <w:lang w:val="fr-FR"/>
          <w:rPrChange w:id="10793" w:author="Peng Luqi" w:date="2019-10-13T14:50:00Z">
            <w:rPr>
              <w:lang w:val="fr-FR"/>
            </w:rPr>
          </w:rPrChange>
        </w:rPr>
        <w:t>suite.</w:t>
      </w:r>
      <w:r w:rsidRPr="00F94CB9">
        <w:rPr>
          <w:spacing w:val="-13"/>
          <w:sz w:val="28"/>
          <w:szCs w:val="28"/>
          <w:lang w:val="fr-FR"/>
          <w:rPrChange w:id="10794" w:author="Peng Luqi" w:date="2019-10-13T14:50:00Z">
            <w:rPr>
              <w:spacing w:val="-13"/>
              <w:lang w:val="fr-FR"/>
            </w:rPr>
          </w:rPrChange>
        </w:rPr>
        <w:t xml:space="preserve"> </w:t>
      </w:r>
      <w:r w:rsidRPr="00F94CB9">
        <w:rPr>
          <w:sz w:val="28"/>
          <w:szCs w:val="28"/>
          <w:lang w:val="fr-FR"/>
          <w:rPrChange w:id="10795" w:author="Peng Luqi" w:date="2019-10-13T14:50:00Z">
            <w:rPr>
              <w:lang w:val="fr-FR"/>
            </w:rPr>
          </w:rPrChange>
        </w:rPr>
        <w:t>Sur</w:t>
      </w:r>
      <w:r w:rsidRPr="00F94CB9">
        <w:rPr>
          <w:spacing w:val="-13"/>
          <w:sz w:val="28"/>
          <w:szCs w:val="28"/>
          <w:lang w:val="fr-FR"/>
          <w:rPrChange w:id="10796" w:author="Peng Luqi" w:date="2019-10-13T14:50:00Z">
            <w:rPr>
              <w:spacing w:val="-13"/>
              <w:lang w:val="fr-FR"/>
            </w:rPr>
          </w:rPrChange>
        </w:rPr>
        <w:t xml:space="preserve"> </w:t>
      </w:r>
      <w:r w:rsidRPr="00F94CB9">
        <w:rPr>
          <w:sz w:val="28"/>
          <w:szCs w:val="28"/>
          <w:lang w:val="fr-FR"/>
          <w:rPrChange w:id="10797" w:author="Peng Luqi" w:date="2019-10-13T14:50:00Z">
            <w:rPr>
              <w:lang w:val="fr-FR"/>
            </w:rPr>
          </w:rPrChange>
        </w:rPr>
        <w:t>les</w:t>
      </w:r>
      <w:r w:rsidRPr="00F94CB9">
        <w:rPr>
          <w:spacing w:val="-13"/>
          <w:sz w:val="28"/>
          <w:szCs w:val="28"/>
          <w:lang w:val="fr-FR"/>
          <w:rPrChange w:id="10798" w:author="Peng Luqi" w:date="2019-10-13T14:50:00Z">
            <w:rPr>
              <w:spacing w:val="-13"/>
              <w:lang w:val="fr-FR"/>
            </w:rPr>
          </w:rPrChange>
        </w:rPr>
        <w:t xml:space="preserve"> </w:t>
      </w:r>
      <w:r w:rsidRPr="00F94CB9">
        <w:rPr>
          <w:sz w:val="28"/>
          <w:szCs w:val="28"/>
          <w:lang w:val="fr-FR"/>
          <w:rPrChange w:id="10799" w:author="Peng Luqi" w:date="2019-10-13T14:50:00Z">
            <w:rPr>
              <w:lang w:val="fr-FR"/>
            </w:rPr>
          </w:rPrChange>
        </w:rPr>
        <w:t>marchés</w:t>
      </w:r>
      <w:r w:rsidRPr="00F94CB9">
        <w:rPr>
          <w:spacing w:val="-14"/>
          <w:sz w:val="28"/>
          <w:szCs w:val="28"/>
          <w:lang w:val="fr-FR"/>
          <w:rPrChange w:id="10800" w:author="Peng Luqi" w:date="2019-10-13T14:50:00Z">
            <w:rPr>
              <w:spacing w:val="-14"/>
              <w:lang w:val="fr-FR"/>
            </w:rPr>
          </w:rPrChange>
        </w:rPr>
        <w:t xml:space="preserve"> </w:t>
      </w:r>
      <w:r w:rsidRPr="00F94CB9">
        <w:rPr>
          <w:sz w:val="28"/>
          <w:szCs w:val="28"/>
          <w:lang w:val="fr-FR"/>
          <w:rPrChange w:id="10801" w:author="Peng Luqi" w:date="2019-10-13T14:50:00Z">
            <w:rPr>
              <w:lang w:val="fr-FR"/>
            </w:rPr>
          </w:rPrChange>
        </w:rPr>
        <w:t>à</w:t>
      </w:r>
      <w:r w:rsidRPr="00F94CB9">
        <w:rPr>
          <w:spacing w:val="-13"/>
          <w:sz w:val="28"/>
          <w:szCs w:val="28"/>
          <w:lang w:val="fr-FR"/>
          <w:rPrChange w:id="10802" w:author="Peng Luqi" w:date="2019-10-13T14:50:00Z">
            <w:rPr>
              <w:spacing w:val="-13"/>
              <w:lang w:val="fr-FR"/>
            </w:rPr>
          </w:rPrChange>
        </w:rPr>
        <w:t xml:space="preserve"> </w:t>
      </w:r>
      <w:r w:rsidRPr="00F94CB9">
        <w:rPr>
          <w:sz w:val="28"/>
          <w:szCs w:val="28"/>
          <w:lang w:val="fr-FR"/>
          <w:rPrChange w:id="10803" w:author="Peng Luqi" w:date="2019-10-13T14:50:00Z">
            <w:rPr>
              <w:lang w:val="fr-FR"/>
            </w:rPr>
          </w:rPrChange>
        </w:rPr>
        <w:t>terme,</w:t>
      </w:r>
      <w:r w:rsidRPr="00F94CB9">
        <w:rPr>
          <w:spacing w:val="-13"/>
          <w:sz w:val="28"/>
          <w:szCs w:val="28"/>
          <w:lang w:val="fr-FR"/>
          <w:rPrChange w:id="10804" w:author="Peng Luqi" w:date="2019-10-13T14:50:00Z">
            <w:rPr>
              <w:spacing w:val="-13"/>
              <w:lang w:val="fr-FR"/>
            </w:rPr>
          </w:rPrChange>
        </w:rPr>
        <w:t xml:space="preserve"> </w:t>
      </w:r>
      <w:r w:rsidRPr="00F94CB9">
        <w:rPr>
          <w:sz w:val="28"/>
          <w:szCs w:val="28"/>
          <w:lang w:val="fr-FR"/>
          <w:rPrChange w:id="10805" w:author="Peng Luqi" w:date="2019-10-13T14:50:00Z">
            <w:rPr>
              <w:lang w:val="fr-FR"/>
            </w:rPr>
          </w:rPrChange>
        </w:rPr>
        <w:t>être</w:t>
      </w:r>
      <w:r w:rsidRPr="00F94CB9">
        <w:rPr>
          <w:spacing w:val="-13"/>
          <w:sz w:val="28"/>
          <w:szCs w:val="28"/>
          <w:lang w:val="fr-FR"/>
          <w:rPrChange w:id="10806" w:author="Peng Luqi" w:date="2019-10-13T14:50:00Z">
            <w:rPr>
              <w:spacing w:val="-13"/>
              <w:lang w:val="fr-FR"/>
            </w:rPr>
          </w:rPrChange>
        </w:rPr>
        <w:t xml:space="preserve"> </w:t>
      </w:r>
      <w:r w:rsidRPr="00F94CB9">
        <w:rPr>
          <w:sz w:val="28"/>
          <w:szCs w:val="28"/>
          <w:lang w:val="fr-FR"/>
          <w:rPrChange w:id="10807" w:author="Peng Luqi" w:date="2019-10-13T14:50:00Z">
            <w:rPr>
              <w:lang w:val="fr-FR"/>
            </w:rPr>
          </w:rPrChange>
        </w:rPr>
        <w:t>un</w:t>
      </w:r>
      <w:r w:rsidRPr="00F94CB9">
        <w:rPr>
          <w:spacing w:val="-13"/>
          <w:sz w:val="28"/>
          <w:szCs w:val="28"/>
          <w:lang w:val="fr-FR"/>
          <w:rPrChange w:id="10808" w:author="Peng Luqi" w:date="2019-10-13T14:50:00Z">
            <w:rPr>
              <w:spacing w:val="-13"/>
              <w:lang w:val="fr-FR"/>
            </w:rPr>
          </w:rPrChange>
        </w:rPr>
        <w:t xml:space="preserve"> </w:t>
      </w:r>
      <w:r w:rsidRPr="00F94CB9">
        <w:rPr>
          <w:sz w:val="28"/>
          <w:szCs w:val="28"/>
          <w:lang w:val="fr-FR"/>
          <w:rPrChange w:id="10809" w:author="Peng Luqi" w:date="2019-10-13T14:50:00Z">
            <w:rPr>
              <w:lang w:val="fr-FR"/>
            </w:rPr>
          </w:rPrChange>
        </w:rPr>
        <w:t>amateur</w:t>
      </w:r>
      <w:r w:rsidRPr="00F94CB9">
        <w:rPr>
          <w:spacing w:val="-13"/>
          <w:sz w:val="28"/>
          <w:szCs w:val="28"/>
          <w:lang w:val="fr-FR"/>
          <w:rPrChange w:id="10810" w:author="Peng Luqi" w:date="2019-10-13T14:50:00Z">
            <w:rPr>
              <w:spacing w:val="-13"/>
              <w:lang w:val="fr-FR"/>
            </w:rPr>
          </w:rPrChange>
        </w:rPr>
        <w:t xml:space="preserve"> </w:t>
      </w:r>
      <w:r w:rsidRPr="00F94CB9">
        <w:rPr>
          <w:sz w:val="28"/>
          <w:szCs w:val="28"/>
          <w:lang w:val="fr-FR"/>
          <w:rPrChange w:id="10811" w:author="Peng Luqi" w:date="2019-10-13T14:50:00Z">
            <w:rPr>
              <w:lang w:val="fr-FR"/>
            </w:rPr>
          </w:rPrChange>
        </w:rPr>
        <w:t>est</w:t>
      </w:r>
      <w:r w:rsidRPr="00F94CB9">
        <w:rPr>
          <w:spacing w:val="-13"/>
          <w:sz w:val="28"/>
          <w:szCs w:val="28"/>
          <w:lang w:val="fr-FR"/>
          <w:rPrChange w:id="10812" w:author="Peng Luqi" w:date="2019-10-13T14:50:00Z">
            <w:rPr>
              <w:spacing w:val="-13"/>
              <w:lang w:val="fr-FR"/>
            </w:rPr>
          </w:rPrChange>
        </w:rPr>
        <w:t xml:space="preserve"> </w:t>
      </w:r>
      <w:r w:rsidRPr="00F94CB9">
        <w:rPr>
          <w:sz w:val="28"/>
          <w:szCs w:val="28"/>
          <w:lang w:val="fr-FR"/>
          <w:rPrChange w:id="10813" w:author="Peng Luqi" w:date="2019-10-13T14:50:00Z">
            <w:rPr>
              <w:lang w:val="fr-FR"/>
            </w:rPr>
          </w:rPrChange>
        </w:rPr>
        <w:t>proscrit.</w:t>
      </w:r>
      <w:r w:rsidRPr="00F94CB9">
        <w:rPr>
          <w:spacing w:val="-12"/>
          <w:sz w:val="28"/>
          <w:szCs w:val="28"/>
          <w:lang w:val="fr-FR"/>
          <w:rPrChange w:id="10814" w:author="Peng Luqi" w:date="2019-10-13T14:50:00Z">
            <w:rPr>
              <w:spacing w:val="-12"/>
              <w:lang w:val="fr-FR"/>
            </w:rPr>
          </w:rPrChange>
        </w:rPr>
        <w:t xml:space="preserve"> </w:t>
      </w:r>
      <w:r w:rsidRPr="00F94CB9">
        <w:rPr>
          <w:sz w:val="28"/>
          <w:szCs w:val="28"/>
          <w:lang w:val="fr-FR"/>
          <w:rPrChange w:id="10815" w:author="Peng Luqi" w:date="2019-10-13T14:50:00Z">
            <w:rPr>
              <w:lang w:val="fr-FR"/>
            </w:rPr>
          </w:rPrChange>
        </w:rPr>
        <w:t>Vous</w:t>
      </w:r>
      <w:r w:rsidRPr="00F94CB9">
        <w:rPr>
          <w:spacing w:val="-14"/>
          <w:sz w:val="28"/>
          <w:szCs w:val="28"/>
          <w:lang w:val="fr-FR"/>
          <w:rPrChange w:id="10816" w:author="Peng Luqi" w:date="2019-10-13T14:50:00Z">
            <w:rPr>
              <w:spacing w:val="-14"/>
              <w:lang w:val="fr-FR"/>
            </w:rPr>
          </w:rPrChange>
        </w:rPr>
        <w:t xml:space="preserve"> </w:t>
      </w:r>
      <w:r w:rsidRPr="00F94CB9">
        <w:rPr>
          <w:sz w:val="28"/>
          <w:szCs w:val="28"/>
          <w:lang w:val="fr-FR"/>
          <w:rPrChange w:id="10817" w:author="Peng Luqi" w:date="2019-10-13T14:50:00Z">
            <w:rPr>
              <w:lang w:val="fr-FR"/>
            </w:rPr>
          </w:rPrChange>
        </w:rPr>
        <w:t>devez</w:t>
      </w:r>
      <w:r w:rsidRPr="00F94CB9">
        <w:rPr>
          <w:spacing w:val="-13"/>
          <w:sz w:val="28"/>
          <w:szCs w:val="28"/>
          <w:lang w:val="fr-FR"/>
          <w:rPrChange w:id="10818" w:author="Peng Luqi" w:date="2019-10-13T14:50:00Z">
            <w:rPr>
              <w:spacing w:val="-13"/>
              <w:lang w:val="fr-FR"/>
            </w:rPr>
          </w:rPrChange>
        </w:rPr>
        <w:t xml:space="preserve"> </w:t>
      </w:r>
      <w:r w:rsidRPr="00F94CB9">
        <w:rPr>
          <w:sz w:val="28"/>
          <w:szCs w:val="28"/>
          <w:lang w:val="fr-FR"/>
          <w:rPrChange w:id="10819" w:author="Peng Luqi" w:date="2019-10-13T14:50:00Z">
            <w:rPr>
              <w:lang w:val="fr-FR"/>
            </w:rPr>
          </w:rPrChange>
        </w:rPr>
        <w:t xml:space="preserve">élaborer une     stratégie     de     couverture      </w:t>
      </w:r>
      <w:r w:rsidRPr="00F94CB9">
        <w:rPr>
          <w:sz w:val="28"/>
          <w:szCs w:val="28"/>
          <w:lang w:val="fr-FR"/>
          <w:rPrChange w:id="10820" w:author="Peng Luqi" w:date="2019-10-13T14:50:00Z">
            <w:rPr>
              <w:lang w:val="fr-FR"/>
            </w:rPr>
          </w:rPrChange>
        </w:rPr>
        <w:lastRenderedPageBreak/>
        <w:t>sur</w:t>
      </w:r>
      <w:del w:id="10821" w:author="Peng Luqi" w:date="2019-10-13T22:55:00Z">
        <w:r w:rsidRPr="00F94CB9" w:rsidDel="00E30D24">
          <w:rPr>
            <w:sz w:val="28"/>
            <w:szCs w:val="28"/>
            <w:lang w:val="fr-FR"/>
            <w:rPrChange w:id="10822" w:author="Peng Luqi" w:date="2019-10-13T14:50:00Z">
              <w:rPr>
                <w:lang w:val="fr-FR"/>
              </w:rPr>
            </w:rPrChange>
          </w:rPr>
          <w:delText xml:space="preserve">     </w:delText>
        </w:r>
      </w:del>
      <w:r w:rsidRPr="00F94CB9">
        <w:rPr>
          <w:sz w:val="28"/>
          <w:szCs w:val="28"/>
          <w:lang w:val="fr-FR"/>
          <w:rPrChange w:id="10823" w:author="Peng Luqi" w:date="2019-10-13T14:50:00Z">
            <w:rPr>
              <w:lang w:val="fr-FR"/>
            </w:rPr>
          </w:rPrChange>
        </w:rPr>
        <w:t xml:space="preserve"> un</w:t>
      </w:r>
      <w:del w:id="10824" w:author="Peng Luqi" w:date="2019-10-13T22:55:00Z">
        <w:r w:rsidRPr="00F94CB9" w:rsidDel="00E30D24">
          <w:rPr>
            <w:sz w:val="28"/>
            <w:szCs w:val="28"/>
            <w:lang w:val="fr-FR"/>
            <w:rPrChange w:id="10825" w:author="Peng Luqi" w:date="2019-10-13T14:50:00Z">
              <w:rPr>
                <w:lang w:val="fr-FR"/>
              </w:rPr>
            </w:rPrChange>
          </w:rPr>
          <w:delText xml:space="preserve">     </w:delText>
        </w:r>
      </w:del>
      <w:r w:rsidRPr="00F94CB9">
        <w:rPr>
          <w:sz w:val="28"/>
          <w:szCs w:val="28"/>
          <w:lang w:val="fr-FR"/>
          <w:rPrChange w:id="10826" w:author="Peng Luqi" w:date="2019-10-13T14:50:00Z">
            <w:rPr>
              <w:lang w:val="fr-FR"/>
            </w:rPr>
          </w:rPrChange>
        </w:rPr>
        <w:t xml:space="preserve"> marché</w:t>
      </w:r>
      <w:del w:id="10827" w:author="Peng Luqi" w:date="2019-10-13T22:55:00Z">
        <w:r w:rsidRPr="00F94CB9" w:rsidDel="00E30D24">
          <w:rPr>
            <w:sz w:val="28"/>
            <w:szCs w:val="28"/>
            <w:lang w:val="fr-FR"/>
            <w:rPrChange w:id="10828" w:author="Peng Luqi" w:date="2019-10-13T14:50:00Z">
              <w:rPr>
                <w:lang w:val="fr-FR"/>
              </w:rPr>
            </w:rPrChange>
          </w:rPr>
          <w:delText xml:space="preserve">      </w:delText>
        </w:r>
      </w:del>
      <w:ins w:id="10829" w:author="Peng Luqi" w:date="2019-10-13T22:55:00Z">
        <w:r w:rsidR="00E30D24">
          <w:rPr>
            <w:sz w:val="28"/>
            <w:szCs w:val="28"/>
            <w:lang w:val="fr-FR"/>
          </w:rPr>
          <w:t xml:space="preserve"> </w:t>
        </w:r>
      </w:ins>
      <w:r w:rsidRPr="00F94CB9">
        <w:rPr>
          <w:sz w:val="28"/>
          <w:szCs w:val="28"/>
          <w:lang w:val="fr-FR"/>
          <w:rPrChange w:id="10830" w:author="Peng Luqi" w:date="2019-10-13T14:50:00Z">
            <w:rPr>
              <w:lang w:val="fr-FR"/>
            </w:rPr>
          </w:rPrChange>
        </w:rPr>
        <w:t>au</w:t>
      </w:r>
      <w:del w:id="10831" w:author="Peng Luqi" w:date="2019-10-13T22:55:00Z">
        <w:r w:rsidRPr="00F94CB9" w:rsidDel="00E30D24">
          <w:rPr>
            <w:sz w:val="28"/>
            <w:szCs w:val="28"/>
            <w:lang w:val="fr-FR"/>
            <w:rPrChange w:id="10832" w:author="Peng Luqi" w:date="2019-10-13T14:50:00Z">
              <w:rPr>
                <w:lang w:val="fr-FR"/>
              </w:rPr>
            </w:rPrChange>
          </w:rPr>
          <w:delText xml:space="preserve">    </w:delText>
        </w:r>
      </w:del>
      <w:del w:id="10833" w:author="Peng Luqi" w:date="2019-10-13T22:56:00Z">
        <w:r w:rsidRPr="00F94CB9" w:rsidDel="00E30D24">
          <w:rPr>
            <w:sz w:val="28"/>
            <w:szCs w:val="28"/>
            <w:lang w:val="fr-FR"/>
            <w:rPrChange w:id="10834" w:author="Peng Luqi" w:date="2019-10-13T14:50:00Z">
              <w:rPr>
                <w:lang w:val="fr-FR"/>
              </w:rPr>
            </w:rPrChange>
          </w:rPr>
          <w:delText xml:space="preserve"> </w:delText>
        </w:r>
      </w:del>
      <w:r w:rsidRPr="00F94CB9">
        <w:rPr>
          <w:sz w:val="28"/>
          <w:szCs w:val="28"/>
          <w:lang w:val="fr-FR"/>
          <w:rPrChange w:id="10835" w:author="Peng Luqi" w:date="2019-10-13T14:50:00Z">
            <w:rPr>
              <w:lang w:val="fr-FR"/>
            </w:rPr>
          </w:rPrChange>
        </w:rPr>
        <w:t xml:space="preserve"> comptant</w:t>
      </w:r>
      <w:del w:id="10836" w:author="Peng Luqi" w:date="2019-10-13T22:55:00Z">
        <w:r w:rsidRPr="00F94CB9" w:rsidDel="00E30D24">
          <w:rPr>
            <w:sz w:val="28"/>
            <w:szCs w:val="28"/>
            <w:lang w:val="fr-FR"/>
            <w:rPrChange w:id="10837" w:author="Peng Luqi" w:date="2019-10-13T14:50:00Z">
              <w:rPr>
                <w:lang w:val="fr-FR"/>
              </w:rPr>
            </w:rPrChange>
          </w:rPr>
          <w:delText xml:space="preserve">    </w:delText>
        </w:r>
      </w:del>
      <w:r w:rsidRPr="00F94CB9">
        <w:rPr>
          <w:sz w:val="28"/>
          <w:szCs w:val="28"/>
          <w:lang w:val="fr-FR"/>
          <w:rPrChange w:id="10838" w:author="Peng Luqi" w:date="2019-10-13T14:50:00Z">
            <w:rPr>
              <w:lang w:val="fr-FR"/>
            </w:rPr>
          </w:rPrChange>
        </w:rPr>
        <w:t xml:space="preserve">  (tel</w:t>
      </w:r>
      <w:del w:id="10839" w:author="Peng Luqi" w:date="2019-10-13T22:55:00Z">
        <w:r w:rsidRPr="00F94CB9" w:rsidDel="00E30D24">
          <w:rPr>
            <w:sz w:val="28"/>
            <w:szCs w:val="28"/>
            <w:lang w:val="fr-FR"/>
            <w:rPrChange w:id="10840" w:author="Peng Luqi" w:date="2019-10-13T14:50:00Z">
              <w:rPr>
                <w:lang w:val="fr-FR"/>
              </w:rPr>
            </w:rPrChange>
          </w:rPr>
          <w:delText xml:space="preserve">    </w:delText>
        </w:r>
      </w:del>
      <w:r w:rsidRPr="00F94CB9">
        <w:rPr>
          <w:sz w:val="28"/>
          <w:szCs w:val="28"/>
          <w:lang w:val="fr-FR"/>
          <w:rPrChange w:id="10841" w:author="Peng Luqi" w:date="2019-10-13T14:50:00Z">
            <w:rPr>
              <w:lang w:val="fr-FR"/>
            </w:rPr>
          </w:rPrChange>
        </w:rPr>
        <w:t xml:space="preserve"> </w:t>
      </w:r>
      <w:del w:id="10842" w:author="Peng Luqi" w:date="2019-10-13T22:55:00Z">
        <w:r w:rsidRPr="00F94CB9" w:rsidDel="00E30D24">
          <w:rPr>
            <w:sz w:val="28"/>
            <w:szCs w:val="28"/>
            <w:lang w:val="fr-FR"/>
            <w:rPrChange w:id="10843" w:author="Peng Luqi" w:date="2019-10-13T14:50:00Z">
              <w:rPr>
                <w:lang w:val="fr-FR"/>
              </w:rPr>
            </w:rPrChange>
          </w:rPr>
          <w:delText xml:space="preserve"> </w:delText>
        </w:r>
      </w:del>
      <w:r w:rsidRPr="00F94CB9">
        <w:rPr>
          <w:sz w:val="28"/>
          <w:szCs w:val="28"/>
          <w:lang w:val="fr-FR"/>
          <w:rPrChange w:id="10844" w:author="Peng Luqi" w:date="2019-10-13T14:50:00Z">
            <w:rPr>
              <w:lang w:val="fr-FR"/>
            </w:rPr>
          </w:rPrChange>
        </w:rPr>
        <w:t>que</w:t>
      </w:r>
      <w:del w:id="10845" w:author="Peng Luqi" w:date="2019-10-13T22:55:00Z">
        <w:r w:rsidRPr="00F94CB9" w:rsidDel="00E30D24">
          <w:rPr>
            <w:sz w:val="28"/>
            <w:szCs w:val="28"/>
            <w:lang w:val="fr-FR"/>
            <w:rPrChange w:id="10846" w:author="Peng Luqi" w:date="2019-10-13T14:50:00Z">
              <w:rPr>
                <w:lang w:val="fr-FR"/>
              </w:rPr>
            </w:rPrChange>
          </w:rPr>
          <w:delText xml:space="preserve">   </w:delText>
        </w:r>
      </w:del>
      <w:r w:rsidRPr="00F94CB9">
        <w:rPr>
          <w:sz w:val="28"/>
          <w:szCs w:val="28"/>
          <w:lang w:val="fr-FR"/>
          <w:rPrChange w:id="10847" w:author="Peng Luqi" w:date="2019-10-13T14:50:00Z">
            <w:rPr>
              <w:lang w:val="fr-FR"/>
            </w:rPr>
          </w:rPrChange>
        </w:rPr>
        <w:t xml:space="preserve"> </w:t>
      </w:r>
      <w:r w:rsidRPr="00F94CB9">
        <w:rPr>
          <w:i/>
          <w:sz w:val="28"/>
          <w:szCs w:val="28"/>
          <w:lang w:val="fr-FR"/>
          <w:rPrChange w:id="10848" w:author="Peng Luqi" w:date="2019-10-13T14:50:00Z">
            <w:rPr>
              <w:i/>
              <w:lang w:val="fr-FR"/>
            </w:rPr>
          </w:rPrChange>
        </w:rPr>
        <w:t>BigOne</w:t>
      </w:r>
      <w:ins w:id="10849" w:author="Peng Luqi" w:date="2019-10-13T22:55:00Z">
        <w:r w:rsidR="00E30D24">
          <w:rPr>
            <w:i/>
            <w:sz w:val="28"/>
            <w:szCs w:val="28"/>
            <w:lang w:val="fr-FR"/>
          </w:rPr>
          <w:t xml:space="preserve"> </w:t>
        </w:r>
      </w:ins>
      <w:r w:rsidRPr="00F94CB9">
        <w:rPr>
          <w:sz w:val="28"/>
          <w:szCs w:val="28"/>
          <w:lang w:val="fr-FR"/>
          <w:rPrChange w:id="10850" w:author="Peng Luqi" w:date="2019-10-13T14:50:00Z">
            <w:rPr>
              <w:lang w:val="fr-FR"/>
            </w:rPr>
          </w:rPrChange>
        </w:rPr>
        <w:t xml:space="preserve">: </w:t>
      </w:r>
      <w:r w:rsidRPr="00F94CB9">
        <w:rPr>
          <w:i/>
          <w:color w:val="00B0F0"/>
          <w:sz w:val="28"/>
          <w:szCs w:val="28"/>
          <w:lang w:val="fr-FR"/>
          <w:rPrChange w:id="10851" w:author="Peng Luqi" w:date="2019-10-13T14:50:00Z">
            <w:rPr>
              <w:i/>
              <w:color w:val="00B0F0"/>
              <w:lang w:val="fr-FR"/>
            </w:rPr>
          </w:rPrChange>
        </w:rPr>
        <w:t xml:space="preserve">https://big.one </w:t>
      </w:r>
      <w:r w:rsidRPr="00F94CB9">
        <w:rPr>
          <w:sz w:val="28"/>
          <w:szCs w:val="28"/>
          <w:lang w:val="fr-FR"/>
          <w:rPrChange w:id="10852" w:author="Peng Luqi" w:date="2019-10-13T14:50:00Z">
            <w:rPr>
              <w:lang w:val="fr-FR"/>
            </w:rPr>
          </w:rPrChange>
        </w:rPr>
        <w:t xml:space="preserve">ou </w:t>
      </w:r>
      <w:r w:rsidRPr="00F94CB9">
        <w:rPr>
          <w:i/>
          <w:color w:val="00B0F0"/>
          <w:sz w:val="28"/>
          <w:szCs w:val="28"/>
          <w:lang w:val="fr-FR"/>
          <w:rPrChange w:id="10853" w:author="Peng Luqi" w:date="2019-10-13T14:50:00Z">
            <w:rPr>
              <w:i/>
              <w:color w:val="00B0F0"/>
              <w:lang w:val="fr-FR"/>
            </w:rPr>
          </w:rPrChange>
        </w:rPr>
        <w:t>https://b1.run</w:t>
      </w:r>
      <w:r w:rsidRPr="00F94CB9">
        <w:rPr>
          <w:sz w:val="28"/>
          <w:szCs w:val="28"/>
          <w:lang w:val="fr-FR"/>
          <w:rPrChange w:id="10854" w:author="Peng Luqi" w:date="2019-10-13T14:50:00Z">
            <w:rPr>
              <w:lang w:val="fr-FR"/>
            </w:rPr>
          </w:rPrChange>
        </w:rPr>
        <w:t>), comme la stratégie de couverture expliquée</w:t>
      </w:r>
      <w:r w:rsidRPr="00F94CB9">
        <w:rPr>
          <w:spacing w:val="-32"/>
          <w:sz w:val="28"/>
          <w:szCs w:val="28"/>
          <w:lang w:val="fr-FR"/>
          <w:rPrChange w:id="10855" w:author="Peng Luqi" w:date="2019-10-13T14:50:00Z">
            <w:rPr>
              <w:spacing w:val="-32"/>
              <w:lang w:val="fr-FR"/>
            </w:rPr>
          </w:rPrChange>
        </w:rPr>
        <w:t xml:space="preserve"> </w:t>
      </w:r>
      <w:r w:rsidRPr="00F94CB9">
        <w:rPr>
          <w:sz w:val="28"/>
          <w:szCs w:val="28"/>
          <w:lang w:val="fr-FR"/>
          <w:rPrChange w:id="10856" w:author="Peng Luqi" w:date="2019-10-13T14:50:00Z">
            <w:rPr>
              <w:lang w:val="fr-FR"/>
            </w:rPr>
          </w:rPrChange>
        </w:rPr>
        <w:t>ci-dessus.</w:t>
      </w:r>
    </w:p>
    <w:p w:rsidR="002B38DF" w:rsidRPr="00F94CB9" w:rsidRDefault="002B38DF">
      <w:pPr>
        <w:pStyle w:val="a3"/>
        <w:ind w:left="170" w:right="170"/>
        <w:jc w:val="both"/>
        <w:rPr>
          <w:lang w:val="fr-FR"/>
          <w:rPrChange w:id="10857" w:author="Peng Luqi" w:date="2019-10-13T14:50:00Z">
            <w:rPr>
              <w:sz w:val="22"/>
              <w:lang w:val="fr-FR"/>
            </w:rPr>
          </w:rPrChange>
        </w:rPr>
        <w:pPrChange w:id="10858" w:author="Peng Luqi" w:date="2019-10-13T14:20:00Z">
          <w:pPr>
            <w:pStyle w:val="a3"/>
            <w:spacing w:before="2"/>
          </w:pPr>
        </w:pPrChange>
      </w:pPr>
    </w:p>
    <w:p w:rsidR="002B38DF" w:rsidRPr="00F94CB9" w:rsidRDefault="00716360">
      <w:pPr>
        <w:ind w:left="170" w:right="170"/>
        <w:jc w:val="both"/>
        <w:rPr>
          <w:sz w:val="28"/>
          <w:szCs w:val="28"/>
          <w:lang w:val="fr-FR"/>
          <w:rPrChange w:id="10859" w:author="Peng Luqi" w:date="2019-10-13T14:50:00Z">
            <w:rPr>
              <w:lang w:val="fr-FR"/>
            </w:rPr>
          </w:rPrChange>
        </w:rPr>
        <w:pPrChange w:id="10860" w:author="Peng Luqi" w:date="2019-10-13T14:20:00Z">
          <w:pPr>
            <w:ind w:left="130"/>
            <w:jc w:val="both"/>
          </w:pPr>
        </w:pPrChange>
      </w:pPr>
      <w:r w:rsidRPr="00F94CB9">
        <w:rPr>
          <w:sz w:val="28"/>
          <w:szCs w:val="28"/>
          <w:lang w:val="fr-FR"/>
          <w:rPrChange w:id="10861" w:author="Peng Luqi" w:date="2019-10-13T14:50:00Z">
            <w:rPr>
              <w:lang w:val="fr-FR"/>
            </w:rPr>
          </w:rPrChange>
        </w:rPr>
        <w:t>Voilà, c</w:t>
      </w:r>
      <w:del w:id="10862" w:author="Peng Luqi" w:date="2019-10-13T14:43:00Z">
        <w:r w:rsidRPr="00F94CB9" w:rsidDel="00EF666F">
          <w:rPr>
            <w:sz w:val="28"/>
            <w:szCs w:val="28"/>
            <w:lang w:val="fr-FR"/>
            <w:rPrChange w:id="10863" w:author="Peng Luqi" w:date="2019-10-13T14:50:00Z">
              <w:rPr>
                <w:lang w:val="fr-FR"/>
              </w:rPr>
            </w:rPrChange>
          </w:rPr>
          <w:delText>’</w:delText>
        </w:r>
      </w:del>
      <w:ins w:id="10864" w:author="Peng Luqi" w:date="2019-10-13T14:43:00Z">
        <w:r w:rsidR="00EF666F" w:rsidRPr="00F94CB9">
          <w:rPr>
            <w:sz w:val="28"/>
            <w:szCs w:val="28"/>
            <w:lang w:val="fr-FR"/>
            <w:rPrChange w:id="10865" w:author="Peng Luqi" w:date="2019-10-13T14:50:00Z">
              <w:rPr>
                <w:lang w:val="fr-FR"/>
              </w:rPr>
            </w:rPrChange>
          </w:rPr>
          <w:t>’</w:t>
        </w:r>
      </w:ins>
      <w:r w:rsidRPr="00F94CB9">
        <w:rPr>
          <w:sz w:val="28"/>
          <w:szCs w:val="28"/>
          <w:lang w:val="fr-FR"/>
          <w:rPrChange w:id="10866" w:author="Peng Luqi" w:date="2019-10-13T14:50:00Z">
            <w:rPr>
              <w:lang w:val="fr-FR"/>
            </w:rPr>
          </w:rPrChange>
        </w:rPr>
        <w:t>est fondamentalement l</w:t>
      </w:r>
      <w:del w:id="10867" w:author="Peng Luqi" w:date="2019-10-13T14:43:00Z">
        <w:r w:rsidRPr="00F94CB9" w:rsidDel="00EF666F">
          <w:rPr>
            <w:sz w:val="28"/>
            <w:szCs w:val="28"/>
            <w:lang w:val="fr-FR"/>
            <w:rPrChange w:id="10868" w:author="Peng Luqi" w:date="2019-10-13T14:50:00Z">
              <w:rPr>
                <w:lang w:val="fr-FR"/>
              </w:rPr>
            </w:rPrChange>
          </w:rPr>
          <w:delText>’</w:delText>
        </w:r>
      </w:del>
      <w:ins w:id="10869" w:author="Peng Luqi" w:date="2019-10-13T14:43:00Z">
        <w:r w:rsidR="00EF666F" w:rsidRPr="00F94CB9">
          <w:rPr>
            <w:sz w:val="28"/>
            <w:szCs w:val="28"/>
            <w:lang w:val="fr-FR"/>
            <w:rPrChange w:id="10870" w:author="Peng Luqi" w:date="2019-10-13T14:50:00Z">
              <w:rPr>
                <w:lang w:val="fr-FR"/>
              </w:rPr>
            </w:rPrChange>
          </w:rPr>
          <w:t>’</w:t>
        </w:r>
      </w:ins>
      <w:r w:rsidRPr="00F94CB9">
        <w:rPr>
          <w:sz w:val="28"/>
          <w:szCs w:val="28"/>
          <w:lang w:val="fr-FR"/>
          <w:rPrChange w:id="10871" w:author="Peng Luqi" w:date="2019-10-13T14:50:00Z">
            <w:rPr>
              <w:lang w:val="fr-FR"/>
            </w:rPr>
          </w:rPrChange>
        </w:rPr>
        <w:t>attitude qu</w:t>
      </w:r>
      <w:del w:id="10872" w:author="Peng Luqi" w:date="2019-10-13T14:43:00Z">
        <w:r w:rsidRPr="00F94CB9" w:rsidDel="00EF666F">
          <w:rPr>
            <w:sz w:val="28"/>
            <w:szCs w:val="28"/>
            <w:lang w:val="fr-FR"/>
            <w:rPrChange w:id="10873" w:author="Peng Luqi" w:date="2019-10-13T14:50:00Z">
              <w:rPr>
                <w:lang w:val="fr-FR"/>
              </w:rPr>
            </w:rPrChange>
          </w:rPr>
          <w:delText>’</w:delText>
        </w:r>
      </w:del>
      <w:ins w:id="10874" w:author="Peng Luqi" w:date="2019-10-13T14:43:00Z">
        <w:r w:rsidR="00EF666F" w:rsidRPr="00F94CB9">
          <w:rPr>
            <w:sz w:val="28"/>
            <w:szCs w:val="28"/>
            <w:lang w:val="fr-FR"/>
            <w:rPrChange w:id="10875" w:author="Peng Luqi" w:date="2019-10-13T14:50:00Z">
              <w:rPr>
                <w:lang w:val="fr-FR"/>
              </w:rPr>
            </w:rPrChange>
          </w:rPr>
          <w:t>’</w:t>
        </w:r>
      </w:ins>
      <w:r w:rsidRPr="00F94CB9">
        <w:rPr>
          <w:sz w:val="28"/>
          <w:szCs w:val="28"/>
          <w:lang w:val="fr-FR"/>
          <w:rPrChange w:id="10876" w:author="Peng Luqi" w:date="2019-10-13T14:50:00Z">
            <w:rPr>
              <w:lang w:val="fr-FR"/>
            </w:rPr>
          </w:rPrChange>
        </w:rPr>
        <w:t>il faut avoir :</w:t>
      </w:r>
    </w:p>
    <w:p w:rsidR="002B38DF" w:rsidRPr="00F94CB9" w:rsidRDefault="002B38DF">
      <w:pPr>
        <w:pStyle w:val="a3"/>
        <w:ind w:left="170" w:right="170"/>
        <w:jc w:val="both"/>
        <w:rPr>
          <w:lang w:val="fr-FR"/>
          <w:rPrChange w:id="10877" w:author="Peng Luqi" w:date="2019-10-13T14:50:00Z">
            <w:rPr>
              <w:sz w:val="21"/>
              <w:lang w:val="fr-FR"/>
            </w:rPr>
          </w:rPrChange>
        </w:rPr>
        <w:pPrChange w:id="10878" w:author="Peng Luqi" w:date="2019-10-13T14:20:00Z">
          <w:pPr>
            <w:pStyle w:val="a3"/>
            <w:spacing w:before="10"/>
          </w:pPr>
        </w:pPrChange>
      </w:pPr>
    </w:p>
    <w:p w:rsidR="00E30D24" w:rsidRPr="00E30D24" w:rsidRDefault="00716360">
      <w:pPr>
        <w:pStyle w:val="a3"/>
        <w:ind w:left="720" w:right="720"/>
        <w:jc w:val="both"/>
        <w:rPr>
          <w:ins w:id="10879" w:author="Peng Luqi" w:date="2019-10-13T22:56:00Z"/>
          <w:lang w:val="fr-FR"/>
          <w:rPrChange w:id="10880" w:author="Peng Luqi" w:date="2019-10-13T22:56:00Z">
            <w:rPr>
              <w:ins w:id="10881" w:author="Peng Luqi" w:date="2019-10-13T22:56:00Z"/>
              <w:spacing w:val="-13"/>
              <w:sz w:val="28"/>
              <w:szCs w:val="28"/>
              <w:lang w:val="fr-FR"/>
            </w:rPr>
          </w:rPrChange>
        </w:rPr>
        <w:pPrChange w:id="10882" w:author="Peng Luqi" w:date="2019-10-13T22:56:00Z">
          <w:pPr>
            <w:ind w:left="170" w:right="170"/>
            <w:jc w:val="both"/>
          </w:pPr>
        </w:pPrChange>
      </w:pPr>
      <w:r w:rsidRPr="00F94CB9">
        <w:rPr>
          <w:lang w:val="fr-FR"/>
          <w:rPrChange w:id="10883" w:author="Peng Luqi" w:date="2019-10-13T14:50:00Z">
            <w:rPr>
              <w:lang w:val="fr-FR"/>
            </w:rPr>
          </w:rPrChange>
        </w:rPr>
        <w:t>Faites-le</w:t>
      </w:r>
      <w:r w:rsidRPr="00E30D24">
        <w:rPr>
          <w:lang w:val="fr-FR"/>
          <w:rPrChange w:id="10884" w:author="Peng Luqi" w:date="2019-10-13T22:56:00Z">
            <w:rPr>
              <w:spacing w:val="-14"/>
              <w:lang w:val="fr-FR"/>
            </w:rPr>
          </w:rPrChange>
        </w:rPr>
        <w:t xml:space="preserve"> </w:t>
      </w:r>
      <w:r w:rsidRPr="00F94CB9">
        <w:rPr>
          <w:lang w:val="fr-FR"/>
          <w:rPrChange w:id="10885" w:author="Peng Luqi" w:date="2019-10-13T14:50:00Z">
            <w:rPr>
              <w:lang w:val="fr-FR"/>
            </w:rPr>
          </w:rPrChange>
        </w:rPr>
        <w:t>à</w:t>
      </w:r>
      <w:r w:rsidRPr="00E30D24">
        <w:rPr>
          <w:lang w:val="fr-FR"/>
          <w:rPrChange w:id="10886" w:author="Peng Luqi" w:date="2019-10-13T22:56:00Z">
            <w:rPr>
              <w:spacing w:val="-13"/>
              <w:lang w:val="fr-FR"/>
            </w:rPr>
          </w:rPrChange>
        </w:rPr>
        <w:t xml:space="preserve"> </w:t>
      </w:r>
      <w:r w:rsidRPr="00F94CB9">
        <w:rPr>
          <w:lang w:val="fr-FR"/>
          <w:rPrChange w:id="10887" w:author="Peng Luqi" w:date="2019-10-13T14:50:00Z">
            <w:rPr>
              <w:lang w:val="fr-FR"/>
            </w:rPr>
          </w:rPrChange>
        </w:rPr>
        <w:t>fond</w:t>
      </w:r>
      <w:r w:rsidRPr="00E30D24">
        <w:rPr>
          <w:lang w:val="fr-FR"/>
          <w:rPrChange w:id="10888" w:author="Peng Luqi" w:date="2019-10-13T22:56:00Z">
            <w:rPr>
              <w:spacing w:val="-13"/>
              <w:lang w:val="fr-FR"/>
            </w:rPr>
          </w:rPrChange>
        </w:rPr>
        <w:t xml:space="preserve"> </w:t>
      </w:r>
      <w:r w:rsidRPr="00F94CB9">
        <w:rPr>
          <w:lang w:val="fr-FR"/>
          <w:rPrChange w:id="10889" w:author="Peng Luqi" w:date="2019-10-13T14:50:00Z">
            <w:rPr>
              <w:lang w:val="fr-FR"/>
            </w:rPr>
          </w:rPrChange>
        </w:rPr>
        <w:t>ou</w:t>
      </w:r>
      <w:r w:rsidRPr="00E30D24">
        <w:rPr>
          <w:lang w:val="fr-FR"/>
          <w:rPrChange w:id="10890" w:author="Peng Luqi" w:date="2019-10-13T22:56:00Z">
            <w:rPr>
              <w:spacing w:val="-13"/>
              <w:lang w:val="fr-FR"/>
            </w:rPr>
          </w:rPrChange>
        </w:rPr>
        <w:t xml:space="preserve"> </w:t>
      </w:r>
      <w:r w:rsidRPr="00F94CB9">
        <w:rPr>
          <w:lang w:val="fr-FR"/>
          <w:rPrChange w:id="10891" w:author="Peng Luqi" w:date="2019-10-13T14:50:00Z">
            <w:rPr>
              <w:lang w:val="fr-FR"/>
            </w:rPr>
          </w:rPrChange>
        </w:rPr>
        <w:t>ne</w:t>
      </w:r>
      <w:r w:rsidRPr="00E30D24">
        <w:rPr>
          <w:lang w:val="fr-FR"/>
          <w:rPrChange w:id="10892" w:author="Peng Luqi" w:date="2019-10-13T22:56:00Z">
            <w:rPr>
              <w:spacing w:val="-13"/>
              <w:lang w:val="fr-FR"/>
            </w:rPr>
          </w:rPrChange>
        </w:rPr>
        <w:t xml:space="preserve"> </w:t>
      </w:r>
      <w:r w:rsidRPr="00F94CB9">
        <w:rPr>
          <w:lang w:val="fr-FR"/>
          <w:rPrChange w:id="10893" w:author="Peng Luqi" w:date="2019-10-13T14:50:00Z">
            <w:rPr>
              <w:lang w:val="fr-FR"/>
            </w:rPr>
          </w:rPrChange>
        </w:rPr>
        <w:t>le</w:t>
      </w:r>
      <w:r w:rsidRPr="00E30D24">
        <w:rPr>
          <w:lang w:val="fr-FR"/>
          <w:rPrChange w:id="10894" w:author="Peng Luqi" w:date="2019-10-13T22:56:00Z">
            <w:rPr>
              <w:spacing w:val="-13"/>
              <w:lang w:val="fr-FR"/>
            </w:rPr>
          </w:rPrChange>
        </w:rPr>
        <w:t xml:space="preserve"> </w:t>
      </w:r>
      <w:r w:rsidRPr="00F94CB9">
        <w:rPr>
          <w:lang w:val="fr-FR"/>
          <w:rPrChange w:id="10895" w:author="Peng Luqi" w:date="2019-10-13T14:50:00Z">
            <w:rPr>
              <w:lang w:val="fr-FR"/>
            </w:rPr>
          </w:rPrChange>
        </w:rPr>
        <w:t>faites</w:t>
      </w:r>
      <w:r w:rsidRPr="00E30D24">
        <w:rPr>
          <w:lang w:val="fr-FR"/>
          <w:rPrChange w:id="10896" w:author="Peng Luqi" w:date="2019-10-13T22:56:00Z">
            <w:rPr>
              <w:spacing w:val="-13"/>
              <w:lang w:val="fr-FR"/>
            </w:rPr>
          </w:rPrChange>
        </w:rPr>
        <w:t xml:space="preserve"> </w:t>
      </w:r>
      <w:r w:rsidRPr="00F94CB9">
        <w:rPr>
          <w:lang w:val="fr-FR"/>
          <w:rPrChange w:id="10897" w:author="Peng Luqi" w:date="2019-10-13T14:50:00Z">
            <w:rPr>
              <w:lang w:val="fr-FR"/>
            </w:rPr>
          </w:rPrChange>
        </w:rPr>
        <w:t>pas.</w:t>
      </w:r>
      <w:r w:rsidRPr="00E30D24">
        <w:rPr>
          <w:lang w:val="fr-FR"/>
          <w:rPrChange w:id="10898" w:author="Peng Luqi" w:date="2019-10-13T22:56:00Z">
            <w:rPr>
              <w:spacing w:val="-13"/>
              <w:lang w:val="fr-FR"/>
            </w:rPr>
          </w:rPrChange>
        </w:rPr>
        <w:t xml:space="preserve"> </w:t>
      </w:r>
      <w:r w:rsidRPr="00F94CB9">
        <w:rPr>
          <w:lang w:val="fr-FR"/>
          <w:rPrChange w:id="10899" w:author="Peng Luqi" w:date="2019-10-13T14:50:00Z">
            <w:rPr>
              <w:lang w:val="fr-FR"/>
            </w:rPr>
          </w:rPrChange>
        </w:rPr>
        <w:t>Interdiction</w:t>
      </w:r>
      <w:r w:rsidRPr="00E30D24">
        <w:rPr>
          <w:lang w:val="fr-FR"/>
          <w:rPrChange w:id="10900" w:author="Peng Luqi" w:date="2019-10-13T22:56:00Z">
            <w:rPr>
              <w:spacing w:val="-13"/>
              <w:lang w:val="fr-FR"/>
            </w:rPr>
          </w:rPrChange>
        </w:rPr>
        <w:t xml:space="preserve"> </w:t>
      </w:r>
      <w:r w:rsidRPr="00F94CB9">
        <w:rPr>
          <w:lang w:val="fr-FR"/>
          <w:rPrChange w:id="10901" w:author="Peng Luqi" w:date="2019-10-13T14:50:00Z">
            <w:rPr>
              <w:lang w:val="fr-FR"/>
            </w:rPr>
          </w:rPrChange>
        </w:rPr>
        <w:t>d</w:t>
      </w:r>
      <w:del w:id="10902" w:author="Peng Luqi" w:date="2019-10-13T14:43:00Z">
        <w:r w:rsidRPr="00F94CB9" w:rsidDel="00EF666F">
          <w:rPr>
            <w:lang w:val="fr-FR"/>
            <w:rPrChange w:id="10903" w:author="Peng Luqi" w:date="2019-10-13T14:50:00Z">
              <w:rPr>
                <w:lang w:val="fr-FR"/>
              </w:rPr>
            </w:rPrChange>
          </w:rPr>
          <w:delText>’</w:delText>
        </w:r>
      </w:del>
      <w:ins w:id="10904" w:author="Peng Luqi" w:date="2019-10-13T14:43:00Z">
        <w:r w:rsidR="00EF666F" w:rsidRPr="00F94CB9">
          <w:rPr>
            <w:lang w:val="fr-FR"/>
            <w:rPrChange w:id="10905" w:author="Peng Luqi" w:date="2019-10-13T14:50:00Z">
              <w:rPr>
                <w:lang w:val="fr-FR"/>
              </w:rPr>
            </w:rPrChange>
          </w:rPr>
          <w:t>’</w:t>
        </w:r>
      </w:ins>
      <w:r w:rsidRPr="00F94CB9">
        <w:rPr>
          <w:lang w:val="fr-FR"/>
          <w:rPrChange w:id="10906" w:author="Peng Luqi" w:date="2019-10-13T14:50:00Z">
            <w:rPr>
              <w:lang w:val="fr-FR"/>
            </w:rPr>
          </w:rPrChange>
        </w:rPr>
        <w:t>être</w:t>
      </w:r>
      <w:r w:rsidRPr="00E30D24">
        <w:rPr>
          <w:lang w:val="fr-FR"/>
          <w:rPrChange w:id="10907" w:author="Peng Luqi" w:date="2019-10-13T22:56:00Z">
            <w:rPr>
              <w:spacing w:val="-13"/>
              <w:lang w:val="fr-FR"/>
            </w:rPr>
          </w:rPrChange>
        </w:rPr>
        <w:t xml:space="preserve"> </w:t>
      </w:r>
      <w:r w:rsidRPr="00F94CB9">
        <w:rPr>
          <w:lang w:val="fr-FR"/>
          <w:rPrChange w:id="10908" w:author="Peng Luqi" w:date="2019-10-13T14:50:00Z">
            <w:rPr>
              <w:lang w:val="fr-FR"/>
            </w:rPr>
          </w:rPrChange>
        </w:rPr>
        <w:t>un</w:t>
      </w:r>
      <w:r w:rsidRPr="00E30D24">
        <w:rPr>
          <w:lang w:val="fr-FR"/>
          <w:rPrChange w:id="10909" w:author="Peng Luqi" w:date="2019-10-13T22:56:00Z">
            <w:rPr>
              <w:spacing w:val="-13"/>
              <w:lang w:val="fr-FR"/>
            </w:rPr>
          </w:rPrChange>
        </w:rPr>
        <w:t xml:space="preserve"> </w:t>
      </w:r>
      <w:r w:rsidRPr="00F94CB9">
        <w:rPr>
          <w:lang w:val="fr-FR"/>
          <w:rPrChange w:id="10910" w:author="Peng Luqi" w:date="2019-10-13T14:50:00Z">
            <w:rPr>
              <w:lang w:val="fr-FR"/>
            </w:rPr>
          </w:rPrChange>
        </w:rPr>
        <w:t>amateur.</w:t>
      </w:r>
      <w:r w:rsidRPr="00E30D24">
        <w:rPr>
          <w:lang w:val="fr-FR"/>
          <w:rPrChange w:id="10911" w:author="Peng Luqi" w:date="2019-10-13T22:56:00Z">
            <w:rPr>
              <w:spacing w:val="-13"/>
              <w:lang w:val="fr-FR"/>
            </w:rPr>
          </w:rPrChange>
        </w:rPr>
        <w:t xml:space="preserve"> </w:t>
      </w:r>
    </w:p>
    <w:p w:rsidR="00E30D24" w:rsidRDefault="00E30D24" w:rsidP="00CB23F4">
      <w:pPr>
        <w:ind w:left="170" w:right="170"/>
        <w:jc w:val="both"/>
        <w:rPr>
          <w:ins w:id="10912" w:author="Peng Luqi" w:date="2019-10-13T22:56:00Z"/>
          <w:spacing w:val="-13"/>
          <w:sz w:val="28"/>
          <w:szCs w:val="28"/>
          <w:lang w:val="fr-FR"/>
        </w:rPr>
      </w:pPr>
    </w:p>
    <w:p w:rsidR="002B38DF" w:rsidRPr="00F94CB9" w:rsidRDefault="00716360">
      <w:pPr>
        <w:ind w:left="170" w:right="170"/>
        <w:jc w:val="both"/>
        <w:rPr>
          <w:sz w:val="28"/>
          <w:szCs w:val="28"/>
          <w:lang w:val="fr-FR"/>
          <w:rPrChange w:id="10913" w:author="Peng Luqi" w:date="2019-10-13T14:50:00Z">
            <w:rPr>
              <w:lang w:val="fr-FR"/>
            </w:rPr>
          </w:rPrChange>
        </w:rPr>
        <w:pPrChange w:id="10914" w:author="Peng Luqi" w:date="2019-10-13T14:20:00Z">
          <w:pPr>
            <w:ind w:left="130" w:right="183"/>
            <w:jc w:val="both"/>
          </w:pPr>
        </w:pPrChange>
      </w:pPr>
      <w:r w:rsidRPr="00F94CB9">
        <w:rPr>
          <w:sz w:val="28"/>
          <w:szCs w:val="28"/>
          <w:lang w:val="fr-FR"/>
          <w:rPrChange w:id="10915" w:author="Peng Luqi" w:date="2019-10-13T14:50:00Z">
            <w:rPr>
              <w:lang w:val="fr-FR"/>
            </w:rPr>
          </w:rPrChange>
        </w:rPr>
        <w:t>Vous</w:t>
      </w:r>
      <w:r w:rsidRPr="00F94CB9">
        <w:rPr>
          <w:spacing w:val="-13"/>
          <w:sz w:val="28"/>
          <w:szCs w:val="28"/>
          <w:lang w:val="fr-FR"/>
          <w:rPrChange w:id="10916" w:author="Peng Luqi" w:date="2019-10-13T14:50:00Z">
            <w:rPr>
              <w:spacing w:val="-13"/>
              <w:lang w:val="fr-FR"/>
            </w:rPr>
          </w:rPrChange>
        </w:rPr>
        <w:t xml:space="preserve"> </w:t>
      </w:r>
      <w:r w:rsidRPr="00F94CB9">
        <w:rPr>
          <w:sz w:val="28"/>
          <w:szCs w:val="28"/>
          <w:lang w:val="fr-FR"/>
          <w:rPrChange w:id="10917" w:author="Peng Luqi" w:date="2019-10-13T14:50:00Z">
            <w:rPr>
              <w:lang w:val="fr-FR"/>
            </w:rPr>
          </w:rPrChange>
        </w:rPr>
        <w:t>êtes</w:t>
      </w:r>
      <w:r w:rsidRPr="00F94CB9">
        <w:rPr>
          <w:spacing w:val="-13"/>
          <w:sz w:val="28"/>
          <w:szCs w:val="28"/>
          <w:lang w:val="fr-FR"/>
          <w:rPrChange w:id="10918" w:author="Peng Luqi" w:date="2019-10-13T14:50:00Z">
            <w:rPr>
              <w:spacing w:val="-13"/>
              <w:lang w:val="fr-FR"/>
            </w:rPr>
          </w:rPrChange>
        </w:rPr>
        <w:t xml:space="preserve"> </w:t>
      </w:r>
      <w:r w:rsidRPr="00F94CB9">
        <w:rPr>
          <w:sz w:val="28"/>
          <w:szCs w:val="28"/>
          <w:lang w:val="fr-FR"/>
          <w:rPrChange w:id="10919" w:author="Peng Luqi" w:date="2019-10-13T14:50:00Z">
            <w:rPr>
              <w:lang w:val="fr-FR"/>
            </w:rPr>
          </w:rPrChange>
        </w:rPr>
        <w:t>une</w:t>
      </w:r>
      <w:r w:rsidRPr="00F94CB9">
        <w:rPr>
          <w:spacing w:val="-13"/>
          <w:sz w:val="28"/>
          <w:szCs w:val="28"/>
          <w:lang w:val="fr-FR"/>
          <w:rPrChange w:id="10920" w:author="Peng Luqi" w:date="2019-10-13T14:50:00Z">
            <w:rPr>
              <w:spacing w:val="-13"/>
              <w:lang w:val="fr-FR"/>
            </w:rPr>
          </w:rPrChange>
        </w:rPr>
        <w:t xml:space="preserve"> </w:t>
      </w:r>
      <w:r w:rsidRPr="00F94CB9">
        <w:rPr>
          <w:sz w:val="28"/>
          <w:szCs w:val="28"/>
          <w:lang w:val="fr-FR"/>
          <w:rPrChange w:id="10921" w:author="Peng Luqi" w:date="2019-10-13T14:50:00Z">
            <w:rPr>
              <w:lang w:val="fr-FR"/>
            </w:rPr>
          </w:rPrChange>
        </w:rPr>
        <w:t>personne</w:t>
      </w:r>
      <w:r w:rsidRPr="00F94CB9">
        <w:rPr>
          <w:spacing w:val="-13"/>
          <w:sz w:val="28"/>
          <w:szCs w:val="28"/>
          <w:lang w:val="fr-FR"/>
          <w:rPrChange w:id="10922" w:author="Peng Luqi" w:date="2019-10-13T14:50:00Z">
            <w:rPr>
              <w:spacing w:val="-13"/>
              <w:lang w:val="fr-FR"/>
            </w:rPr>
          </w:rPrChange>
        </w:rPr>
        <w:t xml:space="preserve"> </w:t>
      </w:r>
      <w:r w:rsidRPr="00F94CB9">
        <w:rPr>
          <w:sz w:val="28"/>
          <w:szCs w:val="28"/>
          <w:lang w:val="fr-FR"/>
          <w:rPrChange w:id="10923" w:author="Peng Luqi" w:date="2019-10-13T14:50:00Z">
            <w:rPr>
              <w:lang w:val="fr-FR"/>
            </w:rPr>
          </w:rPrChange>
        </w:rPr>
        <w:t>avec</w:t>
      </w:r>
      <w:r w:rsidRPr="00F94CB9">
        <w:rPr>
          <w:spacing w:val="-13"/>
          <w:sz w:val="28"/>
          <w:szCs w:val="28"/>
          <w:lang w:val="fr-FR"/>
          <w:rPrChange w:id="10924" w:author="Peng Luqi" w:date="2019-10-13T14:50:00Z">
            <w:rPr>
              <w:spacing w:val="-13"/>
              <w:lang w:val="fr-FR"/>
            </w:rPr>
          </w:rPrChange>
        </w:rPr>
        <w:t xml:space="preserve"> </w:t>
      </w:r>
      <w:r w:rsidRPr="00F94CB9">
        <w:rPr>
          <w:sz w:val="28"/>
          <w:szCs w:val="28"/>
          <w:lang w:val="fr-FR"/>
          <w:rPrChange w:id="10925" w:author="Peng Luqi" w:date="2019-10-13T14:50:00Z">
            <w:rPr>
              <w:lang w:val="fr-FR"/>
            </w:rPr>
          </w:rPrChange>
        </w:rPr>
        <w:t>un</w:t>
      </w:r>
      <w:r w:rsidRPr="00F94CB9">
        <w:rPr>
          <w:spacing w:val="-13"/>
          <w:sz w:val="28"/>
          <w:szCs w:val="28"/>
          <w:lang w:val="fr-FR"/>
          <w:rPrChange w:id="10926" w:author="Peng Luqi" w:date="2019-10-13T14:50:00Z">
            <w:rPr>
              <w:spacing w:val="-13"/>
              <w:lang w:val="fr-FR"/>
            </w:rPr>
          </w:rPrChange>
        </w:rPr>
        <w:t xml:space="preserve"> </w:t>
      </w:r>
      <w:r w:rsidRPr="00F94CB9">
        <w:rPr>
          <w:sz w:val="28"/>
          <w:szCs w:val="28"/>
          <w:lang w:val="fr-FR"/>
          <w:rPrChange w:id="10927" w:author="Peng Luqi" w:date="2019-10-13T14:50:00Z">
            <w:rPr>
              <w:lang w:val="fr-FR"/>
            </w:rPr>
          </w:rPrChange>
        </w:rPr>
        <w:t>idéal, comment pourriez-vous devenir un amateur</w:t>
      </w:r>
      <w:r w:rsidRPr="00F94CB9">
        <w:rPr>
          <w:spacing w:val="-6"/>
          <w:sz w:val="28"/>
          <w:szCs w:val="28"/>
          <w:lang w:val="fr-FR"/>
          <w:rPrChange w:id="10928" w:author="Peng Luqi" w:date="2019-10-13T14:50:00Z">
            <w:rPr>
              <w:spacing w:val="-6"/>
              <w:lang w:val="fr-FR"/>
            </w:rPr>
          </w:rPrChange>
        </w:rPr>
        <w:t xml:space="preserve"> </w:t>
      </w:r>
      <w:r w:rsidRPr="00F94CB9">
        <w:rPr>
          <w:sz w:val="28"/>
          <w:szCs w:val="28"/>
          <w:lang w:val="fr-FR"/>
          <w:rPrChange w:id="10929" w:author="Peng Luqi" w:date="2019-10-13T14:50:00Z">
            <w:rPr>
              <w:lang w:val="fr-FR"/>
            </w:rPr>
          </w:rPrChange>
        </w:rPr>
        <w:t>?</w:t>
      </w:r>
    </w:p>
    <w:p w:rsidR="002B38DF" w:rsidRPr="00F94CB9" w:rsidRDefault="002B38DF">
      <w:pPr>
        <w:pStyle w:val="a3"/>
        <w:ind w:left="170" w:right="170"/>
        <w:jc w:val="both"/>
        <w:rPr>
          <w:lang w:val="fr-FR"/>
          <w:rPrChange w:id="10930" w:author="Peng Luqi" w:date="2019-10-13T14:50:00Z">
            <w:rPr>
              <w:sz w:val="21"/>
              <w:lang w:val="fr-FR"/>
            </w:rPr>
          </w:rPrChange>
        </w:rPr>
        <w:pPrChange w:id="10931" w:author="Peng Luqi" w:date="2019-10-13T14:20:00Z">
          <w:pPr>
            <w:pStyle w:val="a3"/>
            <w:spacing w:before="11"/>
          </w:pPr>
        </w:pPrChange>
      </w:pPr>
    </w:p>
    <w:p w:rsidR="002B38DF" w:rsidRPr="00F94CB9" w:rsidRDefault="00716360">
      <w:pPr>
        <w:ind w:left="170" w:right="170"/>
        <w:jc w:val="both"/>
        <w:rPr>
          <w:sz w:val="28"/>
          <w:szCs w:val="28"/>
          <w:lang w:val="fr-FR"/>
          <w:rPrChange w:id="10932" w:author="Peng Luqi" w:date="2019-10-13T14:50:00Z">
            <w:rPr>
              <w:lang w:val="fr-FR"/>
            </w:rPr>
          </w:rPrChange>
        </w:rPr>
        <w:pPrChange w:id="10933" w:author="Peng Luqi" w:date="2019-10-13T14:20:00Z">
          <w:pPr>
            <w:ind w:left="130" w:right="183"/>
            <w:jc w:val="both"/>
          </w:pPr>
        </w:pPrChange>
      </w:pPr>
      <w:r w:rsidRPr="00F94CB9">
        <w:rPr>
          <w:sz w:val="28"/>
          <w:szCs w:val="28"/>
          <w:lang w:val="fr-FR"/>
          <w:rPrChange w:id="10934" w:author="Peng Luqi" w:date="2019-10-13T14:50:00Z">
            <w:rPr>
              <w:lang w:val="fr-FR"/>
            </w:rPr>
          </w:rPrChange>
        </w:rPr>
        <w:t>Une fois que vous décidez de ne pas être un amateur, vous semblez être éveillé, vous remarquez plus aisément les nombreux amateurs qui vous entourent. Jusqu</w:t>
      </w:r>
      <w:del w:id="10935" w:author="Peng Luqi" w:date="2019-10-13T14:43:00Z">
        <w:r w:rsidRPr="00F94CB9" w:rsidDel="00EF666F">
          <w:rPr>
            <w:sz w:val="28"/>
            <w:szCs w:val="28"/>
            <w:lang w:val="fr-FR"/>
            <w:rPrChange w:id="10936" w:author="Peng Luqi" w:date="2019-10-13T14:50:00Z">
              <w:rPr>
                <w:lang w:val="fr-FR"/>
              </w:rPr>
            </w:rPrChange>
          </w:rPr>
          <w:delText>’</w:delText>
        </w:r>
      </w:del>
      <w:ins w:id="10937" w:author="Peng Luqi" w:date="2019-10-13T14:43:00Z">
        <w:r w:rsidR="00EF666F" w:rsidRPr="00F94CB9">
          <w:rPr>
            <w:sz w:val="28"/>
            <w:szCs w:val="28"/>
            <w:lang w:val="fr-FR"/>
            <w:rPrChange w:id="10938" w:author="Peng Luqi" w:date="2019-10-13T14:50:00Z">
              <w:rPr>
                <w:lang w:val="fr-FR"/>
              </w:rPr>
            </w:rPrChange>
          </w:rPr>
          <w:t>’</w:t>
        </w:r>
      </w:ins>
      <w:r w:rsidRPr="00F94CB9">
        <w:rPr>
          <w:sz w:val="28"/>
          <w:szCs w:val="28"/>
          <w:lang w:val="fr-FR"/>
          <w:rPrChange w:id="10939" w:author="Peng Luqi" w:date="2019-10-13T14:50:00Z">
            <w:rPr>
              <w:lang w:val="fr-FR"/>
            </w:rPr>
          </w:rPrChange>
        </w:rPr>
        <w:t>au jour où vous craindrez de devenir ce genre d</w:t>
      </w:r>
      <w:del w:id="10940" w:author="Peng Luqi" w:date="2019-10-13T14:43:00Z">
        <w:r w:rsidRPr="00F94CB9" w:rsidDel="00EF666F">
          <w:rPr>
            <w:sz w:val="28"/>
            <w:szCs w:val="28"/>
            <w:lang w:val="fr-FR"/>
            <w:rPrChange w:id="10941" w:author="Peng Luqi" w:date="2019-10-13T14:50:00Z">
              <w:rPr>
                <w:lang w:val="fr-FR"/>
              </w:rPr>
            </w:rPrChange>
          </w:rPr>
          <w:delText>’</w:delText>
        </w:r>
      </w:del>
      <w:ins w:id="10942" w:author="Peng Luqi" w:date="2019-10-13T14:43:00Z">
        <w:r w:rsidR="00EF666F" w:rsidRPr="00F94CB9">
          <w:rPr>
            <w:sz w:val="28"/>
            <w:szCs w:val="28"/>
            <w:lang w:val="fr-FR"/>
            <w:rPrChange w:id="10943" w:author="Peng Luqi" w:date="2019-10-13T14:50:00Z">
              <w:rPr>
                <w:lang w:val="fr-FR"/>
              </w:rPr>
            </w:rPrChange>
          </w:rPr>
          <w:t>’</w:t>
        </w:r>
      </w:ins>
      <w:r w:rsidRPr="00F94CB9">
        <w:rPr>
          <w:sz w:val="28"/>
          <w:szCs w:val="28"/>
          <w:lang w:val="fr-FR"/>
          <w:rPrChange w:id="10944" w:author="Peng Luqi" w:date="2019-10-13T14:50:00Z">
            <w:rPr>
              <w:lang w:val="fr-FR"/>
            </w:rPr>
          </w:rPrChange>
        </w:rPr>
        <w:t>amateur. La peur est aussi une bonne motivation.</w:t>
      </w:r>
    </w:p>
    <w:p w:rsidR="002B38DF" w:rsidRPr="00F94CB9" w:rsidRDefault="002B38DF">
      <w:pPr>
        <w:pStyle w:val="a3"/>
        <w:ind w:left="170" w:right="170"/>
        <w:jc w:val="both"/>
        <w:rPr>
          <w:lang w:val="fr-FR"/>
          <w:rPrChange w:id="10945" w:author="Peng Luqi" w:date="2019-10-13T14:50:00Z">
            <w:rPr>
              <w:sz w:val="23"/>
              <w:lang w:val="fr-FR"/>
            </w:rPr>
          </w:rPrChange>
        </w:rPr>
        <w:pPrChange w:id="10946" w:author="Peng Luqi" w:date="2019-10-13T14:20:00Z">
          <w:pPr>
            <w:pStyle w:val="a3"/>
            <w:spacing w:before="8"/>
          </w:pPr>
        </w:pPrChange>
      </w:pPr>
    </w:p>
    <w:p w:rsidR="002B38DF" w:rsidRPr="00F94CB9" w:rsidRDefault="00716360">
      <w:pPr>
        <w:ind w:left="170" w:right="170"/>
        <w:jc w:val="both"/>
        <w:rPr>
          <w:sz w:val="28"/>
          <w:szCs w:val="28"/>
          <w:lang w:val="fr-FR"/>
          <w:rPrChange w:id="10947" w:author="Peng Luqi" w:date="2019-10-13T14:50:00Z">
            <w:rPr>
              <w:lang w:val="fr-FR"/>
            </w:rPr>
          </w:rPrChange>
        </w:rPr>
        <w:pPrChange w:id="10948" w:author="Peng Luqi" w:date="2019-10-13T14:20:00Z">
          <w:pPr>
            <w:spacing w:line="266" w:lineRule="auto"/>
            <w:ind w:left="130" w:right="183"/>
            <w:jc w:val="both"/>
          </w:pPr>
        </w:pPrChange>
      </w:pPr>
      <w:r w:rsidRPr="00F94CB9">
        <w:rPr>
          <w:sz w:val="28"/>
          <w:szCs w:val="28"/>
          <w:lang w:val="fr-FR"/>
          <w:rPrChange w:id="10949" w:author="Peng Luqi" w:date="2019-10-13T14:50:00Z">
            <w:rPr>
              <w:lang w:val="fr-FR"/>
            </w:rPr>
          </w:rPrChange>
        </w:rPr>
        <w:t>Souvent, vous rencontrez des gens qui ont joué les plus bas tout en ayant revendu au plus haut et vice versa. Pour les amateurs, ce n</w:t>
      </w:r>
      <w:del w:id="10950" w:author="Peng Luqi" w:date="2019-10-13T14:43:00Z">
        <w:r w:rsidRPr="00F94CB9" w:rsidDel="00EF666F">
          <w:rPr>
            <w:sz w:val="28"/>
            <w:szCs w:val="28"/>
            <w:lang w:val="fr-FR"/>
            <w:rPrChange w:id="10951" w:author="Peng Luqi" w:date="2019-10-13T14:50:00Z">
              <w:rPr>
                <w:lang w:val="fr-FR"/>
              </w:rPr>
            </w:rPrChange>
          </w:rPr>
          <w:delText>’</w:delText>
        </w:r>
      </w:del>
      <w:ins w:id="10952" w:author="Peng Luqi" w:date="2019-10-13T14:43:00Z">
        <w:r w:rsidR="00EF666F" w:rsidRPr="00F94CB9">
          <w:rPr>
            <w:sz w:val="28"/>
            <w:szCs w:val="28"/>
            <w:lang w:val="fr-FR"/>
            <w:rPrChange w:id="10953" w:author="Peng Luqi" w:date="2019-10-13T14:50:00Z">
              <w:rPr>
                <w:lang w:val="fr-FR"/>
              </w:rPr>
            </w:rPrChange>
          </w:rPr>
          <w:t>’</w:t>
        </w:r>
      </w:ins>
      <w:r w:rsidRPr="00F94CB9">
        <w:rPr>
          <w:sz w:val="28"/>
          <w:szCs w:val="28"/>
          <w:lang w:val="fr-FR"/>
          <w:rPrChange w:id="10954" w:author="Peng Luqi" w:date="2019-10-13T14:50:00Z">
            <w:rPr>
              <w:lang w:val="fr-FR"/>
            </w:rPr>
          </w:rPrChange>
        </w:rPr>
        <w:t>est pas la peine de parler pour se vanter. Sur les marchés centralisés, le prix</w:t>
      </w:r>
      <w:r w:rsidRPr="00F94CB9">
        <w:rPr>
          <w:spacing w:val="-11"/>
          <w:sz w:val="28"/>
          <w:szCs w:val="28"/>
          <w:lang w:val="fr-FR"/>
          <w:rPrChange w:id="10955" w:author="Peng Luqi" w:date="2019-10-13T14:50:00Z">
            <w:rPr>
              <w:spacing w:val="-11"/>
              <w:lang w:val="fr-FR"/>
            </w:rPr>
          </w:rPrChange>
        </w:rPr>
        <w:t xml:space="preserve"> </w:t>
      </w:r>
      <w:r w:rsidRPr="00F94CB9">
        <w:rPr>
          <w:sz w:val="28"/>
          <w:szCs w:val="28"/>
          <w:lang w:val="fr-FR"/>
          <w:rPrChange w:id="10956" w:author="Peng Luqi" w:date="2019-10-13T14:50:00Z">
            <w:rPr>
              <w:lang w:val="fr-FR"/>
            </w:rPr>
          </w:rPrChange>
        </w:rPr>
        <w:t>n</w:t>
      </w:r>
      <w:del w:id="10957" w:author="Peng Luqi" w:date="2019-10-13T14:43:00Z">
        <w:r w:rsidRPr="00F94CB9" w:rsidDel="00EF666F">
          <w:rPr>
            <w:sz w:val="28"/>
            <w:szCs w:val="28"/>
            <w:lang w:val="fr-FR"/>
            <w:rPrChange w:id="10958" w:author="Peng Luqi" w:date="2019-10-13T14:50:00Z">
              <w:rPr>
                <w:lang w:val="fr-FR"/>
              </w:rPr>
            </w:rPrChange>
          </w:rPr>
          <w:delText>’</w:delText>
        </w:r>
      </w:del>
      <w:ins w:id="10959" w:author="Peng Luqi" w:date="2019-10-13T14:43:00Z">
        <w:r w:rsidR="00EF666F" w:rsidRPr="00F94CB9">
          <w:rPr>
            <w:sz w:val="28"/>
            <w:szCs w:val="28"/>
            <w:lang w:val="fr-FR"/>
            <w:rPrChange w:id="10960" w:author="Peng Luqi" w:date="2019-10-13T14:50:00Z">
              <w:rPr>
                <w:lang w:val="fr-FR"/>
              </w:rPr>
            </w:rPrChange>
          </w:rPr>
          <w:t>’</w:t>
        </w:r>
      </w:ins>
      <w:r w:rsidRPr="00F94CB9">
        <w:rPr>
          <w:sz w:val="28"/>
          <w:szCs w:val="28"/>
          <w:lang w:val="fr-FR"/>
          <w:rPrChange w:id="10961" w:author="Peng Luqi" w:date="2019-10-13T14:50:00Z">
            <w:rPr>
              <w:lang w:val="fr-FR"/>
            </w:rPr>
          </w:rPrChange>
        </w:rPr>
        <w:t>a</w:t>
      </w:r>
      <w:r w:rsidRPr="00F94CB9">
        <w:rPr>
          <w:spacing w:val="-10"/>
          <w:sz w:val="28"/>
          <w:szCs w:val="28"/>
          <w:lang w:val="fr-FR"/>
          <w:rPrChange w:id="10962" w:author="Peng Luqi" w:date="2019-10-13T14:50:00Z">
            <w:rPr>
              <w:spacing w:val="-10"/>
              <w:lang w:val="fr-FR"/>
            </w:rPr>
          </w:rPrChange>
        </w:rPr>
        <w:t xml:space="preserve"> </w:t>
      </w:r>
      <w:r w:rsidRPr="00F94CB9">
        <w:rPr>
          <w:sz w:val="28"/>
          <w:szCs w:val="28"/>
          <w:lang w:val="fr-FR"/>
          <w:rPrChange w:id="10963" w:author="Peng Luqi" w:date="2019-10-13T14:50:00Z">
            <w:rPr>
              <w:lang w:val="fr-FR"/>
            </w:rPr>
          </w:rPrChange>
        </w:rPr>
        <w:t>pas</w:t>
      </w:r>
      <w:r w:rsidRPr="00F94CB9">
        <w:rPr>
          <w:spacing w:val="-9"/>
          <w:sz w:val="28"/>
          <w:szCs w:val="28"/>
          <w:lang w:val="fr-FR"/>
          <w:rPrChange w:id="10964" w:author="Peng Luqi" w:date="2019-10-13T14:50:00Z">
            <w:rPr>
              <w:spacing w:val="-9"/>
              <w:lang w:val="fr-FR"/>
            </w:rPr>
          </w:rPrChange>
        </w:rPr>
        <w:t xml:space="preserve"> </w:t>
      </w:r>
      <w:r w:rsidRPr="00F94CB9">
        <w:rPr>
          <w:sz w:val="28"/>
          <w:szCs w:val="28"/>
          <w:lang w:val="fr-FR"/>
          <w:rPrChange w:id="10965" w:author="Peng Luqi" w:date="2019-10-13T14:50:00Z">
            <w:rPr>
              <w:lang w:val="fr-FR"/>
            </w:rPr>
          </w:rPrChange>
        </w:rPr>
        <w:t>une</w:t>
      </w:r>
      <w:r w:rsidRPr="00F94CB9">
        <w:rPr>
          <w:spacing w:val="-10"/>
          <w:sz w:val="28"/>
          <w:szCs w:val="28"/>
          <w:lang w:val="fr-FR"/>
          <w:rPrChange w:id="10966" w:author="Peng Luqi" w:date="2019-10-13T14:50:00Z">
            <w:rPr>
              <w:spacing w:val="-10"/>
              <w:lang w:val="fr-FR"/>
            </w:rPr>
          </w:rPrChange>
        </w:rPr>
        <w:t xml:space="preserve"> </w:t>
      </w:r>
      <w:r w:rsidRPr="00F94CB9">
        <w:rPr>
          <w:sz w:val="28"/>
          <w:szCs w:val="28"/>
          <w:lang w:val="fr-FR"/>
          <w:rPrChange w:id="10967" w:author="Peng Luqi" w:date="2019-10-13T14:50:00Z">
            <w:rPr>
              <w:lang w:val="fr-FR"/>
            </w:rPr>
          </w:rPrChange>
        </w:rPr>
        <w:t>existence</w:t>
      </w:r>
      <w:r w:rsidRPr="00F94CB9">
        <w:rPr>
          <w:spacing w:val="-10"/>
          <w:sz w:val="28"/>
          <w:szCs w:val="28"/>
          <w:lang w:val="fr-FR"/>
          <w:rPrChange w:id="10968" w:author="Peng Luqi" w:date="2019-10-13T14:50:00Z">
            <w:rPr>
              <w:spacing w:val="-10"/>
              <w:lang w:val="fr-FR"/>
            </w:rPr>
          </w:rPrChange>
        </w:rPr>
        <w:t xml:space="preserve"> </w:t>
      </w:r>
      <w:r w:rsidRPr="00F94CB9">
        <w:rPr>
          <w:sz w:val="28"/>
          <w:szCs w:val="28"/>
          <w:lang w:val="fr-FR"/>
          <w:rPrChange w:id="10969" w:author="Peng Luqi" w:date="2019-10-13T14:50:00Z">
            <w:rPr>
              <w:lang w:val="fr-FR"/>
            </w:rPr>
          </w:rPrChange>
        </w:rPr>
        <w:t>indépendante,</w:t>
      </w:r>
      <w:r w:rsidRPr="00F94CB9">
        <w:rPr>
          <w:spacing w:val="-9"/>
          <w:sz w:val="28"/>
          <w:szCs w:val="28"/>
          <w:lang w:val="fr-FR"/>
          <w:rPrChange w:id="10970" w:author="Peng Luqi" w:date="2019-10-13T14:50:00Z">
            <w:rPr>
              <w:spacing w:val="-9"/>
              <w:lang w:val="fr-FR"/>
            </w:rPr>
          </w:rPrChange>
        </w:rPr>
        <w:t xml:space="preserve"> </w:t>
      </w:r>
      <w:r w:rsidRPr="00F94CB9">
        <w:rPr>
          <w:sz w:val="28"/>
          <w:szCs w:val="28"/>
          <w:lang w:val="fr-FR"/>
          <w:rPrChange w:id="10971" w:author="Peng Luqi" w:date="2019-10-13T14:50:00Z">
            <w:rPr>
              <w:lang w:val="fr-FR"/>
            </w:rPr>
          </w:rPrChange>
        </w:rPr>
        <w:t>il</w:t>
      </w:r>
      <w:r w:rsidRPr="00F94CB9">
        <w:rPr>
          <w:spacing w:val="-9"/>
          <w:sz w:val="28"/>
          <w:szCs w:val="28"/>
          <w:lang w:val="fr-FR"/>
          <w:rPrChange w:id="10972" w:author="Peng Luqi" w:date="2019-10-13T14:50:00Z">
            <w:rPr>
              <w:spacing w:val="-9"/>
              <w:lang w:val="fr-FR"/>
            </w:rPr>
          </w:rPrChange>
        </w:rPr>
        <w:t xml:space="preserve"> </w:t>
      </w:r>
      <w:r w:rsidRPr="00F94CB9">
        <w:rPr>
          <w:sz w:val="28"/>
          <w:szCs w:val="28"/>
          <w:lang w:val="fr-FR"/>
          <w:rPrChange w:id="10973" w:author="Peng Luqi" w:date="2019-10-13T14:50:00Z">
            <w:rPr>
              <w:lang w:val="fr-FR"/>
            </w:rPr>
          </w:rPrChange>
        </w:rPr>
        <w:t>doit</w:t>
      </w:r>
      <w:r w:rsidRPr="00F94CB9">
        <w:rPr>
          <w:spacing w:val="-10"/>
          <w:sz w:val="28"/>
          <w:szCs w:val="28"/>
          <w:lang w:val="fr-FR"/>
          <w:rPrChange w:id="10974" w:author="Peng Luqi" w:date="2019-10-13T14:50:00Z">
            <w:rPr>
              <w:spacing w:val="-10"/>
              <w:lang w:val="fr-FR"/>
            </w:rPr>
          </w:rPrChange>
        </w:rPr>
        <w:t xml:space="preserve"> </w:t>
      </w:r>
      <w:r w:rsidRPr="00F94CB9">
        <w:rPr>
          <w:sz w:val="28"/>
          <w:szCs w:val="28"/>
          <w:lang w:val="fr-FR"/>
          <w:rPrChange w:id="10975" w:author="Peng Luqi" w:date="2019-10-13T14:50:00Z">
            <w:rPr>
              <w:lang w:val="fr-FR"/>
            </w:rPr>
          </w:rPrChange>
        </w:rPr>
        <w:t>être</w:t>
      </w:r>
      <w:r w:rsidRPr="00F94CB9">
        <w:rPr>
          <w:spacing w:val="-11"/>
          <w:sz w:val="28"/>
          <w:szCs w:val="28"/>
          <w:lang w:val="fr-FR"/>
          <w:rPrChange w:id="10976" w:author="Peng Luqi" w:date="2019-10-13T14:50:00Z">
            <w:rPr>
              <w:spacing w:val="-11"/>
              <w:lang w:val="fr-FR"/>
            </w:rPr>
          </w:rPrChange>
        </w:rPr>
        <w:t xml:space="preserve"> </w:t>
      </w:r>
      <w:r w:rsidRPr="00F94CB9">
        <w:rPr>
          <w:sz w:val="28"/>
          <w:szCs w:val="28"/>
          <w:lang w:val="fr-FR"/>
          <w:rPrChange w:id="10977" w:author="Peng Luqi" w:date="2019-10-13T14:50:00Z">
            <w:rPr>
              <w:lang w:val="fr-FR"/>
            </w:rPr>
          </w:rPrChange>
        </w:rPr>
        <w:t>associé</w:t>
      </w:r>
      <w:r w:rsidRPr="00F94CB9">
        <w:rPr>
          <w:spacing w:val="-10"/>
          <w:sz w:val="28"/>
          <w:szCs w:val="28"/>
          <w:lang w:val="fr-FR"/>
          <w:rPrChange w:id="10978" w:author="Peng Luqi" w:date="2019-10-13T14:50:00Z">
            <w:rPr>
              <w:spacing w:val="-10"/>
              <w:lang w:val="fr-FR"/>
            </w:rPr>
          </w:rPrChange>
        </w:rPr>
        <w:t xml:space="preserve"> </w:t>
      </w:r>
      <w:r w:rsidRPr="00F94CB9">
        <w:rPr>
          <w:sz w:val="28"/>
          <w:szCs w:val="28"/>
          <w:lang w:val="fr-FR"/>
          <w:rPrChange w:id="10979" w:author="Peng Luqi" w:date="2019-10-13T14:50:00Z">
            <w:rPr>
              <w:lang w:val="fr-FR"/>
            </w:rPr>
          </w:rPrChange>
        </w:rPr>
        <w:t>au</w:t>
      </w:r>
      <w:r w:rsidRPr="00F94CB9">
        <w:rPr>
          <w:spacing w:val="-10"/>
          <w:sz w:val="28"/>
          <w:szCs w:val="28"/>
          <w:lang w:val="fr-FR"/>
          <w:rPrChange w:id="10980" w:author="Peng Luqi" w:date="2019-10-13T14:50:00Z">
            <w:rPr>
              <w:spacing w:val="-10"/>
              <w:lang w:val="fr-FR"/>
            </w:rPr>
          </w:rPrChange>
        </w:rPr>
        <w:t xml:space="preserve"> </w:t>
      </w:r>
      <w:r w:rsidRPr="00F94CB9">
        <w:rPr>
          <w:sz w:val="28"/>
          <w:szCs w:val="28"/>
          <w:lang w:val="fr-FR"/>
          <w:rPrChange w:id="10981" w:author="Peng Luqi" w:date="2019-10-13T14:50:00Z">
            <w:rPr>
              <w:lang w:val="fr-FR"/>
            </w:rPr>
          </w:rPrChange>
        </w:rPr>
        <w:t>volume</w:t>
      </w:r>
      <w:r w:rsidRPr="00F94CB9">
        <w:rPr>
          <w:spacing w:val="-10"/>
          <w:sz w:val="28"/>
          <w:szCs w:val="28"/>
          <w:lang w:val="fr-FR"/>
          <w:rPrChange w:id="10982" w:author="Peng Luqi" w:date="2019-10-13T14:50:00Z">
            <w:rPr>
              <w:spacing w:val="-10"/>
              <w:lang w:val="fr-FR"/>
            </w:rPr>
          </w:rPrChange>
        </w:rPr>
        <w:t xml:space="preserve"> </w:t>
      </w:r>
      <w:r w:rsidRPr="00F94CB9">
        <w:rPr>
          <w:sz w:val="28"/>
          <w:szCs w:val="28"/>
          <w:lang w:val="fr-FR"/>
          <w:rPrChange w:id="10983" w:author="Peng Luqi" w:date="2019-10-13T14:50:00Z">
            <w:rPr>
              <w:lang w:val="fr-FR"/>
            </w:rPr>
          </w:rPrChange>
        </w:rPr>
        <w:t>d</w:t>
      </w:r>
      <w:del w:id="10984" w:author="Peng Luqi" w:date="2019-10-13T14:43:00Z">
        <w:r w:rsidRPr="00F94CB9" w:rsidDel="00EF666F">
          <w:rPr>
            <w:sz w:val="28"/>
            <w:szCs w:val="28"/>
            <w:lang w:val="fr-FR"/>
            <w:rPrChange w:id="10985" w:author="Peng Luqi" w:date="2019-10-13T14:50:00Z">
              <w:rPr>
                <w:lang w:val="fr-FR"/>
              </w:rPr>
            </w:rPrChange>
          </w:rPr>
          <w:delText>’</w:delText>
        </w:r>
      </w:del>
      <w:ins w:id="10986" w:author="Peng Luqi" w:date="2019-10-13T14:43:00Z">
        <w:r w:rsidR="00EF666F" w:rsidRPr="00F94CB9">
          <w:rPr>
            <w:sz w:val="28"/>
            <w:szCs w:val="28"/>
            <w:lang w:val="fr-FR"/>
            <w:rPrChange w:id="10987" w:author="Peng Luqi" w:date="2019-10-13T14:50:00Z">
              <w:rPr>
                <w:lang w:val="fr-FR"/>
              </w:rPr>
            </w:rPrChange>
          </w:rPr>
          <w:t>’</w:t>
        </w:r>
      </w:ins>
      <w:r w:rsidRPr="00F94CB9">
        <w:rPr>
          <w:sz w:val="28"/>
          <w:szCs w:val="28"/>
          <w:lang w:val="fr-FR"/>
          <w:rPrChange w:id="10988" w:author="Peng Luqi" w:date="2019-10-13T14:50:00Z">
            <w:rPr>
              <w:lang w:val="fr-FR"/>
            </w:rPr>
          </w:rPrChange>
        </w:rPr>
        <w:t>ordre</w:t>
      </w:r>
      <w:r w:rsidRPr="00F94CB9">
        <w:rPr>
          <w:spacing w:val="-10"/>
          <w:sz w:val="28"/>
          <w:szCs w:val="28"/>
          <w:lang w:val="fr-FR"/>
          <w:rPrChange w:id="10989" w:author="Peng Luqi" w:date="2019-10-13T14:50:00Z">
            <w:rPr>
              <w:spacing w:val="-10"/>
              <w:lang w:val="fr-FR"/>
            </w:rPr>
          </w:rPrChange>
        </w:rPr>
        <w:t xml:space="preserve"> </w:t>
      </w:r>
      <w:r w:rsidRPr="00F94CB9">
        <w:rPr>
          <w:sz w:val="28"/>
          <w:szCs w:val="28"/>
          <w:lang w:val="fr-FR"/>
          <w:rPrChange w:id="10990" w:author="Peng Luqi" w:date="2019-10-13T14:50:00Z">
            <w:rPr>
              <w:lang w:val="fr-FR"/>
            </w:rPr>
          </w:rPrChange>
        </w:rPr>
        <w:t>pour</w:t>
      </w:r>
      <w:r w:rsidRPr="00F94CB9">
        <w:rPr>
          <w:spacing w:val="-9"/>
          <w:sz w:val="28"/>
          <w:szCs w:val="28"/>
          <w:lang w:val="fr-FR"/>
          <w:rPrChange w:id="10991" w:author="Peng Luqi" w:date="2019-10-13T14:50:00Z">
            <w:rPr>
              <w:spacing w:val="-9"/>
              <w:lang w:val="fr-FR"/>
            </w:rPr>
          </w:rPrChange>
        </w:rPr>
        <w:t xml:space="preserve"> </w:t>
      </w:r>
      <w:r w:rsidRPr="00F94CB9">
        <w:rPr>
          <w:sz w:val="28"/>
          <w:szCs w:val="28"/>
          <w:lang w:val="fr-FR"/>
          <w:rPrChange w:id="10992" w:author="Peng Luqi" w:date="2019-10-13T14:50:00Z">
            <w:rPr>
              <w:lang w:val="fr-FR"/>
            </w:rPr>
          </w:rPrChange>
        </w:rPr>
        <w:t>être</w:t>
      </w:r>
      <w:r w:rsidRPr="00F94CB9">
        <w:rPr>
          <w:spacing w:val="-11"/>
          <w:sz w:val="28"/>
          <w:szCs w:val="28"/>
          <w:lang w:val="fr-FR"/>
          <w:rPrChange w:id="10993" w:author="Peng Luqi" w:date="2019-10-13T14:50:00Z">
            <w:rPr>
              <w:spacing w:val="-11"/>
              <w:lang w:val="fr-FR"/>
            </w:rPr>
          </w:rPrChange>
        </w:rPr>
        <w:t xml:space="preserve"> </w:t>
      </w:r>
      <w:r w:rsidRPr="00F94CB9">
        <w:rPr>
          <w:sz w:val="28"/>
          <w:szCs w:val="28"/>
          <w:lang w:val="fr-FR"/>
          <w:rPrChange w:id="10994" w:author="Peng Luqi" w:date="2019-10-13T14:50:00Z">
            <w:rPr>
              <w:lang w:val="fr-FR"/>
            </w:rPr>
          </w:rPrChange>
        </w:rPr>
        <w:t>pris</w:t>
      </w:r>
      <w:r w:rsidRPr="00F94CB9">
        <w:rPr>
          <w:spacing w:val="-10"/>
          <w:sz w:val="28"/>
          <w:szCs w:val="28"/>
          <w:lang w:val="fr-FR"/>
          <w:rPrChange w:id="10995" w:author="Peng Luqi" w:date="2019-10-13T14:50:00Z">
            <w:rPr>
              <w:spacing w:val="-10"/>
              <w:lang w:val="fr-FR"/>
            </w:rPr>
          </w:rPrChange>
        </w:rPr>
        <w:t xml:space="preserve"> </w:t>
      </w:r>
      <w:r w:rsidRPr="00F94CB9">
        <w:rPr>
          <w:sz w:val="28"/>
          <w:szCs w:val="28"/>
          <w:lang w:val="fr-FR"/>
          <w:rPrChange w:id="10996" w:author="Peng Luqi" w:date="2019-10-13T14:50:00Z">
            <w:rPr>
              <w:lang w:val="fr-FR"/>
            </w:rPr>
          </w:rPrChange>
        </w:rPr>
        <w:t>en</w:t>
      </w:r>
      <w:r w:rsidRPr="00F94CB9">
        <w:rPr>
          <w:spacing w:val="-10"/>
          <w:sz w:val="28"/>
          <w:szCs w:val="28"/>
          <w:lang w:val="fr-FR"/>
          <w:rPrChange w:id="10997" w:author="Peng Luqi" w:date="2019-10-13T14:50:00Z">
            <w:rPr>
              <w:spacing w:val="-10"/>
              <w:lang w:val="fr-FR"/>
            </w:rPr>
          </w:rPrChange>
        </w:rPr>
        <w:t xml:space="preserve"> </w:t>
      </w:r>
      <w:r w:rsidRPr="00F94CB9">
        <w:rPr>
          <w:sz w:val="28"/>
          <w:szCs w:val="28"/>
          <w:lang w:val="fr-FR"/>
          <w:rPrChange w:id="10998" w:author="Peng Luqi" w:date="2019-10-13T14:50:00Z">
            <w:rPr>
              <w:lang w:val="fr-FR"/>
            </w:rPr>
          </w:rPrChange>
        </w:rPr>
        <w:t>compte. Parler uniquement du prix est de</w:t>
      </w:r>
      <w:r w:rsidRPr="00F94CB9">
        <w:rPr>
          <w:spacing w:val="-8"/>
          <w:sz w:val="28"/>
          <w:szCs w:val="28"/>
          <w:lang w:val="fr-FR"/>
          <w:rPrChange w:id="10999" w:author="Peng Luqi" w:date="2019-10-13T14:50:00Z">
            <w:rPr>
              <w:spacing w:val="-8"/>
              <w:lang w:val="fr-FR"/>
            </w:rPr>
          </w:rPrChange>
        </w:rPr>
        <w:t xml:space="preserve"> </w:t>
      </w:r>
      <w:r w:rsidRPr="00F94CB9">
        <w:rPr>
          <w:sz w:val="28"/>
          <w:szCs w:val="28"/>
          <w:lang w:val="fr-FR"/>
          <w:rPrChange w:id="11000" w:author="Peng Luqi" w:date="2019-10-13T14:50:00Z">
            <w:rPr>
              <w:lang w:val="fr-FR"/>
            </w:rPr>
          </w:rPrChange>
        </w:rPr>
        <w:t>l</w:t>
      </w:r>
      <w:del w:id="11001" w:author="Peng Luqi" w:date="2019-10-13T14:43:00Z">
        <w:r w:rsidRPr="00F94CB9" w:rsidDel="00EF666F">
          <w:rPr>
            <w:sz w:val="28"/>
            <w:szCs w:val="28"/>
            <w:lang w:val="fr-FR"/>
            <w:rPrChange w:id="11002" w:author="Peng Luqi" w:date="2019-10-13T14:50:00Z">
              <w:rPr>
                <w:lang w:val="fr-FR"/>
              </w:rPr>
            </w:rPrChange>
          </w:rPr>
          <w:delText>’</w:delText>
        </w:r>
      </w:del>
      <w:ins w:id="11003" w:author="Peng Luqi" w:date="2019-10-13T14:43:00Z">
        <w:r w:rsidR="00EF666F" w:rsidRPr="00F94CB9">
          <w:rPr>
            <w:sz w:val="28"/>
            <w:szCs w:val="28"/>
            <w:lang w:val="fr-FR"/>
            <w:rPrChange w:id="11004" w:author="Peng Luqi" w:date="2019-10-13T14:50:00Z">
              <w:rPr>
                <w:lang w:val="fr-FR"/>
              </w:rPr>
            </w:rPrChange>
          </w:rPr>
          <w:t>’</w:t>
        </w:r>
      </w:ins>
      <w:r w:rsidRPr="00F94CB9">
        <w:rPr>
          <w:sz w:val="28"/>
          <w:szCs w:val="28"/>
          <w:lang w:val="fr-FR"/>
          <w:rPrChange w:id="11005" w:author="Peng Luqi" w:date="2019-10-13T14:50:00Z">
            <w:rPr>
              <w:lang w:val="fr-FR"/>
            </w:rPr>
          </w:rPrChange>
        </w:rPr>
        <w:t>amateurisme.</w:t>
      </w:r>
    </w:p>
    <w:p w:rsidR="002B38DF" w:rsidRPr="00F94CB9" w:rsidRDefault="002B38DF">
      <w:pPr>
        <w:pStyle w:val="a3"/>
        <w:ind w:left="170" w:right="170"/>
        <w:jc w:val="both"/>
        <w:rPr>
          <w:lang w:val="fr-FR"/>
          <w:rPrChange w:id="11006" w:author="Peng Luqi" w:date="2019-10-13T14:50:00Z">
            <w:rPr>
              <w:sz w:val="24"/>
              <w:lang w:val="fr-FR"/>
            </w:rPr>
          </w:rPrChange>
        </w:rPr>
        <w:pPrChange w:id="11007" w:author="Peng Luqi" w:date="2019-10-13T14:20:00Z">
          <w:pPr>
            <w:pStyle w:val="a3"/>
            <w:spacing w:before="3"/>
          </w:pPr>
        </w:pPrChange>
      </w:pPr>
    </w:p>
    <w:p w:rsidR="002B38DF" w:rsidRPr="00F94CB9" w:rsidDel="00E30D24" w:rsidRDefault="00716360">
      <w:pPr>
        <w:ind w:left="170" w:right="170"/>
        <w:jc w:val="both"/>
        <w:rPr>
          <w:del w:id="11008" w:author="Peng Luqi" w:date="2019-10-13T22:57:00Z"/>
          <w:sz w:val="28"/>
          <w:szCs w:val="28"/>
          <w:lang w:val="fr-FR"/>
          <w:rPrChange w:id="11009" w:author="Peng Luqi" w:date="2019-10-13T14:50:00Z">
            <w:rPr>
              <w:del w:id="11010" w:author="Peng Luqi" w:date="2019-10-13T22:57:00Z"/>
              <w:lang w:val="fr-FR"/>
            </w:rPr>
          </w:rPrChange>
        </w:rPr>
        <w:pPrChange w:id="11011" w:author="Peng Luqi" w:date="2019-10-13T14:20:00Z">
          <w:pPr>
            <w:spacing w:line="266" w:lineRule="auto"/>
            <w:ind w:left="130" w:right="183"/>
            <w:jc w:val="both"/>
          </w:pPr>
        </w:pPrChange>
      </w:pPr>
      <w:r w:rsidRPr="00F94CB9">
        <w:rPr>
          <w:sz w:val="28"/>
          <w:szCs w:val="28"/>
          <w:lang w:val="fr-FR"/>
          <w:rPrChange w:id="11012" w:author="Peng Luqi" w:date="2019-10-13T14:50:00Z">
            <w:rPr>
              <w:lang w:val="fr-FR"/>
            </w:rPr>
          </w:rPrChange>
        </w:rPr>
        <w:t>Allez voir l</w:t>
      </w:r>
      <w:del w:id="11013" w:author="Peng Luqi" w:date="2019-10-13T14:43:00Z">
        <w:r w:rsidRPr="00F94CB9" w:rsidDel="00EF666F">
          <w:rPr>
            <w:sz w:val="28"/>
            <w:szCs w:val="28"/>
            <w:lang w:val="fr-FR"/>
            <w:rPrChange w:id="11014" w:author="Peng Luqi" w:date="2019-10-13T14:50:00Z">
              <w:rPr>
                <w:lang w:val="fr-FR"/>
              </w:rPr>
            </w:rPrChange>
          </w:rPr>
          <w:delText>’</w:delText>
        </w:r>
      </w:del>
      <w:ins w:id="11015" w:author="Peng Luqi" w:date="2019-10-13T14:43:00Z">
        <w:r w:rsidR="00EF666F" w:rsidRPr="00F94CB9">
          <w:rPr>
            <w:sz w:val="28"/>
            <w:szCs w:val="28"/>
            <w:lang w:val="fr-FR"/>
            <w:rPrChange w:id="11016" w:author="Peng Luqi" w:date="2019-10-13T14:50:00Z">
              <w:rPr>
                <w:lang w:val="fr-FR"/>
              </w:rPr>
            </w:rPrChange>
          </w:rPr>
          <w:t>’</w:t>
        </w:r>
      </w:ins>
      <w:r w:rsidRPr="00F94CB9">
        <w:rPr>
          <w:sz w:val="28"/>
          <w:szCs w:val="28"/>
          <w:lang w:val="fr-FR"/>
          <w:rPrChange w:id="11017" w:author="Peng Luqi" w:date="2019-10-13T14:50:00Z">
            <w:rPr>
              <w:lang w:val="fr-FR"/>
            </w:rPr>
          </w:rPrChange>
        </w:rPr>
        <w:t>interface de trading. Sur le plus bas et les plus hauts, quel sont les volumes ? C</w:t>
      </w:r>
      <w:del w:id="11018" w:author="Peng Luqi" w:date="2019-10-13T14:43:00Z">
        <w:r w:rsidRPr="00F94CB9" w:rsidDel="00EF666F">
          <w:rPr>
            <w:sz w:val="28"/>
            <w:szCs w:val="28"/>
            <w:lang w:val="fr-FR"/>
            <w:rPrChange w:id="11019" w:author="Peng Luqi" w:date="2019-10-13T14:50:00Z">
              <w:rPr>
                <w:lang w:val="fr-FR"/>
              </w:rPr>
            </w:rPrChange>
          </w:rPr>
          <w:delText>’</w:delText>
        </w:r>
      </w:del>
      <w:ins w:id="11020" w:author="Peng Luqi" w:date="2019-10-13T14:43:00Z">
        <w:r w:rsidR="00EF666F" w:rsidRPr="00F94CB9">
          <w:rPr>
            <w:sz w:val="28"/>
            <w:szCs w:val="28"/>
            <w:lang w:val="fr-FR"/>
            <w:rPrChange w:id="11021" w:author="Peng Luqi" w:date="2019-10-13T14:50:00Z">
              <w:rPr>
                <w:lang w:val="fr-FR"/>
              </w:rPr>
            </w:rPrChange>
          </w:rPr>
          <w:t>’</w:t>
        </w:r>
      </w:ins>
      <w:r w:rsidRPr="00F94CB9">
        <w:rPr>
          <w:sz w:val="28"/>
          <w:szCs w:val="28"/>
          <w:lang w:val="fr-FR"/>
          <w:rPrChange w:id="11022" w:author="Peng Luqi" w:date="2019-10-13T14:50:00Z">
            <w:rPr>
              <w:lang w:val="fr-FR"/>
            </w:rPr>
          </w:rPrChange>
        </w:rPr>
        <w:t>est un fait qui ne changera jamais : sur les plus hauts et les plus bas, les volumes d</w:t>
      </w:r>
      <w:del w:id="11023" w:author="Peng Luqi" w:date="2019-10-13T14:43:00Z">
        <w:r w:rsidRPr="00F94CB9" w:rsidDel="00EF666F">
          <w:rPr>
            <w:sz w:val="28"/>
            <w:szCs w:val="28"/>
            <w:lang w:val="fr-FR"/>
            <w:rPrChange w:id="11024" w:author="Peng Luqi" w:date="2019-10-13T14:50:00Z">
              <w:rPr>
                <w:lang w:val="fr-FR"/>
              </w:rPr>
            </w:rPrChange>
          </w:rPr>
          <w:delText>’</w:delText>
        </w:r>
      </w:del>
      <w:ins w:id="11025" w:author="Peng Luqi" w:date="2019-10-13T14:43:00Z">
        <w:r w:rsidR="00EF666F" w:rsidRPr="00F94CB9">
          <w:rPr>
            <w:sz w:val="28"/>
            <w:szCs w:val="28"/>
            <w:lang w:val="fr-FR"/>
            <w:rPrChange w:id="11026" w:author="Peng Luqi" w:date="2019-10-13T14:50:00Z">
              <w:rPr>
                <w:lang w:val="fr-FR"/>
              </w:rPr>
            </w:rPrChange>
          </w:rPr>
          <w:t>’</w:t>
        </w:r>
      </w:ins>
      <w:r w:rsidRPr="00F94CB9">
        <w:rPr>
          <w:sz w:val="28"/>
          <w:szCs w:val="28"/>
          <w:lang w:val="fr-FR"/>
          <w:rPrChange w:id="11027" w:author="Peng Luqi" w:date="2019-10-13T14:50:00Z">
            <w:rPr>
              <w:lang w:val="fr-FR"/>
            </w:rPr>
          </w:rPrChange>
        </w:rPr>
        <w:t>échanges sur le marché sont insignifiants. Comme ce prix est anormal, il s</w:t>
      </w:r>
      <w:del w:id="11028" w:author="Peng Luqi" w:date="2019-10-13T14:43:00Z">
        <w:r w:rsidRPr="00F94CB9" w:rsidDel="00EF666F">
          <w:rPr>
            <w:sz w:val="28"/>
            <w:szCs w:val="28"/>
            <w:lang w:val="fr-FR"/>
            <w:rPrChange w:id="11029" w:author="Peng Luqi" w:date="2019-10-13T14:50:00Z">
              <w:rPr>
                <w:lang w:val="fr-FR"/>
              </w:rPr>
            </w:rPrChange>
          </w:rPr>
          <w:delText>’</w:delText>
        </w:r>
      </w:del>
      <w:ins w:id="11030" w:author="Peng Luqi" w:date="2019-10-13T14:43:00Z">
        <w:r w:rsidR="00EF666F" w:rsidRPr="00F94CB9">
          <w:rPr>
            <w:sz w:val="28"/>
            <w:szCs w:val="28"/>
            <w:lang w:val="fr-FR"/>
            <w:rPrChange w:id="11031" w:author="Peng Luqi" w:date="2019-10-13T14:50:00Z">
              <w:rPr>
                <w:lang w:val="fr-FR"/>
              </w:rPr>
            </w:rPrChange>
          </w:rPr>
          <w:t>’</w:t>
        </w:r>
      </w:ins>
      <w:r w:rsidRPr="00F94CB9">
        <w:rPr>
          <w:sz w:val="28"/>
          <w:szCs w:val="28"/>
          <w:lang w:val="fr-FR"/>
          <w:rPrChange w:id="11032" w:author="Peng Luqi" w:date="2019-10-13T14:50:00Z">
            <w:rPr>
              <w:lang w:val="fr-FR"/>
            </w:rPr>
          </w:rPrChange>
        </w:rPr>
        <w:t>agit d</w:t>
      </w:r>
      <w:del w:id="11033" w:author="Peng Luqi" w:date="2019-10-13T14:43:00Z">
        <w:r w:rsidRPr="00F94CB9" w:rsidDel="00EF666F">
          <w:rPr>
            <w:sz w:val="28"/>
            <w:szCs w:val="28"/>
            <w:lang w:val="fr-FR"/>
            <w:rPrChange w:id="11034" w:author="Peng Luqi" w:date="2019-10-13T14:50:00Z">
              <w:rPr>
                <w:lang w:val="fr-FR"/>
              </w:rPr>
            </w:rPrChange>
          </w:rPr>
          <w:delText>’</w:delText>
        </w:r>
      </w:del>
      <w:ins w:id="11035" w:author="Peng Luqi" w:date="2019-10-13T14:43:00Z">
        <w:r w:rsidR="00EF666F" w:rsidRPr="00F94CB9">
          <w:rPr>
            <w:sz w:val="28"/>
            <w:szCs w:val="28"/>
            <w:lang w:val="fr-FR"/>
            <w:rPrChange w:id="11036" w:author="Peng Luqi" w:date="2019-10-13T14:50:00Z">
              <w:rPr>
                <w:lang w:val="fr-FR"/>
              </w:rPr>
            </w:rPrChange>
          </w:rPr>
          <w:t>’</w:t>
        </w:r>
      </w:ins>
      <w:r w:rsidRPr="00F94CB9">
        <w:rPr>
          <w:sz w:val="28"/>
          <w:szCs w:val="28"/>
          <w:lang w:val="fr-FR"/>
          <w:rPrChange w:id="11037" w:author="Peng Luqi" w:date="2019-10-13T14:50:00Z">
            <w:rPr>
              <w:lang w:val="fr-FR"/>
            </w:rPr>
          </w:rPrChange>
        </w:rPr>
        <w:t>un « prix de distorsion à court terme » qui sera bientôt corrigé par l</w:t>
      </w:r>
      <w:del w:id="11038" w:author="Peng Luqi" w:date="2019-10-13T14:43:00Z">
        <w:r w:rsidRPr="00F94CB9" w:rsidDel="00EF666F">
          <w:rPr>
            <w:sz w:val="28"/>
            <w:szCs w:val="28"/>
            <w:lang w:val="fr-FR"/>
            <w:rPrChange w:id="11039" w:author="Peng Luqi" w:date="2019-10-13T14:50:00Z">
              <w:rPr>
                <w:lang w:val="fr-FR"/>
              </w:rPr>
            </w:rPrChange>
          </w:rPr>
          <w:delText>’</w:delText>
        </w:r>
      </w:del>
      <w:ins w:id="11040" w:author="Peng Luqi" w:date="2019-10-13T14:43:00Z">
        <w:r w:rsidR="00EF666F" w:rsidRPr="00F94CB9">
          <w:rPr>
            <w:sz w:val="28"/>
            <w:szCs w:val="28"/>
            <w:lang w:val="fr-FR"/>
            <w:rPrChange w:id="11041" w:author="Peng Luqi" w:date="2019-10-13T14:50:00Z">
              <w:rPr>
                <w:lang w:val="fr-FR"/>
              </w:rPr>
            </w:rPrChange>
          </w:rPr>
          <w:t>’</w:t>
        </w:r>
      </w:ins>
      <w:r w:rsidRPr="00F94CB9">
        <w:rPr>
          <w:sz w:val="28"/>
          <w:szCs w:val="28"/>
          <w:lang w:val="fr-FR"/>
          <w:rPrChange w:id="11042" w:author="Peng Luqi" w:date="2019-10-13T14:50:00Z">
            <w:rPr>
              <w:lang w:val="fr-FR"/>
            </w:rPr>
          </w:rPrChange>
        </w:rPr>
        <w:t>ensemble du marché. À ce prix, on ne peut pas acheter beaucoup, ni vendre. Au- delà de ce montant, le prix continuera à baisser ou, au contraire, le prix continuera à monter. Donc, à l</w:t>
      </w:r>
      <w:del w:id="11043" w:author="Peng Luqi" w:date="2019-10-13T14:43:00Z">
        <w:r w:rsidRPr="00F94CB9" w:rsidDel="00EF666F">
          <w:rPr>
            <w:sz w:val="28"/>
            <w:szCs w:val="28"/>
            <w:lang w:val="fr-FR"/>
            <w:rPrChange w:id="11044" w:author="Peng Luqi" w:date="2019-10-13T14:50:00Z">
              <w:rPr>
                <w:lang w:val="fr-FR"/>
              </w:rPr>
            </w:rPrChange>
          </w:rPr>
          <w:delText>’</w:delText>
        </w:r>
      </w:del>
      <w:ins w:id="11045" w:author="Peng Luqi" w:date="2019-10-13T14:43:00Z">
        <w:r w:rsidR="00EF666F" w:rsidRPr="00F94CB9">
          <w:rPr>
            <w:sz w:val="28"/>
            <w:szCs w:val="28"/>
            <w:lang w:val="fr-FR"/>
            <w:rPrChange w:id="11046" w:author="Peng Luqi" w:date="2019-10-13T14:50:00Z">
              <w:rPr>
                <w:lang w:val="fr-FR"/>
              </w:rPr>
            </w:rPrChange>
          </w:rPr>
          <w:t>’</w:t>
        </w:r>
      </w:ins>
      <w:r w:rsidRPr="00F94CB9">
        <w:rPr>
          <w:sz w:val="28"/>
          <w:szCs w:val="28"/>
          <w:lang w:val="fr-FR"/>
          <w:rPrChange w:id="11047" w:author="Peng Luqi" w:date="2019-10-13T14:50:00Z">
            <w:rPr>
              <w:lang w:val="fr-FR"/>
            </w:rPr>
          </w:rPrChange>
        </w:rPr>
        <w:t>instant « T », il ne s</w:t>
      </w:r>
      <w:del w:id="11048" w:author="Peng Luqi" w:date="2019-10-13T14:43:00Z">
        <w:r w:rsidRPr="00F94CB9" w:rsidDel="00EF666F">
          <w:rPr>
            <w:sz w:val="28"/>
            <w:szCs w:val="28"/>
            <w:lang w:val="fr-FR"/>
            <w:rPrChange w:id="11049" w:author="Peng Luqi" w:date="2019-10-13T14:50:00Z">
              <w:rPr>
                <w:lang w:val="fr-FR"/>
              </w:rPr>
            </w:rPrChange>
          </w:rPr>
          <w:delText>’</w:delText>
        </w:r>
      </w:del>
      <w:ins w:id="11050" w:author="Peng Luqi" w:date="2019-10-13T14:43:00Z">
        <w:r w:rsidR="00EF666F" w:rsidRPr="00F94CB9">
          <w:rPr>
            <w:sz w:val="28"/>
            <w:szCs w:val="28"/>
            <w:lang w:val="fr-FR"/>
            <w:rPrChange w:id="11051" w:author="Peng Luqi" w:date="2019-10-13T14:50:00Z">
              <w:rPr>
                <w:lang w:val="fr-FR"/>
              </w:rPr>
            </w:rPrChange>
          </w:rPr>
          <w:t>’</w:t>
        </w:r>
      </w:ins>
      <w:r w:rsidRPr="00F94CB9">
        <w:rPr>
          <w:sz w:val="28"/>
          <w:szCs w:val="28"/>
          <w:lang w:val="fr-FR"/>
          <w:rPrChange w:id="11052" w:author="Peng Luqi" w:date="2019-10-13T14:50:00Z">
            <w:rPr>
              <w:lang w:val="fr-FR"/>
            </w:rPr>
          </w:rPrChange>
        </w:rPr>
        <w:t>agit pas du sommet ou du point le plus bas, ni du Botton fishing ou du toit de valeur. Je ne comprends pas bien pourquoi ils se vantent ? Que peuvent-ils faire par la suite ?</w:t>
      </w:r>
      <w:ins w:id="11053" w:author="Peng Luqi" w:date="2019-10-13T22:57:00Z">
        <w:r w:rsidR="00E30D24">
          <w:rPr>
            <w:sz w:val="28"/>
            <w:szCs w:val="28"/>
            <w:lang w:val="fr-FR"/>
          </w:rPr>
          <w:t xml:space="preserve"> </w:t>
        </w:r>
      </w:ins>
    </w:p>
    <w:p w:rsidR="00000000" w:rsidRDefault="0010589D">
      <w:pPr>
        <w:ind w:left="170" w:right="170"/>
        <w:jc w:val="both"/>
        <w:rPr>
          <w:del w:id="11054" w:author="Peng Luqi" w:date="2019-10-13T22:57:00Z"/>
          <w:sz w:val="28"/>
          <w:szCs w:val="28"/>
          <w:lang w:val="fr-FR"/>
          <w:rPrChange w:id="11055" w:author="Peng Luqi" w:date="2019-10-13T14:50:00Z">
            <w:rPr>
              <w:del w:id="11056" w:author="Peng Luqi" w:date="2019-10-13T22:57:00Z"/>
              <w:lang w:val="fr-FR"/>
            </w:rPr>
          </w:rPrChange>
        </w:rPr>
        <w:sectPr w:rsidR="00000000">
          <w:pgSz w:w="11910" w:h="16840"/>
          <w:pgMar w:top="1580" w:right="1240" w:bottom="280" w:left="1320" w:header="720" w:footer="720" w:gutter="0"/>
          <w:cols w:space="720"/>
        </w:sectPr>
        <w:pPrChange w:id="11057" w:author="Peng Luqi" w:date="2019-10-13T14:20:00Z">
          <w:pPr>
            <w:spacing w:line="266" w:lineRule="auto"/>
            <w:jc w:val="both"/>
          </w:pPr>
        </w:pPrChange>
      </w:pPr>
    </w:p>
    <w:p w:rsidR="00E30D24" w:rsidRDefault="00E30D24" w:rsidP="00CB23F4">
      <w:pPr>
        <w:ind w:left="170" w:right="170"/>
        <w:jc w:val="both"/>
        <w:rPr>
          <w:ins w:id="11058" w:author="Peng Luqi" w:date="2019-10-13T22:57:00Z"/>
          <w:sz w:val="28"/>
          <w:szCs w:val="28"/>
          <w:lang w:val="fr-FR"/>
        </w:rPr>
      </w:pPr>
    </w:p>
    <w:p w:rsidR="00E30D24" w:rsidRDefault="00E30D24" w:rsidP="00CB23F4">
      <w:pPr>
        <w:ind w:left="170" w:right="170"/>
        <w:jc w:val="both"/>
        <w:rPr>
          <w:ins w:id="11059" w:author="Peng Luqi" w:date="2019-10-13T22:57:00Z"/>
          <w:sz w:val="28"/>
          <w:szCs w:val="28"/>
          <w:lang w:val="fr-FR"/>
        </w:rPr>
      </w:pPr>
    </w:p>
    <w:p w:rsidR="002B38DF" w:rsidRPr="00F94CB9" w:rsidRDefault="00716360">
      <w:pPr>
        <w:ind w:left="170" w:right="170"/>
        <w:jc w:val="both"/>
        <w:rPr>
          <w:sz w:val="28"/>
          <w:szCs w:val="28"/>
          <w:lang w:val="fr-FR"/>
          <w:rPrChange w:id="11060" w:author="Peng Luqi" w:date="2019-10-13T14:50:00Z">
            <w:rPr>
              <w:lang w:val="fr-FR"/>
            </w:rPr>
          </w:rPrChange>
        </w:rPr>
        <w:pPrChange w:id="11061" w:author="Peng Luqi" w:date="2019-10-13T14:20:00Z">
          <w:pPr>
            <w:spacing w:before="67" w:line="266" w:lineRule="auto"/>
            <w:ind w:left="130" w:right="183"/>
            <w:jc w:val="both"/>
          </w:pPr>
        </w:pPrChange>
      </w:pPr>
      <w:r w:rsidRPr="00F94CB9">
        <w:rPr>
          <w:sz w:val="28"/>
          <w:szCs w:val="28"/>
          <w:lang w:val="fr-FR"/>
          <w:rPrChange w:id="11062" w:author="Peng Luqi" w:date="2019-10-13T14:50:00Z">
            <w:rPr>
              <w:lang w:val="fr-FR"/>
            </w:rPr>
          </w:rPrChange>
        </w:rPr>
        <w:t>En outre, certains amateurs vous hurleront et vous diront combien de fois le nombre d</w:t>
      </w:r>
      <w:del w:id="11063" w:author="Peng Luqi" w:date="2019-10-13T14:43:00Z">
        <w:r w:rsidRPr="00F94CB9" w:rsidDel="00EF666F">
          <w:rPr>
            <w:sz w:val="28"/>
            <w:szCs w:val="28"/>
            <w:lang w:val="fr-FR"/>
            <w:rPrChange w:id="11064" w:author="Peng Luqi" w:date="2019-10-13T14:50:00Z">
              <w:rPr>
                <w:lang w:val="fr-FR"/>
              </w:rPr>
            </w:rPrChange>
          </w:rPr>
          <w:delText>’</w:delText>
        </w:r>
      </w:del>
      <w:ins w:id="11065" w:author="Peng Luqi" w:date="2019-10-13T14:43:00Z">
        <w:r w:rsidR="00EF666F" w:rsidRPr="00F94CB9">
          <w:rPr>
            <w:sz w:val="28"/>
            <w:szCs w:val="28"/>
            <w:lang w:val="fr-FR"/>
            <w:rPrChange w:id="11066" w:author="Peng Luqi" w:date="2019-10-13T14:50:00Z">
              <w:rPr>
                <w:lang w:val="fr-FR"/>
              </w:rPr>
            </w:rPrChange>
          </w:rPr>
          <w:t>’</w:t>
        </w:r>
      </w:ins>
      <w:r w:rsidRPr="00F94CB9">
        <w:rPr>
          <w:sz w:val="28"/>
          <w:szCs w:val="28"/>
          <w:lang w:val="fr-FR"/>
          <w:rPrChange w:id="11067" w:author="Peng Luqi" w:date="2019-10-13T14:50:00Z">
            <w:rPr>
              <w:lang w:val="fr-FR"/>
            </w:rPr>
          </w:rPrChange>
        </w:rPr>
        <w:t>objectifs dont vous n</w:t>
      </w:r>
      <w:del w:id="11068" w:author="Peng Luqi" w:date="2019-10-13T14:43:00Z">
        <w:r w:rsidRPr="00F94CB9" w:rsidDel="00EF666F">
          <w:rPr>
            <w:sz w:val="28"/>
            <w:szCs w:val="28"/>
            <w:lang w:val="fr-FR"/>
            <w:rPrChange w:id="11069" w:author="Peng Luqi" w:date="2019-10-13T14:50:00Z">
              <w:rPr>
                <w:lang w:val="fr-FR"/>
              </w:rPr>
            </w:rPrChange>
          </w:rPr>
          <w:delText>’</w:delText>
        </w:r>
      </w:del>
      <w:ins w:id="11070" w:author="Peng Luqi" w:date="2019-10-13T14:43:00Z">
        <w:r w:rsidR="00EF666F" w:rsidRPr="00F94CB9">
          <w:rPr>
            <w:sz w:val="28"/>
            <w:szCs w:val="28"/>
            <w:lang w:val="fr-FR"/>
            <w:rPrChange w:id="11071" w:author="Peng Luqi" w:date="2019-10-13T14:50:00Z">
              <w:rPr>
                <w:lang w:val="fr-FR"/>
              </w:rPr>
            </w:rPrChange>
          </w:rPr>
          <w:t>’</w:t>
        </w:r>
      </w:ins>
      <w:r w:rsidRPr="00F94CB9">
        <w:rPr>
          <w:sz w:val="28"/>
          <w:szCs w:val="28"/>
          <w:lang w:val="fr-FR"/>
          <w:rPrChange w:id="11072" w:author="Peng Luqi" w:date="2019-10-13T14:50:00Z">
            <w:rPr>
              <w:lang w:val="fr-FR"/>
            </w:rPr>
          </w:rPrChange>
        </w:rPr>
        <w:t>avez jamais entendu a augmenté en peu de temps. C</w:t>
      </w:r>
      <w:del w:id="11073" w:author="Peng Luqi" w:date="2019-10-13T14:43:00Z">
        <w:r w:rsidRPr="00F94CB9" w:rsidDel="00EF666F">
          <w:rPr>
            <w:sz w:val="28"/>
            <w:szCs w:val="28"/>
            <w:lang w:val="fr-FR"/>
            <w:rPrChange w:id="11074" w:author="Peng Luqi" w:date="2019-10-13T14:50:00Z">
              <w:rPr>
                <w:lang w:val="fr-FR"/>
              </w:rPr>
            </w:rPrChange>
          </w:rPr>
          <w:delText>’</w:delText>
        </w:r>
      </w:del>
      <w:ins w:id="11075" w:author="Peng Luqi" w:date="2019-10-13T14:43:00Z">
        <w:r w:rsidR="00EF666F" w:rsidRPr="00F94CB9">
          <w:rPr>
            <w:sz w:val="28"/>
            <w:szCs w:val="28"/>
            <w:lang w:val="fr-FR"/>
            <w:rPrChange w:id="11076" w:author="Peng Luqi" w:date="2019-10-13T14:50:00Z">
              <w:rPr>
                <w:lang w:val="fr-FR"/>
              </w:rPr>
            </w:rPrChange>
          </w:rPr>
          <w:t>’</w:t>
        </w:r>
      </w:ins>
      <w:r w:rsidRPr="00F94CB9">
        <w:rPr>
          <w:sz w:val="28"/>
          <w:szCs w:val="28"/>
          <w:lang w:val="fr-FR"/>
          <w:rPrChange w:id="11077" w:author="Peng Luqi" w:date="2019-10-13T14:50:00Z">
            <w:rPr>
              <w:lang w:val="fr-FR"/>
            </w:rPr>
          </w:rPrChange>
        </w:rPr>
        <w:t>est absolument impensable. Calculer le nombre de hausse qu</w:t>
      </w:r>
      <w:del w:id="11078" w:author="Peng Luqi" w:date="2019-10-13T14:43:00Z">
        <w:r w:rsidRPr="00F94CB9" w:rsidDel="00EF666F">
          <w:rPr>
            <w:sz w:val="28"/>
            <w:szCs w:val="28"/>
            <w:lang w:val="fr-FR"/>
            <w:rPrChange w:id="11079" w:author="Peng Luqi" w:date="2019-10-13T14:50:00Z">
              <w:rPr>
                <w:lang w:val="fr-FR"/>
              </w:rPr>
            </w:rPrChange>
          </w:rPr>
          <w:delText>’</w:delText>
        </w:r>
      </w:del>
      <w:ins w:id="11080" w:author="Peng Luqi" w:date="2019-10-13T14:43:00Z">
        <w:r w:rsidR="00EF666F" w:rsidRPr="00F94CB9">
          <w:rPr>
            <w:sz w:val="28"/>
            <w:szCs w:val="28"/>
            <w:lang w:val="fr-FR"/>
            <w:rPrChange w:id="11081" w:author="Peng Luqi" w:date="2019-10-13T14:50:00Z">
              <w:rPr>
                <w:lang w:val="fr-FR"/>
              </w:rPr>
            </w:rPrChange>
          </w:rPr>
          <w:t>’</w:t>
        </w:r>
      </w:ins>
      <w:r w:rsidRPr="00F94CB9">
        <w:rPr>
          <w:sz w:val="28"/>
          <w:szCs w:val="28"/>
          <w:lang w:val="fr-FR"/>
          <w:rPrChange w:id="11082" w:author="Peng Luqi" w:date="2019-10-13T14:50:00Z">
            <w:rPr>
              <w:lang w:val="fr-FR"/>
            </w:rPr>
          </w:rPrChange>
        </w:rPr>
        <w:t>il y a eu n</w:t>
      </w:r>
      <w:del w:id="11083" w:author="Peng Luqi" w:date="2019-10-13T14:43:00Z">
        <w:r w:rsidRPr="00F94CB9" w:rsidDel="00EF666F">
          <w:rPr>
            <w:sz w:val="28"/>
            <w:szCs w:val="28"/>
            <w:lang w:val="fr-FR"/>
            <w:rPrChange w:id="11084" w:author="Peng Luqi" w:date="2019-10-13T14:50:00Z">
              <w:rPr>
                <w:lang w:val="fr-FR"/>
              </w:rPr>
            </w:rPrChange>
          </w:rPr>
          <w:delText>’</w:delText>
        </w:r>
      </w:del>
      <w:ins w:id="11085" w:author="Peng Luqi" w:date="2019-10-13T14:43:00Z">
        <w:r w:rsidR="00EF666F" w:rsidRPr="00F94CB9">
          <w:rPr>
            <w:sz w:val="28"/>
            <w:szCs w:val="28"/>
            <w:lang w:val="fr-FR"/>
            <w:rPrChange w:id="11086" w:author="Peng Luqi" w:date="2019-10-13T14:50:00Z">
              <w:rPr>
                <w:lang w:val="fr-FR"/>
              </w:rPr>
            </w:rPrChange>
          </w:rPr>
          <w:t>’</w:t>
        </w:r>
      </w:ins>
      <w:r w:rsidRPr="00F94CB9">
        <w:rPr>
          <w:sz w:val="28"/>
          <w:szCs w:val="28"/>
          <w:lang w:val="fr-FR"/>
          <w:rPrChange w:id="11087" w:author="Peng Luqi" w:date="2019-10-13T14:50:00Z">
            <w:rPr>
              <w:lang w:val="fr-FR"/>
            </w:rPr>
          </w:rPrChange>
        </w:rPr>
        <w:t>est pas suffisant, cela doit être combiné avec d</w:t>
      </w:r>
      <w:del w:id="11088" w:author="Peng Luqi" w:date="2019-10-13T14:43:00Z">
        <w:r w:rsidRPr="00F94CB9" w:rsidDel="00EF666F">
          <w:rPr>
            <w:sz w:val="28"/>
            <w:szCs w:val="28"/>
            <w:lang w:val="fr-FR"/>
            <w:rPrChange w:id="11089" w:author="Peng Luqi" w:date="2019-10-13T14:50:00Z">
              <w:rPr>
                <w:lang w:val="fr-FR"/>
              </w:rPr>
            </w:rPrChange>
          </w:rPr>
          <w:delText>’</w:delText>
        </w:r>
      </w:del>
      <w:ins w:id="11090" w:author="Peng Luqi" w:date="2019-10-13T14:43:00Z">
        <w:r w:rsidR="00EF666F" w:rsidRPr="00F94CB9">
          <w:rPr>
            <w:sz w:val="28"/>
            <w:szCs w:val="28"/>
            <w:lang w:val="fr-FR"/>
            <w:rPrChange w:id="11091" w:author="Peng Luqi" w:date="2019-10-13T14:50:00Z">
              <w:rPr>
                <w:lang w:val="fr-FR"/>
              </w:rPr>
            </w:rPrChange>
          </w:rPr>
          <w:t>’</w:t>
        </w:r>
      </w:ins>
      <w:r w:rsidRPr="00F94CB9">
        <w:rPr>
          <w:sz w:val="28"/>
          <w:szCs w:val="28"/>
          <w:lang w:val="fr-FR"/>
          <w:rPrChange w:id="11092" w:author="Peng Luqi" w:date="2019-10-13T14:50:00Z">
            <w:rPr>
              <w:lang w:val="fr-FR"/>
            </w:rPr>
          </w:rPrChange>
        </w:rPr>
        <w:t>autres facteurs pour montrer leur signification. Quelle est la distribution du flux du marché</w:t>
      </w:r>
      <w:ins w:id="11093" w:author="Peng Luqi" w:date="2019-10-13T22:57:00Z">
        <w:r w:rsidR="00E30D24">
          <w:rPr>
            <w:sz w:val="28"/>
            <w:szCs w:val="28"/>
            <w:lang w:val="fr-FR"/>
          </w:rPr>
          <w:t xml:space="preserve"> </w:t>
        </w:r>
      </w:ins>
      <w:r w:rsidRPr="00F94CB9">
        <w:rPr>
          <w:sz w:val="28"/>
          <w:szCs w:val="28"/>
          <w:lang w:val="fr-FR"/>
          <w:rPrChange w:id="11094" w:author="Peng Luqi" w:date="2019-10-13T14:50:00Z">
            <w:rPr>
              <w:lang w:val="fr-FR"/>
            </w:rPr>
          </w:rPrChange>
        </w:rPr>
        <w:t>? Quel est le volume de négociation du marché pendant cette période</w:t>
      </w:r>
      <w:ins w:id="11095" w:author="Peng Luqi" w:date="2019-10-13T22:57:00Z">
        <w:r w:rsidR="00E30D24">
          <w:rPr>
            <w:sz w:val="28"/>
            <w:szCs w:val="28"/>
            <w:lang w:val="fr-FR"/>
          </w:rPr>
          <w:t xml:space="preserve"> </w:t>
        </w:r>
      </w:ins>
      <w:r w:rsidRPr="00F94CB9">
        <w:rPr>
          <w:sz w:val="28"/>
          <w:szCs w:val="28"/>
          <w:lang w:val="fr-FR"/>
          <w:rPrChange w:id="11096" w:author="Peng Luqi" w:date="2019-10-13T14:50:00Z">
            <w:rPr>
              <w:lang w:val="fr-FR"/>
            </w:rPr>
          </w:rPrChange>
        </w:rPr>
        <w:t>? S</w:t>
      </w:r>
      <w:del w:id="11097" w:author="Peng Luqi" w:date="2019-10-13T14:43:00Z">
        <w:r w:rsidRPr="00F94CB9" w:rsidDel="00EF666F">
          <w:rPr>
            <w:sz w:val="28"/>
            <w:szCs w:val="28"/>
            <w:lang w:val="fr-FR"/>
            <w:rPrChange w:id="11098" w:author="Peng Luqi" w:date="2019-10-13T14:50:00Z">
              <w:rPr>
                <w:lang w:val="fr-FR"/>
              </w:rPr>
            </w:rPrChange>
          </w:rPr>
          <w:delText>’</w:delText>
        </w:r>
      </w:del>
      <w:ins w:id="11099" w:author="Peng Luqi" w:date="2019-10-13T14:43:00Z">
        <w:r w:rsidR="00EF666F" w:rsidRPr="00F94CB9">
          <w:rPr>
            <w:sz w:val="28"/>
            <w:szCs w:val="28"/>
            <w:lang w:val="fr-FR"/>
            <w:rPrChange w:id="11100" w:author="Peng Luqi" w:date="2019-10-13T14:50:00Z">
              <w:rPr>
                <w:lang w:val="fr-FR"/>
              </w:rPr>
            </w:rPrChange>
          </w:rPr>
          <w:t>’</w:t>
        </w:r>
      </w:ins>
      <w:r w:rsidRPr="00F94CB9">
        <w:rPr>
          <w:sz w:val="28"/>
          <w:szCs w:val="28"/>
          <w:lang w:val="fr-FR"/>
          <w:rPrChange w:id="11101" w:author="Peng Luqi" w:date="2019-10-13T14:50:00Z">
            <w:rPr>
              <w:lang w:val="fr-FR"/>
            </w:rPr>
          </w:rPrChange>
        </w:rPr>
        <w:t>il y a un objectif, le marché disposera de peu de liquidités, les liquidités ne sont pas assez dispersées, les volumes des transactions sont faibles, il est inutile de l</w:t>
      </w:r>
      <w:del w:id="11102" w:author="Peng Luqi" w:date="2019-10-13T14:43:00Z">
        <w:r w:rsidRPr="00F94CB9" w:rsidDel="00EF666F">
          <w:rPr>
            <w:sz w:val="28"/>
            <w:szCs w:val="28"/>
            <w:lang w:val="fr-FR"/>
            <w:rPrChange w:id="11103" w:author="Peng Luqi" w:date="2019-10-13T14:50:00Z">
              <w:rPr>
                <w:lang w:val="fr-FR"/>
              </w:rPr>
            </w:rPrChange>
          </w:rPr>
          <w:delText>’</w:delText>
        </w:r>
      </w:del>
      <w:ins w:id="11104" w:author="Peng Luqi" w:date="2019-10-13T14:43:00Z">
        <w:r w:rsidR="00EF666F" w:rsidRPr="00F94CB9">
          <w:rPr>
            <w:sz w:val="28"/>
            <w:szCs w:val="28"/>
            <w:lang w:val="fr-FR"/>
            <w:rPrChange w:id="11105" w:author="Peng Luqi" w:date="2019-10-13T14:50:00Z">
              <w:rPr>
                <w:lang w:val="fr-FR"/>
              </w:rPr>
            </w:rPrChange>
          </w:rPr>
          <w:t>’</w:t>
        </w:r>
      </w:ins>
      <w:r w:rsidRPr="00F94CB9">
        <w:rPr>
          <w:sz w:val="28"/>
          <w:szCs w:val="28"/>
          <w:lang w:val="fr-FR"/>
          <w:rPrChange w:id="11106" w:author="Peng Luqi" w:date="2019-10-13T14:50:00Z">
            <w:rPr>
              <w:lang w:val="fr-FR"/>
            </w:rPr>
          </w:rPrChange>
        </w:rPr>
        <w:t>augmenter, même de cent fois, car vous ne pouvez pas réaliser de profits avec cette hausse. Le volume des transactions est trop faible, de sorte que la quantité d</w:t>
      </w:r>
      <w:del w:id="11107" w:author="Peng Luqi" w:date="2019-10-13T14:43:00Z">
        <w:r w:rsidRPr="00F94CB9" w:rsidDel="00EF666F">
          <w:rPr>
            <w:sz w:val="28"/>
            <w:szCs w:val="28"/>
            <w:lang w:val="fr-FR"/>
            <w:rPrChange w:id="11108" w:author="Peng Luqi" w:date="2019-10-13T14:50:00Z">
              <w:rPr>
                <w:lang w:val="fr-FR"/>
              </w:rPr>
            </w:rPrChange>
          </w:rPr>
          <w:delText>’</w:delText>
        </w:r>
      </w:del>
      <w:ins w:id="11109" w:author="Peng Luqi" w:date="2019-10-13T14:43:00Z">
        <w:r w:rsidR="00EF666F" w:rsidRPr="00F94CB9">
          <w:rPr>
            <w:sz w:val="28"/>
            <w:szCs w:val="28"/>
            <w:lang w:val="fr-FR"/>
            <w:rPrChange w:id="11110" w:author="Peng Luqi" w:date="2019-10-13T14:50:00Z">
              <w:rPr>
                <w:lang w:val="fr-FR"/>
              </w:rPr>
            </w:rPrChange>
          </w:rPr>
          <w:t>’</w:t>
        </w:r>
      </w:ins>
      <w:r w:rsidRPr="00F94CB9">
        <w:rPr>
          <w:sz w:val="28"/>
          <w:szCs w:val="28"/>
          <w:lang w:val="fr-FR"/>
          <w:rPrChange w:id="11111" w:author="Peng Luqi" w:date="2019-10-13T14:50:00Z">
            <w:rPr>
              <w:lang w:val="fr-FR"/>
            </w:rPr>
          </w:rPrChange>
        </w:rPr>
        <w:t>argent que vous pouvez entrer ou sortir est relativement faible. A quoi bon investir 1 dollar et se faire sauter 100 fois par jour ? Et parce que</w:t>
      </w:r>
      <w:r w:rsidRPr="00F94CB9">
        <w:rPr>
          <w:spacing w:val="-7"/>
          <w:sz w:val="28"/>
          <w:szCs w:val="28"/>
          <w:lang w:val="fr-FR"/>
          <w:rPrChange w:id="11112" w:author="Peng Luqi" w:date="2019-10-13T14:50:00Z">
            <w:rPr>
              <w:spacing w:val="-7"/>
              <w:lang w:val="fr-FR"/>
            </w:rPr>
          </w:rPrChange>
        </w:rPr>
        <w:t xml:space="preserve"> </w:t>
      </w:r>
      <w:r w:rsidRPr="00F94CB9">
        <w:rPr>
          <w:sz w:val="28"/>
          <w:szCs w:val="28"/>
          <w:lang w:val="fr-FR"/>
          <w:rPrChange w:id="11113" w:author="Peng Luqi" w:date="2019-10-13T14:50:00Z">
            <w:rPr>
              <w:lang w:val="fr-FR"/>
            </w:rPr>
          </w:rPrChange>
        </w:rPr>
        <w:t>les</w:t>
      </w:r>
      <w:r w:rsidRPr="00F94CB9">
        <w:rPr>
          <w:spacing w:val="-6"/>
          <w:sz w:val="28"/>
          <w:szCs w:val="28"/>
          <w:lang w:val="fr-FR"/>
          <w:rPrChange w:id="11114" w:author="Peng Luqi" w:date="2019-10-13T14:50:00Z">
            <w:rPr>
              <w:spacing w:val="-6"/>
              <w:lang w:val="fr-FR"/>
            </w:rPr>
          </w:rPrChange>
        </w:rPr>
        <w:t xml:space="preserve"> </w:t>
      </w:r>
      <w:r w:rsidRPr="00F94CB9">
        <w:rPr>
          <w:sz w:val="28"/>
          <w:szCs w:val="28"/>
          <w:lang w:val="fr-FR"/>
          <w:rPrChange w:id="11115" w:author="Peng Luqi" w:date="2019-10-13T14:50:00Z">
            <w:rPr>
              <w:lang w:val="fr-FR"/>
            </w:rPr>
          </w:rPrChange>
        </w:rPr>
        <w:t>liquidités</w:t>
      </w:r>
      <w:r w:rsidRPr="00F94CB9">
        <w:rPr>
          <w:spacing w:val="-7"/>
          <w:sz w:val="28"/>
          <w:szCs w:val="28"/>
          <w:lang w:val="fr-FR"/>
          <w:rPrChange w:id="11116" w:author="Peng Luqi" w:date="2019-10-13T14:50:00Z">
            <w:rPr>
              <w:spacing w:val="-7"/>
              <w:lang w:val="fr-FR"/>
            </w:rPr>
          </w:rPrChange>
        </w:rPr>
        <w:t xml:space="preserve"> </w:t>
      </w:r>
      <w:r w:rsidRPr="00F94CB9">
        <w:rPr>
          <w:sz w:val="28"/>
          <w:szCs w:val="28"/>
          <w:lang w:val="fr-FR"/>
          <w:rPrChange w:id="11117" w:author="Peng Luqi" w:date="2019-10-13T14:50:00Z">
            <w:rPr>
              <w:lang w:val="fr-FR"/>
            </w:rPr>
          </w:rPrChange>
        </w:rPr>
        <w:t>ne</w:t>
      </w:r>
      <w:r w:rsidRPr="00F94CB9">
        <w:rPr>
          <w:spacing w:val="-6"/>
          <w:sz w:val="28"/>
          <w:szCs w:val="28"/>
          <w:lang w:val="fr-FR"/>
          <w:rPrChange w:id="11118" w:author="Peng Luqi" w:date="2019-10-13T14:50:00Z">
            <w:rPr>
              <w:spacing w:val="-6"/>
              <w:lang w:val="fr-FR"/>
            </w:rPr>
          </w:rPrChange>
        </w:rPr>
        <w:t xml:space="preserve"> </w:t>
      </w:r>
      <w:r w:rsidRPr="00F94CB9">
        <w:rPr>
          <w:sz w:val="28"/>
          <w:szCs w:val="28"/>
          <w:lang w:val="fr-FR"/>
          <w:rPrChange w:id="11119" w:author="Peng Luqi" w:date="2019-10-13T14:50:00Z">
            <w:rPr>
              <w:lang w:val="fr-FR"/>
            </w:rPr>
          </w:rPrChange>
        </w:rPr>
        <w:t>sont</w:t>
      </w:r>
      <w:r w:rsidRPr="00F94CB9">
        <w:rPr>
          <w:spacing w:val="-7"/>
          <w:sz w:val="28"/>
          <w:szCs w:val="28"/>
          <w:lang w:val="fr-FR"/>
          <w:rPrChange w:id="11120" w:author="Peng Luqi" w:date="2019-10-13T14:50:00Z">
            <w:rPr>
              <w:spacing w:val="-7"/>
              <w:lang w:val="fr-FR"/>
            </w:rPr>
          </w:rPrChange>
        </w:rPr>
        <w:t xml:space="preserve"> </w:t>
      </w:r>
      <w:r w:rsidRPr="00F94CB9">
        <w:rPr>
          <w:sz w:val="28"/>
          <w:szCs w:val="28"/>
          <w:lang w:val="fr-FR"/>
          <w:rPrChange w:id="11121" w:author="Peng Luqi" w:date="2019-10-13T14:50:00Z">
            <w:rPr>
              <w:lang w:val="fr-FR"/>
            </w:rPr>
          </w:rPrChange>
        </w:rPr>
        <w:t>pas</w:t>
      </w:r>
      <w:r w:rsidRPr="00F94CB9">
        <w:rPr>
          <w:spacing w:val="-6"/>
          <w:sz w:val="28"/>
          <w:szCs w:val="28"/>
          <w:lang w:val="fr-FR"/>
          <w:rPrChange w:id="11122" w:author="Peng Luqi" w:date="2019-10-13T14:50:00Z">
            <w:rPr>
              <w:spacing w:val="-6"/>
              <w:lang w:val="fr-FR"/>
            </w:rPr>
          </w:rPrChange>
        </w:rPr>
        <w:t xml:space="preserve"> </w:t>
      </w:r>
      <w:r w:rsidRPr="00F94CB9">
        <w:rPr>
          <w:sz w:val="28"/>
          <w:szCs w:val="28"/>
          <w:lang w:val="fr-FR"/>
          <w:rPrChange w:id="11123" w:author="Peng Luqi" w:date="2019-10-13T14:50:00Z">
            <w:rPr>
              <w:lang w:val="fr-FR"/>
            </w:rPr>
          </w:rPrChange>
        </w:rPr>
        <w:t>suffisamment</w:t>
      </w:r>
      <w:r w:rsidRPr="00F94CB9">
        <w:rPr>
          <w:spacing w:val="-8"/>
          <w:sz w:val="28"/>
          <w:szCs w:val="28"/>
          <w:lang w:val="fr-FR"/>
          <w:rPrChange w:id="11124" w:author="Peng Luqi" w:date="2019-10-13T14:50:00Z">
            <w:rPr>
              <w:spacing w:val="-8"/>
              <w:lang w:val="fr-FR"/>
            </w:rPr>
          </w:rPrChange>
        </w:rPr>
        <w:t xml:space="preserve"> </w:t>
      </w:r>
      <w:r w:rsidRPr="00F94CB9">
        <w:rPr>
          <w:sz w:val="28"/>
          <w:szCs w:val="28"/>
          <w:lang w:val="fr-FR"/>
          <w:rPrChange w:id="11125" w:author="Peng Luqi" w:date="2019-10-13T14:50:00Z">
            <w:rPr>
              <w:lang w:val="fr-FR"/>
            </w:rPr>
          </w:rPrChange>
        </w:rPr>
        <w:t>dispersées,</w:t>
      </w:r>
      <w:r w:rsidRPr="00F94CB9">
        <w:rPr>
          <w:spacing w:val="-6"/>
          <w:sz w:val="28"/>
          <w:szCs w:val="28"/>
          <w:lang w:val="fr-FR"/>
          <w:rPrChange w:id="11126" w:author="Peng Luqi" w:date="2019-10-13T14:50:00Z">
            <w:rPr>
              <w:spacing w:val="-6"/>
              <w:lang w:val="fr-FR"/>
            </w:rPr>
          </w:rPrChange>
        </w:rPr>
        <w:t xml:space="preserve"> </w:t>
      </w:r>
      <w:r w:rsidRPr="00F94CB9">
        <w:rPr>
          <w:sz w:val="28"/>
          <w:szCs w:val="28"/>
          <w:lang w:val="fr-FR"/>
          <w:rPrChange w:id="11127" w:author="Peng Luqi" w:date="2019-10-13T14:50:00Z">
            <w:rPr>
              <w:lang w:val="fr-FR"/>
            </w:rPr>
          </w:rPrChange>
        </w:rPr>
        <w:t>il</w:t>
      </w:r>
      <w:r w:rsidRPr="00F94CB9">
        <w:rPr>
          <w:spacing w:val="-7"/>
          <w:sz w:val="28"/>
          <w:szCs w:val="28"/>
          <w:lang w:val="fr-FR"/>
          <w:rPrChange w:id="11128" w:author="Peng Luqi" w:date="2019-10-13T14:50:00Z">
            <w:rPr>
              <w:spacing w:val="-7"/>
              <w:lang w:val="fr-FR"/>
            </w:rPr>
          </w:rPrChange>
        </w:rPr>
        <w:t xml:space="preserve"> </w:t>
      </w:r>
      <w:r w:rsidRPr="00F94CB9">
        <w:rPr>
          <w:sz w:val="28"/>
          <w:szCs w:val="28"/>
          <w:lang w:val="fr-FR"/>
          <w:rPrChange w:id="11129" w:author="Peng Luqi" w:date="2019-10-13T14:50:00Z">
            <w:rPr>
              <w:lang w:val="fr-FR"/>
            </w:rPr>
          </w:rPrChange>
        </w:rPr>
        <w:t>y</w:t>
      </w:r>
      <w:r w:rsidRPr="00F94CB9">
        <w:rPr>
          <w:spacing w:val="-6"/>
          <w:sz w:val="28"/>
          <w:szCs w:val="28"/>
          <w:lang w:val="fr-FR"/>
          <w:rPrChange w:id="11130" w:author="Peng Luqi" w:date="2019-10-13T14:50:00Z">
            <w:rPr>
              <w:spacing w:val="-6"/>
              <w:lang w:val="fr-FR"/>
            </w:rPr>
          </w:rPrChange>
        </w:rPr>
        <w:t xml:space="preserve"> </w:t>
      </w:r>
      <w:r w:rsidRPr="00F94CB9">
        <w:rPr>
          <w:sz w:val="28"/>
          <w:szCs w:val="28"/>
          <w:lang w:val="fr-FR"/>
          <w:rPrChange w:id="11131" w:author="Peng Luqi" w:date="2019-10-13T14:50:00Z">
            <w:rPr>
              <w:lang w:val="fr-FR"/>
            </w:rPr>
          </w:rPrChange>
        </w:rPr>
        <w:t>a</w:t>
      </w:r>
      <w:r w:rsidRPr="00F94CB9">
        <w:rPr>
          <w:spacing w:val="-7"/>
          <w:sz w:val="28"/>
          <w:szCs w:val="28"/>
          <w:lang w:val="fr-FR"/>
          <w:rPrChange w:id="11132" w:author="Peng Luqi" w:date="2019-10-13T14:50:00Z">
            <w:rPr>
              <w:spacing w:val="-7"/>
              <w:lang w:val="fr-FR"/>
            </w:rPr>
          </w:rPrChange>
        </w:rPr>
        <w:t xml:space="preserve"> </w:t>
      </w:r>
      <w:r w:rsidRPr="00F94CB9">
        <w:rPr>
          <w:sz w:val="28"/>
          <w:szCs w:val="28"/>
          <w:lang w:val="fr-FR"/>
          <w:rPrChange w:id="11133" w:author="Peng Luqi" w:date="2019-10-13T14:50:00Z">
            <w:rPr>
              <w:lang w:val="fr-FR"/>
            </w:rPr>
          </w:rPrChange>
        </w:rPr>
        <w:t>des</w:t>
      </w:r>
      <w:r w:rsidRPr="00F94CB9">
        <w:rPr>
          <w:spacing w:val="-6"/>
          <w:sz w:val="28"/>
          <w:szCs w:val="28"/>
          <w:lang w:val="fr-FR"/>
          <w:rPrChange w:id="11134" w:author="Peng Luqi" w:date="2019-10-13T14:50:00Z">
            <w:rPr>
              <w:spacing w:val="-6"/>
              <w:lang w:val="fr-FR"/>
            </w:rPr>
          </w:rPrChange>
        </w:rPr>
        <w:t xml:space="preserve"> </w:t>
      </w:r>
      <w:r w:rsidRPr="00F94CB9">
        <w:rPr>
          <w:sz w:val="28"/>
          <w:szCs w:val="28"/>
          <w:lang w:val="fr-FR"/>
          <w:rPrChange w:id="11135" w:author="Peng Luqi" w:date="2019-10-13T14:50:00Z">
            <w:rPr>
              <w:lang w:val="fr-FR"/>
            </w:rPr>
          </w:rPrChange>
        </w:rPr>
        <w:t>gens</w:t>
      </w:r>
      <w:r w:rsidRPr="00F94CB9">
        <w:rPr>
          <w:spacing w:val="-7"/>
          <w:sz w:val="28"/>
          <w:szCs w:val="28"/>
          <w:lang w:val="fr-FR"/>
          <w:rPrChange w:id="11136" w:author="Peng Luqi" w:date="2019-10-13T14:50:00Z">
            <w:rPr>
              <w:spacing w:val="-7"/>
              <w:lang w:val="fr-FR"/>
            </w:rPr>
          </w:rPrChange>
        </w:rPr>
        <w:t xml:space="preserve"> </w:t>
      </w:r>
      <w:r w:rsidRPr="00F94CB9">
        <w:rPr>
          <w:sz w:val="28"/>
          <w:szCs w:val="28"/>
          <w:lang w:val="fr-FR"/>
          <w:rPrChange w:id="11137" w:author="Peng Luqi" w:date="2019-10-13T14:50:00Z">
            <w:rPr>
              <w:lang w:val="fr-FR"/>
            </w:rPr>
          </w:rPrChange>
        </w:rPr>
        <w:t>avec</w:t>
      </w:r>
      <w:r w:rsidRPr="00F94CB9">
        <w:rPr>
          <w:spacing w:val="-6"/>
          <w:sz w:val="28"/>
          <w:szCs w:val="28"/>
          <w:lang w:val="fr-FR"/>
          <w:rPrChange w:id="11138" w:author="Peng Luqi" w:date="2019-10-13T14:50:00Z">
            <w:rPr>
              <w:spacing w:val="-6"/>
              <w:lang w:val="fr-FR"/>
            </w:rPr>
          </w:rPrChange>
        </w:rPr>
        <w:t xml:space="preserve"> </w:t>
      </w:r>
      <w:r w:rsidRPr="00F94CB9">
        <w:rPr>
          <w:sz w:val="28"/>
          <w:szCs w:val="28"/>
          <w:lang w:val="fr-FR"/>
          <w:rPrChange w:id="11139" w:author="Peng Luqi" w:date="2019-10-13T14:50:00Z">
            <w:rPr>
              <w:lang w:val="fr-FR"/>
            </w:rPr>
          </w:rPrChange>
        </w:rPr>
        <w:t>des</w:t>
      </w:r>
      <w:r w:rsidRPr="00F94CB9">
        <w:rPr>
          <w:spacing w:val="-7"/>
          <w:sz w:val="28"/>
          <w:szCs w:val="28"/>
          <w:lang w:val="fr-FR"/>
          <w:rPrChange w:id="11140" w:author="Peng Luqi" w:date="2019-10-13T14:50:00Z">
            <w:rPr>
              <w:spacing w:val="-7"/>
              <w:lang w:val="fr-FR"/>
            </w:rPr>
          </w:rPrChange>
        </w:rPr>
        <w:t xml:space="preserve"> </w:t>
      </w:r>
      <w:r w:rsidRPr="00F94CB9">
        <w:rPr>
          <w:sz w:val="28"/>
          <w:szCs w:val="28"/>
          <w:lang w:val="fr-FR"/>
          <w:rPrChange w:id="11141" w:author="Peng Luqi" w:date="2019-10-13T14:50:00Z">
            <w:rPr>
              <w:lang w:val="fr-FR"/>
            </w:rPr>
          </w:rPrChange>
        </w:rPr>
        <w:t>liquidités</w:t>
      </w:r>
      <w:r w:rsidRPr="00F94CB9">
        <w:rPr>
          <w:spacing w:val="-6"/>
          <w:sz w:val="28"/>
          <w:szCs w:val="28"/>
          <w:lang w:val="fr-FR"/>
          <w:rPrChange w:id="11142" w:author="Peng Luqi" w:date="2019-10-13T14:50:00Z">
            <w:rPr>
              <w:spacing w:val="-6"/>
              <w:lang w:val="fr-FR"/>
            </w:rPr>
          </w:rPrChange>
        </w:rPr>
        <w:t xml:space="preserve"> </w:t>
      </w:r>
      <w:r w:rsidRPr="00F94CB9">
        <w:rPr>
          <w:sz w:val="28"/>
          <w:szCs w:val="28"/>
          <w:lang w:val="fr-FR"/>
          <w:rPrChange w:id="11143" w:author="Peng Luqi" w:date="2019-10-13T14:50:00Z">
            <w:rPr>
              <w:lang w:val="fr-FR"/>
            </w:rPr>
          </w:rPrChange>
        </w:rPr>
        <w:t>excédentaires. Ils</w:t>
      </w:r>
      <w:r w:rsidRPr="00F94CB9">
        <w:rPr>
          <w:spacing w:val="-14"/>
          <w:sz w:val="28"/>
          <w:szCs w:val="28"/>
          <w:lang w:val="fr-FR"/>
          <w:rPrChange w:id="11144" w:author="Peng Luqi" w:date="2019-10-13T14:50:00Z">
            <w:rPr>
              <w:spacing w:val="-14"/>
              <w:lang w:val="fr-FR"/>
            </w:rPr>
          </w:rPrChange>
        </w:rPr>
        <w:t xml:space="preserve"> </w:t>
      </w:r>
      <w:r w:rsidRPr="00F94CB9">
        <w:rPr>
          <w:sz w:val="28"/>
          <w:szCs w:val="28"/>
          <w:lang w:val="fr-FR"/>
          <w:rPrChange w:id="11145" w:author="Peng Luqi" w:date="2019-10-13T14:50:00Z">
            <w:rPr>
              <w:lang w:val="fr-FR"/>
            </w:rPr>
          </w:rPrChange>
        </w:rPr>
        <w:t>vendront</w:t>
      </w:r>
      <w:r w:rsidRPr="00F94CB9">
        <w:rPr>
          <w:spacing w:val="-14"/>
          <w:sz w:val="28"/>
          <w:szCs w:val="28"/>
          <w:lang w:val="fr-FR"/>
          <w:rPrChange w:id="11146" w:author="Peng Luqi" w:date="2019-10-13T14:50:00Z">
            <w:rPr>
              <w:spacing w:val="-14"/>
              <w:lang w:val="fr-FR"/>
            </w:rPr>
          </w:rPrChange>
        </w:rPr>
        <w:t xml:space="preserve"> </w:t>
      </w:r>
      <w:r w:rsidRPr="00F94CB9">
        <w:rPr>
          <w:sz w:val="28"/>
          <w:szCs w:val="28"/>
          <w:lang w:val="fr-FR"/>
          <w:rPrChange w:id="11147" w:author="Peng Luqi" w:date="2019-10-13T14:50:00Z">
            <w:rPr>
              <w:lang w:val="fr-FR"/>
            </w:rPr>
          </w:rPrChange>
        </w:rPr>
        <w:t>directement</w:t>
      </w:r>
      <w:r w:rsidRPr="00F94CB9">
        <w:rPr>
          <w:spacing w:val="-13"/>
          <w:sz w:val="28"/>
          <w:szCs w:val="28"/>
          <w:lang w:val="fr-FR"/>
          <w:rPrChange w:id="11148" w:author="Peng Luqi" w:date="2019-10-13T14:50:00Z">
            <w:rPr>
              <w:spacing w:val="-13"/>
              <w:lang w:val="fr-FR"/>
            </w:rPr>
          </w:rPrChange>
        </w:rPr>
        <w:t xml:space="preserve"> </w:t>
      </w:r>
      <w:r w:rsidRPr="00F94CB9">
        <w:rPr>
          <w:sz w:val="28"/>
          <w:szCs w:val="28"/>
          <w:lang w:val="fr-FR"/>
          <w:rPrChange w:id="11149" w:author="Peng Luqi" w:date="2019-10-13T14:50:00Z">
            <w:rPr>
              <w:lang w:val="fr-FR"/>
            </w:rPr>
          </w:rPrChange>
        </w:rPr>
        <w:t>à</w:t>
      </w:r>
      <w:r w:rsidRPr="00F94CB9">
        <w:rPr>
          <w:spacing w:val="-14"/>
          <w:sz w:val="28"/>
          <w:szCs w:val="28"/>
          <w:lang w:val="fr-FR"/>
          <w:rPrChange w:id="11150" w:author="Peng Luqi" w:date="2019-10-13T14:50:00Z">
            <w:rPr>
              <w:spacing w:val="-14"/>
              <w:lang w:val="fr-FR"/>
            </w:rPr>
          </w:rPrChange>
        </w:rPr>
        <w:t xml:space="preserve"> </w:t>
      </w:r>
      <w:r w:rsidRPr="00F94CB9">
        <w:rPr>
          <w:sz w:val="28"/>
          <w:szCs w:val="28"/>
          <w:lang w:val="fr-FR"/>
          <w:rPrChange w:id="11151" w:author="Peng Luqi" w:date="2019-10-13T14:50:00Z">
            <w:rPr>
              <w:lang w:val="fr-FR"/>
            </w:rPr>
          </w:rPrChange>
        </w:rPr>
        <w:t>ceux</w:t>
      </w:r>
      <w:r w:rsidRPr="00F94CB9">
        <w:rPr>
          <w:spacing w:val="-13"/>
          <w:sz w:val="28"/>
          <w:szCs w:val="28"/>
          <w:lang w:val="fr-FR"/>
          <w:rPrChange w:id="11152" w:author="Peng Luqi" w:date="2019-10-13T14:50:00Z">
            <w:rPr>
              <w:spacing w:val="-13"/>
              <w:lang w:val="fr-FR"/>
            </w:rPr>
          </w:rPrChange>
        </w:rPr>
        <w:t xml:space="preserve"> </w:t>
      </w:r>
      <w:r w:rsidRPr="00F94CB9">
        <w:rPr>
          <w:sz w:val="28"/>
          <w:szCs w:val="28"/>
          <w:lang w:val="fr-FR"/>
          <w:rPrChange w:id="11153" w:author="Peng Luqi" w:date="2019-10-13T14:50:00Z">
            <w:rPr>
              <w:lang w:val="fr-FR"/>
            </w:rPr>
          </w:rPrChange>
        </w:rPr>
        <w:t>qui</w:t>
      </w:r>
      <w:r w:rsidRPr="00F94CB9">
        <w:rPr>
          <w:spacing w:val="-14"/>
          <w:sz w:val="28"/>
          <w:szCs w:val="28"/>
          <w:lang w:val="fr-FR"/>
          <w:rPrChange w:id="11154" w:author="Peng Luqi" w:date="2019-10-13T14:50:00Z">
            <w:rPr>
              <w:spacing w:val="-14"/>
              <w:lang w:val="fr-FR"/>
            </w:rPr>
          </w:rPrChange>
        </w:rPr>
        <w:t xml:space="preserve"> </w:t>
      </w:r>
      <w:r w:rsidRPr="00F94CB9">
        <w:rPr>
          <w:sz w:val="28"/>
          <w:szCs w:val="28"/>
          <w:lang w:val="fr-FR"/>
          <w:rPrChange w:id="11155" w:author="Peng Luqi" w:date="2019-10-13T14:50:00Z">
            <w:rPr>
              <w:lang w:val="fr-FR"/>
            </w:rPr>
          </w:rPrChange>
        </w:rPr>
        <w:t>osent</w:t>
      </w:r>
      <w:r w:rsidRPr="00F94CB9">
        <w:rPr>
          <w:spacing w:val="-14"/>
          <w:sz w:val="28"/>
          <w:szCs w:val="28"/>
          <w:lang w:val="fr-FR"/>
          <w:rPrChange w:id="11156" w:author="Peng Luqi" w:date="2019-10-13T14:50:00Z">
            <w:rPr>
              <w:spacing w:val="-14"/>
              <w:lang w:val="fr-FR"/>
            </w:rPr>
          </w:rPrChange>
        </w:rPr>
        <w:t xml:space="preserve"> </w:t>
      </w:r>
      <w:r w:rsidRPr="00F94CB9">
        <w:rPr>
          <w:sz w:val="28"/>
          <w:szCs w:val="28"/>
          <w:lang w:val="fr-FR"/>
          <w:rPrChange w:id="11157" w:author="Peng Luqi" w:date="2019-10-13T14:50:00Z">
            <w:rPr>
              <w:lang w:val="fr-FR"/>
            </w:rPr>
          </w:rPrChange>
        </w:rPr>
        <w:t>payer</w:t>
      </w:r>
      <w:r w:rsidRPr="00F94CB9">
        <w:rPr>
          <w:spacing w:val="-13"/>
          <w:sz w:val="28"/>
          <w:szCs w:val="28"/>
          <w:lang w:val="fr-FR"/>
          <w:rPrChange w:id="11158" w:author="Peng Luqi" w:date="2019-10-13T14:50:00Z">
            <w:rPr>
              <w:spacing w:val="-13"/>
              <w:lang w:val="fr-FR"/>
            </w:rPr>
          </w:rPrChange>
        </w:rPr>
        <w:t xml:space="preserve"> </w:t>
      </w:r>
      <w:r w:rsidRPr="00F94CB9">
        <w:rPr>
          <w:sz w:val="28"/>
          <w:szCs w:val="28"/>
          <w:lang w:val="fr-FR"/>
          <w:rPrChange w:id="11159" w:author="Peng Luqi" w:date="2019-10-13T14:50:00Z">
            <w:rPr>
              <w:lang w:val="fr-FR"/>
            </w:rPr>
          </w:rPrChange>
        </w:rPr>
        <w:t>au</w:t>
      </w:r>
      <w:r w:rsidRPr="00F94CB9">
        <w:rPr>
          <w:spacing w:val="-14"/>
          <w:sz w:val="28"/>
          <w:szCs w:val="28"/>
          <w:lang w:val="fr-FR"/>
          <w:rPrChange w:id="11160" w:author="Peng Luqi" w:date="2019-10-13T14:50:00Z">
            <w:rPr>
              <w:spacing w:val="-14"/>
              <w:lang w:val="fr-FR"/>
            </w:rPr>
          </w:rPrChange>
        </w:rPr>
        <w:t xml:space="preserve"> </w:t>
      </w:r>
      <w:r w:rsidRPr="00F94CB9">
        <w:rPr>
          <w:sz w:val="28"/>
          <w:szCs w:val="28"/>
          <w:lang w:val="fr-FR"/>
          <w:rPrChange w:id="11161" w:author="Peng Luqi" w:date="2019-10-13T14:50:00Z">
            <w:rPr>
              <w:lang w:val="fr-FR"/>
            </w:rPr>
          </w:rPrChange>
        </w:rPr>
        <w:t>prix</w:t>
      </w:r>
      <w:r w:rsidRPr="00F94CB9">
        <w:rPr>
          <w:spacing w:val="-13"/>
          <w:sz w:val="28"/>
          <w:szCs w:val="28"/>
          <w:lang w:val="fr-FR"/>
          <w:rPrChange w:id="11162" w:author="Peng Luqi" w:date="2019-10-13T14:50:00Z">
            <w:rPr>
              <w:spacing w:val="-13"/>
              <w:lang w:val="fr-FR"/>
            </w:rPr>
          </w:rPrChange>
        </w:rPr>
        <w:t xml:space="preserve"> </w:t>
      </w:r>
      <w:r w:rsidRPr="00F94CB9">
        <w:rPr>
          <w:sz w:val="28"/>
          <w:szCs w:val="28"/>
          <w:lang w:val="fr-FR"/>
          <w:rPrChange w:id="11163" w:author="Peng Luqi" w:date="2019-10-13T14:50:00Z">
            <w:rPr>
              <w:lang w:val="fr-FR"/>
            </w:rPr>
          </w:rPrChange>
        </w:rPr>
        <w:t>fort.</w:t>
      </w:r>
      <w:r w:rsidRPr="00F94CB9">
        <w:rPr>
          <w:spacing w:val="-14"/>
          <w:sz w:val="28"/>
          <w:szCs w:val="28"/>
          <w:lang w:val="fr-FR"/>
          <w:rPrChange w:id="11164" w:author="Peng Luqi" w:date="2019-10-13T14:50:00Z">
            <w:rPr>
              <w:spacing w:val="-14"/>
              <w:lang w:val="fr-FR"/>
            </w:rPr>
          </w:rPrChange>
        </w:rPr>
        <w:t xml:space="preserve"> </w:t>
      </w:r>
      <w:r w:rsidRPr="00F94CB9">
        <w:rPr>
          <w:sz w:val="28"/>
          <w:szCs w:val="28"/>
          <w:lang w:val="fr-FR"/>
          <w:rPrChange w:id="11165" w:author="Peng Luqi" w:date="2019-10-13T14:50:00Z">
            <w:rPr>
              <w:lang w:val="fr-FR"/>
            </w:rPr>
          </w:rPrChange>
        </w:rPr>
        <w:t>A</w:t>
      </w:r>
      <w:r w:rsidRPr="00F94CB9">
        <w:rPr>
          <w:spacing w:val="-14"/>
          <w:sz w:val="28"/>
          <w:szCs w:val="28"/>
          <w:lang w:val="fr-FR"/>
          <w:rPrChange w:id="11166" w:author="Peng Luqi" w:date="2019-10-13T14:50:00Z">
            <w:rPr>
              <w:spacing w:val="-14"/>
              <w:lang w:val="fr-FR"/>
            </w:rPr>
          </w:rPrChange>
        </w:rPr>
        <w:t xml:space="preserve"> </w:t>
      </w:r>
      <w:r w:rsidRPr="00F94CB9">
        <w:rPr>
          <w:sz w:val="28"/>
          <w:szCs w:val="28"/>
          <w:lang w:val="fr-FR"/>
          <w:rPrChange w:id="11167" w:author="Peng Luqi" w:date="2019-10-13T14:50:00Z">
            <w:rPr>
              <w:lang w:val="fr-FR"/>
            </w:rPr>
          </w:rPrChange>
        </w:rPr>
        <w:t>ce</w:t>
      </w:r>
      <w:r w:rsidRPr="00F94CB9">
        <w:rPr>
          <w:spacing w:val="-13"/>
          <w:sz w:val="28"/>
          <w:szCs w:val="28"/>
          <w:lang w:val="fr-FR"/>
          <w:rPrChange w:id="11168" w:author="Peng Luqi" w:date="2019-10-13T14:50:00Z">
            <w:rPr>
              <w:spacing w:val="-13"/>
              <w:lang w:val="fr-FR"/>
            </w:rPr>
          </w:rPrChange>
        </w:rPr>
        <w:t xml:space="preserve"> </w:t>
      </w:r>
      <w:r w:rsidRPr="00F94CB9">
        <w:rPr>
          <w:sz w:val="28"/>
          <w:szCs w:val="28"/>
          <w:lang w:val="fr-FR"/>
          <w:rPrChange w:id="11169" w:author="Peng Luqi" w:date="2019-10-13T14:50:00Z">
            <w:rPr>
              <w:lang w:val="fr-FR"/>
            </w:rPr>
          </w:rPrChange>
        </w:rPr>
        <w:t>moment-là,</w:t>
      </w:r>
      <w:r w:rsidRPr="00F94CB9">
        <w:rPr>
          <w:spacing w:val="-14"/>
          <w:sz w:val="28"/>
          <w:szCs w:val="28"/>
          <w:lang w:val="fr-FR"/>
          <w:rPrChange w:id="11170" w:author="Peng Luqi" w:date="2019-10-13T14:50:00Z">
            <w:rPr>
              <w:spacing w:val="-14"/>
              <w:lang w:val="fr-FR"/>
            </w:rPr>
          </w:rPrChange>
        </w:rPr>
        <w:t xml:space="preserve"> </w:t>
      </w:r>
      <w:r w:rsidRPr="00F94CB9">
        <w:rPr>
          <w:sz w:val="28"/>
          <w:szCs w:val="28"/>
          <w:lang w:val="fr-FR"/>
          <w:rPrChange w:id="11171" w:author="Peng Luqi" w:date="2019-10-13T14:50:00Z">
            <w:rPr>
              <w:lang w:val="fr-FR"/>
            </w:rPr>
          </w:rPrChange>
        </w:rPr>
        <w:t>souhaiteriez-vous</w:t>
      </w:r>
      <w:r w:rsidRPr="00F94CB9">
        <w:rPr>
          <w:spacing w:val="-13"/>
          <w:sz w:val="28"/>
          <w:szCs w:val="28"/>
          <w:lang w:val="fr-FR"/>
          <w:rPrChange w:id="11172" w:author="Peng Luqi" w:date="2019-10-13T14:50:00Z">
            <w:rPr>
              <w:spacing w:val="-13"/>
              <w:lang w:val="fr-FR"/>
            </w:rPr>
          </w:rPrChange>
        </w:rPr>
        <w:t xml:space="preserve"> </w:t>
      </w:r>
      <w:r w:rsidRPr="00F94CB9">
        <w:rPr>
          <w:sz w:val="28"/>
          <w:szCs w:val="28"/>
          <w:lang w:val="fr-FR"/>
          <w:rPrChange w:id="11173" w:author="Peng Luqi" w:date="2019-10-13T14:50:00Z">
            <w:rPr>
              <w:lang w:val="fr-FR"/>
            </w:rPr>
          </w:rPrChange>
        </w:rPr>
        <w:t>toujours jouer</w:t>
      </w:r>
      <w:r w:rsidRPr="00F94CB9">
        <w:rPr>
          <w:spacing w:val="-2"/>
          <w:sz w:val="28"/>
          <w:szCs w:val="28"/>
          <w:lang w:val="fr-FR"/>
          <w:rPrChange w:id="11174" w:author="Peng Luqi" w:date="2019-10-13T14:50:00Z">
            <w:rPr>
              <w:spacing w:val="-2"/>
              <w:lang w:val="fr-FR"/>
            </w:rPr>
          </w:rPrChange>
        </w:rPr>
        <w:t xml:space="preserve"> </w:t>
      </w:r>
      <w:r w:rsidRPr="00F94CB9">
        <w:rPr>
          <w:sz w:val="28"/>
          <w:szCs w:val="28"/>
          <w:lang w:val="fr-FR"/>
          <w:rPrChange w:id="11175" w:author="Peng Luqi" w:date="2019-10-13T14:50:00Z">
            <w:rPr>
              <w:lang w:val="fr-FR"/>
            </w:rPr>
          </w:rPrChange>
        </w:rPr>
        <w:t>?</w:t>
      </w:r>
    </w:p>
    <w:p w:rsidR="002B38DF" w:rsidRPr="00F94CB9" w:rsidRDefault="002B38DF">
      <w:pPr>
        <w:pStyle w:val="a3"/>
        <w:ind w:left="170" w:right="170"/>
        <w:jc w:val="both"/>
        <w:rPr>
          <w:lang w:val="fr-FR"/>
          <w:rPrChange w:id="11176" w:author="Peng Luqi" w:date="2019-10-13T14:50:00Z">
            <w:rPr>
              <w:sz w:val="23"/>
              <w:lang w:val="fr-FR"/>
            </w:rPr>
          </w:rPrChange>
        </w:rPr>
        <w:pPrChange w:id="11177" w:author="Peng Luqi" w:date="2019-10-13T14:20:00Z">
          <w:pPr>
            <w:pStyle w:val="a3"/>
            <w:spacing w:before="4"/>
          </w:pPr>
        </w:pPrChange>
      </w:pPr>
    </w:p>
    <w:p w:rsidR="002B38DF" w:rsidRPr="00F94CB9" w:rsidRDefault="00716360">
      <w:pPr>
        <w:ind w:left="170" w:right="170"/>
        <w:jc w:val="both"/>
        <w:rPr>
          <w:sz w:val="28"/>
          <w:szCs w:val="28"/>
          <w:lang w:val="fr-FR"/>
          <w:rPrChange w:id="11178" w:author="Peng Luqi" w:date="2019-10-13T14:50:00Z">
            <w:rPr>
              <w:lang w:val="fr-FR"/>
            </w:rPr>
          </w:rPrChange>
        </w:rPr>
        <w:pPrChange w:id="11179" w:author="Peng Luqi" w:date="2019-10-13T14:20:00Z">
          <w:pPr>
            <w:spacing w:line="266" w:lineRule="auto"/>
            <w:ind w:left="130" w:right="181"/>
            <w:jc w:val="both"/>
          </w:pPr>
        </w:pPrChange>
      </w:pPr>
      <w:r w:rsidRPr="00F94CB9">
        <w:rPr>
          <w:sz w:val="28"/>
          <w:szCs w:val="28"/>
          <w:lang w:val="fr-FR"/>
          <w:rPrChange w:id="11180" w:author="Peng Luqi" w:date="2019-10-13T14:50:00Z">
            <w:rPr>
              <w:lang w:val="fr-FR"/>
            </w:rPr>
          </w:rPrChange>
        </w:rPr>
        <w:lastRenderedPageBreak/>
        <w:t>Même si vous êtes stupide, vous n</w:t>
      </w:r>
      <w:del w:id="11181" w:author="Peng Luqi" w:date="2019-10-13T14:43:00Z">
        <w:r w:rsidRPr="00F94CB9" w:rsidDel="00EF666F">
          <w:rPr>
            <w:sz w:val="28"/>
            <w:szCs w:val="28"/>
            <w:lang w:val="fr-FR"/>
            <w:rPrChange w:id="11182" w:author="Peng Luqi" w:date="2019-10-13T14:50:00Z">
              <w:rPr>
                <w:lang w:val="fr-FR"/>
              </w:rPr>
            </w:rPrChange>
          </w:rPr>
          <w:delText>’</w:delText>
        </w:r>
      </w:del>
      <w:ins w:id="11183" w:author="Peng Luqi" w:date="2019-10-13T14:43:00Z">
        <w:r w:rsidR="00EF666F" w:rsidRPr="00F94CB9">
          <w:rPr>
            <w:sz w:val="28"/>
            <w:szCs w:val="28"/>
            <w:lang w:val="fr-FR"/>
            <w:rPrChange w:id="11184" w:author="Peng Luqi" w:date="2019-10-13T14:50:00Z">
              <w:rPr>
                <w:lang w:val="fr-FR"/>
              </w:rPr>
            </w:rPrChange>
          </w:rPr>
          <w:t>’</w:t>
        </w:r>
      </w:ins>
      <w:r w:rsidRPr="00F94CB9">
        <w:rPr>
          <w:sz w:val="28"/>
          <w:szCs w:val="28"/>
          <w:lang w:val="fr-FR"/>
          <w:rPrChange w:id="11185" w:author="Peng Luqi" w:date="2019-10-13T14:50:00Z">
            <w:rPr>
              <w:lang w:val="fr-FR"/>
            </w:rPr>
          </w:rPrChange>
        </w:rPr>
        <w:t>êtes pas idiot ! Après tout, si vous lisez ce livre, c</w:t>
      </w:r>
      <w:del w:id="11186" w:author="Peng Luqi" w:date="2019-10-13T14:43:00Z">
        <w:r w:rsidRPr="00F94CB9" w:rsidDel="00EF666F">
          <w:rPr>
            <w:sz w:val="28"/>
            <w:szCs w:val="28"/>
            <w:lang w:val="fr-FR"/>
            <w:rPrChange w:id="11187" w:author="Peng Luqi" w:date="2019-10-13T14:50:00Z">
              <w:rPr>
                <w:lang w:val="fr-FR"/>
              </w:rPr>
            </w:rPrChange>
          </w:rPr>
          <w:delText>’</w:delText>
        </w:r>
      </w:del>
      <w:ins w:id="11188" w:author="Peng Luqi" w:date="2019-10-13T14:43:00Z">
        <w:r w:rsidR="00EF666F" w:rsidRPr="00F94CB9">
          <w:rPr>
            <w:sz w:val="28"/>
            <w:szCs w:val="28"/>
            <w:lang w:val="fr-FR"/>
            <w:rPrChange w:id="11189" w:author="Peng Luqi" w:date="2019-10-13T14:50:00Z">
              <w:rPr>
                <w:lang w:val="fr-FR"/>
              </w:rPr>
            </w:rPrChange>
          </w:rPr>
          <w:t>’</w:t>
        </w:r>
      </w:ins>
      <w:r w:rsidRPr="00F94CB9">
        <w:rPr>
          <w:sz w:val="28"/>
          <w:szCs w:val="28"/>
          <w:lang w:val="fr-FR"/>
          <w:rPrChange w:id="11190" w:author="Peng Luqi" w:date="2019-10-13T14:50:00Z">
            <w:rPr>
              <w:lang w:val="fr-FR"/>
            </w:rPr>
          </w:rPrChange>
        </w:rPr>
        <w:t>est que vous êtes avisé,</w:t>
      </w:r>
      <w:r w:rsidRPr="00F94CB9">
        <w:rPr>
          <w:spacing w:val="-12"/>
          <w:sz w:val="28"/>
          <w:szCs w:val="28"/>
          <w:lang w:val="fr-FR"/>
          <w:rPrChange w:id="11191" w:author="Peng Luqi" w:date="2019-10-13T14:50:00Z">
            <w:rPr>
              <w:spacing w:val="-12"/>
              <w:lang w:val="fr-FR"/>
            </w:rPr>
          </w:rPrChange>
        </w:rPr>
        <w:t xml:space="preserve"> </w:t>
      </w:r>
      <w:r w:rsidRPr="00F94CB9">
        <w:rPr>
          <w:sz w:val="28"/>
          <w:szCs w:val="28"/>
          <w:lang w:val="fr-FR"/>
          <w:rPrChange w:id="11192" w:author="Peng Luqi" w:date="2019-10-13T14:50:00Z">
            <w:rPr>
              <w:lang w:val="fr-FR"/>
            </w:rPr>
          </w:rPrChange>
        </w:rPr>
        <w:t>n</w:t>
      </w:r>
      <w:del w:id="11193" w:author="Peng Luqi" w:date="2019-10-13T14:43:00Z">
        <w:r w:rsidRPr="00F94CB9" w:rsidDel="00EF666F">
          <w:rPr>
            <w:sz w:val="28"/>
            <w:szCs w:val="28"/>
            <w:lang w:val="fr-FR"/>
            <w:rPrChange w:id="11194" w:author="Peng Luqi" w:date="2019-10-13T14:50:00Z">
              <w:rPr>
                <w:lang w:val="fr-FR"/>
              </w:rPr>
            </w:rPrChange>
          </w:rPr>
          <w:delText>’</w:delText>
        </w:r>
      </w:del>
      <w:ins w:id="11195" w:author="Peng Luqi" w:date="2019-10-13T14:43:00Z">
        <w:r w:rsidR="00EF666F" w:rsidRPr="00F94CB9">
          <w:rPr>
            <w:sz w:val="28"/>
            <w:szCs w:val="28"/>
            <w:lang w:val="fr-FR"/>
            <w:rPrChange w:id="11196" w:author="Peng Luqi" w:date="2019-10-13T14:50:00Z">
              <w:rPr>
                <w:lang w:val="fr-FR"/>
              </w:rPr>
            </w:rPrChange>
          </w:rPr>
          <w:t>’</w:t>
        </w:r>
      </w:ins>
      <w:r w:rsidRPr="00F94CB9">
        <w:rPr>
          <w:sz w:val="28"/>
          <w:szCs w:val="28"/>
          <w:lang w:val="fr-FR"/>
          <w:rPrChange w:id="11197" w:author="Peng Luqi" w:date="2019-10-13T14:50:00Z">
            <w:rPr>
              <w:lang w:val="fr-FR"/>
            </w:rPr>
          </w:rPrChange>
        </w:rPr>
        <w:t>est-ce</w:t>
      </w:r>
      <w:r w:rsidRPr="00F94CB9">
        <w:rPr>
          <w:spacing w:val="-11"/>
          <w:sz w:val="28"/>
          <w:szCs w:val="28"/>
          <w:lang w:val="fr-FR"/>
          <w:rPrChange w:id="11198" w:author="Peng Luqi" w:date="2019-10-13T14:50:00Z">
            <w:rPr>
              <w:spacing w:val="-11"/>
              <w:lang w:val="fr-FR"/>
            </w:rPr>
          </w:rPrChange>
        </w:rPr>
        <w:t xml:space="preserve"> </w:t>
      </w:r>
      <w:r w:rsidRPr="00F94CB9">
        <w:rPr>
          <w:sz w:val="28"/>
          <w:szCs w:val="28"/>
          <w:lang w:val="fr-FR"/>
          <w:rPrChange w:id="11199" w:author="Peng Luqi" w:date="2019-10-13T14:50:00Z">
            <w:rPr>
              <w:lang w:val="fr-FR"/>
            </w:rPr>
          </w:rPrChange>
        </w:rPr>
        <w:t>pas</w:t>
      </w:r>
      <w:r w:rsidRPr="00F94CB9">
        <w:rPr>
          <w:spacing w:val="-11"/>
          <w:sz w:val="28"/>
          <w:szCs w:val="28"/>
          <w:lang w:val="fr-FR"/>
          <w:rPrChange w:id="11200" w:author="Peng Luqi" w:date="2019-10-13T14:50:00Z">
            <w:rPr>
              <w:spacing w:val="-11"/>
              <w:lang w:val="fr-FR"/>
            </w:rPr>
          </w:rPrChange>
        </w:rPr>
        <w:t xml:space="preserve"> </w:t>
      </w:r>
      <w:r w:rsidRPr="00F94CB9">
        <w:rPr>
          <w:sz w:val="28"/>
          <w:szCs w:val="28"/>
          <w:lang w:val="fr-FR"/>
          <w:rPrChange w:id="11201" w:author="Peng Luqi" w:date="2019-10-13T14:50:00Z">
            <w:rPr>
              <w:lang w:val="fr-FR"/>
            </w:rPr>
          </w:rPrChange>
        </w:rPr>
        <w:t>?</w:t>
      </w:r>
      <w:r w:rsidRPr="00F94CB9">
        <w:rPr>
          <w:spacing w:val="-11"/>
          <w:sz w:val="28"/>
          <w:szCs w:val="28"/>
          <w:lang w:val="fr-FR"/>
          <w:rPrChange w:id="11202" w:author="Peng Luqi" w:date="2019-10-13T14:50:00Z">
            <w:rPr>
              <w:spacing w:val="-11"/>
              <w:lang w:val="fr-FR"/>
            </w:rPr>
          </w:rPrChange>
        </w:rPr>
        <w:t xml:space="preserve"> </w:t>
      </w:r>
      <w:r w:rsidRPr="00F94CB9">
        <w:rPr>
          <w:sz w:val="28"/>
          <w:szCs w:val="28"/>
          <w:lang w:val="fr-FR"/>
          <w:rPrChange w:id="11203" w:author="Peng Luqi" w:date="2019-10-13T14:50:00Z">
            <w:rPr>
              <w:lang w:val="fr-FR"/>
            </w:rPr>
          </w:rPrChange>
        </w:rPr>
        <w:t>A</w:t>
      </w:r>
      <w:r w:rsidRPr="00F94CB9">
        <w:rPr>
          <w:spacing w:val="-13"/>
          <w:sz w:val="28"/>
          <w:szCs w:val="28"/>
          <w:lang w:val="fr-FR"/>
          <w:rPrChange w:id="11204" w:author="Peng Luqi" w:date="2019-10-13T14:50:00Z">
            <w:rPr>
              <w:spacing w:val="-13"/>
              <w:lang w:val="fr-FR"/>
            </w:rPr>
          </w:rPrChange>
        </w:rPr>
        <w:t xml:space="preserve"> </w:t>
      </w:r>
      <w:r w:rsidRPr="00F94CB9">
        <w:rPr>
          <w:sz w:val="28"/>
          <w:szCs w:val="28"/>
          <w:lang w:val="fr-FR"/>
          <w:rPrChange w:id="11205" w:author="Peng Luqi" w:date="2019-10-13T14:50:00Z">
            <w:rPr>
              <w:lang w:val="fr-FR"/>
            </w:rPr>
          </w:rPrChange>
        </w:rPr>
        <w:t>vrai</w:t>
      </w:r>
      <w:r w:rsidRPr="00F94CB9">
        <w:rPr>
          <w:spacing w:val="-11"/>
          <w:sz w:val="28"/>
          <w:szCs w:val="28"/>
          <w:lang w:val="fr-FR"/>
          <w:rPrChange w:id="11206" w:author="Peng Luqi" w:date="2019-10-13T14:50:00Z">
            <w:rPr>
              <w:spacing w:val="-11"/>
              <w:lang w:val="fr-FR"/>
            </w:rPr>
          </w:rPrChange>
        </w:rPr>
        <w:t xml:space="preserve"> </w:t>
      </w:r>
      <w:r w:rsidRPr="00F94CB9">
        <w:rPr>
          <w:sz w:val="28"/>
          <w:szCs w:val="28"/>
          <w:lang w:val="fr-FR"/>
          <w:rPrChange w:id="11207" w:author="Peng Luqi" w:date="2019-10-13T14:50:00Z">
            <w:rPr>
              <w:lang w:val="fr-FR"/>
            </w:rPr>
          </w:rPrChange>
        </w:rPr>
        <w:t>dire,</w:t>
      </w:r>
      <w:r w:rsidRPr="00F94CB9">
        <w:rPr>
          <w:spacing w:val="-11"/>
          <w:sz w:val="28"/>
          <w:szCs w:val="28"/>
          <w:lang w:val="fr-FR"/>
          <w:rPrChange w:id="11208" w:author="Peng Luqi" w:date="2019-10-13T14:50:00Z">
            <w:rPr>
              <w:spacing w:val="-11"/>
              <w:lang w:val="fr-FR"/>
            </w:rPr>
          </w:rPrChange>
        </w:rPr>
        <w:t xml:space="preserve"> </w:t>
      </w:r>
      <w:r w:rsidRPr="00F94CB9">
        <w:rPr>
          <w:sz w:val="28"/>
          <w:szCs w:val="28"/>
          <w:lang w:val="fr-FR"/>
          <w:rPrChange w:id="11209" w:author="Peng Luqi" w:date="2019-10-13T14:50:00Z">
            <w:rPr>
              <w:lang w:val="fr-FR"/>
            </w:rPr>
          </w:rPrChange>
        </w:rPr>
        <w:t>ces</w:t>
      </w:r>
      <w:r w:rsidRPr="00F94CB9">
        <w:rPr>
          <w:spacing w:val="-11"/>
          <w:sz w:val="28"/>
          <w:szCs w:val="28"/>
          <w:lang w:val="fr-FR"/>
          <w:rPrChange w:id="11210" w:author="Peng Luqi" w:date="2019-10-13T14:50:00Z">
            <w:rPr>
              <w:spacing w:val="-11"/>
              <w:lang w:val="fr-FR"/>
            </w:rPr>
          </w:rPrChange>
        </w:rPr>
        <w:t xml:space="preserve"> </w:t>
      </w:r>
      <w:r w:rsidRPr="00F94CB9">
        <w:rPr>
          <w:sz w:val="28"/>
          <w:szCs w:val="28"/>
          <w:lang w:val="fr-FR"/>
          <w:rPrChange w:id="11211" w:author="Peng Luqi" w:date="2019-10-13T14:50:00Z">
            <w:rPr>
              <w:lang w:val="fr-FR"/>
            </w:rPr>
          </w:rPrChange>
        </w:rPr>
        <w:t>pauvres</w:t>
      </w:r>
      <w:r w:rsidRPr="00F94CB9">
        <w:rPr>
          <w:spacing w:val="-12"/>
          <w:sz w:val="28"/>
          <w:szCs w:val="28"/>
          <w:lang w:val="fr-FR"/>
          <w:rPrChange w:id="11212" w:author="Peng Luqi" w:date="2019-10-13T14:50:00Z">
            <w:rPr>
              <w:spacing w:val="-12"/>
              <w:lang w:val="fr-FR"/>
            </w:rPr>
          </w:rPrChange>
        </w:rPr>
        <w:t xml:space="preserve"> </w:t>
      </w:r>
      <w:r w:rsidRPr="00F94CB9">
        <w:rPr>
          <w:sz w:val="28"/>
          <w:szCs w:val="28"/>
          <w:lang w:val="fr-FR"/>
          <w:rPrChange w:id="11213" w:author="Peng Luqi" w:date="2019-10-13T14:50:00Z">
            <w:rPr>
              <w:lang w:val="fr-FR"/>
            </w:rPr>
          </w:rPrChange>
        </w:rPr>
        <w:t>amateurs</w:t>
      </w:r>
      <w:r w:rsidRPr="00F94CB9">
        <w:rPr>
          <w:spacing w:val="-11"/>
          <w:sz w:val="28"/>
          <w:szCs w:val="28"/>
          <w:lang w:val="fr-FR"/>
          <w:rPrChange w:id="11214" w:author="Peng Luqi" w:date="2019-10-13T14:50:00Z">
            <w:rPr>
              <w:spacing w:val="-11"/>
              <w:lang w:val="fr-FR"/>
            </w:rPr>
          </w:rPrChange>
        </w:rPr>
        <w:t xml:space="preserve"> </w:t>
      </w:r>
      <w:r w:rsidRPr="00F94CB9">
        <w:rPr>
          <w:sz w:val="28"/>
          <w:szCs w:val="28"/>
          <w:lang w:val="fr-FR"/>
          <w:rPrChange w:id="11215" w:author="Peng Luqi" w:date="2019-10-13T14:50:00Z">
            <w:rPr>
              <w:lang w:val="fr-FR"/>
            </w:rPr>
          </w:rPrChange>
        </w:rPr>
        <w:t>ne</w:t>
      </w:r>
      <w:r w:rsidRPr="00F94CB9">
        <w:rPr>
          <w:spacing w:val="-11"/>
          <w:sz w:val="28"/>
          <w:szCs w:val="28"/>
          <w:lang w:val="fr-FR"/>
          <w:rPrChange w:id="11216" w:author="Peng Luqi" w:date="2019-10-13T14:50:00Z">
            <w:rPr>
              <w:spacing w:val="-11"/>
              <w:lang w:val="fr-FR"/>
            </w:rPr>
          </w:rPrChange>
        </w:rPr>
        <w:t xml:space="preserve"> </w:t>
      </w:r>
      <w:r w:rsidRPr="00F94CB9">
        <w:rPr>
          <w:sz w:val="28"/>
          <w:szCs w:val="28"/>
          <w:lang w:val="fr-FR"/>
          <w:rPrChange w:id="11217" w:author="Peng Luqi" w:date="2019-10-13T14:50:00Z">
            <w:rPr>
              <w:lang w:val="fr-FR"/>
            </w:rPr>
          </w:rPrChange>
        </w:rPr>
        <w:t>sont</w:t>
      </w:r>
      <w:r w:rsidRPr="00F94CB9">
        <w:rPr>
          <w:spacing w:val="-11"/>
          <w:sz w:val="28"/>
          <w:szCs w:val="28"/>
          <w:lang w:val="fr-FR"/>
          <w:rPrChange w:id="11218" w:author="Peng Luqi" w:date="2019-10-13T14:50:00Z">
            <w:rPr>
              <w:spacing w:val="-11"/>
              <w:lang w:val="fr-FR"/>
            </w:rPr>
          </w:rPrChange>
        </w:rPr>
        <w:t xml:space="preserve"> </w:t>
      </w:r>
      <w:r w:rsidRPr="00F94CB9">
        <w:rPr>
          <w:sz w:val="28"/>
          <w:szCs w:val="28"/>
          <w:lang w:val="fr-FR"/>
          <w:rPrChange w:id="11219" w:author="Peng Luqi" w:date="2019-10-13T14:50:00Z">
            <w:rPr>
              <w:lang w:val="fr-FR"/>
            </w:rPr>
          </w:rPrChange>
        </w:rPr>
        <w:t>pas</w:t>
      </w:r>
      <w:r w:rsidRPr="00F94CB9">
        <w:rPr>
          <w:spacing w:val="-11"/>
          <w:sz w:val="28"/>
          <w:szCs w:val="28"/>
          <w:lang w:val="fr-FR"/>
          <w:rPrChange w:id="11220" w:author="Peng Luqi" w:date="2019-10-13T14:50:00Z">
            <w:rPr>
              <w:spacing w:val="-11"/>
              <w:lang w:val="fr-FR"/>
            </w:rPr>
          </w:rPrChange>
        </w:rPr>
        <w:t xml:space="preserve"> </w:t>
      </w:r>
      <w:r w:rsidRPr="00F94CB9">
        <w:rPr>
          <w:sz w:val="28"/>
          <w:szCs w:val="28"/>
          <w:lang w:val="fr-FR"/>
          <w:rPrChange w:id="11221" w:author="Peng Luqi" w:date="2019-10-13T14:50:00Z">
            <w:rPr>
              <w:lang w:val="fr-FR"/>
            </w:rPr>
          </w:rPrChange>
        </w:rPr>
        <w:t>stupides,</w:t>
      </w:r>
      <w:r w:rsidRPr="00F94CB9">
        <w:rPr>
          <w:spacing w:val="-12"/>
          <w:sz w:val="28"/>
          <w:szCs w:val="28"/>
          <w:lang w:val="fr-FR"/>
          <w:rPrChange w:id="11222" w:author="Peng Luqi" w:date="2019-10-13T14:50:00Z">
            <w:rPr>
              <w:spacing w:val="-12"/>
              <w:lang w:val="fr-FR"/>
            </w:rPr>
          </w:rPrChange>
        </w:rPr>
        <w:t xml:space="preserve"> </w:t>
      </w:r>
      <w:r w:rsidRPr="00F94CB9">
        <w:rPr>
          <w:sz w:val="28"/>
          <w:szCs w:val="28"/>
          <w:lang w:val="fr-FR"/>
          <w:rPrChange w:id="11223" w:author="Peng Luqi" w:date="2019-10-13T14:50:00Z">
            <w:rPr>
              <w:lang w:val="fr-FR"/>
            </w:rPr>
          </w:rPrChange>
        </w:rPr>
        <w:t>ils</w:t>
      </w:r>
      <w:r w:rsidRPr="00F94CB9">
        <w:rPr>
          <w:spacing w:val="-11"/>
          <w:sz w:val="28"/>
          <w:szCs w:val="28"/>
          <w:lang w:val="fr-FR"/>
          <w:rPrChange w:id="11224" w:author="Peng Luqi" w:date="2019-10-13T14:50:00Z">
            <w:rPr>
              <w:spacing w:val="-11"/>
              <w:lang w:val="fr-FR"/>
            </w:rPr>
          </w:rPrChange>
        </w:rPr>
        <w:t xml:space="preserve"> </w:t>
      </w:r>
      <w:r w:rsidRPr="00F94CB9">
        <w:rPr>
          <w:sz w:val="28"/>
          <w:szCs w:val="28"/>
          <w:lang w:val="fr-FR"/>
          <w:rPrChange w:id="11225" w:author="Peng Luqi" w:date="2019-10-13T14:50:00Z">
            <w:rPr>
              <w:lang w:val="fr-FR"/>
            </w:rPr>
          </w:rPrChange>
        </w:rPr>
        <w:t>sont</w:t>
      </w:r>
      <w:r w:rsidRPr="00F94CB9">
        <w:rPr>
          <w:spacing w:val="-11"/>
          <w:sz w:val="28"/>
          <w:szCs w:val="28"/>
          <w:lang w:val="fr-FR"/>
          <w:rPrChange w:id="11226" w:author="Peng Luqi" w:date="2019-10-13T14:50:00Z">
            <w:rPr>
              <w:spacing w:val="-11"/>
              <w:lang w:val="fr-FR"/>
            </w:rPr>
          </w:rPrChange>
        </w:rPr>
        <w:t xml:space="preserve"> </w:t>
      </w:r>
      <w:r w:rsidRPr="00F94CB9">
        <w:rPr>
          <w:sz w:val="28"/>
          <w:szCs w:val="28"/>
          <w:lang w:val="fr-FR"/>
          <w:rPrChange w:id="11227" w:author="Peng Luqi" w:date="2019-10-13T14:50:00Z">
            <w:rPr>
              <w:lang w:val="fr-FR"/>
            </w:rPr>
          </w:rPrChange>
        </w:rPr>
        <w:t>seulement</w:t>
      </w:r>
      <w:r w:rsidRPr="00F94CB9">
        <w:rPr>
          <w:spacing w:val="-11"/>
          <w:sz w:val="28"/>
          <w:szCs w:val="28"/>
          <w:lang w:val="fr-FR"/>
          <w:rPrChange w:id="11228" w:author="Peng Luqi" w:date="2019-10-13T14:50:00Z">
            <w:rPr>
              <w:spacing w:val="-11"/>
              <w:lang w:val="fr-FR"/>
            </w:rPr>
          </w:rPrChange>
        </w:rPr>
        <w:t xml:space="preserve"> </w:t>
      </w:r>
      <w:r w:rsidRPr="00F94CB9">
        <w:rPr>
          <w:sz w:val="28"/>
          <w:szCs w:val="28"/>
          <w:lang w:val="fr-FR"/>
          <w:rPrChange w:id="11229" w:author="Peng Luqi" w:date="2019-10-13T14:50:00Z">
            <w:rPr>
              <w:lang w:val="fr-FR"/>
            </w:rPr>
          </w:rPrChange>
        </w:rPr>
        <w:t>ignorants, de sorte qu</w:t>
      </w:r>
      <w:del w:id="11230" w:author="Peng Luqi" w:date="2019-10-13T14:43:00Z">
        <w:r w:rsidRPr="00F94CB9" w:rsidDel="00EF666F">
          <w:rPr>
            <w:sz w:val="28"/>
            <w:szCs w:val="28"/>
            <w:lang w:val="fr-FR"/>
            <w:rPrChange w:id="11231" w:author="Peng Luqi" w:date="2019-10-13T14:50:00Z">
              <w:rPr>
                <w:lang w:val="fr-FR"/>
              </w:rPr>
            </w:rPrChange>
          </w:rPr>
          <w:delText>’</w:delText>
        </w:r>
      </w:del>
      <w:ins w:id="11232" w:author="Peng Luqi" w:date="2019-10-13T14:43:00Z">
        <w:r w:rsidR="00EF666F" w:rsidRPr="00F94CB9">
          <w:rPr>
            <w:sz w:val="28"/>
            <w:szCs w:val="28"/>
            <w:lang w:val="fr-FR"/>
            <w:rPrChange w:id="11233" w:author="Peng Luqi" w:date="2019-10-13T14:50:00Z">
              <w:rPr>
                <w:lang w:val="fr-FR"/>
              </w:rPr>
            </w:rPrChange>
          </w:rPr>
          <w:t>’</w:t>
        </w:r>
      </w:ins>
      <w:r w:rsidRPr="00F94CB9">
        <w:rPr>
          <w:sz w:val="28"/>
          <w:szCs w:val="28"/>
          <w:lang w:val="fr-FR"/>
          <w:rPrChange w:id="11234" w:author="Peng Luqi" w:date="2019-10-13T14:50:00Z">
            <w:rPr>
              <w:lang w:val="fr-FR"/>
            </w:rPr>
          </w:rPrChange>
        </w:rPr>
        <w:t>ils sont facilement séduits par des apparences, comme les hommes primitifs sont superstitieux.</w:t>
      </w:r>
    </w:p>
    <w:p w:rsidR="002B38DF" w:rsidRPr="00F94CB9" w:rsidRDefault="002B38DF">
      <w:pPr>
        <w:pStyle w:val="a3"/>
        <w:ind w:left="170" w:right="170"/>
        <w:jc w:val="both"/>
        <w:rPr>
          <w:lang w:val="fr-FR"/>
          <w:rPrChange w:id="11235" w:author="Peng Luqi" w:date="2019-10-13T14:50:00Z">
            <w:rPr>
              <w:sz w:val="24"/>
              <w:lang w:val="fr-FR"/>
            </w:rPr>
          </w:rPrChange>
        </w:rPr>
        <w:pPrChange w:id="11236" w:author="Peng Luqi" w:date="2019-10-13T14:20:00Z">
          <w:pPr>
            <w:pStyle w:val="a3"/>
            <w:spacing w:before="3"/>
          </w:pPr>
        </w:pPrChange>
      </w:pPr>
    </w:p>
    <w:p w:rsidR="002B38DF" w:rsidRPr="00F94CB9" w:rsidRDefault="00716360">
      <w:pPr>
        <w:ind w:left="170" w:right="170"/>
        <w:jc w:val="both"/>
        <w:rPr>
          <w:sz w:val="28"/>
          <w:szCs w:val="28"/>
          <w:lang w:val="fr-FR"/>
          <w:rPrChange w:id="11237" w:author="Peng Luqi" w:date="2019-10-13T14:50:00Z">
            <w:rPr>
              <w:lang w:val="fr-FR"/>
            </w:rPr>
          </w:rPrChange>
        </w:rPr>
        <w:pPrChange w:id="11238" w:author="Peng Luqi" w:date="2019-10-13T14:20:00Z">
          <w:pPr>
            <w:spacing w:line="266" w:lineRule="auto"/>
            <w:ind w:left="130" w:right="183"/>
            <w:jc w:val="both"/>
          </w:pPr>
        </w:pPrChange>
      </w:pPr>
      <w:r w:rsidRPr="00F94CB9">
        <w:rPr>
          <w:sz w:val="28"/>
          <w:szCs w:val="28"/>
          <w:lang w:val="fr-FR"/>
          <w:rPrChange w:id="11239" w:author="Peng Luqi" w:date="2019-10-13T14:50:00Z">
            <w:rPr>
              <w:lang w:val="fr-FR"/>
            </w:rPr>
          </w:rPrChange>
        </w:rPr>
        <w:t>Cependant,</w:t>
      </w:r>
      <w:r w:rsidRPr="00F94CB9">
        <w:rPr>
          <w:spacing w:val="-16"/>
          <w:sz w:val="28"/>
          <w:szCs w:val="28"/>
          <w:lang w:val="fr-FR"/>
          <w:rPrChange w:id="11240" w:author="Peng Luqi" w:date="2019-10-13T14:50:00Z">
            <w:rPr>
              <w:spacing w:val="-16"/>
              <w:lang w:val="fr-FR"/>
            </w:rPr>
          </w:rPrChange>
        </w:rPr>
        <w:t xml:space="preserve"> </w:t>
      </w:r>
      <w:r w:rsidRPr="00F94CB9">
        <w:rPr>
          <w:sz w:val="28"/>
          <w:szCs w:val="28"/>
          <w:lang w:val="fr-FR"/>
          <w:rPrChange w:id="11241" w:author="Peng Luqi" w:date="2019-10-13T14:50:00Z">
            <w:rPr>
              <w:lang w:val="fr-FR"/>
            </w:rPr>
          </w:rPrChange>
        </w:rPr>
        <w:t>les</w:t>
      </w:r>
      <w:r w:rsidRPr="00F94CB9">
        <w:rPr>
          <w:spacing w:val="-16"/>
          <w:sz w:val="28"/>
          <w:szCs w:val="28"/>
          <w:lang w:val="fr-FR"/>
          <w:rPrChange w:id="11242" w:author="Peng Luqi" w:date="2019-10-13T14:50:00Z">
            <w:rPr>
              <w:spacing w:val="-16"/>
              <w:lang w:val="fr-FR"/>
            </w:rPr>
          </w:rPrChange>
        </w:rPr>
        <w:t xml:space="preserve"> </w:t>
      </w:r>
      <w:r w:rsidRPr="00F94CB9">
        <w:rPr>
          <w:sz w:val="28"/>
          <w:szCs w:val="28"/>
          <w:lang w:val="fr-FR"/>
          <w:rPrChange w:id="11243" w:author="Peng Luqi" w:date="2019-10-13T14:50:00Z">
            <w:rPr>
              <w:lang w:val="fr-FR"/>
            </w:rPr>
          </w:rPrChange>
        </w:rPr>
        <w:t>amateurs</w:t>
      </w:r>
      <w:r w:rsidRPr="00F94CB9">
        <w:rPr>
          <w:spacing w:val="-16"/>
          <w:sz w:val="28"/>
          <w:szCs w:val="28"/>
          <w:lang w:val="fr-FR"/>
          <w:rPrChange w:id="11244" w:author="Peng Luqi" w:date="2019-10-13T14:50:00Z">
            <w:rPr>
              <w:spacing w:val="-16"/>
              <w:lang w:val="fr-FR"/>
            </w:rPr>
          </w:rPrChange>
        </w:rPr>
        <w:t xml:space="preserve"> </w:t>
      </w:r>
      <w:r w:rsidRPr="00F94CB9">
        <w:rPr>
          <w:sz w:val="28"/>
          <w:szCs w:val="28"/>
          <w:lang w:val="fr-FR"/>
          <w:rPrChange w:id="11245" w:author="Peng Luqi" w:date="2019-10-13T14:50:00Z">
            <w:rPr>
              <w:lang w:val="fr-FR"/>
            </w:rPr>
          </w:rPrChange>
        </w:rPr>
        <w:t>les</w:t>
      </w:r>
      <w:r w:rsidRPr="00F94CB9">
        <w:rPr>
          <w:spacing w:val="-16"/>
          <w:sz w:val="28"/>
          <w:szCs w:val="28"/>
          <w:lang w:val="fr-FR"/>
          <w:rPrChange w:id="11246" w:author="Peng Luqi" w:date="2019-10-13T14:50:00Z">
            <w:rPr>
              <w:spacing w:val="-16"/>
              <w:lang w:val="fr-FR"/>
            </w:rPr>
          </w:rPrChange>
        </w:rPr>
        <w:t xml:space="preserve"> </w:t>
      </w:r>
      <w:r w:rsidRPr="00F94CB9">
        <w:rPr>
          <w:sz w:val="28"/>
          <w:szCs w:val="28"/>
          <w:lang w:val="fr-FR"/>
          <w:rPrChange w:id="11247" w:author="Peng Luqi" w:date="2019-10-13T14:50:00Z">
            <w:rPr>
              <w:lang w:val="fr-FR"/>
            </w:rPr>
          </w:rPrChange>
        </w:rPr>
        <w:t>plus</w:t>
      </w:r>
      <w:r w:rsidRPr="00F94CB9">
        <w:rPr>
          <w:spacing w:val="-15"/>
          <w:sz w:val="28"/>
          <w:szCs w:val="28"/>
          <w:lang w:val="fr-FR"/>
          <w:rPrChange w:id="11248" w:author="Peng Luqi" w:date="2019-10-13T14:50:00Z">
            <w:rPr>
              <w:spacing w:val="-15"/>
              <w:lang w:val="fr-FR"/>
            </w:rPr>
          </w:rPrChange>
        </w:rPr>
        <w:t xml:space="preserve"> </w:t>
      </w:r>
      <w:r w:rsidRPr="00F94CB9">
        <w:rPr>
          <w:sz w:val="28"/>
          <w:szCs w:val="28"/>
          <w:lang w:val="fr-FR"/>
          <w:rPrChange w:id="11249" w:author="Peng Luqi" w:date="2019-10-13T14:50:00Z">
            <w:rPr>
              <w:lang w:val="fr-FR"/>
            </w:rPr>
          </w:rPrChange>
        </w:rPr>
        <w:t>misérables</w:t>
      </w:r>
      <w:r w:rsidRPr="00F94CB9">
        <w:rPr>
          <w:spacing w:val="-16"/>
          <w:sz w:val="28"/>
          <w:szCs w:val="28"/>
          <w:lang w:val="fr-FR"/>
          <w:rPrChange w:id="11250" w:author="Peng Luqi" w:date="2019-10-13T14:50:00Z">
            <w:rPr>
              <w:spacing w:val="-16"/>
              <w:lang w:val="fr-FR"/>
            </w:rPr>
          </w:rPrChange>
        </w:rPr>
        <w:t xml:space="preserve"> </w:t>
      </w:r>
      <w:r w:rsidRPr="00F94CB9">
        <w:rPr>
          <w:sz w:val="28"/>
          <w:szCs w:val="28"/>
          <w:lang w:val="fr-FR"/>
          <w:rPrChange w:id="11251" w:author="Peng Luqi" w:date="2019-10-13T14:50:00Z">
            <w:rPr>
              <w:lang w:val="fr-FR"/>
            </w:rPr>
          </w:rPrChange>
        </w:rPr>
        <w:t>ne</w:t>
      </w:r>
      <w:r w:rsidRPr="00F94CB9">
        <w:rPr>
          <w:spacing w:val="-16"/>
          <w:sz w:val="28"/>
          <w:szCs w:val="28"/>
          <w:lang w:val="fr-FR"/>
          <w:rPrChange w:id="11252" w:author="Peng Luqi" w:date="2019-10-13T14:50:00Z">
            <w:rPr>
              <w:spacing w:val="-16"/>
              <w:lang w:val="fr-FR"/>
            </w:rPr>
          </w:rPrChange>
        </w:rPr>
        <w:t xml:space="preserve"> </w:t>
      </w:r>
      <w:r w:rsidRPr="00F94CB9">
        <w:rPr>
          <w:sz w:val="28"/>
          <w:szCs w:val="28"/>
          <w:lang w:val="fr-FR"/>
          <w:rPrChange w:id="11253" w:author="Peng Luqi" w:date="2019-10-13T14:50:00Z">
            <w:rPr>
              <w:lang w:val="fr-FR"/>
            </w:rPr>
          </w:rPrChange>
        </w:rPr>
        <w:t>sont</w:t>
      </w:r>
      <w:r w:rsidRPr="00F94CB9">
        <w:rPr>
          <w:spacing w:val="-16"/>
          <w:sz w:val="28"/>
          <w:szCs w:val="28"/>
          <w:lang w:val="fr-FR"/>
          <w:rPrChange w:id="11254" w:author="Peng Luqi" w:date="2019-10-13T14:50:00Z">
            <w:rPr>
              <w:spacing w:val="-16"/>
              <w:lang w:val="fr-FR"/>
            </w:rPr>
          </w:rPrChange>
        </w:rPr>
        <w:t xml:space="preserve"> </w:t>
      </w:r>
      <w:r w:rsidRPr="00F94CB9">
        <w:rPr>
          <w:sz w:val="28"/>
          <w:szCs w:val="28"/>
          <w:lang w:val="fr-FR"/>
          <w:rPrChange w:id="11255" w:author="Peng Luqi" w:date="2019-10-13T14:50:00Z">
            <w:rPr>
              <w:lang w:val="fr-FR"/>
            </w:rPr>
          </w:rPrChange>
        </w:rPr>
        <w:t>pas</w:t>
      </w:r>
      <w:r w:rsidRPr="00F94CB9">
        <w:rPr>
          <w:spacing w:val="-16"/>
          <w:sz w:val="28"/>
          <w:szCs w:val="28"/>
          <w:lang w:val="fr-FR"/>
          <w:rPrChange w:id="11256" w:author="Peng Luqi" w:date="2019-10-13T14:50:00Z">
            <w:rPr>
              <w:spacing w:val="-16"/>
              <w:lang w:val="fr-FR"/>
            </w:rPr>
          </w:rPrChange>
        </w:rPr>
        <w:t xml:space="preserve"> </w:t>
      </w:r>
      <w:r w:rsidRPr="00F94CB9">
        <w:rPr>
          <w:sz w:val="28"/>
          <w:szCs w:val="28"/>
          <w:lang w:val="fr-FR"/>
          <w:rPrChange w:id="11257" w:author="Peng Luqi" w:date="2019-10-13T14:50:00Z">
            <w:rPr>
              <w:lang w:val="fr-FR"/>
            </w:rPr>
          </w:rPrChange>
        </w:rPr>
        <w:t>les</w:t>
      </w:r>
      <w:r w:rsidRPr="00F94CB9">
        <w:rPr>
          <w:spacing w:val="-17"/>
          <w:sz w:val="28"/>
          <w:szCs w:val="28"/>
          <w:lang w:val="fr-FR"/>
          <w:rPrChange w:id="11258" w:author="Peng Luqi" w:date="2019-10-13T14:50:00Z">
            <w:rPr>
              <w:spacing w:val="-17"/>
              <w:lang w:val="fr-FR"/>
            </w:rPr>
          </w:rPrChange>
        </w:rPr>
        <w:t xml:space="preserve"> </w:t>
      </w:r>
      <w:r w:rsidRPr="00F94CB9">
        <w:rPr>
          <w:sz w:val="28"/>
          <w:szCs w:val="28"/>
          <w:lang w:val="fr-FR"/>
          <w:rPrChange w:id="11259" w:author="Peng Luqi" w:date="2019-10-13T14:50:00Z">
            <w:rPr>
              <w:lang w:val="fr-FR"/>
            </w:rPr>
          </w:rPrChange>
        </w:rPr>
        <w:t>personnes</w:t>
      </w:r>
      <w:r w:rsidRPr="00F94CB9">
        <w:rPr>
          <w:spacing w:val="-16"/>
          <w:sz w:val="28"/>
          <w:szCs w:val="28"/>
          <w:lang w:val="fr-FR"/>
          <w:rPrChange w:id="11260" w:author="Peng Luqi" w:date="2019-10-13T14:50:00Z">
            <w:rPr>
              <w:spacing w:val="-16"/>
              <w:lang w:val="fr-FR"/>
            </w:rPr>
          </w:rPrChange>
        </w:rPr>
        <w:t xml:space="preserve"> </w:t>
      </w:r>
      <w:r w:rsidRPr="00F94CB9">
        <w:rPr>
          <w:sz w:val="28"/>
          <w:szCs w:val="28"/>
          <w:lang w:val="fr-FR"/>
          <w:rPrChange w:id="11261" w:author="Peng Luqi" w:date="2019-10-13T14:50:00Z">
            <w:rPr>
              <w:lang w:val="fr-FR"/>
            </w:rPr>
          </w:rPrChange>
        </w:rPr>
        <w:t>mentionnées</w:t>
      </w:r>
      <w:r w:rsidRPr="00F94CB9">
        <w:rPr>
          <w:spacing w:val="-16"/>
          <w:sz w:val="28"/>
          <w:szCs w:val="28"/>
          <w:lang w:val="fr-FR"/>
          <w:rPrChange w:id="11262" w:author="Peng Luqi" w:date="2019-10-13T14:50:00Z">
            <w:rPr>
              <w:spacing w:val="-16"/>
              <w:lang w:val="fr-FR"/>
            </w:rPr>
          </w:rPrChange>
        </w:rPr>
        <w:t xml:space="preserve"> </w:t>
      </w:r>
      <w:r w:rsidRPr="00F94CB9">
        <w:rPr>
          <w:sz w:val="28"/>
          <w:szCs w:val="28"/>
          <w:lang w:val="fr-FR"/>
          <w:rPrChange w:id="11263" w:author="Peng Luqi" w:date="2019-10-13T14:50:00Z">
            <w:rPr>
              <w:lang w:val="fr-FR"/>
            </w:rPr>
          </w:rPrChange>
        </w:rPr>
        <w:t>ci-dessus.</w:t>
      </w:r>
      <w:r w:rsidRPr="00F94CB9">
        <w:rPr>
          <w:spacing w:val="-16"/>
          <w:sz w:val="28"/>
          <w:szCs w:val="28"/>
          <w:lang w:val="fr-FR"/>
          <w:rPrChange w:id="11264" w:author="Peng Luqi" w:date="2019-10-13T14:50:00Z">
            <w:rPr>
              <w:spacing w:val="-16"/>
              <w:lang w:val="fr-FR"/>
            </w:rPr>
          </w:rPrChange>
        </w:rPr>
        <w:t xml:space="preserve"> </w:t>
      </w:r>
      <w:r w:rsidRPr="00F94CB9">
        <w:rPr>
          <w:sz w:val="28"/>
          <w:szCs w:val="28"/>
          <w:lang w:val="fr-FR"/>
          <w:rPrChange w:id="11265" w:author="Peng Luqi" w:date="2019-10-13T14:50:00Z">
            <w:rPr>
              <w:lang w:val="fr-FR"/>
            </w:rPr>
          </w:rPrChange>
        </w:rPr>
        <w:t>L</w:t>
      </w:r>
      <w:del w:id="11266" w:author="Peng Luqi" w:date="2019-10-13T14:43:00Z">
        <w:r w:rsidRPr="00F94CB9" w:rsidDel="00EF666F">
          <w:rPr>
            <w:sz w:val="28"/>
            <w:szCs w:val="28"/>
            <w:lang w:val="fr-FR"/>
            <w:rPrChange w:id="11267" w:author="Peng Luqi" w:date="2019-10-13T14:50:00Z">
              <w:rPr>
                <w:lang w:val="fr-FR"/>
              </w:rPr>
            </w:rPrChange>
          </w:rPr>
          <w:delText>’</w:delText>
        </w:r>
      </w:del>
      <w:ins w:id="11268" w:author="Peng Luqi" w:date="2019-10-13T14:43:00Z">
        <w:r w:rsidR="00EF666F" w:rsidRPr="00F94CB9">
          <w:rPr>
            <w:sz w:val="28"/>
            <w:szCs w:val="28"/>
            <w:lang w:val="fr-FR"/>
            <w:rPrChange w:id="11269" w:author="Peng Luqi" w:date="2019-10-13T14:50:00Z">
              <w:rPr>
                <w:lang w:val="fr-FR"/>
              </w:rPr>
            </w:rPrChange>
          </w:rPr>
          <w:t>’</w:t>
        </w:r>
      </w:ins>
      <w:r w:rsidRPr="00F94CB9">
        <w:rPr>
          <w:sz w:val="28"/>
          <w:szCs w:val="28"/>
          <w:lang w:val="fr-FR"/>
          <w:rPrChange w:id="11270" w:author="Peng Luqi" w:date="2019-10-13T14:50:00Z">
            <w:rPr>
              <w:lang w:val="fr-FR"/>
            </w:rPr>
          </w:rPrChange>
        </w:rPr>
        <w:t>amateur le plus violent que j</w:t>
      </w:r>
      <w:del w:id="11271" w:author="Peng Luqi" w:date="2019-10-13T14:43:00Z">
        <w:r w:rsidRPr="00F94CB9" w:rsidDel="00EF666F">
          <w:rPr>
            <w:sz w:val="28"/>
            <w:szCs w:val="28"/>
            <w:lang w:val="fr-FR"/>
            <w:rPrChange w:id="11272" w:author="Peng Luqi" w:date="2019-10-13T14:50:00Z">
              <w:rPr>
                <w:lang w:val="fr-FR"/>
              </w:rPr>
            </w:rPrChange>
          </w:rPr>
          <w:delText>’</w:delText>
        </w:r>
      </w:del>
      <w:ins w:id="11273" w:author="Peng Luqi" w:date="2019-10-13T14:43:00Z">
        <w:r w:rsidR="00EF666F" w:rsidRPr="00F94CB9">
          <w:rPr>
            <w:sz w:val="28"/>
            <w:szCs w:val="28"/>
            <w:lang w:val="fr-FR"/>
            <w:rPrChange w:id="11274" w:author="Peng Luqi" w:date="2019-10-13T14:50:00Z">
              <w:rPr>
                <w:lang w:val="fr-FR"/>
              </w:rPr>
            </w:rPrChange>
          </w:rPr>
          <w:t>’</w:t>
        </w:r>
      </w:ins>
      <w:r w:rsidRPr="00F94CB9">
        <w:rPr>
          <w:sz w:val="28"/>
          <w:szCs w:val="28"/>
          <w:lang w:val="fr-FR"/>
          <w:rPrChange w:id="11275" w:author="Peng Luqi" w:date="2019-10-13T14:50:00Z">
            <w:rPr>
              <w:lang w:val="fr-FR"/>
            </w:rPr>
          </w:rPrChange>
        </w:rPr>
        <w:t>ai vu ces dernières années est celui qui prend des décisions sur le long terme mais qui s</w:t>
      </w:r>
      <w:del w:id="11276" w:author="Peng Luqi" w:date="2019-10-13T14:43:00Z">
        <w:r w:rsidRPr="00F94CB9" w:rsidDel="00EF666F">
          <w:rPr>
            <w:sz w:val="28"/>
            <w:szCs w:val="28"/>
            <w:lang w:val="fr-FR"/>
            <w:rPrChange w:id="11277" w:author="Peng Luqi" w:date="2019-10-13T14:50:00Z">
              <w:rPr>
                <w:lang w:val="fr-FR"/>
              </w:rPr>
            </w:rPrChange>
          </w:rPr>
          <w:delText>’</w:delText>
        </w:r>
      </w:del>
      <w:ins w:id="11278" w:author="Peng Luqi" w:date="2019-10-13T14:43:00Z">
        <w:r w:rsidR="00EF666F" w:rsidRPr="00F94CB9">
          <w:rPr>
            <w:sz w:val="28"/>
            <w:szCs w:val="28"/>
            <w:lang w:val="fr-FR"/>
            <w:rPrChange w:id="11279" w:author="Peng Luqi" w:date="2019-10-13T14:50:00Z">
              <w:rPr>
                <w:lang w:val="fr-FR"/>
              </w:rPr>
            </w:rPrChange>
          </w:rPr>
          <w:t>’</w:t>
        </w:r>
      </w:ins>
      <w:r w:rsidRPr="00F94CB9">
        <w:rPr>
          <w:sz w:val="28"/>
          <w:szCs w:val="28"/>
          <w:lang w:val="fr-FR"/>
          <w:rPrChange w:id="11280" w:author="Peng Luqi" w:date="2019-10-13T14:50:00Z">
            <w:rPr>
              <w:lang w:val="fr-FR"/>
            </w:rPr>
          </w:rPrChange>
        </w:rPr>
        <w:t>arrête finalement à mi-chemin. Il y a plusieurs raisons à cela : ils se trouvent toujours de l</w:t>
      </w:r>
      <w:del w:id="11281" w:author="Peng Luqi" w:date="2019-10-13T14:43:00Z">
        <w:r w:rsidRPr="00F94CB9" w:rsidDel="00EF666F">
          <w:rPr>
            <w:sz w:val="28"/>
            <w:szCs w:val="28"/>
            <w:lang w:val="fr-FR"/>
            <w:rPrChange w:id="11282" w:author="Peng Luqi" w:date="2019-10-13T14:50:00Z">
              <w:rPr>
                <w:lang w:val="fr-FR"/>
              </w:rPr>
            </w:rPrChange>
          </w:rPr>
          <w:delText>’</w:delText>
        </w:r>
      </w:del>
      <w:ins w:id="11283" w:author="Peng Luqi" w:date="2019-10-13T14:43:00Z">
        <w:r w:rsidR="00EF666F" w:rsidRPr="00F94CB9">
          <w:rPr>
            <w:sz w:val="28"/>
            <w:szCs w:val="28"/>
            <w:lang w:val="fr-FR"/>
            <w:rPrChange w:id="11284" w:author="Peng Luqi" w:date="2019-10-13T14:50:00Z">
              <w:rPr>
                <w:lang w:val="fr-FR"/>
              </w:rPr>
            </w:rPrChange>
          </w:rPr>
          <w:t>’</w:t>
        </w:r>
      </w:ins>
      <w:r w:rsidRPr="00F94CB9">
        <w:rPr>
          <w:sz w:val="28"/>
          <w:szCs w:val="28"/>
          <w:lang w:val="fr-FR"/>
          <w:rPrChange w:id="11285" w:author="Peng Luqi" w:date="2019-10-13T14:50:00Z">
            <w:rPr>
              <w:lang w:val="fr-FR"/>
            </w:rPr>
          </w:rPrChange>
        </w:rPr>
        <w:t>autre côté du miroir, en se disant qu</w:t>
      </w:r>
      <w:del w:id="11286" w:author="Peng Luqi" w:date="2019-10-13T14:43:00Z">
        <w:r w:rsidRPr="00F94CB9" w:rsidDel="00EF666F">
          <w:rPr>
            <w:sz w:val="28"/>
            <w:szCs w:val="28"/>
            <w:lang w:val="fr-FR"/>
            <w:rPrChange w:id="11287" w:author="Peng Luqi" w:date="2019-10-13T14:50:00Z">
              <w:rPr>
                <w:lang w:val="fr-FR"/>
              </w:rPr>
            </w:rPrChange>
          </w:rPr>
          <w:delText>’</w:delText>
        </w:r>
      </w:del>
      <w:ins w:id="11288" w:author="Peng Luqi" w:date="2019-10-13T14:43:00Z">
        <w:r w:rsidR="00EF666F" w:rsidRPr="00F94CB9">
          <w:rPr>
            <w:sz w:val="28"/>
            <w:szCs w:val="28"/>
            <w:lang w:val="fr-FR"/>
            <w:rPrChange w:id="11289" w:author="Peng Luqi" w:date="2019-10-13T14:50:00Z">
              <w:rPr>
                <w:lang w:val="fr-FR"/>
              </w:rPr>
            </w:rPrChange>
          </w:rPr>
          <w:t>’</w:t>
        </w:r>
      </w:ins>
      <w:r w:rsidRPr="00F94CB9">
        <w:rPr>
          <w:sz w:val="28"/>
          <w:szCs w:val="28"/>
          <w:lang w:val="fr-FR"/>
          <w:rPrChange w:id="11290" w:author="Peng Luqi" w:date="2019-10-13T14:50:00Z">
            <w:rPr>
              <w:lang w:val="fr-FR"/>
            </w:rPr>
          </w:rPrChange>
        </w:rPr>
        <w:t>ils ont été jetés dans l</w:t>
      </w:r>
      <w:del w:id="11291" w:author="Peng Luqi" w:date="2019-10-13T14:43:00Z">
        <w:r w:rsidRPr="00F94CB9" w:rsidDel="00EF666F">
          <w:rPr>
            <w:sz w:val="28"/>
            <w:szCs w:val="28"/>
            <w:lang w:val="fr-FR"/>
            <w:rPrChange w:id="11292" w:author="Peng Luqi" w:date="2019-10-13T14:50:00Z">
              <w:rPr>
                <w:lang w:val="fr-FR"/>
              </w:rPr>
            </w:rPrChange>
          </w:rPr>
          <w:delText>’</w:delText>
        </w:r>
      </w:del>
      <w:ins w:id="11293" w:author="Peng Luqi" w:date="2019-10-13T14:43:00Z">
        <w:r w:rsidR="00EF666F" w:rsidRPr="00F94CB9">
          <w:rPr>
            <w:sz w:val="28"/>
            <w:szCs w:val="28"/>
            <w:lang w:val="fr-FR"/>
            <w:rPrChange w:id="11294" w:author="Peng Luqi" w:date="2019-10-13T14:50:00Z">
              <w:rPr>
                <w:lang w:val="fr-FR"/>
              </w:rPr>
            </w:rPrChange>
          </w:rPr>
          <w:t>’</w:t>
        </w:r>
      </w:ins>
      <w:r w:rsidRPr="00F94CB9">
        <w:rPr>
          <w:sz w:val="28"/>
          <w:szCs w:val="28"/>
          <w:lang w:val="fr-FR"/>
          <w:rPrChange w:id="11295" w:author="Peng Luqi" w:date="2019-10-13T14:50:00Z">
            <w:rPr>
              <w:lang w:val="fr-FR"/>
            </w:rPr>
          </w:rPrChange>
        </w:rPr>
        <w:t>arène pour se</w:t>
      </w:r>
      <w:r w:rsidRPr="00F94CB9">
        <w:rPr>
          <w:spacing w:val="-22"/>
          <w:sz w:val="28"/>
          <w:szCs w:val="28"/>
          <w:lang w:val="fr-FR"/>
          <w:rPrChange w:id="11296" w:author="Peng Luqi" w:date="2019-10-13T14:50:00Z">
            <w:rPr>
              <w:spacing w:val="-22"/>
              <w:lang w:val="fr-FR"/>
            </w:rPr>
          </w:rPrChange>
        </w:rPr>
        <w:t xml:space="preserve"> </w:t>
      </w:r>
      <w:r w:rsidRPr="00F94CB9">
        <w:rPr>
          <w:sz w:val="28"/>
          <w:szCs w:val="28"/>
          <w:lang w:val="fr-FR"/>
          <w:rPrChange w:id="11297" w:author="Peng Luqi" w:date="2019-10-13T14:50:00Z">
            <w:rPr>
              <w:lang w:val="fr-FR"/>
            </w:rPr>
          </w:rPrChange>
        </w:rPr>
        <w:t>consoler.</w:t>
      </w:r>
    </w:p>
    <w:p w:rsidR="002B38DF" w:rsidRPr="00F94CB9" w:rsidRDefault="002B38DF">
      <w:pPr>
        <w:pStyle w:val="a3"/>
        <w:ind w:left="170" w:right="170"/>
        <w:jc w:val="both"/>
        <w:rPr>
          <w:lang w:val="fr-FR"/>
          <w:rPrChange w:id="11298" w:author="Peng Luqi" w:date="2019-10-13T14:50:00Z">
            <w:rPr>
              <w:sz w:val="24"/>
              <w:lang w:val="fr-FR"/>
            </w:rPr>
          </w:rPrChange>
        </w:rPr>
        <w:pPrChange w:id="11299" w:author="Peng Luqi" w:date="2019-10-13T14:20:00Z">
          <w:pPr>
            <w:pStyle w:val="a3"/>
            <w:spacing w:before="2"/>
          </w:pPr>
        </w:pPrChange>
      </w:pPr>
    </w:p>
    <w:p w:rsidR="002B38DF" w:rsidRPr="00F94CB9" w:rsidRDefault="00716360">
      <w:pPr>
        <w:ind w:left="170" w:right="170"/>
        <w:jc w:val="both"/>
        <w:rPr>
          <w:sz w:val="28"/>
          <w:szCs w:val="28"/>
          <w:lang w:val="fr-FR"/>
          <w:rPrChange w:id="11300" w:author="Peng Luqi" w:date="2019-10-13T14:50:00Z">
            <w:rPr>
              <w:lang w:val="fr-FR"/>
            </w:rPr>
          </w:rPrChange>
        </w:rPr>
        <w:pPrChange w:id="11301" w:author="Peng Luqi" w:date="2019-10-13T14:20:00Z">
          <w:pPr>
            <w:spacing w:line="266" w:lineRule="auto"/>
            <w:ind w:left="130" w:right="183"/>
            <w:jc w:val="both"/>
          </w:pPr>
        </w:pPrChange>
      </w:pPr>
      <w:r w:rsidRPr="00F94CB9">
        <w:rPr>
          <w:sz w:val="28"/>
          <w:szCs w:val="28"/>
          <w:lang w:val="fr-FR"/>
          <w:rPrChange w:id="11302" w:author="Peng Luqi" w:date="2019-10-13T14:50:00Z">
            <w:rPr>
              <w:lang w:val="fr-FR"/>
            </w:rPr>
          </w:rPrChange>
        </w:rPr>
        <w:t>Dans la vie réelle, chaque fois que vous rencontrez une telle personne, apprenez en plus sur elle, puis observez</w:t>
      </w:r>
      <w:r w:rsidRPr="00F94CB9">
        <w:rPr>
          <w:spacing w:val="-15"/>
          <w:sz w:val="28"/>
          <w:szCs w:val="28"/>
          <w:lang w:val="fr-FR"/>
          <w:rPrChange w:id="11303" w:author="Peng Luqi" w:date="2019-10-13T14:50:00Z">
            <w:rPr>
              <w:spacing w:val="-15"/>
              <w:lang w:val="fr-FR"/>
            </w:rPr>
          </w:rPrChange>
        </w:rPr>
        <w:t xml:space="preserve"> </w:t>
      </w:r>
      <w:r w:rsidRPr="00F94CB9">
        <w:rPr>
          <w:sz w:val="28"/>
          <w:szCs w:val="28"/>
          <w:lang w:val="fr-FR"/>
          <w:rPrChange w:id="11304" w:author="Peng Luqi" w:date="2019-10-13T14:50:00Z">
            <w:rPr>
              <w:lang w:val="fr-FR"/>
            </w:rPr>
          </w:rPrChange>
        </w:rPr>
        <w:t>leur</w:t>
      </w:r>
      <w:r w:rsidRPr="00F94CB9">
        <w:rPr>
          <w:spacing w:val="-15"/>
          <w:sz w:val="28"/>
          <w:szCs w:val="28"/>
          <w:lang w:val="fr-FR"/>
          <w:rPrChange w:id="11305" w:author="Peng Luqi" w:date="2019-10-13T14:50:00Z">
            <w:rPr>
              <w:spacing w:val="-15"/>
              <w:lang w:val="fr-FR"/>
            </w:rPr>
          </w:rPrChange>
        </w:rPr>
        <w:t xml:space="preserve"> </w:t>
      </w:r>
      <w:r w:rsidRPr="00F94CB9">
        <w:rPr>
          <w:sz w:val="28"/>
          <w:szCs w:val="28"/>
          <w:lang w:val="fr-FR"/>
          <w:rPrChange w:id="11306" w:author="Peng Luqi" w:date="2019-10-13T14:50:00Z">
            <w:rPr>
              <w:lang w:val="fr-FR"/>
            </w:rPr>
          </w:rPrChange>
        </w:rPr>
        <w:t>situation</w:t>
      </w:r>
      <w:r w:rsidRPr="00F94CB9">
        <w:rPr>
          <w:spacing w:val="-15"/>
          <w:sz w:val="28"/>
          <w:szCs w:val="28"/>
          <w:lang w:val="fr-FR"/>
          <w:rPrChange w:id="11307" w:author="Peng Luqi" w:date="2019-10-13T14:50:00Z">
            <w:rPr>
              <w:spacing w:val="-15"/>
              <w:lang w:val="fr-FR"/>
            </w:rPr>
          </w:rPrChange>
        </w:rPr>
        <w:t xml:space="preserve"> </w:t>
      </w:r>
      <w:r w:rsidRPr="00F94CB9">
        <w:rPr>
          <w:sz w:val="28"/>
          <w:szCs w:val="28"/>
          <w:lang w:val="fr-FR"/>
          <w:rPrChange w:id="11308" w:author="Peng Luqi" w:date="2019-10-13T14:50:00Z">
            <w:rPr>
              <w:lang w:val="fr-FR"/>
            </w:rPr>
          </w:rPrChange>
        </w:rPr>
        <w:t>misérable</w:t>
      </w:r>
      <w:r w:rsidRPr="00F94CB9">
        <w:rPr>
          <w:spacing w:val="-15"/>
          <w:sz w:val="28"/>
          <w:szCs w:val="28"/>
          <w:lang w:val="fr-FR"/>
          <w:rPrChange w:id="11309" w:author="Peng Luqi" w:date="2019-10-13T14:50:00Z">
            <w:rPr>
              <w:spacing w:val="-15"/>
              <w:lang w:val="fr-FR"/>
            </w:rPr>
          </w:rPrChange>
        </w:rPr>
        <w:t xml:space="preserve"> </w:t>
      </w:r>
      <w:r w:rsidRPr="00F94CB9">
        <w:rPr>
          <w:sz w:val="28"/>
          <w:szCs w:val="28"/>
          <w:lang w:val="fr-FR"/>
          <w:rPrChange w:id="11310" w:author="Peng Luqi" w:date="2019-10-13T14:50:00Z">
            <w:rPr>
              <w:lang w:val="fr-FR"/>
            </w:rPr>
          </w:rPrChange>
        </w:rPr>
        <w:t>et</w:t>
      </w:r>
      <w:r w:rsidRPr="00F94CB9">
        <w:rPr>
          <w:spacing w:val="-14"/>
          <w:sz w:val="28"/>
          <w:szCs w:val="28"/>
          <w:lang w:val="fr-FR"/>
          <w:rPrChange w:id="11311" w:author="Peng Luqi" w:date="2019-10-13T14:50:00Z">
            <w:rPr>
              <w:spacing w:val="-14"/>
              <w:lang w:val="fr-FR"/>
            </w:rPr>
          </w:rPrChange>
        </w:rPr>
        <w:t xml:space="preserve"> </w:t>
      </w:r>
      <w:r w:rsidRPr="00F94CB9">
        <w:rPr>
          <w:sz w:val="28"/>
          <w:szCs w:val="28"/>
          <w:lang w:val="fr-FR"/>
          <w:rPrChange w:id="11312" w:author="Peng Luqi" w:date="2019-10-13T14:50:00Z">
            <w:rPr>
              <w:lang w:val="fr-FR"/>
            </w:rPr>
          </w:rPrChange>
        </w:rPr>
        <w:t>leur</w:t>
      </w:r>
      <w:r w:rsidRPr="00F94CB9">
        <w:rPr>
          <w:spacing w:val="-15"/>
          <w:sz w:val="28"/>
          <w:szCs w:val="28"/>
          <w:lang w:val="fr-FR"/>
          <w:rPrChange w:id="11313" w:author="Peng Luqi" w:date="2019-10-13T14:50:00Z">
            <w:rPr>
              <w:spacing w:val="-15"/>
              <w:lang w:val="fr-FR"/>
            </w:rPr>
          </w:rPrChange>
        </w:rPr>
        <w:t xml:space="preserve"> </w:t>
      </w:r>
      <w:r w:rsidRPr="00F94CB9">
        <w:rPr>
          <w:sz w:val="28"/>
          <w:szCs w:val="28"/>
          <w:lang w:val="fr-FR"/>
          <w:rPrChange w:id="11314" w:author="Peng Luqi" w:date="2019-10-13T14:50:00Z">
            <w:rPr>
              <w:lang w:val="fr-FR"/>
            </w:rPr>
          </w:rPrChange>
        </w:rPr>
        <w:t>confort.</w:t>
      </w:r>
      <w:r w:rsidRPr="00F94CB9">
        <w:rPr>
          <w:spacing w:val="-15"/>
          <w:sz w:val="28"/>
          <w:szCs w:val="28"/>
          <w:lang w:val="fr-FR"/>
          <w:rPrChange w:id="11315" w:author="Peng Luqi" w:date="2019-10-13T14:50:00Z">
            <w:rPr>
              <w:spacing w:val="-15"/>
              <w:lang w:val="fr-FR"/>
            </w:rPr>
          </w:rPrChange>
        </w:rPr>
        <w:t xml:space="preserve"> </w:t>
      </w:r>
      <w:r w:rsidRPr="00F94CB9">
        <w:rPr>
          <w:sz w:val="28"/>
          <w:szCs w:val="28"/>
          <w:lang w:val="fr-FR"/>
          <w:rPrChange w:id="11316" w:author="Peng Luqi" w:date="2019-10-13T14:50:00Z">
            <w:rPr>
              <w:lang w:val="fr-FR"/>
            </w:rPr>
          </w:rPrChange>
        </w:rPr>
        <w:t>Plus</w:t>
      </w:r>
      <w:r w:rsidRPr="00F94CB9">
        <w:rPr>
          <w:spacing w:val="-15"/>
          <w:sz w:val="28"/>
          <w:szCs w:val="28"/>
          <w:lang w:val="fr-FR"/>
          <w:rPrChange w:id="11317" w:author="Peng Luqi" w:date="2019-10-13T14:50:00Z">
            <w:rPr>
              <w:spacing w:val="-15"/>
              <w:lang w:val="fr-FR"/>
            </w:rPr>
          </w:rPrChange>
        </w:rPr>
        <w:t xml:space="preserve"> </w:t>
      </w:r>
      <w:r w:rsidRPr="00F94CB9">
        <w:rPr>
          <w:sz w:val="28"/>
          <w:szCs w:val="28"/>
          <w:lang w:val="fr-FR"/>
          <w:rPrChange w:id="11318" w:author="Peng Luqi" w:date="2019-10-13T14:50:00Z">
            <w:rPr>
              <w:lang w:val="fr-FR"/>
            </w:rPr>
          </w:rPrChange>
        </w:rPr>
        <w:t>important</w:t>
      </w:r>
      <w:r w:rsidRPr="00F94CB9">
        <w:rPr>
          <w:spacing w:val="-17"/>
          <w:sz w:val="28"/>
          <w:szCs w:val="28"/>
          <w:lang w:val="fr-FR"/>
          <w:rPrChange w:id="11319" w:author="Peng Luqi" w:date="2019-10-13T14:50:00Z">
            <w:rPr>
              <w:spacing w:val="-17"/>
              <w:lang w:val="fr-FR"/>
            </w:rPr>
          </w:rPrChange>
        </w:rPr>
        <w:t xml:space="preserve"> </w:t>
      </w:r>
      <w:r w:rsidRPr="00F94CB9">
        <w:rPr>
          <w:sz w:val="28"/>
          <w:szCs w:val="28"/>
          <w:lang w:val="fr-FR"/>
          <w:rPrChange w:id="11320" w:author="Peng Luqi" w:date="2019-10-13T14:50:00Z">
            <w:rPr>
              <w:lang w:val="fr-FR"/>
            </w:rPr>
          </w:rPrChange>
        </w:rPr>
        <w:t>encore,</w:t>
      </w:r>
      <w:r w:rsidRPr="00F94CB9">
        <w:rPr>
          <w:spacing w:val="-15"/>
          <w:sz w:val="28"/>
          <w:szCs w:val="28"/>
          <w:lang w:val="fr-FR"/>
          <w:rPrChange w:id="11321" w:author="Peng Luqi" w:date="2019-10-13T14:50:00Z">
            <w:rPr>
              <w:spacing w:val="-15"/>
              <w:lang w:val="fr-FR"/>
            </w:rPr>
          </w:rPrChange>
        </w:rPr>
        <w:t xml:space="preserve"> </w:t>
      </w:r>
      <w:r w:rsidRPr="00F94CB9">
        <w:rPr>
          <w:sz w:val="28"/>
          <w:szCs w:val="28"/>
          <w:lang w:val="fr-FR"/>
          <w:rPrChange w:id="11322" w:author="Peng Luqi" w:date="2019-10-13T14:50:00Z">
            <w:rPr>
              <w:lang w:val="fr-FR"/>
            </w:rPr>
          </w:rPrChange>
        </w:rPr>
        <w:t>s</w:t>
      </w:r>
      <w:del w:id="11323" w:author="Peng Luqi" w:date="2019-10-13T14:43:00Z">
        <w:r w:rsidRPr="00F94CB9" w:rsidDel="00EF666F">
          <w:rPr>
            <w:sz w:val="28"/>
            <w:szCs w:val="28"/>
            <w:lang w:val="fr-FR"/>
            <w:rPrChange w:id="11324" w:author="Peng Luqi" w:date="2019-10-13T14:50:00Z">
              <w:rPr>
                <w:lang w:val="fr-FR"/>
              </w:rPr>
            </w:rPrChange>
          </w:rPr>
          <w:delText>’</w:delText>
        </w:r>
      </w:del>
      <w:ins w:id="11325" w:author="Peng Luqi" w:date="2019-10-13T14:43:00Z">
        <w:r w:rsidR="00EF666F" w:rsidRPr="00F94CB9">
          <w:rPr>
            <w:sz w:val="28"/>
            <w:szCs w:val="28"/>
            <w:lang w:val="fr-FR"/>
            <w:rPrChange w:id="11326" w:author="Peng Luqi" w:date="2019-10-13T14:50:00Z">
              <w:rPr>
                <w:lang w:val="fr-FR"/>
              </w:rPr>
            </w:rPrChange>
          </w:rPr>
          <w:t>’</w:t>
        </w:r>
      </w:ins>
      <w:r w:rsidRPr="00F94CB9">
        <w:rPr>
          <w:sz w:val="28"/>
          <w:szCs w:val="28"/>
          <w:lang w:val="fr-FR"/>
          <w:rPrChange w:id="11327" w:author="Peng Luqi" w:date="2019-10-13T14:50:00Z">
            <w:rPr>
              <w:lang w:val="fr-FR"/>
            </w:rPr>
          </w:rPrChange>
        </w:rPr>
        <w:t>ils</w:t>
      </w:r>
      <w:r w:rsidRPr="00F94CB9">
        <w:rPr>
          <w:spacing w:val="27"/>
          <w:sz w:val="28"/>
          <w:szCs w:val="28"/>
          <w:lang w:val="fr-FR"/>
          <w:rPrChange w:id="11328" w:author="Peng Luqi" w:date="2019-10-13T14:50:00Z">
            <w:rPr>
              <w:spacing w:val="27"/>
              <w:lang w:val="fr-FR"/>
            </w:rPr>
          </w:rPrChange>
        </w:rPr>
        <w:t xml:space="preserve"> </w:t>
      </w:r>
      <w:r w:rsidRPr="00F94CB9">
        <w:rPr>
          <w:sz w:val="28"/>
          <w:szCs w:val="28"/>
          <w:lang w:val="fr-FR"/>
          <w:rPrChange w:id="11329" w:author="Peng Luqi" w:date="2019-10-13T14:50:00Z">
            <w:rPr>
              <w:lang w:val="fr-FR"/>
            </w:rPr>
          </w:rPrChange>
        </w:rPr>
        <w:t>persistaient,</w:t>
      </w:r>
      <w:r w:rsidRPr="00F94CB9">
        <w:rPr>
          <w:spacing w:val="-15"/>
          <w:sz w:val="28"/>
          <w:szCs w:val="28"/>
          <w:lang w:val="fr-FR"/>
          <w:rPrChange w:id="11330" w:author="Peng Luqi" w:date="2019-10-13T14:50:00Z">
            <w:rPr>
              <w:spacing w:val="-15"/>
              <w:lang w:val="fr-FR"/>
            </w:rPr>
          </w:rPrChange>
        </w:rPr>
        <w:t xml:space="preserve"> </w:t>
      </w:r>
      <w:r w:rsidRPr="00F94CB9">
        <w:rPr>
          <w:sz w:val="28"/>
          <w:szCs w:val="28"/>
          <w:lang w:val="fr-FR"/>
          <w:rPrChange w:id="11331" w:author="Peng Luqi" w:date="2019-10-13T14:50:00Z">
            <w:rPr>
              <w:lang w:val="fr-FR"/>
            </w:rPr>
          </w:rPrChange>
        </w:rPr>
        <w:t>le</w:t>
      </w:r>
      <w:r w:rsidRPr="00F94CB9">
        <w:rPr>
          <w:spacing w:val="-15"/>
          <w:sz w:val="28"/>
          <w:szCs w:val="28"/>
          <w:lang w:val="fr-FR"/>
          <w:rPrChange w:id="11332" w:author="Peng Luqi" w:date="2019-10-13T14:50:00Z">
            <w:rPr>
              <w:spacing w:val="-15"/>
              <w:lang w:val="fr-FR"/>
            </w:rPr>
          </w:rPrChange>
        </w:rPr>
        <w:t xml:space="preserve"> </w:t>
      </w:r>
      <w:r w:rsidRPr="00F94CB9">
        <w:rPr>
          <w:sz w:val="28"/>
          <w:szCs w:val="28"/>
          <w:lang w:val="fr-FR"/>
          <w:rPrChange w:id="11333" w:author="Peng Luqi" w:date="2019-10-13T14:50:00Z">
            <w:rPr>
              <w:lang w:val="fr-FR"/>
            </w:rPr>
          </w:rPrChange>
        </w:rPr>
        <w:t>prix</w:t>
      </w:r>
      <w:r w:rsidRPr="00F94CB9">
        <w:rPr>
          <w:spacing w:val="-15"/>
          <w:sz w:val="28"/>
          <w:szCs w:val="28"/>
          <w:lang w:val="fr-FR"/>
          <w:rPrChange w:id="11334" w:author="Peng Luqi" w:date="2019-10-13T14:50:00Z">
            <w:rPr>
              <w:spacing w:val="-15"/>
              <w:lang w:val="fr-FR"/>
            </w:rPr>
          </w:rPrChange>
        </w:rPr>
        <w:t xml:space="preserve"> </w:t>
      </w:r>
      <w:r w:rsidRPr="00F94CB9">
        <w:rPr>
          <w:sz w:val="28"/>
          <w:szCs w:val="28"/>
          <w:lang w:val="fr-FR"/>
          <w:rPrChange w:id="11335" w:author="Peng Luqi" w:date="2019-10-13T14:50:00Z">
            <w:rPr>
              <w:lang w:val="fr-FR"/>
            </w:rPr>
          </w:rPrChange>
        </w:rPr>
        <w:t>à</w:t>
      </w:r>
      <w:r w:rsidRPr="00F94CB9">
        <w:rPr>
          <w:spacing w:val="-14"/>
          <w:sz w:val="28"/>
          <w:szCs w:val="28"/>
          <w:lang w:val="fr-FR"/>
          <w:rPrChange w:id="11336" w:author="Peng Luqi" w:date="2019-10-13T14:50:00Z">
            <w:rPr>
              <w:spacing w:val="-14"/>
              <w:lang w:val="fr-FR"/>
            </w:rPr>
          </w:rPrChange>
        </w:rPr>
        <w:t xml:space="preserve"> </w:t>
      </w:r>
      <w:r w:rsidRPr="00F94CB9">
        <w:rPr>
          <w:sz w:val="28"/>
          <w:szCs w:val="28"/>
          <w:lang w:val="fr-FR"/>
          <w:rPrChange w:id="11337" w:author="Peng Luqi" w:date="2019-10-13T14:50:00Z">
            <w:rPr>
              <w:lang w:val="fr-FR"/>
            </w:rPr>
          </w:rPrChange>
        </w:rPr>
        <w:t>payer serait encore plus élevé pour eux, ce qui les rendrait encore plus misérable. Et plus leurs idéaux sont grands,</w:t>
      </w:r>
      <w:r w:rsidRPr="00F94CB9">
        <w:rPr>
          <w:spacing w:val="-8"/>
          <w:sz w:val="28"/>
          <w:szCs w:val="28"/>
          <w:lang w:val="fr-FR"/>
          <w:rPrChange w:id="11338" w:author="Peng Luqi" w:date="2019-10-13T14:50:00Z">
            <w:rPr>
              <w:spacing w:val="-8"/>
              <w:lang w:val="fr-FR"/>
            </w:rPr>
          </w:rPrChange>
        </w:rPr>
        <w:t xml:space="preserve"> </w:t>
      </w:r>
      <w:r w:rsidRPr="00F94CB9">
        <w:rPr>
          <w:sz w:val="28"/>
          <w:szCs w:val="28"/>
          <w:lang w:val="fr-FR"/>
          <w:rPrChange w:id="11339" w:author="Peng Luqi" w:date="2019-10-13T14:50:00Z">
            <w:rPr>
              <w:lang w:val="fr-FR"/>
            </w:rPr>
          </w:rPrChange>
        </w:rPr>
        <w:t>plus</w:t>
      </w:r>
      <w:r w:rsidRPr="00F94CB9">
        <w:rPr>
          <w:spacing w:val="-7"/>
          <w:sz w:val="28"/>
          <w:szCs w:val="28"/>
          <w:lang w:val="fr-FR"/>
          <w:rPrChange w:id="11340" w:author="Peng Luqi" w:date="2019-10-13T14:50:00Z">
            <w:rPr>
              <w:spacing w:val="-7"/>
              <w:lang w:val="fr-FR"/>
            </w:rPr>
          </w:rPrChange>
        </w:rPr>
        <w:t xml:space="preserve"> </w:t>
      </w:r>
      <w:r w:rsidRPr="00F94CB9">
        <w:rPr>
          <w:sz w:val="28"/>
          <w:szCs w:val="28"/>
          <w:lang w:val="fr-FR"/>
          <w:rPrChange w:id="11341" w:author="Peng Luqi" w:date="2019-10-13T14:50:00Z">
            <w:rPr>
              <w:lang w:val="fr-FR"/>
            </w:rPr>
          </w:rPrChange>
        </w:rPr>
        <w:t>le</w:t>
      </w:r>
      <w:r w:rsidRPr="00F94CB9">
        <w:rPr>
          <w:spacing w:val="-7"/>
          <w:sz w:val="28"/>
          <w:szCs w:val="28"/>
          <w:lang w:val="fr-FR"/>
          <w:rPrChange w:id="11342" w:author="Peng Luqi" w:date="2019-10-13T14:50:00Z">
            <w:rPr>
              <w:spacing w:val="-7"/>
              <w:lang w:val="fr-FR"/>
            </w:rPr>
          </w:rPrChange>
        </w:rPr>
        <w:t xml:space="preserve"> </w:t>
      </w:r>
      <w:r w:rsidRPr="00F94CB9">
        <w:rPr>
          <w:sz w:val="28"/>
          <w:szCs w:val="28"/>
          <w:lang w:val="fr-FR"/>
          <w:rPrChange w:id="11343" w:author="Peng Luqi" w:date="2019-10-13T14:50:00Z">
            <w:rPr>
              <w:lang w:val="fr-FR"/>
            </w:rPr>
          </w:rPrChange>
        </w:rPr>
        <w:t>résultat</w:t>
      </w:r>
      <w:r w:rsidRPr="00F94CB9">
        <w:rPr>
          <w:spacing w:val="-7"/>
          <w:sz w:val="28"/>
          <w:szCs w:val="28"/>
          <w:lang w:val="fr-FR"/>
          <w:rPrChange w:id="11344" w:author="Peng Luqi" w:date="2019-10-13T14:50:00Z">
            <w:rPr>
              <w:spacing w:val="-7"/>
              <w:lang w:val="fr-FR"/>
            </w:rPr>
          </w:rPrChange>
        </w:rPr>
        <w:t xml:space="preserve"> </w:t>
      </w:r>
      <w:r w:rsidRPr="00F94CB9">
        <w:rPr>
          <w:sz w:val="28"/>
          <w:szCs w:val="28"/>
          <w:lang w:val="fr-FR"/>
          <w:rPrChange w:id="11345" w:author="Peng Luqi" w:date="2019-10-13T14:50:00Z">
            <w:rPr>
              <w:lang w:val="fr-FR"/>
            </w:rPr>
          </w:rPrChange>
        </w:rPr>
        <w:t>sera</w:t>
      </w:r>
      <w:r w:rsidRPr="00F94CB9">
        <w:rPr>
          <w:spacing w:val="-7"/>
          <w:sz w:val="28"/>
          <w:szCs w:val="28"/>
          <w:lang w:val="fr-FR"/>
          <w:rPrChange w:id="11346" w:author="Peng Luqi" w:date="2019-10-13T14:50:00Z">
            <w:rPr>
              <w:spacing w:val="-7"/>
              <w:lang w:val="fr-FR"/>
            </w:rPr>
          </w:rPrChange>
        </w:rPr>
        <w:t xml:space="preserve"> </w:t>
      </w:r>
      <w:r w:rsidRPr="00F94CB9">
        <w:rPr>
          <w:sz w:val="28"/>
          <w:szCs w:val="28"/>
          <w:lang w:val="fr-FR"/>
          <w:rPrChange w:id="11347" w:author="Peng Luqi" w:date="2019-10-13T14:50:00Z">
            <w:rPr>
              <w:lang w:val="fr-FR"/>
            </w:rPr>
          </w:rPrChange>
        </w:rPr>
        <w:t>misérable.</w:t>
      </w:r>
      <w:r w:rsidRPr="00F94CB9">
        <w:rPr>
          <w:spacing w:val="-7"/>
          <w:sz w:val="28"/>
          <w:szCs w:val="28"/>
          <w:lang w:val="fr-FR"/>
          <w:rPrChange w:id="11348" w:author="Peng Luqi" w:date="2019-10-13T14:50:00Z">
            <w:rPr>
              <w:spacing w:val="-7"/>
              <w:lang w:val="fr-FR"/>
            </w:rPr>
          </w:rPrChange>
        </w:rPr>
        <w:t xml:space="preserve"> </w:t>
      </w:r>
      <w:r w:rsidRPr="00F94CB9">
        <w:rPr>
          <w:sz w:val="28"/>
          <w:szCs w:val="28"/>
          <w:lang w:val="fr-FR"/>
          <w:rPrChange w:id="11349" w:author="Peng Luqi" w:date="2019-10-13T14:50:00Z">
            <w:rPr>
              <w:lang w:val="fr-FR"/>
            </w:rPr>
          </w:rPrChange>
        </w:rPr>
        <w:t>Et</w:t>
      </w:r>
      <w:r w:rsidRPr="00F94CB9">
        <w:rPr>
          <w:spacing w:val="-8"/>
          <w:sz w:val="28"/>
          <w:szCs w:val="28"/>
          <w:lang w:val="fr-FR"/>
          <w:rPrChange w:id="11350" w:author="Peng Luqi" w:date="2019-10-13T14:50:00Z">
            <w:rPr>
              <w:spacing w:val="-8"/>
              <w:lang w:val="fr-FR"/>
            </w:rPr>
          </w:rPrChange>
        </w:rPr>
        <w:t xml:space="preserve"> </w:t>
      </w:r>
      <w:r w:rsidRPr="00F94CB9">
        <w:rPr>
          <w:sz w:val="28"/>
          <w:szCs w:val="28"/>
          <w:lang w:val="fr-FR"/>
          <w:rPrChange w:id="11351" w:author="Peng Luqi" w:date="2019-10-13T14:50:00Z">
            <w:rPr>
              <w:lang w:val="fr-FR"/>
            </w:rPr>
          </w:rPrChange>
        </w:rPr>
        <w:t>ils</w:t>
      </w:r>
      <w:r w:rsidRPr="00F94CB9">
        <w:rPr>
          <w:spacing w:val="-6"/>
          <w:sz w:val="28"/>
          <w:szCs w:val="28"/>
          <w:lang w:val="fr-FR"/>
          <w:rPrChange w:id="11352" w:author="Peng Luqi" w:date="2019-10-13T14:50:00Z">
            <w:rPr>
              <w:spacing w:val="-6"/>
              <w:lang w:val="fr-FR"/>
            </w:rPr>
          </w:rPrChange>
        </w:rPr>
        <w:t xml:space="preserve"> </w:t>
      </w:r>
      <w:r w:rsidRPr="00F94CB9">
        <w:rPr>
          <w:sz w:val="28"/>
          <w:szCs w:val="28"/>
          <w:lang w:val="fr-FR"/>
          <w:rPrChange w:id="11353" w:author="Peng Luqi" w:date="2019-10-13T14:50:00Z">
            <w:rPr>
              <w:lang w:val="fr-FR"/>
            </w:rPr>
          </w:rPrChange>
        </w:rPr>
        <w:t>devront</w:t>
      </w:r>
      <w:r w:rsidRPr="00F94CB9">
        <w:rPr>
          <w:spacing w:val="-7"/>
          <w:sz w:val="28"/>
          <w:szCs w:val="28"/>
          <w:lang w:val="fr-FR"/>
          <w:rPrChange w:id="11354" w:author="Peng Luqi" w:date="2019-10-13T14:50:00Z">
            <w:rPr>
              <w:spacing w:val="-7"/>
              <w:lang w:val="fr-FR"/>
            </w:rPr>
          </w:rPrChange>
        </w:rPr>
        <w:t xml:space="preserve"> </w:t>
      </w:r>
      <w:r w:rsidRPr="00F94CB9">
        <w:rPr>
          <w:sz w:val="28"/>
          <w:szCs w:val="28"/>
          <w:lang w:val="fr-FR"/>
          <w:rPrChange w:id="11355" w:author="Peng Luqi" w:date="2019-10-13T14:50:00Z">
            <w:rPr>
              <w:lang w:val="fr-FR"/>
            </w:rPr>
          </w:rPrChange>
        </w:rPr>
        <w:t>continuer</w:t>
      </w:r>
      <w:r w:rsidRPr="00F94CB9">
        <w:rPr>
          <w:spacing w:val="-7"/>
          <w:sz w:val="28"/>
          <w:szCs w:val="28"/>
          <w:lang w:val="fr-FR"/>
          <w:rPrChange w:id="11356" w:author="Peng Luqi" w:date="2019-10-13T14:50:00Z">
            <w:rPr>
              <w:spacing w:val="-7"/>
              <w:lang w:val="fr-FR"/>
            </w:rPr>
          </w:rPrChange>
        </w:rPr>
        <w:t xml:space="preserve"> </w:t>
      </w:r>
      <w:r w:rsidRPr="00F94CB9">
        <w:rPr>
          <w:sz w:val="28"/>
          <w:szCs w:val="28"/>
          <w:lang w:val="fr-FR"/>
          <w:rPrChange w:id="11357" w:author="Peng Luqi" w:date="2019-10-13T14:50:00Z">
            <w:rPr>
              <w:lang w:val="fr-FR"/>
            </w:rPr>
          </w:rPrChange>
        </w:rPr>
        <w:t>à</w:t>
      </w:r>
      <w:r w:rsidRPr="00F94CB9">
        <w:rPr>
          <w:spacing w:val="-7"/>
          <w:sz w:val="28"/>
          <w:szCs w:val="28"/>
          <w:lang w:val="fr-FR"/>
          <w:rPrChange w:id="11358" w:author="Peng Luqi" w:date="2019-10-13T14:50:00Z">
            <w:rPr>
              <w:spacing w:val="-7"/>
              <w:lang w:val="fr-FR"/>
            </w:rPr>
          </w:rPrChange>
        </w:rPr>
        <w:t xml:space="preserve"> </w:t>
      </w:r>
      <w:r w:rsidRPr="00F94CB9">
        <w:rPr>
          <w:sz w:val="28"/>
          <w:szCs w:val="28"/>
          <w:lang w:val="fr-FR"/>
          <w:rPrChange w:id="11359" w:author="Peng Luqi" w:date="2019-10-13T14:50:00Z">
            <w:rPr>
              <w:lang w:val="fr-FR"/>
            </w:rPr>
          </w:rPrChange>
        </w:rPr>
        <w:t>se</w:t>
      </w:r>
      <w:r w:rsidRPr="00F94CB9">
        <w:rPr>
          <w:spacing w:val="-7"/>
          <w:sz w:val="28"/>
          <w:szCs w:val="28"/>
          <w:lang w:val="fr-FR"/>
          <w:rPrChange w:id="11360" w:author="Peng Luqi" w:date="2019-10-13T14:50:00Z">
            <w:rPr>
              <w:spacing w:val="-7"/>
              <w:lang w:val="fr-FR"/>
            </w:rPr>
          </w:rPrChange>
        </w:rPr>
        <w:t xml:space="preserve"> </w:t>
      </w:r>
      <w:r w:rsidRPr="00F94CB9">
        <w:rPr>
          <w:sz w:val="28"/>
          <w:szCs w:val="28"/>
          <w:lang w:val="fr-FR"/>
          <w:rPrChange w:id="11361" w:author="Peng Luqi" w:date="2019-10-13T14:50:00Z">
            <w:rPr>
              <w:lang w:val="fr-FR"/>
            </w:rPr>
          </w:rPrChange>
        </w:rPr>
        <w:t>raconter</w:t>
      </w:r>
      <w:r w:rsidRPr="00F94CB9">
        <w:rPr>
          <w:spacing w:val="-7"/>
          <w:sz w:val="28"/>
          <w:szCs w:val="28"/>
          <w:lang w:val="fr-FR"/>
          <w:rPrChange w:id="11362" w:author="Peng Luqi" w:date="2019-10-13T14:50:00Z">
            <w:rPr>
              <w:spacing w:val="-7"/>
              <w:lang w:val="fr-FR"/>
            </w:rPr>
          </w:rPrChange>
        </w:rPr>
        <w:t xml:space="preserve"> </w:t>
      </w:r>
      <w:r w:rsidRPr="00F94CB9">
        <w:rPr>
          <w:sz w:val="28"/>
          <w:szCs w:val="28"/>
          <w:lang w:val="fr-FR"/>
          <w:rPrChange w:id="11363" w:author="Peng Luqi" w:date="2019-10-13T14:50:00Z">
            <w:rPr>
              <w:lang w:val="fr-FR"/>
            </w:rPr>
          </w:rPrChange>
        </w:rPr>
        <w:t>des</w:t>
      </w:r>
      <w:r w:rsidRPr="00F94CB9">
        <w:rPr>
          <w:spacing w:val="-8"/>
          <w:sz w:val="28"/>
          <w:szCs w:val="28"/>
          <w:lang w:val="fr-FR"/>
          <w:rPrChange w:id="11364" w:author="Peng Luqi" w:date="2019-10-13T14:50:00Z">
            <w:rPr>
              <w:spacing w:val="-8"/>
              <w:lang w:val="fr-FR"/>
            </w:rPr>
          </w:rPrChange>
        </w:rPr>
        <w:t xml:space="preserve"> </w:t>
      </w:r>
      <w:r w:rsidRPr="00F94CB9">
        <w:rPr>
          <w:sz w:val="28"/>
          <w:szCs w:val="28"/>
          <w:lang w:val="fr-FR"/>
          <w:rPrChange w:id="11365" w:author="Peng Luqi" w:date="2019-10-13T14:50:00Z">
            <w:rPr>
              <w:lang w:val="fr-FR"/>
            </w:rPr>
          </w:rPrChange>
        </w:rPr>
        <w:t>histoires</w:t>
      </w:r>
      <w:r w:rsidRPr="00F94CB9">
        <w:rPr>
          <w:spacing w:val="-7"/>
          <w:sz w:val="28"/>
          <w:szCs w:val="28"/>
          <w:lang w:val="fr-FR"/>
          <w:rPrChange w:id="11366" w:author="Peng Luqi" w:date="2019-10-13T14:50:00Z">
            <w:rPr>
              <w:spacing w:val="-7"/>
              <w:lang w:val="fr-FR"/>
            </w:rPr>
          </w:rPrChange>
        </w:rPr>
        <w:t xml:space="preserve"> </w:t>
      </w:r>
      <w:r w:rsidRPr="00F94CB9">
        <w:rPr>
          <w:sz w:val="28"/>
          <w:szCs w:val="28"/>
          <w:lang w:val="fr-FR"/>
          <w:rPrChange w:id="11367" w:author="Peng Luqi" w:date="2019-10-13T14:50:00Z">
            <w:rPr>
              <w:lang w:val="fr-FR"/>
            </w:rPr>
          </w:rPrChange>
        </w:rPr>
        <w:t>pour</w:t>
      </w:r>
      <w:r w:rsidRPr="00F94CB9">
        <w:rPr>
          <w:spacing w:val="-6"/>
          <w:sz w:val="28"/>
          <w:szCs w:val="28"/>
          <w:lang w:val="fr-FR"/>
          <w:rPrChange w:id="11368" w:author="Peng Luqi" w:date="2019-10-13T14:50:00Z">
            <w:rPr>
              <w:spacing w:val="-6"/>
              <w:lang w:val="fr-FR"/>
            </w:rPr>
          </w:rPrChange>
        </w:rPr>
        <w:t xml:space="preserve"> </w:t>
      </w:r>
      <w:r w:rsidRPr="00F94CB9">
        <w:rPr>
          <w:sz w:val="28"/>
          <w:szCs w:val="28"/>
          <w:lang w:val="fr-FR"/>
          <w:rPrChange w:id="11369" w:author="Peng Luqi" w:date="2019-10-13T14:50:00Z">
            <w:rPr>
              <w:lang w:val="fr-FR"/>
            </w:rPr>
          </w:rPrChange>
        </w:rPr>
        <w:t>ne</w:t>
      </w:r>
      <w:r w:rsidRPr="00F94CB9">
        <w:rPr>
          <w:spacing w:val="-7"/>
          <w:sz w:val="28"/>
          <w:szCs w:val="28"/>
          <w:lang w:val="fr-FR"/>
          <w:rPrChange w:id="11370" w:author="Peng Luqi" w:date="2019-10-13T14:50:00Z">
            <w:rPr>
              <w:spacing w:val="-7"/>
              <w:lang w:val="fr-FR"/>
            </w:rPr>
          </w:rPrChange>
        </w:rPr>
        <w:t xml:space="preserve"> </w:t>
      </w:r>
      <w:r w:rsidRPr="00F94CB9">
        <w:rPr>
          <w:sz w:val="28"/>
          <w:szCs w:val="28"/>
          <w:lang w:val="fr-FR"/>
          <w:rPrChange w:id="11371" w:author="Peng Luqi" w:date="2019-10-13T14:50:00Z">
            <w:rPr>
              <w:lang w:val="fr-FR"/>
            </w:rPr>
          </w:rPrChange>
        </w:rPr>
        <w:t>pas</w:t>
      </w:r>
      <w:r w:rsidRPr="00F94CB9">
        <w:rPr>
          <w:spacing w:val="-7"/>
          <w:sz w:val="28"/>
          <w:szCs w:val="28"/>
          <w:lang w:val="fr-FR"/>
          <w:rPrChange w:id="11372" w:author="Peng Luqi" w:date="2019-10-13T14:50:00Z">
            <w:rPr>
              <w:spacing w:val="-7"/>
              <w:lang w:val="fr-FR"/>
            </w:rPr>
          </w:rPrChange>
        </w:rPr>
        <w:t xml:space="preserve"> </w:t>
      </w:r>
      <w:r w:rsidRPr="00F94CB9">
        <w:rPr>
          <w:sz w:val="28"/>
          <w:szCs w:val="28"/>
          <w:lang w:val="fr-FR"/>
          <w:rPrChange w:id="11373" w:author="Peng Luqi" w:date="2019-10-13T14:50:00Z">
            <w:rPr>
              <w:lang w:val="fr-FR"/>
            </w:rPr>
          </w:rPrChange>
        </w:rPr>
        <w:t>se suicider.</w:t>
      </w:r>
    </w:p>
    <w:p w:rsidR="002B38DF" w:rsidRPr="00F94CB9" w:rsidRDefault="002B38DF">
      <w:pPr>
        <w:pStyle w:val="a3"/>
        <w:ind w:left="170" w:right="170"/>
        <w:jc w:val="both"/>
        <w:rPr>
          <w:lang w:val="fr-FR"/>
          <w:rPrChange w:id="11374" w:author="Peng Luqi" w:date="2019-10-13T14:50:00Z">
            <w:rPr>
              <w:sz w:val="24"/>
              <w:lang w:val="fr-FR"/>
            </w:rPr>
          </w:rPrChange>
        </w:rPr>
        <w:pPrChange w:id="11375" w:author="Peng Luqi" w:date="2019-10-13T14:20:00Z">
          <w:pPr>
            <w:pStyle w:val="a3"/>
          </w:pPr>
        </w:pPrChange>
      </w:pPr>
    </w:p>
    <w:p w:rsidR="002B38DF" w:rsidRPr="00F94CB9" w:rsidRDefault="00716360">
      <w:pPr>
        <w:ind w:left="170" w:right="170"/>
        <w:jc w:val="both"/>
        <w:rPr>
          <w:sz w:val="28"/>
          <w:szCs w:val="28"/>
          <w:lang w:val="fr-FR"/>
          <w:rPrChange w:id="11376" w:author="Peng Luqi" w:date="2019-10-13T14:50:00Z">
            <w:rPr>
              <w:lang w:val="fr-FR"/>
            </w:rPr>
          </w:rPrChange>
        </w:rPr>
        <w:pPrChange w:id="11377" w:author="Peng Luqi" w:date="2019-10-13T14:20:00Z">
          <w:pPr>
            <w:spacing w:line="266" w:lineRule="auto"/>
            <w:ind w:left="130" w:right="182"/>
            <w:jc w:val="both"/>
          </w:pPr>
        </w:pPrChange>
      </w:pPr>
      <w:r w:rsidRPr="00F94CB9">
        <w:rPr>
          <w:sz w:val="28"/>
          <w:szCs w:val="28"/>
          <w:lang w:val="fr-FR"/>
          <w:rPrChange w:id="11378" w:author="Peng Luqi" w:date="2019-10-13T14:50:00Z">
            <w:rPr>
              <w:lang w:val="fr-FR"/>
            </w:rPr>
          </w:rPrChange>
        </w:rPr>
        <w:t>Vous avez peur ou non après avoir vu leur situation réelle ? Je ne le sais pas. Lorsque j</w:t>
      </w:r>
      <w:del w:id="11379" w:author="Peng Luqi" w:date="2019-10-13T14:43:00Z">
        <w:r w:rsidRPr="00F94CB9" w:rsidDel="00EF666F">
          <w:rPr>
            <w:sz w:val="28"/>
            <w:szCs w:val="28"/>
            <w:lang w:val="fr-FR"/>
            <w:rPrChange w:id="11380" w:author="Peng Luqi" w:date="2019-10-13T14:50:00Z">
              <w:rPr>
                <w:lang w:val="fr-FR"/>
              </w:rPr>
            </w:rPrChange>
          </w:rPr>
          <w:delText>’</w:delText>
        </w:r>
      </w:del>
      <w:ins w:id="11381" w:author="Peng Luqi" w:date="2019-10-13T14:43:00Z">
        <w:r w:rsidR="00EF666F" w:rsidRPr="00F94CB9">
          <w:rPr>
            <w:sz w:val="28"/>
            <w:szCs w:val="28"/>
            <w:lang w:val="fr-FR"/>
            <w:rPrChange w:id="11382" w:author="Peng Luqi" w:date="2019-10-13T14:50:00Z">
              <w:rPr>
                <w:lang w:val="fr-FR"/>
              </w:rPr>
            </w:rPrChange>
          </w:rPr>
          <w:t>’</w:t>
        </w:r>
      </w:ins>
      <w:r w:rsidRPr="00F94CB9">
        <w:rPr>
          <w:sz w:val="28"/>
          <w:szCs w:val="28"/>
          <w:lang w:val="fr-FR"/>
          <w:rPrChange w:id="11383" w:author="Peng Luqi" w:date="2019-10-13T14:50:00Z">
            <w:rPr>
              <w:lang w:val="fr-FR"/>
            </w:rPr>
          </w:rPrChange>
        </w:rPr>
        <w:t>observais sérieusement ces personnes, je me sentais souvent effrayé et je ne pouvais même pas dormir à cause d</w:t>
      </w:r>
      <w:del w:id="11384" w:author="Peng Luqi" w:date="2019-10-13T14:43:00Z">
        <w:r w:rsidRPr="00F94CB9" w:rsidDel="00EF666F">
          <w:rPr>
            <w:sz w:val="28"/>
            <w:szCs w:val="28"/>
            <w:lang w:val="fr-FR"/>
            <w:rPrChange w:id="11385" w:author="Peng Luqi" w:date="2019-10-13T14:50:00Z">
              <w:rPr>
                <w:lang w:val="fr-FR"/>
              </w:rPr>
            </w:rPrChange>
          </w:rPr>
          <w:delText>’</w:delText>
        </w:r>
      </w:del>
      <w:ins w:id="11386" w:author="Peng Luqi" w:date="2019-10-13T14:43:00Z">
        <w:r w:rsidR="00EF666F" w:rsidRPr="00F94CB9">
          <w:rPr>
            <w:sz w:val="28"/>
            <w:szCs w:val="28"/>
            <w:lang w:val="fr-FR"/>
            <w:rPrChange w:id="11387" w:author="Peng Luqi" w:date="2019-10-13T14:50:00Z">
              <w:rPr>
                <w:lang w:val="fr-FR"/>
              </w:rPr>
            </w:rPrChange>
          </w:rPr>
          <w:t>’</w:t>
        </w:r>
      </w:ins>
      <w:r w:rsidRPr="00F94CB9">
        <w:rPr>
          <w:sz w:val="28"/>
          <w:szCs w:val="28"/>
          <w:lang w:val="fr-FR"/>
          <w:rPrChange w:id="11388" w:author="Peng Luqi" w:date="2019-10-13T14:50:00Z">
            <w:rPr>
              <w:lang w:val="fr-FR"/>
            </w:rPr>
          </w:rPrChange>
        </w:rPr>
        <w:t>elles. Mais après de nombreuses années, cette peur est devenue une motivation et a joué un rôle important pour moi. Je ne suis pas une personne vantarde grâce à mes nombreuses expériences. Quand j</w:t>
      </w:r>
      <w:del w:id="11389" w:author="Peng Luqi" w:date="2019-10-13T14:43:00Z">
        <w:r w:rsidRPr="00F94CB9" w:rsidDel="00EF666F">
          <w:rPr>
            <w:sz w:val="28"/>
            <w:szCs w:val="28"/>
            <w:lang w:val="fr-FR"/>
            <w:rPrChange w:id="11390" w:author="Peng Luqi" w:date="2019-10-13T14:50:00Z">
              <w:rPr>
                <w:lang w:val="fr-FR"/>
              </w:rPr>
            </w:rPrChange>
          </w:rPr>
          <w:delText>’</w:delText>
        </w:r>
      </w:del>
      <w:ins w:id="11391" w:author="Peng Luqi" w:date="2019-10-13T14:43:00Z">
        <w:r w:rsidR="00EF666F" w:rsidRPr="00F94CB9">
          <w:rPr>
            <w:sz w:val="28"/>
            <w:szCs w:val="28"/>
            <w:lang w:val="fr-FR"/>
            <w:rPrChange w:id="11392" w:author="Peng Luqi" w:date="2019-10-13T14:50:00Z">
              <w:rPr>
                <w:lang w:val="fr-FR"/>
              </w:rPr>
            </w:rPrChange>
          </w:rPr>
          <w:t>’</w:t>
        </w:r>
      </w:ins>
      <w:r w:rsidRPr="00F94CB9">
        <w:rPr>
          <w:sz w:val="28"/>
          <w:szCs w:val="28"/>
          <w:lang w:val="fr-FR"/>
          <w:rPrChange w:id="11393" w:author="Peng Luqi" w:date="2019-10-13T14:50:00Z">
            <w:rPr>
              <w:lang w:val="fr-FR"/>
            </w:rPr>
          </w:rPrChange>
        </w:rPr>
        <w:t>étais enfant, j</w:t>
      </w:r>
      <w:del w:id="11394" w:author="Peng Luqi" w:date="2019-10-13T14:43:00Z">
        <w:r w:rsidRPr="00F94CB9" w:rsidDel="00EF666F">
          <w:rPr>
            <w:sz w:val="28"/>
            <w:szCs w:val="28"/>
            <w:lang w:val="fr-FR"/>
            <w:rPrChange w:id="11395" w:author="Peng Luqi" w:date="2019-10-13T14:50:00Z">
              <w:rPr>
                <w:lang w:val="fr-FR"/>
              </w:rPr>
            </w:rPrChange>
          </w:rPr>
          <w:delText>’</w:delText>
        </w:r>
      </w:del>
      <w:ins w:id="11396" w:author="Peng Luqi" w:date="2019-10-13T14:43:00Z">
        <w:r w:rsidR="00EF666F" w:rsidRPr="00F94CB9">
          <w:rPr>
            <w:sz w:val="28"/>
            <w:szCs w:val="28"/>
            <w:lang w:val="fr-FR"/>
            <w:rPrChange w:id="11397" w:author="Peng Luqi" w:date="2019-10-13T14:50:00Z">
              <w:rPr>
                <w:lang w:val="fr-FR"/>
              </w:rPr>
            </w:rPrChange>
          </w:rPr>
          <w:t>’</w:t>
        </w:r>
      </w:ins>
      <w:r w:rsidRPr="00F94CB9">
        <w:rPr>
          <w:sz w:val="28"/>
          <w:szCs w:val="28"/>
          <w:lang w:val="fr-FR"/>
          <w:rPrChange w:id="11398" w:author="Peng Luqi" w:date="2019-10-13T14:50:00Z">
            <w:rPr>
              <w:lang w:val="fr-FR"/>
            </w:rPr>
          </w:rPrChange>
        </w:rPr>
        <w:t>adorais me vanter !</w:t>
      </w:r>
    </w:p>
    <w:p w:rsidR="002B38DF" w:rsidRPr="00F94CB9" w:rsidRDefault="002B38DF">
      <w:pPr>
        <w:pStyle w:val="a3"/>
        <w:ind w:left="170" w:right="170"/>
        <w:jc w:val="both"/>
        <w:rPr>
          <w:lang w:val="fr-FR"/>
          <w:rPrChange w:id="11399" w:author="Peng Luqi" w:date="2019-10-13T14:50:00Z">
            <w:rPr>
              <w:sz w:val="24"/>
              <w:lang w:val="fr-FR"/>
            </w:rPr>
          </w:rPrChange>
        </w:rPr>
        <w:pPrChange w:id="11400" w:author="Peng Luqi" w:date="2019-10-13T14:20:00Z">
          <w:pPr>
            <w:pStyle w:val="a3"/>
          </w:pPr>
        </w:pPrChange>
      </w:pPr>
    </w:p>
    <w:p w:rsidR="002B38DF" w:rsidRPr="00F94CB9" w:rsidRDefault="00716360">
      <w:pPr>
        <w:ind w:left="170" w:right="170"/>
        <w:jc w:val="both"/>
        <w:rPr>
          <w:sz w:val="28"/>
          <w:szCs w:val="28"/>
          <w:lang w:val="fr-FR"/>
          <w:rPrChange w:id="11401" w:author="Peng Luqi" w:date="2019-10-13T14:50:00Z">
            <w:rPr>
              <w:lang w:val="fr-FR"/>
            </w:rPr>
          </w:rPrChange>
        </w:rPr>
        <w:pPrChange w:id="11402" w:author="Peng Luqi" w:date="2019-10-13T14:20:00Z">
          <w:pPr>
            <w:spacing w:line="264" w:lineRule="auto"/>
            <w:ind w:left="130" w:right="184"/>
            <w:jc w:val="both"/>
          </w:pPr>
        </w:pPrChange>
      </w:pPr>
      <w:r w:rsidRPr="00F94CB9">
        <w:rPr>
          <w:sz w:val="28"/>
          <w:szCs w:val="28"/>
          <w:lang w:val="fr-FR"/>
          <w:rPrChange w:id="11403" w:author="Peng Luqi" w:date="2019-10-13T14:50:00Z">
            <w:rPr>
              <w:lang w:val="fr-FR"/>
            </w:rPr>
          </w:rPrChange>
        </w:rPr>
        <w:t>Par ailleurs, si vous réfléchissez profondément et refusez l</w:t>
      </w:r>
      <w:del w:id="11404" w:author="Peng Luqi" w:date="2019-10-13T14:43:00Z">
        <w:r w:rsidRPr="00F94CB9" w:rsidDel="00EF666F">
          <w:rPr>
            <w:sz w:val="28"/>
            <w:szCs w:val="28"/>
            <w:lang w:val="fr-FR"/>
            <w:rPrChange w:id="11405" w:author="Peng Luqi" w:date="2019-10-13T14:50:00Z">
              <w:rPr>
                <w:lang w:val="fr-FR"/>
              </w:rPr>
            </w:rPrChange>
          </w:rPr>
          <w:delText>’</w:delText>
        </w:r>
      </w:del>
      <w:ins w:id="11406" w:author="Peng Luqi" w:date="2019-10-13T14:43:00Z">
        <w:r w:rsidR="00EF666F" w:rsidRPr="00F94CB9">
          <w:rPr>
            <w:sz w:val="28"/>
            <w:szCs w:val="28"/>
            <w:lang w:val="fr-FR"/>
            <w:rPrChange w:id="11407" w:author="Peng Luqi" w:date="2019-10-13T14:50:00Z">
              <w:rPr>
                <w:lang w:val="fr-FR"/>
              </w:rPr>
            </w:rPrChange>
          </w:rPr>
          <w:t>’</w:t>
        </w:r>
      </w:ins>
      <w:r w:rsidRPr="00F94CB9">
        <w:rPr>
          <w:sz w:val="28"/>
          <w:szCs w:val="28"/>
          <w:lang w:val="fr-FR"/>
          <w:rPrChange w:id="11408" w:author="Peng Luqi" w:date="2019-10-13T14:50:00Z">
            <w:rPr>
              <w:lang w:val="fr-FR"/>
            </w:rPr>
          </w:rPrChange>
        </w:rPr>
        <w:t>amateurisme, vous pouvez obtenir des résultats prodigieux :</w:t>
      </w:r>
    </w:p>
    <w:p w:rsidR="002B38DF" w:rsidRPr="00F94CB9" w:rsidRDefault="002B38DF">
      <w:pPr>
        <w:pStyle w:val="a3"/>
        <w:ind w:left="170" w:right="170"/>
        <w:jc w:val="both"/>
        <w:rPr>
          <w:lang w:val="fr-FR"/>
          <w:rPrChange w:id="11409" w:author="Peng Luqi" w:date="2019-10-13T14:50:00Z">
            <w:rPr>
              <w:sz w:val="24"/>
              <w:lang w:val="fr-FR"/>
            </w:rPr>
          </w:rPrChange>
        </w:rPr>
        <w:pPrChange w:id="11410" w:author="Peng Luqi" w:date="2019-10-13T14:20:00Z">
          <w:pPr>
            <w:pStyle w:val="a3"/>
            <w:spacing w:before="7"/>
          </w:pPr>
        </w:pPrChange>
      </w:pPr>
    </w:p>
    <w:p w:rsidR="00E30D24" w:rsidRDefault="00716360">
      <w:pPr>
        <w:pStyle w:val="a3"/>
        <w:ind w:left="720" w:right="720"/>
        <w:jc w:val="both"/>
        <w:rPr>
          <w:ins w:id="11411" w:author="Peng Luqi" w:date="2019-10-13T22:57:00Z"/>
          <w:lang w:val="fr-FR"/>
        </w:rPr>
        <w:pPrChange w:id="11412" w:author="Peng Luqi" w:date="2019-10-13T22:58:00Z">
          <w:pPr>
            <w:ind w:left="170" w:right="170"/>
            <w:jc w:val="both"/>
          </w:pPr>
        </w:pPrChange>
      </w:pPr>
      <w:r w:rsidRPr="00F94CB9">
        <w:rPr>
          <w:lang w:val="fr-FR"/>
          <w:rPrChange w:id="11413" w:author="Peng Luqi" w:date="2019-10-13T14:50:00Z">
            <w:rPr>
              <w:lang w:val="fr-FR"/>
            </w:rPr>
          </w:rPrChange>
        </w:rPr>
        <w:t xml:space="preserve">La grande majorité des fonds sur le marché ne valent certainement pas votre investissement ! </w:t>
      </w:r>
    </w:p>
    <w:p w:rsidR="00E30D24" w:rsidRDefault="00E30D24" w:rsidP="00CB23F4">
      <w:pPr>
        <w:ind w:left="170" w:right="170"/>
        <w:jc w:val="both"/>
        <w:rPr>
          <w:ins w:id="11414" w:author="Peng Luqi" w:date="2019-10-13T22:57:00Z"/>
          <w:sz w:val="28"/>
          <w:szCs w:val="28"/>
          <w:lang w:val="fr-FR"/>
        </w:rPr>
      </w:pPr>
    </w:p>
    <w:p w:rsidR="002B38DF" w:rsidRDefault="00716360" w:rsidP="00CB23F4">
      <w:pPr>
        <w:ind w:left="170" w:right="170"/>
        <w:jc w:val="both"/>
        <w:rPr>
          <w:ins w:id="11415" w:author="Peng Luqi" w:date="2019-10-13T22:58:00Z"/>
          <w:sz w:val="28"/>
          <w:szCs w:val="28"/>
          <w:lang w:val="fr-FR"/>
        </w:rPr>
      </w:pPr>
      <w:r w:rsidRPr="00F94CB9">
        <w:rPr>
          <w:sz w:val="28"/>
          <w:szCs w:val="28"/>
          <w:lang w:val="fr-FR"/>
          <w:rPrChange w:id="11416" w:author="Peng Luqi" w:date="2019-10-13T14:50:00Z">
            <w:rPr>
              <w:lang w:val="fr-FR"/>
            </w:rPr>
          </w:rPrChange>
        </w:rPr>
        <w:t>Pourquoi</w:t>
      </w:r>
      <w:r w:rsidRPr="00F94CB9">
        <w:rPr>
          <w:spacing w:val="-4"/>
          <w:sz w:val="28"/>
          <w:szCs w:val="28"/>
          <w:lang w:val="fr-FR"/>
          <w:rPrChange w:id="11417" w:author="Peng Luqi" w:date="2019-10-13T14:50:00Z">
            <w:rPr>
              <w:spacing w:val="-4"/>
              <w:lang w:val="fr-FR"/>
            </w:rPr>
          </w:rPrChange>
        </w:rPr>
        <w:t xml:space="preserve"> </w:t>
      </w:r>
      <w:r w:rsidRPr="00F94CB9">
        <w:rPr>
          <w:sz w:val="28"/>
          <w:szCs w:val="28"/>
          <w:lang w:val="fr-FR"/>
          <w:rPrChange w:id="11418" w:author="Peng Luqi" w:date="2019-10-13T14:50:00Z">
            <w:rPr>
              <w:lang w:val="fr-FR"/>
            </w:rPr>
          </w:rPrChange>
        </w:rPr>
        <w:t>?</w:t>
      </w:r>
      <w:r w:rsidRPr="00F94CB9">
        <w:rPr>
          <w:spacing w:val="-16"/>
          <w:sz w:val="28"/>
          <w:szCs w:val="28"/>
          <w:lang w:val="fr-FR"/>
          <w:rPrChange w:id="11419" w:author="Peng Luqi" w:date="2019-10-13T14:50:00Z">
            <w:rPr>
              <w:spacing w:val="-16"/>
              <w:lang w:val="fr-FR"/>
            </w:rPr>
          </w:rPrChange>
        </w:rPr>
        <w:t xml:space="preserve"> </w:t>
      </w:r>
      <w:r w:rsidRPr="00F94CB9">
        <w:rPr>
          <w:sz w:val="28"/>
          <w:szCs w:val="28"/>
          <w:lang w:val="fr-FR"/>
          <w:rPrChange w:id="11420" w:author="Peng Luqi" w:date="2019-10-13T14:50:00Z">
            <w:rPr>
              <w:lang w:val="fr-FR"/>
            </w:rPr>
          </w:rPrChange>
        </w:rPr>
        <w:t>Voyez-vous,</w:t>
      </w:r>
      <w:r w:rsidRPr="00F94CB9">
        <w:rPr>
          <w:spacing w:val="-16"/>
          <w:sz w:val="28"/>
          <w:szCs w:val="28"/>
          <w:lang w:val="fr-FR"/>
          <w:rPrChange w:id="11421" w:author="Peng Luqi" w:date="2019-10-13T14:50:00Z">
            <w:rPr>
              <w:spacing w:val="-16"/>
              <w:lang w:val="fr-FR"/>
            </w:rPr>
          </w:rPrChange>
        </w:rPr>
        <w:t xml:space="preserve"> </w:t>
      </w:r>
      <w:r w:rsidRPr="00F94CB9">
        <w:rPr>
          <w:sz w:val="28"/>
          <w:szCs w:val="28"/>
          <w:lang w:val="fr-FR"/>
          <w:rPrChange w:id="11422" w:author="Peng Luqi" w:date="2019-10-13T14:50:00Z">
            <w:rPr>
              <w:lang w:val="fr-FR"/>
            </w:rPr>
          </w:rPrChange>
        </w:rPr>
        <w:t>le</w:t>
      </w:r>
      <w:r w:rsidRPr="00F94CB9">
        <w:rPr>
          <w:spacing w:val="-16"/>
          <w:sz w:val="28"/>
          <w:szCs w:val="28"/>
          <w:lang w:val="fr-FR"/>
          <w:rPrChange w:id="11423" w:author="Peng Luqi" w:date="2019-10-13T14:50:00Z">
            <w:rPr>
              <w:spacing w:val="-16"/>
              <w:lang w:val="fr-FR"/>
            </w:rPr>
          </w:rPrChange>
        </w:rPr>
        <w:t xml:space="preserve"> </w:t>
      </w:r>
      <w:r w:rsidRPr="00F94CB9">
        <w:rPr>
          <w:sz w:val="28"/>
          <w:szCs w:val="28"/>
          <w:lang w:val="fr-FR"/>
          <w:rPrChange w:id="11424" w:author="Peng Luqi" w:date="2019-10-13T14:50:00Z">
            <w:rPr>
              <w:lang w:val="fr-FR"/>
            </w:rPr>
          </w:rPrChange>
        </w:rPr>
        <w:t>cœur</w:t>
      </w:r>
      <w:r w:rsidRPr="00F94CB9">
        <w:rPr>
          <w:spacing w:val="-16"/>
          <w:sz w:val="28"/>
          <w:szCs w:val="28"/>
          <w:lang w:val="fr-FR"/>
          <w:rPrChange w:id="11425" w:author="Peng Luqi" w:date="2019-10-13T14:50:00Z">
            <w:rPr>
              <w:spacing w:val="-16"/>
              <w:lang w:val="fr-FR"/>
            </w:rPr>
          </w:rPrChange>
        </w:rPr>
        <w:t xml:space="preserve"> </w:t>
      </w:r>
      <w:r w:rsidRPr="00F94CB9">
        <w:rPr>
          <w:sz w:val="28"/>
          <w:szCs w:val="28"/>
          <w:lang w:val="fr-FR"/>
          <w:rPrChange w:id="11426" w:author="Peng Luqi" w:date="2019-10-13T14:50:00Z">
            <w:rPr>
              <w:lang w:val="fr-FR"/>
            </w:rPr>
          </w:rPrChange>
        </w:rPr>
        <w:t>de</w:t>
      </w:r>
      <w:r w:rsidRPr="00F94CB9">
        <w:rPr>
          <w:spacing w:val="-16"/>
          <w:sz w:val="28"/>
          <w:szCs w:val="28"/>
          <w:lang w:val="fr-FR"/>
          <w:rPrChange w:id="11427" w:author="Peng Luqi" w:date="2019-10-13T14:50:00Z">
            <w:rPr>
              <w:spacing w:val="-16"/>
              <w:lang w:val="fr-FR"/>
            </w:rPr>
          </w:rPrChange>
        </w:rPr>
        <w:t xml:space="preserve"> </w:t>
      </w:r>
      <w:r w:rsidRPr="00F94CB9">
        <w:rPr>
          <w:sz w:val="28"/>
          <w:szCs w:val="28"/>
          <w:lang w:val="fr-FR"/>
          <w:rPrChange w:id="11428" w:author="Peng Luqi" w:date="2019-10-13T14:50:00Z">
            <w:rPr>
              <w:lang w:val="fr-FR"/>
            </w:rPr>
          </w:rPrChange>
        </w:rPr>
        <w:t>l</w:t>
      </w:r>
      <w:del w:id="11429" w:author="Peng Luqi" w:date="2019-10-13T14:43:00Z">
        <w:r w:rsidRPr="00F94CB9" w:rsidDel="00EF666F">
          <w:rPr>
            <w:sz w:val="28"/>
            <w:szCs w:val="28"/>
            <w:lang w:val="fr-FR"/>
            <w:rPrChange w:id="11430" w:author="Peng Luqi" w:date="2019-10-13T14:50:00Z">
              <w:rPr>
                <w:lang w:val="fr-FR"/>
              </w:rPr>
            </w:rPrChange>
          </w:rPr>
          <w:delText>’</w:delText>
        </w:r>
      </w:del>
      <w:ins w:id="11431" w:author="Peng Luqi" w:date="2019-10-13T14:43:00Z">
        <w:r w:rsidR="00EF666F" w:rsidRPr="00F94CB9">
          <w:rPr>
            <w:sz w:val="28"/>
            <w:szCs w:val="28"/>
            <w:lang w:val="fr-FR"/>
            <w:rPrChange w:id="11432" w:author="Peng Luqi" w:date="2019-10-13T14:50:00Z">
              <w:rPr>
                <w:lang w:val="fr-FR"/>
              </w:rPr>
            </w:rPrChange>
          </w:rPr>
          <w:t>’</w:t>
        </w:r>
      </w:ins>
      <w:r w:rsidRPr="00F94CB9">
        <w:rPr>
          <w:sz w:val="28"/>
          <w:szCs w:val="28"/>
          <w:lang w:val="fr-FR"/>
          <w:rPrChange w:id="11433" w:author="Peng Luqi" w:date="2019-10-13T14:50:00Z">
            <w:rPr>
              <w:lang w:val="fr-FR"/>
            </w:rPr>
          </w:rPrChange>
        </w:rPr>
        <w:t>investissement</w:t>
      </w:r>
      <w:r w:rsidRPr="00F94CB9">
        <w:rPr>
          <w:spacing w:val="-17"/>
          <w:sz w:val="28"/>
          <w:szCs w:val="28"/>
          <w:lang w:val="fr-FR"/>
          <w:rPrChange w:id="11434" w:author="Peng Luqi" w:date="2019-10-13T14:50:00Z">
            <w:rPr>
              <w:spacing w:val="-17"/>
              <w:lang w:val="fr-FR"/>
            </w:rPr>
          </w:rPrChange>
        </w:rPr>
        <w:t xml:space="preserve"> </w:t>
      </w:r>
      <w:r w:rsidRPr="00F94CB9">
        <w:rPr>
          <w:sz w:val="28"/>
          <w:szCs w:val="28"/>
          <w:lang w:val="fr-FR"/>
          <w:rPrChange w:id="11435" w:author="Peng Luqi" w:date="2019-10-13T14:50:00Z">
            <w:rPr>
              <w:lang w:val="fr-FR"/>
            </w:rPr>
          </w:rPrChange>
        </w:rPr>
        <w:t>fixe</w:t>
      </w:r>
      <w:r w:rsidRPr="00F94CB9">
        <w:rPr>
          <w:spacing w:val="-16"/>
          <w:sz w:val="28"/>
          <w:szCs w:val="28"/>
          <w:lang w:val="fr-FR"/>
          <w:rPrChange w:id="11436" w:author="Peng Luqi" w:date="2019-10-13T14:50:00Z">
            <w:rPr>
              <w:spacing w:val="-16"/>
              <w:lang w:val="fr-FR"/>
            </w:rPr>
          </w:rPrChange>
        </w:rPr>
        <w:t xml:space="preserve"> </w:t>
      </w:r>
      <w:r w:rsidRPr="00F94CB9">
        <w:rPr>
          <w:sz w:val="28"/>
          <w:szCs w:val="28"/>
          <w:lang w:val="fr-FR"/>
          <w:rPrChange w:id="11437" w:author="Peng Luqi" w:date="2019-10-13T14:50:00Z">
            <w:rPr>
              <w:lang w:val="fr-FR"/>
            </w:rPr>
          </w:rPrChange>
        </w:rPr>
        <w:t>est</w:t>
      </w:r>
      <w:r w:rsidRPr="00F94CB9">
        <w:rPr>
          <w:spacing w:val="-16"/>
          <w:sz w:val="28"/>
          <w:szCs w:val="28"/>
          <w:lang w:val="fr-FR"/>
          <w:rPrChange w:id="11438" w:author="Peng Luqi" w:date="2019-10-13T14:50:00Z">
            <w:rPr>
              <w:spacing w:val="-16"/>
              <w:lang w:val="fr-FR"/>
            </w:rPr>
          </w:rPrChange>
        </w:rPr>
        <w:t xml:space="preserve"> </w:t>
      </w:r>
      <w:r w:rsidRPr="00F94CB9">
        <w:rPr>
          <w:sz w:val="28"/>
          <w:szCs w:val="28"/>
          <w:lang w:val="fr-FR"/>
          <w:rPrChange w:id="11439" w:author="Peng Luqi" w:date="2019-10-13T14:50:00Z">
            <w:rPr>
              <w:lang w:val="fr-FR"/>
            </w:rPr>
          </w:rPrChange>
        </w:rPr>
        <w:t>qu</w:t>
      </w:r>
      <w:del w:id="11440" w:author="Peng Luqi" w:date="2019-10-13T14:43:00Z">
        <w:r w:rsidRPr="00F94CB9" w:rsidDel="00EF666F">
          <w:rPr>
            <w:sz w:val="28"/>
            <w:szCs w:val="28"/>
            <w:lang w:val="fr-FR"/>
            <w:rPrChange w:id="11441" w:author="Peng Luqi" w:date="2019-10-13T14:50:00Z">
              <w:rPr>
                <w:lang w:val="fr-FR"/>
              </w:rPr>
            </w:rPrChange>
          </w:rPr>
          <w:delText>’</w:delText>
        </w:r>
      </w:del>
      <w:ins w:id="11442" w:author="Peng Luqi" w:date="2019-10-13T14:43:00Z">
        <w:r w:rsidR="00EF666F" w:rsidRPr="00F94CB9">
          <w:rPr>
            <w:sz w:val="28"/>
            <w:szCs w:val="28"/>
            <w:lang w:val="fr-FR"/>
            <w:rPrChange w:id="11443" w:author="Peng Luqi" w:date="2019-10-13T14:50:00Z">
              <w:rPr>
                <w:lang w:val="fr-FR"/>
              </w:rPr>
            </w:rPrChange>
          </w:rPr>
          <w:t>’</w:t>
        </w:r>
      </w:ins>
      <w:r w:rsidRPr="00F94CB9">
        <w:rPr>
          <w:sz w:val="28"/>
          <w:szCs w:val="28"/>
          <w:lang w:val="fr-FR"/>
          <w:rPrChange w:id="11444" w:author="Peng Luqi" w:date="2019-10-13T14:50:00Z">
            <w:rPr>
              <w:lang w:val="fr-FR"/>
            </w:rPr>
          </w:rPrChange>
        </w:rPr>
        <w:t>il</w:t>
      </w:r>
      <w:r w:rsidRPr="00F94CB9">
        <w:rPr>
          <w:spacing w:val="-16"/>
          <w:sz w:val="28"/>
          <w:szCs w:val="28"/>
          <w:lang w:val="fr-FR"/>
          <w:rPrChange w:id="11445" w:author="Peng Luqi" w:date="2019-10-13T14:50:00Z">
            <w:rPr>
              <w:spacing w:val="-16"/>
              <w:lang w:val="fr-FR"/>
            </w:rPr>
          </w:rPrChange>
        </w:rPr>
        <w:t xml:space="preserve"> </w:t>
      </w:r>
      <w:r w:rsidRPr="00F94CB9">
        <w:rPr>
          <w:sz w:val="28"/>
          <w:szCs w:val="28"/>
          <w:lang w:val="fr-FR"/>
          <w:rPrChange w:id="11446" w:author="Peng Luqi" w:date="2019-10-13T14:50:00Z">
            <w:rPr>
              <w:lang w:val="fr-FR"/>
            </w:rPr>
          </w:rPrChange>
        </w:rPr>
        <w:t>y</w:t>
      </w:r>
      <w:r w:rsidRPr="00F94CB9">
        <w:rPr>
          <w:spacing w:val="-16"/>
          <w:sz w:val="28"/>
          <w:szCs w:val="28"/>
          <w:lang w:val="fr-FR"/>
          <w:rPrChange w:id="11447" w:author="Peng Luqi" w:date="2019-10-13T14:50:00Z">
            <w:rPr>
              <w:spacing w:val="-16"/>
              <w:lang w:val="fr-FR"/>
            </w:rPr>
          </w:rPrChange>
        </w:rPr>
        <w:t xml:space="preserve"> </w:t>
      </w:r>
      <w:r w:rsidRPr="00F94CB9">
        <w:rPr>
          <w:sz w:val="28"/>
          <w:szCs w:val="28"/>
          <w:lang w:val="fr-FR"/>
          <w:rPrChange w:id="11448" w:author="Peng Luqi" w:date="2019-10-13T14:50:00Z">
            <w:rPr>
              <w:lang w:val="fr-FR"/>
            </w:rPr>
          </w:rPrChange>
        </w:rPr>
        <w:t>a</w:t>
      </w:r>
      <w:r w:rsidRPr="00F94CB9">
        <w:rPr>
          <w:spacing w:val="-16"/>
          <w:sz w:val="28"/>
          <w:szCs w:val="28"/>
          <w:lang w:val="fr-FR"/>
          <w:rPrChange w:id="11449" w:author="Peng Luqi" w:date="2019-10-13T14:50:00Z">
            <w:rPr>
              <w:spacing w:val="-16"/>
              <w:lang w:val="fr-FR"/>
            </w:rPr>
          </w:rPrChange>
        </w:rPr>
        <w:t xml:space="preserve"> </w:t>
      </w:r>
      <w:r w:rsidRPr="00F94CB9">
        <w:rPr>
          <w:sz w:val="28"/>
          <w:szCs w:val="28"/>
          <w:lang w:val="fr-FR"/>
          <w:rPrChange w:id="11450" w:author="Peng Luqi" w:date="2019-10-13T14:50:00Z">
            <w:rPr>
              <w:lang w:val="fr-FR"/>
            </w:rPr>
          </w:rPrChange>
        </w:rPr>
        <w:t>un</w:t>
      </w:r>
      <w:r w:rsidRPr="00F94CB9">
        <w:rPr>
          <w:spacing w:val="-16"/>
          <w:sz w:val="28"/>
          <w:szCs w:val="28"/>
          <w:lang w:val="fr-FR"/>
          <w:rPrChange w:id="11451" w:author="Peng Luqi" w:date="2019-10-13T14:50:00Z">
            <w:rPr>
              <w:spacing w:val="-16"/>
              <w:lang w:val="fr-FR"/>
            </w:rPr>
          </w:rPrChange>
        </w:rPr>
        <w:t xml:space="preserve"> </w:t>
      </w:r>
      <w:r w:rsidRPr="00F94CB9">
        <w:rPr>
          <w:sz w:val="28"/>
          <w:szCs w:val="28"/>
          <w:lang w:val="fr-FR"/>
          <w:rPrChange w:id="11452" w:author="Peng Luqi" w:date="2019-10-13T14:50:00Z">
            <w:rPr>
              <w:lang w:val="fr-FR"/>
            </w:rPr>
          </w:rPrChange>
        </w:rPr>
        <w:t>seul</w:t>
      </w:r>
      <w:r w:rsidRPr="00F94CB9">
        <w:rPr>
          <w:spacing w:val="-16"/>
          <w:sz w:val="28"/>
          <w:szCs w:val="28"/>
          <w:lang w:val="fr-FR"/>
          <w:rPrChange w:id="11453" w:author="Peng Luqi" w:date="2019-10-13T14:50:00Z">
            <w:rPr>
              <w:spacing w:val="-16"/>
              <w:lang w:val="fr-FR"/>
            </w:rPr>
          </w:rPrChange>
        </w:rPr>
        <w:t xml:space="preserve"> </w:t>
      </w:r>
      <w:r w:rsidRPr="00F94CB9">
        <w:rPr>
          <w:sz w:val="28"/>
          <w:szCs w:val="28"/>
          <w:lang w:val="fr-FR"/>
          <w:rPrChange w:id="11454" w:author="Peng Luqi" w:date="2019-10-13T14:50:00Z">
            <w:rPr>
              <w:lang w:val="fr-FR"/>
            </w:rPr>
          </w:rPrChange>
        </w:rPr>
        <w:t>choix</w:t>
      </w:r>
      <w:r w:rsidRPr="00F94CB9">
        <w:rPr>
          <w:spacing w:val="-16"/>
          <w:sz w:val="28"/>
          <w:szCs w:val="28"/>
          <w:lang w:val="fr-FR"/>
          <w:rPrChange w:id="11455" w:author="Peng Luqi" w:date="2019-10-13T14:50:00Z">
            <w:rPr>
              <w:spacing w:val="-16"/>
              <w:lang w:val="fr-FR"/>
            </w:rPr>
          </w:rPrChange>
        </w:rPr>
        <w:t xml:space="preserve"> </w:t>
      </w:r>
      <w:r w:rsidRPr="00F94CB9">
        <w:rPr>
          <w:sz w:val="28"/>
          <w:szCs w:val="28"/>
          <w:lang w:val="fr-FR"/>
          <w:rPrChange w:id="11456" w:author="Peng Luqi" w:date="2019-10-13T14:50:00Z">
            <w:rPr>
              <w:lang w:val="fr-FR"/>
            </w:rPr>
          </w:rPrChange>
        </w:rPr>
        <w:t>pour</w:t>
      </w:r>
      <w:r w:rsidRPr="00F94CB9">
        <w:rPr>
          <w:spacing w:val="-16"/>
          <w:sz w:val="28"/>
          <w:szCs w:val="28"/>
          <w:lang w:val="fr-FR"/>
          <w:rPrChange w:id="11457" w:author="Peng Luqi" w:date="2019-10-13T14:50:00Z">
            <w:rPr>
              <w:spacing w:val="-16"/>
              <w:lang w:val="fr-FR"/>
            </w:rPr>
          </w:rPrChange>
        </w:rPr>
        <w:t xml:space="preserve"> </w:t>
      </w:r>
      <w:r w:rsidRPr="00F94CB9">
        <w:rPr>
          <w:sz w:val="28"/>
          <w:szCs w:val="28"/>
          <w:lang w:val="fr-FR"/>
          <w:rPrChange w:id="11458" w:author="Peng Luqi" w:date="2019-10-13T14:50:00Z">
            <w:rPr>
              <w:lang w:val="fr-FR"/>
            </w:rPr>
          </w:rPrChange>
        </w:rPr>
        <w:t>les</w:t>
      </w:r>
      <w:r w:rsidRPr="00F94CB9">
        <w:rPr>
          <w:spacing w:val="-16"/>
          <w:sz w:val="28"/>
          <w:szCs w:val="28"/>
          <w:lang w:val="fr-FR"/>
          <w:rPrChange w:id="11459" w:author="Peng Luqi" w:date="2019-10-13T14:50:00Z">
            <w:rPr>
              <w:spacing w:val="-16"/>
              <w:lang w:val="fr-FR"/>
            </w:rPr>
          </w:rPrChange>
        </w:rPr>
        <w:t xml:space="preserve"> </w:t>
      </w:r>
      <w:r w:rsidRPr="00F94CB9">
        <w:rPr>
          <w:sz w:val="28"/>
          <w:szCs w:val="28"/>
          <w:lang w:val="fr-FR"/>
          <w:rPrChange w:id="11460" w:author="Peng Luqi" w:date="2019-10-13T14:50:00Z">
            <w:rPr>
              <w:lang w:val="fr-FR"/>
            </w:rPr>
          </w:rPrChange>
        </w:rPr>
        <w:t>investisseurs fixes : l</w:t>
      </w:r>
      <w:del w:id="11461" w:author="Peng Luqi" w:date="2019-10-13T14:43:00Z">
        <w:r w:rsidRPr="00F94CB9" w:rsidDel="00EF666F">
          <w:rPr>
            <w:sz w:val="28"/>
            <w:szCs w:val="28"/>
            <w:lang w:val="fr-FR"/>
            <w:rPrChange w:id="11462" w:author="Peng Luqi" w:date="2019-10-13T14:50:00Z">
              <w:rPr>
                <w:lang w:val="fr-FR"/>
              </w:rPr>
            </w:rPrChange>
          </w:rPr>
          <w:delText>’</w:delText>
        </w:r>
      </w:del>
      <w:ins w:id="11463" w:author="Peng Luqi" w:date="2019-10-13T14:43:00Z">
        <w:r w:rsidR="00EF666F" w:rsidRPr="00F94CB9">
          <w:rPr>
            <w:sz w:val="28"/>
            <w:szCs w:val="28"/>
            <w:lang w:val="fr-FR"/>
            <w:rPrChange w:id="11464" w:author="Peng Luqi" w:date="2019-10-13T14:50:00Z">
              <w:rPr>
                <w:lang w:val="fr-FR"/>
              </w:rPr>
            </w:rPrChange>
          </w:rPr>
          <w:t>’</w:t>
        </w:r>
      </w:ins>
      <w:r w:rsidRPr="00F94CB9">
        <w:rPr>
          <w:sz w:val="28"/>
          <w:szCs w:val="28"/>
          <w:lang w:val="fr-FR"/>
          <w:rPrChange w:id="11465" w:author="Peng Luqi" w:date="2019-10-13T14:50:00Z">
            <w:rPr>
              <w:lang w:val="fr-FR"/>
            </w:rPr>
          </w:rPrChange>
        </w:rPr>
        <w:t>investissement à long terme. Donc, vous devez vous demander à plusieurs reprises : cela est-il à la hauteur de vos attentes à long terme. Après avoir vu, vous saurez : la grande majorité des fonds vous demande d</w:t>
      </w:r>
      <w:del w:id="11466" w:author="Peng Luqi" w:date="2019-10-13T14:43:00Z">
        <w:r w:rsidRPr="00F94CB9" w:rsidDel="00EF666F">
          <w:rPr>
            <w:sz w:val="28"/>
            <w:szCs w:val="28"/>
            <w:lang w:val="fr-FR"/>
            <w:rPrChange w:id="11467" w:author="Peng Luqi" w:date="2019-10-13T14:50:00Z">
              <w:rPr>
                <w:lang w:val="fr-FR"/>
              </w:rPr>
            </w:rPrChange>
          </w:rPr>
          <w:delText>’</w:delText>
        </w:r>
      </w:del>
      <w:ins w:id="11468" w:author="Peng Luqi" w:date="2019-10-13T14:43:00Z">
        <w:r w:rsidR="00EF666F" w:rsidRPr="00F94CB9">
          <w:rPr>
            <w:sz w:val="28"/>
            <w:szCs w:val="28"/>
            <w:lang w:val="fr-FR"/>
            <w:rPrChange w:id="11469" w:author="Peng Luqi" w:date="2019-10-13T14:50:00Z">
              <w:rPr>
                <w:lang w:val="fr-FR"/>
              </w:rPr>
            </w:rPrChange>
          </w:rPr>
          <w:t>’</w:t>
        </w:r>
      </w:ins>
      <w:r w:rsidRPr="00F94CB9">
        <w:rPr>
          <w:sz w:val="28"/>
          <w:szCs w:val="28"/>
          <w:lang w:val="fr-FR"/>
          <w:rPrChange w:id="11470" w:author="Peng Luqi" w:date="2019-10-13T14:50:00Z">
            <w:rPr>
              <w:lang w:val="fr-FR"/>
            </w:rPr>
          </w:rPrChange>
        </w:rPr>
        <w:t>investir fixement, mais ensuite, ils n</w:t>
      </w:r>
      <w:del w:id="11471" w:author="Peng Luqi" w:date="2019-10-13T14:43:00Z">
        <w:r w:rsidRPr="00F94CB9" w:rsidDel="00EF666F">
          <w:rPr>
            <w:sz w:val="28"/>
            <w:szCs w:val="28"/>
            <w:lang w:val="fr-FR"/>
            <w:rPrChange w:id="11472" w:author="Peng Luqi" w:date="2019-10-13T14:50:00Z">
              <w:rPr>
                <w:lang w:val="fr-FR"/>
              </w:rPr>
            </w:rPrChange>
          </w:rPr>
          <w:delText>’</w:delText>
        </w:r>
      </w:del>
      <w:ins w:id="11473" w:author="Peng Luqi" w:date="2019-10-13T14:43:00Z">
        <w:r w:rsidR="00EF666F" w:rsidRPr="00F94CB9">
          <w:rPr>
            <w:sz w:val="28"/>
            <w:szCs w:val="28"/>
            <w:lang w:val="fr-FR"/>
            <w:rPrChange w:id="11474" w:author="Peng Luqi" w:date="2019-10-13T14:50:00Z">
              <w:rPr>
                <w:lang w:val="fr-FR"/>
              </w:rPr>
            </w:rPrChange>
          </w:rPr>
          <w:t>’</w:t>
        </w:r>
      </w:ins>
      <w:r w:rsidRPr="00F94CB9">
        <w:rPr>
          <w:sz w:val="28"/>
          <w:szCs w:val="28"/>
          <w:lang w:val="fr-FR"/>
          <w:rPrChange w:id="11475" w:author="Peng Luqi" w:date="2019-10-13T14:50:00Z">
            <w:rPr>
              <w:lang w:val="fr-FR"/>
            </w:rPr>
          </w:rPrChange>
        </w:rPr>
        <w:t>utilisent pas cette méthode eux-mêmes, au lieu de cela, prenez les fonds que vous avez déjà investi pour faire votre propre gestion. Il est vrai qu</w:t>
      </w:r>
      <w:del w:id="11476" w:author="Peng Luqi" w:date="2019-10-13T14:43:00Z">
        <w:r w:rsidRPr="00F94CB9" w:rsidDel="00EF666F">
          <w:rPr>
            <w:sz w:val="28"/>
            <w:szCs w:val="28"/>
            <w:lang w:val="fr-FR"/>
            <w:rPrChange w:id="11477" w:author="Peng Luqi" w:date="2019-10-13T14:50:00Z">
              <w:rPr>
                <w:lang w:val="fr-FR"/>
              </w:rPr>
            </w:rPrChange>
          </w:rPr>
          <w:delText>’</w:delText>
        </w:r>
      </w:del>
      <w:ins w:id="11478" w:author="Peng Luqi" w:date="2019-10-13T14:43:00Z">
        <w:r w:rsidR="00EF666F" w:rsidRPr="00F94CB9">
          <w:rPr>
            <w:sz w:val="28"/>
            <w:szCs w:val="28"/>
            <w:lang w:val="fr-FR"/>
            <w:rPrChange w:id="11479" w:author="Peng Luqi" w:date="2019-10-13T14:50:00Z">
              <w:rPr>
                <w:lang w:val="fr-FR"/>
              </w:rPr>
            </w:rPrChange>
          </w:rPr>
          <w:t>’</w:t>
        </w:r>
      </w:ins>
      <w:r w:rsidRPr="00F94CB9">
        <w:rPr>
          <w:sz w:val="28"/>
          <w:szCs w:val="28"/>
          <w:lang w:val="fr-FR"/>
          <w:rPrChange w:id="11480" w:author="Peng Luqi" w:date="2019-10-13T14:50:00Z">
            <w:rPr>
              <w:lang w:val="fr-FR"/>
            </w:rPr>
          </w:rPrChange>
        </w:rPr>
        <w:t>il existe effectivement d</w:t>
      </w:r>
      <w:del w:id="11481" w:author="Peng Luqi" w:date="2019-10-13T14:43:00Z">
        <w:r w:rsidRPr="00F94CB9" w:rsidDel="00EF666F">
          <w:rPr>
            <w:sz w:val="28"/>
            <w:szCs w:val="28"/>
            <w:lang w:val="fr-FR"/>
            <w:rPrChange w:id="11482" w:author="Peng Luqi" w:date="2019-10-13T14:50:00Z">
              <w:rPr>
                <w:lang w:val="fr-FR"/>
              </w:rPr>
            </w:rPrChange>
          </w:rPr>
          <w:delText>’</w:delText>
        </w:r>
      </w:del>
      <w:ins w:id="11483" w:author="Peng Luqi" w:date="2019-10-13T14:43:00Z">
        <w:r w:rsidR="00EF666F" w:rsidRPr="00F94CB9">
          <w:rPr>
            <w:sz w:val="28"/>
            <w:szCs w:val="28"/>
            <w:lang w:val="fr-FR"/>
            <w:rPrChange w:id="11484" w:author="Peng Luqi" w:date="2019-10-13T14:50:00Z">
              <w:rPr>
                <w:lang w:val="fr-FR"/>
              </w:rPr>
            </w:rPrChange>
          </w:rPr>
          <w:t>’</w:t>
        </w:r>
      </w:ins>
      <w:r w:rsidRPr="00F94CB9">
        <w:rPr>
          <w:sz w:val="28"/>
          <w:szCs w:val="28"/>
          <w:lang w:val="fr-FR"/>
          <w:rPrChange w:id="11485" w:author="Peng Luqi" w:date="2019-10-13T14:50:00Z">
            <w:rPr>
              <w:lang w:val="fr-FR"/>
            </w:rPr>
          </w:rPrChange>
        </w:rPr>
        <w:t>excellents gestionnaires, mais au final, seuls 5</w:t>
      </w:r>
      <w:del w:id="11486" w:author="Peng Luqi" w:date="2019-10-13T22:58:00Z">
        <w:r w:rsidRPr="00F94CB9" w:rsidDel="00E30D24">
          <w:rPr>
            <w:sz w:val="28"/>
            <w:szCs w:val="28"/>
            <w:lang w:val="fr-FR"/>
            <w:rPrChange w:id="11487" w:author="Peng Luqi" w:date="2019-10-13T14:50:00Z">
              <w:rPr>
                <w:lang w:val="fr-FR"/>
              </w:rPr>
            </w:rPrChange>
          </w:rPr>
          <w:delText xml:space="preserve"> </w:delText>
        </w:r>
      </w:del>
      <w:r w:rsidRPr="00F94CB9">
        <w:rPr>
          <w:sz w:val="28"/>
          <w:szCs w:val="28"/>
          <w:lang w:val="fr-FR"/>
          <w:rPrChange w:id="11488" w:author="Peng Luqi" w:date="2019-10-13T14:50:00Z">
            <w:rPr>
              <w:lang w:val="fr-FR"/>
            </w:rPr>
          </w:rPrChange>
        </w:rPr>
        <w:t>% d</w:t>
      </w:r>
      <w:del w:id="11489" w:author="Peng Luqi" w:date="2019-10-13T14:43:00Z">
        <w:r w:rsidRPr="00F94CB9" w:rsidDel="00EF666F">
          <w:rPr>
            <w:sz w:val="28"/>
            <w:szCs w:val="28"/>
            <w:lang w:val="fr-FR"/>
            <w:rPrChange w:id="11490" w:author="Peng Luqi" w:date="2019-10-13T14:50:00Z">
              <w:rPr>
                <w:lang w:val="fr-FR"/>
              </w:rPr>
            </w:rPrChange>
          </w:rPr>
          <w:delText>’</w:delText>
        </w:r>
      </w:del>
      <w:ins w:id="11491" w:author="Peng Luqi" w:date="2019-10-13T14:43:00Z">
        <w:r w:rsidR="00EF666F" w:rsidRPr="00F94CB9">
          <w:rPr>
            <w:sz w:val="28"/>
            <w:szCs w:val="28"/>
            <w:lang w:val="fr-FR"/>
            <w:rPrChange w:id="11492" w:author="Peng Luqi" w:date="2019-10-13T14:50:00Z">
              <w:rPr>
                <w:lang w:val="fr-FR"/>
              </w:rPr>
            </w:rPrChange>
          </w:rPr>
          <w:t>’</w:t>
        </w:r>
      </w:ins>
      <w:r w:rsidRPr="00F94CB9">
        <w:rPr>
          <w:sz w:val="28"/>
          <w:szCs w:val="28"/>
          <w:lang w:val="fr-FR"/>
          <w:rPrChange w:id="11493" w:author="Peng Luqi" w:date="2019-10-13T14:50:00Z">
            <w:rPr>
              <w:lang w:val="fr-FR"/>
            </w:rPr>
          </w:rPrChange>
        </w:rPr>
        <w:t>entre eux peuvent-être considérés</w:t>
      </w:r>
      <w:r w:rsidRPr="00F94CB9">
        <w:rPr>
          <w:spacing w:val="-6"/>
          <w:sz w:val="28"/>
          <w:szCs w:val="28"/>
          <w:lang w:val="fr-FR"/>
          <w:rPrChange w:id="11494" w:author="Peng Luqi" w:date="2019-10-13T14:50:00Z">
            <w:rPr>
              <w:spacing w:val="-6"/>
              <w:lang w:val="fr-FR"/>
            </w:rPr>
          </w:rPrChange>
        </w:rPr>
        <w:t xml:space="preserve"> </w:t>
      </w:r>
      <w:r w:rsidRPr="00F94CB9">
        <w:rPr>
          <w:sz w:val="28"/>
          <w:szCs w:val="28"/>
          <w:lang w:val="fr-FR"/>
          <w:rPrChange w:id="11495" w:author="Peng Luqi" w:date="2019-10-13T14:50:00Z">
            <w:rPr>
              <w:lang w:val="fr-FR"/>
            </w:rPr>
          </w:rPrChange>
        </w:rPr>
        <w:t>comme</w:t>
      </w:r>
      <w:r w:rsidRPr="00F94CB9">
        <w:rPr>
          <w:spacing w:val="-7"/>
          <w:sz w:val="28"/>
          <w:szCs w:val="28"/>
          <w:lang w:val="fr-FR"/>
          <w:rPrChange w:id="11496" w:author="Peng Luqi" w:date="2019-10-13T14:50:00Z">
            <w:rPr>
              <w:spacing w:val="-7"/>
              <w:lang w:val="fr-FR"/>
            </w:rPr>
          </w:rPrChange>
        </w:rPr>
        <w:t xml:space="preserve"> </w:t>
      </w:r>
      <w:r w:rsidRPr="00F94CB9">
        <w:rPr>
          <w:sz w:val="28"/>
          <w:szCs w:val="28"/>
          <w:lang w:val="fr-FR"/>
          <w:rPrChange w:id="11497" w:author="Peng Luqi" w:date="2019-10-13T14:50:00Z">
            <w:rPr>
              <w:lang w:val="fr-FR"/>
            </w:rPr>
          </w:rPrChange>
        </w:rPr>
        <w:t>extrêmement</w:t>
      </w:r>
      <w:r w:rsidRPr="00F94CB9">
        <w:rPr>
          <w:spacing w:val="-6"/>
          <w:sz w:val="28"/>
          <w:szCs w:val="28"/>
          <w:lang w:val="fr-FR"/>
          <w:rPrChange w:id="11498" w:author="Peng Luqi" w:date="2019-10-13T14:50:00Z">
            <w:rPr>
              <w:spacing w:val="-6"/>
              <w:lang w:val="fr-FR"/>
            </w:rPr>
          </w:rPrChange>
        </w:rPr>
        <w:t xml:space="preserve"> </w:t>
      </w:r>
      <w:r w:rsidRPr="00F94CB9">
        <w:rPr>
          <w:sz w:val="28"/>
          <w:szCs w:val="28"/>
          <w:lang w:val="fr-FR"/>
          <w:rPrChange w:id="11499" w:author="Peng Luqi" w:date="2019-10-13T14:50:00Z">
            <w:rPr>
              <w:lang w:val="fr-FR"/>
            </w:rPr>
          </w:rPrChange>
        </w:rPr>
        <w:t>bons.</w:t>
      </w:r>
      <w:r w:rsidRPr="00F94CB9">
        <w:rPr>
          <w:spacing w:val="-6"/>
          <w:sz w:val="28"/>
          <w:szCs w:val="28"/>
          <w:lang w:val="fr-FR"/>
          <w:rPrChange w:id="11500" w:author="Peng Luqi" w:date="2019-10-13T14:50:00Z">
            <w:rPr>
              <w:spacing w:val="-6"/>
              <w:lang w:val="fr-FR"/>
            </w:rPr>
          </w:rPrChange>
        </w:rPr>
        <w:t xml:space="preserve"> </w:t>
      </w:r>
      <w:r w:rsidRPr="00F94CB9">
        <w:rPr>
          <w:sz w:val="28"/>
          <w:szCs w:val="28"/>
          <w:lang w:val="fr-FR"/>
          <w:rPrChange w:id="11501" w:author="Peng Luqi" w:date="2019-10-13T14:50:00Z">
            <w:rPr>
              <w:lang w:val="fr-FR"/>
            </w:rPr>
          </w:rPrChange>
        </w:rPr>
        <w:t>Pour</w:t>
      </w:r>
      <w:r w:rsidRPr="00F94CB9">
        <w:rPr>
          <w:spacing w:val="-6"/>
          <w:sz w:val="28"/>
          <w:szCs w:val="28"/>
          <w:lang w:val="fr-FR"/>
          <w:rPrChange w:id="11502" w:author="Peng Luqi" w:date="2019-10-13T14:50:00Z">
            <w:rPr>
              <w:spacing w:val="-6"/>
              <w:lang w:val="fr-FR"/>
            </w:rPr>
          </w:rPrChange>
        </w:rPr>
        <w:t xml:space="preserve"> </w:t>
      </w:r>
      <w:r w:rsidRPr="00F94CB9">
        <w:rPr>
          <w:sz w:val="28"/>
          <w:szCs w:val="28"/>
          <w:lang w:val="fr-FR"/>
          <w:rPrChange w:id="11503" w:author="Peng Luqi" w:date="2019-10-13T14:50:00Z">
            <w:rPr>
              <w:lang w:val="fr-FR"/>
            </w:rPr>
          </w:rPrChange>
        </w:rPr>
        <w:t>les</w:t>
      </w:r>
      <w:r w:rsidRPr="00F94CB9">
        <w:rPr>
          <w:spacing w:val="-6"/>
          <w:sz w:val="28"/>
          <w:szCs w:val="28"/>
          <w:lang w:val="fr-FR"/>
          <w:rPrChange w:id="11504" w:author="Peng Luqi" w:date="2019-10-13T14:50:00Z">
            <w:rPr>
              <w:spacing w:val="-6"/>
              <w:lang w:val="fr-FR"/>
            </w:rPr>
          </w:rPrChange>
        </w:rPr>
        <w:t xml:space="preserve"> </w:t>
      </w:r>
      <w:r w:rsidRPr="00F94CB9">
        <w:rPr>
          <w:sz w:val="28"/>
          <w:szCs w:val="28"/>
          <w:lang w:val="fr-FR"/>
          <w:rPrChange w:id="11505" w:author="Peng Luqi" w:date="2019-10-13T14:50:00Z">
            <w:rPr>
              <w:lang w:val="fr-FR"/>
            </w:rPr>
          </w:rPrChange>
        </w:rPr>
        <w:t>investisseurs</w:t>
      </w:r>
      <w:r w:rsidRPr="00F94CB9">
        <w:rPr>
          <w:spacing w:val="-7"/>
          <w:sz w:val="28"/>
          <w:szCs w:val="28"/>
          <w:lang w:val="fr-FR"/>
          <w:rPrChange w:id="11506" w:author="Peng Luqi" w:date="2019-10-13T14:50:00Z">
            <w:rPr>
              <w:spacing w:val="-7"/>
              <w:lang w:val="fr-FR"/>
            </w:rPr>
          </w:rPrChange>
        </w:rPr>
        <w:t xml:space="preserve"> </w:t>
      </w:r>
      <w:r w:rsidRPr="00F94CB9">
        <w:rPr>
          <w:sz w:val="28"/>
          <w:szCs w:val="28"/>
          <w:lang w:val="fr-FR"/>
          <w:rPrChange w:id="11507" w:author="Peng Luqi" w:date="2019-10-13T14:50:00Z">
            <w:rPr>
              <w:lang w:val="fr-FR"/>
            </w:rPr>
          </w:rPrChange>
        </w:rPr>
        <w:t>ordinaires,</w:t>
      </w:r>
      <w:r w:rsidRPr="00F94CB9">
        <w:rPr>
          <w:spacing w:val="-6"/>
          <w:sz w:val="28"/>
          <w:szCs w:val="28"/>
          <w:lang w:val="fr-FR"/>
          <w:rPrChange w:id="11508" w:author="Peng Luqi" w:date="2019-10-13T14:50:00Z">
            <w:rPr>
              <w:spacing w:val="-6"/>
              <w:lang w:val="fr-FR"/>
            </w:rPr>
          </w:rPrChange>
        </w:rPr>
        <w:t xml:space="preserve"> </w:t>
      </w:r>
      <w:r w:rsidRPr="00F94CB9">
        <w:rPr>
          <w:sz w:val="28"/>
          <w:szCs w:val="28"/>
          <w:lang w:val="fr-FR"/>
          <w:rPrChange w:id="11509" w:author="Peng Luqi" w:date="2019-10-13T14:50:00Z">
            <w:rPr>
              <w:lang w:val="fr-FR"/>
            </w:rPr>
          </w:rPrChange>
        </w:rPr>
        <w:t>cela</w:t>
      </w:r>
      <w:r w:rsidRPr="00F94CB9">
        <w:rPr>
          <w:spacing w:val="-6"/>
          <w:sz w:val="28"/>
          <w:szCs w:val="28"/>
          <w:lang w:val="fr-FR"/>
          <w:rPrChange w:id="11510" w:author="Peng Luqi" w:date="2019-10-13T14:50:00Z">
            <w:rPr>
              <w:spacing w:val="-6"/>
              <w:lang w:val="fr-FR"/>
            </w:rPr>
          </w:rPrChange>
        </w:rPr>
        <w:t xml:space="preserve"> </w:t>
      </w:r>
      <w:r w:rsidRPr="00F94CB9">
        <w:rPr>
          <w:sz w:val="28"/>
          <w:szCs w:val="28"/>
          <w:lang w:val="fr-FR"/>
          <w:rPrChange w:id="11511" w:author="Peng Luqi" w:date="2019-10-13T14:50:00Z">
            <w:rPr>
              <w:lang w:val="fr-FR"/>
            </w:rPr>
          </w:rPrChange>
        </w:rPr>
        <w:t>ne</w:t>
      </w:r>
      <w:r w:rsidRPr="00F94CB9">
        <w:rPr>
          <w:spacing w:val="-6"/>
          <w:sz w:val="28"/>
          <w:szCs w:val="28"/>
          <w:lang w:val="fr-FR"/>
          <w:rPrChange w:id="11512" w:author="Peng Luqi" w:date="2019-10-13T14:50:00Z">
            <w:rPr>
              <w:spacing w:val="-6"/>
              <w:lang w:val="fr-FR"/>
            </w:rPr>
          </w:rPrChange>
        </w:rPr>
        <w:t xml:space="preserve"> </w:t>
      </w:r>
      <w:r w:rsidRPr="00F94CB9">
        <w:rPr>
          <w:sz w:val="28"/>
          <w:szCs w:val="28"/>
          <w:lang w:val="fr-FR"/>
          <w:rPrChange w:id="11513" w:author="Peng Luqi" w:date="2019-10-13T14:50:00Z">
            <w:rPr>
              <w:lang w:val="fr-FR"/>
            </w:rPr>
          </w:rPrChange>
        </w:rPr>
        <w:t>revient-il</w:t>
      </w:r>
      <w:r w:rsidRPr="00F94CB9">
        <w:rPr>
          <w:spacing w:val="-6"/>
          <w:sz w:val="28"/>
          <w:szCs w:val="28"/>
          <w:lang w:val="fr-FR"/>
          <w:rPrChange w:id="11514" w:author="Peng Luqi" w:date="2019-10-13T14:50:00Z">
            <w:rPr>
              <w:spacing w:val="-6"/>
              <w:lang w:val="fr-FR"/>
            </w:rPr>
          </w:rPrChange>
        </w:rPr>
        <w:t xml:space="preserve"> </w:t>
      </w:r>
      <w:r w:rsidRPr="00F94CB9">
        <w:rPr>
          <w:sz w:val="28"/>
          <w:szCs w:val="28"/>
          <w:lang w:val="fr-FR"/>
          <w:rPrChange w:id="11515" w:author="Peng Luqi" w:date="2019-10-13T14:50:00Z">
            <w:rPr>
              <w:lang w:val="fr-FR"/>
            </w:rPr>
          </w:rPrChange>
        </w:rPr>
        <w:t>pas</w:t>
      </w:r>
      <w:r w:rsidRPr="00F94CB9">
        <w:rPr>
          <w:spacing w:val="-6"/>
          <w:sz w:val="28"/>
          <w:szCs w:val="28"/>
          <w:lang w:val="fr-FR"/>
          <w:rPrChange w:id="11516" w:author="Peng Luqi" w:date="2019-10-13T14:50:00Z">
            <w:rPr>
              <w:spacing w:val="-6"/>
              <w:lang w:val="fr-FR"/>
            </w:rPr>
          </w:rPrChange>
        </w:rPr>
        <w:t xml:space="preserve"> </w:t>
      </w:r>
      <w:r w:rsidRPr="00F94CB9">
        <w:rPr>
          <w:sz w:val="28"/>
          <w:szCs w:val="28"/>
          <w:lang w:val="fr-FR"/>
          <w:rPrChange w:id="11517" w:author="Peng Luqi" w:date="2019-10-13T14:50:00Z">
            <w:rPr>
              <w:lang w:val="fr-FR"/>
            </w:rPr>
          </w:rPrChange>
        </w:rPr>
        <w:t>à</w:t>
      </w:r>
      <w:r w:rsidRPr="00F94CB9">
        <w:rPr>
          <w:spacing w:val="-6"/>
          <w:sz w:val="28"/>
          <w:szCs w:val="28"/>
          <w:lang w:val="fr-FR"/>
          <w:rPrChange w:id="11518" w:author="Peng Luqi" w:date="2019-10-13T14:50:00Z">
            <w:rPr>
              <w:spacing w:val="-6"/>
              <w:lang w:val="fr-FR"/>
            </w:rPr>
          </w:rPrChange>
        </w:rPr>
        <w:t xml:space="preserve"> </w:t>
      </w:r>
      <w:r w:rsidRPr="00F94CB9">
        <w:rPr>
          <w:sz w:val="28"/>
          <w:szCs w:val="28"/>
          <w:lang w:val="fr-FR"/>
          <w:rPrChange w:id="11519" w:author="Peng Luqi" w:date="2019-10-13T14:50:00Z">
            <w:rPr>
              <w:lang w:val="fr-FR"/>
            </w:rPr>
          </w:rPrChange>
        </w:rPr>
        <w:t>être</w:t>
      </w:r>
      <w:r w:rsidRPr="00F94CB9">
        <w:rPr>
          <w:spacing w:val="-6"/>
          <w:sz w:val="28"/>
          <w:szCs w:val="28"/>
          <w:lang w:val="fr-FR"/>
          <w:rPrChange w:id="11520" w:author="Peng Luqi" w:date="2019-10-13T14:50:00Z">
            <w:rPr>
              <w:spacing w:val="-6"/>
              <w:lang w:val="fr-FR"/>
            </w:rPr>
          </w:rPrChange>
        </w:rPr>
        <w:t xml:space="preserve"> </w:t>
      </w:r>
      <w:r w:rsidRPr="00F94CB9">
        <w:rPr>
          <w:sz w:val="28"/>
          <w:szCs w:val="28"/>
          <w:lang w:val="fr-FR"/>
          <w:rPrChange w:id="11521" w:author="Peng Luqi" w:date="2019-10-13T14:50:00Z">
            <w:rPr>
              <w:lang w:val="fr-FR"/>
            </w:rPr>
          </w:rPrChange>
        </w:rPr>
        <w:t>des amateurs ? Après avoir confié 100</w:t>
      </w:r>
      <w:del w:id="11522" w:author="Peng Luqi" w:date="2019-10-13T22:58:00Z">
        <w:r w:rsidRPr="00F94CB9" w:rsidDel="00E30D24">
          <w:rPr>
            <w:sz w:val="28"/>
            <w:szCs w:val="28"/>
            <w:lang w:val="fr-FR"/>
            <w:rPrChange w:id="11523" w:author="Peng Luqi" w:date="2019-10-13T14:50:00Z">
              <w:rPr>
                <w:lang w:val="fr-FR"/>
              </w:rPr>
            </w:rPrChange>
          </w:rPr>
          <w:delText xml:space="preserve"> </w:delText>
        </w:r>
      </w:del>
      <w:r w:rsidRPr="00F94CB9">
        <w:rPr>
          <w:sz w:val="28"/>
          <w:szCs w:val="28"/>
          <w:lang w:val="fr-FR"/>
          <w:rPrChange w:id="11524" w:author="Peng Luqi" w:date="2019-10-13T14:50:00Z">
            <w:rPr>
              <w:lang w:val="fr-FR"/>
            </w:rPr>
          </w:rPrChange>
        </w:rPr>
        <w:t>% de son patrimoine à d</w:t>
      </w:r>
      <w:del w:id="11525" w:author="Peng Luqi" w:date="2019-10-13T14:43:00Z">
        <w:r w:rsidRPr="00F94CB9" w:rsidDel="00EF666F">
          <w:rPr>
            <w:sz w:val="28"/>
            <w:szCs w:val="28"/>
            <w:lang w:val="fr-FR"/>
            <w:rPrChange w:id="11526" w:author="Peng Luqi" w:date="2019-10-13T14:50:00Z">
              <w:rPr>
                <w:lang w:val="fr-FR"/>
              </w:rPr>
            </w:rPrChange>
          </w:rPr>
          <w:delText>’</w:delText>
        </w:r>
      </w:del>
      <w:ins w:id="11527" w:author="Peng Luqi" w:date="2019-10-13T14:43:00Z">
        <w:r w:rsidR="00EF666F" w:rsidRPr="00F94CB9">
          <w:rPr>
            <w:sz w:val="28"/>
            <w:szCs w:val="28"/>
            <w:lang w:val="fr-FR"/>
            <w:rPrChange w:id="11528" w:author="Peng Luqi" w:date="2019-10-13T14:50:00Z">
              <w:rPr>
                <w:lang w:val="fr-FR"/>
              </w:rPr>
            </w:rPrChange>
          </w:rPr>
          <w:t>’</w:t>
        </w:r>
      </w:ins>
      <w:r w:rsidRPr="00F94CB9">
        <w:rPr>
          <w:sz w:val="28"/>
          <w:szCs w:val="28"/>
          <w:lang w:val="fr-FR"/>
          <w:rPrChange w:id="11529" w:author="Peng Luqi" w:date="2019-10-13T14:50:00Z">
            <w:rPr>
              <w:lang w:val="fr-FR"/>
            </w:rPr>
          </w:rPrChange>
        </w:rPr>
        <w:t>autres personnes, il a un taux de 5</w:t>
      </w:r>
      <w:del w:id="11530" w:author="Peng Luqi" w:date="2019-10-13T22:58:00Z">
        <w:r w:rsidRPr="00F94CB9" w:rsidDel="00E30D24">
          <w:rPr>
            <w:spacing w:val="-39"/>
            <w:sz w:val="28"/>
            <w:szCs w:val="28"/>
            <w:lang w:val="fr-FR"/>
            <w:rPrChange w:id="11531" w:author="Peng Luqi" w:date="2019-10-13T14:50:00Z">
              <w:rPr>
                <w:spacing w:val="-39"/>
                <w:lang w:val="fr-FR"/>
              </w:rPr>
            </w:rPrChange>
          </w:rPr>
          <w:delText xml:space="preserve"> </w:delText>
        </w:r>
      </w:del>
      <w:r w:rsidRPr="00F94CB9">
        <w:rPr>
          <w:sz w:val="28"/>
          <w:szCs w:val="28"/>
          <w:lang w:val="fr-FR"/>
          <w:rPrChange w:id="11532" w:author="Peng Luqi" w:date="2019-10-13T14:50:00Z">
            <w:rPr>
              <w:lang w:val="fr-FR"/>
            </w:rPr>
          </w:rPrChange>
        </w:rPr>
        <w:t>%</w:t>
      </w:r>
      <w:ins w:id="11533" w:author="Peng Luqi" w:date="2019-10-13T22:58:00Z">
        <w:r w:rsidR="00E30D24">
          <w:rPr>
            <w:sz w:val="28"/>
            <w:szCs w:val="28"/>
            <w:lang w:val="fr-FR"/>
          </w:rPr>
          <w:t xml:space="preserve"> </w:t>
        </w:r>
      </w:ins>
      <w:r w:rsidRPr="00F94CB9">
        <w:rPr>
          <w:sz w:val="28"/>
          <w:szCs w:val="28"/>
          <w:lang w:val="fr-FR"/>
          <w:rPrChange w:id="11534" w:author="Peng Luqi" w:date="2019-10-13T14:50:00Z">
            <w:rPr>
              <w:lang w:val="fr-FR"/>
            </w:rPr>
          </w:rPrChange>
        </w:rPr>
        <w:t>!</w:t>
      </w:r>
    </w:p>
    <w:p w:rsidR="00E30D24" w:rsidRDefault="00E30D24" w:rsidP="00CB23F4">
      <w:pPr>
        <w:ind w:left="170" w:right="170"/>
        <w:jc w:val="both"/>
        <w:rPr>
          <w:ins w:id="11535" w:author="Peng Luqi" w:date="2019-10-13T22:58:00Z"/>
          <w:sz w:val="28"/>
          <w:szCs w:val="28"/>
          <w:lang w:val="fr-FR"/>
        </w:rPr>
      </w:pPr>
    </w:p>
    <w:p w:rsidR="00E30D24" w:rsidRPr="00F94CB9" w:rsidDel="00E30D24" w:rsidRDefault="00E30D24">
      <w:pPr>
        <w:ind w:left="170" w:right="170"/>
        <w:jc w:val="both"/>
        <w:rPr>
          <w:del w:id="11536" w:author="Peng Luqi" w:date="2019-10-13T22:58:00Z"/>
          <w:sz w:val="28"/>
          <w:szCs w:val="28"/>
          <w:lang w:val="fr-FR"/>
          <w:rPrChange w:id="11537" w:author="Peng Luqi" w:date="2019-10-13T14:50:00Z">
            <w:rPr>
              <w:del w:id="11538" w:author="Peng Luqi" w:date="2019-10-13T22:58:00Z"/>
              <w:lang w:val="fr-FR"/>
            </w:rPr>
          </w:rPrChange>
        </w:rPr>
        <w:pPrChange w:id="11539" w:author="Peng Luqi" w:date="2019-10-13T14:20:00Z">
          <w:pPr>
            <w:spacing w:before="1" w:line="266" w:lineRule="auto"/>
            <w:ind w:left="130" w:right="182"/>
          </w:pPr>
        </w:pPrChange>
      </w:pPr>
    </w:p>
    <w:p w:rsidR="00000000" w:rsidRDefault="0010589D">
      <w:pPr>
        <w:ind w:left="170" w:right="170"/>
        <w:jc w:val="both"/>
        <w:rPr>
          <w:del w:id="11540" w:author="Peng Luqi" w:date="2019-10-13T22:58:00Z"/>
          <w:sz w:val="28"/>
          <w:szCs w:val="28"/>
          <w:lang w:val="fr-FR"/>
          <w:rPrChange w:id="11541" w:author="Peng Luqi" w:date="2019-10-13T14:50:00Z">
            <w:rPr>
              <w:del w:id="11542" w:author="Peng Luqi" w:date="2019-10-13T22:58:00Z"/>
              <w:lang w:val="fr-FR"/>
            </w:rPr>
          </w:rPrChange>
        </w:rPr>
        <w:sectPr w:rsidR="00000000">
          <w:pgSz w:w="11910" w:h="16840"/>
          <w:pgMar w:top="1380" w:right="1240" w:bottom="280" w:left="1320" w:header="720" w:footer="720" w:gutter="0"/>
          <w:cols w:space="720"/>
        </w:sectPr>
        <w:pPrChange w:id="11543" w:author="Peng Luqi" w:date="2019-10-13T14:20:00Z">
          <w:pPr>
            <w:spacing w:line="266" w:lineRule="auto"/>
          </w:pPr>
        </w:pPrChange>
      </w:pPr>
    </w:p>
    <w:p w:rsidR="002B38DF" w:rsidRPr="00F94CB9" w:rsidRDefault="00716360">
      <w:pPr>
        <w:ind w:left="170" w:right="170"/>
        <w:jc w:val="both"/>
        <w:rPr>
          <w:sz w:val="28"/>
          <w:szCs w:val="28"/>
          <w:lang w:val="fr-FR"/>
          <w:rPrChange w:id="11544" w:author="Peng Luqi" w:date="2019-10-13T14:50:00Z">
            <w:rPr>
              <w:lang w:val="fr-FR"/>
            </w:rPr>
          </w:rPrChange>
        </w:rPr>
        <w:pPrChange w:id="11545" w:author="Peng Luqi" w:date="2019-10-13T14:20:00Z">
          <w:pPr>
            <w:spacing w:before="67" w:line="266" w:lineRule="auto"/>
            <w:ind w:left="130" w:right="183"/>
            <w:jc w:val="both"/>
          </w:pPr>
        </w:pPrChange>
      </w:pPr>
      <w:r w:rsidRPr="00F94CB9">
        <w:rPr>
          <w:sz w:val="28"/>
          <w:szCs w:val="28"/>
          <w:lang w:val="fr-FR"/>
          <w:rPrChange w:id="11546" w:author="Peng Luqi" w:date="2019-10-13T14:50:00Z">
            <w:rPr>
              <w:lang w:val="fr-FR"/>
            </w:rPr>
          </w:rPrChange>
        </w:rPr>
        <w:t xml:space="preserve">De la même manière, vous pouvez comprendre pourquoi les </w:t>
      </w:r>
      <w:r w:rsidRPr="00F94CB9">
        <w:rPr>
          <w:i/>
          <w:color w:val="00B0F0"/>
          <w:sz w:val="28"/>
          <w:szCs w:val="28"/>
          <w:lang w:val="fr-FR"/>
          <w:rPrChange w:id="11547" w:author="Peng Luqi" w:date="2019-10-13T14:50:00Z">
            <w:rPr>
              <w:i/>
              <w:color w:val="00B0F0"/>
              <w:lang w:val="fr-FR"/>
            </w:rPr>
          </w:rPrChange>
        </w:rPr>
        <w:t xml:space="preserve">BOX </w:t>
      </w:r>
      <w:r w:rsidRPr="00F94CB9">
        <w:rPr>
          <w:sz w:val="28"/>
          <w:szCs w:val="28"/>
          <w:lang w:val="fr-FR"/>
          <w:rPrChange w:id="11548" w:author="Peng Luqi" w:date="2019-10-13T14:50:00Z">
            <w:rPr>
              <w:lang w:val="fr-FR"/>
            </w:rPr>
          </w:rPrChange>
        </w:rPr>
        <w:t>sont le meilleur produit à prix fixe, parce qu</w:t>
      </w:r>
      <w:del w:id="11549" w:author="Peng Luqi" w:date="2019-10-13T14:43:00Z">
        <w:r w:rsidRPr="00F94CB9" w:rsidDel="00EF666F">
          <w:rPr>
            <w:sz w:val="28"/>
            <w:szCs w:val="28"/>
            <w:lang w:val="fr-FR"/>
            <w:rPrChange w:id="11550" w:author="Peng Luqi" w:date="2019-10-13T14:50:00Z">
              <w:rPr>
                <w:lang w:val="fr-FR"/>
              </w:rPr>
            </w:rPrChange>
          </w:rPr>
          <w:delText>’</w:delText>
        </w:r>
      </w:del>
      <w:ins w:id="11551" w:author="Peng Luqi" w:date="2019-10-13T14:43:00Z">
        <w:r w:rsidR="00EF666F" w:rsidRPr="00F94CB9">
          <w:rPr>
            <w:sz w:val="28"/>
            <w:szCs w:val="28"/>
            <w:lang w:val="fr-FR"/>
            <w:rPrChange w:id="11552" w:author="Peng Luqi" w:date="2019-10-13T14:50:00Z">
              <w:rPr>
                <w:lang w:val="fr-FR"/>
              </w:rPr>
            </w:rPrChange>
          </w:rPr>
          <w:t>’</w:t>
        </w:r>
      </w:ins>
      <w:r w:rsidRPr="00F94CB9">
        <w:rPr>
          <w:sz w:val="28"/>
          <w:szCs w:val="28"/>
          <w:lang w:val="fr-FR"/>
          <w:rPrChange w:id="11553" w:author="Peng Luqi" w:date="2019-10-13T14:50:00Z">
            <w:rPr>
              <w:lang w:val="fr-FR"/>
            </w:rPr>
          </w:rPrChange>
        </w:rPr>
        <w:t>il ne permet pas de réduction de la stratégie dominante. Et c</w:t>
      </w:r>
      <w:del w:id="11554" w:author="Peng Luqi" w:date="2019-10-13T14:43:00Z">
        <w:r w:rsidRPr="00F94CB9" w:rsidDel="00EF666F">
          <w:rPr>
            <w:sz w:val="28"/>
            <w:szCs w:val="28"/>
            <w:lang w:val="fr-FR"/>
            <w:rPrChange w:id="11555" w:author="Peng Luqi" w:date="2019-10-13T14:50:00Z">
              <w:rPr>
                <w:lang w:val="fr-FR"/>
              </w:rPr>
            </w:rPrChange>
          </w:rPr>
          <w:delText>’</w:delText>
        </w:r>
      </w:del>
      <w:ins w:id="11556" w:author="Peng Luqi" w:date="2019-10-13T14:43:00Z">
        <w:r w:rsidR="00EF666F" w:rsidRPr="00F94CB9">
          <w:rPr>
            <w:sz w:val="28"/>
            <w:szCs w:val="28"/>
            <w:lang w:val="fr-FR"/>
            <w:rPrChange w:id="11557" w:author="Peng Luqi" w:date="2019-10-13T14:50:00Z">
              <w:rPr>
                <w:lang w:val="fr-FR"/>
              </w:rPr>
            </w:rPrChange>
          </w:rPr>
          <w:t>’</w:t>
        </w:r>
      </w:ins>
      <w:r w:rsidRPr="00F94CB9">
        <w:rPr>
          <w:sz w:val="28"/>
          <w:szCs w:val="28"/>
          <w:lang w:val="fr-FR"/>
          <w:rPrChange w:id="11558" w:author="Peng Luqi" w:date="2019-10-13T14:50:00Z">
            <w:rPr>
              <w:lang w:val="fr-FR"/>
            </w:rPr>
          </w:rPrChange>
        </w:rPr>
        <w:t>est fait à l</w:t>
      </w:r>
      <w:del w:id="11559" w:author="Peng Luqi" w:date="2019-10-13T14:43:00Z">
        <w:r w:rsidRPr="00F94CB9" w:rsidDel="00EF666F">
          <w:rPr>
            <w:sz w:val="28"/>
            <w:szCs w:val="28"/>
            <w:lang w:val="fr-FR"/>
            <w:rPrChange w:id="11560" w:author="Peng Luqi" w:date="2019-10-13T14:50:00Z">
              <w:rPr>
                <w:lang w:val="fr-FR"/>
              </w:rPr>
            </w:rPrChange>
          </w:rPr>
          <w:delText>’</w:delText>
        </w:r>
      </w:del>
      <w:ins w:id="11561" w:author="Peng Luqi" w:date="2019-10-13T14:43:00Z">
        <w:r w:rsidR="00EF666F" w:rsidRPr="00F94CB9">
          <w:rPr>
            <w:sz w:val="28"/>
            <w:szCs w:val="28"/>
            <w:lang w:val="fr-FR"/>
            <w:rPrChange w:id="11562" w:author="Peng Luqi" w:date="2019-10-13T14:50:00Z">
              <w:rPr>
                <w:lang w:val="fr-FR"/>
              </w:rPr>
            </w:rPrChange>
          </w:rPr>
          <w:t>’</w:t>
        </w:r>
      </w:ins>
      <w:r w:rsidRPr="00F94CB9">
        <w:rPr>
          <w:sz w:val="28"/>
          <w:szCs w:val="28"/>
          <w:lang w:val="fr-FR"/>
          <w:rPrChange w:id="11563" w:author="Peng Luqi" w:date="2019-10-13T14:50:00Z">
            <w:rPr>
              <w:lang w:val="fr-FR"/>
            </w:rPr>
          </w:rPrChange>
        </w:rPr>
        <w:t>extrême, car il n</w:t>
      </w:r>
      <w:del w:id="11564" w:author="Peng Luqi" w:date="2019-10-13T14:43:00Z">
        <w:r w:rsidRPr="00F94CB9" w:rsidDel="00EF666F">
          <w:rPr>
            <w:sz w:val="28"/>
            <w:szCs w:val="28"/>
            <w:lang w:val="fr-FR"/>
            <w:rPrChange w:id="11565" w:author="Peng Luqi" w:date="2019-10-13T14:50:00Z">
              <w:rPr>
                <w:lang w:val="fr-FR"/>
              </w:rPr>
            </w:rPrChange>
          </w:rPr>
          <w:delText>’</w:delText>
        </w:r>
      </w:del>
      <w:ins w:id="11566" w:author="Peng Luqi" w:date="2019-10-13T14:43:00Z">
        <w:r w:rsidR="00EF666F" w:rsidRPr="00F94CB9">
          <w:rPr>
            <w:sz w:val="28"/>
            <w:szCs w:val="28"/>
            <w:lang w:val="fr-FR"/>
            <w:rPrChange w:id="11567" w:author="Peng Luqi" w:date="2019-10-13T14:50:00Z">
              <w:rPr>
                <w:lang w:val="fr-FR"/>
              </w:rPr>
            </w:rPrChange>
          </w:rPr>
          <w:t>’</w:t>
        </w:r>
      </w:ins>
      <w:r w:rsidRPr="00F94CB9">
        <w:rPr>
          <w:sz w:val="28"/>
          <w:szCs w:val="28"/>
          <w:lang w:val="fr-FR"/>
          <w:rPrChange w:id="11568" w:author="Peng Luqi" w:date="2019-10-13T14:50:00Z">
            <w:rPr>
              <w:lang w:val="fr-FR"/>
            </w:rPr>
          </w:rPrChange>
        </w:rPr>
        <w:t>y a pas d</w:t>
      </w:r>
      <w:del w:id="11569" w:author="Peng Luqi" w:date="2019-10-13T14:43:00Z">
        <w:r w:rsidRPr="00F94CB9" w:rsidDel="00EF666F">
          <w:rPr>
            <w:sz w:val="28"/>
            <w:szCs w:val="28"/>
            <w:lang w:val="fr-FR"/>
            <w:rPrChange w:id="11570" w:author="Peng Luqi" w:date="2019-10-13T14:50:00Z">
              <w:rPr>
                <w:lang w:val="fr-FR"/>
              </w:rPr>
            </w:rPrChange>
          </w:rPr>
          <w:delText>’</w:delText>
        </w:r>
      </w:del>
      <w:ins w:id="11571" w:author="Peng Luqi" w:date="2019-10-13T14:43:00Z">
        <w:r w:rsidR="00EF666F" w:rsidRPr="00F94CB9">
          <w:rPr>
            <w:sz w:val="28"/>
            <w:szCs w:val="28"/>
            <w:lang w:val="fr-FR"/>
            <w:rPrChange w:id="11572" w:author="Peng Luqi" w:date="2019-10-13T14:50:00Z">
              <w:rPr>
                <w:lang w:val="fr-FR"/>
              </w:rPr>
            </w:rPrChange>
          </w:rPr>
          <w:t>’</w:t>
        </w:r>
      </w:ins>
      <w:r w:rsidRPr="00F94CB9">
        <w:rPr>
          <w:sz w:val="28"/>
          <w:szCs w:val="28"/>
          <w:lang w:val="fr-FR"/>
          <w:rPrChange w:id="11573" w:author="Peng Luqi" w:date="2019-10-13T14:50:00Z">
            <w:rPr>
              <w:lang w:val="fr-FR"/>
            </w:rPr>
          </w:rPrChange>
        </w:rPr>
        <w:t>effet de petits rabais, car ses frais de gestion sont nuls !</w:t>
      </w:r>
    </w:p>
    <w:p w:rsidR="002B38DF" w:rsidRPr="00F94CB9" w:rsidRDefault="002B38DF">
      <w:pPr>
        <w:pStyle w:val="a3"/>
        <w:ind w:left="170" w:right="170"/>
        <w:jc w:val="both"/>
        <w:rPr>
          <w:lang w:val="fr-FR"/>
          <w:rPrChange w:id="11574" w:author="Peng Luqi" w:date="2019-10-13T14:50:00Z">
            <w:rPr>
              <w:sz w:val="22"/>
              <w:lang w:val="fr-FR"/>
            </w:rPr>
          </w:rPrChange>
        </w:rPr>
        <w:pPrChange w:id="11575" w:author="Peng Luqi" w:date="2019-10-13T14:20:00Z">
          <w:pPr>
            <w:pStyle w:val="a3"/>
            <w:spacing w:before="4"/>
          </w:pPr>
        </w:pPrChange>
      </w:pPr>
    </w:p>
    <w:p w:rsidR="002B38DF" w:rsidRPr="00F94CB9" w:rsidRDefault="00716360">
      <w:pPr>
        <w:pStyle w:val="1"/>
        <w:numPr>
          <w:ilvl w:val="0"/>
          <w:numId w:val="24"/>
        </w:numPr>
        <w:ind w:left="527" w:right="170" w:hanging="357"/>
        <w:jc w:val="both"/>
        <w:rPr>
          <w:b w:val="0"/>
          <w:lang w:val="fr-FR"/>
          <w:rPrChange w:id="11576" w:author="Peng Luqi" w:date="2019-10-13T14:50:00Z">
            <w:rPr>
              <w:b/>
              <w:lang w:val="fr-FR"/>
            </w:rPr>
          </w:rPrChange>
        </w:rPr>
        <w:pPrChange w:id="11577" w:author="Peng Luqi" w:date="2019-10-13T22:58:00Z">
          <w:pPr>
            <w:pStyle w:val="a4"/>
            <w:numPr>
              <w:numId w:val="18"/>
            </w:numPr>
            <w:tabs>
              <w:tab w:val="left" w:pos="461"/>
            </w:tabs>
            <w:ind w:left="460" w:hanging="330"/>
            <w:jc w:val="both"/>
          </w:pPr>
        </w:pPrChange>
      </w:pPr>
      <w:r w:rsidRPr="00E4414A">
        <w:rPr>
          <w:bCs w:val="0"/>
          <w:sz w:val="36"/>
          <w:szCs w:val="22"/>
          <w:lang w:val="fr-FR"/>
          <w:rPrChange w:id="11578" w:author="Peng Luqi" w:date="2019-10-13T22:58:00Z">
            <w:rPr>
              <w:bCs/>
              <w:lang w:val="fr-FR"/>
            </w:rPr>
          </w:rPrChange>
        </w:rPr>
        <w:lastRenderedPageBreak/>
        <w:t>Comme une personne ordinaire, quel avantage extrême</w:t>
      </w:r>
      <w:r w:rsidRPr="00E4414A">
        <w:rPr>
          <w:bCs w:val="0"/>
          <w:sz w:val="36"/>
          <w:szCs w:val="22"/>
          <w:lang w:val="fr-FR"/>
          <w:rPrChange w:id="11579" w:author="Peng Luqi" w:date="2019-10-13T22:58:00Z">
            <w:rPr>
              <w:bCs/>
              <w:spacing w:val="-12"/>
              <w:lang w:val="fr-FR"/>
            </w:rPr>
          </w:rPrChange>
        </w:rPr>
        <w:t xml:space="preserve"> </w:t>
      </w:r>
      <w:r w:rsidRPr="00E4414A">
        <w:rPr>
          <w:bCs w:val="0"/>
          <w:sz w:val="36"/>
          <w:szCs w:val="22"/>
          <w:lang w:val="fr-FR"/>
          <w:rPrChange w:id="11580" w:author="Peng Luqi" w:date="2019-10-13T22:58:00Z">
            <w:rPr>
              <w:bCs/>
              <w:lang w:val="fr-FR"/>
            </w:rPr>
          </w:rPrChange>
        </w:rPr>
        <w:t>avez-vous</w:t>
      </w:r>
      <w:ins w:id="11581" w:author="Peng Luqi" w:date="2019-10-13T22:59:00Z">
        <w:r w:rsidR="00E4414A">
          <w:rPr>
            <w:bCs w:val="0"/>
            <w:sz w:val="36"/>
            <w:szCs w:val="22"/>
            <w:lang w:val="fr-FR"/>
          </w:rPr>
          <w:t xml:space="preserve"> </w:t>
        </w:r>
      </w:ins>
      <w:r w:rsidRPr="00E4414A">
        <w:rPr>
          <w:bCs w:val="0"/>
          <w:sz w:val="36"/>
          <w:szCs w:val="22"/>
          <w:lang w:val="fr-FR"/>
          <w:rPrChange w:id="11582" w:author="Peng Luqi" w:date="2019-10-13T22:58:00Z">
            <w:rPr>
              <w:bCs/>
              <w:lang w:val="fr-FR"/>
            </w:rPr>
          </w:rPrChange>
        </w:rPr>
        <w:t>?</w:t>
      </w:r>
    </w:p>
    <w:p w:rsidR="002B38DF" w:rsidRPr="00F94CB9" w:rsidRDefault="002B38DF">
      <w:pPr>
        <w:pStyle w:val="a3"/>
        <w:ind w:left="170" w:right="170"/>
        <w:jc w:val="both"/>
        <w:rPr>
          <w:b/>
          <w:lang w:val="fr-FR"/>
          <w:rPrChange w:id="11583" w:author="Peng Luqi" w:date="2019-10-13T14:50:00Z">
            <w:rPr>
              <w:b/>
              <w:sz w:val="21"/>
              <w:lang w:val="fr-FR"/>
            </w:rPr>
          </w:rPrChange>
        </w:rPr>
        <w:pPrChange w:id="11584" w:author="Peng Luqi" w:date="2019-10-13T14:20:00Z">
          <w:pPr>
            <w:pStyle w:val="a3"/>
            <w:spacing w:before="9"/>
          </w:pPr>
        </w:pPrChange>
      </w:pPr>
    </w:p>
    <w:p w:rsidR="002B38DF" w:rsidRPr="00F94CB9" w:rsidRDefault="00716360">
      <w:pPr>
        <w:ind w:left="170" w:right="170"/>
        <w:jc w:val="both"/>
        <w:rPr>
          <w:sz w:val="28"/>
          <w:szCs w:val="28"/>
          <w:lang w:val="fr-FR"/>
          <w:rPrChange w:id="11585" w:author="Peng Luqi" w:date="2019-10-13T14:50:00Z">
            <w:rPr>
              <w:lang w:val="fr-FR"/>
            </w:rPr>
          </w:rPrChange>
        </w:rPr>
        <w:pPrChange w:id="11586" w:author="Peng Luqi" w:date="2019-10-13T14:20:00Z">
          <w:pPr>
            <w:spacing w:before="1"/>
            <w:ind w:left="130"/>
            <w:jc w:val="both"/>
          </w:pPr>
        </w:pPrChange>
      </w:pPr>
      <w:r w:rsidRPr="00F94CB9">
        <w:rPr>
          <w:sz w:val="28"/>
          <w:szCs w:val="28"/>
          <w:lang w:val="fr-FR"/>
          <w:rPrChange w:id="11587" w:author="Peng Luqi" w:date="2019-10-13T14:50:00Z">
            <w:rPr>
              <w:lang w:val="fr-FR"/>
            </w:rPr>
          </w:rPrChange>
        </w:rPr>
        <w:t>Encore une fois :</w:t>
      </w:r>
    </w:p>
    <w:p w:rsidR="002B38DF" w:rsidRPr="00F94CB9" w:rsidRDefault="002B38DF">
      <w:pPr>
        <w:pStyle w:val="a3"/>
        <w:ind w:left="170" w:right="170"/>
        <w:jc w:val="both"/>
        <w:rPr>
          <w:lang w:val="fr-FR"/>
          <w:rPrChange w:id="11588" w:author="Peng Luqi" w:date="2019-10-13T14:50:00Z">
            <w:rPr>
              <w:sz w:val="22"/>
              <w:lang w:val="fr-FR"/>
            </w:rPr>
          </w:rPrChange>
        </w:rPr>
        <w:pPrChange w:id="11589" w:author="Peng Luqi" w:date="2019-10-13T14:20:00Z">
          <w:pPr>
            <w:pStyle w:val="a3"/>
            <w:spacing w:before="2"/>
          </w:pPr>
        </w:pPrChange>
      </w:pPr>
    </w:p>
    <w:p w:rsidR="002B38DF" w:rsidRPr="00F94CB9" w:rsidRDefault="00716360">
      <w:pPr>
        <w:pStyle w:val="a3"/>
        <w:ind w:left="720" w:right="720"/>
        <w:jc w:val="both"/>
        <w:rPr>
          <w:lang w:val="fr-FR"/>
          <w:rPrChange w:id="11590" w:author="Peng Luqi" w:date="2019-10-13T14:50:00Z">
            <w:rPr>
              <w:lang w:val="fr-FR"/>
            </w:rPr>
          </w:rPrChange>
        </w:rPr>
        <w:pPrChange w:id="11591" w:author="Peng Luqi" w:date="2019-10-13T22:59:00Z">
          <w:pPr>
            <w:ind w:left="130" w:right="183"/>
            <w:jc w:val="both"/>
          </w:pPr>
        </w:pPrChange>
      </w:pPr>
      <w:r w:rsidRPr="00F94CB9">
        <w:rPr>
          <w:lang w:val="fr-FR"/>
          <w:rPrChange w:id="11592" w:author="Peng Luqi" w:date="2019-10-13T14:50:00Z">
            <w:rPr>
              <w:lang w:val="fr-FR"/>
            </w:rPr>
          </w:rPrChange>
        </w:rPr>
        <w:t>L</w:t>
      </w:r>
      <w:del w:id="11593" w:author="Peng Luqi" w:date="2019-10-13T14:43:00Z">
        <w:r w:rsidRPr="00F94CB9" w:rsidDel="00EF666F">
          <w:rPr>
            <w:lang w:val="fr-FR"/>
            <w:rPrChange w:id="11594" w:author="Peng Luqi" w:date="2019-10-13T14:50:00Z">
              <w:rPr>
                <w:lang w:val="fr-FR"/>
              </w:rPr>
            </w:rPrChange>
          </w:rPr>
          <w:delText>’</w:delText>
        </w:r>
      </w:del>
      <w:ins w:id="11595" w:author="Peng Luqi" w:date="2019-10-13T14:43:00Z">
        <w:r w:rsidR="00EF666F" w:rsidRPr="00F94CB9">
          <w:rPr>
            <w:lang w:val="fr-FR"/>
            <w:rPrChange w:id="11596" w:author="Peng Luqi" w:date="2019-10-13T14:50:00Z">
              <w:rPr>
                <w:lang w:val="fr-FR"/>
              </w:rPr>
            </w:rPrChange>
          </w:rPr>
          <w:t>’</w:t>
        </w:r>
      </w:ins>
      <w:r w:rsidRPr="00F94CB9">
        <w:rPr>
          <w:lang w:val="fr-FR"/>
          <w:rPrChange w:id="11597" w:author="Peng Luqi" w:date="2019-10-13T14:50:00Z">
            <w:rPr>
              <w:lang w:val="fr-FR"/>
            </w:rPr>
          </w:rPrChange>
        </w:rPr>
        <w:t>investissement</w:t>
      </w:r>
      <w:r w:rsidRPr="00E4414A">
        <w:rPr>
          <w:lang w:val="fr-FR"/>
          <w:rPrChange w:id="11598" w:author="Peng Luqi" w:date="2019-10-13T22:59:00Z">
            <w:rPr>
              <w:spacing w:val="-8"/>
              <w:lang w:val="fr-FR"/>
            </w:rPr>
          </w:rPrChange>
        </w:rPr>
        <w:t xml:space="preserve"> </w:t>
      </w:r>
      <w:r w:rsidRPr="00F94CB9">
        <w:rPr>
          <w:lang w:val="fr-FR"/>
          <w:rPrChange w:id="11599" w:author="Peng Luqi" w:date="2019-10-13T14:50:00Z">
            <w:rPr>
              <w:lang w:val="fr-FR"/>
            </w:rPr>
          </w:rPrChange>
        </w:rPr>
        <w:t>fixe</w:t>
      </w:r>
      <w:r w:rsidRPr="00E4414A">
        <w:rPr>
          <w:lang w:val="fr-FR"/>
          <w:rPrChange w:id="11600" w:author="Peng Luqi" w:date="2019-10-13T22:59:00Z">
            <w:rPr>
              <w:spacing w:val="-7"/>
              <w:lang w:val="fr-FR"/>
            </w:rPr>
          </w:rPrChange>
        </w:rPr>
        <w:t xml:space="preserve"> </w:t>
      </w:r>
      <w:r w:rsidRPr="00F94CB9">
        <w:rPr>
          <w:lang w:val="fr-FR"/>
          <w:rPrChange w:id="11601" w:author="Peng Luqi" w:date="2019-10-13T14:50:00Z">
            <w:rPr>
              <w:lang w:val="fr-FR"/>
            </w:rPr>
          </w:rPrChange>
        </w:rPr>
        <w:t>marche</w:t>
      </w:r>
      <w:r w:rsidRPr="00E4414A">
        <w:rPr>
          <w:lang w:val="fr-FR"/>
          <w:rPrChange w:id="11602" w:author="Peng Luqi" w:date="2019-10-13T22:59:00Z">
            <w:rPr>
              <w:spacing w:val="-8"/>
              <w:lang w:val="fr-FR"/>
            </w:rPr>
          </w:rPrChange>
        </w:rPr>
        <w:t xml:space="preserve"> </w:t>
      </w:r>
      <w:r w:rsidRPr="00F94CB9">
        <w:rPr>
          <w:lang w:val="fr-FR"/>
          <w:rPrChange w:id="11603" w:author="Peng Luqi" w:date="2019-10-13T14:50:00Z">
            <w:rPr>
              <w:lang w:val="fr-FR"/>
            </w:rPr>
          </w:rPrChange>
        </w:rPr>
        <w:t>bien</w:t>
      </w:r>
      <w:r w:rsidRPr="00E4414A">
        <w:rPr>
          <w:lang w:val="fr-FR"/>
          <w:rPrChange w:id="11604" w:author="Peng Luqi" w:date="2019-10-13T22:59:00Z">
            <w:rPr>
              <w:spacing w:val="-7"/>
              <w:lang w:val="fr-FR"/>
            </w:rPr>
          </w:rPrChange>
        </w:rPr>
        <w:t xml:space="preserve"> </w:t>
      </w:r>
      <w:r w:rsidRPr="00F94CB9">
        <w:rPr>
          <w:lang w:val="fr-FR"/>
          <w:rPrChange w:id="11605" w:author="Peng Luqi" w:date="2019-10-13T14:50:00Z">
            <w:rPr>
              <w:lang w:val="fr-FR"/>
            </w:rPr>
          </w:rPrChange>
        </w:rPr>
        <w:t>et</w:t>
      </w:r>
      <w:r w:rsidRPr="00E4414A">
        <w:rPr>
          <w:lang w:val="fr-FR"/>
          <w:rPrChange w:id="11606" w:author="Peng Luqi" w:date="2019-10-13T22:59:00Z">
            <w:rPr>
              <w:spacing w:val="-5"/>
              <w:lang w:val="fr-FR"/>
            </w:rPr>
          </w:rPrChange>
        </w:rPr>
        <w:t xml:space="preserve"> </w:t>
      </w:r>
      <w:r w:rsidRPr="00F94CB9">
        <w:rPr>
          <w:lang w:val="fr-FR"/>
          <w:rPrChange w:id="11607" w:author="Peng Luqi" w:date="2019-10-13T14:50:00Z">
            <w:rPr>
              <w:lang w:val="fr-FR"/>
            </w:rPr>
          </w:rPrChange>
        </w:rPr>
        <w:t>s</w:t>
      </w:r>
      <w:del w:id="11608" w:author="Peng Luqi" w:date="2019-10-13T14:43:00Z">
        <w:r w:rsidRPr="00F94CB9" w:rsidDel="00EF666F">
          <w:rPr>
            <w:lang w:val="fr-FR"/>
            <w:rPrChange w:id="11609" w:author="Peng Luqi" w:date="2019-10-13T14:50:00Z">
              <w:rPr>
                <w:lang w:val="fr-FR"/>
              </w:rPr>
            </w:rPrChange>
          </w:rPr>
          <w:delText>’</w:delText>
        </w:r>
      </w:del>
      <w:ins w:id="11610" w:author="Peng Luqi" w:date="2019-10-13T14:43:00Z">
        <w:r w:rsidR="00EF666F" w:rsidRPr="00F94CB9">
          <w:rPr>
            <w:lang w:val="fr-FR"/>
            <w:rPrChange w:id="11611" w:author="Peng Luqi" w:date="2019-10-13T14:50:00Z">
              <w:rPr>
                <w:lang w:val="fr-FR"/>
              </w:rPr>
            </w:rPrChange>
          </w:rPr>
          <w:t>’</w:t>
        </w:r>
      </w:ins>
      <w:r w:rsidRPr="00F94CB9">
        <w:rPr>
          <w:lang w:val="fr-FR"/>
          <w:rPrChange w:id="11612" w:author="Peng Luqi" w:date="2019-10-13T14:50:00Z">
            <w:rPr>
              <w:lang w:val="fr-FR"/>
            </w:rPr>
          </w:rPrChange>
        </w:rPr>
        <w:t>applique</w:t>
      </w:r>
      <w:r w:rsidRPr="00E4414A">
        <w:rPr>
          <w:lang w:val="fr-FR"/>
          <w:rPrChange w:id="11613" w:author="Peng Luqi" w:date="2019-10-13T22:59:00Z">
            <w:rPr>
              <w:spacing w:val="-8"/>
              <w:lang w:val="fr-FR"/>
            </w:rPr>
          </w:rPrChange>
        </w:rPr>
        <w:t xml:space="preserve"> </w:t>
      </w:r>
      <w:r w:rsidRPr="00F94CB9">
        <w:rPr>
          <w:lang w:val="fr-FR"/>
          <w:rPrChange w:id="11614" w:author="Peng Luqi" w:date="2019-10-13T14:50:00Z">
            <w:rPr>
              <w:lang w:val="fr-FR"/>
            </w:rPr>
          </w:rPrChange>
        </w:rPr>
        <w:t>bien,</w:t>
      </w:r>
      <w:r w:rsidRPr="00E4414A">
        <w:rPr>
          <w:lang w:val="fr-FR"/>
          <w:rPrChange w:id="11615" w:author="Peng Luqi" w:date="2019-10-13T22:59:00Z">
            <w:rPr>
              <w:spacing w:val="-7"/>
              <w:lang w:val="fr-FR"/>
            </w:rPr>
          </w:rPrChange>
        </w:rPr>
        <w:t xml:space="preserve"> </w:t>
      </w:r>
      <w:r w:rsidRPr="00F94CB9">
        <w:rPr>
          <w:lang w:val="fr-FR"/>
          <w:rPrChange w:id="11616" w:author="Peng Luqi" w:date="2019-10-13T14:50:00Z">
            <w:rPr>
              <w:lang w:val="fr-FR"/>
            </w:rPr>
          </w:rPrChange>
        </w:rPr>
        <w:t>aucun</w:t>
      </w:r>
      <w:r w:rsidRPr="00E4414A">
        <w:rPr>
          <w:lang w:val="fr-FR"/>
          <w:rPrChange w:id="11617" w:author="Peng Luqi" w:date="2019-10-13T22:59:00Z">
            <w:rPr>
              <w:spacing w:val="-7"/>
              <w:lang w:val="fr-FR"/>
            </w:rPr>
          </w:rPrChange>
        </w:rPr>
        <w:t xml:space="preserve"> </w:t>
      </w:r>
      <w:r w:rsidRPr="00F94CB9">
        <w:rPr>
          <w:lang w:val="fr-FR"/>
          <w:rPrChange w:id="11618" w:author="Peng Luqi" w:date="2019-10-13T14:50:00Z">
            <w:rPr>
              <w:lang w:val="fr-FR"/>
            </w:rPr>
          </w:rPrChange>
        </w:rPr>
        <w:t>problème.</w:t>
      </w:r>
      <w:r w:rsidRPr="00E4414A">
        <w:rPr>
          <w:lang w:val="fr-FR"/>
          <w:rPrChange w:id="11619" w:author="Peng Luqi" w:date="2019-10-13T22:59:00Z">
            <w:rPr>
              <w:spacing w:val="-8"/>
              <w:lang w:val="fr-FR"/>
            </w:rPr>
          </w:rPrChange>
        </w:rPr>
        <w:t xml:space="preserve"> </w:t>
      </w:r>
      <w:r w:rsidRPr="00F94CB9">
        <w:rPr>
          <w:lang w:val="fr-FR"/>
          <w:rPrChange w:id="11620" w:author="Peng Luqi" w:date="2019-10-13T14:50:00Z">
            <w:rPr>
              <w:lang w:val="fr-FR"/>
            </w:rPr>
          </w:rPrChange>
        </w:rPr>
        <w:t>Les</w:t>
      </w:r>
      <w:r w:rsidRPr="00E4414A">
        <w:rPr>
          <w:lang w:val="fr-FR"/>
          <w:rPrChange w:id="11621" w:author="Peng Luqi" w:date="2019-10-13T22:59:00Z">
            <w:rPr>
              <w:spacing w:val="-7"/>
              <w:lang w:val="fr-FR"/>
            </w:rPr>
          </w:rPrChange>
        </w:rPr>
        <w:t xml:space="preserve"> </w:t>
      </w:r>
      <w:r w:rsidRPr="00F94CB9">
        <w:rPr>
          <w:lang w:val="fr-FR"/>
          <w:rPrChange w:id="11622" w:author="Peng Luqi" w:date="2019-10-13T14:50:00Z">
            <w:rPr>
              <w:lang w:val="fr-FR"/>
            </w:rPr>
          </w:rPrChange>
        </w:rPr>
        <w:t>gens</w:t>
      </w:r>
      <w:r w:rsidRPr="00E4414A">
        <w:rPr>
          <w:lang w:val="fr-FR"/>
          <w:rPrChange w:id="11623" w:author="Peng Luqi" w:date="2019-10-13T22:59:00Z">
            <w:rPr>
              <w:spacing w:val="-8"/>
              <w:lang w:val="fr-FR"/>
            </w:rPr>
          </w:rPrChange>
        </w:rPr>
        <w:t xml:space="preserve"> </w:t>
      </w:r>
      <w:r w:rsidRPr="00F94CB9">
        <w:rPr>
          <w:lang w:val="fr-FR"/>
          <w:rPrChange w:id="11624" w:author="Peng Luqi" w:date="2019-10-13T14:50:00Z">
            <w:rPr>
              <w:lang w:val="fr-FR"/>
            </w:rPr>
          </w:rPrChange>
        </w:rPr>
        <w:t>ordinaires</w:t>
      </w:r>
      <w:r w:rsidRPr="00E4414A">
        <w:rPr>
          <w:lang w:val="fr-FR"/>
          <w:rPrChange w:id="11625" w:author="Peng Luqi" w:date="2019-10-13T22:59:00Z">
            <w:rPr>
              <w:spacing w:val="-8"/>
              <w:lang w:val="fr-FR"/>
            </w:rPr>
          </w:rPrChange>
        </w:rPr>
        <w:t xml:space="preserve"> </w:t>
      </w:r>
      <w:r w:rsidRPr="00F94CB9">
        <w:rPr>
          <w:lang w:val="fr-FR"/>
          <w:rPrChange w:id="11626" w:author="Peng Luqi" w:date="2019-10-13T14:50:00Z">
            <w:rPr>
              <w:lang w:val="fr-FR"/>
            </w:rPr>
          </w:rPrChange>
        </w:rPr>
        <w:t>mentionnés ici,</w:t>
      </w:r>
      <w:r w:rsidRPr="00E4414A">
        <w:rPr>
          <w:lang w:val="fr-FR"/>
          <w:rPrChange w:id="11627" w:author="Peng Luqi" w:date="2019-10-13T22:59:00Z">
            <w:rPr>
              <w:spacing w:val="-11"/>
              <w:lang w:val="fr-FR"/>
            </w:rPr>
          </w:rPrChange>
        </w:rPr>
        <w:t xml:space="preserve"> </w:t>
      </w:r>
      <w:r w:rsidRPr="00F94CB9">
        <w:rPr>
          <w:lang w:val="fr-FR"/>
          <w:rPrChange w:id="11628" w:author="Peng Luqi" w:date="2019-10-13T14:50:00Z">
            <w:rPr>
              <w:lang w:val="fr-FR"/>
            </w:rPr>
          </w:rPrChange>
        </w:rPr>
        <w:t>quelles</w:t>
      </w:r>
      <w:r w:rsidRPr="00E4414A">
        <w:rPr>
          <w:lang w:val="fr-FR"/>
          <w:rPrChange w:id="11629" w:author="Peng Luqi" w:date="2019-10-13T22:59:00Z">
            <w:rPr>
              <w:spacing w:val="-11"/>
              <w:lang w:val="fr-FR"/>
            </w:rPr>
          </w:rPrChange>
        </w:rPr>
        <w:t xml:space="preserve"> </w:t>
      </w:r>
      <w:r w:rsidRPr="00F94CB9">
        <w:rPr>
          <w:lang w:val="fr-FR"/>
          <w:rPrChange w:id="11630" w:author="Peng Luqi" w:date="2019-10-13T14:50:00Z">
            <w:rPr>
              <w:lang w:val="fr-FR"/>
            </w:rPr>
          </w:rPrChange>
        </w:rPr>
        <w:t>que</w:t>
      </w:r>
      <w:r w:rsidRPr="00E4414A">
        <w:rPr>
          <w:lang w:val="fr-FR"/>
          <w:rPrChange w:id="11631" w:author="Peng Luqi" w:date="2019-10-13T22:59:00Z">
            <w:rPr>
              <w:spacing w:val="-11"/>
              <w:lang w:val="fr-FR"/>
            </w:rPr>
          </w:rPrChange>
        </w:rPr>
        <w:t xml:space="preserve"> </w:t>
      </w:r>
      <w:r w:rsidRPr="00F94CB9">
        <w:rPr>
          <w:lang w:val="fr-FR"/>
          <w:rPrChange w:id="11632" w:author="Peng Luqi" w:date="2019-10-13T14:50:00Z">
            <w:rPr>
              <w:lang w:val="fr-FR"/>
            </w:rPr>
          </w:rPrChange>
        </w:rPr>
        <w:t>soit</w:t>
      </w:r>
      <w:r w:rsidRPr="00E4414A">
        <w:rPr>
          <w:lang w:val="fr-FR"/>
          <w:rPrChange w:id="11633" w:author="Peng Luqi" w:date="2019-10-13T22:59:00Z">
            <w:rPr>
              <w:spacing w:val="-11"/>
              <w:lang w:val="fr-FR"/>
            </w:rPr>
          </w:rPrChange>
        </w:rPr>
        <w:t xml:space="preserve"> </w:t>
      </w:r>
      <w:r w:rsidRPr="00F94CB9">
        <w:rPr>
          <w:lang w:val="fr-FR"/>
          <w:rPrChange w:id="11634" w:author="Peng Luqi" w:date="2019-10-13T14:50:00Z">
            <w:rPr>
              <w:lang w:val="fr-FR"/>
            </w:rPr>
          </w:rPrChange>
        </w:rPr>
        <w:t>leurs</w:t>
      </w:r>
      <w:r w:rsidRPr="00E4414A">
        <w:rPr>
          <w:lang w:val="fr-FR"/>
          <w:rPrChange w:id="11635" w:author="Peng Luqi" w:date="2019-10-13T22:59:00Z">
            <w:rPr>
              <w:spacing w:val="-11"/>
              <w:lang w:val="fr-FR"/>
            </w:rPr>
          </w:rPrChange>
        </w:rPr>
        <w:t xml:space="preserve"> </w:t>
      </w:r>
      <w:r w:rsidRPr="00F94CB9">
        <w:rPr>
          <w:lang w:val="fr-FR"/>
          <w:rPrChange w:id="11636" w:author="Peng Luqi" w:date="2019-10-13T14:50:00Z">
            <w:rPr>
              <w:lang w:val="fr-FR"/>
            </w:rPr>
          </w:rPrChange>
        </w:rPr>
        <w:t>frontières</w:t>
      </w:r>
      <w:r w:rsidRPr="00E4414A">
        <w:rPr>
          <w:lang w:val="fr-FR"/>
          <w:rPrChange w:id="11637" w:author="Peng Luqi" w:date="2019-10-13T22:59:00Z">
            <w:rPr>
              <w:spacing w:val="-9"/>
              <w:lang w:val="fr-FR"/>
            </w:rPr>
          </w:rPrChange>
        </w:rPr>
        <w:t xml:space="preserve"> </w:t>
      </w:r>
      <w:r w:rsidRPr="00F94CB9">
        <w:rPr>
          <w:lang w:val="fr-FR"/>
          <w:rPrChange w:id="11638" w:author="Peng Luqi" w:date="2019-10-13T14:50:00Z">
            <w:rPr>
              <w:lang w:val="fr-FR"/>
            </w:rPr>
          </w:rPrChange>
        </w:rPr>
        <w:t>nationales,</w:t>
      </w:r>
      <w:r w:rsidRPr="00E4414A">
        <w:rPr>
          <w:lang w:val="fr-FR"/>
          <w:rPrChange w:id="11639" w:author="Peng Luqi" w:date="2019-10-13T22:59:00Z">
            <w:rPr>
              <w:spacing w:val="-11"/>
              <w:lang w:val="fr-FR"/>
            </w:rPr>
          </w:rPrChange>
        </w:rPr>
        <w:t xml:space="preserve"> </w:t>
      </w:r>
      <w:r w:rsidRPr="00F94CB9">
        <w:rPr>
          <w:lang w:val="fr-FR"/>
          <w:rPrChange w:id="11640" w:author="Peng Luqi" w:date="2019-10-13T14:50:00Z">
            <w:rPr>
              <w:lang w:val="fr-FR"/>
            </w:rPr>
          </w:rPrChange>
        </w:rPr>
        <w:t>leurs</w:t>
      </w:r>
      <w:r w:rsidRPr="00E4414A">
        <w:rPr>
          <w:lang w:val="fr-FR"/>
          <w:rPrChange w:id="11641" w:author="Peng Luqi" w:date="2019-10-13T22:59:00Z">
            <w:rPr>
              <w:spacing w:val="-11"/>
              <w:lang w:val="fr-FR"/>
            </w:rPr>
          </w:rPrChange>
        </w:rPr>
        <w:t xml:space="preserve"> </w:t>
      </w:r>
      <w:r w:rsidRPr="00F94CB9">
        <w:rPr>
          <w:lang w:val="fr-FR"/>
          <w:rPrChange w:id="11642" w:author="Peng Luqi" w:date="2019-10-13T14:50:00Z">
            <w:rPr>
              <w:lang w:val="fr-FR"/>
            </w:rPr>
          </w:rPrChange>
        </w:rPr>
        <w:t>régions,</w:t>
      </w:r>
      <w:r w:rsidRPr="00E4414A">
        <w:rPr>
          <w:lang w:val="fr-FR"/>
          <w:rPrChange w:id="11643" w:author="Peng Luqi" w:date="2019-10-13T22:59:00Z">
            <w:rPr>
              <w:spacing w:val="-11"/>
              <w:lang w:val="fr-FR"/>
            </w:rPr>
          </w:rPrChange>
        </w:rPr>
        <w:t xml:space="preserve"> </w:t>
      </w:r>
      <w:r w:rsidRPr="00F94CB9">
        <w:rPr>
          <w:lang w:val="fr-FR"/>
          <w:rPrChange w:id="11644" w:author="Peng Luqi" w:date="2019-10-13T14:50:00Z">
            <w:rPr>
              <w:lang w:val="fr-FR"/>
            </w:rPr>
          </w:rPrChange>
        </w:rPr>
        <w:t>leurs</w:t>
      </w:r>
      <w:r w:rsidRPr="00E4414A">
        <w:rPr>
          <w:lang w:val="fr-FR"/>
          <w:rPrChange w:id="11645" w:author="Peng Luqi" w:date="2019-10-13T22:59:00Z">
            <w:rPr>
              <w:spacing w:val="-10"/>
              <w:lang w:val="fr-FR"/>
            </w:rPr>
          </w:rPrChange>
        </w:rPr>
        <w:t xml:space="preserve"> </w:t>
      </w:r>
      <w:r w:rsidRPr="00F94CB9">
        <w:rPr>
          <w:lang w:val="fr-FR"/>
          <w:rPrChange w:id="11646" w:author="Peng Luqi" w:date="2019-10-13T14:50:00Z">
            <w:rPr>
              <w:lang w:val="fr-FR"/>
            </w:rPr>
          </w:rPrChange>
        </w:rPr>
        <w:t>races,</w:t>
      </w:r>
      <w:r w:rsidRPr="00E4414A">
        <w:rPr>
          <w:lang w:val="fr-FR"/>
          <w:rPrChange w:id="11647" w:author="Peng Luqi" w:date="2019-10-13T22:59:00Z">
            <w:rPr>
              <w:spacing w:val="-11"/>
              <w:lang w:val="fr-FR"/>
            </w:rPr>
          </w:rPrChange>
        </w:rPr>
        <w:t xml:space="preserve"> </w:t>
      </w:r>
      <w:r w:rsidRPr="00F94CB9">
        <w:rPr>
          <w:lang w:val="fr-FR"/>
          <w:rPrChange w:id="11648" w:author="Peng Luqi" w:date="2019-10-13T14:50:00Z">
            <w:rPr>
              <w:lang w:val="fr-FR"/>
            </w:rPr>
          </w:rPrChange>
        </w:rPr>
        <w:t>leurs</w:t>
      </w:r>
      <w:r w:rsidRPr="00E4414A">
        <w:rPr>
          <w:lang w:val="fr-FR"/>
          <w:rPrChange w:id="11649" w:author="Peng Luqi" w:date="2019-10-13T22:59:00Z">
            <w:rPr>
              <w:spacing w:val="-11"/>
              <w:lang w:val="fr-FR"/>
            </w:rPr>
          </w:rPrChange>
        </w:rPr>
        <w:t xml:space="preserve"> </w:t>
      </w:r>
      <w:r w:rsidRPr="00F94CB9">
        <w:rPr>
          <w:lang w:val="fr-FR"/>
          <w:rPrChange w:id="11650" w:author="Peng Luqi" w:date="2019-10-13T14:50:00Z">
            <w:rPr>
              <w:lang w:val="fr-FR"/>
            </w:rPr>
          </w:rPrChange>
        </w:rPr>
        <w:t>sexes,</w:t>
      </w:r>
      <w:r w:rsidRPr="00E4414A">
        <w:rPr>
          <w:lang w:val="fr-FR"/>
          <w:rPrChange w:id="11651" w:author="Peng Luqi" w:date="2019-10-13T22:59:00Z">
            <w:rPr>
              <w:spacing w:val="-11"/>
              <w:lang w:val="fr-FR"/>
            </w:rPr>
          </w:rPrChange>
        </w:rPr>
        <w:t xml:space="preserve"> </w:t>
      </w:r>
      <w:r w:rsidRPr="00F94CB9">
        <w:rPr>
          <w:lang w:val="fr-FR"/>
          <w:rPrChange w:id="11652" w:author="Peng Luqi" w:date="2019-10-13T14:50:00Z">
            <w:rPr>
              <w:lang w:val="fr-FR"/>
            </w:rPr>
          </w:rPrChange>
        </w:rPr>
        <w:t>leur</w:t>
      </w:r>
      <w:r w:rsidRPr="00E4414A">
        <w:rPr>
          <w:lang w:val="fr-FR"/>
          <w:rPrChange w:id="11653" w:author="Peng Luqi" w:date="2019-10-13T22:59:00Z">
            <w:rPr>
              <w:spacing w:val="-11"/>
              <w:lang w:val="fr-FR"/>
            </w:rPr>
          </w:rPrChange>
        </w:rPr>
        <w:t xml:space="preserve"> </w:t>
      </w:r>
      <w:r w:rsidRPr="00F94CB9">
        <w:rPr>
          <w:lang w:val="fr-FR"/>
          <w:rPrChange w:id="11654" w:author="Peng Luqi" w:date="2019-10-13T14:50:00Z">
            <w:rPr>
              <w:lang w:val="fr-FR"/>
            </w:rPr>
          </w:rPrChange>
        </w:rPr>
        <w:t>âge,</w:t>
      </w:r>
      <w:r w:rsidRPr="00E4414A">
        <w:rPr>
          <w:lang w:val="fr-FR"/>
          <w:rPrChange w:id="11655" w:author="Peng Luqi" w:date="2019-10-13T22:59:00Z">
            <w:rPr>
              <w:spacing w:val="-11"/>
              <w:lang w:val="fr-FR"/>
            </w:rPr>
          </w:rPrChange>
        </w:rPr>
        <w:t xml:space="preserve"> </w:t>
      </w:r>
      <w:r w:rsidRPr="00F94CB9">
        <w:rPr>
          <w:lang w:val="fr-FR"/>
          <w:rPrChange w:id="11656" w:author="Peng Luqi" w:date="2019-10-13T14:50:00Z">
            <w:rPr>
              <w:lang w:val="fr-FR"/>
            </w:rPr>
          </w:rPrChange>
        </w:rPr>
        <w:t>leur</w:t>
      </w:r>
      <w:r w:rsidRPr="00E4414A">
        <w:rPr>
          <w:lang w:val="fr-FR"/>
          <w:rPrChange w:id="11657" w:author="Peng Luqi" w:date="2019-10-13T22:59:00Z">
            <w:rPr>
              <w:spacing w:val="-11"/>
              <w:lang w:val="fr-FR"/>
            </w:rPr>
          </w:rPrChange>
        </w:rPr>
        <w:t xml:space="preserve"> </w:t>
      </w:r>
      <w:r w:rsidRPr="00F94CB9">
        <w:rPr>
          <w:lang w:val="fr-FR"/>
          <w:rPrChange w:id="11658" w:author="Peng Luqi" w:date="2019-10-13T14:50:00Z">
            <w:rPr>
              <w:lang w:val="fr-FR"/>
            </w:rPr>
          </w:rPrChange>
        </w:rPr>
        <w:t>taille (grand</w:t>
      </w:r>
      <w:r w:rsidRPr="00E4414A">
        <w:rPr>
          <w:lang w:val="fr-FR"/>
          <w:rPrChange w:id="11659" w:author="Peng Luqi" w:date="2019-10-13T22:59:00Z">
            <w:rPr>
              <w:spacing w:val="-12"/>
              <w:lang w:val="fr-FR"/>
            </w:rPr>
          </w:rPrChange>
        </w:rPr>
        <w:t xml:space="preserve"> </w:t>
      </w:r>
      <w:r w:rsidRPr="00F94CB9">
        <w:rPr>
          <w:lang w:val="fr-FR"/>
          <w:rPrChange w:id="11660" w:author="Peng Luqi" w:date="2019-10-13T14:50:00Z">
            <w:rPr>
              <w:lang w:val="fr-FR"/>
            </w:rPr>
          </w:rPrChange>
        </w:rPr>
        <w:t>ou</w:t>
      </w:r>
      <w:r w:rsidRPr="00E4414A">
        <w:rPr>
          <w:lang w:val="fr-FR"/>
          <w:rPrChange w:id="11661" w:author="Peng Luqi" w:date="2019-10-13T22:59:00Z">
            <w:rPr>
              <w:spacing w:val="-12"/>
              <w:lang w:val="fr-FR"/>
            </w:rPr>
          </w:rPrChange>
        </w:rPr>
        <w:t xml:space="preserve"> </w:t>
      </w:r>
      <w:r w:rsidRPr="00F94CB9">
        <w:rPr>
          <w:lang w:val="fr-FR"/>
          <w:rPrChange w:id="11662" w:author="Peng Luqi" w:date="2019-10-13T14:50:00Z">
            <w:rPr>
              <w:lang w:val="fr-FR"/>
            </w:rPr>
          </w:rPrChange>
        </w:rPr>
        <w:t>petit,</w:t>
      </w:r>
      <w:r w:rsidRPr="00E4414A">
        <w:rPr>
          <w:lang w:val="fr-FR"/>
          <w:rPrChange w:id="11663" w:author="Peng Luqi" w:date="2019-10-13T22:59:00Z">
            <w:rPr>
              <w:spacing w:val="-11"/>
              <w:lang w:val="fr-FR"/>
            </w:rPr>
          </w:rPrChange>
        </w:rPr>
        <w:t xml:space="preserve"> </w:t>
      </w:r>
      <w:r w:rsidRPr="00F94CB9">
        <w:rPr>
          <w:lang w:val="fr-FR"/>
          <w:rPrChange w:id="11664" w:author="Peng Luqi" w:date="2019-10-13T14:50:00Z">
            <w:rPr>
              <w:lang w:val="fr-FR"/>
            </w:rPr>
          </w:rPrChange>
        </w:rPr>
        <w:t>gros,</w:t>
      </w:r>
      <w:r w:rsidRPr="00E4414A">
        <w:rPr>
          <w:lang w:val="fr-FR"/>
          <w:rPrChange w:id="11665" w:author="Peng Luqi" w:date="2019-10-13T22:59:00Z">
            <w:rPr>
              <w:spacing w:val="-12"/>
              <w:lang w:val="fr-FR"/>
            </w:rPr>
          </w:rPrChange>
        </w:rPr>
        <w:t xml:space="preserve"> </w:t>
      </w:r>
      <w:r w:rsidRPr="00F94CB9">
        <w:rPr>
          <w:lang w:val="fr-FR"/>
          <w:rPrChange w:id="11666" w:author="Peng Luqi" w:date="2019-10-13T14:50:00Z">
            <w:rPr>
              <w:lang w:val="fr-FR"/>
            </w:rPr>
          </w:rPrChange>
        </w:rPr>
        <w:t>mince,</w:t>
      </w:r>
      <w:r w:rsidRPr="00E4414A">
        <w:rPr>
          <w:lang w:val="fr-FR"/>
          <w:rPrChange w:id="11667" w:author="Peng Luqi" w:date="2019-10-13T22:59:00Z">
            <w:rPr>
              <w:spacing w:val="-12"/>
              <w:lang w:val="fr-FR"/>
            </w:rPr>
          </w:rPrChange>
        </w:rPr>
        <w:t xml:space="preserve"> </w:t>
      </w:r>
      <w:r w:rsidRPr="00F94CB9">
        <w:rPr>
          <w:lang w:val="fr-FR"/>
          <w:rPrChange w:id="11668" w:author="Peng Luqi" w:date="2019-10-13T14:50:00Z">
            <w:rPr>
              <w:lang w:val="fr-FR"/>
            </w:rPr>
          </w:rPrChange>
        </w:rPr>
        <w:t>beau,</w:t>
      </w:r>
      <w:r w:rsidRPr="00E4414A">
        <w:rPr>
          <w:lang w:val="fr-FR"/>
          <w:rPrChange w:id="11669" w:author="Peng Luqi" w:date="2019-10-13T22:59:00Z">
            <w:rPr>
              <w:spacing w:val="-11"/>
              <w:lang w:val="fr-FR"/>
            </w:rPr>
          </w:rPrChange>
        </w:rPr>
        <w:t xml:space="preserve"> </w:t>
      </w:r>
      <w:r w:rsidRPr="00F94CB9">
        <w:rPr>
          <w:lang w:val="fr-FR"/>
          <w:rPrChange w:id="11670" w:author="Peng Luqi" w:date="2019-10-13T14:50:00Z">
            <w:rPr>
              <w:lang w:val="fr-FR"/>
            </w:rPr>
          </w:rPrChange>
        </w:rPr>
        <w:t>laid)</w:t>
      </w:r>
      <w:r w:rsidRPr="00E4414A">
        <w:rPr>
          <w:lang w:val="fr-FR"/>
          <w:rPrChange w:id="11671" w:author="Peng Luqi" w:date="2019-10-13T22:59:00Z">
            <w:rPr>
              <w:spacing w:val="-12"/>
              <w:lang w:val="fr-FR"/>
            </w:rPr>
          </w:rPrChange>
        </w:rPr>
        <w:t xml:space="preserve"> </w:t>
      </w:r>
      <w:r w:rsidRPr="00F94CB9">
        <w:rPr>
          <w:lang w:val="fr-FR"/>
          <w:rPrChange w:id="11672" w:author="Peng Luqi" w:date="2019-10-13T14:50:00Z">
            <w:rPr>
              <w:lang w:val="fr-FR"/>
            </w:rPr>
          </w:rPrChange>
        </w:rPr>
        <w:t>ou</w:t>
      </w:r>
      <w:r w:rsidRPr="00E4414A">
        <w:rPr>
          <w:lang w:val="fr-FR"/>
          <w:rPrChange w:id="11673" w:author="Peng Luqi" w:date="2019-10-13T22:59:00Z">
            <w:rPr>
              <w:spacing w:val="-11"/>
              <w:lang w:val="fr-FR"/>
            </w:rPr>
          </w:rPrChange>
        </w:rPr>
        <w:t xml:space="preserve"> </w:t>
      </w:r>
      <w:r w:rsidRPr="00F94CB9">
        <w:rPr>
          <w:lang w:val="fr-FR"/>
          <w:rPrChange w:id="11674" w:author="Peng Luqi" w:date="2019-10-13T14:50:00Z">
            <w:rPr>
              <w:lang w:val="fr-FR"/>
            </w:rPr>
          </w:rPrChange>
        </w:rPr>
        <w:t>leur</w:t>
      </w:r>
      <w:r w:rsidRPr="00E4414A">
        <w:rPr>
          <w:lang w:val="fr-FR"/>
          <w:rPrChange w:id="11675" w:author="Peng Luqi" w:date="2019-10-13T22:59:00Z">
            <w:rPr>
              <w:spacing w:val="-12"/>
              <w:lang w:val="fr-FR"/>
            </w:rPr>
          </w:rPrChange>
        </w:rPr>
        <w:t xml:space="preserve"> </w:t>
      </w:r>
      <w:r w:rsidRPr="00F94CB9">
        <w:rPr>
          <w:lang w:val="fr-FR"/>
          <w:rPrChange w:id="11676" w:author="Peng Luqi" w:date="2019-10-13T14:50:00Z">
            <w:rPr>
              <w:lang w:val="fr-FR"/>
            </w:rPr>
          </w:rPrChange>
        </w:rPr>
        <w:t>orientation</w:t>
      </w:r>
      <w:r w:rsidRPr="00E4414A">
        <w:rPr>
          <w:lang w:val="fr-FR"/>
          <w:rPrChange w:id="11677" w:author="Peng Luqi" w:date="2019-10-13T22:59:00Z">
            <w:rPr>
              <w:spacing w:val="-12"/>
              <w:lang w:val="fr-FR"/>
            </w:rPr>
          </w:rPrChange>
        </w:rPr>
        <w:t xml:space="preserve"> </w:t>
      </w:r>
      <w:r w:rsidRPr="00F94CB9">
        <w:rPr>
          <w:lang w:val="fr-FR"/>
          <w:rPrChange w:id="11678" w:author="Peng Luqi" w:date="2019-10-13T14:50:00Z">
            <w:rPr>
              <w:lang w:val="fr-FR"/>
            </w:rPr>
          </w:rPrChange>
        </w:rPr>
        <w:t>sexuelle.</w:t>
      </w:r>
      <w:r w:rsidRPr="00E4414A">
        <w:rPr>
          <w:lang w:val="fr-FR"/>
          <w:rPrChange w:id="11679" w:author="Peng Luqi" w:date="2019-10-13T22:59:00Z">
            <w:rPr>
              <w:spacing w:val="-11"/>
              <w:lang w:val="fr-FR"/>
            </w:rPr>
          </w:rPrChange>
        </w:rPr>
        <w:t xml:space="preserve"> </w:t>
      </w:r>
      <w:r w:rsidRPr="00F94CB9">
        <w:rPr>
          <w:lang w:val="fr-FR"/>
          <w:rPrChange w:id="11680" w:author="Peng Luqi" w:date="2019-10-13T14:50:00Z">
            <w:rPr>
              <w:lang w:val="fr-FR"/>
            </w:rPr>
          </w:rPrChange>
        </w:rPr>
        <w:t>Il</w:t>
      </w:r>
      <w:r w:rsidRPr="00E4414A">
        <w:rPr>
          <w:lang w:val="fr-FR"/>
          <w:rPrChange w:id="11681" w:author="Peng Luqi" w:date="2019-10-13T22:59:00Z">
            <w:rPr>
              <w:spacing w:val="-12"/>
              <w:lang w:val="fr-FR"/>
            </w:rPr>
          </w:rPrChange>
        </w:rPr>
        <w:t xml:space="preserve"> </w:t>
      </w:r>
      <w:r w:rsidRPr="00F94CB9">
        <w:rPr>
          <w:lang w:val="fr-FR"/>
          <w:rPrChange w:id="11682" w:author="Peng Luqi" w:date="2019-10-13T14:50:00Z">
            <w:rPr>
              <w:lang w:val="fr-FR"/>
            </w:rPr>
          </w:rPrChange>
        </w:rPr>
        <w:t>n</w:t>
      </w:r>
      <w:del w:id="11683" w:author="Peng Luqi" w:date="2019-10-13T14:43:00Z">
        <w:r w:rsidRPr="00F94CB9" w:rsidDel="00EF666F">
          <w:rPr>
            <w:lang w:val="fr-FR"/>
            <w:rPrChange w:id="11684" w:author="Peng Luqi" w:date="2019-10-13T14:50:00Z">
              <w:rPr>
                <w:lang w:val="fr-FR"/>
              </w:rPr>
            </w:rPrChange>
          </w:rPr>
          <w:delText>’</w:delText>
        </w:r>
      </w:del>
      <w:ins w:id="11685" w:author="Peng Luqi" w:date="2019-10-13T14:43:00Z">
        <w:r w:rsidR="00EF666F" w:rsidRPr="00F94CB9">
          <w:rPr>
            <w:lang w:val="fr-FR"/>
            <w:rPrChange w:id="11686" w:author="Peng Luqi" w:date="2019-10-13T14:50:00Z">
              <w:rPr>
                <w:lang w:val="fr-FR"/>
              </w:rPr>
            </w:rPrChange>
          </w:rPr>
          <w:t>’</w:t>
        </w:r>
      </w:ins>
      <w:r w:rsidRPr="00F94CB9">
        <w:rPr>
          <w:lang w:val="fr-FR"/>
          <w:rPrChange w:id="11687" w:author="Peng Luqi" w:date="2019-10-13T14:50:00Z">
            <w:rPr>
              <w:lang w:val="fr-FR"/>
            </w:rPr>
          </w:rPrChange>
        </w:rPr>
        <w:t>est</w:t>
      </w:r>
      <w:r w:rsidRPr="00E4414A">
        <w:rPr>
          <w:lang w:val="fr-FR"/>
          <w:rPrChange w:id="11688" w:author="Peng Luqi" w:date="2019-10-13T22:59:00Z">
            <w:rPr>
              <w:spacing w:val="-12"/>
              <w:lang w:val="fr-FR"/>
            </w:rPr>
          </w:rPrChange>
        </w:rPr>
        <w:t xml:space="preserve"> </w:t>
      </w:r>
      <w:r w:rsidRPr="00F94CB9">
        <w:rPr>
          <w:lang w:val="fr-FR"/>
          <w:rPrChange w:id="11689" w:author="Peng Luqi" w:date="2019-10-13T14:50:00Z">
            <w:rPr>
              <w:lang w:val="fr-FR"/>
            </w:rPr>
          </w:rPrChange>
        </w:rPr>
        <w:t>pas</w:t>
      </w:r>
      <w:r w:rsidRPr="00E4414A">
        <w:rPr>
          <w:lang w:val="fr-FR"/>
          <w:rPrChange w:id="11690" w:author="Peng Luqi" w:date="2019-10-13T22:59:00Z">
            <w:rPr>
              <w:spacing w:val="-11"/>
              <w:lang w:val="fr-FR"/>
            </w:rPr>
          </w:rPrChange>
        </w:rPr>
        <w:t xml:space="preserve"> </w:t>
      </w:r>
      <w:r w:rsidRPr="00F94CB9">
        <w:rPr>
          <w:lang w:val="fr-FR"/>
          <w:rPrChange w:id="11691" w:author="Peng Luqi" w:date="2019-10-13T14:50:00Z">
            <w:rPr>
              <w:lang w:val="fr-FR"/>
            </w:rPr>
          </w:rPrChange>
        </w:rPr>
        <w:t>nécessaire</w:t>
      </w:r>
      <w:r w:rsidRPr="00E4414A">
        <w:rPr>
          <w:lang w:val="fr-FR"/>
          <w:rPrChange w:id="11692" w:author="Peng Luqi" w:date="2019-10-13T22:59:00Z">
            <w:rPr>
              <w:spacing w:val="-12"/>
              <w:lang w:val="fr-FR"/>
            </w:rPr>
          </w:rPrChange>
        </w:rPr>
        <w:t xml:space="preserve"> </w:t>
      </w:r>
      <w:r w:rsidRPr="00F94CB9">
        <w:rPr>
          <w:lang w:val="fr-FR"/>
          <w:rPrChange w:id="11693" w:author="Peng Luqi" w:date="2019-10-13T14:50:00Z">
            <w:rPr>
              <w:lang w:val="fr-FR"/>
            </w:rPr>
          </w:rPrChange>
        </w:rPr>
        <w:t>de</w:t>
      </w:r>
      <w:r w:rsidRPr="00E4414A">
        <w:rPr>
          <w:lang w:val="fr-FR"/>
          <w:rPrChange w:id="11694" w:author="Peng Luqi" w:date="2019-10-13T22:59:00Z">
            <w:rPr>
              <w:spacing w:val="-11"/>
              <w:lang w:val="fr-FR"/>
            </w:rPr>
          </w:rPrChange>
        </w:rPr>
        <w:t xml:space="preserve"> </w:t>
      </w:r>
      <w:r w:rsidRPr="00F94CB9">
        <w:rPr>
          <w:lang w:val="fr-FR"/>
          <w:rPrChange w:id="11695" w:author="Peng Luqi" w:date="2019-10-13T14:50:00Z">
            <w:rPr>
              <w:lang w:val="fr-FR"/>
            </w:rPr>
          </w:rPrChange>
        </w:rPr>
        <w:t>distinguer le QI et le niveau</w:t>
      </w:r>
      <w:r w:rsidRPr="00E4414A">
        <w:rPr>
          <w:lang w:val="fr-FR"/>
          <w:rPrChange w:id="11696" w:author="Peng Luqi" w:date="2019-10-13T22:59:00Z">
            <w:rPr>
              <w:spacing w:val="-6"/>
              <w:lang w:val="fr-FR"/>
            </w:rPr>
          </w:rPrChange>
        </w:rPr>
        <w:t xml:space="preserve"> </w:t>
      </w:r>
      <w:r w:rsidRPr="00F94CB9">
        <w:rPr>
          <w:lang w:val="fr-FR"/>
          <w:rPrChange w:id="11697" w:author="Peng Luqi" w:date="2019-10-13T14:50:00Z">
            <w:rPr>
              <w:lang w:val="fr-FR"/>
            </w:rPr>
          </w:rPrChange>
        </w:rPr>
        <w:t>d</w:t>
      </w:r>
      <w:del w:id="11698" w:author="Peng Luqi" w:date="2019-10-13T14:43:00Z">
        <w:r w:rsidRPr="00F94CB9" w:rsidDel="00EF666F">
          <w:rPr>
            <w:lang w:val="fr-FR"/>
            <w:rPrChange w:id="11699" w:author="Peng Luqi" w:date="2019-10-13T14:50:00Z">
              <w:rPr>
                <w:lang w:val="fr-FR"/>
              </w:rPr>
            </w:rPrChange>
          </w:rPr>
          <w:delText>’</w:delText>
        </w:r>
      </w:del>
      <w:ins w:id="11700" w:author="Peng Luqi" w:date="2019-10-13T14:43:00Z">
        <w:r w:rsidR="00EF666F" w:rsidRPr="00F94CB9">
          <w:rPr>
            <w:lang w:val="fr-FR"/>
            <w:rPrChange w:id="11701" w:author="Peng Luqi" w:date="2019-10-13T14:50:00Z">
              <w:rPr>
                <w:lang w:val="fr-FR"/>
              </w:rPr>
            </w:rPrChange>
          </w:rPr>
          <w:t>’</w:t>
        </w:r>
      </w:ins>
      <w:r w:rsidRPr="00F94CB9">
        <w:rPr>
          <w:lang w:val="fr-FR"/>
          <w:rPrChange w:id="11702" w:author="Peng Luqi" w:date="2019-10-13T14:50:00Z">
            <w:rPr>
              <w:lang w:val="fr-FR"/>
            </w:rPr>
          </w:rPrChange>
        </w:rPr>
        <w:t>instruction.</w:t>
      </w:r>
    </w:p>
    <w:p w:rsidR="002B38DF" w:rsidRPr="00F94CB9" w:rsidRDefault="002B38DF">
      <w:pPr>
        <w:pStyle w:val="a3"/>
        <w:ind w:left="170" w:right="170"/>
        <w:jc w:val="both"/>
        <w:rPr>
          <w:lang w:val="fr-FR"/>
          <w:rPrChange w:id="11703" w:author="Peng Luqi" w:date="2019-10-13T14:50:00Z">
            <w:rPr>
              <w:sz w:val="21"/>
              <w:lang w:val="fr-FR"/>
            </w:rPr>
          </w:rPrChange>
        </w:rPr>
        <w:pPrChange w:id="11704" w:author="Peng Luqi" w:date="2019-10-13T14:20:00Z">
          <w:pPr>
            <w:pStyle w:val="a3"/>
            <w:spacing w:before="9"/>
          </w:pPr>
        </w:pPrChange>
      </w:pPr>
    </w:p>
    <w:p w:rsidR="002B38DF" w:rsidRPr="00F94CB9" w:rsidRDefault="00716360">
      <w:pPr>
        <w:ind w:left="170" w:right="170"/>
        <w:jc w:val="both"/>
        <w:rPr>
          <w:sz w:val="28"/>
          <w:szCs w:val="28"/>
          <w:lang w:val="fr-FR"/>
          <w:rPrChange w:id="11705" w:author="Peng Luqi" w:date="2019-10-13T14:50:00Z">
            <w:rPr>
              <w:lang w:val="fr-FR"/>
            </w:rPr>
          </w:rPrChange>
        </w:rPr>
        <w:pPrChange w:id="11706" w:author="Peng Luqi" w:date="2019-10-13T14:20:00Z">
          <w:pPr>
            <w:ind w:left="130"/>
            <w:jc w:val="both"/>
          </w:pPr>
        </w:pPrChange>
      </w:pPr>
      <w:r w:rsidRPr="00F94CB9">
        <w:rPr>
          <w:sz w:val="28"/>
          <w:szCs w:val="28"/>
          <w:lang w:val="fr-FR"/>
          <w:rPrChange w:id="11707" w:author="Peng Luqi" w:date="2019-10-13T14:50:00Z">
            <w:rPr>
              <w:lang w:val="fr-FR"/>
            </w:rPr>
          </w:rPrChange>
        </w:rPr>
        <w:t>Si je me répète c</w:t>
      </w:r>
      <w:del w:id="11708" w:author="Peng Luqi" w:date="2019-10-13T14:43:00Z">
        <w:r w:rsidRPr="00F94CB9" w:rsidDel="00EF666F">
          <w:rPr>
            <w:sz w:val="28"/>
            <w:szCs w:val="28"/>
            <w:lang w:val="fr-FR"/>
            <w:rPrChange w:id="11709" w:author="Peng Luqi" w:date="2019-10-13T14:50:00Z">
              <w:rPr>
                <w:lang w:val="fr-FR"/>
              </w:rPr>
            </w:rPrChange>
          </w:rPr>
          <w:delText>’</w:delText>
        </w:r>
      </w:del>
      <w:ins w:id="11710" w:author="Peng Luqi" w:date="2019-10-13T14:43:00Z">
        <w:r w:rsidR="00EF666F" w:rsidRPr="00F94CB9">
          <w:rPr>
            <w:sz w:val="28"/>
            <w:szCs w:val="28"/>
            <w:lang w:val="fr-FR"/>
            <w:rPrChange w:id="11711" w:author="Peng Luqi" w:date="2019-10-13T14:50:00Z">
              <w:rPr>
                <w:lang w:val="fr-FR"/>
              </w:rPr>
            </w:rPrChange>
          </w:rPr>
          <w:t>’</w:t>
        </w:r>
      </w:ins>
      <w:r w:rsidRPr="00F94CB9">
        <w:rPr>
          <w:sz w:val="28"/>
          <w:szCs w:val="28"/>
          <w:lang w:val="fr-FR"/>
          <w:rPrChange w:id="11712" w:author="Peng Luqi" w:date="2019-10-13T14:50:00Z">
            <w:rPr>
              <w:lang w:val="fr-FR"/>
            </w:rPr>
          </w:rPrChange>
        </w:rPr>
        <w:t>est pour vous rappeler ceci :</w:t>
      </w:r>
    </w:p>
    <w:p w:rsidR="002B38DF" w:rsidRPr="00F94CB9" w:rsidRDefault="002B38DF">
      <w:pPr>
        <w:pStyle w:val="a3"/>
        <w:ind w:left="170" w:right="170"/>
        <w:jc w:val="both"/>
        <w:rPr>
          <w:lang w:val="fr-FR"/>
          <w:rPrChange w:id="11713" w:author="Peng Luqi" w:date="2019-10-13T14:50:00Z">
            <w:rPr>
              <w:sz w:val="22"/>
              <w:lang w:val="fr-FR"/>
            </w:rPr>
          </w:rPrChange>
        </w:rPr>
        <w:pPrChange w:id="11714" w:author="Peng Luqi" w:date="2019-10-13T14:20:00Z">
          <w:pPr>
            <w:pStyle w:val="a3"/>
            <w:spacing w:before="5"/>
          </w:pPr>
        </w:pPrChange>
      </w:pPr>
    </w:p>
    <w:p w:rsidR="002B38DF" w:rsidRPr="00F94CB9" w:rsidRDefault="00716360">
      <w:pPr>
        <w:pStyle w:val="a3"/>
        <w:ind w:left="720" w:right="720"/>
        <w:jc w:val="both"/>
        <w:rPr>
          <w:lang w:val="fr-FR"/>
          <w:rPrChange w:id="11715" w:author="Peng Luqi" w:date="2019-10-13T14:50:00Z">
            <w:rPr>
              <w:lang w:val="fr-FR"/>
            </w:rPr>
          </w:rPrChange>
        </w:rPr>
        <w:pPrChange w:id="11716" w:author="Peng Luqi" w:date="2019-10-13T22:59:00Z">
          <w:pPr>
            <w:spacing w:line="237" w:lineRule="auto"/>
            <w:ind w:left="130" w:right="184"/>
            <w:jc w:val="both"/>
          </w:pPr>
        </w:pPrChange>
      </w:pPr>
      <w:r w:rsidRPr="00F94CB9">
        <w:rPr>
          <w:lang w:val="fr-FR"/>
          <w:rPrChange w:id="11717" w:author="Peng Luqi" w:date="2019-10-13T14:50:00Z">
            <w:rPr>
              <w:lang w:val="fr-FR"/>
            </w:rPr>
          </w:rPrChange>
        </w:rPr>
        <w:t>Comme une personne ordinaire, vous avez au moins un avantage extrême sur les gens ordinaires. Sauf que vous n</w:t>
      </w:r>
      <w:del w:id="11718" w:author="Peng Luqi" w:date="2019-10-13T14:43:00Z">
        <w:r w:rsidRPr="00F94CB9" w:rsidDel="00EF666F">
          <w:rPr>
            <w:lang w:val="fr-FR"/>
            <w:rPrChange w:id="11719" w:author="Peng Luqi" w:date="2019-10-13T14:50:00Z">
              <w:rPr>
                <w:lang w:val="fr-FR"/>
              </w:rPr>
            </w:rPrChange>
          </w:rPr>
          <w:delText>’</w:delText>
        </w:r>
      </w:del>
      <w:ins w:id="11720" w:author="Peng Luqi" w:date="2019-10-13T14:43:00Z">
        <w:r w:rsidR="00EF666F" w:rsidRPr="00F94CB9">
          <w:rPr>
            <w:lang w:val="fr-FR"/>
            <w:rPrChange w:id="11721" w:author="Peng Luqi" w:date="2019-10-13T14:50:00Z">
              <w:rPr>
                <w:lang w:val="fr-FR"/>
              </w:rPr>
            </w:rPrChange>
          </w:rPr>
          <w:t>’</w:t>
        </w:r>
      </w:ins>
      <w:r w:rsidRPr="00F94CB9">
        <w:rPr>
          <w:lang w:val="fr-FR"/>
          <w:rPrChange w:id="11722" w:author="Peng Luqi" w:date="2019-10-13T14:50:00Z">
            <w:rPr>
              <w:lang w:val="fr-FR"/>
            </w:rPr>
          </w:rPrChange>
        </w:rPr>
        <w:t>y avez jamais pensé.</w:t>
      </w:r>
    </w:p>
    <w:p w:rsidR="002B38DF" w:rsidRPr="00F94CB9" w:rsidRDefault="002B38DF">
      <w:pPr>
        <w:pStyle w:val="a3"/>
        <w:ind w:left="170" w:right="170"/>
        <w:jc w:val="both"/>
        <w:rPr>
          <w:lang w:val="fr-FR"/>
          <w:rPrChange w:id="11723" w:author="Peng Luqi" w:date="2019-10-13T14:50:00Z">
            <w:rPr>
              <w:sz w:val="22"/>
              <w:lang w:val="fr-FR"/>
            </w:rPr>
          </w:rPrChange>
        </w:rPr>
        <w:pPrChange w:id="11724" w:author="Peng Luqi" w:date="2019-10-13T14:20:00Z">
          <w:pPr>
            <w:pStyle w:val="a3"/>
            <w:spacing w:before="3"/>
          </w:pPr>
        </w:pPrChange>
      </w:pPr>
    </w:p>
    <w:p w:rsidR="00E4414A" w:rsidRDefault="00716360" w:rsidP="00CB23F4">
      <w:pPr>
        <w:ind w:left="170" w:right="170"/>
        <w:jc w:val="both"/>
        <w:rPr>
          <w:ins w:id="11725" w:author="Peng Luqi" w:date="2019-10-13T23:00:00Z"/>
          <w:sz w:val="28"/>
          <w:szCs w:val="28"/>
          <w:lang w:val="fr-FR"/>
        </w:rPr>
      </w:pPr>
      <w:r w:rsidRPr="00F94CB9">
        <w:rPr>
          <w:sz w:val="28"/>
          <w:szCs w:val="28"/>
          <w:lang w:val="fr-FR"/>
          <w:rPrChange w:id="11726" w:author="Peng Luqi" w:date="2019-10-13T14:50:00Z">
            <w:rPr>
              <w:lang w:val="fr-FR"/>
            </w:rPr>
          </w:rPrChange>
        </w:rPr>
        <w:t>En tant que personne ordinaire, vous avez l</w:t>
      </w:r>
      <w:del w:id="11727" w:author="Peng Luqi" w:date="2019-10-13T14:43:00Z">
        <w:r w:rsidRPr="00F94CB9" w:rsidDel="00EF666F">
          <w:rPr>
            <w:sz w:val="28"/>
            <w:szCs w:val="28"/>
            <w:lang w:val="fr-FR"/>
            <w:rPrChange w:id="11728" w:author="Peng Luqi" w:date="2019-10-13T14:50:00Z">
              <w:rPr>
                <w:lang w:val="fr-FR"/>
              </w:rPr>
            </w:rPrChange>
          </w:rPr>
          <w:delText>’</w:delText>
        </w:r>
      </w:del>
      <w:ins w:id="11729" w:author="Peng Luqi" w:date="2019-10-13T14:43:00Z">
        <w:r w:rsidR="00EF666F" w:rsidRPr="00F94CB9">
          <w:rPr>
            <w:sz w:val="28"/>
            <w:szCs w:val="28"/>
            <w:lang w:val="fr-FR"/>
            <w:rPrChange w:id="11730" w:author="Peng Luqi" w:date="2019-10-13T14:50:00Z">
              <w:rPr>
                <w:lang w:val="fr-FR"/>
              </w:rPr>
            </w:rPrChange>
          </w:rPr>
          <w:t>’</w:t>
        </w:r>
      </w:ins>
      <w:r w:rsidRPr="00F94CB9">
        <w:rPr>
          <w:sz w:val="28"/>
          <w:szCs w:val="28"/>
          <w:lang w:val="fr-FR"/>
          <w:rPrChange w:id="11731" w:author="Peng Luqi" w:date="2019-10-13T14:50:00Z">
            <w:rPr>
              <w:lang w:val="fr-FR"/>
            </w:rPr>
          </w:rPrChange>
        </w:rPr>
        <w:t>avantage que tous les soi-disant gestionnaires de fonds professionnels du marché n</w:t>
      </w:r>
      <w:del w:id="11732" w:author="Peng Luqi" w:date="2019-10-13T14:43:00Z">
        <w:r w:rsidRPr="00F94CB9" w:rsidDel="00EF666F">
          <w:rPr>
            <w:sz w:val="28"/>
            <w:szCs w:val="28"/>
            <w:lang w:val="fr-FR"/>
            <w:rPrChange w:id="11733" w:author="Peng Luqi" w:date="2019-10-13T14:50:00Z">
              <w:rPr>
                <w:lang w:val="fr-FR"/>
              </w:rPr>
            </w:rPrChange>
          </w:rPr>
          <w:delText>’</w:delText>
        </w:r>
      </w:del>
      <w:ins w:id="11734" w:author="Peng Luqi" w:date="2019-10-13T14:43:00Z">
        <w:r w:rsidR="00EF666F" w:rsidRPr="00F94CB9">
          <w:rPr>
            <w:sz w:val="28"/>
            <w:szCs w:val="28"/>
            <w:lang w:val="fr-FR"/>
            <w:rPrChange w:id="11735" w:author="Peng Luqi" w:date="2019-10-13T14:50:00Z">
              <w:rPr>
                <w:lang w:val="fr-FR"/>
              </w:rPr>
            </w:rPrChange>
          </w:rPr>
          <w:t>’</w:t>
        </w:r>
      </w:ins>
      <w:r w:rsidRPr="00F94CB9">
        <w:rPr>
          <w:sz w:val="28"/>
          <w:szCs w:val="28"/>
          <w:lang w:val="fr-FR"/>
          <w:rPrChange w:id="11736" w:author="Peng Luqi" w:date="2019-10-13T14:50:00Z">
            <w:rPr>
              <w:lang w:val="fr-FR"/>
            </w:rPr>
          </w:rPrChange>
        </w:rPr>
        <w:t xml:space="preserve">ont pas : </w:t>
      </w:r>
    </w:p>
    <w:p w:rsidR="00E4414A" w:rsidRDefault="00E4414A" w:rsidP="00CB23F4">
      <w:pPr>
        <w:ind w:left="170" w:right="170"/>
        <w:jc w:val="both"/>
        <w:rPr>
          <w:ins w:id="11737" w:author="Peng Luqi" w:date="2019-10-13T23:00:00Z"/>
          <w:sz w:val="28"/>
          <w:szCs w:val="28"/>
          <w:lang w:val="fr-FR"/>
        </w:rPr>
      </w:pPr>
    </w:p>
    <w:p w:rsidR="002B38DF" w:rsidRPr="00F94CB9" w:rsidRDefault="00716360">
      <w:pPr>
        <w:pStyle w:val="a3"/>
        <w:ind w:left="720" w:right="720"/>
        <w:jc w:val="both"/>
        <w:rPr>
          <w:lang w:val="fr-FR"/>
          <w:rPrChange w:id="11738" w:author="Peng Luqi" w:date="2019-10-13T14:50:00Z">
            <w:rPr>
              <w:lang w:val="fr-FR"/>
            </w:rPr>
          </w:rPrChange>
        </w:rPr>
        <w:pPrChange w:id="11739" w:author="Peng Luqi" w:date="2019-10-13T23:00:00Z">
          <w:pPr>
            <w:ind w:left="130" w:right="183"/>
            <w:jc w:val="both"/>
          </w:pPr>
        </w:pPrChange>
      </w:pPr>
      <w:del w:id="11740" w:author="Peng Luqi" w:date="2019-10-13T23:00:00Z">
        <w:r w:rsidRPr="00F94CB9" w:rsidDel="00E4414A">
          <w:rPr>
            <w:lang w:val="fr-FR"/>
            <w:rPrChange w:id="11741" w:author="Peng Luqi" w:date="2019-10-13T14:50:00Z">
              <w:rPr>
                <w:lang w:val="fr-FR"/>
              </w:rPr>
            </w:rPrChange>
          </w:rPr>
          <w:delText>b</w:delText>
        </w:r>
      </w:del>
      <w:ins w:id="11742" w:author="Peng Luqi" w:date="2019-10-13T23:00:00Z">
        <w:r w:rsidR="00E4414A">
          <w:rPr>
            <w:lang w:val="fr-FR"/>
          </w:rPr>
          <w:t>B</w:t>
        </w:r>
      </w:ins>
      <w:r w:rsidRPr="00F94CB9">
        <w:rPr>
          <w:lang w:val="fr-FR"/>
          <w:rPrChange w:id="11743" w:author="Peng Luqi" w:date="2019-10-13T14:50:00Z">
            <w:rPr>
              <w:lang w:val="fr-FR"/>
            </w:rPr>
          </w:rPrChange>
        </w:rPr>
        <w:t>ien que vous n</w:t>
      </w:r>
      <w:del w:id="11744" w:author="Peng Luqi" w:date="2019-10-13T14:43:00Z">
        <w:r w:rsidRPr="00F94CB9" w:rsidDel="00EF666F">
          <w:rPr>
            <w:lang w:val="fr-FR"/>
            <w:rPrChange w:id="11745" w:author="Peng Luqi" w:date="2019-10-13T14:50:00Z">
              <w:rPr>
                <w:lang w:val="fr-FR"/>
              </w:rPr>
            </w:rPrChange>
          </w:rPr>
          <w:delText>’</w:delText>
        </w:r>
      </w:del>
      <w:ins w:id="11746" w:author="Peng Luqi" w:date="2019-10-13T14:43:00Z">
        <w:r w:rsidR="00EF666F" w:rsidRPr="00F94CB9">
          <w:rPr>
            <w:lang w:val="fr-FR"/>
            <w:rPrChange w:id="11747" w:author="Peng Luqi" w:date="2019-10-13T14:50:00Z">
              <w:rPr>
                <w:lang w:val="fr-FR"/>
              </w:rPr>
            </w:rPrChange>
          </w:rPr>
          <w:t>’</w:t>
        </w:r>
      </w:ins>
      <w:r w:rsidRPr="00F94CB9">
        <w:rPr>
          <w:lang w:val="fr-FR"/>
          <w:rPrChange w:id="11748" w:author="Peng Luqi" w:date="2019-10-13T14:50:00Z">
            <w:rPr>
              <w:lang w:val="fr-FR"/>
            </w:rPr>
          </w:rPrChange>
        </w:rPr>
        <w:t>ayez pas de fonds considérables, vous n</w:t>
      </w:r>
      <w:del w:id="11749" w:author="Peng Luqi" w:date="2019-10-13T14:43:00Z">
        <w:r w:rsidRPr="00F94CB9" w:rsidDel="00EF666F">
          <w:rPr>
            <w:lang w:val="fr-FR"/>
            <w:rPrChange w:id="11750" w:author="Peng Luqi" w:date="2019-10-13T14:50:00Z">
              <w:rPr>
                <w:lang w:val="fr-FR"/>
              </w:rPr>
            </w:rPrChange>
          </w:rPr>
          <w:delText>’</w:delText>
        </w:r>
      </w:del>
      <w:ins w:id="11751" w:author="Peng Luqi" w:date="2019-10-13T14:43:00Z">
        <w:r w:rsidR="00EF666F" w:rsidRPr="00F94CB9">
          <w:rPr>
            <w:lang w:val="fr-FR"/>
            <w:rPrChange w:id="11752" w:author="Peng Luqi" w:date="2019-10-13T14:50:00Z">
              <w:rPr>
                <w:lang w:val="fr-FR"/>
              </w:rPr>
            </w:rPrChange>
          </w:rPr>
          <w:t>’</w:t>
        </w:r>
      </w:ins>
      <w:r w:rsidRPr="00F94CB9">
        <w:rPr>
          <w:lang w:val="fr-FR"/>
          <w:rPrChange w:id="11753" w:author="Peng Luqi" w:date="2019-10-13T14:50:00Z">
            <w:rPr>
              <w:lang w:val="fr-FR"/>
            </w:rPr>
          </w:rPrChange>
        </w:rPr>
        <w:t>êtes pas contraint par le temps.</w:t>
      </w:r>
    </w:p>
    <w:p w:rsidR="002B38DF" w:rsidRPr="00F94CB9" w:rsidRDefault="002B38DF">
      <w:pPr>
        <w:pStyle w:val="a3"/>
        <w:ind w:left="170" w:right="170"/>
        <w:jc w:val="both"/>
        <w:rPr>
          <w:lang w:val="fr-FR"/>
          <w:rPrChange w:id="11754" w:author="Peng Luqi" w:date="2019-10-13T14:50:00Z">
            <w:rPr>
              <w:sz w:val="22"/>
              <w:lang w:val="fr-FR"/>
            </w:rPr>
          </w:rPrChange>
        </w:rPr>
        <w:pPrChange w:id="11755" w:author="Peng Luqi" w:date="2019-10-13T14:20:00Z">
          <w:pPr>
            <w:pStyle w:val="a3"/>
          </w:pPr>
        </w:pPrChange>
      </w:pPr>
    </w:p>
    <w:p w:rsidR="002B38DF" w:rsidRPr="00F94CB9" w:rsidRDefault="00716360">
      <w:pPr>
        <w:ind w:left="170" w:right="170"/>
        <w:jc w:val="both"/>
        <w:rPr>
          <w:sz w:val="28"/>
          <w:szCs w:val="28"/>
          <w:lang w:val="fr-FR"/>
          <w:rPrChange w:id="11756" w:author="Peng Luqi" w:date="2019-10-13T14:50:00Z">
            <w:rPr>
              <w:lang w:val="fr-FR"/>
            </w:rPr>
          </w:rPrChange>
        </w:rPr>
        <w:pPrChange w:id="11757" w:author="Peng Luqi" w:date="2019-10-13T14:20:00Z">
          <w:pPr>
            <w:spacing w:before="1"/>
            <w:ind w:left="130" w:right="183"/>
            <w:jc w:val="both"/>
          </w:pPr>
        </w:pPrChange>
      </w:pPr>
      <w:r w:rsidRPr="00F94CB9">
        <w:rPr>
          <w:sz w:val="28"/>
          <w:szCs w:val="28"/>
          <w:lang w:val="fr-FR"/>
          <w:rPrChange w:id="11758" w:author="Peng Luqi" w:date="2019-10-13T14:50:00Z">
            <w:rPr>
              <w:lang w:val="fr-FR"/>
            </w:rPr>
          </w:rPrChange>
        </w:rPr>
        <w:t>Pour les gens ordinaires, la grande majorité des analyses professionnelles, articles et même de certains concepts du marché sont totalement inefficaces, parce que ce sont des gestionnaires de fonds professionnels qui ont fait des recherches et tirent des conclusions en fonction des limites auxquelles ils sont confrontés. À quoi doivent-ils faire face ? C</w:t>
      </w:r>
      <w:del w:id="11759" w:author="Peng Luqi" w:date="2019-10-13T14:43:00Z">
        <w:r w:rsidRPr="00F94CB9" w:rsidDel="00EF666F">
          <w:rPr>
            <w:sz w:val="28"/>
            <w:szCs w:val="28"/>
            <w:lang w:val="fr-FR"/>
            <w:rPrChange w:id="11760" w:author="Peng Luqi" w:date="2019-10-13T14:50:00Z">
              <w:rPr>
                <w:lang w:val="fr-FR"/>
              </w:rPr>
            </w:rPrChange>
          </w:rPr>
          <w:delText>’</w:delText>
        </w:r>
      </w:del>
      <w:ins w:id="11761" w:author="Peng Luqi" w:date="2019-10-13T14:43:00Z">
        <w:r w:rsidR="00EF666F" w:rsidRPr="00F94CB9">
          <w:rPr>
            <w:sz w:val="28"/>
            <w:szCs w:val="28"/>
            <w:lang w:val="fr-FR"/>
            <w:rPrChange w:id="11762" w:author="Peng Luqi" w:date="2019-10-13T14:50:00Z">
              <w:rPr>
                <w:lang w:val="fr-FR"/>
              </w:rPr>
            </w:rPrChange>
          </w:rPr>
          <w:t>’</w:t>
        </w:r>
      </w:ins>
      <w:r w:rsidRPr="00F94CB9">
        <w:rPr>
          <w:sz w:val="28"/>
          <w:szCs w:val="28"/>
          <w:lang w:val="fr-FR"/>
          <w:rPrChange w:id="11763" w:author="Peng Luqi" w:date="2019-10-13T14:50:00Z">
            <w:rPr>
              <w:lang w:val="fr-FR"/>
            </w:rPr>
          </w:rPrChange>
        </w:rPr>
        <w:t>est l</w:t>
      </w:r>
      <w:del w:id="11764" w:author="Peng Luqi" w:date="2019-10-13T14:43:00Z">
        <w:r w:rsidRPr="00F94CB9" w:rsidDel="00EF666F">
          <w:rPr>
            <w:sz w:val="28"/>
            <w:szCs w:val="28"/>
            <w:lang w:val="fr-FR"/>
            <w:rPrChange w:id="11765" w:author="Peng Luqi" w:date="2019-10-13T14:50:00Z">
              <w:rPr>
                <w:lang w:val="fr-FR"/>
              </w:rPr>
            </w:rPrChange>
          </w:rPr>
          <w:delText>’</w:delText>
        </w:r>
      </w:del>
      <w:ins w:id="11766" w:author="Peng Luqi" w:date="2019-10-13T14:43:00Z">
        <w:r w:rsidR="00EF666F" w:rsidRPr="00F94CB9">
          <w:rPr>
            <w:sz w:val="28"/>
            <w:szCs w:val="28"/>
            <w:lang w:val="fr-FR"/>
            <w:rPrChange w:id="11767" w:author="Peng Luqi" w:date="2019-10-13T14:50:00Z">
              <w:rPr>
                <w:lang w:val="fr-FR"/>
              </w:rPr>
            </w:rPrChange>
          </w:rPr>
          <w:t>’</w:t>
        </w:r>
      </w:ins>
      <w:r w:rsidRPr="00F94CB9">
        <w:rPr>
          <w:sz w:val="28"/>
          <w:szCs w:val="28"/>
          <w:lang w:val="fr-FR"/>
          <w:rPrChange w:id="11768" w:author="Peng Luqi" w:date="2019-10-13T14:50:00Z">
            <w:rPr>
              <w:lang w:val="fr-FR"/>
            </w:rPr>
          </w:rPrChange>
        </w:rPr>
        <w:t>argent du fonds, et l</w:t>
      </w:r>
      <w:del w:id="11769" w:author="Peng Luqi" w:date="2019-10-13T14:43:00Z">
        <w:r w:rsidRPr="00F94CB9" w:rsidDel="00EF666F">
          <w:rPr>
            <w:sz w:val="28"/>
            <w:szCs w:val="28"/>
            <w:lang w:val="fr-FR"/>
            <w:rPrChange w:id="11770" w:author="Peng Luqi" w:date="2019-10-13T14:50:00Z">
              <w:rPr>
                <w:lang w:val="fr-FR"/>
              </w:rPr>
            </w:rPrChange>
          </w:rPr>
          <w:delText>’</w:delText>
        </w:r>
      </w:del>
      <w:ins w:id="11771" w:author="Peng Luqi" w:date="2019-10-13T14:43:00Z">
        <w:r w:rsidR="00EF666F" w:rsidRPr="00F94CB9">
          <w:rPr>
            <w:sz w:val="28"/>
            <w:szCs w:val="28"/>
            <w:lang w:val="fr-FR"/>
            <w:rPrChange w:id="11772" w:author="Peng Luqi" w:date="2019-10-13T14:50:00Z">
              <w:rPr>
                <w:lang w:val="fr-FR"/>
              </w:rPr>
            </w:rPrChange>
          </w:rPr>
          <w:t>’</w:t>
        </w:r>
      </w:ins>
      <w:r w:rsidRPr="00F94CB9">
        <w:rPr>
          <w:sz w:val="28"/>
          <w:szCs w:val="28"/>
          <w:lang w:val="fr-FR"/>
          <w:rPrChange w:id="11773" w:author="Peng Luqi" w:date="2019-10-13T14:50:00Z">
            <w:rPr>
              <w:lang w:val="fr-FR"/>
            </w:rPr>
          </w:rPrChange>
        </w:rPr>
        <w:t>argent géré par les gestionnaires de fonds est limité dans le temps. Presque tous les fonds actifs ont une période de règlement, par exemple, vous entendez souvent sept plus trois, cinq plus deux, même deux plus un (on peut voir cet exemple seulement en Chine). Bien que leur période d</w:t>
      </w:r>
      <w:del w:id="11774" w:author="Peng Luqi" w:date="2019-10-13T14:43:00Z">
        <w:r w:rsidRPr="00F94CB9" w:rsidDel="00EF666F">
          <w:rPr>
            <w:sz w:val="28"/>
            <w:szCs w:val="28"/>
            <w:lang w:val="fr-FR"/>
            <w:rPrChange w:id="11775" w:author="Peng Luqi" w:date="2019-10-13T14:50:00Z">
              <w:rPr>
                <w:lang w:val="fr-FR"/>
              </w:rPr>
            </w:rPrChange>
          </w:rPr>
          <w:delText>’</w:delText>
        </w:r>
      </w:del>
      <w:ins w:id="11776" w:author="Peng Luqi" w:date="2019-10-13T14:43:00Z">
        <w:r w:rsidR="00EF666F" w:rsidRPr="00F94CB9">
          <w:rPr>
            <w:sz w:val="28"/>
            <w:szCs w:val="28"/>
            <w:lang w:val="fr-FR"/>
            <w:rPrChange w:id="11777" w:author="Peng Luqi" w:date="2019-10-13T14:50:00Z">
              <w:rPr>
                <w:lang w:val="fr-FR"/>
              </w:rPr>
            </w:rPrChange>
          </w:rPr>
          <w:t>’</w:t>
        </w:r>
      </w:ins>
      <w:r w:rsidRPr="00F94CB9">
        <w:rPr>
          <w:sz w:val="28"/>
          <w:szCs w:val="28"/>
          <w:lang w:val="fr-FR"/>
          <w:rPrChange w:id="11778" w:author="Peng Luqi" w:date="2019-10-13T14:50:00Z">
            <w:rPr>
              <w:lang w:val="fr-FR"/>
            </w:rPr>
          </w:rPrChange>
        </w:rPr>
        <w:t>utilisation du capital soit certaine, leur point de départ est complètement différent. Ce qu</w:t>
      </w:r>
      <w:del w:id="11779" w:author="Peng Luqi" w:date="2019-10-13T14:43:00Z">
        <w:r w:rsidRPr="00F94CB9" w:rsidDel="00EF666F">
          <w:rPr>
            <w:sz w:val="28"/>
            <w:szCs w:val="28"/>
            <w:lang w:val="fr-FR"/>
            <w:rPrChange w:id="11780" w:author="Peng Luqi" w:date="2019-10-13T14:50:00Z">
              <w:rPr>
                <w:lang w:val="fr-FR"/>
              </w:rPr>
            </w:rPrChange>
          </w:rPr>
          <w:delText>’</w:delText>
        </w:r>
      </w:del>
      <w:ins w:id="11781" w:author="Peng Luqi" w:date="2019-10-13T14:43:00Z">
        <w:r w:rsidR="00EF666F" w:rsidRPr="00F94CB9">
          <w:rPr>
            <w:sz w:val="28"/>
            <w:szCs w:val="28"/>
            <w:lang w:val="fr-FR"/>
            <w:rPrChange w:id="11782" w:author="Peng Luqi" w:date="2019-10-13T14:50:00Z">
              <w:rPr>
                <w:lang w:val="fr-FR"/>
              </w:rPr>
            </w:rPrChange>
          </w:rPr>
          <w:t>’</w:t>
        </w:r>
      </w:ins>
      <w:r w:rsidRPr="00F94CB9">
        <w:rPr>
          <w:sz w:val="28"/>
          <w:szCs w:val="28"/>
          <w:lang w:val="fr-FR"/>
          <w:rPrChange w:id="11783" w:author="Peng Luqi" w:date="2019-10-13T14:50:00Z">
            <w:rPr>
              <w:lang w:val="fr-FR"/>
            </w:rPr>
          </w:rPrChange>
        </w:rPr>
        <w:t>ils doivent faire, c</w:t>
      </w:r>
      <w:del w:id="11784" w:author="Peng Luqi" w:date="2019-10-13T14:43:00Z">
        <w:r w:rsidRPr="00F94CB9" w:rsidDel="00EF666F">
          <w:rPr>
            <w:sz w:val="28"/>
            <w:szCs w:val="28"/>
            <w:lang w:val="fr-FR"/>
            <w:rPrChange w:id="11785" w:author="Peng Luqi" w:date="2019-10-13T14:50:00Z">
              <w:rPr>
                <w:lang w:val="fr-FR"/>
              </w:rPr>
            </w:rPrChange>
          </w:rPr>
          <w:delText>’</w:delText>
        </w:r>
      </w:del>
      <w:ins w:id="11786" w:author="Peng Luqi" w:date="2019-10-13T14:43:00Z">
        <w:r w:rsidR="00EF666F" w:rsidRPr="00F94CB9">
          <w:rPr>
            <w:sz w:val="28"/>
            <w:szCs w:val="28"/>
            <w:lang w:val="fr-FR"/>
            <w:rPrChange w:id="11787" w:author="Peng Luqi" w:date="2019-10-13T14:50:00Z">
              <w:rPr>
                <w:lang w:val="fr-FR"/>
              </w:rPr>
            </w:rPrChange>
          </w:rPr>
          <w:t>’</w:t>
        </w:r>
      </w:ins>
      <w:r w:rsidRPr="00F94CB9">
        <w:rPr>
          <w:sz w:val="28"/>
          <w:szCs w:val="28"/>
          <w:lang w:val="fr-FR"/>
          <w:rPrChange w:id="11788" w:author="Peng Luqi" w:date="2019-10-13T14:50:00Z">
            <w:rPr>
              <w:lang w:val="fr-FR"/>
            </w:rPr>
          </w:rPrChange>
        </w:rPr>
        <w:t>est obtenir un bon résultat dans une période donnée.</w:t>
      </w:r>
    </w:p>
    <w:p w:rsidR="002B38DF" w:rsidRPr="00F94CB9" w:rsidRDefault="002B38DF">
      <w:pPr>
        <w:pStyle w:val="a3"/>
        <w:ind w:left="170" w:right="170"/>
        <w:jc w:val="both"/>
        <w:rPr>
          <w:lang w:val="fr-FR"/>
          <w:rPrChange w:id="11789" w:author="Peng Luqi" w:date="2019-10-13T14:50:00Z">
            <w:rPr>
              <w:sz w:val="21"/>
              <w:lang w:val="fr-FR"/>
            </w:rPr>
          </w:rPrChange>
        </w:rPr>
        <w:pPrChange w:id="11790" w:author="Peng Luqi" w:date="2019-10-13T14:20:00Z">
          <w:pPr>
            <w:pStyle w:val="a3"/>
            <w:spacing w:before="11"/>
          </w:pPr>
        </w:pPrChange>
      </w:pPr>
    </w:p>
    <w:p w:rsidR="002B38DF" w:rsidRPr="00F94CB9" w:rsidRDefault="00716360">
      <w:pPr>
        <w:ind w:left="170" w:right="170"/>
        <w:jc w:val="both"/>
        <w:rPr>
          <w:sz w:val="28"/>
          <w:szCs w:val="28"/>
          <w:lang w:val="fr-FR"/>
          <w:rPrChange w:id="11791" w:author="Peng Luqi" w:date="2019-10-13T14:50:00Z">
            <w:rPr>
              <w:lang w:val="fr-FR"/>
            </w:rPr>
          </w:rPrChange>
        </w:rPr>
        <w:pPrChange w:id="11792" w:author="Peng Luqi" w:date="2019-10-13T14:20:00Z">
          <w:pPr>
            <w:ind w:left="130" w:right="180"/>
            <w:jc w:val="both"/>
          </w:pPr>
        </w:pPrChange>
      </w:pPr>
      <w:r w:rsidRPr="00F94CB9">
        <w:rPr>
          <w:sz w:val="28"/>
          <w:szCs w:val="28"/>
          <w:lang w:val="fr-FR"/>
          <w:rPrChange w:id="11793" w:author="Peng Luqi" w:date="2019-10-13T14:50:00Z">
            <w:rPr>
              <w:lang w:val="fr-FR"/>
            </w:rPr>
          </w:rPrChange>
        </w:rPr>
        <w:t>Comme</w:t>
      </w:r>
      <w:r w:rsidRPr="00F94CB9">
        <w:rPr>
          <w:spacing w:val="-5"/>
          <w:sz w:val="28"/>
          <w:szCs w:val="28"/>
          <w:lang w:val="fr-FR"/>
          <w:rPrChange w:id="11794" w:author="Peng Luqi" w:date="2019-10-13T14:50:00Z">
            <w:rPr>
              <w:spacing w:val="-5"/>
              <w:lang w:val="fr-FR"/>
            </w:rPr>
          </w:rPrChange>
        </w:rPr>
        <w:t xml:space="preserve"> </w:t>
      </w:r>
      <w:r w:rsidRPr="00F94CB9">
        <w:rPr>
          <w:sz w:val="28"/>
          <w:szCs w:val="28"/>
          <w:lang w:val="fr-FR"/>
          <w:rPrChange w:id="11795" w:author="Peng Luqi" w:date="2019-10-13T14:50:00Z">
            <w:rPr>
              <w:lang w:val="fr-FR"/>
            </w:rPr>
          </w:rPrChange>
        </w:rPr>
        <w:t>une</w:t>
      </w:r>
      <w:r w:rsidRPr="00F94CB9">
        <w:rPr>
          <w:spacing w:val="-5"/>
          <w:sz w:val="28"/>
          <w:szCs w:val="28"/>
          <w:lang w:val="fr-FR"/>
          <w:rPrChange w:id="11796" w:author="Peng Luqi" w:date="2019-10-13T14:50:00Z">
            <w:rPr>
              <w:spacing w:val="-5"/>
              <w:lang w:val="fr-FR"/>
            </w:rPr>
          </w:rPrChange>
        </w:rPr>
        <w:t xml:space="preserve"> </w:t>
      </w:r>
      <w:r w:rsidRPr="00F94CB9">
        <w:rPr>
          <w:sz w:val="28"/>
          <w:szCs w:val="28"/>
          <w:lang w:val="fr-FR"/>
          <w:rPrChange w:id="11797" w:author="Peng Luqi" w:date="2019-10-13T14:50:00Z">
            <w:rPr>
              <w:lang w:val="fr-FR"/>
            </w:rPr>
          </w:rPrChange>
        </w:rPr>
        <w:t>personne</w:t>
      </w:r>
      <w:r w:rsidRPr="00F94CB9">
        <w:rPr>
          <w:spacing w:val="-4"/>
          <w:sz w:val="28"/>
          <w:szCs w:val="28"/>
          <w:lang w:val="fr-FR"/>
          <w:rPrChange w:id="11798" w:author="Peng Luqi" w:date="2019-10-13T14:50:00Z">
            <w:rPr>
              <w:spacing w:val="-4"/>
              <w:lang w:val="fr-FR"/>
            </w:rPr>
          </w:rPrChange>
        </w:rPr>
        <w:t xml:space="preserve"> </w:t>
      </w:r>
      <w:r w:rsidRPr="00F94CB9">
        <w:rPr>
          <w:sz w:val="28"/>
          <w:szCs w:val="28"/>
          <w:lang w:val="fr-FR"/>
          <w:rPrChange w:id="11799" w:author="Peng Luqi" w:date="2019-10-13T14:50:00Z">
            <w:rPr>
              <w:lang w:val="fr-FR"/>
            </w:rPr>
          </w:rPrChange>
        </w:rPr>
        <w:t>ordinaire,</w:t>
      </w:r>
      <w:r w:rsidRPr="00F94CB9">
        <w:rPr>
          <w:spacing w:val="-5"/>
          <w:sz w:val="28"/>
          <w:szCs w:val="28"/>
          <w:lang w:val="fr-FR"/>
          <w:rPrChange w:id="11800" w:author="Peng Luqi" w:date="2019-10-13T14:50:00Z">
            <w:rPr>
              <w:spacing w:val="-5"/>
              <w:lang w:val="fr-FR"/>
            </w:rPr>
          </w:rPrChange>
        </w:rPr>
        <w:t xml:space="preserve"> </w:t>
      </w:r>
      <w:r w:rsidRPr="00F94CB9">
        <w:rPr>
          <w:sz w:val="28"/>
          <w:szCs w:val="28"/>
          <w:lang w:val="fr-FR"/>
          <w:rPrChange w:id="11801" w:author="Peng Luqi" w:date="2019-10-13T14:50:00Z">
            <w:rPr>
              <w:lang w:val="fr-FR"/>
            </w:rPr>
          </w:rPrChange>
        </w:rPr>
        <w:t>vous</w:t>
      </w:r>
      <w:r w:rsidRPr="00F94CB9">
        <w:rPr>
          <w:spacing w:val="-5"/>
          <w:sz w:val="28"/>
          <w:szCs w:val="28"/>
          <w:lang w:val="fr-FR"/>
          <w:rPrChange w:id="11802" w:author="Peng Luqi" w:date="2019-10-13T14:50:00Z">
            <w:rPr>
              <w:spacing w:val="-5"/>
              <w:lang w:val="fr-FR"/>
            </w:rPr>
          </w:rPrChange>
        </w:rPr>
        <w:t xml:space="preserve"> </w:t>
      </w:r>
      <w:r w:rsidRPr="00F94CB9">
        <w:rPr>
          <w:sz w:val="28"/>
          <w:szCs w:val="28"/>
          <w:lang w:val="fr-FR"/>
          <w:rPrChange w:id="11803" w:author="Peng Luqi" w:date="2019-10-13T14:50:00Z">
            <w:rPr>
              <w:lang w:val="fr-FR"/>
            </w:rPr>
          </w:rPrChange>
        </w:rPr>
        <w:t>êtes</w:t>
      </w:r>
      <w:r w:rsidRPr="00F94CB9">
        <w:rPr>
          <w:spacing w:val="-4"/>
          <w:sz w:val="28"/>
          <w:szCs w:val="28"/>
          <w:lang w:val="fr-FR"/>
          <w:rPrChange w:id="11804" w:author="Peng Luqi" w:date="2019-10-13T14:50:00Z">
            <w:rPr>
              <w:spacing w:val="-4"/>
              <w:lang w:val="fr-FR"/>
            </w:rPr>
          </w:rPrChange>
        </w:rPr>
        <w:t xml:space="preserve"> </w:t>
      </w:r>
      <w:r w:rsidRPr="00F94CB9">
        <w:rPr>
          <w:sz w:val="28"/>
          <w:szCs w:val="28"/>
          <w:lang w:val="fr-FR"/>
          <w:rPrChange w:id="11805" w:author="Peng Luqi" w:date="2019-10-13T14:50:00Z">
            <w:rPr>
              <w:lang w:val="fr-FR"/>
            </w:rPr>
          </w:rPrChange>
        </w:rPr>
        <w:t>différent.</w:t>
      </w:r>
      <w:r w:rsidRPr="00F94CB9">
        <w:rPr>
          <w:spacing w:val="-6"/>
          <w:sz w:val="28"/>
          <w:szCs w:val="28"/>
          <w:lang w:val="fr-FR"/>
          <w:rPrChange w:id="11806" w:author="Peng Luqi" w:date="2019-10-13T14:50:00Z">
            <w:rPr>
              <w:spacing w:val="-6"/>
              <w:lang w:val="fr-FR"/>
            </w:rPr>
          </w:rPrChange>
        </w:rPr>
        <w:t xml:space="preserve"> </w:t>
      </w:r>
      <w:r w:rsidRPr="00F94CB9">
        <w:rPr>
          <w:sz w:val="28"/>
          <w:szCs w:val="28"/>
          <w:lang w:val="fr-FR"/>
          <w:rPrChange w:id="11807" w:author="Peng Luqi" w:date="2019-10-13T14:50:00Z">
            <w:rPr>
              <w:lang w:val="fr-FR"/>
            </w:rPr>
          </w:rPrChange>
        </w:rPr>
        <w:t>Même</w:t>
      </w:r>
      <w:r w:rsidRPr="00F94CB9">
        <w:rPr>
          <w:spacing w:val="-5"/>
          <w:sz w:val="28"/>
          <w:szCs w:val="28"/>
          <w:lang w:val="fr-FR"/>
          <w:rPrChange w:id="11808" w:author="Peng Luqi" w:date="2019-10-13T14:50:00Z">
            <w:rPr>
              <w:spacing w:val="-5"/>
              <w:lang w:val="fr-FR"/>
            </w:rPr>
          </w:rPrChange>
        </w:rPr>
        <w:t xml:space="preserve"> </w:t>
      </w:r>
      <w:r w:rsidRPr="00F94CB9">
        <w:rPr>
          <w:sz w:val="28"/>
          <w:szCs w:val="28"/>
          <w:lang w:val="fr-FR"/>
          <w:rPrChange w:id="11809" w:author="Peng Luqi" w:date="2019-10-13T14:50:00Z">
            <w:rPr>
              <w:lang w:val="fr-FR"/>
            </w:rPr>
          </w:rPrChange>
        </w:rPr>
        <w:t>si</w:t>
      </w:r>
      <w:r w:rsidRPr="00F94CB9">
        <w:rPr>
          <w:spacing w:val="-4"/>
          <w:sz w:val="28"/>
          <w:szCs w:val="28"/>
          <w:lang w:val="fr-FR"/>
          <w:rPrChange w:id="11810" w:author="Peng Luqi" w:date="2019-10-13T14:50:00Z">
            <w:rPr>
              <w:spacing w:val="-4"/>
              <w:lang w:val="fr-FR"/>
            </w:rPr>
          </w:rPrChange>
        </w:rPr>
        <w:t xml:space="preserve"> </w:t>
      </w:r>
      <w:r w:rsidRPr="00F94CB9">
        <w:rPr>
          <w:sz w:val="28"/>
          <w:szCs w:val="28"/>
          <w:lang w:val="fr-FR"/>
          <w:rPrChange w:id="11811" w:author="Peng Luqi" w:date="2019-10-13T14:50:00Z">
            <w:rPr>
              <w:lang w:val="fr-FR"/>
            </w:rPr>
          </w:rPrChange>
        </w:rPr>
        <w:t>vous</w:t>
      </w:r>
      <w:r w:rsidRPr="00F94CB9">
        <w:rPr>
          <w:spacing w:val="-5"/>
          <w:sz w:val="28"/>
          <w:szCs w:val="28"/>
          <w:lang w:val="fr-FR"/>
          <w:rPrChange w:id="11812" w:author="Peng Luqi" w:date="2019-10-13T14:50:00Z">
            <w:rPr>
              <w:spacing w:val="-5"/>
              <w:lang w:val="fr-FR"/>
            </w:rPr>
          </w:rPrChange>
        </w:rPr>
        <w:t xml:space="preserve"> </w:t>
      </w:r>
      <w:r w:rsidRPr="00F94CB9">
        <w:rPr>
          <w:sz w:val="28"/>
          <w:szCs w:val="28"/>
          <w:lang w:val="fr-FR"/>
          <w:rPrChange w:id="11813" w:author="Peng Luqi" w:date="2019-10-13T14:50:00Z">
            <w:rPr>
              <w:lang w:val="fr-FR"/>
            </w:rPr>
          </w:rPrChange>
        </w:rPr>
        <w:t>n</w:t>
      </w:r>
      <w:del w:id="11814" w:author="Peng Luqi" w:date="2019-10-13T14:43:00Z">
        <w:r w:rsidRPr="00F94CB9" w:rsidDel="00EF666F">
          <w:rPr>
            <w:sz w:val="28"/>
            <w:szCs w:val="28"/>
            <w:lang w:val="fr-FR"/>
            <w:rPrChange w:id="11815" w:author="Peng Luqi" w:date="2019-10-13T14:50:00Z">
              <w:rPr>
                <w:lang w:val="fr-FR"/>
              </w:rPr>
            </w:rPrChange>
          </w:rPr>
          <w:delText>’</w:delText>
        </w:r>
      </w:del>
      <w:ins w:id="11816" w:author="Peng Luqi" w:date="2019-10-13T14:43:00Z">
        <w:r w:rsidR="00EF666F" w:rsidRPr="00F94CB9">
          <w:rPr>
            <w:sz w:val="28"/>
            <w:szCs w:val="28"/>
            <w:lang w:val="fr-FR"/>
            <w:rPrChange w:id="11817" w:author="Peng Luqi" w:date="2019-10-13T14:50:00Z">
              <w:rPr>
                <w:lang w:val="fr-FR"/>
              </w:rPr>
            </w:rPrChange>
          </w:rPr>
          <w:t>’</w:t>
        </w:r>
      </w:ins>
      <w:r w:rsidRPr="00F94CB9">
        <w:rPr>
          <w:sz w:val="28"/>
          <w:szCs w:val="28"/>
          <w:lang w:val="fr-FR"/>
          <w:rPrChange w:id="11818" w:author="Peng Luqi" w:date="2019-10-13T14:50:00Z">
            <w:rPr>
              <w:lang w:val="fr-FR"/>
            </w:rPr>
          </w:rPrChange>
        </w:rPr>
        <w:t>avez</w:t>
      </w:r>
      <w:r w:rsidRPr="00F94CB9">
        <w:rPr>
          <w:spacing w:val="-4"/>
          <w:sz w:val="28"/>
          <w:szCs w:val="28"/>
          <w:lang w:val="fr-FR"/>
          <w:rPrChange w:id="11819" w:author="Peng Luqi" w:date="2019-10-13T14:50:00Z">
            <w:rPr>
              <w:spacing w:val="-4"/>
              <w:lang w:val="fr-FR"/>
            </w:rPr>
          </w:rPrChange>
        </w:rPr>
        <w:t xml:space="preserve"> </w:t>
      </w:r>
      <w:r w:rsidRPr="00F94CB9">
        <w:rPr>
          <w:sz w:val="28"/>
          <w:szCs w:val="28"/>
          <w:lang w:val="fr-FR"/>
          <w:rPrChange w:id="11820" w:author="Peng Luqi" w:date="2019-10-13T14:50:00Z">
            <w:rPr>
              <w:lang w:val="fr-FR"/>
            </w:rPr>
          </w:rPrChange>
        </w:rPr>
        <w:t>pas</w:t>
      </w:r>
      <w:r w:rsidRPr="00F94CB9">
        <w:rPr>
          <w:spacing w:val="-5"/>
          <w:sz w:val="28"/>
          <w:szCs w:val="28"/>
          <w:lang w:val="fr-FR"/>
          <w:rPrChange w:id="11821" w:author="Peng Luqi" w:date="2019-10-13T14:50:00Z">
            <w:rPr>
              <w:spacing w:val="-5"/>
              <w:lang w:val="fr-FR"/>
            </w:rPr>
          </w:rPrChange>
        </w:rPr>
        <w:t xml:space="preserve"> </w:t>
      </w:r>
      <w:r w:rsidRPr="00F94CB9">
        <w:rPr>
          <w:sz w:val="28"/>
          <w:szCs w:val="28"/>
          <w:lang w:val="fr-FR"/>
          <w:rPrChange w:id="11822" w:author="Peng Luqi" w:date="2019-10-13T14:50:00Z">
            <w:rPr>
              <w:lang w:val="fr-FR"/>
            </w:rPr>
          </w:rPrChange>
        </w:rPr>
        <w:t>beaucoup</w:t>
      </w:r>
      <w:r w:rsidRPr="00F94CB9">
        <w:rPr>
          <w:spacing w:val="-5"/>
          <w:sz w:val="28"/>
          <w:szCs w:val="28"/>
          <w:lang w:val="fr-FR"/>
          <w:rPrChange w:id="11823" w:author="Peng Luqi" w:date="2019-10-13T14:50:00Z">
            <w:rPr>
              <w:spacing w:val="-5"/>
              <w:lang w:val="fr-FR"/>
            </w:rPr>
          </w:rPrChange>
        </w:rPr>
        <w:t xml:space="preserve"> </w:t>
      </w:r>
      <w:r w:rsidRPr="00F94CB9">
        <w:rPr>
          <w:sz w:val="28"/>
          <w:szCs w:val="28"/>
          <w:lang w:val="fr-FR"/>
          <w:rPrChange w:id="11824" w:author="Peng Luqi" w:date="2019-10-13T14:50:00Z">
            <w:rPr>
              <w:lang w:val="fr-FR"/>
            </w:rPr>
          </w:rPrChange>
        </w:rPr>
        <w:t>d</w:t>
      </w:r>
      <w:del w:id="11825" w:author="Peng Luqi" w:date="2019-10-13T14:43:00Z">
        <w:r w:rsidRPr="00F94CB9" w:rsidDel="00EF666F">
          <w:rPr>
            <w:sz w:val="28"/>
            <w:szCs w:val="28"/>
            <w:lang w:val="fr-FR"/>
            <w:rPrChange w:id="11826" w:author="Peng Luqi" w:date="2019-10-13T14:50:00Z">
              <w:rPr>
                <w:lang w:val="fr-FR"/>
              </w:rPr>
            </w:rPrChange>
          </w:rPr>
          <w:delText>’</w:delText>
        </w:r>
      </w:del>
      <w:ins w:id="11827" w:author="Peng Luqi" w:date="2019-10-13T14:43:00Z">
        <w:r w:rsidR="00EF666F" w:rsidRPr="00F94CB9">
          <w:rPr>
            <w:sz w:val="28"/>
            <w:szCs w:val="28"/>
            <w:lang w:val="fr-FR"/>
            <w:rPrChange w:id="11828" w:author="Peng Luqi" w:date="2019-10-13T14:50:00Z">
              <w:rPr>
                <w:lang w:val="fr-FR"/>
              </w:rPr>
            </w:rPrChange>
          </w:rPr>
          <w:t>’</w:t>
        </w:r>
      </w:ins>
      <w:r w:rsidRPr="00F94CB9">
        <w:rPr>
          <w:sz w:val="28"/>
          <w:szCs w:val="28"/>
          <w:lang w:val="fr-FR"/>
          <w:rPrChange w:id="11829" w:author="Peng Luqi" w:date="2019-10-13T14:50:00Z">
            <w:rPr>
              <w:lang w:val="fr-FR"/>
            </w:rPr>
          </w:rPrChange>
        </w:rPr>
        <w:t>argent,</w:t>
      </w:r>
      <w:r w:rsidRPr="00F94CB9">
        <w:rPr>
          <w:spacing w:val="-4"/>
          <w:sz w:val="28"/>
          <w:szCs w:val="28"/>
          <w:lang w:val="fr-FR"/>
          <w:rPrChange w:id="11830" w:author="Peng Luqi" w:date="2019-10-13T14:50:00Z">
            <w:rPr>
              <w:spacing w:val="-4"/>
              <w:lang w:val="fr-FR"/>
            </w:rPr>
          </w:rPrChange>
        </w:rPr>
        <w:t xml:space="preserve"> </w:t>
      </w:r>
      <w:r w:rsidRPr="00F94CB9">
        <w:rPr>
          <w:sz w:val="28"/>
          <w:szCs w:val="28"/>
          <w:lang w:val="fr-FR"/>
          <w:rPrChange w:id="11831" w:author="Peng Luqi" w:date="2019-10-13T14:50:00Z">
            <w:rPr>
              <w:lang w:val="fr-FR"/>
            </w:rPr>
          </w:rPrChange>
        </w:rPr>
        <w:t>vous pouvez</w:t>
      </w:r>
      <w:r w:rsidRPr="00F94CB9">
        <w:rPr>
          <w:spacing w:val="-15"/>
          <w:sz w:val="28"/>
          <w:szCs w:val="28"/>
          <w:lang w:val="fr-FR"/>
          <w:rPrChange w:id="11832" w:author="Peng Luqi" w:date="2019-10-13T14:50:00Z">
            <w:rPr>
              <w:spacing w:val="-15"/>
              <w:lang w:val="fr-FR"/>
            </w:rPr>
          </w:rPrChange>
        </w:rPr>
        <w:t xml:space="preserve"> </w:t>
      </w:r>
      <w:r w:rsidRPr="00F94CB9">
        <w:rPr>
          <w:sz w:val="28"/>
          <w:szCs w:val="28"/>
          <w:lang w:val="fr-FR"/>
          <w:rPrChange w:id="11833" w:author="Peng Luqi" w:date="2019-10-13T14:50:00Z">
            <w:rPr>
              <w:lang w:val="fr-FR"/>
            </w:rPr>
          </w:rPrChange>
        </w:rPr>
        <w:t>continuer</w:t>
      </w:r>
      <w:r w:rsidRPr="00F94CB9">
        <w:rPr>
          <w:spacing w:val="-13"/>
          <w:sz w:val="28"/>
          <w:szCs w:val="28"/>
          <w:lang w:val="fr-FR"/>
          <w:rPrChange w:id="11834" w:author="Peng Luqi" w:date="2019-10-13T14:50:00Z">
            <w:rPr>
              <w:spacing w:val="-13"/>
              <w:lang w:val="fr-FR"/>
            </w:rPr>
          </w:rPrChange>
        </w:rPr>
        <w:t xml:space="preserve"> </w:t>
      </w:r>
      <w:r w:rsidRPr="00F94CB9">
        <w:rPr>
          <w:sz w:val="28"/>
          <w:szCs w:val="28"/>
          <w:lang w:val="fr-FR"/>
          <w:rPrChange w:id="11835" w:author="Peng Luqi" w:date="2019-10-13T14:50:00Z">
            <w:rPr>
              <w:lang w:val="fr-FR"/>
            </w:rPr>
          </w:rPrChange>
        </w:rPr>
        <w:t>à</w:t>
      </w:r>
      <w:r w:rsidRPr="00F94CB9">
        <w:rPr>
          <w:spacing w:val="-15"/>
          <w:sz w:val="28"/>
          <w:szCs w:val="28"/>
          <w:lang w:val="fr-FR"/>
          <w:rPrChange w:id="11836" w:author="Peng Luqi" w:date="2019-10-13T14:50:00Z">
            <w:rPr>
              <w:spacing w:val="-15"/>
              <w:lang w:val="fr-FR"/>
            </w:rPr>
          </w:rPrChange>
        </w:rPr>
        <w:t xml:space="preserve"> </w:t>
      </w:r>
      <w:r w:rsidRPr="00F94CB9">
        <w:rPr>
          <w:sz w:val="28"/>
          <w:szCs w:val="28"/>
          <w:lang w:val="fr-FR"/>
          <w:rPrChange w:id="11837" w:author="Peng Luqi" w:date="2019-10-13T14:50:00Z">
            <w:rPr>
              <w:lang w:val="fr-FR"/>
            </w:rPr>
          </w:rPrChange>
        </w:rPr>
        <w:t>investir</w:t>
      </w:r>
      <w:r w:rsidRPr="00F94CB9">
        <w:rPr>
          <w:spacing w:val="-13"/>
          <w:sz w:val="28"/>
          <w:szCs w:val="28"/>
          <w:lang w:val="fr-FR"/>
          <w:rPrChange w:id="11838" w:author="Peng Luqi" w:date="2019-10-13T14:50:00Z">
            <w:rPr>
              <w:spacing w:val="-13"/>
              <w:lang w:val="fr-FR"/>
            </w:rPr>
          </w:rPrChange>
        </w:rPr>
        <w:t xml:space="preserve"> </w:t>
      </w:r>
      <w:r w:rsidRPr="00F94CB9">
        <w:rPr>
          <w:sz w:val="28"/>
          <w:szCs w:val="28"/>
          <w:lang w:val="fr-FR"/>
          <w:rPrChange w:id="11839" w:author="Peng Luqi" w:date="2019-10-13T14:50:00Z">
            <w:rPr>
              <w:lang w:val="fr-FR"/>
            </w:rPr>
          </w:rPrChange>
        </w:rPr>
        <w:t>et</w:t>
      </w:r>
      <w:r w:rsidRPr="00F94CB9">
        <w:rPr>
          <w:spacing w:val="-13"/>
          <w:sz w:val="28"/>
          <w:szCs w:val="28"/>
          <w:lang w:val="fr-FR"/>
          <w:rPrChange w:id="11840" w:author="Peng Luqi" w:date="2019-10-13T14:50:00Z">
            <w:rPr>
              <w:spacing w:val="-13"/>
              <w:lang w:val="fr-FR"/>
            </w:rPr>
          </w:rPrChange>
        </w:rPr>
        <w:t xml:space="preserve"> </w:t>
      </w:r>
      <w:r w:rsidRPr="00F94CB9">
        <w:rPr>
          <w:sz w:val="28"/>
          <w:szCs w:val="28"/>
          <w:lang w:val="fr-FR"/>
          <w:rPrChange w:id="11841" w:author="Peng Luqi" w:date="2019-10-13T14:50:00Z">
            <w:rPr>
              <w:lang w:val="fr-FR"/>
            </w:rPr>
          </w:rPrChange>
        </w:rPr>
        <w:t>conserver</w:t>
      </w:r>
      <w:r w:rsidRPr="00F94CB9">
        <w:rPr>
          <w:spacing w:val="-15"/>
          <w:sz w:val="28"/>
          <w:szCs w:val="28"/>
          <w:lang w:val="fr-FR"/>
          <w:rPrChange w:id="11842" w:author="Peng Luqi" w:date="2019-10-13T14:50:00Z">
            <w:rPr>
              <w:spacing w:val="-15"/>
              <w:lang w:val="fr-FR"/>
            </w:rPr>
          </w:rPrChange>
        </w:rPr>
        <w:t xml:space="preserve"> </w:t>
      </w:r>
      <w:r w:rsidRPr="00F94CB9">
        <w:rPr>
          <w:sz w:val="28"/>
          <w:szCs w:val="28"/>
          <w:lang w:val="fr-FR"/>
          <w:rPrChange w:id="11843" w:author="Peng Luqi" w:date="2019-10-13T14:50:00Z">
            <w:rPr>
              <w:lang w:val="fr-FR"/>
            </w:rPr>
          </w:rPrChange>
        </w:rPr>
        <w:t>cet</w:t>
      </w:r>
      <w:r w:rsidRPr="00F94CB9">
        <w:rPr>
          <w:spacing w:val="-13"/>
          <w:sz w:val="28"/>
          <w:szCs w:val="28"/>
          <w:lang w:val="fr-FR"/>
          <w:rPrChange w:id="11844" w:author="Peng Luqi" w:date="2019-10-13T14:50:00Z">
            <w:rPr>
              <w:spacing w:val="-13"/>
              <w:lang w:val="fr-FR"/>
            </w:rPr>
          </w:rPrChange>
        </w:rPr>
        <w:t xml:space="preserve"> </w:t>
      </w:r>
      <w:r w:rsidRPr="00F94CB9">
        <w:rPr>
          <w:sz w:val="28"/>
          <w:szCs w:val="28"/>
          <w:lang w:val="fr-FR"/>
          <w:rPrChange w:id="11845" w:author="Peng Luqi" w:date="2019-10-13T14:50:00Z">
            <w:rPr>
              <w:lang w:val="fr-FR"/>
            </w:rPr>
          </w:rPrChange>
        </w:rPr>
        <w:t>investissement</w:t>
      </w:r>
      <w:r w:rsidRPr="00F94CB9">
        <w:rPr>
          <w:spacing w:val="-14"/>
          <w:sz w:val="28"/>
          <w:szCs w:val="28"/>
          <w:lang w:val="fr-FR"/>
          <w:rPrChange w:id="11846" w:author="Peng Luqi" w:date="2019-10-13T14:50:00Z">
            <w:rPr>
              <w:spacing w:val="-14"/>
              <w:lang w:val="fr-FR"/>
            </w:rPr>
          </w:rPrChange>
        </w:rPr>
        <w:t xml:space="preserve"> </w:t>
      </w:r>
      <w:r w:rsidRPr="00F94CB9">
        <w:rPr>
          <w:sz w:val="28"/>
          <w:szCs w:val="28"/>
          <w:lang w:val="fr-FR"/>
          <w:rPrChange w:id="11847" w:author="Peng Luqi" w:date="2019-10-13T14:50:00Z">
            <w:rPr>
              <w:lang w:val="fr-FR"/>
            </w:rPr>
          </w:rPrChange>
        </w:rPr>
        <w:t>dans</w:t>
      </w:r>
      <w:r w:rsidRPr="00F94CB9">
        <w:rPr>
          <w:spacing w:val="-13"/>
          <w:sz w:val="28"/>
          <w:szCs w:val="28"/>
          <w:lang w:val="fr-FR"/>
          <w:rPrChange w:id="11848" w:author="Peng Luqi" w:date="2019-10-13T14:50:00Z">
            <w:rPr>
              <w:spacing w:val="-13"/>
              <w:lang w:val="fr-FR"/>
            </w:rPr>
          </w:rPrChange>
        </w:rPr>
        <w:t xml:space="preserve"> </w:t>
      </w:r>
      <w:r w:rsidRPr="00F94CB9">
        <w:rPr>
          <w:sz w:val="28"/>
          <w:szCs w:val="28"/>
          <w:lang w:val="fr-FR"/>
          <w:rPrChange w:id="11849" w:author="Peng Luqi" w:date="2019-10-13T14:50:00Z">
            <w:rPr>
              <w:lang w:val="fr-FR"/>
            </w:rPr>
          </w:rPrChange>
        </w:rPr>
        <w:t>le</w:t>
      </w:r>
      <w:r w:rsidRPr="00F94CB9">
        <w:rPr>
          <w:spacing w:val="-14"/>
          <w:sz w:val="28"/>
          <w:szCs w:val="28"/>
          <w:lang w:val="fr-FR"/>
          <w:rPrChange w:id="11850" w:author="Peng Luqi" w:date="2019-10-13T14:50:00Z">
            <w:rPr>
              <w:spacing w:val="-14"/>
              <w:lang w:val="fr-FR"/>
            </w:rPr>
          </w:rPrChange>
        </w:rPr>
        <w:t xml:space="preserve"> </w:t>
      </w:r>
      <w:r w:rsidRPr="00F94CB9">
        <w:rPr>
          <w:sz w:val="28"/>
          <w:szCs w:val="28"/>
          <w:lang w:val="fr-FR"/>
          <w:rPrChange w:id="11851" w:author="Peng Luqi" w:date="2019-10-13T14:50:00Z">
            <w:rPr>
              <w:lang w:val="fr-FR"/>
            </w:rPr>
          </w:rPrChange>
        </w:rPr>
        <w:t>temps.</w:t>
      </w:r>
      <w:r w:rsidRPr="00F94CB9">
        <w:rPr>
          <w:spacing w:val="-14"/>
          <w:sz w:val="28"/>
          <w:szCs w:val="28"/>
          <w:lang w:val="fr-FR"/>
          <w:rPrChange w:id="11852" w:author="Peng Luqi" w:date="2019-10-13T14:50:00Z">
            <w:rPr>
              <w:spacing w:val="-14"/>
              <w:lang w:val="fr-FR"/>
            </w:rPr>
          </w:rPrChange>
        </w:rPr>
        <w:t xml:space="preserve"> </w:t>
      </w:r>
      <w:r w:rsidRPr="00F94CB9">
        <w:rPr>
          <w:sz w:val="28"/>
          <w:szCs w:val="28"/>
          <w:lang w:val="fr-FR"/>
          <w:rPrChange w:id="11853" w:author="Peng Luqi" w:date="2019-10-13T14:50:00Z">
            <w:rPr>
              <w:lang w:val="fr-FR"/>
            </w:rPr>
          </w:rPrChange>
        </w:rPr>
        <w:t>En</w:t>
      </w:r>
      <w:r w:rsidRPr="00F94CB9">
        <w:rPr>
          <w:spacing w:val="-14"/>
          <w:sz w:val="28"/>
          <w:szCs w:val="28"/>
          <w:lang w:val="fr-FR"/>
          <w:rPrChange w:id="11854" w:author="Peng Luqi" w:date="2019-10-13T14:50:00Z">
            <w:rPr>
              <w:spacing w:val="-14"/>
              <w:lang w:val="fr-FR"/>
            </w:rPr>
          </w:rPrChange>
        </w:rPr>
        <w:t xml:space="preserve"> </w:t>
      </w:r>
      <w:r w:rsidRPr="00F94CB9">
        <w:rPr>
          <w:sz w:val="28"/>
          <w:szCs w:val="28"/>
          <w:lang w:val="fr-FR"/>
          <w:rPrChange w:id="11855" w:author="Peng Luqi" w:date="2019-10-13T14:50:00Z">
            <w:rPr>
              <w:lang w:val="fr-FR"/>
            </w:rPr>
          </w:rPrChange>
        </w:rPr>
        <w:t>ce</w:t>
      </w:r>
      <w:r w:rsidRPr="00F94CB9">
        <w:rPr>
          <w:spacing w:val="-14"/>
          <w:sz w:val="28"/>
          <w:szCs w:val="28"/>
          <w:lang w:val="fr-FR"/>
          <w:rPrChange w:id="11856" w:author="Peng Luqi" w:date="2019-10-13T14:50:00Z">
            <w:rPr>
              <w:spacing w:val="-14"/>
              <w:lang w:val="fr-FR"/>
            </w:rPr>
          </w:rPrChange>
        </w:rPr>
        <w:t xml:space="preserve"> </w:t>
      </w:r>
      <w:r w:rsidRPr="00F94CB9">
        <w:rPr>
          <w:sz w:val="28"/>
          <w:szCs w:val="28"/>
          <w:lang w:val="fr-FR"/>
          <w:rPrChange w:id="11857" w:author="Peng Luqi" w:date="2019-10-13T14:50:00Z">
            <w:rPr>
              <w:lang w:val="fr-FR"/>
            </w:rPr>
          </w:rPrChange>
        </w:rPr>
        <w:t>qui</w:t>
      </w:r>
      <w:r w:rsidRPr="00F94CB9">
        <w:rPr>
          <w:spacing w:val="-13"/>
          <w:sz w:val="28"/>
          <w:szCs w:val="28"/>
          <w:lang w:val="fr-FR"/>
          <w:rPrChange w:id="11858" w:author="Peng Luqi" w:date="2019-10-13T14:50:00Z">
            <w:rPr>
              <w:spacing w:val="-13"/>
              <w:lang w:val="fr-FR"/>
            </w:rPr>
          </w:rPrChange>
        </w:rPr>
        <w:t xml:space="preserve"> </w:t>
      </w:r>
      <w:r w:rsidRPr="00F94CB9">
        <w:rPr>
          <w:sz w:val="28"/>
          <w:szCs w:val="28"/>
          <w:lang w:val="fr-FR"/>
          <w:rPrChange w:id="11859" w:author="Peng Luqi" w:date="2019-10-13T14:50:00Z">
            <w:rPr>
              <w:lang w:val="fr-FR"/>
            </w:rPr>
          </w:rPrChange>
        </w:rPr>
        <w:t>concerne</w:t>
      </w:r>
      <w:r w:rsidRPr="00F94CB9">
        <w:rPr>
          <w:spacing w:val="-13"/>
          <w:sz w:val="28"/>
          <w:szCs w:val="28"/>
          <w:lang w:val="fr-FR"/>
          <w:rPrChange w:id="11860" w:author="Peng Luqi" w:date="2019-10-13T14:50:00Z">
            <w:rPr>
              <w:spacing w:val="-13"/>
              <w:lang w:val="fr-FR"/>
            </w:rPr>
          </w:rPrChange>
        </w:rPr>
        <w:t xml:space="preserve"> </w:t>
      </w:r>
      <w:r w:rsidRPr="00F94CB9">
        <w:rPr>
          <w:sz w:val="28"/>
          <w:szCs w:val="28"/>
          <w:lang w:val="fr-FR"/>
          <w:rPrChange w:id="11861" w:author="Peng Luqi" w:date="2019-10-13T14:50:00Z">
            <w:rPr>
              <w:lang w:val="fr-FR"/>
            </w:rPr>
          </w:rPrChange>
        </w:rPr>
        <w:t>la</w:t>
      </w:r>
      <w:r w:rsidRPr="00F94CB9">
        <w:rPr>
          <w:spacing w:val="-14"/>
          <w:sz w:val="28"/>
          <w:szCs w:val="28"/>
          <w:lang w:val="fr-FR"/>
          <w:rPrChange w:id="11862" w:author="Peng Luqi" w:date="2019-10-13T14:50:00Z">
            <w:rPr>
              <w:spacing w:val="-14"/>
              <w:lang w:val="fr-FR"/>
            </w:rPr>
          </w:rPrChange>
        </w:rPr>
        <w:t xml:space="preserve"> </w:t>
      </w:r>
      <w:r w:rsidRPr="00F94CB9">
        <w:rPr>
          <w:sz w:val="28"/>
          <w:szCs w:val="28"/>
          <w:lang w:val="fr-FR"/>
          <w:rPrChange w:id="11863" w:author="Peng Luqi" w:date="2019-10-13T14:50:00Z">
            <w:rPr>
              <w:lang w:val="fr-FR"/>
            </w:rPr>
          </w:rPrChange>
        </w:rPr>
        <w:t>période, c</w:t>
      </w:r>
      <w:del w:id="11864" w:author="Peng Luqi" w:date="2019-10-13T14:43:00Z">
        <w:r w:rsidRPr="00F94CB9" w:rsidDel="00EF666F">
          <w:rPr>
            <w:sz w:val="28"/>
            <w:szCs w:val="28"/>
            <w:lang w:val="fr-FR"/>
            <w:rPrChange w:id="11865" w:author="Peng Luqi" w:date="2019-10-13T14:50:00Z">
              <w:rPr>
                <w:lang w:val="fr-FR"/>
              </w:rPr>
            </w:rPrChange>
          </w:rPr>
          <w:delText>’</w:delText>
        </w:r>
      </w:del>
      <w:ins w:id="11866" w:author="Peng Luqi" w:date="2019-10-13T14:43:00Z">
        <w:r w:rsidR="00EF666F" w:rsidRPr="00F94CB9">
          <w:rPr>
            <w:sz w:val="28"/>
            <w:szCs w:val="28"/>
            <w:lang w:val="fr-FR"/>
            <w:rPrChange w:id="11867" w:author="Peng Luqi" w:date="2019-10-13T14:50:00Z">
              <w:rPr>
                <w:lang w:val="fr-FR"/>
              </w:rPr>
            </w:rPrChange>
          </w:rPr>
          <w:t>’</w:t>
        </w:r>
      </w:ins>
      <w:r w:rsidRPr="00F94CB9">
        <w:rPr>
          <w:sz w:val="28"/>
          <w:szCs w:val="28"/>
          <w:lang w:val="fr-FR"/>
          <w:rPrChange w:id="11868" w:author="Peng Luqi" w:date="2019-10-13T14:50:00Z">
            <w:rPr>
              <w:lang w:val="fr-FR"/>
            </w:rPr>
          </w:rPrChange>
        </w:rPr>
        <w:t>est vous qui décidez. C</w:t>
      </w:r>
      <w:del w:id="11869" w:author="Peng Luqi" w:date="2019-10-13T14:43:00Z">
        <w:r w:rsidRPr="00F94CB9" w:rsidDel="00EF666F">
          <w:rPr>
            <w:sz w:val="28"/>
            <w:szCs w:val="28"/>
            <w:lang w:val="fr-FR"/>
            <w:rPrChange w:id="11870" w:author="Peng Luqi" w:date="2019-10-13T14:50:00Z">
              <w:rPr>
                <w:lang w:val="fr-FR"/>
              </w:rPr>
            </w:rPrChange>
          </w:rPr>
          <w:delText>’</w:delText>
        </w:r>
      </w:del>
      <w:ins w:id="11871" w:author="Peng Luqi" w:date="2019-10-13T14:43:00Z">
        <w:r w:rsidR="00EF666F" w:rsidRPr="00F94CB9">
          <w:rPr>
            <w:sz w:val="28"/>
            <w:szCs w:val="28"/>
            <w:lang w:val="fr-FR"/>
            <w:rPrChange w:id="11872" w:author="Peng Luqi" w:date="2019-10-13T14:50:00Z">
              <w:rPr>
                <w:lang w:val="fr-FR"/>
              </w:rPr>
            </w:rPrChange>
          </w:rPr>
          <w:t>’</w:t>
        </w:r>
      </w:ins>
      <w:r w:rsidRPr="00F94CB9">
        <w:rPr>
          <w:sz w:val="28"/>
          <w:szCs w:val="28"/>
          <w:lang w:val="fr-FR"/>
          <w:rPrChange w:id="11873" w:author="Peng Luqi" w:date="2019-10-13T14:50:00Z">
            <w:rPr>
              <w:lang w:val="fr-FR"/>
            </w:rPr>
          </w:rPrChange>
        </w:rPr>
        <w:t>est un avantage extrême, qui est la raison principale que vous êtes qualifié pour vous</w:t>
      </w:r>
      <w:r w:rsidRPr="00F94CB9">
        <w:rPr>
          <w:spacing w:val="-3"/>
          <w:sz w:val="28"/>
          <w:szCs w:val="28"/>
          <w:lang w:val="fr-FR"/>
          <w:rPrChange w:id="11874" w:author="Peng Luqi" w:date="2019-10-13T14:50:00Z">
            <w:rPr>
              <w:spacing w:val="-3"/>
              <w:lang w:val="fr-FR"/>
            </w:rPr>
          </w:rPrChange>
        </w:rPr>
        <w:t xml:space="preserve"> </w:t>
      </w:r>
      <w:r w:rsidRPr="00F94CB9">
        <w:rPr>
          <w:sz w:val="28"/>
          <w:szCs w:val="28"/>
          <w:lang w:val="fr-FR"/>
          <w:rPrChange w:id="11875" w:author="Peng Luqi" w:date="2019-10-13T14:50:00Z">
            <w:rPr>
              <w:lang w:val="fr-FR"/>
            </w:rPr>
          </w:rPrChange>
        </w:rPr>
        <w:t>lancer.</w:t>
      </w:r>
    </w:p>
    <w:p w:rsidR="002B38DF" w:rsidRPr="00F94CB9" w:rsidRDefault="002B38DF">
      <w:pPr>
        <w:pStyle w:val="a3"/>
        <w:ind w:left="170" w:right="170"/>
        <w:jc w:val="both"/>
        <w:rPr>
          <w:lang w:val="fr-FR"/>
          <w:rPrChange w:id="11876" w:author="Peng Luqi" w:date="2019-10-13T14:50:00Z">
            <w:rPr>
              <w:sz w:val="21"/>
              <w:lang w:val="fr-FR"/>
            </w:rPr>
          </w:rPrChange>
        </w:rPr>
        <w:pPrChange w:id="11877" w:author="Peng Luqi" w:date="2019-10-13T14:20:00Z">
          <w:pPr>
            <w:pStyle w:val="a3"/>
            <w:spacing w:before="9"/>
          </w:pPr>
        </w:pPrChange>
      </w:pPr>
    </w:p>
    <w:p w:rsidR="002B38DF" w:rsidRPr="00F94CB9" w:rsidRDefault="00716360">
      <w:pPr>
        <w:ind w:left="170" w:right="170"/>
        <w:jc w:val="both"/>
        <w:rPr>
          <w:sz w:val="28"/>
          <w:szCs w:val="28"/>
          <w:lang w:val="fr-FR"/>
          <w:rPrChange w:id="11878" w:author="Peng Luqi" w:date="2019-10-13T14:50:00Z">
            <w:rPr>
              <w:lang w:val="fr-FR"/>
            </w:rPr>
          </w:rPrChange>
        </w:rPr>
        <w:pPrChange w:id="11879" w:author="Peng Luqi" w:date="2019-10-13T14:20:00Z">
          <w:pPr>
            <w:ind w:left="130" w:right="182"/>
            <w:jc w:val="both"/>
          </w:pPr>
        </w:pPrChange>
      </w:pPr>
      <w:r w:rsidRPr="00F94CB9">
        <w:rPr>
          <w:sz w:val="28"/>
          <w:szCs w:val="28"/>
          <w:lang w:val="fr-FR"/>
          <w:rPrChange w:id="11880" w:author="Peng Luqi" w:date="2019-10-13T14:50:00Z">
            <w:rPr>
              <w:lang w:val="fr-FR"/>
            </w:rPr>
          </w:rPrChange>
        </w:rPr>
        <w:t>La grande majorité des fonds de gestion active sur le marché ne disposent pas d</w:t>
      </w:r>
      <w:del w:id="11881" w:author="Peng Luqi" w:date="2019-10-13T14:43:00Z">
        <w:r w:rsidRPr="00F94CB9" w:rsidDel="00EF666F">
          <w:rPr>
            <w:sz w:val="28"/>
            <w:szCs w:val="28"/>
            <w:lang w:val="fr-FR"/>
            <w:rPrChange w:id="11882" w:author="Peng Luqi" w:date="2019-10-13T14:50:00Z">
              <w:rPr>
                <w:lang w:val="fr-FR"/>
              </w:rPr>
            </w:rPrChange>
          </w:rPr>
          <w:delText>’</w:delText>
        </w:r>
      </w:del>
      <w:ins w:id="11883" w:author="Peng Luqi" w:date="2019-10-13T14:43:00Z">
        <w:r w:rsidR="00EF666F" w:rsidRPr="00F94CB9">
          <w:rPr>
            <w:sz w:val="28"/>
            <w:szCs w:val="28"/>
            <w:lang w:val="fr-FR"/>
            <w:rPrChange w:id="11884" w:author="Peng Luqi" w:date="2019-10-13T14:50:00Z">
              <w:rPr>
                <w:lang w:val="fr-FR"/>
              </w:rPr>
            </w:rPrChange>
          </w:rPr>
          <w:t>’</w:t>
        </w:r>
      </w:ins>
      <w:r w:rsidRPr="00F94CB9">
        <w:rPr>
          <w:sz w:val="28"/>
          <w:szCs w:val="28"/>
          <w:lang w:val="fr-FR"/>
          <w:rPrChange w:id="11885" w:author="Peng Luqi" w:date="2019-10-13T14:50:00Z">
            <w:rPr>
              <w:lang w:val="fr-FR"/>
            </w:rPr>
          </w:rPrChange>
        </w:rPr>
        <w:t>une qualification d</w:t>
      </w:r>
      <w:del w:id="11886" w:author="Peng Luqi" w:date="2019-10-13T14:43:00Z">
        <w:r w:rsidRPr="00F94CB9" w:rsidDel="00EF666F">
          <w:rPr>
            <w:sz w:val="28"/>
            <w:szCs w:val="28"/>
            <w:lang w:val="fr-FR"/>
            <w:rPrChange w:id="11887" w:author="Peng Luqi" w:date="2019-10-13T14:50:00Z">
              <w:rPr>
                <w:lang w:val="fr-FR"/>
              </w:rPr>
            </w:rPrChange>
          </w:rPr>
          <w:delText>’</w:delText>
        </w:r>
      </w:del>
      <w:ins w:id="11888" w:author="Peng Luqi" w:date="2019-10-13T14:43:00Z">
        <w:r w:rsidR="00EF666F" w:rsidRPr="00F94CB9">
          <w:rPr>
            <w:sz w:val="28"/>
            <w:szCs w:val="28"/>
            <w:lang w:val="fr-FR"/>
            <w:rPrChange w:id="11889" w:author="Peng Luqi" w:date="2019-10-13T14:50:00Z">
              <w:rPr>
                <w:lang w:val="fr-FR"/>
              </w:rPr>
            </w:rPrChange>
          </w:rPr>
          <w:t>’</w:t>
        </w:r>
      </w:ins>
      <w:r w:rsidRPr="00F94CB9">
        <w:rPr>
          <w:sz w:val="28"/>
          <w:szCs w:val="28"/>
          <w:lang w:val="fr-FR"/>
          <w:rPrChange w:id="11890" w:author="Peng Luqi" w:date="2019-10-13T14:50:00Z">
            <w:rPr>
              <w:lang w:val="fr-FR"/>
            </w:rPr>
          </w:rPrChange>
        </w:rPr>
        <w:t>investissement fixe. Les conditions sont totalement inacceptables à cause des fonds qu</w:t>
      </w:r>
      <w:del w:id="11891" w:author="Peng Luqi" w:date="2019-10-13T14:43:00Z">
        <w:r w:rsidRPr="00F94CB9" w:rsidDel="00EF666F">
          <w:rPr>
            <w:sz w:val="28"/>
            <w:szCs w:val="28"/>
            <w:lang w:val="fr-FR"/>
            <w:rPrChange w:id="11892" w:author="Peng Luqi" w:date="2019-10-13T14:50:00Z">
              <w:rPr>
                <w:lang w:val="fr-FR"/>
              </w:rPr>
            </w:rPrChange>
          </w:rPr>
          <w:delText>’</w:delText>
        </w:r>
      </w:del>
      <w:ins w:id="11893" w:author="Peng Luqi" w:date="2019-10-13T14:43:00Z">
        <w:r w:rsidR="00EF666F" w:rsidRPr="00F94CB9">
          <w:rPr>
            <w:sz w:val="28"/>
            <w:szCs w:val="28"/>
            <w:lang w:val="fr-FR"/>
            <w:rPrChange w:id="11894" w:author="Peng Luqi" w:date="2019-10-13T14:50:00Z">
              <w:rPr>
                <w:lang w:val="fr-FR"/>
              </w:rPr>
            </w:rPrChange>
          </w:rPr>
          <w:t>’</w:t>
        </w:r>
      </w:ins>
      <w:r w:rsidRPr="00F94CB9">
        <w:rPr>
          <w:sz w:val="28"/>
          <w:szCs w:val="28"/>
          <w:lang w:val="fr-FR"/>
          <w:rPrChange w:id="11895" w:author="Peng Luqi" w:date="2019-10-13T14:50:00Z">
            <w:rPr>
              <w:lang w:val="fr-FR"/>
            </w:rPr>
          </w:rPrChange>
        </w:rPr>
        <w:t>ils gèrent qui sont limités dans le temps. Bien qu</w:t>
      </w:r>
      <w:del w:id="11896" w:author="Peng Luqi" w:date="2019-10-13T14:43:00Z">
        <w:r w:rsidRPr="00F94CB9" w:rsidDel="00EF666F">
          <w:rPr>
            <w:sz w:val="28"/>
            <w:szCs w:val="28"/>
            <w:lang w:val="fr-FR"/>
            <w:rPrChange w:id="11897" w:author="Peng Luqi" w:date="2019-10-13T14:50:00Z">
              <w:rPr>
                <w:lang w:val="fr-FR"/>
              </w:rPr>
            </w:rPrChange>
          </w:rPr>
          <w:delText>’</w:delText>
        </w:r>
      </w:del>
      <w:ins w:id="11898" w:author="Peng Luqi" w:date="2019-10-13T14:43:00Z">
        <w:r w:rsidR="00EF666F" w:rsidRPr="00F94CB9">
          <w:rPr>
            <w:sz w:val="28"/>
            <w:szCs w:val="28"/>
            <w:lang w:val="fr-FR"/>
            <w:rPrChange w:id="11899" w:author="Peng Luqi" w:date="2019-10-13T14:50:00Z">
              <w:rPr>
                <w:lang w:val="fr-FR"/>
              </w:rPr>
            </w:rPrChange>
          </w:rPr>
          <w:t>’</w:t>
        </w:r>
      </w:ins>
      <w:r w:rsidRPr="00F94CB9">
        <w:rPr>
          <w:sz w:val="28"/>
          <w:szCs w:val="28"/>
          <w:lang w:val="fr-FR"/>
          <w:rPrChange w:id="11900" w:author="Peng Luqi" w:date="2019-10-13T14:50:00Z">
            <w:rPr>
              <w:lang w:val="fr-FR"/>
            </w:rPr>
          </w:rPrChange>
        </w:rPr>
        <w:t>ils soient intelligents et sages, ils finiront par tomber au point où leur destin se fera par une levée de fonds. S</w:t>
      </w:r>
      <w:del w:id="11901" w:author="Peng Luqi" w:date="2019-10-13T14:43:00Z">
        <w:r w:rsidRPr="00F94CB9" w:rsidDel="00EF666F">
          <w:rPr>
            <w:sz w:val="28"/>
            <w:szCs w:val="28"/>
            <w:lang w:val="fr-FR"/>
            <w:rPrChange w:id="11902" w:author="Peng Luqi" w:date="2019-10-13T14:50:00Z">
              <w:rPr>
                <w:lang w:val="fr-FR"/>
              </w:rPr>
            </w:rPrChange>
          </w:rPr>
          <w:delText>’</w:delText>
        </w:r>
      </w:del>
      <w:ins w:id="11903" w:author="Peng Luqi" w:date="2019-10-13T14:43:00Z">
        <w:r w:rsidR="00EF666F" w:rsidRPr="00F94CB9">
          <w:rPr>
            <w:sz w:val="28"/>
            <w:szCs w:val="28"/>
            <w:lang w:val="fr-FR"/>
            <w:rPrChange w:id="11904" w:author="Peng Luqi" w:date="2019-10-13T14:50:00Z">
              <w:rPr>
                <w:lang w:val="fr-FR"/>
              </w:rPr>
            </w:rPrChange>
          </w:rPr>
          <w:t>’</w:t>
        </w:r>
      </w:ins>
      <w:r w:rsidRPr="00F94CB9">
        <w:rPr>
          <w:sz w:val="28"/>
          <w:szCs w:val="28"/>
          <w:lang w:val="fr-FR"/>
          <w:rPrChange w:id="11905" w:author="Peng Luqi" w:date="2019-10-13T14:50:00Z">
            <w:rPr>
              <w:lang w:val="fr-FR"/>
            </w:rPr>
          </w:rPrChange>
        </w:rPr>
        <w:t>ils réussissent, le fonds a de la chance. C</w:t>
      </w:r>
      <w:del w:id="11906" w:author="Peng Luqi" w:date="2019-10-13T14:43:00Z">
        <w:r w:rsidRPr="00F94CB9" w:rsidDel="00EF666F">
          <w:rPr>
            <w:sz w:val="28"/>
            <w:szCs w:val="28"/>
            <w:lang w:val="fr-FR"/>
            <w:rPrChange w:id="11907" w:author="Peng Luqi" w:date="2019-10-13T14:50:00Z">
              <w:rPr>
                <w:lang w:val="fr-FR"/>
              </w:rPr>
            </w:rPrChange>
          </w:rPr>
          <w:delText>’</w:delText>
        </w:r>
      </w:del>
      <w:ins w:id="11908" w:author="Peng Luqi" w:date="2019-10-13T14:43:00Z">
        <w:r w:rsidR="00EF666F" w:rsidRPr="00F94CB9">
          <w:rPr>
            <w:sz w:val="28"/>
            <w:szCs w:val="28"/>
            <w:lang w:val="fr-FR"/>
            <w:rPrChange w:id="11909" w:author="Peng Luqi" w:date="2019-10-13T14:50:00Z">
              <w:rPr>
                <w:lang w:val="fr-FR"/>
              </w:rPr>
            </w:rPrChange>
          </w:rPr>
          <w:t>’</w:t>
        </w:r>
      </w:ins>
      <w:r w:rsidRPr="00F94CB9">
        <w:rPr>
          <w:sz w:val="28"/>
          <w:szCs w:val="28"/>
          <w:lang w:val="fr-FR"/>
          <w:rPrChange w:id="11910" w:author="Peng Luqi" w:date="2019-10-13T14:50:00Z">
            <w:rPr>
              <w:lang w:val="fr-FR"/>
            </w:rPr>
          </w:rPrChange>
        </w:rPr>
        <w:t>est vraiment difficile de lever de l</w:t>
      </w:r>
      <w:del w:id="11911" w:author="Peng Luqi" w:date="2019-10-13T14:43:00Z">
        <w:r w:rsidRPr="00F94CB9" w:rsidDel="00EF666F">
          <w:rPr>
            <w:sz w:val="28"/>
            <w:szCs w:val="28"/>
            <w:lang w:val="fr-FR"/>
            <w:rPrChange w:id="11912" w:author="Peng Luqi" w:date="2019-10-13T14:50:00Z">
              <w:rPr>
                <w:lang w:val="fr-FR"/>
              </w:rPr>
            </w:rPrChange>
          </w:rPr>
          <w:delText>’</w:delText>
        </w:r>
      </w:del>
      <w:ins w:id="11913" w:author="Peng Luqi" w:date="2019-10-13T14:43:00Z">
        <w:r w:rsidR="00EF666F" w:rsidRPr="00F94CB9">
          <w:rPr>
            <w:sz w:val="28"/>
            <w:szCs w:val="28"/>
            <w:lang w:val="fr-FR"/>
            <w:rPrChange w:id="11914" w:author="Peng Luqi" w:date="2019-10-13T14:50:00Z">
              <w:rPr>
                <w:lang w:val="fr-FR"/>
              </w:rPr>
            </w:rPrChange>
          </w:rPr>
          <w:t>’</w:t>
        </w:r>
      </w:ins>
      <w:r w:rsidRPr="00F94CB9">
        <w:rPr>
          <w:sz w:val="28"/>
          <w:szCs w:val="28"/>
          <w:lang w:val="fr-FR"/>
          <w:rPrChange w:id="11915" w:author="Peng Luqi" w:date="2019-10-13T14:50:00Z">
            <w:rPr>
              <w:lang w:val="fr-FR"/>
            </w:rPr>
          </w:rPrChange>
        </w:rPr>
        <w:t>argent dans un marché baissier ! En disant « Il n</w:t>
      </w:r>
      <w:del w:id="11916" w:author="Peng Luqi" w:date="2019-10-13T14:43:00Z">
        <w:r w:rsidRPr="00F94CB9" w:rsidDel="00EF666F">
          <w:rPr>
            <w:sz w:val="28"/>
            <w:szCs w:val="28"/>
            <w:lang w:val="fr-FR"/>
            <w:rPrChange w:id="11917" w:author="Peng Luqi" w:date="2019-10-13T14:50:00Z">
              <w:rPr>
                <w:lang w:val="fr-FR"/>
              </w:rPr>
            </w:rPrChange>
          </w:rPr>
          <w:delText>’</w:delText>
        </w:r>
      </w:del>
      <w:ins w:id="11918" w:author="Peng Luqi" w:date="2019-10-13T14:43:00Z">
        <w:r w:rsidR="00EF666F" w:rsidRPr="00F94CB9">
          <w:rPr>
            <w:sz w:val="28"/>
            <w:szCs w:val="28"/>
            <w:lang w:val="fr-FR"/>
            <w:rPrChange w:id="11919" w:author="Peng Luqi" w:date="2019-10-13T14:50:00Z">
              <w:rPr>
                <w:lang w:val="fr-FR"/>
              </w:rPr>
            </w:rPrChange>
          </w:rPr>
          <w:t>’</w:t>
        </w:r>
      </w:ins>
      <w:r w:rsidRPr="00F94CB9">
        <w:rPr>
          <w:sz w:val="28"/>
          <w:szCs w:val="28"/>
          <w:lang w:val="fr-FR"/>
          <w:rPrChange w:id="11920" w:author="Peng Luqi" w:date="2019-10-13T14:50:00Z">
            <w:rPr>
              <w:lang w:val="fr-FR"/>
            </w:rPr>
          </w:rPrChange>
        </w:rPr>
        <w:t xml:space="preserve">y </w:t>
      </w:r>
      <w:r w:rsidRPr="00F94CB9">
        <w:rPr>
          <w:sz w:val="28"/>
          <w:szCs w:val="28"/>
          <w:lang w:val="fr-FR"/>
          <w:rPrChange w:id="11921" w:author="Peng Luqi" w:date="2019-10-13T14:50:00Z">
            <w:rPr>
              <w:lang w:val="fr-FR"/>
            </w:rPr>
          </w:rPrChange>
        </w:rPr>
        <w:lastRenderedPageBreak/>
        <w:t>a pas de grain dans la maison du propriétaire ». Et la plupart des fonds qui peuvent commencer à collecter des fonds en raison du marché haussier, et qui se retrouvent finalement dans la queue du marché haussier lorsqu</w:t>
      </w:r>
      <w:del w:id="11922" w:author="Peng Luqi" w:date="2019-10-13T14:43:00Z">
        <w:r w:rsidRPr="00F94CB9" w:rsidDel="00EF666F">
          <w:rPr>
            <w:sz w:val="28"/>
            <w:szCs w:val="28"/>
            <w:lang w:val="fr-FR"/>
            <w:rPrChange w:id="11923" w:author="Peng Luqi" w:date="2019-10-13T14:50:00Z">
              <w:rPr>
                <w:lang w:val="fr-FR"/>
              </w:rPr>
            </w:rPrChange>
          </w:rPr>
          <w:delText>’</w:delText>
        </w:r>
      </w:del>
      <w:ins w:id="11924" w:author="Peng Luqi" w:date="2019-10-13T14:43:00Z">
        <w:r w:rsidR="00EF666F" w:rsidRPr="00F94CB9">
          <w:rPr>
            <w:sz w:val="28"/>
            <w:szCs w:val="28"/>
            <w:lang w:val="fr-FR"/>
            <w:rPrChange w:id="11925" w:author="Peng Luqi" w:date="2019-10-13T14:50:00Z">
              <w:rPr>
                <w:lang w:val="fr-FR"/>
              </w:rPr>
            </w:rPrChange>
          </w:rPr>
          <w:t>’</w:t>
        </w:r>
      </w:ins>
      <w:r w:rsidRPr="00F94CB9">
        <w:rPr>
          <w:sz w:val="28"/>
          <w:szCs w:val="28"/>
          <w:lang w:val="fr-FR"/>
          <w:rPrChange w:id="11926" w:author="Peng Luqi" w:date="2019-10-13T14:50:00Z">
            <w:rPr>
              <w:lang w:val="fr-FR"/>
            </w:rPr>
          </w:rPrChange>
        </w:rPr>
        <w:t>ils ont finalement réussi leur collecte, déterminent leur destin tragique dès leur début. C</w:t>
      </w:r>
      <w:del w:id="11927" w:author="Peng Luqi" w:date="2019-10-13T14:43:00Z">
        <w:r w:rsidRPr="00F94CB9" w:rsidDel="00EF666F">
          <w:rPr>
            <w:sz w:val="28"/>
            <w:szCs w:val="28"/>
            <w:lang w:val="fr-FR"/>
            <w:rPrChange w:id="11928" w:author="Peng Luqi" w:date="2019-10-13T14:50:00Z">
              <w:rPr>
                <w:lang w:val="fr-FR"/>
              </w:rPr>
            </w:rPrChange>
          </w:rPr>
          <w:delText>’</w:delText>
        </w:r>
      </w:del>
      <w:ins w:id="11929" w:author="Peng Luqi" w:date="2019-10-13T14:43:00Z">
        <w:r w:rsidR="00EF666F" w:rsidRPr="00F94CB9">
          <w:rPr>
            <w:sz w:val="28"/>
            <w:szCs w:val="28"/>
            <w:lang w:val="fr-FR"/>
            <w:rPrChange w:id="11930" w:author="Peng Luqi" w:date="2019-10-13T14:50:00Z">
              <w:rPr>
                <w:lang w:val="fr-FR"/>
              </w:rPr>
            </w:rPrChange>
          </w:rPr>
          <w:t>’</w:t>
        </w:r>
      </w:ins>
      <w:r w:rsidRPr="00F94CB9">
        <w:rPr>
          <w:sz w:val="28"/>
          <w:szCs w:val="28"/>
          <w:lang w:val="fr-FR"/>
          <w:rPrChange w:id="11931" w:author="Peng Luqi" w:date="2019-10-13T14:50:00Z">
            <w:rPr>
              <w:lang w:val="fr-FR"/>
            </w:rPr>
          </w:rPrChange>
        </w:rPr>
        <w:t>est la probabilité qui détermine le cycle. Le facteur décisif n</w:t>
      </w:r>
      <w:del w:id="11932" w:author="Peng Luqi" w:date="2019-10-13T14:43:00Z">
        <w:r w:rsidRPr="00F94CB9" w:rsidDel="00EF666F">
          <w:rPr>
            <w:sz w:val="28"/>
            <w:szCs w:val="28"/>
            <w:lang w:val="fr-FR"/>
            <w:rPrChange w:id="11933" w:author="Peng Luqi" w:date="2019-10-13T14:50:00Z">
              <w:rPr>
                <w:lang w:val="fr-FR"/>
              </w:rPr>
            </w:rPrChange>
          </w:rPr>
          <w:delText>’</w:delText>
        </w:r>
      </w:del>
      <w:ins w:id="11934" w:author="Peng Luqi" w:date="2019-10-13T14:43:00Z">
        <w:r w:rsidR="00EF666F" w:rsidRPr="00F94CB9">
          <w:rPr>
            <w:sz w:val="28"/>
            <w:szCs w:val="28"/>
            <w:lang w:val="fr-FR"/>
            <w:rPrChange w:id="11935" w:author="Peng Luqi" w:date="2019-10-13T14:50:00Z">
              <w:rPr>
                <w:lang w:val="fr-FR"/>
              </w:rPr>
            </w:rPrChange>
          </w:rPr>
          <w:t>’</w:t>
        </w:r>
      </w:ins>
      <w:r w:rsidRPr="00F94CB9">
        <w:rPr>
          <w:sz w:val="28"/>
          <w:szCs w:val="28"/>
          <w:lang w:val="fr-FR"/>
          <w:rPrChange w:id="11936" w:author="Peng Luqi" w:date="2019-10-13T14:50:00Z">
            <w:rPr>
              <w:lang w:val="fr-FR"/>
            </w:rPr>
          </w:rPrChange>
        </w:rPr>
        <w:t>est pas du tout dans la limite active et la force passive ne peut pas l</w:t>
      </w:r>
      <w:del w:id="11937" w:author="Peng Luqi" w:date="2019-10-13T14:43:00Z">
        <w:r w:rsidRPr="00F94CB9" w:rsidDel="00EF666F">
          <w:rPr>
            <w:sz w:val="28"/>
            <w:szCs w:val="28"/>
            <w:lang w:val="fr-FR"/>
            <w:rPrChange w:id="11938" w:author="Peng Luqi" w:date="2019-10-13T14:50:00Z">
              <w:rPr>
                <w:lang w:val="fr-FR"/>
              </w:rPr>
            </w:rPrChange>
          </w:rPr>
          <w:delText>’</w:delText>
        </w:r>
      </w:del>
      <w:ins w:id="11939" w:author="Peng Luqi" w:date="2019-10-13T14:43:00Z">
        <w:r w:rsidR="00EF666F" w:rsidRPr="00F94CB9">
          <w:rPr>
            <w:sz w:val="28"/>
            <w:szCs w:val="28"/>
            <w:lang w:val="fr-FR"/>
            <w:rPrChange w:id="11940" w:author="Peng Luqi" w:date="2019-10-13T14:50:00Z">
              <w:rPr>
                <w:lang w:val="fr-FR"/>
              </w:rPr>
            </w:rPrChange>
          </w:rPr>
          <w:t>’</w:t>
        </w:r>
      </w:ins>
      <w:r w:rsidRPr="00F94CB9">
        <w:rPr>
          <w:sz w:val="28"/>
          <w:szCs w:val="28"/>
          <w:lang w:val="fr-FR"/>
          <w:rPrChange w:id="11941" w:author="Peng Luqi" w:date="2019-10-13T14:50:00Z">
            <w:rPr>
              <w:lang w:val="fr-FR"/>
            </w:rPr>
          </w:rPrChange>
        </w:rPr>
        <w:t>approcher.</w:t>
      </w:r>
    </w:p>
    <w:p w:rsidR="002B38DF" w:rsidRPr="00F94CB9" w:rsidRDefault="002B38DF">
      <w:pPr>
        <w:pStyle w:val="a3"/>
        <w:ind w:left="170" w:right="170"/>
        <w:jc w:val="both"/>
        <w:rPr>
          <w:lang w:val="fr-FR"/>
          <w:rPrChange w:id="11942" w:author="Peng Luqi" w:date="2019-10-13T14:50:00Z">
            <w:rPr>
              <w:sz w:val="22"/>
              <w:lang w:val="fr-FR"/>
            </w:rPr>
          </w:rPrChange>
        </w:rPr>
        <w:pPrChange w:id="11943" w:author="Peng Luqi" w:date="2019-10-13T14:20:00Z">
          <w:pPr>
            <w:pStyle w:val="a3"/>
            <w:spacing w:before="1"/>
          </w:pPr>
        </w:pPrChange>
      </w:pPr>
    </w:p>
    <w:p w:rsidR="002B38DF" w:rsidRPr="00F94CB9" w:rsidRDefault="00716360">
      <w:pPr>
        <w:ind w:left="170" w:right="170"/>
        <w:jc w:val="both"/>
        <w:rPr>
          <w:sz w:val="28"/>
          <w:szCs w:val="28"/>
          <w:lang w:val="fr-FR"/>
          <w:rPrChange w:id="11944" w:author="Peng Luqi" w:date="2019-10-13T14:50:00Z">
            <w:rPr>
              <w:lang w:val="fr-FR"/>
            </w:rPr>
          </w:rPrChange>
        </w:rPr>
        <w:pPrChange w:id="11945" w:author="Peng Luqi" w:date="2019-10-13T14:20:00Z">
          <w:pPr>
            <w:ind w:left="130"/>
            <w:jc w:val="both"/>
          </w:pPr>
        </w:pPrChange>
      </w:pPr>
      <w:r w:rsidRPr="00F94CB9">
        <w:rPr>
          <w:sz w:val="28"/>
          <w:szCs w:val="28"/>
          <w:lang w:val="fr-FR"/>
          <w:rPrChange w:id="11946" w:author="Peng Luqi" w:date="2019-10-13T14:50:00Z">
            <w:rPr>
              <w:lang w:val="fr-FR"/>
            </w:rPr>
          </w:rPrChange>
        </w:rPr>
        <w:t>Je</w:t>
      </w:r>
      <w:r w:rsidRPr="00F94CB9">
        <w:rPr>
          <w:spacing w:val="-16"/>
          <w:sz w:val="28"/>
          <w:szCs w:val="28"/>
          <w:lang w:val="fr-FR"/>
          <w:rPrChange w:id="11947" w:author="Peng Luqi" w:date="2019-10-13T14:50:00Z">
            <w:rPr>
              <w:spacing w:val="-16"/>
              <w:lang w:val="fr-FR"/>
            </w:rPr>
          </w:rPrChange>
        </w:rPr>
        <w:t xml:space="preserve"> </w:t>
      </w:r>
      <w:r w:rsidRPr="00F94CB9">
        <w:rPr>
          <w:sz w:val="28"/>
          <w:szCs w:val="28"/>
          <w:lang w:val="fr-FR"/>
          <w:rPrChange w:id="11948" w:author="Peng Luqi" w:date="2019-10-13T14:50:00Z">
            <w:rPr>
              <w:lang w:val="fr-FR"/>
            </w:rPr>
          </w:rPrChange>
        </w:rPr>
        <w:t>sais</w:t>
      </w:r>
      <w:r w:rsidRPr="00F94CB9">
        <w:rPr>
          <w:spacing w:val="-14"/>
          <w:sz w:val="28"/>
          <w:szCs w:val="28"/>
          <w:lang w:val="fr-FR"/>
          <w:rPrChange w:id="11949" w:author="Peng Luqi" w:date="2019-10-13T14:50:00Z">
            <w:rPr>
              <w:spacing w:val="-14"/>
              <w:lang w:val="fr-FR"/>
            </w:rPr>
          </w:rPrChange>
        </w:rPr>
        <w:t xml:space="preserve"> </w:t>
      </w:r>
      <w:r w:rsidRPr="00F94CB9">
        <w:rPr>
          <w:sz w:val="28"/>
          <w:szCs w:val="28"/>
          <w:lang w:val="fr-FR"/>
          <w:rPrChange w:id="11950" w:author="Peng Luqi" w:date="2019-10-13T14:50:00Z">
            <w:rPr>
              <w:lang w:val="fr-FR"/>
            </w:rPr>
          </w:rPrChange>
        </w:rPr>
        <w:t>que</w:t>
      </w:r>
      <w:r w:rsidRPr="00F94CB9">
        <w:rPr>
          <w:spacing w:val="-16"/>
          <w:sz w:val="28"/>
          <w:szCs w:val="28"/>
          <w:lang w:val="fr-FR"/>
          <w:rPrChange w:id="11951" w:author="Peng Luqi" w:date="2019-10-13T14:50:00Z">
            <w:rPr>
              <w:spacing w:val="-16"/>
              <w:lang w:val="fr-FR"/>
            </w:rPr>
          </w:rPrChange>
        </w:rPr>
        <w:t xml:space="preserve"> </w:t>
      </w:r>
      <w:r w:rsidRPr="00F94CB9">
        <w:rPr>
          <w:sz w:val="28"/>
          <w:szCs w:val="28"/>
          <w:lang w:val="fr-FR"/>
          <w:rPrChange w:id="11952" w:author="Peng Luqi" w:date="2019-10-13T14:50:00Z">
            <w:rPr>
              <w:lang w:val="fr-FR"/>
            </w:rPr>
          </w:rPrChange>
        </w:rPr>
        <w:t>vous</w:t>
      </w:r>
      <w:r w:rsidRPr="00F94CB9">
        <w:rPr>
          <w:spacing w:val="-13"/>
          <w:sz w:val="28"/>
          <w:szCs w:val="28"/>
          <w:lang w:val="fr-FR"/>
          <w:rPrChange w:id="11953" w:author="Peng Luqi" w:date="2019-10-13T14:50:00Z">
            <w:rPr>
              <w:spacing w:val="-13"/>
              <w:lang w:val="fr-FR"/>
            </w:rPr>
          </w:rPrChange>
        </w:rPr>
        <w:t xml:space="preserve"> </w:t>
      </w:r>
      <w:r w:rsidRPr="00F94CB9">
        <w:rPr>
          <w:sz w:val="28"/>
          <w:szCs w:val="28"/>
          <w:lang w:val="fr-FR"/>
          <w:rPrChange w:id="11954" w:author="Peng Luqi" w:date="2019-10-13T14:50:00Z">
            <w:rPr>
              <w:lang w:val="fr-FR"/>
            </w:rPr>
          </w:rPrChange>
        </w:rPr>
        <w:t>avez</w:t>
      </w:r>
      <w:r w:rsidRPr="00F94CB9">
        <w:rPr>
          <w:spacing w:val="-15"/>
          <w:sz w:val="28"/>
          <w:szCs w:val="28"/>
          <w:lang w:val="fr-FR"/>
          <w:rPrChange w:id="11955" w:author="Peng Luqi" w:date="2019-10-13T14:50:00Z">
            <w:rPr>
              <w:spacing w:val="-15"/>
              <w:lang w:val="fr-FR"/>
            </w:rPr>
          </w:rPrChange>
        </w:rPr>
        <w:t xml:space="preserve"> </w:t>
      </w:r>
      <w:r w:rsidRPr="00F94CB9">
        <w:rPr>
          <w:sz w:val="28"/>
          <w:szCs w:val="28"/>
          <w:lang w:val="fr-FR"/>
          <w:rPrChange w:id="11956" w:author="Peng Luqi" w:date="2019-10-13T14:50:00Z">
            <w:rPr>
              <w:lang w:val="fr-FR"/>
            </w:rPr>
          </w:rPrChange>
        </w:rPr>
        <w:t>du</w:t>
      </w:r>
      <w:r w:rsidRPr="00F94CB9">
        <w:rPr>
          <w:spacing w:val="-14"/>
          <w:sz w:val="28"/>
          <w:szCs w:val="28"/>
          <w:lang w:val="fr-FR"/>
          <w:rPrChange w:id="11957" w:author="Peng Luqi" w:date="2019-10-13T14:50:00Z">
            <w:rPr>
              <w:spacing w:val="-14"/>
              <w:lang w:val="fr-FR"/>
            </w:rPr>
          </w:rPrChange>
        </w:rPr>
        <w:t xml:space="preserve"> </w:t>
      </w:r>
      <w:r w:rsidRPr="00F94CB9">
        <w:rPr>
          <w:sz w:val="28"/>
          <w:szCs w:val="28"/>
          <w:lang w:val="fr-FR"/>
          <w:rPrChange w:id="11958" w:author="Peng Luqi" w:date="2019-10-13T14:50:00Z">
            <w:rPr>
              <w:lang w:val="fr-FR"/>
            </w:rPr>
          </w:rPrChange>
        </w:rPr>
        <w:t>mal</w:t>
      </w:r>
      <w:r w:rsidRPr="00F94CB9">
        <w:rPr>
          <w:spacing w:val="-15"/>
          <w:sz w:val="28"/>
          <w:szCs w:val="28"/>
          <w:lang w:val="fr-FR"/>
          <w:rPrChange w:id="11959" w:author="Peng Luqi" w:date="2019-10-13T14:50:00Z">
            <w:rPr>
              <w:spacing w:val="-15"/>
              <w:lang w:val="fr-FR"/>
            </w:rPr>
          </w:rPrChange>
        </w:rPr>
        <w:t xml:space="preserve"> </w:t>
      </w:r>
      <w:r w:rsidRPr="00F94CB9">
        <w:rPr>
          <w:sz w:val="28"/>
          <w:szCs w:val="28"/>
          <w:lang w:val="fr-FR"/>
          <w:rPrChange w:id="11960" w:author="Peng Luqi" w:date="2019-10-13T14:50:00Z">
            <w:rPr>
              <w:lang w:val="fr-FR"/>
            </w:rPr>
          </w:rPrChange>
        </w:rPr>
        <w:t>à</w:t>
      </w:r>
      <w:r w:rsidRPr="00F94CB9">
        <w:rPr>
          <w:spacing w:val="-15"/>
          <w:sz w:val="28"/>
          <w:szCs w:val="28"/>
          <w:lang w:val="fr-FR"/>
          <w:rPrChange w:id="11961" w:author="Peng Luqi" w:date="2019-10-13T14:50:00Z">
            <w:rPr>
              <w:spacing w:val="-15"/>
              <w:lang w:val="fr-FR"/>
            </w:rPr>
          </w:rPrChange>
        </w:rPr>
        <w:t xml:space="preserve"> </w:t>
      </w:r>
      <w:r w:rsidRPr="00F94CB9">
        <w:rPr>
          <w:sz w:val="28"/>
          <w:szCs w:val="28"/>
          <w:lang w:val="fr-FR"/>
          <w:rPrChange w:id="11962" w:author="Peng Luqi" w:date="2019-10-13T14:50:00Z">
            <w:rPr>
              <w:lang w:val="fr-FR"/>
            </w:rPr>
          </w:rPrChange>
        </w:rPr>
        <w:t>y</w:t>
      </w:r>
      <w:r w:rsidRPr="00F94CB9">
        <w:rPr>
          <w:spacing w:val="-15"/>
          <w:sz w:val="28"/>
          <w:szCs w:val="28"/>
          <w:lang w:val="fr-FR"/>
          <w:rPrChange w:id="11963" w:author="Peng Luqi" w:date="2019-10-13T14:50:00Z">
            <w:rPr>
              <w:spacing w:val="-15"/>
              <w:lang w:val="fr-FR"/>
            </w:rPr>
          </w:rPrChange>
        </w:rPr>
        <w:t xml:space="preserve"> </w:t>
      </w:r>
      <w:r w:rsidRPr="00F94CB9">
        <w:rPr>
          <w:sz w:val="28"/>
          <w:szCs w:val="28"/>
          <w:lang w:val="fr-FR"/>
          <w:rPrChange w:id="11964" w:author="Peng Luqi" w:date="2019-10-13T14:50:00Z">
            <w:rPr>
              <w:lang w:val="fr-FR"/>
            </w:rPr>
          </w:rPrChange>
        </w:rPr>
        <w:t>croire.</w:t>
      </w:r>
      <w:r w:rsidRPr="00F94CB9">
        <w:rPr>
          <w:spacing w:val="-14"/>
          <w:sz w:val="28"/>
          <w:szCs w:val="28"/>
          <w:lang w:val="fr-FR"/>
          <w:rPrChange w:id="11965" w:author="Peng Luqi" w:date="2019-10-13T14:50:00Z">
            <w:rPr>
              <w:spacing w:val="-14"/>
              <w:lang w:val="fr-FR"/>
            </w:rPr>
          </w:rPrChange>
        </w:rPr>
        <w:t xml:space="preserve"> </w:t>
      </w:r>
      <w:r w:rsidRPr="00F94CB9">
        <w:rPr>
          <w:sz w:val="28"/>
          <w:szCs w:val="28"/>
          <w:lang w:val="fr-FR"/>
          <w:rPrChange w:id="11966" w:author="Peng Luqi" w:date="2019-10-13T14:50:00Z">
            <w:rPr>
              <w:lang w:val="fr-FR"/>
            </w:rPr>
          </w:rPrChange>
        </w:rPr>
        <w:t>Comment</w:t>
      </w:r>
      <w:r w:rsidRPr="00F94CB9">
        <w:rPr>
          <w:spacing w:val="-15"/>
          <w:sz w:val="28"/>
          <w:szCs w:val="28"/>
          <w:lang w:val="fr-FR"/>
          <w:rPrChange w:id="11967" w:author="Peng Luqi" w:date="2019-10-13T14:50:00Z">
            <w:rPr>
              <w:spacing w:val="-15"/>
              <w:lang w:val="fr-FR"/>
            </w:rPr>
          </w:rPrChange>
        </w:rPr>
        <w:t xml:space="preserve"> </w:t>
      </w:r>
      <w:r w:rsidRPr="00F94CB9">
        <w:rPr>
          <w:sz w:val="28"/>
          <w:szCs w:val="28"/>
          <w:lang w:val="fr-FR"/>
          <w:rPrChange w:id="11968" w:author="Peng Luqi" w:date="2019-10-13T14:50:00Z">
            <w:rPr>
              <w:lang w:val="fr-FR"/>
            </w:rPr>
          </w:rPrChange>
        </w:rPr>
        <w:t>un</w:t>
      </w:r>
      <w:r w:rsidRPr="00F94CB9">
        <w:rPr>
          <w:spacing w:val="-14"/>
          <w:sz w:val="28"/>
          <w:szCs w:val="28"/>
          <w:lang w:val="fr-FR"/>
          <w:rPrChange w:id="11969" w:author="Peng Luqi" w:date="2019-10-13T14:50:00Z">
            <w:rPr>
              <w:spacing w:val="-14"/>
              <w:lang w:val="fr-FR"/>
            </w:rPr>
          </w:rPrChange>
        </w:rPr>
        <w:t xml:space="preserve"> </w:t>
      </w:r>
      <w:r w:rsidRPr="00F94CB9">
        <w:rPr>
          <w:sz w:val="28"/>
          <w:szCs w:val="28"/>
          <w:lang w:val="fr-FR"/>
          <w:rPrChange w:id="11970" w:author="Peng Luqi" w:date="2019-10-13T14:50:00Z">
            <w:rPr>
              <w:lang w:val="fr-FR"/>
            </w:rPr>
          </w:rPrChange>
        </w:rPr>
        <w:t>seul</w:t>
      </w:r>
      <w:r w:rsidRPr="00F94CB9">
        <w:rPr>
          <w:spacing w:val="-16"/>
          <w:sz w:val="28"/>
          <w:szCs w:val="28"/>
          <w:lang w:val="fr-FR"/>
          <w:rPrChange w:id="11971" w:author="Peng Luqi" w:date="2019-10-13T14:50:00Z">
            <w:rPr>
              <w:spacing w:val="-16"/>
              <w:lang w:val="fr-FR"/>
            </w:rPr>
          </w:rPrChange>
        </w:rPr>
        <w:t xml:space="preserve"> </w:t>
      </w:r>
      <w:r w:rsidRPr="00F94CB9">
        <w:rPr>
          <w:sz w:val="28"/>
          <w:szCs w:val="28"/>
          <w:lang w:val="fr-FR"/>
          <w:rPrChange w:id="11972" w:author="Peng Luqi" w:date="2019-10-13T14:50:00Z">
            <w:rPr>
              <w:lang w:val="fr-FR"/>
            </w:rPr>
          </w:rPrChange>
        </w:rPr>
        <w:t>facteur</w:t>
      </w:r>
      <w:r w:rsidRPr="00F94CB9">
        <w:rPr>
          <w:spacing w:val="-14"/>
          <w:sz w:val="28"/>
          <w:szCs w:val="28"/>
          <w:lang w:val="fr-FR"/>
          <w:rPrChange w:id="11973" w:author="Peng Luqi" w:date="2019-10-13T14:50:00Z">
            <w:rPr>
              <w:spacing w:val="-14"/>
              <w:lang w:val="fr-FR"/>
            </w:rPr>
          </w:rPrChange>
        </w:rPr>
        <w:t xml:space="preserve"> </w:t>
      </w:r>
      <w:r w:rsidRPr="00F94CB9">
        <w:rPr>
          <w:sz w:val="28"/>
          <w:szCs w:val="28"/>
          <w:lang w:val="fr-FR"/>
          <w:rPrChange w:id="11974" w:author="Peng Luqi" w:date="2019-10-13T14:50:00Z">
            <w:rPr>
              <w:lang w:val="fr-FR"/>
            </w:rPr>
          </w:rPrChange>
        </w:rPr>
        <w:t>peut</w:t>
      </w:r>
      <w:del w:id="11975" w:author="Peng Luqi" w:date="2019-10-13T23:00:00Z">
        <w:r w:rsidRPr="00F94CB9" w:rsidDel="002A2E97">
          <w:rPr>
            <w:sz w:val="28"/>
            <w:szCs w:val="28"/>
            <w:lang w:val="fr-FR"/>
            <w:rPrChange w:id="11976" w:author="Peng Luqi" w:date="2019-10-13T14:50:00Z">
              <w:rPr>
                <w:lang w:val="fr-FR"/>
              </w:rPr>
            </w:rPrChange>
          </w:rPr>
          <w:delText>-</w:delText>
        </w:r>
      </w:del>
      <w:ins w:id="11977" w:author="Peng Luqi" w:date="2019-10-13T23:00:00Z">
        <w:r w:rsidR="002A2E97">
          <w:rPr>
            <w:sz w:val="28"/>
            <w:szCs w:val="28"/>
            <w:lang w:val="fr-FR"/>
          </w:rPr>
          <w:t xml:space="preserve"> </w:t>
        </w:r>
      </w:ins>
      <w:r w:rsidRPr="00F94CB9">
        <w:rPr>
          <w:sz w:val="28"/>
          <w:szCs w:val="28"/>
          <w:lang w:val="fr-FR"/>
          <w:rPrChange w:id="11978" w:author="Peng Luqi" w:date="2019-10-13T14:50:00Z">
            <w:rPr>
              <w:lang w:val="fr-FR"/>
            </w:rPr>
          </w:rPrChange>
        </w:rPr>
        <w:t>être</w:t>
      </w:r>
      <w:r w:rsidRPr="00F94CB9">
        <w:rPr>
          <w:spacing w:val="-15"/>
          <w:sz w:val="28"/>
          <w:szCs w:val="28"/>
          <w:lang w:val="fr-FR"/>
          <w:rPrChange w:id="11979" w:author="Peng Luqi" w:date="2019-10-13T14:50:00Z">
            <w:rPr>
              <w:spacing w:val="-15"/>
              <w:lang w:val="fr-FR"/>
            </w:rPr>
          </w:rPrChange>
        </w:rPr>
        <w:t xml:space="preserve"> </w:t>
      </w:r>
      <w:r w:rsidRPr="00F94CB9">
        <w:rPr>
          <w:sz w:val="28"/>
          <w:szCs w:val="28"/>
          <w:lang w:val="fr-FR"/>
          <w:rPrChange w:id="11980" w:author="Peng Luqi" w:date="2019-10-13T14:50:00Z">
            <w:rPr>
              <w:lang w:val="fr-FR"/>
            </w:rPr>
          </w:rPrChange>
        </w:rPr>
        <w:t>qualifié</w:t>
      </w:r>
      <w:r w:rsidRPr="00F94CB9">
        <w:rPr>
          <w:spacing w:val="-14"/>
          <w:sz w:val="28"/>
          <w:szCs w:val="28"/>
          <w:lang w:val="fr-FR"/>
          <w:rPrChange w:id="11981" w:author="Peng Luqi" w:date="2019-10-13T14:50:00Z">
            <w:rPr>
              <w:spacing w:val="-14"/>
              <w:lang w:val="fr-FR"/>
            </w:rPr>
          </w:rPrChange>
        </w:rPr>
        <w:t xml:space="preserve"> </w:t>
      </w:r>
      <w:r w:rsidRPr="00F94CB9">
        <w:rPr>
          <w:sz w:val="28"/>
          <w:szCs w:val="28"/>
          <w:lang w:val="fr-FR"/>
          <w:rPrChange w:id="11982" w:author="Peng Luqi" w:date="2019-10-13T14:50:00Z">
            <w:rPr>
              <w:lang w:val="fr-FR"/>
            </w:rPr>
          </w:rPrChange>
        </w:rPr>
        <w:t>d</w:t>
      </w:r>
      <w:del w:id="11983" w:author="Peng Luqi" w:date="2019-10-13T14:43:00Z">
        <w:r w:rsidRPr="00F94CB9" w:rsidDel="00EF666F">
          <w:rPr>
            <w:sz w:val="28"/>
            <w:szCs w:val="28"/>
            <w:lang w:val="fr-FR"/>
            <w:rPrChange w:id="11984" w:author="Peng Luqi" w:date="2019-10-13T14:50:00Z">
              <w:rPr>
                <w:lang w:val="fr-FR"/>
              </w:rPr>
            </w:rPrChange>
          </w:rPr>
          <w:delText>’</w:delText>
        </w:r>
      </w:del>
      <w:ins w:id="11985" w:author="Peng Luqi" w:date="2019-10-13T14:43:00Z">
        <w:r w:rsidR="00EF666F" w:rsidRPr="00F94CB9">
          <w:rPr>
            <w:sz w:val="28"/>
            <w:szCs w:val="28"/>
            <w:lang w:val="fr-FR"/>
            <w:rPrChange w:id="11986" w:author="Peng Luqi" w:date="2019-10-13T14:50:00Z">
              <w:rPr>
                <w:lang w:val="fr-FR"/>
              </w:rPr>
            </w:rPrChange>
          </w:rPr>
          <w:t>’</w:t>
        </w:r>
      </w:ins>
      <w:r w:rsidRPr="00F94CB9">
        <w:rPr>
          <w:sz w:val="28"/>
          <w:szCs w:val="28"/>
          <w:lang w:val="fr-FR"/>
          <w:rPrChange w:id="11987" w:author="Peng Luqi" w:date="2019-10-13T14:50:00Z">
            <w:rPr>
              <w:lang w:val="fr-FR"/>
            </w:rPr>
          </w:rPrChange>
        </w:rPr>
        <w:t>avantage</w:t>
      </w:r>
      <w:r w:rsidRPr="00F94CB9">
        <w:rPr>
          <w:spacing w:val="-15"/>
          <w:sz w:val="28"/>
          <w:szCs w:val="28"/>
          <w:lang w:val="fr-FR"/>
          <w:rPrChange w:id="11988" w:author="Peng Luqi" w:date="2019-10-13T14:50:00Z">
            <w:rPr>
              <w:spacing w:val="-15"/>
              <w:lang w:val="fr-FR"/>
            </w:rPr>
          </w:rPrChange>
        </w:rPr>
        <w:t xml:space="preserve"> </w:t>
      </w:r>
      <w:r w:rsidRPr="00F94CB9">
        <w:rPr>
          <w:sz w:val="28"/>
          <w:szCs w:val="28"/>
          <w:lang w:val="fr-FR"/>
          <w:rPrChange w:id="11989" w:author="Peng Luqi" w:date="2019-10-13T14:50:00Z">
            <w:rPr>
              <w:lang w:val="fr-FR"/>
            </w:rPr>
          </w:rPrChange>
        </w:rPr>
        <w:t>extrême</w:t>
      </w:r>
      <w:r w:rsidRPr="00F94CB9">
        <w:rPr>
          <w:spacing w:val="-3"/>
          <w:sz w:val="28"/>
          <w:szCs w:val="28"/>
          <w:lang w:val="fr-FR"/>
          <w:rPrChange w:id="11990" w:author="Peng Luqi" w:date="2019-10-13T14:50:00Z">
            <w:rPr>
              <w:spacing w:val="-3"/>
              <w:lang w:val="fr-FR"/>
            </w:rPr>
          </w:rPrChange>
        </w:rPr>
        <w:t xml:space="preserve"> </w:t>
      </w:r>
      <w:r w:rsidRPr="00F94CB9">
        <w:rPr>
          <w:sz w:val="28"/>
          <w:szCs w:val="28"/>
          <w:lang w:val="fr-FR"/>
          <w:rPrChange w:id="11991" w:author="Peng Luqi" w:date="2019-10-13T14:50:00Z">
            <w:rPr>
              <w:lang w:val="fr-FR"/>
            </w:rPr>
          </w:rPrChange>
        </w:rPr>
        <w:t>?</w:t>
      </w:r>
    </w:p>
    <w:p w:rsidR="002B38DF" w:rsidRPr="00F94CB9" w:rsidRDefault="002B38DF">
      <w:pPr>
        <w:pStyle w:val="a3"/>
        <w:ind w:left="170" w:right="170"/>
        <w:jc w:val="both"/>
        <w:rPr>
          <w:lang w:val="fr-FR"/>
          <w:rPrChange w:id="11992" w:author="Peng Luqi" w:date="2019-10-13T14:50:00Z">
            <w:rPr>
              <w:sz w:val="21"/>
              <w:lang w:val="fr-FR"/>
            </w:rPr>
          </w:rPrChange>
        </w:rPr>
        <w:pPrChange w:id="11993" w:author="Peng Luqi" w:date="2019-10-13T14:20:00Z">
          <w:pPr>
            <w:pStyle w:val="a3"/>
            <w:spacing w:before="10"/>
          </w:pPr>
        </w:pPrChange>
      </w:pPr>
    </w:p>
    <w:p w:rsidR="002B38DF" w:rsidRDefault="00716360" w:rsidP="00CB23F4">
      <w:pPr>
        <w:ind w:left="170" w:right="170"/>
        <w:jc w:val="both"/>
        <w:rPr>
          <w:ins w:id="11994" w:author="Peng Luqi" w:date="2019-10-13T23:01:00Z"/>
          <w:sz w:val="28"/>
          <w:szCs w:val="28"/>
          <w:lang w:val="fr-FR"/>
        </w:rPr>
      </w:pPr>
      <w:r w:rsidRPr="00F94CB9">
        <w:rPr>
          <w:sz w:val="28"/>
          <w:szCs w:val="28"/>
          <w:lang w:val="fr-FR"/>
          <w:rPrChange w:id="11995" w:author="Peng Luqi" w:date="2019-10-13T14:50:00Z">
            <w:rPr>
              <w:lang w:val="fr-FR"/>
            </w:rPr>
          </w:rPrChange>
        </w:rPr>
        <w:t>De</w:t>
      </w:r>
      <w:r w:rsidRPr="00F94CB9">
        <w:rPr>
          <w:spacing w:val="-9"/>
          <w:sz w:val="28"/>
          <w:szCs w:val="28"/>
          <w:lang w:val="fr-FR"/>
          <w:rPrChange w:id="11996" w:author="Peng Luqi" w:date="2019-10-13T14:50:00Z">
            <w:rPr>
              <w:spacing w:val="-9"/>
              <w:lang w:val="fr-FR"/>
            </w:rPr>
          </w:rPrChange>
        </w:rPr>
        <w:t xml:space="preserve"> </w:t>
      </w:r>
      <w:r w:rsidRPr="00F94CB9">
        <w:rPr>
          <w:sz w:val="28"/>
          <w:szCs w:val="28"/>
          <w:lang w:val="fr-FR"/>
          <w:rPrChange w:id="11997" w:author="Peng Luqi" w:date="2019-10-13T14:50:00Z">
            <w:rPr>
              <w:lang w:val="fr-FR"/>
            </w:rPr>
          </w:rPrChange>
        </w:rPr>
        <w:t>nombreuses</w:t>
      </w:r>
      <w:r w:rsidRPr="00F94CB9">
        <w:rPr>
          <w:spacing w:val="-8"/>
          <w:sz w:val="28"/>
          <w:szCs w:val="28"/>
          <w:lang w:val="fr-FR"/>
          <w:rPrChange w:id="11998" w:author="Peng Luqi" w:date="2019-10-13T14:50:00Z">
            <w:rPr>
              <w:spacing w:val="-8"/>
              <w:lang w:val="fr-FR"/>
            </w:rPr>
          </w:rPrChange>
        </w:rPr>
        <w:t xml:space="preserve"> </w:t>
      </w:r>
      <w:r w:rsidRPr="00F94CB9">
        <w:rPr>
          <w:sz w:val="28"/>
          <w:szCs w:val="28"/>
          <w:lang w:val="fr-FR"/>
          <w:rPrChange w:id="11999" w:author="Peng Luqi" w:date="2019-10-13T14:50:00Z">
            <w:rPr>
              <w:lang w:val="fr-FR"/>
            </w:rPr>
          </w:rPrChange>
        </w:rPr>
        <w:t>personnes</w:t>
      </w:r>
      <w:r w:rsidRPr="00F94CB9">
        <w:rPr>
          <w:spacing w:val="-9"/>
          <w:sz w:val="28"/>
          <w:szCs w:val="28"/>
          <w:lang w:val="fr-FR"/>
          <w:rPrChange w:id="12000" w:author="Peng Luqi" w:date="2019-10-13T14:50:00Z">
            <w:rPr>
              <w:spacing w:val="-9"/>
              <w:lang w:val="fr-FR"/>
            </w:rPr>
          </w:rPrChange>
        </w:rPr>
        <w:t xml:space="preserve"> </w:t>
      </w:r>
      <w:r w:rsidRPr="00F94CB9">
        <w:rPr>
          <w:sz w:val="28"/>
          <w:szCs w:val="28"/>
          <w:lang w:val="fr-FR"/>
          <w:rPrChange w:id="12001" w:author="Peng Luqi" w:date="2019-10-13T14:50:00Z">
            <w:rPr>
              <w:lang w:val="fr-FR"/>
            </w:rPr>
          </w:rPrChange>
        </w:rPr>
        <w:t>aiment</w:t>
      </w:r>
      <w:r w:rsidRPr="00F94CB9">
        <w:rPr>
          <w:spacing w:val="-9"/>
          <w:sz w:val="28"/>
          <w:szCs w:val="28"/>
          <w:lang w:val="fr-FR"/>
          <w:rPrChange w:id="12002" w:author="Peng Luqi" w:date="2019-10-13T14:50:00Z">
            <w:rPr>
              <w:spacing w:val="-9"/>
              <w:lang w:val="fr-FR"/>
            </w:rPr>
          </w:rPrChange>
        </w:rPr>
        <w:t xml:space="preserve"> </w:t>
      </w:r>
      <w:r w:rsidRPr="00F94CB9">
        <w:rPr>
          <w:sz w:val="28"/>
          <w:szCs w:val="28"/>
          <w:lang w:val="fr-FR"/>
          <w:rPrChange w:id="12003" w:author="Peng Luqi" w:date="2019-10-13T14:50:00Z">
            <w:rPr>
              <w:lang w:val="fr-FR"/>
            </w:rPr>
          </w:rPrChange>
        </w:rPr>
        <w:t>écouter</w:t>
      </w:r>
      <w:r w:rsidRPr="00F94CB9">
        <w:rPr>
          <w:spacing w:val="-9"/>
          <w:sz w:val="28"/>
          <w:szCs w:val="28"/>
          <w:lang w:val="fr-FR"/>
          <w:rPrChange w:id="12004" w:author="Peng Luqi" w:date="2019-10-13T14:50:00Z">
            <w:rPr>
              <w:spacing w:val="-9"/>
              <w:lang w:val="fr-FR"/>
            </w:rPr>
          </w:rPrChange>
        </w:rPr>
        <w:t xml:space="preserve"> </w:t>
      </w:r>
      <w:r w:rsidRPr="00F94CB9">
        <w:rPr>
          <w:sz w:val="28"/>
          <w:szCs w:val="28"/>
          <w:lang w:val="fr-FR"/>
          <w:rPrChange w:id="12005" w:author="Peng Luqi" w:date="2019-10-13T14:50:00Z">
            <w:rPr>
              <w:lang w:val="fr-FR"/>
            </w:rPr>
          </w:rPrChange>
        </w:rPr>
        <w:t>Warren</w:t>
      </w:r>
      <w:r w:rsidRPr="00F94CB9">
        <w:rPr>
          <w:spacing w:val="-9"/>
          <w:sz w:val="28"/>
          <w:szCs w:val="28"/>
          <w:lang w:val="fr-FR"/>
          <w:rPrChange w:id="12006" w:author="Peng Luqi" w:date="2019-10-13T14:50:00Z">
            <w:rPr>
              <w:spacing w:val="-9"/>
              <w:lang w:val="fr-FR"/>
            </w:rPr>
          </w:rPrChange>
        </w:rPr>
        <w:t xml:space="preserve"> </w:t>
      </w:r>
      <w:r w:rsidRPr="00F94CB9">
        <w:rPr>
          <w:sz w:val="28"/>
          <w:szCs w:val="28"/>
          <w:lang w:val="fr-FR"/>
          <w:rPrChange w:id="12007" w:author="Peng Luqi" w:date="2019-10-13T14:50:00Z">
            <w:rPr>
              <w:lang w:val="fr-FR"/>
            </w:rPr>
          </w:rPrChange>
        </w:rPr>
        <w:t>Buffett,</w:t>
      </w:r>
      <w:r w:rsidRPr="00F94CB9">
        <w:rPr>
          <w:spacing w:val="-9"/>
          <w:sz w:val="28"/>
          <w:szCs w:val="28"/>
          <w:lang w:val="fr-FR"/>
          <w:rPrChange w:id="12008" w:author="Peng Luqi" w:date="2019-10-13T14:50:00Z">
            <w:rPr>
              <w:spacing w:val="-9"/>
              <w:lang w:val="fr-FR"/>
            </w:rPr>
          </w:rPrChange>
        </w:rPr>
        <w:t xml:space="preserve"> </w:t>
      </w:r>
      <w:r w:rsidRPr="00F94CB9">
        <w:rPr>
          <w:sz w:val="28"/>
          <w:szCs w:val="28"/>
          <w:lang w:val="fr-FR"/>
          <w:rPrChange w:id="12009" w:author="Peng Luqi" w:date="2019-10-13T14:50:00Z">
            <w:rPr>
              <w:lang w:val="fr-FR"/>
            </w:rPr>
          </w:rPrChange>
        </w:rPr>
        <w:t>sa</w:t>
      </w:r>
      <w:r w:rsidRPr="00F94CB9">
        <w:rPr>
          <w:spacing w:val="-9"/>
          <w:sz w:val="28"/>
          <w:szCs w:val="28"/>
          <w:lang w:val="fr-FR"/>
          <w:rPrChange w:id="12010" w:author="Peng Luqi" w:date="2019-10-13T14:50:00Z">
            <w:rPr>
              <w:spacing w:val="-9"/>
              <w:lang w:val="fr-FR"/>
            </w:rPr>
          </w:rPrChange>
        </w:rPr>
        <w:t xml:space="preserve"> </w:t>
      </w:r>
      <w:r w:rsidRPr="00F94CB9">
        <w:rPr>
          <w:sz w:val="28"/>
          <w:szCs w:val="28"/>
          <w:lang w:val="fr-FR"/>
          <w:rPrChange w:id="12011" w:author="Peng Luqi" w:date="2019-10-13T14:50:00Z">
            <w:rPr>
              <w:lang w:val="fr-FR"/>
            </w:rPr>
          </w:rPrChange>
        </w:rPr>
        <w:t>lettre</w:t>
      </w:r>
      <w:r w:rsidRPr="00F94CB9">
        <w:rPr>
          <w:spacing w:val="-9"/>
          <w:sz w:val="28"/>
          <w:szCs w:val="28"/>
          <w:lang w:val="fr-FR"/>
          <w:rPrChange w:id="12012" w:author="Peng Luqi" w:date="2019-10-13T14:50:00Z">
            <w:rPr>
              <w:spacing w:val="-9"/>
              <w:lang w:val="fr-FR"/>
            </w:rPr>
          </w:rPrChange>
        </w:rPr>
        <w:t xml:space="preserve"> </w:t>
      </w:r>
      <w:r w:rsidRPr="00F94CB9">
        <w:rPr>
          <w:sz w:val="28"/>
          <w:szCs w:val="28"/>
          <w:lang w:val="fr-FR"/>
          <w:rPrChange w:id="12013" w:author="Peng Luqi" w:date="2019-10-13T14:50:00Z">
            <w:rPr>
              <w:lang w:val="fr-FR"/>
            </w:rPr>
          </w:rPrChange>
        </w:rPr>
        <w:t>aux</w:t>
      </w:r>
      <w:r w:rsidRPr="00F94CB9">
        <w:rPr>
          <w:spacing w:val="-9"/>
          <w:sz w:val="28"/>
          <w:szCs w:val="28"/>
          <w:lang w:val="fr-FR"/>
          <w:rPrChange w:id="12014" w:author="Peng Luqi" w:date="2019-10-13T14:50:00Z">
            <w:rPr>
              <w:spacing w:val="-9"/>
              <w:lang w:val="fr-FR"/>
            </w:rPr>
          </w:rPrChange>
        </w:rPr>
        <w:t xml:space="preserve"> </w:t>
      </w:r>
      <w:r w:rsidRPr="00F94CB9">
        <w:rPr>
          <w:sz w:val="28"/>
          <w:szCs w:val="28"/>
          <w:lang w:val="fr-FR"/>
          <w:rPrChange w:id="12015" w:author="Peng Luqi" w:date="2019-10-13T14:50:00Z">
            <w:rPr>
              <w:lang w:val="fr-FR"/>
            </w:rPr>
          </w:rPrChange>
        </w:rPr>
        <w:t>actionnaires,</w:t>
      </w:r>
      <w:r w:rsidRPr="00F94CB9">
        <w:rPr>
          <w:spacing w:val="-8"/>
          <w:sz w:val="28"/>
          <w:szCs w:val="28"/>
          <w:lang w:val="fr-FR"/>
          <w:rPrChange w:id="12016" w:author="Peng Luqi" w:date="2019-10-13T14:50:00Z">
            <w:rPr>
              <w:spacing w:val="-8"/>
              <w:lang w:val="fr-FR"/>
            </w:rPr>
          </w:rPrChange>
        </w:rPr>
        <w:t xml:space="preserve"> </w:t>
      </w:r>
      <w:r w:rsidRPr="00F94CB9">
        <w:rPr>
          <w:sz w:val="28"/>
          <w:szCs w:val="28"/>
          <w:lang w:val="fr-FR"/>
          <w:rPrChange w:id="12017" w:author="Peng Luqi" w:date="2019-10-13T14:50:00Z">
            <w:rPr>
              <w:lang w:val="fr-FR"/>
            </w:rPr>
          </w:rPrChange>
        </w:rPr>
        <w:t>ses</w:t>
      </w:r>
      <w:r w:rsidRPr="00F94CB9">
        <w:rPr>
          <w:spacing w:val="-9"/>
          <w:sz w:val="28"/>
          <w:szCs w:val="28"/>
          <w:lang w:val="fr-FR"/>
          <w:rPrChange w:id="12018" w:author="Peng Luqi" w:date="2019-10-13T14:50:00Z">
            <w:rPr>
              <w:spacing w:val="-9"/>
              <w:lang w:val="fr-FR"/>
            </w:rPr>
          </w:rPrChange>
        </w:rPr>
        <w:t xml:space="preserve"> </w:t>
      </w:r>
      <w:r w:rsidRPr="00F94CB9">
        <w:rPr>
          <w:sz w:val="28"/>
          <w:szCs w:val="28"/>
          <w:lang w:val="fr-FR"/>
          <w:rPrChange w:id="12019" w:author="Peng Luqi" w:date="2019-10-13T14:50:00Z">
            <w:rPr>
              <w:lang w:val="fr-FR"/>
            </w:rPr>
          </w:rPrChange>
        </w:rPr>
        <w:t>discours,</w:t>
      </w:r>
      <w:r w:rsidRPr="00F94CB9">
        <w:rPr>
          <w:spacing w:val="-9"/>
          <w:sz w:val="28"/>
          <w:szCs w:val="28"/>
          <w:lang w:val="fr-FR"/>
          <w:rPrChange w:id="12020" w:author="Peng Luqi" w:date="2019-10-13T14:50:00Z">
            <w:rPr>
              <w:spacing w:val="-9"/>
              <w:lang w:val="fr-FR"/>
            </w:rPr>
          </w:rPrChange>
        </w:rPr>
        <w:t xml:space="preserve"> </w:t>
      </w:r>
      <w:r w:rsidRPr="00F94CB9">
        <w:rPr>
          <w:sz w:val="28"/>
          <w:szCs w:val="28"/>
          <w:lang w:val="fr-FR"/>
          <w:rPrChange w:id="12021" w:author="Peng Luqi" w:date="2019-10-13T14:50:00Z">
            <w:rPr>
              <w:lang w:val="fr-FR"/>
            </w:rPr>
          </w:rPrChange>
        </w:rPr>
        <w:t>et</w:t>
      </w:r>
      <w:r w:rsidRPr="00F94CB9">
        <w:rPr>
          <w:spacing w:val="-8"/>
          <w:sz w:val="28"/>
          <w:szCs w:val="28"/>
          <w:lang w:val="fr-FR"/>
          <w:rPrChange w:id="12022" w:author="Peng Luqi" w:date="2019-10-13T14:50:00Z">
            <w:rPr>
              <w:spacing w:val="-8"/>
              <w:lang w:val="fr-FR"/>
            </w:rPr>
          </w:rPrChange>
        </w:rPr>
        <w:t xml:space="preserve"> </w:t>
      </w:r>
      <w:r w:rsidRPr="00F94CB9">
        <w:rPr>
          <w:sz w:val="28"/>
          <w:szCs w:val="28"/>
          <w:lang w:val="fr-FR"/>
          <w:rPrChange w:id="12023" w:author="Peng Luqi" w:date="2019-10-13T14:50:00Z">
            <w:rPr>
              <w:lang w:val="fr-FR"/>
            </w:rPr>
          </w:rPrChange>
        </w:rPr>
        <w:t>ses livres</w:t>
      </w:r>
      <w:r w:rsidRPr="00F94CB9">
        <w:rPr>
          <w:spacing w:val="-6"/>
          <w:sz w:val="28"/>
          <w:szCs w:val="28"/>
          <w:lang w:val="fr-FR"/>
          <w:rPrChange w:id="12024" w:author="Peng Luqi" w:date="2019-10-13T14:50:00Z">
            <w:rPr>
              <w:spacing w:val="-6"/>
              <w:lang w:val="fr-FR"/>
            </w:rPr>
          </w:rPrChange>
        </w:rPr>
        <w:t xml:space="preserve"> </w:t>
      </w:r>
      <w:r w:rsidRPr="00F94CB9">
        <w:rPr>
          <w:sz w:val="28"/>
          <w:szCs w:val="28"/>
          <w:lang w:val="fr-FR"/>
          <w:rPrChange w:id="12025" w:author="Peng Luqi" w:date="2019-10-13T14:50:00Z">
            <w:rPr>
              <w:lang w:val="fr-FR"/>
            </w:rPr>
          </w:rPrChange>
        </w:rPr>
        <w:t>qu</w:t>
      </w:r>
      <w:del w:id="12026" w:author="Peng Luqi" w:date="2019-10-13T14:43:00Z">
        <w:r w:rsidRPr="00F94CB9" w:rsidDel="00EF666F">
          <w:rPr>
            <w:sz w:val="28"/>
            <w:szCs w:val="28"/>
            <w:lang w:val="fr-FR"/>
            <w:rPrChange w:id="12027" w:author="Peng Luqi" w:date="2019-10-13T14:50:00Z">
              <w:rPr>
                <w:lang w:val="fr-FR"/>
              </w:rPr>
            </w:rPrChange>
          </w:rPr>
          <w:delText>’</w:delText>
        </w:r>
      </w:del>
      <w:ins w:id="12028" w:author="Peng Luqi" w:date="2019-10-13T14:43:00Z">
        <w:r w:rsidR="00EF666F" w:rsidRPr="00F94CB9">
          <w:rPr>
            <w:sz w:val="28"/>
            <w:szCs w:val="28"/>
            <w:lang w:val="fr-FR"/>
            <w:rPrChange w:id="12029" w:author="Peng Luqi" w:date="2019-10-13T14:50:00Z">
              <w:rPr>
                <w:lang w:val="fr-FR"/>
              </w:rPr>
            </w:rPrChange>
          </w:rPr>
          <w:t>’</w:t>
        </w:r>
      </w:ins>
      <w:r w:rsidRPr="00F94CB9">
        <w:rPr>
          <w:sz w:val="28"/>
          <w:szCs w:val="28"/>
          <w:lang w:val="fr-FR"/>
          <w:rPrChange w:id="12030" w:author="Peng Luqi" w:date="2019-10-13T14:50:00Z">
            <w:rPr>
              <w:lang w:val="fr-FR"/>
            </w:rPr>
          </w:rPrChange>
        </w:rPr>
        <w:t>il</w:t>
      </w:r>
      <w:r w:rsidRPr="00F94CB9">
        <w:rPr>
          <w:spacing w:val="-5"/>
          <w:sz w:val="28"/>
          <w:szCs w:val="28"/>
          <w:lang w:val="fr-FR"/>
          <w:rPrChange w:id="12031" w:author="Peng Luqi" w:date="2019-10-13T14:50:00Z">
            <w:rPr>
              <w:spacing w:val="-5"/>
              <w:lang w:val="fr-FR"/>
            </w:rPr>
          </w:rPrChange>
        </w:rPr>
        <w:t xml:space="preserve"> </w:t>
      </w:r>
      <w:r w:rsidRPr="00F94CB9">
        <w:rPr>
          <w:sz w:val="28"/>
          <w:szCs w:val="28"/>
          <w:lang w:val="fr-FR"/>
          <w:rPrChange w:id="12032" w:author="Peng Luqi" w:date="2019-10-13T14:50:00Z">
            <w:rPr>
              <w:lang w:val="fr-FR"/>
            </w:rPr>
          </w:rPrChange>
        </w:rPr>
        <w:t>a</w:t>
      </w:r>
      <w:r w:rsidRPr="00F94CB9">
        <w:rPr>
          <w:spacing w:val="-5"/>
          <w:sz w:val="28"/>
          <w:szCs w:val="28"/>
          <w:lang w:val="fr-FR"/>
          <w:rPrChange w:id="12033" w:author="Peng Luqi" w:date="2019-10-13T14:50:00Z">
            <w:rPr>
              <w:spacing w:val="-5"/>
              <w:lang w:val="fr-FR"/>
            </w:rPr>
          </w:rPrChange>
        </w:rPr>
        <w:t xml:space="preserve"> </w:t>
      </w:r>
      <w:r w:rsidRPr="00F94CB9">
        <w:rPr>
          <w:sz w:val="28"/>
          <w:szCs w:val="28"/>
          <w:lang w:val="fr-FR"/>
          <w:rPrChange w:id="12034" w:author="Peng Luqi" w:date="2019-10-13T14:50:00Z">
            <w:rPr>
              <w:lang w:val="fr-FR"/>
            </w:rPr>
          </w:rPrChange>
        </w:rPr>
        <w:t>compilés</w:t>
      </w:r>
      <w:r w:rsidRPr="00F94CB9">
        <w:rPr>
          <w:spacing w:val="-6"/>
          <w:sz w:val="28"/>
          <w:szCs w:val="28"/>
          <w:lang w:val="fr-FR"/>
          <w:rPrChange w:id="12035" w:author="Peng Luqi" w:date="2019-10-13T14:50:00Z">
            <w:rPr>
              <w:spacing w:val="-6"/>
              <w:lang w:val="fr-FR"/>
            </w:rPr>
          </w:rPrChange>
        </w:rPr>
        <w:t xml:space="preserve"> </w:t>
      </w:r>
      <w:r w:rsidRPr="00F94CB9">
        <w:rPr>
          <w:sz w:val="28"/>
          <w:szCs w:val="28"/>
          <w:lang w:val="fr-FR"/>
          <w:rPrChange w:id="12036" w:author="Peng Luqi" w:date="2019-10-13T14:50:00Z">
            <w:rPr>
              <w:lang w:val="fr-FR"/>
            </w:rPr>
          </w:rPrChange>
        </w:rPr>
        <w:t>lui-même.</w:t>
      </w:r>
      <w:r w:rsidRPr="00F94CB9">
        <w:rPr>
          <w:spacing w:val="-5"/>
          <w:sz w:val="28"/>
          <w:szCs w:val="28"/>
          <w:lang w:val="fr-FR"/>
          <w:rPrChange w:id="12037" w:author="Peng Luqi" w:date="2019-10-13T14:50:00Z">
            <w:rPr>
              <w:spacing w:val="-5"/>
              <w:lang w:val="fr-FR"/>
            </w:rPr>
          </w:rPrChange>
        </w:rPr>
        <w:t xml:space="preserve"> </w:t>
      </w:r>
      <w:r w:rsidRPr="00F94CB9">
        <w:rPr>
          <w:sz w:val="28"/>
          <w:szCs w:val="28"/>
          <w:lang w:val="fr-FR"/>
          <w:rPrChange w:id="12038" w:author="Peng Luqi" w:date="2019-10-13T14:50:00Z">
            <w:rPr>
              <w:lang w:val="fr-FR"/>
            </w:rPr>
          </w:rPrChange>
        </w:rPr>
        <w:t>Je</w:t>
      </w:r>
      <w:r w:rsidRPr="00F94CB9">
        <w:rPr>
          <w:spacing w:val="-5"/>
          <w:sz w:val="28"/>
          <w:szCs w:val="28"/>
          <w:lang w:val="fr-FR"/>
          <w:rPrChange w:id="12039" w:author="Peng Luqi" w:date="2019-10-13T14:50:00Z">
            <w:rPr>
              <w:spacing w:val="-5"/>
              <w:lang w:val="fr-FR"/>
            </w:rPr>
          </w:rPrChange>
        </w:rPr>
        <w:t xml:space="preserve"> </w:t>
      </w:r>
      <w:r w:rsidRPr="00F94CB9">
        <w:rPr>
          <w:sz w:val="28"/>
          <w:szCs w:val="28"/>
          <w:lang w:val="fr-FR"/>
          <w:rPrChange w:id="12040" w:author="Peng Luqi" w:date="2019-10-13T14:50:00Z">
            <w:rPr>
              <w:lang w:val="fr-FR"/>
            </w:rPr>
          </w:rPrChange>
        </w:rPr>
        <w:t>l</w:t>
      </w:r>
      <w:del w:id="12041" w:author="Peng Luqi" w:date="2019-10-13T14:43:00Z">
        <w:r w:rsidRPr="00F94CB9" w:rsidDel="00EF666F">
          <w:rPr>
            <w:sz w:val="28"/>
            <w:szCs w:val="28"/>
            <w:lang w:val="fr-FR"/>
            <w:rPrChange w:id="12042" w:author="Peng Luqi" w:date="2019-10-13T14:50:00Z">
              <w:rPr>
                <w:lang w:val="fr-FR"/>
              </w:rPr>
            </w:rPrChange>
          </w:rPr>
          <w:delText>’</w:delText>
        </w:r>
      </w:del>
      <w:ins w:id="12043" w:author="Peng Luqi" w:date="2019-10-13T14:43:00Z">
        <w:r w:rsidR="00EF666F" w:rsidRPr="00F94CB9">
          <w:rPr>
            <w:sz w:val="28"/>
            <w:szCs w:val="28"/>
            <w:lang w:val="fr-FR"/>
            <w:rPrChange w:id="12044" w:author="Peng Luqi" w:date="2019-10-13T14:50:00Z">
              <w:rPr>
                <w:lang w:val="fr-FR"/>
              </w:rPr>
            </w:rPrChange>
          </w:rPr>
          <w:t>’</w:t>
        </w:r>
      </w:ins>
      <w:r w:rsidRPr="00F94CB9">
        <w:rPr>
          <w:sz w:val="28"/>
          <w:szCs w:val="28"/>
          <w:lang w:val="fr-FR"/>
          <w:rPrChange w:id="12045" w:author="Peng Luqi" w:date="2019-10-13T14:50:00Z">
            <w:rPr>
              <w:lang w:val="fr-FR"/>
            </w:rPr>
          </w:rPrChange>
        </w:rPr>
        <w:t>aime</w:t>
      </w:r>
      <w:r w:rsidRPr="00F94CB9">
        <w:rPr>
          <w:spacing w:val="-6"/>
          <w:sz w:val="28"/>
          <w:szCs w:val="28"/>
          <w:lang w:val="fr-FR"/>
          <w:rPrChange w:id="12046" w:author="Peng Luqi" w:date="2019-10-13T14:50:00Z">
            <w:rPr>
              <w:spacing w:val="-6"/>
              <w:lang w:val="fr-FR"/>
            </w:rPr>
          </w:rPrChange>
        </w:rPr>
        <w:t xml:space="preserve"> </w:t>
      </w:r>
      <w:r w:rsidRPr="00F94CB9">
        <w:rPr>
          <w:sz w:val="28"/>
          <w:szCs w:val="28"/>
          <w:lang w:val="fr-FR"/>
          <w:rPrChange w:id="12047" w:author="Peng Luqi" w:date="2019-10-13T14:50:00Z">
            <w:rPr>
              <w:lang w:val="fr-FR"/>
            </w:rPr>
          </w:rPrChange>
        </w:rPr>
        <w:t>aussi,</w:t>
      </w:r>
      <w:r w:rsidRPr="00F94CB9">
        <w:rPr>
          <w:spacing w:val="-5"/>
          <w:sz w:val="28"/>
          <w:szCs w:val="28"/>
          <w:lang w:val="fr-FR"/>
          <w:rPrChange w:id="12048" w:author="Peng Luqi" w:date="2019-10-13T14:50:00Z">
            <w:rPr>
              <w:spacing w:val="-5"/>
              <w:lang w:val="fr-FR"/>
            </w:rPr>
          </w:rPrChange>
        </w:rPr>
        <w:t xml:space="preserve"> </w:t>
      </w:r>
      <w:r w:rsidRPr="00F94CB9">
        <w:rPr>
          <w:sz w:val="28"/>
          <w:szCs w:val="28"/>
          <w:lang w:val="fr-FR"/>
          <w:rPrChange w:id="12049" w:author="Peng Luqi" w:date="2019-10-13T14:50:00Z">
            <w:rPr>
              <w:lang w:val="fr-FR"/>
            </w:rPr>
          </w:rPrChange>
        </w:rPr>
        <w:t>je</w:t>
      </w:r>
      <w:r w:rsidRPr="00F94CB9">
        <w:rPr>
          <w:spacing w:val="-5"/>
          <w:sz w:val="28"/>
          <w:szCs w:val="28"/>
          <w:lang w:val="fr-FR"/>
          <w:rPrChange w:id="12050" w:author="Peng Luqi" w:date="2019-10-13T14:50:00Z">
            <w:rPr>
              <w:spacing w:val="-5"/>
              <w:lang w:val="fr-FR"/>
            </w:rPr>
          </w:rPrChange>
        </w:rPr>
        <w:t xml:space="preserve"> </w:t>
      </w:r>
      <w:r w:rsidRPr="00F94CB9">
        <w:rPr>
          <w:sz w:val="28"/>
          <w:szCs w:val="28"/>
          <w:lang w:val="fr-FR"/>
          <w:rPrChange w:id="12051" w:author="Peng Luqi" w:date="2019-10-13T14:50:00Z">
            <w:rPr>
              <w:lang w:val="fr-FR"/>
            </w:rPr>
          </w:rPrChange>
        </w:rPr>
        <w:t>les</w:t>
      </w:r>
      <w:r w:rsidRPr="00F94CB9">
        <w:rPr>
          <w:spacing w:val="-5"/>
          <w:sz w:val="28"/>
          <w:szCs w:val="28"/>
          <w:lang w:val="fr-FR"/>
          <w:rPrChange w:id="12052" w:author="Peng Luqi" w:date="2019-10-13T14:50:00Z">
            <w:rPr>
              <w:spacing w:val="-5"/>
              <w:lang w:val="fr-FR"/>
            </w:rPr>
          </w:rPrChange>
        </w:rPr>
        <w:t xml:space="preserve"> </w:t>
      </w:r>
      <w:r w:rsidRPr="00F94CB9">
        <w:rPr>
          <w:sz w:val="28"/>
          <w:szCs w:val="28"/>
          <w:lang w:val="fr-FR"/>
          <w:rPrChange w:id="12053" w:author="Peng Luqi" w:date="2019-10-13T14:50:00Z">
            <w:rPr>
              <w:lang w:val="fr-FR"/>
            </w:rPr>
          </w:rPrChange>
        </w:rPr>
        <w:t>parcours</w:t>
      </w:r>
      <w:r w:rsidRPr="00F94CB9">
        <w:rPr>
          <w:spacing w:val="-7"/>
          <w:sz w:val="28"/>
          <w:szCs w:val="28"/>
          <w:lang w:val="fr-FR"/>
          <w:rPrChange w:id="12054" w:author="Peng Luqi" w:date="2019-10-13T14:50:00Z">
            <w:rPr>
              <w:spacing w:val="-7"/>
              <w:lang w:val="fr-FR"/>
            </w:rPr>
          </w:rPrChange>
        </w:rPr>
        <w:t xml:space="preserve"> </w:t>
      </w:r>
      <w:r w:rsidRPr="00F94CB9">
        <w:rPr>
          <w:sz w:val="28"/>
          <w:szCs w:val="28"/>
          <w:lang w:val="fr-FR"/>
          <w:rPrChange w:id="12055" w:author="Peng Luqi" w:date="2019-10-13T14:50:00Z">
            <w:rPr>
              <w:lang w:val="fr-FR"/>
            </w:rPr>
          </w:rPrChange>
        </w:rPr>
        <w:t>lorsque</w:t>
      </w:r>
      <w:r w:rsidRPr="00F94CB9">
        <w:rPr>
          <w:spacing w:val="-5"/>
          <w:sz w:val="28"/>
          <w:szCs w:val="28"/>
          <w:lang w:val="fr-FR"/>
          <w:rPrChange w:id="12056" w:author="Peng Luqi" w:date="2019-10-13T14:50:00Z">
            <w:rPr>
              <w:spacing w:val="-5"/>
              <w:lang w:val="fr-FR"/>
            </w:rPr>
          </w:rPrChange>
        </w:rPr>
        <w:t xml:space="preserve"> </w:t>
      </w:r>
      <w:r w:rsidRPr="00F94CB9">
        <w:rPr>
          <w:sz w:val="28"/>
          <w:szCs w:val="28"/>
          <w:lang w:val="fr-FR"/>
          <w:rPrChange w:id="12057" w:author="Peng Luqi" w:date="2019-10-13T14:50:00Z">
            <w:rPr>
              <w:lang w:val="fr-FR"/>
            </w:rPr>
          </w:rPrChange>
        </w:rPr>
        <w:t>j</w:t>
      </w:r>
      <w:del w:id="12058" w:author="Peng Luqi" w:date="2019-10-13T14:43:00Z">
        <w:r w:rsidRPr="00F94CB9" w:rsidDel="00EF666F">
          <w:rPr>
            <w:sz w:val="28"/>
            <w:szCs w:val="28"/>
            <w:lang w:val="fr-FR"/>
            <w:rPrChange w:id="12059" w:author="Peng Luqi" w:date="2019-10-13T14:50:00Z">
              <w:rPr>
                <w:lang w:val="fr-FR"/>
              </w:rPr>
            </w:rPrChange>
          </w:rPr>
          <w:delText>’</w:delText>
        </w:r>
      </w:del>
      <w:ins w:id="12060" w:author="Peng Luqi" w:date="2019-10-13T14:43:00Z">
        <w:r w:rsidR="00EF666F" w:rsidRPr="00F94CB9">
          <w:rPr>
            <w:sz w:val="28"/>
            <w:szCs w:val="28"/>
            <w:lang w:val="fr-FR"/>
            <w:rPrChange w:id="12061" w:author="Peng Luqi" w:date="2019-10-13T14:50:00Z">
              <w:rPr>
                <w:lang w:val="fr-FR"/>
              </w:rPr>
            </w:rPrChange>
          </w:rPr>
          <w:t>’</w:t>
        </w:r>
      </w:ins>
      <w:r w:rsidRPr="00F94CB9">
        <w:rPr>
          <w:sz w:val="28"/>
          <w:szCs w:val="28"/>
          <w:lang w:val="fr-FR"/>
          <w:rPrChange w:id="12062" w:author="Peng Luqi" w:date="2019-10-13T14:50:00Z">
            <w:rPr>
              <w:lang w:val="fr-FR"/>
            </w:rPr>
          </w:rPrChange>
        </w:rPr>
        <w:t>en</w:t>
      </w:r>
      <w:r w:rsidRPr="00F94CB9">
        <w:rPr>
          <w:spacing w:val="-5"/>
          <w:sz w:val="28"/>
          <w:szCs w:val="28"/>
          <w:lang w:val="fr-FR"/>
          <w:rPrChange w:id="12063" w:author="Peng Luqi" w:date="2019-10-13T14:50:00Z">
            <w:rPr>
              <w:spacing w:val="-5"/>
              <w:lang w:val="fr-FR"/>
            </w:rPr>
          </w:rPrChange>
        </w:rPr>
        <w:t xml:space="preserve"> </w:t>
      </w:r>
      <w:r w:rsidRPr="00F94CB9">
        <w:rPr>
          <w:sz w:val="28"/>
          <w:szCs w:val="28"/>
          <w:lang w:val="fr-FR"/>
          <w:rPrChange w:id="12064" w:author="Peng Luqi" w:date="2019-10-13T14:50:00Z">
            <w:rPr>
              <w:lang w:val="fr-FR"/>
            </w:rPr>
          </w:rPrChange>
        </w:rPr>
        <w:t>ai</w:t>
      </w:r>
      <w:r w:rsidRPr="00F94CB9">
        <w:rPr>
          <w:spacing w:val="-5"/>
          <w:sz w:val="28"/>
          <w:szCs w:val="28"/>
          <w:lang w:val="fr-FR"/>
          <w:rPrChange w:id="12065" w:author="Peng Luqi" w:date="2019-10-13T14:50:00Z">
            <w:rPr>
              <w:spacing w:val="-5"/>
              <w:lang w:val="fr-FR"/>
            </w:rPr>
          </w:rPrChange>
        </w:rPr>
        <w:t xml:space="preserve"> </w:t>
      </w:r>
      <w:r w:rsidRPr="00F94CB9">
        <w:rPr>
          <w:sz w:val="28"/>
          <w:szCs w:val="28"/>
          <w:lang w:val="fr-FR"/>
          <w:rPrChange w:id="12066" w:author="Peng Luqi" w:date="2019-10-13T14:50:00Z">
            <w:rPr>
              <w:lang w:val="fr-FR"/>
            </w:rPr>
          </w:rPrChange>
        </w:rPr>
        <w:t>le</w:t>
      </w:r>
      <w:r w:rsidRPr="00F94CB9">
        <w:rPr>
          <w:spacing w:val="-6"/>
          <w:sz w:val="28"/>
          <w:szCs w:val="28"/>
          <w:lang w:val="fr-FR"/>
          <w:rPrChange w:id="12067" w:author="Peng Luqi" w:date="2019-10-13T14:50:00Z">
            <w:rPr>
              <w:spacing w:val="-6"/>
              <w:lang w:val="fr-FR"/>
            </w:rPr>
          </w:rPrChange>
        </w:rPr>
        <w:t xml:space="preserve"> </w:t>
      </w:r>
      <w:r w:rsidRPr="00F94CB9">
        <w:rPr>
          <w:sz w:val="28"/>
          <w:szCs w:val="28"/>
          <w:lang w:val="fr-FR"/>
          <w:rPrChange w:id="12068" w:author="Peng Luqi" w:date="2019-10-13T14:50:00Z">
            <w:rPr>
              <w:lang w:val="fr-FR"/>
            </w:rPr>
          </w:rPrChange>
        </w:rPr>
        <w:t>temps.</w:t>
      </w:r>
      <w:r w:rsidRPr="00F94CB9">
        <w:rPr>
          <w:spacing w:val="-5"/>
          <w:sz w:val="28"/>
          <w:szCs w:val="28"/>
          <w:lang w:val="fr-FR"/>
          <w:rPrChange w:id="12069" w:author="Peng Luqi" w:date="2019-10-13T14:50:00Z">
            <w:rPr>
              <w:spacing w:val="-5"/>
              <w:lang w:val="fr-FR"/>
            </w:rPr>
          </w:rPrChange>
        </w:rPr>
        <w:t xml:space="preserve"> </w:t>
      </w:r>
      <w:r w:rsidRPr="00F94CB9">
        <w:rPr>
          <w:sz w:val="28"/>
          <w:szCs w:val="28"/>
          <w:lang w:val="fr-FR"/>
          <w:rPrChange w:id="12070" w:author="Peng Luqi" w:date="2019-10-13T14:50:00Z">
            <w:rPr>
              <w:lang w:val="fr-FR"/>
            </w:rPr>
          </w:rPrChange>
        </w:rPr>
        <w:t>Cependant,</w:t>
      </w:r>
      <w:r w:rsidRPr="00F94CB9">
        <w:rPr>
          <w:spacing w:val="-5"/>
          <w:sz w:val="28"/>
          <w:szCs w:val="28"/>
          <w:lang w:val="fr-FR"/>
          <w:rPrChange w:id="12071" w:author="Peng Luqi" w:date="2019-10-13T14:50:00Z">
            <w:rPr>
              <w:spacing w:val="-5"/>
              <w:lang w:val="fr-FR"/>
            </w:rPr>
          </w:rPrChange>
        </w:rPr>
        <w:t xml:space="preserve"> </w:t>
      </w:r>
      <w:r w:rsidRPr="00F94CB9">
        <w:rPr>
          <w:sz w:val="28"/>
          <w:szCs w:val="28"/>
          <w:lang w:val="fr-FR"/>
          <w:rPrChange w:id="12072" w:author="Peng Luqi" w:date="2019-10-13T14:50:00Z">
            <w:rPr>
              <w:lang w:val="fr-FR"/>
            </w:rPr>
          </w:rPrChange>
        </w:rPr>
        <w:t>la plupart des gens ont peut-être mal compris le point de</w:t>
      </w:r>
      <w:r w:rsidRPr="00F94CB9">
        <w:rPr>
          <w:spacing w:val="-14"/>
          <w:sz w:val="28"/>
          <w:szCs w:val="28"/>
          <w:lang w:val="fr-FR"/>
          <w:rPrChange w:id="12073" w:author="Peng Luqi" w:date="2019-10-13T14:50:00Z">
            <w:rPr>
              <w:spacing w:val="-14"/>
              <w:lang w:val="fr-FR"/>
            </w:rPr>
          </w:rPrChange>
        </w:rPr>
        <w:t xml:space="preserve"> </w:t>
      </w:r>
      <w:r w:rsidRPr="00F94CB9">
        <w:rPr>
          <w:sz w:val="28"/>
          <w:szCs w:val="28"/>
          <w:lang w:val="fr-FR"/>
          <w:rPrChange w:id="12074" w:author="Peng Luqi" w:date="2019-10-13T14:50:00Z">
            <w:rPr>
              <w:lang w:val="fr-FR"/>
            </w:rPr>
          </w:rPrChange>
        </w:rPr>
        <w:t>Buffett.</w:t>
      </w:r>
    </w:p>
    <w:p w:rsidR="002A2E97" w:rsidRDefault="002A2E97" w:rsidP="00CB23F4">
      <w:pPr>
        <w:ind w:left="170" w:right="170"/>
        <w:jc w:val="both"/>
        <w:rPr>
          <w:ins w:id="12075" w:author="Peng Luqi" w:date="2019-10-13T23:01:00Z"/>
          <w:sz w:val="28"/>
          <w:szCs w:val="28"/>
          <w:lang w:val="fr-FR"/>
        </w:rPr>
      </w:pPr>
    </w:p>
    <w:p w:rsidR="002A2E97" w:rsidRPr="00F94CB9" w:rsidDel="002A2E97" w:rsidRDefault="002A2E97">
      <w:pPr>
        <w:ind w:left="170" w:right="170"/>
        <w:jc w:val="both"/>
        <w:rPr>
          <w:del w:id="12076" w:author="Peng Luqi" w:date="2019-10-13T23:01:00Z"/>
          <w:sz w:val="28"/>
          <w:szCs w:val="28"/>
          <w:lang w:val="fr-FR"/>
          <w:rPrChange w:id="12077" w:author="Peng Luqi" w:date="2019-10-13T14:50:00Z">
            <w:rPr>
              <w:del w:id="12078" w:author="Peng Luqi" w:date="2019-10-13T23:01:00Z"/>
              <w:lang w:val="fr-FR"/>
            </w:rPr>
          </w:rPrChange>
        </w:rPr>
        <w:pPrChange w:id="12079" w:author="Peng Luqi" w:date="2019-10-13T14:20:00Z">
          <w:pPr>
            <w:ind w:left="130" w:right="184"/>
            <w:jc w:val="both"/>
          </w:pPr>
        </w:pPrChange>
      </w:pPr>
    </w:p>
    <w:p w:rsidR="00000000" w:rsidRDefault="0010589D">
      <w:pPr>
        <w:ind w:left="170" w:right="170"/>
        <w:jc w:val="both"/>
        <w:rPr>
          <w:del w:id="12080" w:author="Peng Luqi" w:date="2019-10-13T23:01:00Z"/>
          <w:sz w:val="28"/>
          <w:szCs w:val="28"/>
          <w:lang w:val="fr-FR"/>
          <w:rPrChange w:id="12081" w:author="Peng Luqi" w:date="2019-10-13T14:50:00Z">
            <w:rPr>
              <w:del w:id="12082" w:author="Peng Luqi" w:date="2019-10-13T23:01:00Z"/>
              <w:lang w:val="fr-FR"/>
            </w:rPr>
          </w:rPrChange>
        </w:rPr>
        <w:sectPr w:rsidR="00000000">
          <w:pgSz w:w="11910" w:h="16840"/>
          <w:pgMar w:top="1380" w:right="1240" w:bottom="280" w:left="1320" w:header="720" w:footer="720" w:gutter="0"/>
          <w:cols w:space="720"/>
        </w:sectPr>
        <w:pPrChange w:id="12083" w:author="Peng Luqi" w:date="2019-10-13T14:20:00Z">
          <w:pPr>
            <w:jc w:val="both"/>
          </w:pPr>
        </w:pPrChange>
      </w:pPr>
    </w:p>
    <w:p w:rsidR="002B38DF" w:rsidRPr="00F94CB9" w:rsidRDefault="00716360">
      <w:pPr>
        <w:ind w:left="170" w:right="170"/>
        <w:jc w:val="both"/>
        <w:rPr>
          <w:sz w:val="28"/>
          <w:szCs w:val="28"/>
          <w:lang w:val="fr-FR"/>
          <w:rPrChange w:id="12084" w:author="Peng Luqi" w:date="2019-10-13T14:50:00Z">
            <w:rPr>
              <w:lang w:val="fr-FR"/>
            </w:rPr>
          </w:rPrChange>
        </w:rPr>
        <w:pPrChange w:id="12085" w:author="Peng Luqi" w:date="2019-10-13T14:20:00Z">
          <w:pPr>
            <w:spacing w:before="68"/>
            <w:ind w:left="130"/>
          </w:pPr>
        </w:pPrChange>
      </w:pPr>
      <w:r w:rsidRPr="00F94CB9">
        <w:rPr>
          <w:sz w:val="28"/>
          <w:szCs w:val="28"/>
          <w:lang w:val="fr-FR"/>
          <w:rPrChange w:id="12086" w:author="Peng Luqi" w:date="2019-10-13T14:50:00Z">
            <w:rPr>
              <w:lang w:val="fr-FR"/>
            </w:rPr>
          </w:rPrChange>
        </w:rPr>
        <w:t>Parce que la plupart des gens ne prêtent pas attention au point important :</w:t>
      </w:r>
    </w:p>
    <w:p w:rsidR="002B38DF" w:rsidRPr="00F94CB9" w:rsidRDefault="002B38DF">
      <w:pPr>
        <w:pStyle w:val="a3"/>
        <w:ind w:left="170" w:right="170"/>
        <w:jc w:val="both"/>
        <w:rPr>
          <w:lang w:val="fr-FR"/>
          <w:rPrChange w:id="12087" w:author="Peng Luqi" w:date="2019-10-13T14:50:00Z">
            <w:rPr>
              <w:sz w:val="21"/>
              <w:lang w:val="fr-FR"/>
            </w:rPr>
          </w:rPrChange>
        </w:rPr>
        <w:pPrChange w:id="12088" w:author="Peng Luqi" w:date="2019-10-13T14:20:00Z">
          <w:pPr>
            <w:pStyle w:val="a3"/>
            <w:spacing w:before="9"/>
          </w:pPr>
        </w:pPrChange>
      </w:pPr>
    </w:p>
    <w:p w:rsidR="002B38DF" w:rsidRPr="00F94CB9" w:rsidRDefault="00716360">
      <w:pPr>
        <w:pStyle w:val="a3"/>
        <w:ind w:left="720" w:right="720"/>
        <w:jc w:val="both"/>
        <w:rPr>
          <w:lang w:val="fr-FR"/>
          <w:rPrChange w:id="12089" w:author="Peng Luqi" w:date="2019-10-13T14:50:00Z">
            <w:rPr>
              <w:lang w:val="fr-FR"/>
            </w:rPr>
          </w:rPrChange>
        </w:rPr>
        <w:pPrChange w:id="12090" w:author="Peng Luqi" w:date="2019-10-13T23:01:00Z">
          <w:pPr>
            <w:spacing w:before="1"/>
            <w:ind w:left="130" w:right="184"/>
            <w:jc w:val="both"/>
          </w:pPr>
        </w:pPrChange>
      </w:pPr>
      <w:r w:rsidRPr="00F94CB9">
        <w:rPr>
          <w:lang w:val="fr-FR"/>
          <w:rPrChange w:id="12091" w:author="Peng Luqi" w:date="2019-10-13T14:50:00Z">
            <w:rPr>
              <w:lang w:val="fr-FR"/>
            </w:rPr>
          </w:rPrChange>
        </w:rPr>
        <w:t>L</w:t>
      </w:r>
      <w:del w:id="12092" w:author="Peng Luqi" w:date="2019-10-13T14:43:00Z">
        <w:r w:rsidRPr="00F94CB9" w:rsidDel="00EF666F">
          <w:rPr>
            <w:lang w:val="fr-FR"/>
            <w:rPrChange w:id="12093" w:author="Peng Luqi" w:date="2019-10-13T14:50:00Z">
              <w:rPr>
                <w:lang w:val="fr-FR"/>
              </w:rPr>
            </w:rPrChange>
          </w:rPr>
          <w:delText>’</w:delText>
        </w:r>
      </w:del>
      <w:ins w:id="12094" w:author="Peng Luqi" w:date="2019-10-13T14:43:00Z">
        <w:r w:rsidR="00EF666F" w:rsidRPr="00F94CB9">
          <w:rPr>
            <w:lang w:val="fr-FR"/>
            <w:rPrChange w:id="12095" w:author="Peng Luqi" w:date="2019-10-13T14:50:00Z">
              <w:rPr>
                <w:lang w:val="fr-FR"/>
              </w:rPr>
            </w:rPrChange>
          </w:rPr>
          <w:t>’</w:t>
        </w:r>
      </w:ins>
      <w:r w:rsidRPr="00F94CB9">
        <w:rPr>
          <w:lang w:val="fr-FR"/>
          <w:rPrChange w:id="12096" w:author="Peng Luqi" w:date="2019-10-13T14:50:00Z">
            <w:rPr>
              <w:lang w:val="fr-FR"/>
            </w:rPr>
          </w:rPrChange>
        </w:rPr>
        <w:t>argent</w:t>
      </w:r>
      <w:r w:rsidRPr="002A2E97">
        <w:rPr>
          <w:lang w:val="fr-FR"/>
          <w:rPrChange w:id="12097" w:author="Peng Luqi" w:date="2019-10-13T23:01:00Z">
            <w:rPr>
              <w:spacing w:val="-10"/>
              <w:lang w:val="fr-FR"/>
            </w:rPr>
          </w:rPrChange>
        </w:rPr>
        <w:t xml:space="preserve"> </w:t>
      </w:r>
      <w:r w:rsidRPr="00F94CB9">
        <w:rPr>
          <w:lang w:val="fr-FR"/>
          <w:rPrChange w:id="12098" w:author="Peng Luqi" w:date="2019-10-13T14:50:00Z">
            <w:rPr>
              <w:lang w:val="fr-FR"/>
            </w:rPr>
          </w:rPrChange>
        </w:rPr>
        <w:t>que</w:t>
      </w:r>
      <w:r w:rsidRPr="002A2E97">
        <w:rPr>
          <w:lang w:val="fr-FR"/>
          <w:rPrChange w:id="12099" w:author="Peng Luqi" w:date="2019-10-13T23:01:00Z">
            <w:rPr>
              <w:spacing w:val="-9"/>
              <w:lang w:val="fr-FR"/>
            </w:rPr>
          </w:rPrChange>
        </w:rPr>
        <w:t xml:space="preserve"> </w:t>
      </w:r>
      <w:r w:rsidRPr="00F94CB9">
        <w:rPr>
          <w:lang w:val="fr-FR"/>
          <w:rPrChange w:id="12100" w:author="Peng Luqi" w:date="2019-10-13T14:50:00Z">
            <w:rPr>
              <w:lang w:val="fr-FR"/>
            </w:rPr>
          </w:rPrChange>
        </w:rPr>
        <w:t>Buffett</w:t>
      </w:r>
      <w:r w:rsidRPr="002A2E97">
        <w:rPr>
          <w:lang w:val="fr-FR"/>
          <w:rPrChange w:id="12101" w:author="Peng Luqi" w:date="2019-10-13T23:01:00Z">
            <w:rPr>
              <w:spacing w:val="-9"/>
              <w:lang w:val="fr-FR"/>
            </w:rPr>
          </w:rPrChange>
        </w:rPr>
        <w:t xml:space="preserve"> </w:t>
      </w:r>
      <w:r w:rsidRPr="00F94CB9">
        <w:rPr>
          <w:lang w:val="fr-FR"/>
          <w:rPrChange w:id="12102" w:author="Peng Luqi" w:date="2019-10-13T14:50:00Z">
            <w:rPr>
              <w:lang w:val="fr-FR"/>
            </w:rPr>
          </w:rPrChange>
        </w:rPr>
        <w:t>peut</w:t>
      </w:r>
      <w:r w:rsidRPr="002A2E97">
        <w:rPr>
          <w:lang w:val="fr-FR"/>
          <w:rPrChange w:id="12103" w:author="Peng Luqi" w:date="2019-10-13T23:01:00Z">
            <w:rPr>
              <w:spacing w:val="-9"/>
              <w:lang w:val="fr-FR"/>
            </w:rPr>
          </w:rPrChange>
        </w:rPr>
        <w:t xml:space="preserve"> </w:t>
      </w:r>
      <w:r w:rsidRPr="00F94CB9">
        <w:rPr>
          <w:lang w:val="fr-FR"/>
          <w:rPrChange w:id="12104" w:author="Peng Luqi" w:date="2019-10-13T14:50:00Z">
            <w:rPr>
              <w:lang w:val="fr-FR"/>
            </w:rPr>
          </w:rPrChange>
        </w:rPr>
        <w:t>investir</w:t>
      </w:r>
      <w:r w:rsidRPr="002A2E97">
        <w:rPr>
          <w:lang w:val="fr-FR"/>
          <w:rPrChange w:id="12105" w:author="Peng Luqi" w:date="2019-10-13T23:01:00Z">
            <w:rPr>
              <w:spacing w:val="-8"/>
              <w:lang w:val="fr-FR"/>
            </w:rPr>
          </w:rPrChange>
        </w:rPr>
        <w:t xml:space="preserve"> </w:t>
      </w:r>
      <w:r w:rsidRPr="00F94CB9">
        <w:rPr>
          <w:lang w:val="fr-FR"/>
          <w:rPrChange w:id="12106" w:author="Peng Luqi" w:date="2019-10-13T14:50:00Z">
            <w:rPr>
              <w:lang w:val="fr-FR"/>
            </w:rPr>
          </w:rPrChange>
        </w:rPr>
        <w:t>dans</w:t>
      </w:r>
      <w:r w:rsidRPr="002A2E97">
        <w:rPr>
          <w:lang w:val="fr-FR"/>
          <w:rPrChange w:id="12107" w:author="Peng Luqi" w:date="2019-10-13T23:01:00Z">
            <w:rPr>
              <w:spacing w:val="-10"/>
              <w:lang w:val="fr-FR"/>
            </w:rPr>
          </w:rPrChange>
        </w:rPr>
        <w:t xml:space="preserve"> </w:t>
      </w:r>
      <w:r w:rsidRPr="00F94CB9">
        <w:rPr>
          <w:lang w:val="fr-FR"/>
          <w:rPrChange w:id="12108" w:author="Peng Luqi" w:date="2019-10-13T14:50:00Z">
            <w:rPr>
              <w:lang w:val="fr-FR"/>
            </w:rPr>
          </w:rPrChange>
        </w:rPr>
        <w:t>l</w:t>
      </w:r>
      <w:del w:id="12109" w:author="Peng Luqi" w:date="2019-10-13T14:43:00Z">
        <w:r w:rsidRPr="00F94CB9" w:rsidDel="00EF666F">
          <w:rPr>
            <w:lang w:val="fr-FR"/>
            <w:rPrChange w:id="12110" w:author="Peng Luqi" w:date="2019-10-13T14:50:00Z">
              <w:rPr>
                <w:lang w:val="fr-FR"/>
              </w:rPr>
            </w:rPrChange>
          </w:rPr>
          <w:delText>’</w:delText>
        </w:r>
      </w:del>
      <w:ins w:id="12111" w:author="Peng Luqi" w:date="2019-10-13T14:43:00Z">
        <w:r w:rsidR="00EF666F" w:rsidRPr="00F94CB9">
          <w:rPr>
            <w:lang w:val="fr-FR"/>
            <w:rPrChange w:id="12112" w:author="Peng Luqi" w:date="2019-10-13T14:50:00Z">
              <w:rPr>
                <w:lang w:val="fr-FR"/>
              </w:rPr>
            </w:rPrChange>
          </w:rPr>
          <w:t>’</w:t>
        </w:r>
      </w:ins>
      <w:r w:rsidRPr="00F94CB9">
        <w:rPr>
          <w:lang w:val="fr-FR"/>
          <w:rPrChange w:id="12113" w:author="Peng Luqi" w:date="2019-10-13T14:50:00Z">
            <w:rPr>
              <w:lang w:val="fr-FR"/>
            </w:rPr>
          </w:rPrChange>
        </w:rPr>
        <w:t>immédiat</w:t>
      </w:r>
      <w:r w:rsidRPr="002A2E97">
        <w:rPr>
          <w:lang w:val="fr-FR"/>
          <w:rPrChange w:id="12114" w:author="Peng Luqi" w:date="2019-10-13T23:01:00Z">
            <w:rPr>
              <w:spacing w:val="-8"/>
              <w:lang w:val="fr-FR"/>
            </w:rPr>
          </w:rPrChange>
        </w:rPr>
        <w:t xml:space="preserve"> </w:t>
      </w:r>
      <w:r w:rsidRPr="00F94CB9">
        <w:rPr>
          <w:lang w:val="fr-FR"/>
          <w:rPrChange w:id="12115" w:author="Peng Luqi" w:date="2019-10-13T14:50:00Z">
            <w:rPr>
              <w:lang w:val="fr-FR"/>
            </w:rPr>
          </w:rPrChange>
        </w:rPr>
        <w:t>est</w:t>
      </w:r>
      <w:r w:rsidRPr="002A2E97">
        <w:rPr>
          <w:lang w:val="fr-FR"/>
          <w:rPrChange w:id="12116" w:author="Peng Luqi" w:date="2019-10-13T23:01:00Z">
            <w:rPr>
              <w:spacing w:val="-9"/>
              <w:lang w:val="fr-FR"/>
            </w:rPr>
          </w:rPrChange>
        </w:rPr>
        <w:t xml:space="preserve"> </w:t>
      </w:r>
      <w:r w:rsidRPr="00F94CB9">
        <w:rPr>
          <w:lang w:val="fr-FR"/>
          <w:rPrChange w:id="12117" w:author="Peng Luqi" w:date="2019-10-13T14:50:00Z">
            <w:rPr>
              <w:lang w:val="fr-FR"/>
            </w:rPr>
          </w:rPrChange>
        </w:rPr>
        <w:t>nul,</w:t>
      </w:r>
      <w:r w:rsidRPr="002A2E97">
        <w:rPr>
          <w:lang w:val="fr-FR"/>
          <w:rPrChange w:id="12118" w:author="Peng Luqi" w:date="2019-10-13T23:01:00Z">
            <w:rPr>
              <w:spacing w:val="-9"/>
              <w:lang w:val="fr-FR"/>
            </w:rPr>
          </w:rPrChange>
        </w:rPr>
        <w:t xml:space="preserve"> </w:t>
      </w:r>
      <w:r w:rsidRPr="00F94CB9">
        <w:rPr>
          <w:lang w:val="fr-FR"/>
          <w:rPrChange w:id="12119" w:author="Peng Luqi" w:date="2019-10-13T14:50:00Z">
            <w:rPr>
              <w:lang w:val="fr-FR"/>
            </w:rPr>
          </w:rPrChange>
        </w:rPr>
        <w:t>voire</w:t>
      </w:r>
      <w:r w:rsidRPr="002A2E97">
        <w:rPr>
          <w:lang w:val="fr-FR"/>
          <w:rPrChange w:id="12120" w:author="Peng Luqi" w:date="2019-10-13T23:01:00Z">
            <w:rPr>
              <w:spacing w:val="-9"/>
              <w:lang w:val="fr-FR"/>
            </w:rPr>
          </w:rPrChange>
        </w:rPr>
        <w:t xml:space="preserve"> </w:t>
      </w:r>
      <w:r w:rsidRPr="00F94CB9">
        <w:rPr>
          <w:lang w:val="fr-FR"/>
          <w:rPrChange w:id="12121" w:author="Peng Luqi" w:date="2019-10-13T14:50:00Z">
            <w:rPr>
              <w:lang w:val="fr-FR"/>
            </w:rPr>
          </w:rPrChange>
        </w:rPr>
        <w:t>négatif</w:t>
      </w:r>
      <w:r w:rsidRPr="002A2E97">
        <w:rPr>
          <w:lang w:val="fr-FR"/>
          <w:rPrChange w:id="12122" w:author="Peng Luqi" w:date="2019-10-13T23:01:00Z">
            <w:rPr>
              <w:spacing w:val="-4"/>
              <w:lang w:val="fr-FR"/>
            </w:rPr>
          </w:rPrChange>
        </w:rPr>
        <w:t xml:space="preserve"> </w:t>
      </w:r>
      <w:r w:rsidRPr="00F94CB9">
        <w:rPr>
          <w:lang w:val="fr-FR"/>
          <w:rPrChange w:id="12123" w:author="Peng Luqi" w:date="2019-10-13T14:50:00Z">
            <w:rPr>
              <w:lang w:val="fr-FR"/>
            </w:rPr>
          </w:rPrChange>
        </w:rPr>
        <w:t>!</w:t>
      </w:r>
      <w:r w:rsidRPr="002A2E97">
        <w:rPr>
          <w:lang w:val="fr-FR"/>
          <w:rPrChange w:id="12124" w:author="Peng Luqi" w:date="2019-10-13T23:01:00Z">
            <w:rPr>
              <w:spacing w:val="-9"/>
              <w:lang w:val="fr-FR"/>
            </w:rPr>
          </w:rPrChange>
        </w:rPr>
        <w:t xml:space="preserve"> </w:t>
      </w:r>
      <w:r w:rsidRPr="00F94CB9">
        <w:rPr>
          <w:lang w:val="fr-FR"/>
          <w:rPrChange w:id="12125" w:author="Peng Luqi" w:date="2019-10-13T14:50:00Z">
            <w:rPr>
              <w:lang w:val="fr-FR"/>
            </w:rPr>
          </w:rPrChange>
        </w:rPr>
        <w:t>Parce</w:t>
      </w:r>
      <w:r w:rsidRPr="002A2E97">
        <w:rPr>
          <w:lang w:val="fr-FR"/>
          <w:rPrChange w:id="12126" w:author="Peng Luqi" w:date="2019-10-13T23:01:00Z">
            <w:rPr>
              <w:spacing w:val="-9"/>
              <w:lang w:val="fr-FR"/>
            </w:rPr>
          </w:rPrChange>
        </w:rPr>
        <w:t xml:space="preserve"> </w:t>
      </w:r>
      <w:r w:rsidRPr="00F94CB9">
        <w:rPr>
          <w:lang w:val="fr-FR"/>
          <w:rPrChange w:id="12127" w:author="Peng Luqi" w:date="2019-10-13T14:50:00Z">
            <w:rPr>
              <w:lang w:val="fr-FR"/>
            </w:rPr>
          </w:rPrChange>
        </w:rPr>
        <w:t>que</w:t>
      </w:r>
      <w:r w:rsidRPr="002A2E97">
        <w:rPr>
          <w:lang w:val="fr-FR"/>
          <w:rPrChange w:id="12128" w:author="Peng Luqi" w:date="2019-10-13T23:01:00Z">
            <w:rPr>
              <w:spacing w:val="-9"/>
              <w:lang w:val="fr-FR"/>
            </w:rPr>
          </w:rPrChange>
        </w:rPr>
        <w:t xml:space="preserve"> </w:t>
      </w:r>
      <w:r w:rsidRPr="00F94CB9">
        <w:rPr>
          <w:lang w:val="fr-FR"/>
          <w:rPrChange w:id="12129" w:author="Peng Luqi" w:date="2019-10-13T14:50:00Z">
            <w:rPr>
              <w:lang w:val="fr-FR"/>
            </w:rPr>
          </w:rPrChange>
        </w:rPr>
        <w:t>la</w:t>
      </w:r>
      <w:r w:rsidRPr="002A2E97">
        <w:rPr>
          <w:lang w:val="fr-FR"/>
          <w:rPrChange w:id="12130" w:author="Peng Luqi" w:date="2019-10-13T23:01:00Z">
            <w:rPr>
              <w:spacing w:val="-10"/>
              <w:lang w:val="fr-FR"/>
            </w:rPr>
          </w:rPrChange>
        </w:rPr>
        <w:t xml:space="preserve"> </w:t>
      </w:r>
      <w:r w:rsidRPr="00F94CB9">
        <w:rPr>
          <w:lang w:val="fr-FR"/>
          <w:rPrChange w:id="12131" w:author="Peng Luqi" w:date="2019-10-13T14:50:00Z">
            <w:rPr>
              <w:lang w:val="fr-FR"/>
            </w:rPr>
          </w:rPrChange>
        </w:rPr>
        <w:t>plupart</w:t>
      </w:r>
      <w:r w:rsidRPr="002A2E97">
        <w:rPr>
          <w:lang w:val="fr-FR"/>
          <w:rPrChange w:id="12132" w:author="Peng Luqi" w:date="2019-10-13T23:01:00Z">
            <w:rPr>
              <w:spacing w:val="-9"/>
              <w:lang w:val="fr-FR"/>
            </w:rPr>
          </w:rPrChange>
        </w:rPr>
        <w:t xml:space="preserve"> </w:t>
      </w:r>
      <w:r w:rsidRPr="00F94CB9">
        <w:rPr>
          <w:lang w:val="fr-FR"/>
          <w:rPrChange w:id="12133" w:author="Peng Luqi" w:date="2019-10-13T14:50:00Z">
            <w:rPr>
              <w:lang w:val="fr-FR"/>
            </w:rPr>
          </w:rPrChange>
        </w:rPr>
        <w:t>des</w:t>
      </w:r>
      <w:r w:rsidRPr="002A2E97">
        <w:rPr>
          <w:lang w:val="fr-FR"/>
          <w:rPrChange w:id="12134" w:author="Peng Luqi" w:date="2019-10-13T23:01:00Z">
            <w:rPr>
              <w:spacing w:val="-9"/>
              <w:lang w:val="fr-FR"/>
            </w:rPr>
          </w:rPrChange>
        </w:rPr>
        <w:t xml:space="preserve"> </w:t>
      </w:r>
      <w:r w:rsidRPr="00F94CB9">
        <w:rPr>
          <w:lang w:val="fr-FR"/>
          <w:rPrChange w:id="12135" w:author="Peng Luqi" w:date="2019-10-13T14:50:00Z">
            <w:rPr>
              <w:lang w:val="fr-FR"/>
            </w:rPr>
          </w:rPrChange>
        </w:rPr>
        <w:t>fonds proviennent de sa propre compagnie d</w:t>
      </w:r>
      <w:del w:id="12136" w:author="Peng Luqi" w:date="2019-10-13T14:43:00Z">
        <w:r w:rsidRPr="00F94CB9" w:rsidDel="00EF666F">
          <w:rPr>
            <w:lang w:val="fr-FR"/>
            <w:rPrChange w:id="12137" w:author="Peng Luqi" w:date="2019-10-13T14:50:00Z">
              <w:rPr>
                <w:lang w:val="fr-FR"/>
              </w:rPr>
            </w:rPrChange>
          </w:rPr>
          <w:delText>’</w:delText>
        </w:r>
      </w:del>
      <w:ins w:id="12138" w:author="Peng Luqi" w:date="2019-10-13T14:43:00Z">
        <w:r w:rsidR="00EF666F" w:rsidRPr="00F94CB9">
          <w:rPr>
            <w:lang w:val="fr-FR"/>
            <w:rPrChange w:id="12139" w:author="Peng Luqi" w:date="2019-10-13T14:50:00Z">
              <w:rPr>
                <w:lang w:val="fr-FR"/>
              </w:rPr>
            </w:rPrChange>
          </w:rPr>
          <w:t>’</w:t>
        </w:r>
      </w:ins>
      <w:r w:rsidRPr="00F94CB9">
        <w:rPr>
          <w:lang w:val="fr-FR"/>
          <w:rPrChange w:id="12140" w:author="Peng Luqi" w:date="2019-10-13T14:50:00Z">
            <w:rPr>
              <w:lang w:val="fr-FR"/>
            </w:rPr>
          </w:rPrChange>
        </w:rPr>
        <w:t>assurance. Il n</w:t>
      </w:r>
      <w:del w:id="12141" w:author="Peng Luqi" w:date="2019-10-13T14:43:00Z">
        <w:r w:rsidRPr="00F94CB9" w:rsidDel="00EF666F">
          <w:rPr>
            <w:lang w:val="fr-FR"/>
            <w:rPrChange w:id="12142" w:author="Peng Luqi" w:date="2019-10-13T14:50:00Z">
              <w:rPr>
                <w:lang w:val="fr-FR"/>
              </w:rPr>
            </w:rPrChange>
          </w:rPr>
          <w:delText>’</w:delText>
        </w:r>
      </w:del>
      <w:ins w:id="12143" w:author="Peng Luqi" w:date="2019-10-13T14:43:00Z">
        <w:r w:rsidR="00EF666F" w:rsidRPr="00F94CB9">
          <w:rPr>
            <w:lang w:val="fr-FR"/>
            <w:rPrChange w:id="12144" w:author="Peng Luqi" w:date="2019-10-13T14:50:00Z">
              <w:rPr>
                <w:lang w:val="fr-FR"/>
              </w:rPr>
            </w:rPrChange>
          </w:rPr>
          <w:t>’</w:t>
        </w:r>
      </w:ins>
      <w:r w:rsidRPr="00F94CB9">
        <w:rPr>
          <w:lang w:val="fr-FR"/>
          <w:rPrChange w:id="12145" w:author="Peng Luqi" w:date="2019-10-13T14:50:00Z">
            <w:rPr>
              <w:lang w:val="fr-FR"/>
            </w:rPr>
          </w:rPrChange>
        </w:rPr>
        <w:t>a donc presque aucune limite de temps</w:t>
      </w:r>
      <w:r w:rsidRPr="002A2E97">
        <w:rPr>
          <w:lang w:val="fr-FR"/>
          <w:rPrChange w:id="12146" w:author="Peng Luqi" w:date="2019-10-13T23:01:00Z">
            <w:rPr>
              <w:spacing w:val="-32"/>
              <w:lang w:val="fr-FR"/>
            </w:rPr>
          </w:rPrChange>
        </w:rPr>
        <w:t xml:space="preserve"> </w:t>
      </w:r>
      <w:r w:rsidRPr="00F94CB9">
        <w:rPr>
          <w:lang w:val="fr-FR"/>
          <w:rPrChange w:id="12147" w:author="Peng Luqi" w:date="2019-10-13T14:50:00Z">
            <w:rPr>
              <w:lang w:val="fr-FR"/>
            </w:rPr>
          </w:rPrChange>
        </w:rPr>
        <w:t>!</w:t>
      </w:r>
    </w:p>
    <w:p w:rsidR="002B38DF" w:rsidRPr="00F94CB9" w:rsidRDefault="002B38DF">
      <w:pPr>
        <w:pStyle w:val="a3"/>
        <w:ind w:left="170" w:right="170"/>
        <w:jc w:val="both"/>
        <w:rPr>
          <w:lang w:val="fr-FR"/>
          <w:rPrChange w:id="12148" w:author="Peng Luqi" w:date="2019-10-13T14:50:00Z">
            <w:rPr>
              <w:sz w:val="24"/>
              <w:lang w:val="fr-FR"/>
            </w:rPr>
          </w:rPrChange>
        </w:rPr>
        <w:pPrChange w:id="12149" w:author="Peng Luqi" w:date="2019-10-13T14:20:00Z">
          <w:pPr>
            <w:pStyle w:val="a3"/>
            <w:spacing w:before="9"/>
          </w:pPr>
        </w:pPrChange>
      </w:pPr>
    </w:p>
    <w:p w:rsidR="002B38DF" w:rsidRPr="00F94CB9" w:rsidRDefault="00716360">
      <w:pPr>
        <w:ind w:left="170" w:right="170"/>
        <w:jc w:val="both"/>
        <w:rPr>
          <w:sz w:val="28"/>
          <w:szCs w:val="28"/>
          <w:lang w:val="fr-FR"/>
          <w:rPrChange w:id="12150" w:author="Peng Luqi" w:date="2019-10-13T14:50:00Z">
            <w:rPr>
              <w:lang w:val="fr-FR"/>
            </w:rPr>
          </w:rPrChange>
        </w:rPr>
        <w:pPrChange w:id="12151" w:author="Peng Luqi" w:date="2019-10-13T14:20:00Z">
          <w:pPr>
            <w:spacing w:before="1" w:line="285" w:lineRule="auto"/>
            <w:ind w:left="130" w:right="182"/>
            <w:jc w:val="both"/>
          </w:pPr>
        </w:pPrChange>
      </w:pPr>
      <w:r w:rsidRPr="00F94CB9">
        <w:rPr>
          <w:sz w:val="28"/>
          <w:szCs w:val="28"/>
          <w:lang w:val="fr-FR"/>
          <w:rPrChange w:id="12152" w:author="Peng Luqi" w:date="2019-10-13T14:50:00Z">
            <w:rPr>
              <w:lang w:val="fr-FR"/>
            </w:rPr>
          </w:rPrChange>
        </w:rPr>
        <w:t>Dans les livres d</w:t>
      </w:r>
      <w:del w:id="12153" w:author="Peng Luqi" w:date="2019-10-13T14:43:00Z">
        <w:r w:rsidRPr="00F94CB9" w:rsidDel="00EF666F">
          <w:rPr>
            <w:sz w:val="28"/>
            <w:szCs w:val="28"/>
            <w:lang w:val="fr-FR"/>
            <w:rPrChange w:id="12154" w:author="Peng Luqi" w:date="2019-10-13T14:50:00Z">
              <w:rPr>
                <w:lang w:val="fr-FR"/>
              </w:rPr>
            </w:rPrChange>
          </w:rPr>
          <w:delText>’</w:delText>
        </w:r>
      </w:del>
      <w:ins w:id="12155" w:author="Peng Luqi" w:date="2019-10-13T14:43:00Z">
        <w:r w:rsidR="00EF666F" w:rsidRPr="00F94CB9">
          <w:rPr>
            <w:sz w:val="28"/>
            <w:szCs w:val="28"/>
            <w:lang w:val="fr-FR"/>
            <w:rPrChange w:id="12156" w:author="Peng Luqi" w:date="2019-10-13T14:50:00Z">
              <w:rPr>
                <w:lang w:val="fr-FR"/>
              </w:rPr>
            </w:rPrChange>
          </w:rPr>
          <w:t>’</w:t>
        </w:r>
      </w:ins>
      <w:r w:rsidRPr="00F94CB9">
        <w:rPr>
          <w:sz w:val="28"/>
          <w:szCs w:val="28"/>
          <w:lang w:val="fr-FR"/>
          <w:rPrChange w:id="12157" w:author="Peng Luqi" w:date="2019-10-13T14:50:00Z">
            <w:rPr>
              <w:lang w:val="fr-FR"/>
            </w:rPr>
          </w:rPrChange>
        </w:rPr>
        <w:t>investissement, lorsque les gens citent les idées, les principes ou la philosophie de Buffett,</w:t>
      </w:r>
      <w:r w:rsidRPr="00F94CB9">
        <w:rPr>
          <w:spacing w:val="-7"/>
          <w:sz w:val="28"/>
          <w:szCs w:val="28"/>
          <w:lang w:val="fr-FR"/>
          <w:rPrChange w:id="12158" w:author="Peng Luqi" w:date="2019-10-13T14:50:00Z">
            <w:rPr>
              <w:spacing w:val="-7"/>
              <w:lang w:val="fr-FR"/>
            </w:rPr>
          </w:rPrChange>
        </w:rPr>
        <w:t xml:space="preserve"> </w:t>
      </w:r>
      <w:r w:rsidRPr="00F94CB9">
        <w:rPr>
          <w:sz w:val="28"/>
          <w:szCs w:val="28"/>
          <w:lang w:val="fr-FR"/>
          <w:rPrChange w:id="12159" w:author="Peng Luqi" w:date="2019-10-13T14:50:00Z">
            <w:rPr>
              <w:lang w:val="fr-FR"/>
            </w:rPr>
          </w:rPrChange>
        </w:rPr>
        <w:t>ils</w:t>
      </w:r>
      <w:r w:rsidRPr="00F94CB9">
        <w:rPr>
          <w:spacing w:val="-7"/>
          <w:sz w:val="28"/>
          <w:szCs w:val="28"/>
          <w:lang w:val="fr-FR"/>
          <w:rPrChange w:id="12160" w:author="Peng Luqi" w:date="2019-10-13T14:50:00Z">
            <w:rPr>
              <w:spacing w:val="-7"/>
              <w:lang w:val="fr-FR"/>
            </w:rPr>
          </w:rPrChange>
        </w:rPr>
        <w:t xml:space="preserve"> </w:t>
      </w:r>
      <w:r w:rsidRPr="00F94CB9">
        <w:rPr>
          <w:sz w:val="28"/>
          <w:szCs w:val="28"/>
          <w:lang w:val="fr-FR"/>
          <w:rPrChange w:id="12161" w:author="Peng Luqi" w:date="2019-10-13T14:50:00Z">
            <w:rPr>
              <w:lang w:val="fr-FR"/>
            </w:rPr>
          </w:rPrChange>
        </w:rPr>
        <w:t>ignorent</w:t>
      </w:r>
      <w:r w:rsidRPr="00F94CB9">
        <w:rPr>
          <w:spacing w:val="-7"/>
          <w:sz w:val="28"/>
          <w:szCs w:val="28"/>
          <w:lang w:val="fr-FR"/>
          <w:rPrChange w:id="12162" w:author="Peng Luqi" w:date="2019-10-13T14:50:00Z">
            <w:rPr>
              <w:spacing w:val="-7"/>
              <w:lang w:val="fr-FR"/>
            </w:rPr>
          </w:rPrChange>
        </w:rPr>
        <w:t xml:space="preserve"> </w:t>
      </w:r>
      <w:r w:rsidRPr="00F94CB9">
        <w:rPr>
          <w:sz w:val="28"/>
          <w:szCs w:val="28"/>
          <w:lang w:val="fr-FR"/>
          <w:rPrChange w:id="12163" w:author="Peng Luqi" w:date="2019-10-13T14:50:00Z">
            <w:rPr>
              <w:lang w:val="fr-FR"/>
            </w:rPr>
          </w:rPrChange>
        </w:rPr>
        <w:t>complètement</w:t>
      </w:r>
      <w:r w:rsidRPr="00F94CB9">
        <w:rPr>
          <w:spacing w:val="-7"/>
          <w:sz w:val="28"/>
          <w:szCs w:val="28"/>
          <w:lang w:val="fr-FR"/>
          <w:rPrChange w:id="12164" w:author="Peng Luqi" w:date="2019-10-13T14:50:00Z">
            <w:rPr>
              <w:spacing w:val="-7"/>
              <w:lang w:val="fr-FR"/>
            </w:rPr>
          </w:rPrChange>
        </w:rPr>
        <w:t xml:space="preserve"> </w:t>
      </w:r>
      <w:r w:rsidRPr="00F94CB9">
        <w:rPr>
          <w:sz w:val="28"/>
          <w:szCs w:val="28"/>
          <w:lang w:val="fr-FR"/>
          <w:rPrChange w:id="12165" w:author="Peng Luqi" w:date="2019-10-13T14:50:00Z">
            <w:rPr>
              <w:lang w:val="fr-FR"/>
            </w:rPr>
          </w:rPrChange>
        </w:rPr>
        <w:t>ce</w:t>
      </w:r>
      <w:r w:rsidRPr="00F94CB9">
        <w:rPr>
          <w:spacing w:val="-6"/>
          <w:sz w:val="28"/>
          <w:szCs w:val="28"/>
          <w:lang w:val="fr-FR"/>
          <w:rPrChange w:id="12166" w:author="Peng Luqi" w:date="2019-10-13T14:50:00Z">
            <w:rPr>
              <w:spacing w:val="-6"/>
              <w:lang w:val="fr-FR"/>
            </w:rPr>
          </w:rPrChange>
        </w:rPr>
        <w:t xml:space="preserve"> </w:t>
      </w:r>
      <w:r w:rsidRPr="00F94CB9">
        <w:rPr>
          <w:sz w:val="28"/>
          <w:szCs w:val="28"/>
          <w:lang w:val="fr-FR"/>
          <w:rPrChange w:id="12167" w:author="Peng Luqi" w:date="2019-10-13T14:50:00Z">
            <w:rPr>
              <w:lang w:val="fr-FR"/>
            </w:rPr>
          </w:rPrChange>
        </w:rPr>
        <w:t>fait</w:t>
      </w:r>
      <w:r w:rsidRPr="00F94CB9">
        <w:rPr>
          <w:spacing w:val="-7"/>
          <w:sz w:val="28"/>
          <w:szCs w:val="28"/>
          <w:lang w:val="fr-FR"/>
          <w:rPrChange w:id="12168" w:author="Peng Luqi" w:date="2019-10-13T14:50:00Z">
            <w:rPr>
              <w:spacing w:val="-7"/>
              <w:lang w:val="fr-FR"/>
            </w:rPr>
          </w:rPrChange>
        </w:rPr>
        <w:t xml:space="preserve"> </w:t>
      </w:r>
      <w:r w:rsidRPr="00F94CB9">
        <w:rPr>
          <w:sz w:val="28"/>
          <w:szCs w:val="28"/>
          <w:lang w:val="fr-FR"/>
          <w:rPrChange w:id="12169" w:author="Peng Luqi" w:date="2019-10-13T14:50:00Z">
            <w:rPr>
              <w:lang w:val="fr-FR"/>
            </w:rPr>
          </w:rPrChange>
        </w:rPr>
        <w:t>fondamental.</w:t>
      </w:r>
      <w:r w:rsidRPr="00F94CB9">
        <w:rPr>
          <w:spacing w:val="-7"/>
          <w:sz w:val="28"/>
          <w:szCs w:val="28"/>
          <w:lang w:val="fr-FR"/>
          <w:rPrChange w:id="12170" w:author="Peng Luqi" w:date="2019-10-13T14:50:00Z">
            <w:rPr>
              <w:spacing w:val="-7"/>
              <w:lang w:val="fr-FR"/>
            </w:rPr>
          </w:rPrChange>
        </w:rPr>
        <w:t xml:space="preserve"> </w:t>
      </w:r>
      <w:r w:rsidRPr="00F94CB9">
        <w:rPr>
          <w:sz w:val="28"/>
          <w:szCs w:val="28"/>
          <w:lang w:val="fr-FR"/>
          <w:rPrChange w:id="12171" w:author="Peng Luqi" w:date="2019-10-13T14:50:00Z">
            <w:rPr>
              <w:lang w:val="fr-FR"/>
            </w:rPr>
          </w:rPrChange>
        </w:rPr>
        <w:t>Dans</w:t>
      </w:r>
      <w:r w:rsidRPr="00F94CB9">
        <w:rPr>
          <w:spacing w:val="-7"/>
          <w:sz w:val="28"/>
          <w:szCs w:val="28"/>
          <w:lang w:val="fr-FR"/>
          <w:rPrChange w:id="12172" w:author="Peng Luqi" w:date="2019-10-13T14:50:00Z">
            <w:rPr>
              <w:spacing w:val="-7"/>
              <w:lang w:val="fr-FR"/>
            </w:rPr>
          </w:rPrChange>
        </w:rPr>
        <w:t xml:space="preserve"> </w:t>
      </w:r>
      <w:r w:rsidRPr="00F94CB9">
        <w:rPr>
          <w:sz w:val="28"/>
          <w:szCs w:val="28"/>
          <w:lang w:val="fr-FR"/>
          <w:rPrChange w:id="12173" w:author="Peng Luqi" w:date="2019-10-13T14:50:00Z">
            <w:rPr>
              <w:lang w:val="fr-FR"/>
            </w:rPr>
          </w:rPrChange>
        </w:rPr>
        <w:t>le</w:t>
      </w:r>
      <w:r w:rsidRPr="00F94CB9">
        <w:rPr>
          <w:spacing w:val="-7"/>
          <w:sz w:val="28"/>
          <w:szCs w:val="28"/>
          <w:lang w:val="fr-FR"/>
          <w:rPrChange w:id="12174" w:author="Peng Luqi" w:date="2019-10-13T14:50:00Z">
            <w:rPr>
              <w:spacing w:val="-7"/>
              <w:lang w:val="fr-FR"/>
            </w:rPr>
          </w:rPrChange>
        </w:rPr>
        <w:t xml:space="preserve"> </w:t>
      </w:r>
      <w:r w:rsidRPr="00F94CB9">
        <w:rPr>
          <w:sz w:val="28"/>
          <w:szCs w:val="28"/>
          <w:lang w:val="fr-FR"/>
          <w:rPrChange w:id="12175" w:author="Peng Luqi" w:date="2019-10-13T14:50:00Z">
            <w:rPr>
              <w:lang w:val="fr-FR"/>
            </w:rPr>
          </w:rPrChange>
        </w:rPr>
        <w:t>monde</w:t>
      </w:r>
      <w:r w:rsidRPr="00F94CB9">
        <w:rPr>
          <w:spacing w:val="-7"/>
          <w:sz w:val="28"/>
          <w:szCs w:val="28"/>
          <w:lang w:val="fr-FR"/>
          <w:rPrChange w:id="12176" w:author="Peng Luqi" w:date="2019-10-13T14:50:00Z">
            <w:rPr>
              <w:spacing w:val="-7"/>
              <w:lang w:val="fr-FR"/>
            </w:rPr>
          </w:rPrChange>
        </w:rPr>
        <w:t xml:space="preserve"> </w:t>
      </w:r>
      <w:r w:rsidRPr="00F94CB9">
        <w:rPr>
          <w:sz w:val="28"/>
          <w:szCs w:val="28"/>
          <w:lang w:val="fr-FR"/>
          <w:rPrChange w:id="12177" w:author="Peng Luqi" w:date="2019-10-13T14:50:00Z">
            <w:rPr>
              <w:lang w:val="fr-FR"/>
            </w:rPr>
          </w:rPrChange>
        </w:rPr>
        <w:t>des</w:t>
      </w:r>
      <w:r w:rsidRPr="00F94CB9">
        <w:rPr>
          <w:spacing w:val="-6"/>
          <w:sz w:val="28"/>
          <w:szCs w:val="28"/>
          <w:lang w:val="fr-FR"/>
          <w:rPrChange w:id="12178" w:author="Peng Luqi" w:date="2019-10-13T14:50:00Z">
            <w:rPr>
              <w:spacing w:val="-6"/>
              <w:lang w:val="fr-FR"/>
            </w:rPr>
          </w:rPrChange>
        </w:rPr>
        <w:t xml:space="preserve"> </w:t>
      </w:r>
      <w:r w:rsidRPr="00F94CB9">
        <w:rPr>
          <w:sz w:val="28"/>
          <w:szCs w:val="28"/>
          <w:lang w:val="fr-FR"/>
          <w:rPrChange w:id="12179" w:author="Peng Luqi" w:date="2019-10-13T14:50:00Z">
            <w:rPr>
              <w:lang w:val="fr-FR"/>
            </w:rPr>
          </w:rPrChange>
        </w:rPr>
        <w:t>fonds</w:t>
      </w:r>
      <w:r w:rsidRPr="00F94CB9">
        <w:rPr>
          <w:spacing w:val="-7"/>
          <w:sz w:val="28"/>
          <w:szCs w:val="28"/>
          <w:lang w:val="fr-FR"/>
          <w:rPrChange w:id="12180" w:author="Peng Luqi" w:date="2019-10-13T14:50:00Z">
            <w:rPr>
              <w:spacing w:val="-7"/>
              <w:lang w:val="fr-FR"/>
            </w:rPr>
          </w:rPrChange>
        </w:rPr>
        <w:t xml:space="preserve"> </w:t>
      </w:r>
      <w:r w:rsidRPr="00F94CB9">
        <w:rPr>
          <w:sz w:val="28"/>
          <w:szCs w:val="28"/>
          <w:lang w:val="fr-FR"/>
          <w:rPrChange w:id="12181" w:author="Peng Luqi" w:date="2019-10-13T14:50:00Z">
            <w:rPr>
              <w:lang w:val="fr-FR"/>
            </w:rPr>
          </w:rPrChange>
        </w:rPr>
        <w:t>activement</w:t>
      </w:r>
      <w:r w:rsidRPr="00F94CB9">
        <w:rPr>
          <w:spacing w:val="-7"/>
          <w:sz w:val="28"/>
          <w:szCs w:val="28"/>
          <w:lang w:val="fr-FR"/>
          <w:rPrChange w:id="12182" w:author="Peng Luqi" w:date="2019-10-13T14:50:00Z">
            <w:rPr>
              <w:spacing w:val="-7"/>
              <w:lang w:val="fr-FR"/>
            </w:rPr>
          </w:rPrChange>
        </w:rPr>
        <w:t xml:space="preserve"> </w:t>
      </w:r>
      <w:r w:rsidRPr="00F94CB9">
        <w:rPr>
          <w:sz w:val="28"/>
          <w:szCs w:val="28"/>
          <w:lang w:val="fr-FR"/>
          <w:rPrChange w:id="12183" w:author="Peng Luqi" w:date="2019-10-13T14:50:00Z">
            <w:rPr>
              <w:lang w:val="fr-FR"/>
            </w:rPr>
          </w:rPrChange>
        </w:rPr>
        <w:t>gérés,</w:t>
      </w:r>
      <w:r w:rsidRPr="00F94CB9">
        <w:rPr>
          <w:spacing w:val="-7"/>
          <w:sz w:val="28"/>
          <w:szCs w:val="28"/>
          <w:lang w:val="fr-FR"/>
          <w:rPrChange w:id="12184" w:author="Peng Luqi" w:date="2019-10-13T14:50:00Z">
            <w:rPr>
              <w:spacing w:val="-7"/>
              <w:lang w:val="fr-FR"/>
            </w:rPr>
          </w:rPrChange>
        </w:rPr>
        <w:t xml:space="preserve"> </w:t>
      </w:r>
      <w:r w:rsidRPr="00F94CB9">
        <w:rPr>
          <w:sz w:val="28"/>
          <w:szCs w:val="28"/>
          <w:lang w:val="fr-FR"/>
          <w:rPrChange w:id="12185" w:author="Peng Luqi" w:date="2019-10-13T14:50:00Z">
            <w:rPr>
              <w:lang w:val="fr-FR"/>
            </w:rPr>
          </w:rPrChange>
        </w:rPr>
        <w:t>peu de personnes peuvent avoir les conditions d</w:t>
      </w:r>
      <w:del w:id="12186" w:author="Peng Luqi" w:date="2019-10-13T14:43:00Z">
        <w:r w:rsidRPr="00F94CB9" w:rsidDel="00EF666F">
          <w:rPr>
            <w:sz w:val="28"/>
            <w:szCs w:val="28"/>
            <w:lang w:val="fr-FR"/>
            <w:rPrChange w:id="12187" w:author="Peng Luqi" w:date="2019-10-13T14:50:00Z">
              <w:rPr>
                <w:lang w:val="fr-FR"/>
              </w:rPr>
            </w:rPrChange>
          </w:rPr>
          <w:delText>’</w:delText>
        </w:r>
      </w:del>
      <w:ins w:id="12188" w:author="Peng Luqi" w:date="2019-10-13T14:43:00Z">
        <w:r w:rsidR="00EF666F" w:rsidRPr="00F94CB9">
          <w:rPr>
            <w:sz w:val="28"/>
            <w:szCs w:val="28"/>
            <w:lang w:val="fr-FR"/>
            <w:rPrChange w:id="12189" w:author="Peng Luqi" w:date="2019-10-13T14:50:00Z">
              <w:rPr>
                <w:lang w:val="fr-FR"/>
              </w:rPr>
            </w:rPrChange>
          </w:rPr>
          <w:t>’</w:t>
        </w:r>
      </w:ins>
      <w:r w:rsidRPr="00F94CB9">
        <w:rPr>
          <w:sz w:val="28"/>
          <w:szCs w:val="28"/>
          <w:lang w:val="fr-FR"/>
          <w:rPrChange w:id="12190" w:author="Peng Luqi" w:date="2019-10-13T14:50:00Z">
            <w:rPr>
              <w:lang w:val="fr-FR"/>
            </w:rPr>
          </w:rPrChange>
        </w:rPr>
        <w:t>investissement extravagantes de</w:t>
      </w:r>
      <w:r w:rsidRPr="00F94CB9">
        <w:rPr>
          <w:spacing w:val="-19"/>
          <w:sz w:val="28"/>
          <w:szCs w:val="28"/>
          <w:lang w:val="fr-FR"/>
          <w:rPrChange w:id="12191" w:author="Peng Luqi" w:date="2019-10-13T14:50:00Z">
            <w:rPr>
              <w:spacing w:val="-19"/>
              <w:lang w:val="fr-FR"/>
            </w:rPr>
          </w:rPrChange>
        </w:rPr>
        <w:t xml:space="preserve"> </w:t>
      </w:r>
      <w:r w:rsidRPr="00F94CB9">
        <w:rPr>
          <w:sz w:val="28"/>
          <w:szCs w:val="28"/>
          <w:lang w:val="fr-FR"/>
          <w:rPrChange w:id="12192" w:author="Peng Luqi" w:date="2019-10-13T14:50:00Z">
            <w:rPr>
              <w:lang w:val="fr-FR"/>
            </w:rPr>
          </w:rPrChange>
        </w:rPr>
        <w:t>Buffett.</w:t>
      </w:r>
    </w:p>
    <w:p w:rsidR="002B38DF" w:rsidRPr="00F94CB9" w:rsidRDefault="002B38DF">
      <w:pPr>
        <w:pStyle w:val="a3"/>
        <w:ind w:left="170" w:right="170"/>
        <w:jc w:val="both"/>
        <w:rPr>
          <w:lang w:val="fr-FR"/>
          <w:rPrChange w:id="12193" w:author="Peng Luqi" w:date="2019-10-13T14:50:00Z">
            <w:rPr>
              <w:sz w:val="25"/>
              <w:lang w:val="fr-FR"/>
            </w:rPr>
          </w:rPrChange>
        </w:rPr>
        <w:pPrChange w:id="12194" w:author="Peng Luqi" w:date="2019-10-13T14:20:00Z">
          <w:pPr>
            <w:pStyle w:val="a3"/>
            <w:spacing w:before="9"/>
          </w:pPr>
        </w:pPrChange>
      </w:pPr>
    </w:p>
    <w:p w:rsidR="002B38DF" w:rsidRPr="00F94CB9" w:rsidRDefault="00716360">
      <w:pPr>
        <w:ind w:left="170" w:right="170"/>
        <w:jc w:val="both"/>
        <w:rPr>
          <w:sz w:val="28"/>
          <w:szCs w:val="28"/>
          <w:lang w:val="fr-FR"/>
          <w:rPrChange w:id="12195" w:author="Peng Luqi" w:date="2019-10-13T14:50:00Z">
            <w:rPr>
              <w:lang w:val="fr-FR"/>
            </w:rPr>
          </w:rPrChange>
        </w:rPr>
        <w:pPrChange w:id="12196" w:author="Peng Luqi" w:date="2019-10-13T14:20:00Z">
          <w:pPr>
            <w:spacing w:line="288" w:lineRule="auto"/>
            <w:ind w:left="130" w:right="184"/>
            <w:jc w:val="both"/>
          </w:pPr>
        </w:pPrChange>
      </w:pPr>
      <w:r w:rsidRPr="00F94CB9">
        <w:rPr>
          <w:sz w:val="28"/>
          <w:szCs w:val="28"/>
          <w:lang w:val="fr-FR"/>
          <w:rPrChange w:id="12197" w:author="Peng Luqi" w:date="2019-10-13T14:50:00Z">
            <w:rPr>
              <w:lang w:val="fr-FR"/>
            </w:rPr>
          </w:rPrChange>
        </w:rPr>
        <w:t>Cependant, vous comprendrez : si vous adoptez une bonne attitude, vous aurez le même avantage extrême que Buffett.</w:t>
      </w:r>
    </w:p>
    <w:p w:rsidR="002B38DF" w:rsidRPr="00F94CB9" w:rsidRDefault="002B38DF">
      <w:pPr>
        <w:pStyle w:val="a3"/>
        <w:ind w:left="170" w:right="170"/>
        <w:jc w:val="both"/>
        <w:rPr>
          <w:lang w:val="fr-FR"/>
          <w:rPrChange w:id="12198" w:author="Peng Luqi" w:date="2019-10-13T14:50:00Z">
            <w:rPr>
              <w:sz w:val="25"/>
              <w:lang w:val="fr-FR"/>
            </w:rPr>
          </w:rPrChange>
        </w:rPr>
        <w:pPrChange w:id="12199" w:author="Peng Luqi" w:date="2019-10-13T14:20:00Z">
          <w:pPr>
            <w:pStyle w:val="a3"/>
            <w:spacing w:before="8"/>
          </w:pPr>
        </w:pPrChange>
      </w:pPr>
    </w:p>
    <w:p w:rsidR="002B38DF" w:rsidRPr="002A2E97" w:rsidRDefault="00716360">
      <w:pPr>
        <w:pStyle w:val="a4"/>
        <w:numPr>
          <w:ilvl w:val="2"/>
          <w:numId w:val="23"/>
        </w:numPr>
        <w:ind w:left="1077" w:right="720" w:hanging="357"/>
        <w:jc w:val="both"/>
        <w:rPr>
          <w:sz w:val="28"/>
          <w:lang w:val="fr-FR"/>
          <w:rPrChange w:id="12200" w:author="Peng Luqi" w:date="2019-10-13T23:01:00Z">
            <w:rPr>
              <w:lang w:val="fr-FR"/>
            </w:rPr>
          </w:rPrChange>
        </w:rPr>
        <w:pPrChange w:id="12201" w:author="Peng Luqi" w:date="2019-10-13T23:01:00Z">
          <w:pPr>
            <w:pStyle w:val="a4"/>
            <w:numPr>
              <w:numId w:val="9"/>
            </w:numPr>
            <w:tabs>
              <w:tab w:val="left" w:pos="850"/>
              <w:tab w:val="left" w:pos="851"/>
            </w:tabs>
          </w:pPr>
        </w:pPrChange>
      </w:pPr>
      <w:r w:rsidRPr="002A2E97">
        <w:rPr>
          <w:sz w:val="28"/>
          <w:lang w:val="fr-FR"/>
          <w:rPrChange w:id="12202" w:author="Peng Luqi" w:date="2019-10-13T23:01:00Z">
            <w:rPr>
              <w:lang w:val="fr-FR"/>
            </w:rPr>
          </w:rPrChange>
        </w:rPr>
        <w:t>Vous êtes déterminé à perfectionner continuellement votre capacité à gagner de</w:t>
      </w:r>
      <w:r w:rsidRPr="002A2E97">
        <w:rPr>
          <w:sz w:val="28"/>
          <w:lang w:val="fr-FR"/>
          <w:rPrChange w:id="12203" w:author="Peng Luqi" w:date="2019-10-13T23:01:00Z">
            <w:rPr>
              <w:spacing w:val="-30"/>
              <w:lang w:val="fr-FR"/>
            </w:rPr>
          </w:rPrChange>
        </w:rPr>
        <w:t xml:space="preserve"> </w:t>
      </w:r>
      <w:r w:rsidRPr="002A2E97">
        <w:rPr>
          <w:sz w:val="28"/>
          <w:lang w:val="fr-FR"/>
          <w:rPrChange w:id="12204" w:author="Peng Luqi" w:date="2019-10-13T23:01:00Z">
            <w:rPr>
              <w:lang w:val="fr-FR"/>
            </w:rPr>
          </w:rPrChange>
        </w:rPr>
        <w:t>l</w:t>
      </w:r>
      <w:del w:id="12205" w:author="Peng Luqi" w:date="2019-10-13T14:43:00Z">
        <w:r w:rsidRPr="002A2E97" w:rsidDel="00EF666F">
          <w:rPr>
            <w:sz w:val="28"/>
            <w:lang w:val="fr-FR"/>
            <w:rPrChange w:id="12206" w:author="Peng Luqi" w:date="2019-10-13T23:01:00Z">
              <w:rPr>
                <w:lang w:val="fr-FR"/>
              </w:rPr>
            </w:rPrChange>
          </w:rPr>
          <w:delText>’</w:delText>
        </w:r>
      </w:del>
      <w:ins w:id="12207" w:author="Peng Luqi" w:date="2019-10-13T14:43:00Z">
        <w:r w:rsidR="00EF666F" w:rsidRPr="002A2E97">
          <w:rPr>
            <w:sz w:val="28"/>
            <w:lang w:val="fr-FR"/>
            <w:rPrChange w:id="12208" w:author="Peng Luqi" w:date="2019-10-13T23:01:00Z">
              <w:rPr>
                <w:lang w:val="fr-FR"/>
              </w:rPr>
            </w:rPrChange>
          </w:rPr>
          <w:t>’</w:t>
        </w:r>
      </w:ins>
      <w:r w:rsidRPr="002A2E97">
        <w:rPr>
          <w:sz w:val="28"/>
          <w:lang w:val="fr-FR"/>
          <w:rPrChange w:id="12209" w:author="Peng Luqi" w:date="2019-10-13T23:01:00Z">
            <w:rPr>
              <w:lang w:val="fr-FR"/>
            </w:rPr>
          </w:rPrChange>
        </w:rPr>
        <w:t>argent.</w:t>
      </w:r>
    </w:p>
    <w:p w:rsidR="002B38DF" w:rsidRPr="00F94CB9" w:rsidDel="002A2E97" w:rsidRDefault="002B38DF">
      <w:pPr>
        <w:pStyle w:val="a4"/>
        <w:numPr>
          <w:ilvl w:val="2"/>
          <w:numId w:val="23"/>
        </w:numPr>
        <w:ind w:left="1077" w:right="720" w:hanging="357"/>
        <w:jc w:val="both"/>
        <w:rPr>
          <w:del w:id="12210" w:author="Peng Luqi" w:date="2019-10-13T23:01:00Z"/>
          <w:sz w:val="28"/>
          <w:lang w:val="fr-FR"/>
          <w:rPrChange w:id="12211" w:author="Peng Luqi" w:date="2019-10-13T14:50:00Z">
            <w:rPr>
              <w:del w:id="12212" w:author="Peng Luqi" w:date="2019-10-13T23:01:00Z"/>
              <w:sz w:val="21"/>
              <w:lang w:val="fr-FR"/>
            </w:rPr>
          </w:rPrChange>
        </w:rPr>
        <w:pPrChange w:id="12213" w:author="Peng Luqi" w:date="2019-10-13T23:01:00Z">
          <w:pPr>
            <w:pStyle w:val="a3"/>
            <w:spacing w:before="4"/>
          </w:pPr>
        </w:pPrChange>
      </w:pPr>
    </w:p>
    <w:p w:rsidR="002B38DF" w:rsidRPr="002A2E97" w:rsidRDefault="00716360">
      <w:pPr>
        <w:pStyle w:val="a4"/>
        <w:numPr>
          <w:ilvl w:val="2"/>
          <w:numId w:val="23"/>
        </w:numPr>
        <w:ind w:left="1077" w:right="720" w:hanging="357"/>
        <w:jc w:val="both"/>
        <w:rPr>
          <w:sz w:val="28"/>
          <w:lang w:val="fr-FR"/>
          <w:rPrChange w:id="12214" w:author="Peng Luqi" w:date="2019-10-13T23:01:00Z">
            <w:rPr>
              <w:lang w:val="fr-FR"/>
            </w:rPr>
          </w:rPrChange>
        </w:rPr>
        <w:pPrChange w:id="12215" w:author="Peng Luqi" w:date="2019-10-13T23:01:00Z">
          <w:pPr>
            <w:pStyle w:val="a4"/>
            <w:numPr>
              <w:numId w:val="9"/>
            </w:numPr>
            <w:tabs>
              <w:tab w:val="left" w:pos="850"/>
              <w:tab w:val="left" w:pos="851"/>
            </w:tabs>
            <w:spacing w:line="288" w:lineRule="auto"/>
            <w:ind w:right="183"/>
          </w:pPr>
        </w:pPrChange>
      </w:pPr>
      <w:r w:rsidRPr="002A2E97">
        <w:rPr>
          <w:sz w:val="28"/>
          <w:lang w:val="fr-FR"/>
          <w:rPrChange w:id="12216" w:author="Peng Luqi" w:date="2019-10-13T23:01:00Z">
            <w:rPr>
              <w:lang w:val="fr-FR"/>
            </w:rPr>
          </w:rPrChange>
        </w:rPr>
        <w:t>En théorie, il devrait être plus solide et plus fort. L</w:t>
      </w:r>
      <w:del w:id="12217" w:author="Peng Luqi" w:date="2019-10-13T14:43:00Z">
        <w:r w:rsidRPr="002A2E97" w:rsidDel="00EF666F">
          <w:rPr>
            <w:sz w:val="28"/>
            <w:lang w:val="fr-FR"/>
            <w:rPrChange w:id="12218" w:author="Peng Luqi" w:date="2019-10-13T23:01:00Z">
              <w:rPr>
                <w:lang w:val="fr-FR"/>
              </w:rPr>
            </w:rPrChange>
          </w:rPr>
          <w:delText>’</w:delText>
        </w:r>
      </w:del>
      <w:ins w:id="12219" w:author="Peng Luqi" w:date="2019-10-13T14:43:00Z">
        <w:r w:rsidR="00EF666F" w:rsidRPr="002A2E97">
          <w:rPr>
            <w:sz w:val="28"/>
            <w:lang w:val="fr-FR"/>
            <w:rPrChange w:id="12220" w:author="Peng Luqi" w:date="2019-10-13T23:01:00Z">
              <w:rPr>
                <w:lang w:val="fr-FR"/>
              </w:rPr>
            </w:rPrChange>
          </w:rPr>
          <w:t>’</w:t>
        </w:r>
      </w:ins>
      <w:r w:rsidRPr="002A2E97">
        <w:rPr>
          <w:sz w:val="28"/>
          <w:lang w:val="fr-FR"/>
          <w:rPrChange w:id="12221" w:author="Peng Luqi" w:date="2019-10-13T23:01:00Z">
            <w:rPr>
              <w:lang w:val="fr-FR"/>
            </w:rPr>
          </w:rPrChange>
        </w:rPr>
        <w:t>argent que vous gagnez sur le terrain est également gratuit, votre temps et vos efforts ne sont pas</w:t>
      </w:r>
      <w:r w:rsidRPr="002A2E97">
        <w:rPr>
          <w:sz w:val="28"/>
          <w:lang w:val="fr-FR"/>
          <w:rPrChange w:id="12222" w:author="Peng Luqi" w:date="2019-10-13T23:01:00Z">
            <w:rPr>
              <w:spacing w:val="-15"/>
              <w:lang w:val="fr-FR"/>
            </w:rPr>
          </w:rPrChange>
        </w:rPr>
        <w:t xml:space="preserve"> </w:t>
      </w:r>
      <w:r w:rsidRPr="002A2E97">
        <w:rPr>
          <w:sz w:val="28"/>
          <w:lang w:val="fr-FR"/>
          <w:rPrChange w:id="12223" w:author="Peng Luqi" w:date="2019-10-13T23:01:00Z">
            <w:rPr>
              <w:lang w:val="fr-FR"/>
            </w:rPr>
          </w:rPrChange>
        </w:rPr>
        <w:t>vains.</w:t>
      </w:r>
    </w:p>
    <w:p w:rsidR="002B38DF" w:rsidRPr="002A2E97" w:rsidRDefault="00716360">
      <w:pPr>
        <w:pStyle w:val="a4"/>
        <w:numPr>
          <w:ilvl w:val="2"/>
          <w:numId w:val="23"/>
        </w:numPr>
        <w:ind w:left="1077" w:right="720" w:hanging="357"/>
        <w:jc w:val="both"/>
        <w:rPr>
          <w:sz w:val="28"/>
          <w:lang w:val="fr-FR"/>
          <w:rPrChange w:id="12224" w:author="Peng Luqi" w:date="2019-10-13T23:01:00Z">
            <w:rPr>
              <w:lang w:val="fr-FR"/>
            </w:rPr>
          </w:rPrChange>
        </w:rPr>
        <w:pPrChange w:id="12225" w:author="Peng Luqi" w:date="2019-10-13T23:01:00Z">
          <w:pPr>
            <w:pStyle w:val="a4"/>
            <w:numPr>
              <w:numId w:val="9"/>
            </w:numPr>
            <w:tabs>
              <w:tab w:val="left" w:pos="850"/>
              <w:tab w:val="left" w:pos="851"/>
            </w:tabs>
            <w:spacing w:before="190" w:line="288" w:lineRule="auto"/>
            <w:ind w:right="182"/>
          </w:pPr>
        </w:pPrChange>
      </w:pPr>
      <w:r w:rsidRPr="002A2E97">
        <w:rPr>
          <w:sz w:val="28"/>
          <w:lang w:val="fr-FR"/>
          <w:rPrChange w:id="12226" w:author="Peng Luqi" w:date="2019-10-13T23:01:00Z">
            <w:rPr>
              <w:lang w:val="fr-FR"/>
            </w:rPr>
          </w:rPrChange>
        </w:rPr>
        <w:t>Simple calcul : si vous garantissez votre santé sur dix ans, vous allez vaincre les gestionnaires de presque tous les fonds de gestion actifs de la</w:t>
      </w:r>
      <w:r w:rsidRPr="002A2E97">
        <w:rPr>
          <w:sz w:val="28"/>
          <w:lang w:val="fr-FR"/>
          <w:rPrChange w:id="12227" w:author="Peng Luqi" w:date="2019-10-13T23:01:00Z">
            <w:rPr>
              <w:spacing w:val="-13"/>
              <w:lang w:val="fr-FR"/>
            </w:rPr>
          </w:rPrChange>
        </w:rPr>
        <w:t xml:space="preserve"> </w:t>
      </w:r>
      <w:r w:rsidRPr="002A2E97">
        <w:rPr>
          <w:sz w:val="28"/>
          <w:lang w:val="fr-FR"/>
          <w:rPrChange w:id="12228" w:author="Peng Luqi" w:date="2019-10-13T23:01:00Z">
            <w:rPr>
              <w:lang w:val="fr-FR"/>
            </w:rPr>
          </w:rPrChange>
        </w:rPr>
        <w:t>planète.</w:t>
      </w:r>
    </w:p>
    <w:p w:rsidR="002B38DF" w:rsidRPr="00F94CB9" w:rsidDel="002A2E97" w:rsidRDefault="002B38DF">
      <w:pPr>
        <w:pStyle w:val="a3"/>
        <w:ind w:left="170" w:right="170"/>
        <w:jc w:val="both"/>
        <w:rPr>
          <w:del w:id="12229" w:author="Peng Luqi" w:date="2019-10-13T23:02:00Z"/>
          <w:lang w:val="fr-FR"/>
          <w:rPrChange w:id="12230" w:author="Peng Luqi" w:date="2019-10-13T14:50:00Z">
            <w:rPr>
              <w:del w:id="12231" w:author="Peng Luqi" w:date="2019-10-13T23:02:00Z"/>
              <w:sz w:val="24"/>
              <w:lang w:val="fr-FR"/>
            </w:rPr>
          </w:rPrChange>
        </w:rPr>
        <w:pPrChange w:id="12232" w:author="Peng Luqi" w:date="2019-10-13T14:20:00Z">
          <w:pPr>
            <w:pStyle w:val="a3"/>
          </w:pPr>
        </w:pPrChange>
      </w:pPr>
    </w:p>
    <w:p w:rsidR="002B38DF" w:rsidRPr="00F94CB9" w:rsidRDefault="002B38DF">
      <w:pPr>
        <w:pStyle w:val="a3"/>
        <w:ind w:left="170" w:right="170"/>
        <w:jc w:val="both"/>
        <w:rPr>
          <w:lang w:val="fr-FR"/>
          <w:rPrChange w:id="12233" w:author="Peng Luqi" w:date="2019-10-13T14:50:00Z">
            <w:rPr>
              <w:sz w:val="19"/>
              <w:lang w:val="fr-FR"/>
            </w:rPr>
          </w:rPrChange>
        </w:rPr>
        <w:pPrChange w:id="12234" w:author="Peng Luqi" w:date="2019-10-13T14:20:00Z">
          <w:pPr>
            <w:pStyle w:val="a3"/>
            <w:spacing w:before="2"/>
          </w:pPr>
        </w:pPrChange>
      </w:pPr>
    </w:p>
    <w:p w:rsidR="002B38DF" w:rsidRPr="00F94CB9" w:rsidRDefault="00716360">
      <w:pPr>
        <w:ind w:left="170" w:right="170"/>
        <w:jc w:val="both"/>
        <w:rPr>
          <w:sz w:val="28"/>
          <w:szCs w:val="28"/>
          <w:lang w:val="fr-FR"/>
          <w:rPrChange w:id="12235" w:author="Peng Luqi" w:date="2019-10-13T14:50:00Z">
            <w:rPr>
              <w:lang w:val="fr-FR"/>
            </w:rPr>
          </w:rPrChange>
        </w:rPr>
        <w:pPrChange w:id="12236" w:author="Peng Luqi" w:date="2019-10-13T14:20:00Z">
          <w:pPr>
            <w:spacing w:before="1"/>
            <w:ind w:left="850"/>
          </w:pPr>
        </w:pPrChange>
      </w:pPr>
      <w:r w:rsidRPr="00F94CB9">
        <w:rPr>
          <w:sz w:val="28"/>
          <w:szCs w:val="28"/>
          <w:lang w:val="fr-FR"/>
          <w:rPrChange w:id="12237" w:author="Peng Luqi" w:date="2019-10-13T14:50:00Z">
            <w:rPr>
              <w:lang w:val="fr-FR"/>
            </w:rPr>
          </w:rPrChange>
        </w:rPr>
        <w:t>L</w:t>
      </w:r>
      <w:del w:id="12238" w:author="Peng Luqi" w:date="2019-10-13T14:43:00Z">
        <w:r w:rsidRPr="00F94CB9" w:rsidDel="00EF666F">
          <w:rPr>
            <w:sz w:val="28"/>
            <w:szCs w:val="28"/>
            <w:lang w:val="fr-FR"/>
            <w:rPrChange w:id="12239" w:author="Peng Luqi" w:date="2019-10-13T14:50:00Z">
              <w:rPr>
                <w:lang w:val="fr-FR"/>
              </w:rPr>
            </w:rPrChange>
          </w:rPr>
          <w:delText>’</w:delText>
        </w:r>
      </w:del>
      <w:ins w:id="12240" w:author="Peng Luqi" w:date="2019-10-13T14:43:00Z">
        <w:r w:rsidR="00EF666F" w:rsidRPr="00F94CB9">
          <w:rPr>
            <w:sz w:val="28"/>
            <w:szCs w:val="28"/>
            <w:lang w:val="fr-FR"/>
            <w:rPrChange w:id="12241" w:author="Peng Luqi" w:date="2019-10-13T14:50:00Z">
              <w:rPr>
                <w:lang w:val="fr-FR"/>
              </w:rPr>
            </w:rPrChange>
          </w:rPr>
          <w:t>’</w:t>
        </w:r>
      </w:ins>
      <w:r w:rsidRPr="00F94CB9">
        <w:rPr>
          <w:sz w:val="28"/>
          <w:szCs w:val="28"/>
          <w:lang w:val="fr-FR"/>
          <w:rPrChange w:id="12242" w:author="Peng Luqi" w:date="2019-10-13T14:50:00Z">
            <w:rPr>
              <w:lang w:val="fr-FR"/>
            </w:rPr>
          </w:rPrChange>
        </w:rPr>
        <w:t>essence et le principe de cet avantage extrême proviennent en réalité de la limite active :</w:t>
      </w:r>
    </w:p>
    <w:p w:rsidR="002B38DF" w:rsidRPr="00F94CB9" w:rsidRDefault="002B38DF">
      <w:pPr>
        <w:pStyle w:val="a3"/>
        <w:ind w:left="170" w:right="170"/>
        <w:jc w:val="both"/>
        <w:rPr>
          <w:lang w:val="fr-FR"/>
          <w:rPrChange w:id="12243" w:author="Peng Luqi" w:date="2019-10-13T14:50:00Z">
            <w:rPr>
              <w:sz w:val="30"/>
              <w:lang w:val="fr-FR"/>
            </w:rPr>
          </w:rPrChange>
        </w:rPr>
        <w:pPrChange w:id="12244" w:author="Peng Luqi" w:date="2019-10-13T14:20:00Z">
          <w:pPr>
            <w:pStyle w:val="a3"/>
            <w:spacing w:before="1"/>
          </w:pPr>
        </w:pPrChange>
      </w:pPr>
    </w:p>
    <w:p w:rsidR="002B38DF" w:rsidRPr="002A2E97" w:rsidRDefault="00716360">
      <w:pPr>
        <w:pStyle w:val="a4"/>
        <w:numPr>
          <w:ilvl w:val="2"/>
          <w:numId w:val="23"/>
        </w:numPr>
        <w:ind w:left="1077" w:right="720" w:hanging="357"/>
        <w:jc w:val="both"/>
        <w:rPr>
          <w:sz w:val="28"/>
          <w:lang w:val="fr-FR"/>
          <w:rPrChange w:id="12245" w:author="Peng Luqi" w:date="2019-10-13T23:02:00Z">
            <w:rPr>
              <w:lang w:val="fr-FR"/>
            </w:rPr>
          </w:rPrChange>
        </w:rPr>
        <w:pPrChange w:id="12246" w:author="Peng Luqi" w:date="2019-10-13T23:02:00Z">
          <w:pPr>
            <w:pStyle w:val="a4"/>
            <w:numPr>
              <w:numId w:val="9"/>
            </w:numPr>
            <w:tabs>
              <w:tab w:val="left" w:pos="850"/>
              <w:tab w:val="left" w:pos="851"/>
            </w:tabs>
            <w:spacing w:before="1" w:line="288" w:lineRule="auto"/>
            <w:ind w:right="182"/>
          </w:pPr>
        </w:pPrChange>
      </w:pPr>
      <w:r w:rsidRPr="002A2E97">
        <w:rPr>
          <w:sz w:val="28"/>
          <w:lang w:val="fr-FR"/>
          <w:rPrChange w:id="12247" w:author="Peng Luqi" w:date="2019-10-13T23:02:00Z">
            <w:rPr>
              <w:lang w:val="fr-FR"/>
            </w:rPr>
          </w:rPrChange>
        </w:rPr>
        <w:t>Si vous commencez à investir fixement comme une personne ordinaire, alors presque tous les facteurs décisifs peuvent être maîtrisés</w:t>
      </w:r>
      <w:r w:rsidRPr="002A2E97">
        <w:rPr>
          <w:sz w:val="28"/>
          <w:lang w:val="fr-FR"/>
          <w:rPrChange w:id="12248" w:author="Peng Luqi" w:date="2019-10-13T23:02:00Z">
            <w:rPr>
              <w:spacing w:val="-6"/>
              <w:lang w:val="fr-FR"/>
            </w:rPr>
          </w:rPrChange>
        </w:rPr>
        <w:t xml:space="preserve"> </w:t>
      </w:r>
      <w:r w:rsidRPr="002A2E97">
        <w:rPr>
          <w:sz w:val="28"/>
          <w:lang w:val="fr-FR"/>
          <w:rPrChange w:id="12249" w:author="Peng Luqi" w:date="2019-10-13T23:02:00Z">
            <w:rPr>
              <w:lang w:val="fr-FR"/>
            </w:rPr>
          </w:rPrChange>
        </w:rPr>
        <w:t>passivement.</w:t>
      </w:r>
    </w:p>
    <w:p w:rsidR="002B38DF" w:rsidRPr="002A2E97" w:rsidRDefault="00716360">
      <w:pPr>
        <w:pStyle w:val="a4"/>
        <w:numPr>
          <w:ilvl w:val="2"/>
          <w:numId w:val="23"/>
        </w:numPr>
        <w:ind w:left="1077" w:right="720" w:hanging="357"/>
        <w:jc w:val="both"/>
        <w:rPr>
          <w:sz w:val="28"/>
          <w:lang w:val="fr-FR"/>
          <w:rPrChange w:id="12250" w:author="Peng Luqi" w:date="2019-10-13T23:02:00Z">
            <w:rPr>
              <w:lang w:val="fr-FR"/>
            </w:rPr>
          </w:rPrChange>
        </w:rPr>
        <w:pPrChange w:id="12251" w:author="Peng Luqi" w:date="2019-10-13T23:02:00Z">
          <w:pPr>
            <w:pStyle w:val="a4"/>
            <w:numPr>
              <w:numId w:val="9"/>
            </w:numPr>
            <w:tabs>
              <w:tab w:val="left" w:pos="905"/>
              <w:tab w:val="left" w:pos="906"/>
            </w:tabs>
            <w:spacing w:before="189" w:line="288" w:lineRule="auto"/>
            <w:ind w:right="183"/>
          </w:pPr>
        </w:pPrChange>
      </w:pPr>
      <w:del w:id="12252" w:author="Peng Luqi" w:date="2019-10-13T23:02:00Z">
        <w:r w:rsidRPr="002A2E97" w:rsidDel="002A2E97">
          <w:rPr>
            <w:sz w:val="28"/>
            <w:lang w:val="fr-FR"/>
            <w:rPrChange w:id="12253" w:author="Peng Luqi" w:date="2019-10-13T23:02:00Z">
              <w:rPr>
                <w:lang w:val="fr-FR"/>
              </w:rPr>
            </w:rPrChange>
          </w:rPr>
          <w:tab/>
        </w:r>
      </w:del>
      <w:r w:rsidRPr="002A2E97">
        <w:rPr>
          <w:sz w:val="28"/>
          <w:lang w:val="fr-FR"/>
          <w:rPrChange w:id="12254" w:author="Peng Luqi" w:date="2019-10-13T23:02:00Z">
            <w:rPr>
              <w:lang w:val="fr-FR"/>
            </w:rPr>
          </w:rPrChange>
        </w:rPr>
        <w:t>Les</w:t>
      </w:r>
      <w:r w:rsidRPr="002A2E97">
        <w:rPr>
          <w:sz w:val="28"/>
          <w:lang w:val="fr-FR"/>
          <w:rPrChange w:id="12255" w:author="Peng Luqi" w:date="2019-10-13T23:02:00Z">
            <w:rPr>
              <w:spacing w:val="-17"/>
              <w:lang w:val="fr-FR"/>
            </w:rPr>
          </w:rPrChange>
        </w:rPr>
        <w:t xml:space="preserve"> </w:t>
      </w:r>
      <w:r w:rsidRPr="002A2E97">
        <w:rPr>
          <w:sz w:val="28"/>
          <w:lang w:val="fr-FR"/>
          <w:rPrChange w:id="12256" w:author="Peng Luqi" w:date="2019-10-13T23:02:00Z">
            <w:rPr>
              <w:lang w:val="fr-FR"/>
            </w:rPr>
          </w:rPrChange>
        </w:rPr>
        <w:t>soi-disant</w:t>
      </w:r>
      <w:r w:rsidRPr="002A2E97">
        <w:rPr>
          <w:sz w:val="28"/>
          <w:lang w:val="fr-FR"/>
          <w:rPrChange w:id="12257" w:author="Peng Luqi" w:date="2019-10-13T23:02:00Z">
            <w:rPr>
              <w:spacing w:val="-15"/>
              <w:lang w:val="fr-FR"/>
            </w:rPr>
          </w:rPrChange>
        </w:rPr>
        <w:t xml:space="preserve"> </w:t>
      </w:r>
      <w:r w:rsidRPr="002A2E97">
        <w:rPr>
          <w:sz w:val="28"/>
          <w:lang w:val="fr-FR"/>
          <w:rPrChange w:id="12258" w:author="Peng Luqi" w:date="2019-10-13T23:02:00Z">
            <w:rPr>
              <w:lang w:val="fr-FR"/>
            </w:rPr>
          </w:rPrChange>
        </w:rPr>
        <w:t>professionnels</w:t>
      </w:r>
      <w:r w:rsidRPr="002A2E97">
        <w:rPr>
          <w:sz w:val="28"/>
          <w:lang w:val="fr-FR"/>
          <w:rPrChange w:id="12259" w:author="Peng Luqi" w:date="2019-10-13T23:02:00Z">
            <w:rPr>
              <w:spacing w:val="-16"/>
              <w:lang w:val="fr-FR"/>
            </w:rPr>
          </w:rPrChange>
        </w:rPr>
        <w:t xml:space="preserve"> </w:t>
      </w:r>
      <w:r w:rsidRPr="002A2E97">
        <w:rPr>
          <w:sz w:val="28"/>
          <w:lang w:val="fr-FR"/>
          <w:rPrChange w:id="12260" w:author="Peng Luqi" w:date="2019-10-13T23:02:00Z">
            <w:rPr>
              <w:lang w:val="fr-FR"/>
            </w:rPr>
          </w:rPrChange>
        </w:rPr>
        <w:t>sont</w:t>
      </w:r>
      <w:r w:rsidRPr="002A2E97">
        <w:rPr>
          <w:sz w:val="28"/>
          <w:lang w:val="fr-FR"/>
          <w:rPrChange w:id="12261" w:author="Peng Luqi" w:date="2019-10-13T23:02:00Z">
            <w:rPr>
              <w:spacing w:val="-15"/>
              <w:lang w:val="fr-FR"/>
            </w:rPr>
          </w:rPrChange>
        </w:rPr>
        <w:t xml:space="preserve"> </w:t>
      </w:r>
      <w:r w:rsidRPr="002A2E97">
        <w:rPr>
          <w:sz w:val="28"/>
          <w:lang w:val="fr-FR"/>
          <w:rPrChange w:id="12262" w:author="Peng Luqi" w:date="2019-10-13T23:02:00Z">
            <w:rPr>
              <w:lang w:val="fr-FR"/>
            </w:rPr>
          </w:rPrChange>
        </w:rPr>
        <w:t>terribles,</w:t>
      </w:r>
      <w:r w:rsidRPr="002A2E97">
        <w:rPr>
          <w:sz w:val="28"/>
          <w:lang w:val="fr-FR"/>
          <w:rPrChange w:id="12263" w:author="Peng Luqi" w:date="2019-10-13T23:02:00Z">
            <w:rPr>
              <w:spacing w:val="-16"/>
              <w:lang w:val="fr-FR"/>
            </w:rPr>
          </w:rPrChange>
        </w:rPr>
        <w:t xml:space="preserve"> </w:t>
      </w:r>
      <w:r w:rsidRPr="002A2E97">
        <w:rPr>
          <w:sz w:val="28"/>
          <w:lang w:val="fr-FR"/>
          <w:rPrChange w:id="12264" w:author="Peng Luqi" w:date="2019-10-13T23:02:00Z">
            <w:rPr>
              <w:lang w:val="fr-FR"/>
            </w:rPr>
          </w:rPrChange>
        </w:rPr>
        <w:t>tous</w:t>
      </w:r>
      <w:r w:rsidRPr="002A2E97">
        <w:rPr>
          <w:sz w:val="28"/>
          <w:lang w:val="fr-FR"/>
          <w:rPrChange w:id="12265" w:author="Peng Luqi" w:date="2019-10-13T23:02:00Z">
            <w:rPr>
              <w:spacing w:val="-16"/>
              <w:lang w:val="fr-FR"/>
            </w:rPr>
          </w:rPrChange>
        </w:rPr>
        <w:t xml:space="preserve"> </w:t>
      </w:r>
      <w:r w:rsidRPr="002A2E97">
        <w:rPr>
          <w:sz w:val="28"/>
          <w:lang w:val="fr-FR"/>
          <w:rPrChange w:id="12266" w:author="Peng Luqi" w:date="2019-10-13T23:02:00Z">
            <w:rPr>
              <w:lang w:val="fr-FR"/>
            </w:rPr>
          </w:rPrChange>
        </w:rPr>
        <w:t>les</w:t>
      </w:r>
      <w:r w:rsidRPr="002A2E97">
        <w:rPr>
          <w:sz w:val="28"/>
          <w:lang w:val="fr-FR"/>
          <w:rPrChange w:id="12267" w:author="Peng Luqi" w:date="2019-10-13T23:02:00Z">
            <w:rPr>
              <w:spacing w:val="-15"/>
              <w:lang w:val="fr-FR"/>
            </w:rPr>
          </w:rPrChange>
        </w:rPr>
        <w:t xml:space="preserve"> </w:t>
      </w:r>
      <w:r w:rsidRPr="002A2E97">
        <w:rPr>
          <w:sz w:val="28"/>
          <w:lang w:val="fr-FR"/>
          <w:rPrChange w:id="12268" w:author="Peng Luqi" w:date="2019-10-13T23:02:00Z">
            <w:rPr>
              <w:lang w:val="fr-FR"/>
            </w:rPr>
          </w:rPrChange>
        </w:rPr>
        <w:t>facteurs</w:t>
      </w:r>
      <w:r w:rsidRPr="002A2E97">
        <w:rPr>
          <w:sz w:val="28"/>
          <w:lang w:val="fr-FR"/>
          <w:rPrChange w:id="12269" w:author="Peng Luqi" w:date="2019-10-13T23:02:00Z">
            <w:rPr>
              <w:spacing w:val="-19"/>
              <w:lang w:val="fr-FR"/>
            </w:rPr>
          </w:rPrChange>
        </w:rPr>
        <w:t xml:space="preserve"> </w:t>
      </w:r>
      <w:r w:rsidRPr="002A2E97">
        <w:rPr>
          <w:sz w:val="28"/>
          <w:lang w:val="fr-FR"/>
          <w:rPrChange w:id="12270" w:author="Peng Luqi" w:date="2019-10-13T23:02:00Z">
            <w:rPr>
              <w:lang w:val="fr-FR"/>
            </w:rPr>
          </w:rPrChange>
        </w:rPr>
        <w:t>auxquels</w:t>
      </w:r>
      <w:r w:rsidRPr="002A2E97">
        <w:rPr>
          <w:sz w:val="28"/>
          <w:lang w:val="fr-FR"/>
          <w:rPrChange w:id="12271" w:author="Peng Luqi" w:date="2019-10-13T23:02:00Z">
            <w:rPr>
              <w:spacing w:val="-16"/>
              <w:lang w:val="fr-FR"/>
            </w:rPr>
          </w:rPrChange>
        </w:rPr>
        <w:t xml:space="preserve"> </w:t>
      </w:r>
      <w:r w:rsidRPr="002A2E97">
        <w:rPr>
          <w:sz w:val="28"/>
          <w:lang w:val="fr-FR"/>
          <w:rPrChange w:id="12272" w:author="Peng Luqi" w:date="2019-10-13T23:02:00Z">
            <w:rPr>
              <w:lang w:val="fr-FR"/>
            </w:rPr>
          </w:rPrChange>
        </w:rPr>
        <w:t>ils</w:t>
      </w:r>
      <w:r w:rsidRPr="002A2E97">
        <w:rPr>
          <w:sz w:val="28"/>
          <w:lang w:val="fr-FR"/>
          <w:rPrChange w:id="12273" w:author="Peng Luqi" w:date="2019-10-13T23:02:00Z">
            <w:rPr>
              <w:spacing w:val="-16"/>
              <w:lang w:val="fr-FR"/>
            </w:rPr>
          </w:rPrChange>
        </w:rPr>
        <w:t xml:space="preserve"> </w:t>
      </w:r>
      <w:r w:rsidRPr="002A2E97">
        <w:rPr>
          <w:sz w:val="28"/>
          <w:lang w:val="fr-FR"/>
          <w:rPrChange w:id="12274" w:author="Peng Luqi" w:date="2019-10-13T23:02:00Z">
            <w:rPr>
              <w:lang w:val="fr-FR"/>
            </w:rPr>
          </w:rPrChange>
        </w:rPr>
        <w:t>sont</w:t>
      </w:r>
      <w:r w:rsidRPr="002A2E97">
        <w:rPr>
          <w:sz w:val="28"/>
          <w:lang w:val="fr-FR"/>
          <w:rPrChange w:id="12275" w:author="Peng Luqi" w:date="2019-10-13T23:02:00Z">
            <w:rPr>
              <w:spacing w:val="-16"/>
              <w:lang w:val="fr-FR"/>
            </w:rPr>
          </w:rPrChange>
        </w:rPr>
        <w:t xml:space="preserve"> </w:t>
      </w:r>
      <w:r w:rsidRPr="002A2E97">
        <w:rPr>
          <w:sz w:val="28"/>
          <w:lang w:val="fr-FR"/>
          <w:rPrChange w:id="12276" w:author="Peng Luqi" w:date="2019-10-13T23:02:00Z">
            <w:rPr>
              <w:lang w:val="fr-FR"/>
            </w:rPr>
          </w:rPrChange>
        </w:rPr>
        <w:t>confrontés,</w:t>
      </w:r>
      <w:r w:rsidRPr="002A2E97">
        <w:rPr>
          <w:sz w:val="28"/>
          <w:lang w:val="fr-FR"/>
          <w:rPrChange w:id="12277" w:author="Peng Luqi" w:date="2019-10-13T23:02:00Z">
            <w:rPr>
              <w:spacing w:val="-16"/>
              <w:lang w:val="fr-FR"/>
            </w:rPr>
          </w:rPrChange>
        </w:rPr>
        <w:t xml:space="preserve"> </w:t>
      </w:r>
      <w:r w:rsidRPr="002A2E97">
        <w:rPr>
          <w:sz w:val="28"/>
          <w:lang w:val="fr-FR"/>
          <w:rPrChange w:id="12278" w:author="Peng Luqi" w:date="2019-10-13T23:02:00Z">
            <w:rPr>
              <w:lang w:val="fr-FR"/>
            </w:rPr>
          </w:rPrChange>
        </w:rPr>
        <w:t>qu</w:t>
      </w:r>
      <w:del w:id="12279" w:author="Peng Luqi" w:date="2019-10-13T14:43:00Z">
        <w:r w:rsidRPr="002A2E97" w:rsidDel="00EF666F">
          <w:rPr>
            <w:sz w:val="28"/>
            <w:lang w:val="fr-FR"/>
            <w:rPrChange w:id="12280" w:author="Peng Luqi" w:date="2019-10-13T23:02:00Z">
              <w:rPr>
                <w:lang w:val="fr-FR"/>
              </w:rPr>
            </w:rPrChange>
          </w:rPr>
          <w:delText>’</w:delText>
        </w:r>
      </w:del>
      <w:ins w:id="12281" w:author="Peng Luqi" w:date="2019-10-13T14:43:00Z">
        <w:r w:rsidR="00EF666F" w:rsidRPr="002A2E97">
          <w:rPr>
            <w:sz w:val="28"/>
            <w:lang w:val="fr-FR"/>
            <w:rPrChange w:id="12282" w:author="Peng Luqi" w:date="2019-10-13T23:02:00Z">
              <w:rPr>
                <w:lang w:val="fr-FR"/>
              </w:rPr>
            </w:rPrChange>
          </w:rPr>
          <w:t>’</w:t>
        </w:r>
      </w:ins>
      <w:r w:rsidRPr="002A2E97">
        <w:rPr>
          <w:sz w:val="28"/>
          <w:lang w:val="fr-FR"/>
          <w:rPrChange w:id="12283" w:author="Peng Luqi" w:date="2019-10-13T23:02:00Z">
            <w:rPr>
              <w:lang w:val="fr-FR"/>
            </w:rPr>
          </w:rPrChange>
        </w:rPr>
        <w:t>ils soient importants ou non, sont trop peu dans leurs propres limites</w:t>
      </w:r>
      <w:r w:rsidRPr="002A2E97">
        <w:rPr>
          <w:sz w:val="28"/>
          <w:lang w:val="fr-FR"/>
          <w:rPrChange w:id="12284" w:author="Peng Luqi" w:date="2019-10-13T23:02:00Z">
            <w:rPr>
              <w:spacing w:val="-17"/>
              <w:lang w:val="fr-FR"/>
            </w:rPr>
          </w:rPrChange>
        </w:rPr>
        <w:t xml:space="preserve"> </w:t>
      </w:r>
      <w:r w:rsidRPr="002A2E97">
        <w:rPr>
          <w:sz w:val="28"/>
          <w:lang w:val="fr-FR"/>
          <w:rPrChange w:id="12285" w:author="Peng Luqi" w:date="2019-10-13T23:02:00Z">
            <w:rPr>
              <w:lang w:val="fr-FR"/>
            </w:rPr>
          </w:rPrChange>
        </w:rPr>
        <w:t>actives.</w:t>
      </w:r>
    </w:p>
    <w:p w:rsidR="002B38DF" w:rsidRPr="00F94CB9" w:rsidDel="002A2E97" w:rsidRDefault="002B38DF">
      <w:pPr>
        <w:pStyle w:val="a3"/>
        <w:ind w:left="170" w:right="170"/>
        <w:jc w:val="both"/>
        <w:rPr>
          <w:del w:id="12286" w:author="Peng Luqi" w:date="2019-10-13T23:02:00Z"/>
          <w:lang w:val="fr-FR"/>
          <w:rPrChange w:id="12287" w:author="Peng Luqi" w:date="2019-10-13T14:50:00Z">
            <w:rPr>
              <w:del w:id="12288" w:author="Peng Luqi" w:date="2019-10-13T23:02:00Z"/>
              <w:sz w:val="24"/>
              <w:lang w:val="fr-FR"/>
            </w:rPr>
          </w:rPrChange>
        </w:rPr>
        <w:pPrChange w:id="12289" w:author="Peng Luqi" w:date="2019-10-13T14:20:00Z">
          <w:pPr>
            <w:pStyle w:val="a3"/>
          </w:pPr>
        </w:pPrChange>
      </w:pPr>
    </w:p>
    <w:p w:rsidR="002B38DF" w:rsidRPr="00F94CB9" w:rsidRDefault="002B38DF">
      <w:pPr>
        <w:pStyle w:val="a3"/>
        <w:ind w:left="170" w:right="170"/>
        <w:jc w:val="both"/>
        <w:rPr>
          <w:lang w:val="fr-FR"/>
          <w:rPrChange w:id="12290" w:author="Peng Luqi" w:date="2019-10-13T14:50:00Z">
            <w:rPr>
              <w:sz w:val="18"/>
              <w:lang w:val="fr-FR"/>
            </w:rPr>
          </w:rPrChange>
        </w:rPr>
        <w:pPrChange w:id="12291" w:author="Peng Luqi" w:date="2019-10-13T14:20:00Z">
          <w:pPr>
            <w:pStyle w:val="a3"/>
            <w:spacing w:before="9"/>
          </w:pPr>
        </w:pPrChange>
      </w:pPr>
    </w:p>
    <w:p w:rsidR="002B38DF" w:rsidRPr="00F94CB9" w:rsidRDefault="00716360">
      <w:pPr>
        <w:ind w:left="170" w:right="170"/>
        <w:jc w:val="both"/>
        <w:rPr>
          <w:sz w:val="28"/>
          <w:szCs w:val="28"/>
          <w:lang w:val="fr-FR"/>
          <w:rPrChange w:id="12292" w:author="Peng Luqi" w:date="2019-10-13T14:50:00Z">
            <w:rPr>
              <w:lang w:val="fr-FR"/>
            </w:rPr>
          </w:rPrChange>
        </w:rPr>
        <w:pPrChange w:id="12293" w:author="Peng Luqi" w:date="2019-10-13T14:20:00Z">
          <w:pPr>
            <w:spacing w:line="285" w:lineRule="auto"/>
            <w:ind w:left="130" w:right="182"/>
            <w:jc w:val="both"/>
          </w:pPr>
        </w:pPrChange>
      </w:pPr>
      <w:r w:rsidRPr="00F94CB9">
        <w:rPr>
          <w:sz w:val="28"/>
          <w:szCs w:val="28"/>
          <w:lang w:val="fr-FR"/>
          <w:rPrChange w:id="12294" w:author="Peng Luqi" w:date="2019-10-13T14:50:00Z">
            <w:rPr>
              <w:lang w:val="fr-FR"/>
            </w:rPr>
          </w:rPrChange>
        </w:rPr>
        <w:t>Vous</w:t>
      </w:r>
      <w:r w:rsidRPr="00F94CB9">
        <w:rPr>
          <w:spacing w:val="-13"/>
          <w:sz w:val="28"/>
          <w:szCs w:val="28"/>
          <w:lang w:val="fr-FR"/>
          <w:rPrChange w:id="12295" w:author="Peng Luqi" w:date="2019-10-13T14:50:00Z">
            <w:rPr>
              <w:spacing w:val="-13"/>
              <w:lang w:val="fr-FR"/>
            </w:rPr>
          </w:rPrChange>
        </w:rPr>
        <w:t xml:space="preserve"> </w:t>
      </w:r>
      <w:r w:rsidRPr="00F94CB9">
        <w:rPr>
          <w:sz w:val="28"/>
          <w:szCs w:val="28"/>
          <w:lang w:val="fr-FR"/>
          <w:rPrChange w:id="12296" w:author="Peng Luqi" w:date="2019-10-13T14:50:00Z">
            <w:rPr>
              <w:lang w:val="fr-FR"/>
            </w:rPr>
          </w:rPrChange>
        </w:rPr>
        <w:t>pouvez</w:t>
      </w:r>
      <w:r w:rsidRPr="00F94CB9">
        <w:rPr>
          <w:spacing w:val="-12"/>
          <w:sz w:val="28"/>
          <w:szCs w:val="28"/>
          <w:lang w:val="fr-FR"/>
          <w:rPrChange w:id="12297" w:author="Peng Luqi" w:date="2019-10-13T14:50:00Z">
            <w:rPr>
              <w:spacing w:val="-12"/>
              <w:lang w:val="fr-FR"/>
            </w:rPr>
          </w:rPrChange>
        </w:rPr>
        <w:t xml:space="preserve"> </w:t>
      </w:r>
      <w:r w:rsidRPr="00F94CB9">
        <w:rPr>
          <w:sz w:val="28"/>
          <w:szCs w:val="28"/>
          <w:lang w:val="fr-FR"/>
          <w:rPrChange w:id="12298" w:author="Peng Luqi" w:date="2019-10-13T14:50:00Z">
            <w:rPr>
              <w:lang w:val="fr-FR"/>
            </w:rPr>
          </w:rPrChange>
        </w:rPr>
        <w:t>donc</w:t>
      </w:r>
      <w:r w:rsidRPr="00F94CB9">
        <w:rPr>
          <w:spacing w:val="-13"/>
          <w:sz w:val="28"/>
          <w:szCs w:val="28"/>
          <w:lang w:val="fr-FR"/>
          <w:rPrChange w:id="12299" w:author="Peng Luqi" w:date="2019-10-13T14:50:00Z">
            <w:rPr>
              <w:spacing w:val="-13"/>
              <w:lang w:val="fr-FR"/>
            </w:rPr>
          </w:rPrChange>
        </w:rPr>
        <w:t xml:space="preserve"> </w:t>
      </w:r>
      <w:r w:rsidRPr="00F94CB9">
        <w:rPr>
          <w:sz w:val="28"/>
          <w:szCs w:val="28"/>
          <w:lang w:val="fr-FR"/>
          <w:rPrChange w:id="12300" w:author="Peng Luqi" w:date="2019-10-13T14:50:00Z">
            <w:rPr>
              <w:lang w:val="fr-FR"/>
            </w:rPr>
          </w:rPrChange>
        </w:rPr>
        <w:t>comprendre,</w:t>
      </w:r>
      <w:r w:rsidRPr="00F94CB9">
        <w:rPr>
          <w:spacing w:val="-12"/>
          <w:sz w:val="28"/>
          <w:szCs w:val="28"/>
          <w:lang w:val="fr-FR"/>
          <w:rPrChange w:id="12301" w:author="Peng Luqi" w:date="2019-10-13T14:50:00Z">
            <w:rPr>
              <w:spacing w:val="-12"/>
              <w:lang w:val="fr-FR"/>
            </w:rPr>
          </w:rPrChange>
        </w:rPr>
        <w:t xml:space="preserve"> </w:t>
      </w:r>
      <w:r w:rsidRPr="00F94CB9">
        <w:rPr>
          <w:sz w:val="28"/>
          <w:szCs w:val="28"/>
          <w:lang w:val="fr-FR"/>
          <w:rPrChange w:id="12302" w:author="Peng Luqi" w:date="2019-10-13T14:50:00Z">
            <w:rPr>
              <w:lang w:val="fr-FR"/>
            </w:rPr>
          </w:rPrChange>
        </w:rPr>
        <w:t>comme</w:t>
      </w:r>
      <w:r w:rsidRPr="00F94CB9">
        <w:rPr>
          <w:spacing w:val="-13"/>
          <w:sz w:val="28"/>
          <w:szCs w:val="28"/>
          <w:lang w:val="fr-FR"/>
          <w:rPrChange w:id="12303" w:author="Peng Luqi" w:date="2019-10-13T14:50:00Z">
            <w:rPr>
              <w:spacing w:val="-13"/>
              <w:lang w:val="fr-FR"/>
            </w:rPr>
          </w:rPrChange>
        </w:rPr>
        <w:t xml:space="preserve"> </w:t>
      </w:r>
      <w:r w:rsidRPr="00F94CB9">
        <w:rPr>
          <w:sz w:val="28"/>
          <w:szCs w:val="28"/>
          <w:lang w:val="fr-FR"/>
          <w:rPrChange w:id="12304" w:author="Peng Luqi" w:date="2019-10-13T14:50:00Z">
            <w:rPr>
              <w:lang w:val="fr-FR"/>
            </w:rPr>
          </w:rPrChange>
        </w:rPr>
        <w:t>nous</w:t>
      </w:r>
      <w:r w:rsidRPr="00F94CB9">
        <w:rPr>
          <w:spacing w:val="-12"/>
          <w:sz w:val="28"/>
          <w:szCs w:val="28"/>
          <w:lang w:val="fr-FR"/>
          <w:rPrChange w:id="12305" w:author="Peng Luqi" w:date="2019-10-13T14:50:00Z">
            <w:rPr>
              <w:spacing w:val="-12"/>
              <w:lang w:val="fr-FR"/>
            </w:rPr>
          </w:rPrChange>
        </w:rPr>
        <w:t xml:space="preserve"> </w:t>
      </w:r>
      <w:r w:rsidRPr="00F94CB9">
        <w:rPr>
          <w:sz w:val="28"/>
          <w:szCs w:val="28"/>
          <w:lang w:val="fr-FR"/>
          <w:rPrChange w:id="12306" w:author="Peng Luqi" w:date="2019-10-13T14:50:00Z">
            <w:rPr>
              <w:lang w:val="fr-FR"/>
            </w:rPr>
          </w:rPrChange>
        </w:rPr>
        <w:t>l</w:t>
      </w:r>
      <w:del w:id="12307" w:author="Peng Luqi" w:date="2019-10-13T14:43:00Z">
        <w:r w:rsidRPr="00F94CB9" w:rsidDel="00EF666F">
          <w:rPr>
            <w:sz w:val="28"/>
            <w:szCs w:val="28"/>
            <w:lang w:val="fr-FR"/>
            <w:rPrChange w:id="12308" w:author="Peng Luqi" w:date="2019-10-13T14:50:00Z">
              <w:rPr>
                <w:lang w:val="fr-FR"/>
              </w:rPr>
            </w:rPrChange>
          </w:rPr>
          <w:delText>’</w:delText>
        </w:r>
      </w:del>
      <w:ins w:id="12309" w:author="Peng Luqi" w:date="2019-10-13T14:43:00Z">
        <w:r w:rsidR="00EF666F" w:rsidRPr="00F94CB9">
          <w:rPr>
            <w:sz w:val="28"/>
            <w:szCs w:val="28"/>
            <w:lang w:val="fr-FR"/>
            <w:rPrChange w:id="12310" w:author="Peng Luqi" w:date="2019-10-13T14:50:00Z">
              <w:rPr>
                <w:lang w:val="fr-FR"/>
              </w:rPr>
            </w:rPrChange>
          </w:rPr>
          <w:t>’</w:t>
        </w:r>
      </w:ins>
      <w:r w:rsidRPr="00F94CB9">
        <w:rPr>
          <w:sz w:val="28"/>
          <w:szCs w:val="28"/>
          <w:lang w:val="fr-FR"/>
          <w:rPrChange w:id="12311" w:author="Peng Luqi" w:date="2019-10-13T14:50:00Z">
            <w:rPr>
              <w:lang w:val="fr-FR"/>
            </w:rPr>
          </w:rPrChange>
        </w:rPr>
        <w:t>avons</w:t>
      </w:r>
      <w:r w:rsidRPr="00F94CB9">
        <w:rPr>
          <w:spacing w:val="-13"/>
          <w:sz w:val="28"/>
          <w:szCs w:val="28"/>
          <w:lang w:val="fr-FR"/>
          <w:rPrChange w:id="12312" w:author="Peng Luqi" w:date="2019-10-13T14:50:00Z">
            <w:rPr>
              <w:spacing w:val="-13"/>
              <w:lang w:val="fr-FR"/>
            </w:rPr>
          </w:rPrChange>
        </w:rPr>
        <w:t xml:space="preserve"> </w:t>
      </w:r>
      <w:r w:rsidRPr="00F94CB9">
        <w:rPr>
          <w:sz w:val="28"/>
          <w:szCs w:val="28"/>
          <w:lang w:val="fr-FR"/>
          <w:rPrChange w:id="12313" w:author="Peng Luqi" w:date="2019-10-13T14:50:00Z">
            <w:rPr>
              <w:lang w:val="fr-FR"/>
            </w:rPr>
          </w:rPrChange>
        </w:rPr>
        <w:t>mentionné</w:t>
      </w:r>
      <w:r w:rsidRPr="00F94CB9">
        <w:rPr>
          <w:spacing w:val="-13"/>
          <w:sz w:val="28"/>
          <w:szCs w:val="28"/>
          <w:lang w:val="fr-FR"/>
          <w:rPrChange w:id="12314" w:author="Peng Luqi" w:date="2019-10-13T14:50:00Z">
            <w:rPr>
              <w:spacing w:val="-13"/>
              <w:lang w:val="fr-FR"/>
            </w:rPr>
          </w:rPrChange>
        </w:rPr>
        <w:t xml:space="preserve"> </w:t>
      </w:r>
      <w:r w:rsidRPr="00F94CB9">
        <w:rPr>
          <w:sz w:val="28"/>
          <w:szCs w:val="28"/>
          <w:lang w:val="fr-FR"/>
          <w:rPrChange w:id="12315" w:author="Peng Luqi" w:date="2019-10-13T14:50:00Z">
            <w:rPr>
              <w:lang w:val="fr-FR"/>
            </w:rPr>
          </w:rPrChange>
        </w:rPr>
        <w:t>dans</w:t>
      </w:r>
      <w:r w:rsidRPr="00F94CB9">
        <w:rPr>
          <w:spacing w:val="-13"/>
          <w:sz w:val="28"/>
          <w:szCs w:val="28"/>
          <w:lang w:val="fr-FR"/>
          <w:rPrChange w:id="12316" w:author="Peng Luqi" w:date="2019-10-13T14:50:00Z">
            <w:rPr>
              <w:spacing w:val="-13"/>
              <w:lang w:val="fr-FR"/>
            </w:rPr>
          </w:rPrChange>
        </w:rPr>
        <w:t xml:space="preserve"> </w:t>
      </w:r>
      <w:r w:rsidRPr="00F94CB9">
        <w:rPr>
          <w:sz w:val="28"/>
          <w:szCs w:val="28"/>
          <w:lang w:val="fr-FR"/>
          <w:rPrChange w:id="12317" w:author="Peng Luqi" w:date="2019-10-13T14:50:00Z">
            <w:rPr>
              <w:lang w:val="fr-FR"/>
            </w:rPr>
          </w:rPrChange>
        </w:rPr>
        <w:t>le</w:t>
      </w:r>
      <w:r w:rsidRPr="00F94CB9">
        <w:rPr>
          <w:spacing w:val="-12"/>
          <w:sz w:val="28"/>
          <w:szCs w:val="28"/>
          <w:lang w:val="fr-FR"/>
          <w:rPrChange w:id="12318" w:author="Peng Luqi" w:date="2019-10-13T14:50:00Z">
            <w:rPr>
              <w:spacing w:val="-12"/>
              <w:lang w:val="fr-FR"/>
            </w:rPr>
          </w:rPrChange>
        </w:rPr>
        <w:t xml:space="preserve"> </w:t>
      </w:r>
      <w:r w:rsidRPr="00F94CB9">
        <w:rPr>
          <w:sz w:val="28"/>
          <w:szCs w:val="28"/>
          <w:lang w:val="fr-FR"/>
          <w:rPrChange w:id="12319" w:author="Peng Luqi" w:date="2019-10-13T14:50:00Z">
            <w:rPr>
              <w:lang w:val="fr-FR"/>
            </w:rPr>
          </w:rPrChange>
        </w:rPr>
        <w:t>paragraphe</w:t>
      </w:r>
      <w:r w:rsidRPr="00F94CB9">
        <w:rPr>
          <w:spacing w:val="-12"/>
          <w:sz w:val="28"/>
          <w:szCs w:val="28"/>
          <w:lang w:val="fr-FR"/>
          <w:rPrChange w:id="12320" w:author="Peng Luqi" w:date="2019-10-13T14:50:00Z">
            <w:rPr>
              <w:spacing w:val="-12"/>
              <w:lang w:val="fr-FR"/>
            </w:rPr>
          </w:rPrChange>
        </w:rPr>
        <w:t xml:space="preserve"> </w:t>
      </w:r>
      <w:r w:rsidRPr="00F94CB9">
        <w:rPr>
          <w:sz w:val="28"/>
          <w:szCs w:val="28"/>
          <w:lang w:val="fr-FR"/>
          <w:rPrChange w:id="12321" w:author="Peng Luqi" w:date="2019-10-13T14:50:00Z">
            <w:rPr>
              <w:lang w:val="fr-FR"/>
            </w:rPr>
          </w:rPrChange>
        </w:rPr>
        <w:t>9.7,</w:t>
      </w:r>
      <w:r w:rsidRPr="00F94CB9">
        <w:rPr>
          <w:spacing w:val="-13"/>
          <w:sz w:val="28"/>
          <w:szCs w:val="28"/>
          <w:lang w:val="fr-FR"/>
          <w:rPrChange w:id="12322" w:author="Peng Luqi" w:date="2019-10-13T14:50:00Z">
            <w:rPr>
              <w:spacing w:val="-13"/>
              <w:lang w:val="fr-FR"/>
            </w:rPr>
          </w:rPrChange>
        </w:rPr>
        <w:t xml:space="preserve"> </w:t>
      </w:r>
      <w:r w:rsidRPr="00F94CB9">
        <w:rPr>
          <w:sz w:val="28"/>
          <w:szCs w:val="28"/>
          <w:lang w:val="fr-FR"/>
          <w:rPrChange w:id="12323" w:author="Peng Luqi" w:date="2019-10-13T14:50:00Z">
            <w:rPr>
              <w:lang w:val="fr-FR"/>
            </w:rPr>
          </w:rPrChange>
        </w:rPr>
        <w:t>que</w:t>
      </w:r>
      <w:r w:rsidRPr="00F94CB9">
        <w:rPr>
          <w:spacing w:val="-12"/>
          <w:sz w:val="28"/>
          <w:szCs w:val="28"/>
          <w:lang w:val="fr-FR"/>
          <w:rPrChange w:id="12324" w:author="Peng Luqi" w:date="2019-10-13T14:50:00Z">
            <w:rPr>
              <w:spacing w:val="-12"/>
              <w:lang w:val="fr-FR"/>
            </w:rPr>
          </w:rPrChange>
        </w:rPr>
        <w:t xml:space="preserve"> </w:t>
      </w:r>
      <w:r w:rsidRPr="00F94CB9">
        <w:rPr>
          <w:sz w:val="28"/>
          <w:szCs w:val="28"/>
          <w:lang w:val="fr-FR"/>
          <w:rPrChange w:id="12325" w:author="Peng Luqi" w:date="2019-10-13T14:50:00Z">
            <w:rPr>
              <w:lang w:val="fr-FR"/>
            </w:rPr>
          </w:rPrChange>
        </w:rPr>
        <w:t>vous</w:t>
      </w:r>
      <w:r w:rsidRPr="00F94CB9">
        <w:rPr>
          <w:spacing w:val="-13"/>
          <w:sz w:val="28"/>
          <w:szCs w:val="28"/>
          <w:lang w:val="fr-FR"/>
          <w:rPrChange w:id="12326" w:author="Peng Luqi" w:date="2019-10-13T14:50:00Z">
            <w:rPr>
              <w:spacing w:val="-13"/>
              <w:lang w:val="fr-FR"/>
            </w:rPr>
          </w:rPrChange>
        </w:rPr>
        <w:t xml:space="preserve"> </w:t>
      </w:r>
      <w:r w:rsidRPr="00F94CB9">
        <w:rPr>
          <w:sz w:val="28"/>
          <w:szCs w:val="28"/>
          <w:lang w:val="fr-FR"/>
          <w:rPrChange w:id="12327" w:author="Peng Luqi" w:date="2019-10-13T14:50:00Z">
            <w:rPr>
              <w:lang w:val="fr-FR"/>
            </w:rPr>
          </w:rPrChange>
        </w:rPr>
        <w:t>devez réfléchir</w:t>
      </w:r>
      <w:r w:rsidRPr="00F94CB9">
        <w:rPr>
          <w:spacing w:val="-15"/>
          <w:sz w:val="28"/>
          <w:szCs w:val="28"/>
          <w:lang w:val="fr-FR"/>
          <w:rPrChange w:id="12328" w:author="Peng Luqi" w:date="2019-10-13T14:50:00Z">
            <w:rPr>
              <w:spacing w:val="-15"/>
              <w:lang w:val="fr-FR"/>
            </w:rPr>
          </w:rPrChange>
        </w:rPr>
        <w:t xml:space="preserve"> </w:t>
      </w:r>
      <w:r w:rsidRPr="00F94CB9">
        <w:rPr>
          <w:sz w:val="28"/>
          <w:szCs w:val="28"/>
          <w:lang w:val="fr-FR"/>
          <w:rPrChange w:id="12329" w:author="Peng Luqi" w:date="2019-10-13T14:50:00Z">
            <w:rPr>
              <w:lang w:val="fr-FR"/>
            </w:rPr>
          </w:rPrChange>
        </w:rPr>
        <w:t>attentivement</w:t>
      </w:r>
      <w:r w:rsidRPr="00F94CB9">
        <w:rPr>
          <w:spacing w:val="-16"/>
          <w:sz w:val="28"/>
          <w:szCs w:val="28"/>
          <w:lang w:val="fr-FR"/>
          <w:rPrChange w:id="12330" w:author="Peng Luqi" w:date="2019-10-13T14:50:00Z">
            <w:rPr>
              <w:spacing w:val="-16"/>
              <w:lang w:val="fr-FR"/>
            </w:rPr>
          </w:rPrChange>
        </w:rPr>
        <w:t xml:space="preserve"> </w:t>
      </w:r>
      <w:r w:rsidRPr="00F94CB9">
        <w:rPr>
          <w:sz w:val="28"/>
          <w:szCs w:val="28"/>
          <w:lang w:val="fr-FR"/>
          <w:rPrChange w:id="12331" w:author="Peng Luqi" w:date="2019-10-13T14:50:00Z">
            <w:rPr>
              <w:lang w:val="fr-FR"/>
            </w:rPr>
          </w:rPrChange>
        </w:rPr>
        <w:t>à</w:t>
      </w:r>
      <w:r w:rsidRPr="00F94CB9">
        <w:rPr>
          <w:spacing w:val="-16"/>
          <w:sz w:val="28"/>
          <w:szCs w:val="28"/>
          <w:lang w:val="fr-FR"/>
          <w:rPrChange w:id="12332" w:author="Peng Luqi" w:date="2019-10-13T14:50:00Z">
            <w:rPr>
              <w:spacing w:val="-16"/>
              <w:lang w:val="fr-FR"/>
            </w:rPr>
          </w:rPrChange>
        </w:rPr>
        <w:t xml:space="preserve"> </w:t>
      </w:r>
      <w:r w:rsidRPr="00F94CB9">
        <w:rPr>
          <w:sz w:val="28"/>
          <w:szCs w:val="28"/>
          <w:lang w:val="fr-FR"/>
          <w:rPrChange w:id="12333" w:author="Peng Luqi" w:date="2019-10-13T14:50:00Z">
            <w:rPr>
              <w:lang w:val="fr-FR"/>
            </w:rPr>
          </w:rPrChange>
        </w:rPr>
        <w:t>combien</w:t>
      </w:r>
      <w:r w:rsidRPr="00F94CB9">
        <w:rPr>
          <w:spacing w:val="-16"/>
          <w:sz w:val="28"/>
          <w:szCs w:val="28"/>
          <w:lang w:val="fr-FR"/>
          <w:rPrChange w:id="12334" w:author="Peng Luqi" w:date="2019-10-13T14:50:00Z">
            <w:rPr>
              <w:spacing w:val="-16"/>
              <w:lang w:val="fr-FR"/>
            </w:rPr>
          </w:rPrChange>
        </w:rPr>
        <w:t xml:space="preserve"> </w:t>
      </w:r>
      <w:r w:rsidRPr="00F94CB9">
        <w:rPr>
          <w:sz w:val="28"/>
          <w:szCs w:val="28"/>
          <w:lang w:val="fr-FR"/>
          <w:rPrChange w:id="12335" w:author="Peng Luqi" w:date="2019-10-13T14:50:00Z">
            <w:rPr>
              <w:lang w:val="fr-FR"/>
            </w:rPr>
          </w:rPrChange>
        </w:rPr>
        <w:t>d</w:t>
      </w:r>
      <w:del w:id="12336" w:author="Peng Luqi" w:date="2019-10-13T14:43:00Z">
        <w:r w:rsidRPr="00F94CB9" w:rsidDel="00EF666F">
          <w:rPr>
            <w:sz w:val="28"/>
            <w:szCs w:val="28"/>
            <w:lang w:val="fr-FR"/>
            <w:rPrChange w:id="12337" w:author="Peng Luqi" w:date="2019-10-13T14:50:00Z">
              <w:rPr>
                <w:lang w:val="fr-FR"/>
              </w:rPr>
            </w:rPrChange>
          </w:rPr>
          <w:delText>’</w:delText>
        </w:r>
      </w:del>
      <w:ins w:id="12338" w:author="Peng Luqi" w:date="2019-10-13T14:43:00Z">
        <w:r w:rsidR="00EF666F" w:rsidRPr="00F94CB9">
          <w:rPr>
            <w:sz w:val="28"/>
            <w:szCs w:val="28"/>
            <w:lang w:val="fr-FR"/>
            <w:rPrChange w:id="12339" w:author="Peng Luqi" w:date="2019-10-13T14:50:00Z">
              <w:rPr>
                <w:lang w:val="fr-FR"/>
              </w:rPr>
            </w:rPrChange>
          </w:rPr>
          <w:t>’</w:t>
        </w:r>
      </w:ins>
      <w:r w:rsidRPr="00F94CB9">
        <w:rPr>
          <w:sz w:val="28"/>
          <w:szCs w:val="28"/>
          <w:lang w:val="fr-FR"/>
          <w:rPrChange w:id="12340" w:author="Peng Luqi" w:date="2019-10-13T14:50:00Z">
            <w:rPr>
              <w:lang w:val="fr-FR"/>
            </w:rPr>
          </w:rPrChange>
        </w:rPr>
        <w:t>espace</w:t>
      </w:r>
      <w:r w:rsidRPr="00F94CB9">
        <w:rPr>
          <w:spacing w:val="-16"/>
          <w:sz w:val="28"/>
          <w:szCs w:val="28"/>
          <w:lang w:val="fr-FR"/>
          <w:rPrChange w:id="12341" w:author="Peng Luqi" w:date="2019-10-13T14:50:00Z">
            <w:rPr>
              <w:spacing w:val="-16"/>
              <w:lang w:val="fr-FR"/>
            </w:rPr>
          </w:rPrChange>
        </w:rPr>
        <w:t xml:space="preserve"> </w:t>
      </w:r>
      <w:r w:rsidRPr="00F94CB9">
        <w:rPr>
          <w:sz w:val="28"/>
          <w:szCs w:val="28"/>
          <w:lang w:val="fr-FR"/>
          <w:rPrChange w:id="12342" w:author="Peng Luqi" w:date="2019-10-13T14:50:00Z">
            <w:rPr>
              <w:lang w:val="fr-FR"/>
            </w:rPr>
          </w:rPrChange>
        </w:rPr>
        <w:t>vous</w:t>
      </w:r>
      <w:r w:rsidRPr="00F94CB9">
        <w:rPr>
          <w:spacing w:val="-16"/>
          <w:sz w:val="28"/>
          <w:szCs w:val="28"/>
          <w:lang w:val="fr-FR"/>
          <w:rPrChange w:id="12343" w:author="Peng Luqi" w:date="2019-10-13T14:50:00Z">
            <w:rPr>
              <w:spacing w:val="-16"/>
              <w:lang w:val="fr-FR"/>
            </w:rPr>
          </w:rPrChange>
        </w:rPr>
        <w:t xml:space="preserve"> </w:t>
      </w:r>
      <w:r w:rsidRPr="00F94CB9">
        <w:rPr>
          <w:sz w:val="28"/>
          <w:szCs w:val="28"/>
          <w:lang w:val="fr-FR"/>
          <w:rPrChange w:id="12344" w:author="Peng Luqi" w:date="2019-10-13T14:50:00Z">
            <w:rPr>
              <w:lang w:val="fr-FR"/>
            </w:rPr>
          </w:rPrChange>
        </w:rPr>
        <w:t>disposez</w:t>
      </w:r>
      <w:r w:rsidRPr="00F94CB9">
        <w:rPr>
          <w:spacing w:val="-15"/>
          <w:sz w:val="28"/>
          <w:szCs w:val="28"/>
          <w:lang w:val="fr-FR"/>
          <w:rPrChange w:id="12345" w:author="Peng Luqi" w:date="2019-10-13T14:50:00Z">
            <w:rPr>
              <w:spacing w:val="-15"/>
              <w:lang w:val="fr-FR"/>
            </w:rPr>
          </w:rPrChange>
        </w:rPr>
        <w:t xml:space="preserve"> </w:t>
      </w:r>
      <w:r w:rsidRPr="00F94CB9">
        <w:rPr>
          <w:sz w:val="28"/>
          <w:szCs w:val="28"/>
          <w:lang w:val="fr-FR"/>
          <w:rPrChange w:id="12346" w:author="Peng Luqi" w:date="2019-10-13T14:50:00Z">
            <w:rPr>
              <w:lang w:val="fr-FR"/>
            </w:rPr>
          </w:rPrChange>
        </w:rPr>
        <w:t>dans</w:t>
      </w:r>
      <w:r w:rsidRPr="00F94CB9">
        <w:rPr>
          <w:spacing w:val="-16"/>
          <w:sz w:val="28"/>
          <w:szCs w:val="28"/>
          <w:lang w:val="fr-FR"/>
          <w:rPrChange w:id="12347" w:author="Peng Luqi" w:date="2019-10-13T14:50:00Z">
            <w:rPr>
              <w:spacing w:val="-16"/>
              <w:lang w:val="fr-FR"/>
            </w:rPr>
          </w:rPrChange>
        </w:rPr>
        <w:t xml:space="preserve"> </w:t>
      </w:r>
      <w:r w:rsidRPr="00F94CB9">
        <w:rPr>
          <w:sz w:val="28"/>
          <w:szCs w:val="28"/>
          <w:lang w:val="fr-FR"/>
          <w:rPrChange w:id="12348" w:author="Peng Luqi" w:date="2019-10-13T14:50:00Z">
            <w:rPr>
              <w:lang w:val="fr-FR"/>
            </w:rPr>
          </w:rPrChange>
        </w:rPr>
        <w:t>vos</w:t>
      </w:r>
      <w:r w:rsidRPr="00F94CB9">
        <w:rPr>
          <w:spacing w:val="-16"/>
          <w:sz w:val="28"/>
          <w:szCs w:val="28"/>
          <w:lang w:val="fr-FR"/>
          <w:rPrChange w:id="12349" w:author="Peng Luqi" w:date="2019-10-13T14:50:00Z">
            <w:rPr>
              <w:spacing w:val="-16"/>
              <w:lang w:val="fr-FR"/>
            </w:rPr>
          </w:rPrChange>
        </w:rPr>
        <w:t xml:space="preserve"> </w:t>
      </w:r>
      <w:r w:rsidRPr="00F94CB9">
        <w:rPr>
          <w:sz w:val="28"/>
          <w:szCs w:val="28"/>
          <w:lang w:val="fr-FR"/>
          <w:rPrChange w:id="12350" w:author="Peng Luqi" w:date="2019-10-13T14:50:00Z">
            <w:rPr>
              <w:lang w:val="fr-FR"/>
            </w:rPr>
          </w:rPrChange>
        </w:rPr>
        <w:t>limites</w:t>
      </w:r>
      <w:r w:rsidRPr="00F94CB9">
        <w:rPr>
          <w:spacing w:val="-16"/>
          <w:sz w:val="28"/>
          <w:szCs w:val="28"/>
          <w:lang w:val="fr-FR"/>
          <w:rPrChange w:id="12351" w:author="Peng Luqi" w:date="2019-10-13T14:50:00Z">
            <w:rPr>
              <w:spacing w:val="-16"/>
              <w:lang w:val="fr-FR"/>
            </w:rPr>
          </w:rPrChange>
        </w:rPr>
        <w:t xml:space="preserve"> </w:t>
      </w:r>
      <w:r w:rsidRPr="00F94CB9">
        <w:rPr>
          <w:sz w:val="28"/>
          <w:szCs w:val="28"/>
          <w:lang w:val="fr-FR"/>
          <w:rPrChange w:id="12352" w:author="Peng Luqi" w:date="2019-10-13T14:50:00Z">
            <w:rPr>
              <w:lang w:val="fr-FR"/>
            </w:rPr>
          </w:rPrChange>
        </w:rPr>
        <w:t>actives.</w:t>
      </w:r>
      <w:r w:rsidRPr="00F94CB9">
        <w:rPr>
          <w:spacing w:val="-15"/>
          <w:sz w:val="28"/>
          <w:szCs w:val="28"/>
          <w:lang w:val="fr-FR"/>
          <w:rPrChange w:id="12353" w:author="Peng Luqi" w:date="2019-10-13T14:50:00Z">
            <w:rPr>
              <w:spacing w:val="-15"/>
              <w:lang w:val="fr-FR"/>
            </w:rPr>
          </w:rPrChange>
        </w:rPr>
        <w:t xml:space="preserve"> </w:t>
      </w:r>
      <w:r w:rsidRPr="00F94CB9">
        <w:rPr>
          <w:sz w:val="28"/>
          <w:szCs w:val="28"/>
          <w:lang w:val="fr-FR"/>
          <w:rPrChange w:id="12354" w:author="Peng Luqi" w:date="2019-10-13T14:50:00Z">
            <w:rPr>
              <w:lang w:val="fr-FR"/>
            </w:rPr>
          </w:rPrChange>
        </w:rPr>
        <w:t>Parce</w:t>
      </w:r>
      <w:r w:rsidRPr="00F94CB9">
        <w:rPr>
          <w:spacing w:val="-16"/>
          <w:sz w:val="28"/>
          <w:szCs w:val="28"/>
          <w:lang w:val="fr-FR"/>
          <w:rPrChange w:id="12355" w:author="Peng Luqi" w:date="2019-10-13T14:50:00Z">
            <w:rPr>
              <w:spacing w:val="-16"/>
              <w:lang w:val="fr-FR"/>
            </w:rPr>
          </w:rPrChange>
        </w:rPr>
        <w:t xml:space="preserve"> </w:t>
      </w:r>
      <w:r w:rsidRPr="00F94CB9">
        <w:rPr>
          <w:sz w:val="28"/>
          <w:szCs w:val="28"/>
          <w:lang w:val="fr-FR"/>
          <w:rPrChange w:id="12356" w:author="Peng Luqi" w:date="2019-10-13T14:50:00Z">
            <w:rPr>
              <w:lang w:val="fr-FR"/>
            </w:rPr>
          </w:rPrChange>
        </w:rPr>
        <w:t>que</w:t>
      </w:r>
      <w:r w:rsidRPr="00F94CB9">
        <w:rPr>
          <w:spacing w:val="-15"/>
          <w:sz w:val="28"/>
          <w:szCs w:val="28"/>
          <w:lang w:val="fr-FR"/>
          <w:rPrChange w:id="12357" w:author="Peng Luqi" w:date="2019-10-13T14:50:00Z">
            <w:rPr>
              <w:spacing w:val="-15"/>
              <w:lang w:val="fr-FR"/>
            </w:rPr>
          </w:rPrChange>
        </w:rPr>
        <w:t xml:space="preserve"> </w:t>
      </w:r>
      <w:r w:rsidRPr="00F94CB9">
        <w:rPr>
          <w:sz w:val="28"/>
          <w:szCs w:val="28"/>
          <w:lang w:val="fr-FR"/>
          <w:rPrChange w:id="12358" w:author="Peng Luqi" w:date="2019-10-13T14:50:00Z">
            <w:rPr>
              <w:lang w:val="fr-FR"/>
            </w:rPr>
          </w:rPrChange>
        </w:rPr>
        <w:t>vous</w:t>
      </w:r>
      <w:r w:rsidRPr="00F94CB9">
        <w:rPr>
          <w:spacing w:val="-15"/>
          <w:sz w:val="28"/>
          <w:szCs w:val="28"/>
          <w:lang w:val="fr-FR"/>
          <w:rPrChange w:id="12359" w:author="Peng Luqi" w:date="2019-10-13T14:50:00Z">
            <w:rPr>
              <w:spacing w:val="-15"/>
              <w:lang w:val="fr-FR"/>
            </w:rPr>
          </w:rPrChange>
        </w:rPr>
        <w:t xml:space="preserve"> </w:t>
      </w:r>
      <w:r w:rsidRPr="00F94CB9">
        <w:rPr>
          <w:sz w:val="28"/>
          <w:szCs w:val="28"/>
          <w:lang w:val="fr-FR"/>
          <w:rPrChange w:id="12360" w:author="Peng Luqi" w:date="2019-10-13T14:50:00Z">
            <w:rPr>
              <w:lang w:val="fr-FR"/>
            </w:rPr>
          </w:rPrChange>
        </w:rPr>
        <w:t>savez déjà clairement que c</w:t>
      </w:r>
      <w:del w:id="12361" w:author="Peng Luqi" w:date="2019-10-13T14:43:00Z">
        <w:r w:rsidRPr="00F94CB9" w:rsidDel="00EF666F">
          <w:rPr>
            <w:sz w:val="28"/>
            <w:szCs w:val="28"/>
            <w:lang w:val="fr-FR"/>
            <w:rPrChange w:id="12362" w:author="Peng Luqi" w:date="2019-10-13T14:50:00Z">
              <w:rPr>
                <w:lang w:val="fr-FR"/>
              </w:rPr>
            </w:rPrChange>
          </w:rPr>
          <w:delText>’</w:delText>
        </w:r>
      </w:del>
      <w:ins w:id="12363" w:author="Peng Luqi" w:date="2019-10-13T14:43:00Z">
        <w:r w:rsidR="00EF666F" w:rsidRPr="00F94CB9">
          <w:rPr>
            <w:sz w:val="28"/>
            <w:szCs w:val="28"/>
            <w:lang w:val="fr-FR"/>
            <w:rPrChange w:id="12364" w:author="Peng Luqi" w:date="2019-10-13T14:50:00Z">
              <w:rPr>
                <w:lang w:val="fr-FR"/>
              </w:rPr>
            </w:rPrChange>
          </w:rPr>
          <w:t>’</w:t>
        </w:r>
      </w:ins>
      <w:r w:rsidRPr="00F94CB9">
        <w:rPr>
          <w:sz w:val="28"/>
          <w:szCs w:val="28"/>
          <w:lang w:val="fr-FR"/>
          <w:rPrChange w:id="12365" w:author="Peng Luqi" w:date="2019-10-13T14:50:00Z">
            <w:rPr>
              <w:lang w:val="fr-FR"/>
            </w:rPr>
          </w:rPrChange>
        </w:rPr>
        <w:t>est là qu</w:t>
      </w:r>
      <w:del w:id="12366" w:author="Peng Luqi" w:date="2019-10-13T14:43:00Z">
        <w:r w:rsidRPr="00F94CB9" w:rsidDel="00EF666F">
          <w:rPr>
            <w:sz w:val="28"/>
            <w:szCs w:val="28"/>
            <w:lang w:val="fr-FR"/>
            <w:rPrChange w:id="12367" w:author="Peng Luqi" w:date="2019-10-13T14:50:00Z">
              <w:rPr>
                <w:lang w:val="fr-FR"/>
              </w:rPr>
            </w:rPrChange>
          </w:rPr>
          <w:delText>’</w:delText>
        </w:r>
      </w:del>
      <w:ins w:id="12368" w:author="Peng Luqi" w:date="2019-10-13T14:43:00Z">
        <w:r w:rsidR="00EF666F" w:rsidRPr="00F94CB9">
          <w:rPr>
            <w:sz w:val="28"/>
            <w:szCs w:val="28"/>
            <w:lang w:val="fr-FR"/>
            <w:rPrChange w:id="12369" w:author="Peng Luqi" w:date="2019-10-13T14:50:00Z">
              <w:rPr>
                <w:lang w:val="fr-FR"/>
              </w:rPr>
            </w:rPrChange>
          </w:rPr>
          <w:t>’</w:t>
        </w:r>
      </w:ins>
      <w:r w:rsidRPr="00F94CB9">
        <w:rPr>
          <w:sz w:val="28"/>
          <w:szCs w:val="28"/>
          <w:lang w:val="fr-FR"/>
          <w:rPrChange w:id="12370" w:author="Peng Luqi" w:date="2019-10-13T14:50:00Z">
            <w:rPr>
              <w:lang w:val="fr-FR"/>
            </w:rPr>
          </w:rPrChange>
        </w:rPr>
        <w:t>il faut faire tous vos efforts. Parant de ce postulat, votre avantage a encore beaucoup de marge. Dorénavant, tous les efforts que vous faites ont une grande valeur dans le futur et constituent même un énorme</w:t>
      </w:r>
      <w:r w:rsidRPr="00F94CB9">
        <w:rPr>
          <w:spacing w:val="-7"/>
          <w:sz w:val="28"/>
          <w:szCs w:val="28"/>
          <w:lang w:val="fr-FR"/>
          <w:rPrChange w:id="12371" w:author="Peng Luqi" w:date="2019-10-13T14:50:00Z">
            <w:rPr>
              <w:spacing w:val="-7"/>
              <w:lang w:val="fr-FR"/>
            </w:rPr>
          </w:rPrChange>
        </w:rPr>
        <w:t xml:space="preserve"> </w:t>
      </w:r>
      <w:r w:rsidRPr="00F94CB9">
        <w:rPr>
          <w:sz w:val="28"/>
          <w:szCs w:val="28"/>
          <w:lang w:val="fr-FR"/>
          <w:rPrChange w:id="12372" w:author="Peng Luqi" w:date="2019-10-13T14:50:00Z">
            <w:rPr>
              <w:lang w:val="fr-FR"/>
            </w:rPr>
          </w:rPrChange>
        </w:rPr>
        <w:t>atout.</w:t>
      </w:r>
    </w:p>
    <w:p w:rsidR="002B38DF" w:rsidRPr="00F94CB9" w:rsidRDefault="002B38DF">
      <w:pPr>
        <w:pStyle w:val="a3"/>
        <w:ind w:left="170" w:right="170"/>
        <w:jc w:val="both"/>
        <w:rPr>
          <w:lang w:val="fr-FR"/>
          <w:rPrChange w:id="12373" w:author="Peng Luqi" w:date="2019-10-13T14:50:00Z">
            <w:rPr>
              <w:sz w:val="25"/>
              <w:lang w:val="fr-FR"/>
            </w:rPr>
          </w:rPrChange>
        </w:rPr>
        <w:pPrChange w:id="12374" w:author="Peng Luqi" w:date="2019-10-13T14:20:00Z">
          <w:pPr>
            <w:pStyle w:val="a3"/>
            <w:spacing w:before="7"/>
          </w:pPr>
        </w:pPrChange>
      </w:pPr>
    </w:p>
    <w:p w:rsidR="002A2E97" w:rsidRDefault="00716360" w:rsidP="00CB23F4">
      <w:pPr>
        <w:ind w:left="170" w:right="170"/>
        <w:jc w:val="both"/>
        <w:rPr>
          <w:ins w:id="12375" w:author="Peng Luqi" w:date="2019-10-13T23:02:00Z"/>
          <w:sz w:val="28"/>
          <w:szCs w:val="28"/>
          <w:lang w:val="fr-FR"/>
        </w:rPr>
      </w:pPr>
      <w:r w:rsidRPr="00F94CB9">
        <w:rPr>
          <w:sz w:val="28"/>
          <w:szCs w:val="28"/>
          <w:lang w:val="fr-FR"/>
          <w:rPrChange w:id="12376" w:author="Peng Luqi" w:date="2019-10-13T14:50:00Z">
            <w:rPr>
              <w:lang w:val="fr-FR"/>
            </w:rPr>
          </w:rPrChange>
        </w:rPr>
        <w:t xml:space="preserve">Ce que vous ne soupçonnez pas être un obstacle et qui est en réalité le grand est votre famille. </w:t>
      </w:r>
    </w:p>
    <w:p w:rsidR="002A2E97" w:rsidRDefault="002A2E97" w:rsidP="00CB23F4">
      <w:pPr>
        <w:ind w:left="170" w:right="170"/>
        <w:jc w:val="both"/>
        <w:rPr>
          <w:ins w:id="12377" w:author="Peng Luqi" w:date="2019-10-13T23:02:00Z"/>
          <w:sz w:val="28"/>
          <w:szCs w:val="28"/>
          <w:lang w:val="fr-FR"/>
        </w:rPr>
      </w:pPr>
    </w:p>
    <w:p w:rsidR="002B38DF" w:rsidRDefault="00716360" w:rsidP="00CB23F4">
      <w:pPr>
        <w:ind w:left="170" w:right="170"/>
        <w:jc w:val="both"/>
        <w:rPr>
          <w:ins w:id="12378" w:author="Peng Luqi" w:date="2019-10-13T23:02:00Z"/>
          <w:sz w:val="28"/>
          <w:szCs w:val="28"/>
          <w:lang w:val="fr-FR"/>
        </w:rPr>
      </w:pPr>
      <w:r w:rsidRPr="00F94CB9">
        <w:rPr>
          <w:sz w:val="28"/>
          <w:szCs w:val="28"/>
          <w:lang w:val="fr-FR"/>
          <w:rPrChange w:id="12379" w:author="Peng Luqi" w:date="2019-10-13T14:50:00Z">
            <w:rPr>
              <w:lang w:val="fr-FR"/>
            </w:rPr>
          </w:rPrChange>
        </w:rPr>
        <w:t>Je vais vous raconter une histoire horrible</w:t>
      </w:r>
      <w:r w:rsidRPr="00F94CB9">
        <w:rPr>
          <w:spacing w:val="-9"/>
          <w:sz w:val="28"/>
          <w:szCs w:val="28"/>
          <w:lang w:val="fr-FR"/>
          <w:rPrChange w:id="12380" w:author="Peng Luqi" w:date="2019-10-13T14:50:00Z">
            <w:rPr>
              <w:spacing w:val="-9"/>
              <w:lang w:val="fr-FR"/>
            </w:rPr>
          </w:rPrChange>
        </w:rPr>
        <w:t xml:space="preserve"> </w:t>
      </w:r>
      <w:r w:rsidRPr="00F94CB9">
        <w:rPr>
          <w:sz w:val="28"/>
          <w:szCs w:val="28"/>
          <w:lang w:val="fr-FR"/>
          <w:rPrChange w:id="12381" w:author="Peng Luqi" w:date="2019-10-13T14:50:00Z">
            <w:rPr>
              <w:lang w:val="fr-FR"/>
            </w:rPr>
          </w:rPrChange>
        </w:rPr>
        <w:t>:</w:t>
      </w:r>
    </w:p>
    <w:p w:rsidR="002A2E97" w:rsidRPr="00F94CB9" w:rsidRDefault="002A2E97">
      <w:pPr>
        <w:ind w:left="170" w:right="170"/>
        <w:jc w:val="both"/>
        <w:rPr>
          <w:sz w:val="28"/>
          <w:szCs w:val="28"/>
          <w:lang w:val="fr-FR"/>
          <w:rPrChange w:id="12382" w:author="Peng Luqi" w:date="2019-10-13T14:50:00Z">
            <w:rPr>
              <w:lang w:val="fr-FR"/>
            </w:rPr>
          </w:rPrChange>
        </w:rPr>
        <w:pPrChange w:id="12383" w:author="Peng Luqi" w:date="2019-10-13T14:20:00Z">
          <w:pPr>
            <w:spacing w:before="1" w:line="568" w:lineRule="auto"/>
            <w:ind w:left="130" w:right="946"/>
          </w:pPr>
        </w:pPrChange>
      </w:pPr>
    </w:p>
    <w:p w:rsidR="002B38DF" w:rsidRPr="00F94CB9" w:rsidRDefault="00716360">
      <w:pPr>
        <w:pStyle w:val="a3"/>
        <w:ind w:left="720" w:right="720"/>
        <w:jc w:val="both"/>
        <w:rPr>
          <w:lang w:val="fr-FR"/>
          <w:rPrChange w:id="12384" w:author="Peng Luqi" w:date="2019-10-13T14:50:00Z">
            <w:rPr>
              <w:lang w:val="fr-FR"/>
            </w:rPr>
          </w:rPrChange>
        </w:rPr>
        <w:pPrChange w:id="12385" w:author="Peng Luqi" w:date="2019-10-13T23:03:00Z">
          <w:pPr>
            <w:spacing w:before="1" w:line="288" w:lineRule="auto"/>
            <w:ind w:left="130" w:right="183"/>
            <w:jc w:val="both"/>
          </w:pPr>
        </w:pPrChange>
      </w:pPr>
      <w:r w:rsidRPr="00F94CB9">
        <w:rPr>
          <w:lang w:val="fr-FR"/>
          <w:rPrChange w:id="12386" w:author="Peng Luqi" w:date="2019-10-13T14:50:00Z">
            <w:rPr>
              <w:lang w:val="fr-FR"/>
            </w:rPr>
          </w:rPrChange>
        </w:rPr>
        <w:t>Il</w:t>
      </w:r>
      <w:r w:rsidRPr="002A2E97">
        <w:rPr>
          <w:lang w:val="fr-FR"/>
          <w:rPrChange w:id="12387" w:author="Peng Luqi" w:date="2019-10-13T23:03:00Z">
            <w:rPr>
              <w:spacing w:val="-7"/>
              <w:lang w:val="fr-FR"/>
            </w:rPr>
          </w:rPrChange>
        </w:rPr>
        <w:t xml:space="preserve"> </w:t>
      </w:r>
      <w:r w:rsidRPr="00F94CB9">
        <w:rPr>
          <w:lang w:val="fr-FR"/>
          <w:rPrChange w:id="12388" w:author="Peng Luqi" w:date="2019-10-13T14:50:00Z">
            <w:rPr>
              <w:lang w:val="fr-FR"/>
            </w:rPr>
          </w:rPrChange>
        </w:rPr>
        <w:t>y</w:t>
      </w:r>
      <w:r w:rsidRPr="002A2E97">
        <w:rPr>
          <w:lang w:val="fr-FR"/>
          <w:rPrChange w:id="12389" w:author="Peng Luqi" w:date="2019-10-13T23:03:00Z">
            <w:rPr>
              <w:spacing w:val="-7"/>
              <w:lang w:val="fr-FR"/>
            </w:rPr>
          </w:rPrChange>
        </w:rPr>
        <w:t xml:space="preserve"> </w:t>
      </w:r>
      <w:r w:rsidRPr="00F94CB9">
        <w:rPr>
          <w:lang w:val="fr-FR"/>
          <w:rPrChange w:id="12390" w:author="Peng Luqi" w:date="2019-10-13T14:50:00Z">
            <w:rPr>
              <w:lang w:val="fr-FR"/>
            </w:rPr>
          </w:rPrChange>
        </w:rPr>
        <w:t>a</w:t>
      </w:r>
      <w:r w:rsidRPr="002A2E97">
        <w:rPr>
          <w:lang w:val="fr-FR"/>
          <w:rPrChange w:id="12391" w:author="Peng Luqi" w:date="2019-10-13T23:03:00Z">
            <w:rPr>
              <w:spacing w:val="-7"/>
              <w:lang w:val="fr-FR"/>
            </w:rPr>
          </w:rPrChange>
        </w:rPr>
        <w:t xml:space="preserve"> </w:t>
      </w:r>
      <w:r w:rsidRPr="00F94CB9">
        <w:rPr>
          <w:lang w:val="fr-FR"/>
          <w:rPrChange w:id="12392" w:author="Peng Luqi" w:date="2019-10-13T14:50:00Z">
            <w:rPr>
              <w:lang w:val="fr-FR"/>
            </w:rPr>
          </w:rPrChange>
        </w:rPr>
        <w:t>un</w:t>
      </w:r>
      <w:r w:rsidRPr="002A2E97">
        <w:rPr>
          <w:lang w:val="fr-FR"/>
          <w:rPrChange w:id="12393" w:author="Peng Luqi" w:date="2019-10-13T23:03:00Z">
            <w:rPr>
              <w:spacing w:val="-7"/>
              <w:lang w:val="fr-FR"/>
            </w:rPr>
          </w:rPrChange>
        </w:rPr>
        <w:t xml:space="preserve"> </w:t>
      </w:r>
      <w:r w:rsidRPr="00F94CB9">
        <w:rPr>
          <w:lang w:val="fr-FR"/>
          <w:rPrChange w:id="12394" w:author="Peng Luqi" w:date="2019-10-13T14:50:00Z">
            <w:rPr>
              <w:lang w:val="fr-FR"/>
            </w:rPr>
          </w:rPrChange>
        </w:rPr>
        <w:t>peu</w:t>
      </w:r>
      <w:r w:rsidRPr="002A2E97">
        <w:rPr>
          <w:lang w:val="fr-FR"/>
          <w:rPrChange w:id="12395" w:author="Peng Luqi" w:date="2019-10-13T23:03:00Z">
            <w:rPr>
              <w:spacing w:val="-7"/>
              <w:lang w:val="fr-FR"/>
            </w:rPr>
          </w:rPrChange>
        </w:rPr>
        <w:t xml:space="preserve"> </w:t>
      </w:r>
      <w:r w:rsidRPr="00F94CB9">
        <w:rPr>
          <w:lang w:val="fr-FR"/>
          <w:rPrChange w:id="12396" w:author="Peng Luqi" w:date="2019-10-13T14:50:00Z">
            <w:rPr>
              <w:lang w:val="fr-FR"/>
            </w:rPr>
          </w:rPrChange>
        </w:rPr>
        <w:t>plus</w:t>
      </w:r>
      <w:r w:rsidRPr="002A2E97">
        <w:rPr>
          <w:lang w:val="fr-FR"/>
          <w:rPrChange w:id="12397" w:author="Peng Luqi" w:date="2019-10-13T23:03:00Z">
            <w:rPr>
              <w:spacing w:val="-6"/>
              <w:lang w:val="fr-FR"/>
            </w:rPr>
          </w:rPrChange>
        </w:rPr>
        <w:t xml:space="preserve"> </w:t>
      </w:r>
      <w:r w:rsidRPr="00F94CB9">
        <w:rPr>
          <w:lang w:val="fr-FR"/>
          <w:rPrChange w:id="12398" w:author="Peng Luqi" w:date="2019-10-13T14:50:00Z">
            <w:rPr>
              <w:lang w:val="fr-FR"/>
            </w:rPr>
          </w:rPrChange>
        </w:rPr>
        <w:t>dix</w:t>
      </w:r>
      <w:r w:rsidRPr="002A2E97">
        <w:rPr>
          <w:lang w:val="fr-FR"/>
          <w:rPrChange w:id="12399" w:author="Peng Luqi" w:date="2019-10-13T23:03:00Z">
            <w:rPr>
              <w:spacing w:val="-7"/>
              <w:lang w:val="fr-FR"/>
            </w:rPr>
          </w:rPrChange>
        </w:rPr>
        <w:t xml:space="preserve"> </w:t>
      </w:r>
      <w:r w:rsidRPr="00F94CB9">
        <w:rPr>
          <w:lang w:val="fr-FR"/>
          <w:rPrChange w:id="12400" w:author="Peng Luqi" w:date="2019-10-13T14:50:00Z">
            <w:rPr>
              <w:lang w:val="fr-FR"/>
            </w:rPr>
          </w:rPrChange>
        </w:rPr>
        <w:t>ans,</w:t>
      </w:r>
      <w:r w:rsidRPr="002A2E97">
        <w:rPr>
          <w:lang w:val="fr-FR"/>
          <w:rPrChange w:id="12401" w:author="Peng Luqi" w:date="2019-10-13T23:03:00Z">
            <w:rPr>
              <w:spacing w:val="-7"/>
              <w:lang w:val="fr-FR"/>
            </w:rPr>
          </w:rPrChange>
        </w:rPr>
        <w:t xml:space="preserve"> </w:t>
      </w:r>
      <w:r w:rsidRPr="00F94CB9">
        <w:rPr>
          <w:lang w:val="fr-FR"/>
          <w:rPrChange w:id="12402" w:author="Peng Luqi" w:date="2019-10-13T14:50:00Z">
            <w:rPr>
              <w:lang w:val="fr-FR"/>
            </w:rPr>
          </w:rPrChange>
        </w:rPr>
        <w:t>j</w:t>
      </w:r>
      <w:del w:id="12403" w:author="Peng Luqi" w:date="2019-10-13T14:43:00Z">
        <w:r w:rsidRPr="00F94CB9" w:rsidDel="00EF666F">
          <w:rPr>
            <w:lang w:val="fr-FR"/>
            <w:rPrChange w:id="12404" w:author="Peng Luqi" w:date="2019-10-13T14:50:00Z">
              <w:rPr>
                <w:lang w:val="fr-FR"/>
              </w:rPr>
            </w:rPrChange>
          </w:rPr>
          <w:delText>’</w:delText>
        </w:r>
      </w:del>
      <w:ins w:id="12405" w:author="Peng Luqi" w:date="2019-10-13T14:43:00Z">
        <w:r w:rsidR="00EF666F" w:rsidRPr="00F94CB9">
          <w:rPr>
            <w:lang w:val="fr-FR"/>
            <w:rPrChange w:id="12406" w:author="Peng Luqi" w:date="2019-10-13T14:50:00Z">
              <w:rPr>
                <w:lang w:val="fr-FR"/>
              </w:rPr>
            </w:rPrChange>
          </w:rPr>
          <w:t>’</w:t>
        </w:r>
      </w:ins>
      <w:r w:rsidRPr="00F94CB9">
        <w:rPr>
          <w:lang w:val="fr-FR"/>
          <w:rPrChange w:id="12407" w:author="Peng Luqi" w:date="2019-10-13T14:50:00Z">
            <w:rPr>
              <w:lang w:val="fr-FR"/>
            </w:rPr>
          </w:rPrChange>
        </w:rPr>
        <w:t>ai</w:t>
      </w:r>
      <w:r w:rsidRPr="002A2E97">
        <w:rPr>
          <w:lang w:val="fr-FR"/>
          <w:rPrChange w:id="12408" w:author="Peng Luqi" w:date="2019-10-13T23:03:00Z">
            <w:rPr>
              <w:spacing w:val="-7"/>
              <w:lang w:val="fr-FR"/>
            </w:rPr>
          </w:rPrChange>
        </w:rPr>
        <w:t xml:space="preserve"> </w:t>
      </w:r>
      <w:r w:rsidRPr="00F94CB9">
        <w:rPr>
          <w:lang w:val="fr-FR"/>
          <w:rPrChange w:id="12409" w:author="Peng Luqi" w:date="2019-10-13T14:50:00Z">
            <w:rPr>
              <w:lang w:val="fr-FR"/>
            </w:rPr>
          </w:rPrChange>
        </w:rPr>
        <w:t>entendu</w:t>
      </w:r>
      <w:r w:rsidRPr="002A2E97">
        <w:rPr>
          <w:lang w:val="fr-FR"/>
          <w:rPrChange w:id="12410" w:author="Peng Luqi" w:date="2019-10-13T23:03:00Z">
            <w:rPr>
              <w:spacing w:val="-7"/>
              <w:lang w:val="fr-FR"/>
            </w:rPr>
          </w:rPrChange>
        </w:rPr>
        <w:t xml:space="preserve"> </w:t>
      </w:r>
      <w:r w:rsidRPr="00F94CB9">
        <w:rPr>
          <w:lang w:val="fr-FR"/>
          <w:rPrChange w:id="12411" w:author="Peng Luqi" w:date="2019-10-13T14:50:00Z">
            <w:rPr>
              <w:lang w:val="fr-FR"/>
            </w:rPr>
          </w:rPrChange>
        </w:rPr>
        <w:t>deux</w:t>
      </w:r>
      <w:r w:rsidRPr="002A2E97">
        <w:rPr>
          <w:lang w:val="fr-FR"/>
          <w:rPrChange w:id="12412" w:author="Peng Luqi" w:date="2019-10-13T23:03:00Z">
            <w:rPr>
              <w:spacing w:val="-6"/>
              <w:lang w:val="fr-FR"/>
            </w:rPr>
          </w:rPrChange>
        </w:rPr>
        <w:t xml:space="preserve"> </w:t>
      </w:r>
      <w:r w:rsidRPr="00F94CB9">
        <w:rPr>
          <w:lang w:val="fr-FR"/>
          <w:rPrChange w:id="12413" w:author="Peng Luqi" w:date="2019-10-13T14:50:00Z">
            <w:rPr>
              <w:lang w:val="fr-FR"/>
            </w:rPr>
          </w:rPrChange>
        </w:rPr>
        <w:t>cadres</w:t>
      </w:r>
      <w:r w:rsidRPr="002A2E97">
        <w:rPr>
          <w:lang w:val="fr-FR"/>
          <w:rPrChange w:id="12414" w:author="Peng Luqi" w:date="2019-10-13T23:03:00Z">
            <w:rPr>
              <w:spacing w:val="-7"/>
              <w:lang w:val="fr-FR"/>
            </w:rPr>
          </w:rPrChange>
        </w:rPr>
        <w:t xml:space="preserve"> </w:t>
      </w:r>
      <w:r w:rsidRPr="00F94CB9">
        <w:rPr>
          <w:lang w:val="fr-FR"/>
          <w:rPrChange w:id="12415" w:author="Peng Luqi" w:date="2019-10-13T14:50:00Z">
            <w:rPr>
              <w:lang w:val="fr-FR"/>
            </w:rPr>
          </w:rPrChange>
        </w:rPr>
        <w:t>moyens</w:t>
      </w:r>
      <w:r w:rsidRPr="002A2E97">
        <w:rPr>
          <w:lang w:val="fr-FR"/>
          <w:rPrChange w:id="12416" w:author="Peng Luqi" w:date="2019-10-13T23:03:00Z">
            <w:rPr>
              <w:spacing w:val="-7"/>
              <w:lang w:val="fr-FR"/>
            </w:rPr>
          </w:rPrChange>
        </w:rPr>
        <w:t xml:space="preserve"> </w:t>
      </w:r>
      <w:r w:rsidRPr="00F94CB9">
        <w:rPr>
          <w:lang w:val="fr-FR"/>
          <w:rPrChange w:id="12417" w:author="Peng Luqi" w:date="2019-10-13T14:50:00Z">
            <w:rPr>
              <w:lang w:val="fr-FR"/>
            </w:rPr>
          </w:rPrChange>
        </w:rPr>
        <w:t>d</w:t>
      </w:r>
      <w:del w:id="12418" w:author="Peng Luqi" w:date="2019-10-13T14:43:00Z">
        <w:r w:rsidRPr="00F94CB9" w:rsidDel="00EF666F">
          <w:rPr>
            <w:lang w:val="fr-FR"/>
            <w:rPrChange w:id="12419" w:author="Peng Luqi" w:date="2019-10-13T14:50:00Z">
              <w:rPr>
                <w:lang w:val="fr-FR"/>
              </w:rPr>
            </w:rPrChange>
          </w:rPr>
          <w:delText>’</w:delText>
        </w:r>
      </w:del>
      <w:ins w:id="12420" w:author="Peng Luqi" w:date="2019-10-13T14:43:00Z">
        <w:r w:rsidR="00EF666F" w:rsidRPr="00F94CB9">
          <w:rPr>
            <w:lang w:val="fr-FR"/>
            <w:rPrChange w:id="12421" w:author="Peng Luqi" w:date="2019-10-13T14:50:00Z">
              <w:rPr>
                <w:lang w:val="fr-FR"/>
              </w:rPr>
            </w:rPrChange>
          </w:rPr>
          <w:t>’</w:t>
        </w:r>
      </w:ins>
      <w:r w:rsidRPr="00F94CB9">
        <w:rPr>
          <w:lang w:val="fr-FR"/>
          <w:rPrChange w:id="12422" w:author="Peng Luqi" w:date="2019-10-13T14:50:00Z">
            <w:rPr>
              <w:lang w:val="fr-FR"/>
            </w:rPr>
          </w:rPrChange>
        </w:rPr>
        <w:t>une</w:t>
      </w:r>
      <w:r w:rsidRPr="002A2E97">
        <w:rPr>
          <w:lang w:val="fr-FR"/>
          <w:rPrChange w:id="12423" w:author="Peng Luqi" w:date="2019-10-13T23:03:00Z">
            <w:rPr>
              <w:spacing w:val="-7"/>
              <w:lang w:val="fr-FR"/>
            </w:rPr>
          </w:rPrChange>
        </w:rPr>
        <w:t xml:space="preserve"> </w:t>
      </w:r>
      <w:r w:rsidRPr="00F94CB9">
        <w:rPr>
          <w:lang w:val="fr-FR"/>
          <w:rPrChange w:id="12424" w:author="Peng Luqi" w:date="2019-10-13T14:50:00Z">
            <w:rPr>
              <w:lang w:val="fr-FR"/>
            </w:rPr>
          </w:rPrChange>
        </w:rPr>
        <w:t>grande</w:t>
      </w:r>
      <w:r w:rsidRPr="002A2E97">
        <w:rPr>
          <w:lang w:val="fr-FR"/>
          <w:rPrChange w:id="12425" w:author="Peng Luqi" w:date="2019-10-13T23:03:00Z">
            <w:rPr>
              <w:spacing w:val="-7"/>
              <w:lang w:val="fr-FR"/>
            </w:rPr>
          </w:rPrChange>
        </w:rPr>
        <w:t xml:space="preserve"> </w:t>
      </w:r>
      <w:r w:rsidRPr="00F94CB9">
        <w:rPr>
          <w:lang w:val="fr-FR"/>
          <w:rPrChange w:id="12426" w:author="Peng Luqi" w:date="2019-10-13T14:50:00Z">
            <w:rPr>
              <w:lang w:val="fr-FR"/>
            </w:rPr>
          </w:rPrChange>
        </w:rPr>
        <w:t>entreprise</w:t>
      </w:r>
      <w:r w:rsidRPr="002A2E97">
        <w:rPr>
          <w:lang w:val="fr-FR"/>
          <w:rPrChange w:id="12427" w:author="Peng Luqi" w:date="2019-10-13T23:03:00Z">
            <w:rPr>
              <w:spacing w:val="-6"/>
              <w:lang w:val="fr-FR"/>
            </w:rPr>
          </w:rPrChange>
        </w:rPr>
        <w:t xml:space="preserve"> </w:t>
      </w:r>
      <w:r w:rsidRPr="00F94CB9">
        <w:rPr>
          <w:lang w:val="fr-FR"/>
          <w:rPrChange w:id="12428" w:author="Peng Luqi" w:date="2019-10-13T14:50:00Z">
            <w:rPr>
              <w:lang w:val="fr-FR"/>
            </w:rPr>
          </w:rPrChange>
        </w:rPr>
        <w:t>discuter</w:t>
      </w:r>
      <w:r w:rsidRPr="002A2E97">
        <w:rPr>
          <w:lang w:val="fr-FR"/>
          <w:rPrChange w:id="12429" w:author="Peng Luqi" w:date="2019-10-13T23:03:00Z">
            <w:rPr>
              <w:spacing w:val="-7"/>
              <w:lang w:val="fr-FR"/>
            </w:rPr>
          </w:rPrChange>
        </w:rPr>
        <w:t xml:space="preserve"> </w:t>
      </w:r>
      <w:r w:rsidRPr="00F94CB9">
        <w:rPr>
          <w:lang w:val="fr-FR"/>
          <w:rPrChange w:id="12430" w:author="Peng Luqi" w:date="2019-10-13T14:50:00Z">
            <w:rPr>
              <w:lang w:val="fr-FR"/>
            </w:rPr>
          </w:rPrChange>
        </w:rPr>
        <w:t>de</w:t>
      </w:r>
      <w:r w:rsidRPr="002A2E97">
        <w:rPr>
          <w:lang w:val="fr-FR"/>
          <w:rPrChange w:id="12431" w:author="Peng Luqi" w:date="2019-10-13T23:03:00Z">
            <w:rPr>
              <w:spacing w:val="-7"/>
              <w:lang w:val="fr-FR"/>
            </w:rPr>
          </w:rPrChange>
        </w:rPr>
        <w:t xml:space="preserve"> </w:t>
      </w:r>
      <w:r w:rsidRPr="00F94CB9">
        <w:rPr>
          <w:lang w:val="fr-FR"/>
          <w:rPrChange w:id="12432" w:author="Peng Luqi" w:date="2019-10-13T14:50:00Z">
            <w:rPr>
              <w:lang w:val="fr-FR"/>
            </w:rPr>
          </w:rPrChange>
        </w:rPr>
        <w:t>la</w:t>
      </w:r>
      <w:r w:rsidRPr="002A2E97">
        <w:rPr>
          <w:lang w:val="fr-FR"/>
          <w:rPrChange w:id="12433" w:author="Peng Luqi" w:date="2019-10-13T23:03:00Z">
            <w:rPr>
              <w:spacing w:val="-7"/>
              <w:lang w:val="fr-FR"/>
            </w:rPr>
          </w:rPrChange>
        </w:rPr>
        <w:t xml:space="preserve"> </w:t>
      </w:r>
      <w:r w:rsidRPr="00F94CB9">
        <w:rPr>
          <w:lang w:val="fr-FR"/>
          <w:rPrChange w:id="12434" w:author="Peng Luqi" w:date="2019-10-13T14:50:00Z">
            <w:rPr>
              <w:lang w:val="fr-FR"/>
            </w:rPr>
          </w:rPrChange>
        </w:rPr>
        <w:t>façon dont ils s</w:t>
      </w:r>
      <w:del w:id="12435" w:author="Peng Luqi" w:date="2019-10-13T14:43:00Z">
        <w:r w:rsidRPr="00F94CB9" w:rsidDel="00EF666F">
          <w:rPr>
            <w:lang w:val="fr-FR"/>
            <w:rPrChange w:id="12436" w:author="Peng Luqi" w:date="2019-10-13T14:50:00Z">
              <w:rPr>
                <w:lang w:val="fr-FR"/>
              </w:rPr>
            </w:rPrChange>
          </w:rPr>
          <w:delText>’</w:delText>
        </w:r>
      </w:del>
      <w:ins w:id="12437" w:author="Peng Luqi" w:date="2019-10-13T14:43:00Z">
        <w:r w:rsidR="00EF666F" w:rsidRPr="00F94CB9">
          <w:rPr>
            <w:lang w:val="fr-FR"/>
            <w:rPrChange w:id="12438" w:author="Peng Luqi" w:date="2019-10-13T14:50:00Z">
              <w:rPr>
                <w:lang w:val="fr-FR"/>
              </w:rPr>
            </w:rPrChange>
          </w:rPr>
          <w:t>’</w:t>
        </w:r>
      </w:ins>
      <w:r w:rsidRPr="00F94CB9">
        <w:rPr>
          <w:lang w:val="fr-FR"/>
          <w:rPrChange w:id="12439" w:author="Peng Luqi" w:date="2019-10-13T14:50:00Z">
            <w:rPr>
              <w:lang w:val="fr-FR"/>
            </w:rPr>
          </w:rPrChange>
        </w:rPr>
        <w:t>y prenaient pour faire obéir leurs subordonnés</w:t>
      </w:r>
      <w:r w:rsidRPr="002A2E97">
        <w:rPr>
          <w:lang w:val="fr-FR"/>
          <w:rPrChange w:id="12440" w:author="Peng Luqi" w:date="2019-10-13T23:03:00Z">
            <w:rPr>
              <w:spacing w:val="-11"/>
              <w:lang w:val="fr-FR"/>
            </w:rPr>
          </w:rPrChange>
        </w:rPr>
        <w:t xml:space="preserve"> </w:t>
      </w:r>
      <w:r w:rsidRPr="00F94CB9">
        <w:rPr>
          <w:lang w:val="fr-FR"/>
          <w:rPrChange w:id="12441" w:author="Peng Luqi" w:date="2019-10-13T14:50:00Z">
            <w:rPr>
              <w:lang w:val="fr-FR"/>
            </w:rPr>
          </w:rPrChange>
        </w:rPr>
        <w:t>:</w:t>
      </w:r>
    </w:p>
    <w:p w:rsidR="002B38DF" w:rsidRPr="00F94CB9" w:rsidRDefault="002B38DF">
      <w:pPr>
        <w:pStyle w:val="a3"/>
        <w:ind w:left="170" w:right="170"/>
        <w:jc w:val="both"/>
        <w:rPr>
          <w:lang w:val="fr-FR"/>
          <w:rPrChange w:id="12442" w:author="Peng Luqi" w:date="2019-10-13T14:50:00Z">
            <w:rPr>
              <w:sz w:val="25"/>
              <w:lang w:val="fr-FR"/>
            </w:rPr>
          </w:rPrChange>
        </w:rPr>
        <w:pPrChange w:id="12443" w:author="Peng Luqi" w:date="2019-10-13T14:20:00Z">
          <w:pPr>
            <w:pStyle w:val="a3"/>
            <w:spacing w:before="7"/>
          </w:pPr>
        </w:pPrChange>
      </w:pPr>
    </w:p>
    <w:p w:rsidR="002B38DF" w:rsidRPr="00F94CB9" w:rsidRDefault="00716360">
      <w:pPr>
        <w:pStyle w:val="a3"/>
        <w:numPr>
          <w:ilvl w:val="0"/>
          <w:numId w:val="26"/>
        </w:numPr>
        <w:ind w:right="720"/>
        <w:jc w:val="both"/>
        <w:rPr>
          <w:lang w:val="fr-FR"/>
          <w:rPrChange w:id="12444" w:author="Peng Luqi" w:date="2019-10-13T14:50:00Z">
            <w:rPr/>
          </w:rPrChange>
        </w:rPr>
        <w:pPrChange w:id="12445" w:author="Peng Luqi" w:date="2019-10-13T23:04:00Z">
          <w:pPr>
            <w:pStyle w:val="a4"/>
            <w:numPr>
              <w:numId w:val="8"/>
            </w:numPr>
            <w:tabs>
              <w:tab w:val="left" w:pos="850"/>
              <w:tab w:val="left" w:pos="851"/>
            </w:tabs>
            <w:spacing w:line="288" w:lineRule="auto"/>
            <w:ind w:right="183"/>
          </w:pPr>
        </w:pPrChange>
      </w:pPr>
      <w:r w:rsidRPr="00F94CB9">
        <w:rPr>
          <w:lang w:val="fr-FR"/>
          <w:rPrChange w:id="12446" w:author="Peng Luqi" w:date="2019-10-13T14:50:00Z">
            <w:rPr>
              <w:lang w:val="fr-FR"/>
            </w:rPr>
          </w:rPrChange>
        </w:rPr>
        <w:t xml:space="preserve">Comment fais-tu pour que tes subordonnées obéissent à tes ordres sans conditions ? </w:t>
      </w:r>
      <w:r w:rsidRPr="00F94CB9">
        <w:rPr>
          <w:lang w:val="fr-FR"/>
          <w:rPrChange w:id="12447" w:author="Peng Luqi" w:date="2019-10-13T14:50:00Z">
            <w:rPr/>
          </w:rPrChange>
        </w:rPr>
        <w:t>Je n</w:t>
      </w:r>
      <w:del w:id="12448" w:author="Peng Luqi" w:date="2019-10-13T14:43:00Z">
        <w:r w:rsidRPr="00F94CB9" w:rsidDel="00EF666F">
          <w:rPr>
            <w:lang w:val="fr-FR"/>
            <w:rPrChange w:id="12449" w:author="Peng Luqi" w:date="2019-10-13T14:50:00Z">
              <w:rPr/>
            </w:rPrChange>
          </w:rPr>
          <w:delText>’</w:delText>
        </w:r>
      </w:del>
      <w:ins w:id="12450" w:author="Peng Luqi" w:date="2019-10-13T14:43:00Z">
        <w:r w:rsidR="00EF666F" w:rsidRPr="00F94CB9">
          <w:rPr>
            <w:lang w:val="fr-FR"/>
            <w:rPrChange w:id="12451" w:author="Peng Luqi" w:date="2019-10-13T14:50:00Z">
              <w:rPr>
                <w:lang w:val="fr-FR"/>
              </w:rPr>
            </w:rPrChange>
          </w:rPr>
          <w:t>’</w:t>
        </w:r>
      </w:ins>
      <w:r w:rsidRPr="00F94CB9">
        <w:rPr>
          <w:lang w:val="fr-FR"/>
          <w:rPrChange w:id="12452" w:author="Peng Luqi" w:date="2019-10-13T14:50:00Z">
            <w:rPr/>
          </w:rPrChange>
        </w:rPr>
        <w:t>y arrive pas</w:t>
      </w:r>
      <w:r w:rsidRPr="002A2E97">
        <w:rPr>
          <w:lang w:val="fr-FR"/>
          <w:rPrChange w:id="12453" w:author="Peng Luqi" w:date="2019-10-13T23:03:00Z">
            <w:rPr>
              <w:spacing w:val="-3"/>
            </w:rPr>
          </w:rPrChange>
        </w:rPr>
        <w:t xml:space="preserve"> </w:t>
      </w:r>
      <w:r w:rsidRPr="00F94CB9">
        <w:rPr>
          <w:lang w:val="fr-FR"/>
          <w:rPrChange w:id="12454" w:author="Peng Luqi" w:date="2019-10-13T14:50:00Z">
            <w:rPr/>
          </w:rPrChange>
        </w:rPr>
        <w:t>!</w:t>
      </w:r>
    </w:p>
    <w:p w:rsidR="002B38DF" w:rsidRPr="00F94CB9" w:rsidDel="002A2E97" w:rsidRDefault="00716360">
      <w:pPr>
        <w:pStyle w:val="a3"/>
        <w:numPr>
          <w:ilvl w:val="0"/>
          <w:numId w:val="26"/>
        </w:numPr>
        <w:ind w:right="720"/>
        <w:jc w:val="both"/>
        <w:rPr>
          <w:del w:id="12455" w:author="Peng Luqi" w:date="2019-10-13T23:03:00Z"/>
          <w:lang w:val="fr-FR"/>
          <w:rPrChange w:id="12456" w:author="Peng Luqi" w:date="2019-10-13T14:50:00Z">
            <w:rPr>
              <w:del w:id="12457" w:author="Peng Luqi" w:date="2019-10-13T23:03:00Z"/>
              <w:lang w:val="fr-FR"/>
            </w:rPr>
          </w:rPrChange>
        </w:rPr>
        <w:pPrChange w:id="12458" w:author="Peng Luqi" w:date="2019-10-13T23:04:00Z">
          <w:pPr>
            <w:pStyle w:val="a4"/>
            <w:numPr>
              <w:numId w:val="8"/>
            </w:numPr>
            <w:tabs>
              <w:tab w:val="left" w:pos="850"/>
              <w:tab w:val="left" w:pos="851"/>
            </w:tabs>
            <w:spacing w:before="195" w:line="283" w:lineRule="auto"/>
            <w:ind w:right="183"/>
          </w:pPr>
        </w:pPrChange>
      </w:pPr>
      <w:r w:rsidRPr="00F94CB9">
        <w:rPr>
          <w:lang w:val="fr-FR"/>
          <w:rPrChange w:id="12459" w:author="Peng Luqi" w:date="2019-10-13T14:50:00Z">
            <w:rPr>
              <w:lang w:val="fr-FR"/>
            </w:rPr>
          </w:rPrChange>
        </w:rPr>
        <w:t>Oh, c</w:t>
      </w:r>
      <w:del w:id="12460" w:author="Peng Luqi" w:date="2019-10-13T14:43:00Z">
        <w:r w:rsidRPr="00F94CB9" w:rsidDel="00EF666F">
          <w:rPr>
            <w:lang w:val="fr-FR"/>
            <w:rPrChange w:id="12461" w:author="Peng Luqi" w:date="2019-10-13T14:50:00Z">
              <w:rPr>
                <w:lang w:val="fr-FR"/>
              </w:rPr>
            </w:rPrChange>
          </w:rPr>
          <w:delText>’</w:delText>
        </w:r>
      </w:del>
      <w:ins w:id="12462" w:author="Peng Luqi" w:date="2019-10-13T14:43:00Z">
        <w:r w:rsidR="00EF666F" w:rsidRPr="00F94CB9">
          <w:rPr>
            <w:lang w:val="fr-FR"/>
            <w:rPrChange w:id="12463" w:author="Peng Luqi" w:date="2019-10-13T14:50:00Z">
              <w:rPr>
                <w:lang w:val="fr-FR"/>
              </w:rPr>
            </w:rPrChange>
          </w:rPr>
          <w:t>’</w:t>
        </w:r>
      </w:ins>
      <w:r w:rsidRPr="00F94CB9">
        <w:rPr>
          <w:lang w:val="fr-FR"/>
          <w:rPrChange w:id="12464" w:author="Peng Luqi" w:date="2019-10-13T14:50:00Z">
            <w:rPr>
              <w:lang w:val="fr-FR"/>
            </w:rPr>
          </w:rPrChange>
        </w:rPr>
        <w:t>est pourtant simple ! Avec ton employé et sa femme, allons voir une maison ensemble ! Je te le dis, maintenant, ils sont fiers face à toi, mais une fois qu</w:t>
      </w:r>
      <w:del w:id="12465" w:author="Peng Luqi" w:date="2019-10-13T14:43:00Z">
        <w:r w:rsidRPr="00F94CB9" w:rsidDel="00EF666F">
          <w:rPr>
            <w:lang w:val="fr-FR"/>
            <w:rPrChange w:id="12466" w:author="Peng Luqi" w:date="2019-10-13T14:50:00Z">
              <w:rPr>
                <w:lang w:val="fr-FR"/>
              </w:rPr>
            </w:rPrChange>
          </w:rPr>
          <w:delText>’</w:delText>
        </w:r>
      </w:del>
      <w:ins w:id="12467" w:author="Peng Luqi" w:date="2019-10-13T14:43:00Z">
        <w:r w:rsidR="00EF666F" w:rsidRPr="00F94CB9">
          <w:rPr>
            <w:lang w:val="fr-FR"/>
            <w:rPrChange w:id="12468" w:author="Peng Luqi" w:date="2019-10-13T14:50:00Z">
              <w:rPr>
                <w:lang w:val="fr-FR"/>
              </w:rPr>
            </w:rPrChange>
          </w:rPr>
          <w:t>’</w:t>
        </w:r>
      </w:ins>
      <w:r w:rsidRPr="00F94CB9">
        <w:rPr>
          <w:lang w:val="fr-FR"/>
          <w:rPrChange w:id="12469" w:author="Peng Luqi" w:date="2019-10-13T14:50:00Z">
            <w:rPr>
              <w:lang w:val="fr-FR"/>
            </w:rPr>
          </w:rPrChange>
        </w:rPr>
        <w:t>ils achèteront leur maison,</w:t>
      </w:r>
      <w:r w:rsidRPr="002A2E97">
        <w:rPr>
          <w:lang w:val="fr-FR"/>
          <w:rPrChange w:id="12470" w:author="Peng Luqi" w:date="2019-10-13T23:03:00Z">
            <w:rPr>
              <w:spacing w:val="36"/>
              <w:lang w:val="fr-FR"/>
            </w:rPr>
          </w:rPrChange>
        </w:rPr>
        <w:t xml:space="preserve"> </w:t>
      </w:r>
      <w:r w:rsidRPr="00F94CB9">
        <w:rPr>
          <w:lang w:val="fr-FR"/>
          <w:rPrChange w:id="12471" w:author="Peng Luqi" w:date="2019-10-13T14:50:00Z">
            <w:rPr>
              <w:lang w:val="fr-FR"/>
            </w:rPr>
          </w:rPrChange>
        </w:rPr>
        <w:t>et</w:t>
      </w:r>
      <w:ins w:id="12472" w:author="Peng Luqi" w:date="2019-10-13T23:03:00Z">
        <w:r w:rsidR="002A2E97">
          <w:rPr>
            <w:lang w:val="fr-FR"/>
          </w:rPr>
          <w:t xml:space="preserve"> </w:t>
        </w:r>
      </w:ins>
    </w:p>
    <w:p w:rsidR="00000000" w:rsidRDefault="0010589D">
      <w:pPr>
        <w:pStyle w:val="a3"/>
        <w:numPr>
          <w:ilvl w:val="0"/>
          <w:numId w:val="26"/>
        </w:numPr>
        <w:ind w:right="720"/>
        <w:jc w:val="both"/>
        <w:rPr>
          <w:del w:id="12473" w:author="Peng Luqi" w:date="2019-10-13T23:03:00Z"/>
          <w:lang w:val="fr-FR"/>
          <w:rPrChange w:id="12474" w:author="Peng Luqi" w:date="2019-10-13T14:50:00Z">
            <w:rPr>
              <w:del w:id="12475" w:author="Peng Luqi" w:date="2019-10-13T23:03:00Z"/>
              <w:lang w:val="fr-FR"/>
            </w:rPr>
          </w:rPrChange>
        </w:rPr>
        <w:sectPr w:rsidR="00000000">
          <w:pgSz w:w="11910" w:h="16840"/>
          <w:pgMar w:top="1360" w:right="1240" w:bottom="280" w:left="1320" w:header="720" w:footer="720" w:gutter="0"/>
          <w:cols w:space="720"/>
        </w:sectPr>
        <w:pPrChange w:id="12476" w:author="Peng Luqi" w:date="2019-10-13T23:04:00Z">
          <w:pPr>
            <w:spacing w:line="283" w:lineRule="auto"/>
          </w:pPr>
        </w:pPrChange>
      </w:pPr>
    </w:p>
    <w:p w:rsidR="002B38DF" w:rsidRPr="00F94CB9" w:rsidRDefault="00716360">
      <w:pPr>
        <w:pStyle w:val="a3"/>
        <w:numPr>
          <w:ilvl w:val="0"/>
          <w:numId w:val="26"/>
        </w:numPr>
        <w:ind w:right="720"/>
        <w:jc w:val="both"/>
        <w:rPr>
          <w:lang w:val="fr-FR"/>
          <w:rPrChange w:id="12477" w:author="Peng Luqi" w:date="2019-10-13T14:50:00Z">
            <w:rPr>
              <w:lang w:val="fr-FR"/>
            </w:rPr>
          </w:rPrChange>
        </w:rPr>
        <w:pPrChange w:id="12478" w:author="Peng Luqi" w:date="2019-10-13T23:04:00Z">
          <w:pPr>
            <w:spacing w:before="62" w:line="288" w:lineRule="auto"/>
            <w:ind w:left="850"/>
          </w:pPr>
        </w:pPrChange>
      </w:pPr>
      <w:r w:rsidRPr="00F94CB9">
        <w:rPr>
          <w:lang w:val="fr-FR"/>
          <w:rPrChange w:id="12479" w:author="Peng Luqi" w:date="2019-10-13T14:50:00Z">
            <w:rPr>
              <w:lang w:val="fr-FR"/>
            </w:rPr>
          </w:rPrChange>
        </w:rPr>
        <w:t>auront payé l</w:t>
      </w:r>
      <w:del w:id="12480" w:author="Peng Luqi" w:date="2019-10-13T14:43:00Z">
        <w:r w:rsidRPr="00F94CB9" w:rsidDel="00EF666F">
          <w:rPr>
            <w:lang w:val="fr-FR"/>
            <w:rPrChange w:id="12481" w:author="Peng Luqi" w:date="2019-10-13T14:50:00Z">
              <w:rPr>
                <w:lang w:val="fr-FR"/>
              </w:rPr>
            </w:rPrChange>
          </w:rPr>
          <w:delText>’</w:delText>
        </w:r>
      </w:del>
      <w:ins w:id="12482" w:author="Peng Luqi" w:date="2019-10-13T14:43:00Z">
        <w:r w:rsidR="00EF666F" w:rsidRPr="00F94CB9">
          <w:rPr>
            <w:lang w:val="fr-FR"/>
            <w:rPrChange w:id="12483" w:author="Peng Luqi" w:date="2019-10-13T14:50:00Z">
              <w:rPr>
                <w:lang w:val="fr-FR"/>
              </w:rPr>
            </w:rPrChange>
          </w:rPr>
          <w:t>’</w:t>
        </w:r>
      </w:ins>
      <w:r w:rsidRPr="00F94CB9">
        <w:rPr>
          <w:lang w:val="fr-FR"/>
          <w:rPrChange w:id="12484" w:author="Peng Luqi" w:date="2019-10-13T14:50:00Z">
            <w:rPr>
              <w:lang w:val="fr-FR"/>
            </w:rPr>
          </w:rPrChange>
        </w:rPr>
        <w:t>acompte, le lendemain, ils seront comme tes enfants ! Et tu les mettras au pas de courses.</w:t>
      </w:r>
    </w:p>
    <w:p w:rsidR="002B38DF" w:rsidRPr="00F94CB9" w:rsidRDefault="002B38DF">
      <w:pPr>
        <w:pStyle w:val="a3"/>
        <w:ind w:left="170" w:right="170"/>
        <w:jc w:val="both"/>
        <w:rPr>
          <w:lang w:val="fr-FR"/>
          <w:rPrChange w:id="12485" w:author="Peng Luqi" w:date="2019-10-13T14:50:00Z">
            <w:rPr>
              <w:sz w:val="23"/>
              <w:lang w:val="fr-FR"/>
            </w:rPr>
          </w:rPrChange>
        </w:rPr>
        <w:pPrChange w:id="12486" w:author="Peng Luqi" w:date="2019-10-13T14:20:00Z">
          <w:pPr>
            <w:pStyle w:val="a3"/>
            <w:spacing w:before="6"/>
          </w:pPr>
        </w:pPrChange>
      </w:pPr>
    </w:p>
    <w:p w:rsidR="002B38DF" w:rsidRPr="00F94CB9" w:rsidRDefault="00716360">
      <w:pPr>
        <w:ind w:left="170" w:right="170"/>
        <w:jc w:val="both"/>
        <w:rPr>
          <w:sz w:val="28"/>
          <w:szCs w:val="28"/>
          <w:lang w:val="fr-FR"/>
          <w:rPrChange w:id="12487" w:author="Peng Luqi" w:date="2019-10-13T14:50:00Z">
            <w:rPr>
              <w:lang w:val="fr-FR"/>
            </w:rPr>
          </w:rPrChange>
        </w:rPr>
        <w:pPrChange w:id="12488" w:author="Peng Luqi" w:date="2019-10-13T14:20:00Z">
          <w:pPr>
            <w:spacing w:line="283" w:lineRule="auto"/>
            <w:ind w:left="130" w:right="182"/>
            <w:jc w:val="both"/>
          </w:pPr>
        </w:pPrChange>
      </w:pPr>
      <w:r w:rsidRPr="00F94CB9">
        <w:rPr>
          <w:sz w:val="28"/>
          <w:szCs w:val="28"/>
          <w:lang w:val="fr-FR"/>
          <w:rPrChange w:id="12489" w:author="Peng Luqi" w:date="2019-10-13T14:50:00Z">
            <w:rPr>
              <w:lang w:val="fr-FR"/>
            </w:rPr>
          </w:rPrChange>
        </w:rPr>
        <w:t>Personnellement</w:t>
      </w:r>
      <w:r w:rsidRPr="00F94CB9">
        <w:rPr>
          <w:spacing w:val="-6"/>
          <w:sz w:val="28"/>
          <w:szCs w:val="28"/>
          <w:lang w:val="fr-FR"/>
          <w:rPrChange w:id="12490" w:author="Peng Luqi" w:date="2019-10-13T14:50:00Z">
            <w:rPr>
              <w:spacing w:val="-6"/>
              <w:lang w:val="fr-FR"/>
            </w:rPr>
          </w:rPrChange>
        </w:rPr>
        <w:t xml:space="preserve"> </w:t>
      </w:r>
      <w:r w:rsidRPr="00F94CB9">
        <w:rPr>
          <w:sz w:val="28"/>
          <w:szCs w:val="28"/>
          <w:lang w:val="fr-FR"/>
          <w:rPrChange w:id="12491" w:author="Peng Luqi" w:date="2019-10-13T14:50:00Z">
            <w:rPr>
              <w:lang w:val="fr-FR"/>
            </w:rPr>
          </w:rPrChange>
        </w:rPr>
        <w:t>je</w:t>
      </w:r>
      <w:r w:rsidRPr="00F94CB9">
        <w:rPr>
          <w:spacing w:val="-5"/>
          <w:sz w:val="28"/>
          <w:szCs w:val="28"/>
          <w:lang w:val="fr-FR"/>
          <w:rPrChange w:id="12492" w:author="Peng Luqi" w:date="2019-10-13T14:50:00Z">
            <w:rPr>
              <w:spacing w:val="-5"/>
              <w:lang w:val="fr-FR"/>
            </w:rPr>
          </w:rPrChange>
        </w:rPr>
        <w:t xml:space="preserve"> </w:t>
      </w:r>
      <w:r w:rsidRPr="00F94CB9">
        <w:rPr>
          <w:sz w:val="28"/>
          <w:szCs w:val="28"/>
          <w:lang w:val="fr-FR"/>
          <w:rPrChange w:id="12493" w:author="Peng Luqi" w:date="2019-10-13T14:50:00Z">
            <w:rPr>
              <w:lang w:val="fr-FR"/>
            </w:rPr>
          </w:rPrChange>
        </w:rPr>
        <w:t>n</w:t>
      </w:r>
      <w:del w:id="12494" w:author="Peng Luqi" w:date="2019-10-13T14:43:00Z">
        <w:r w:rsidRPr="00F94CB9" w:rsidDel="00EF666F">
          <w:rPr>
            <w:sz w:val="28"/>
            <w:szCs w:val="28"/>
            <w:lang w:val="fr-FR"/>
            <w:rPrChange w:id="12495" w:author="Peng Luqi" w:date="2019-10-13T14:50:00Z">
              <w:rPr>
                <w:lang w:val="fr-FR"/>
              </w:rPr>
            </w:rPrChange>
          </w:rPr>
          <w:delText>’</w:delText>
        </w:r>
      </w:del>
      <w:ins w:id="12496" w:author="Peng Luqi" w:date="2019-10-13T14:43:00Z">
        <w:r w:rsidR="00EF666F" w:rsidRPr="00F94CB9">
          <w:rPr>
            <w:sz w:val="28"/>
            <w:szCs w:val="28"/>
            <w:lang w:val="fr-FR"/>
            <w:rPrChange w:id="12497" w:author="Peng Luqi" w:date="2019-10-13T14:50:00Z">
              <w:rPr>
                <w:lang w:val="fr-FR"/>
              </w:rPr>
            </w:rPrChange>
          </w:rPr>
          <w:t>’</w:t>
        </w:r>
      </w:ins>
      <w:r w:rsidRPr="00F94CB9">
        <w:rPr>
          <w:sz w:val="28"/>
          <w:szCs w:val="28"/>
          <w:lang w:val="fr-FR"/>
          <w:rPrChange w:id="12498" w:author="Peng Luqi" w:date="2019-10-13T14:50:00Z">
            <w:rPr>
              <w:lang w:val="fr-FR"/>
            </w:rPr>
          </w:rPrChange>
        </w:rPr>
        <w:t>ai</w:t>
      </w:r>
      <w:r w:rsidRPr="00F94CB9">
        <w:rPr>
          <w:spacing w:val="-5"/>
          <w:sz w:val="28"/>
          <w:szCs w:val="28"/>
          <w:lang w:val="fr-FR"/>
          <w:rPrChange w:id="12499" w:author="Peng Luqi" w:date="2019-10-13T14:50:00Z">
            <w:rPr>
              <w:spacing w:val="-5"/>
              <w:lang w:val="fr-FR"/>
            </w:rPr>
          </w:rPrChange>
        </w:rPr>
        <w:t xml:space="preserve"> </w:t>
      </w:r>
      <w:r w:rsidRPr="00F94CB9">
        <w:rPr>
          <w:sz w:val="28"/>
          <w:szCs w:val="28"/>
          <w:lang w:val="fr-FR"/>
          <w:rPrChange w:id="12500" w:author="Peng Luqi" w:date="2019-10-13T14:50:00Z">
            <w:rPr>
              <w:lang w:val="fr-FR"/>
            </w:rPr>
          </w:rPrChange>
        </w:rPr>
        <w:t>pas</w:t>
      </w:r>
      <w:r w:rsidRPr="00F94CB9">
        <w:rPr>
          <w:spacing w:val="-6"/>
          <w:sz w:val="28"/>
          <w:szCs w:val="28"/>
          <w:lang w:val="fr-FR"/>
          <w:rPrChange w:id="12501" w:author="Peng Luqi" w:date="2019-10-13T14:50:00Z">
            <w:rPr>
              <w:spacing w:val="-6"/>
              <w:lang w:val="fr-FR"/>
            </w:rPr>
          </w:rPrChange>
        </w:rPr>
        <w:t xml:space="preserve"> </w:t>
      </w:r>
      <w:r w:rsidRPr="00F94CB9">
        <w:rPr>
          <w:sz w:val="28"/>
          <w:szCs w:val="28"/>
          <w:lang w:val="fr-FR"/>
          <w:rPrChange w:id="12502" w:author="Peng Luqi" w:date="2019-10-13T14:50:00Z">
            <w:rPr>
              <w:lang w:val="fr-FR"/>
            </w:rPr>
          </w:rPrChange>
        </w:rPr>
        <w:t>couru.</w:t>
      </w:r>
      <w:r w:rsidRPr="00F94CB9">
        <w:rPr>
          <w:spacing w:val="-5"/>
          <w:sz w:val="28"/>
          <w:szCs w:val="28"/>
          <w:lang w:val="fr-FR"/>
          <w:rPrChange w:id="12503" w:author="Peng Luqi" w:date="2019-10-13T14:50:00Z">
            <w:rPr>
              <w:spacing w:val="-5"/>
              <w:lang w:val="fr-FR"/>
            </w:rPr>
          </w:rPrChange>
        </w:rPr>
        <w:t xml:space="preserve"> </w:t>
      </w:r>
      <w:r w:rsidRPr="00F94CB9">
        <w:rPr>
          <w:sz w:val="28"/>
          <w:szCs w:val="28"/>
          <w:lang w:val="fr-FR"/>
          <w:rPrChange w:id="12504" w:author="Peng Luqi" w:date="2019-10-13T14:50:00Z">
            <w:rPr>
              <w:lang w:val="fr-FR"/>
            </w:rPr>
          </w:rPrChange>
        </w:rPr>
        <w:t>C</w:t>
      </w:r>
      <w:del w:id="12505" w:author="Peng Luqi" w:date="2019-10-13T14:43:00Z">
        <w:r w:rsidRPr="00F94CB9" w:rsidDel="00EF666F">
          <w:rPr>
            <w:sz w:val="28"/>
            <w:szCs w:val="28"/>
            <w:lang w:val="fr-FR"/>
            <w:rPrChange w:id="12506" w:author="Peng Luqi" w:date="2019-10-13T14:50:00Z">
              <w:rPr>
                <w:lang w:val="fr-FR"/>
              </w:rPr>
            </w:rPrChange>
          </w:rPr>
          <w:delText>’</w:delText>
        </w:r>
      </w:del>
      <w:ins w:id="12507" w:author="Peng Luqi" w:date="2019-10-13T14:43:00Z">
        <w:r w:rsidR="00EF666F" w:rsidRPr="00F94CB9">
          <w:rPr>
            <w:sz w:val="28"/>
            <w:szCs w:val="28"/>
            <w:lang w:val="fr-FR"/>
            <w:rPrChange w:id="12508" w:author="Peng Luqi" w:date="2019-10-13T14:50:00Z">
              <w:rPr>
                <w:lang w:val="fr-FR"/>
              </w:rPr>
            </w:rPrChange>
          </w:rPr>
          <w:t>’</w:t>
        </w:r>
      </w:ins>
      <w:r w:rsidRPr="00F94CB9">
        <w:rPr>
          <w:sz w:val="28"/>
          <w:szCs w:val="28"/>
          <w:lang w:val="fr-FR"/>
          <w:rPrChange w:id="12509" w:author="Peng Luqi" w:date="2019-10-13T14:50:00Z">
            <w:rPr>
              <w:lang w:val="fr-FR"/>
            </w:rPr>
          </w:rPrChange>
        </w:rPr>
        <w:t>est</w:t>
      </w:r>
      <w:r w:rsidRPr="00F94CB9">
        <w:rPr>
          <w:spacing w:val="-5"/>
          <w:sz w:val="28"/>
          <w:szCs w:val="28"/>
          <w:lang w:val="fr-FR"/>
          <w:rPrChange w:id="12510" w:author="Peng Luqi" w:date="2019-10-13T14:50:00Z">
            <w:rPr>
              <w:spacing w:val="-5"/>
              <w:lang w:val="fr-FR"/>
            </w:rPr>
          </w:rPrChange>
        </w:rPr>
        <w:t xml:space="preserve"> </w:t>
      </w:r>
      <w:r w:rsidRPr="00F94CB9">
        <w:rPr>
          <w:sz w:val="28"/>
          <w:szCs w:val="28"/>
          <w:lang w:val="fr-FR"/>
          <w:rPrChange w:id="12511" w:author="Peng Luqi" w:date="2019-10-13T14:50:00Z">
            <w:rPr>
              <w:lang w:val="fr-FR"/>
            </w:rPr>
          </w:rPrChange>
        </w:rPr>
        <w:t>l</w:t>
      </w:r>
      <w:del w:id="12512" w:author="Peng Luqi" w:date="2019-10-13T14:43:00Z">
        <w:r w:rsidRPr="00F94CB9" w:rsidDel="00EF666F">
          <w:rPr>
            <w:sz w:val="28"/>
            <w:szCs w:val="28"/>
            <w:lang w:val="fr-FR"/>
            <w:rPrChange w:id="12513" w:author="Peng Luqi" w:date="2019-10-13T14:50:00Z">
              <w:rPr>
                <w:lang w:val="fr-FR"/>
              </w:rPr>
            </w:rPrChange>
          </w:rPr>
          <w:delText>’</w:delText>
        </w:r>
      </w:del>
      <w:ins w:id="12514" w:author="Peng Luqi" w:date="2019-10-13T14:43:00Z">
        <w:r w:rsidR="00EF666F" w:rsidRPr="00F94CB9">
          <w:rPr>
            <w:sz w:val="28"/>
            <w:szCs w:val="28"/>
            <w:lang w:val="fr-FR"/>
            <w:rPrChange w:id="12515" w:author="Peng Luqi" w:date="2019-10-13T14:50:00Z">
              <w:rPr>
                <w:lang w:val="fr-FR"/>
              </w:rPr>
            </w:rPrChange>
          </w:rPr>
          <w:t>’</w:t>
        </w:r>
      </w:ins>
      <w:r w:rsidRPr="00F94CB9">
        <w:rPr>
          <w:sz w:val="28"/>
          <w:szCs w:val="28"/>
          <w:lang w:val="fr-FR"/>
          <w:rPrChange w:id="12516" w:author="Peng Luqi" w:date="2019-10-13T14:50:00Z">
            <w:rPr>
              <w:lang w:val="fr-FR"/>
            </w:rPr>
          </w:rPrChange>
        </w:rPr>
        <w:t>exemple</w:t>
      </w:r>
      <w:r w:rsidRPr="00F94CB9">
        <w:rPr>
          <w:spacing w:val="-6"/>
          <w:sz w:val="28"/>
          <w:szCs w:val="28"/>
          <w:lang w:val="fr-FR"/>
          <w:rPrChange w:id="12517" w:author="Peng Luqi" w:date="2019-10-13T14:50:00Z">
            <w:rPr>
              <w:spacing w:val="-6"/>
              <w:lang w:val="fr-FR"/>
            </w:rPr>
          </w:rPrChange>
        </w:rPr>
        <w:t xml:space="preserve"> </w:t>
      </w:r>
      <w:r w:rsidRPr="00F94CB9">
        <w:rPr>
          <w:sz w:val="28"/>
          <w:szCs w:val="28"/>
          <w:lang w:val="fr-FR"/>
          <w:rPrChange w:id="12518" w:author="Peng Luqi" w:date="2019-10-13T14:50:00Z">
            <w:rPr>
              <w:lang w:val="fr-FR"/>
            </w:rPr>
          </w:rPrChange>
        </w:rPr>
        <w:t>le</w:t>
      </w:r>
      <w:r w:rsidRPr="00F94CB9">
        <w:rPr>
          <w:spacing w:val="-5"/>
          <w:sz w:val="28"/>
          <w:szCs w:val="28"/>
          <w:lang w:val="fr-FR"/>
          <w:rPrChange w:id="12519" w:author="Peng Luqi" w:date="2019-10-13T14:50:00Z">
            <w:rPr>
              <w:spacing w:val="-5"/>
              <w:lang w:val="fr-FR"/>
            </w:rPr>
          </w:rPrChange>
        </w:rPr>
        <w:t xml:space="preserve"> </w:t>
      </w:r>
      <w:r w:rsidRPr="00F94CB9">
        <w:rPr>
          <w:sz w:val="28"/>
          <w:szCs w:val="28"/>
          <w:lang w:val="fr-FR"/>
          <w:rPrChange w:id="12520" w:author="Peng Luqi" w:date="2019-10-13T14:50:00Z">
            <w:rPr>
              <w:lang w:val="fr-FR"/>
            </w:rPr>
          </w:rPrChange>
        </w:rPr>
        <w:t>plus</w:t>
      </w:r>
      <w:r w:rsidRPr="00F94CB9">
        <w:rPr>
          <w:spacing w:val="-5"/>
          <w:sz w:val="28"/>
          <w:szCs w:val="28"/>
          <w:lang w:val="fr-FR"/>
          <w:rPrChange w:id="12521" w:author="Peng Luqi" w:date="2019-10-13T14:50:00Z">
            <w:rPr>
              <w:spacing w:val="-5"/>
              <w:lang w:val="fr-FR"/>
            </w:rPr>
          </w:rPrChange>
        </w:rPr>
        <w:t xml:space="preserve"> </w:t>
      </w:r>
      <w:r w:rsidRPr="00F94CB9">
        <w:rPr>
          <w:sz w:val="28"/>
          <w:szCs w:val="28"/>
          <w:lang w:val="fr-FR"/>
          <w:rPrChange w:id="12522" w:author="Peng Luqi" w:date="2019-10-13T14:50:00Z">
            <w:rPr>
              <w:lang w:val="fr-FR"/>
            </w:rPr>
          </w:rPrChange>
        </w:rPr>
        <w:t>terrifiant</w:t>
      </w:r>
      <w:r w:rsidRPr="00F94CB9">
        <w:rPr>
          <w:spacing w:val="-6"/>
          <w:sz w:val="28"/>
          <w:szCs w:val="28"/>
          <w:lang w:val="fr-FR"/>
          <w:rPrChange w:id="12523" w:author="Peng Luqi" w:date="2019-10-13T14:50:00Z">
            <w:rPr>
              <w:spacing w:val="-6"/>
              <w:lang w:val="fr-FR"/>
            </w:rPr>
          </w:rPrChange>
        </w:rPr>
        <w:t xml:space="preserve"> </w:t>
      </w:r>
      <w:r w:rsidRPr="00F94CB9">
        <w:rPr>
          <w:sz w:val="28"/>
          <w:szCs w:val="28"/>
          <w:lang w:val="fr-FR"/>
          <w:rPrChange w:id="12524" w:author="Peng Luqi" w:date="2019-10-13T14:50:00Z">
            <w:rPr>
              <w:lang w:val="fr-FR"/>
            </w:rPr>
          </w:rPrChange>
        </w:rPr>
        <w:t>que</w:t>
      </w:r>
      <w:r w:rsidRPr="00F94CB9">
        <w:rPr>
          <w:spacing w:val="-5"/>
          <w:sz w:val="28"/>
          <w:szCs w:val="28"/>
          <w:lang w:val="fr-FR"/>
          <w:rPrChange w:id="12525" w:author="Peng Luqi" w:date="2019-10-13T14:50:00Z">
            <w:rPr>
              <w:spacing w:val="-5"/>
              <w:lang w:val="fr-FR"/>
            </w:rPr>
          </w:rPrChange>
        </w:rPr>
        <w:t xml:space="preserve"> </w:t>
      </w:r>
      <w:r w:rsidRPr="00F94CB9">
        <w:rPr>
          <w:sz w:val="28"/>
          <w:szCs w:val="28"/>
          <w:lang w:val="fr-FR"/>
          <w:rPrChange w:id="12526" w:author="Peng Luqi" w:date="2019-10-13T14:50:00Z">
            <w:rPr>
              <w:lang w:val="fr-FR"/>
            </w:rPr>
          </w:rPrChange>
        </w:rPr>
        <w:t>je</w:t>
      </w:r>
      <w:r w:rsidRPr="00F94CB9">
        <w:rPr>
          <w:spacing w:val="-5"/>
          <w:sz w:val="28"/>
          <w:szCs w:val="28"/>
          <w:lang w:val="fr-FR"/>
          <w:rPrChange w:id="12527" w:author="Peng Luqi" w:date="2019-10-13T14:50:00Z">
            <w:rPr>
              <w:spacing w:val="-5"/>
              <w:lang w:val="fr-FR"/>
            </w:rPr>
          </w:rPrChange>
        </w:rPr>
        <w:t xml:space="preserve"> </w:t>
      </w:r>
      <w:r w:rsidRPr="00F94CB9">
        <w:rPr>
          <w:sz w:val="28"/>
          <w:szCs w:val="28"/>
          <w:lang w:val="fr-FR"/>
          <w:rPrChange w:id="12528" w:author="Peng Luqi" w:date="2019-10-13T14:50:00Z">
            <w:rPr>
              <w:lang w:val="fr-FR"/>
            </w:rPr>
          </w:rPrChange>
        </w:rPr>
        <w:t>puisse</w:t>
      </w:r>
      <w:r w:rsidRPr="00F94CB9">
        <w:rPr>
          <w:spacing w:val="-6"/>
          <w:sz w:val="28"/>
          <w:szCs w:val="28"/>
          <w:lang w:val="fr-FR"/>
          <w:rPrChange w:id="12529" w:author="Peng Luqi" w:date="2019-10-13T14:50:00Z">
            <w:rPr>
              <w:spacing w:val="-6"/>
              <w:lang w:val="fr-FR"/>
            </w:rPr>
          </w:rPrChange>
        </w:rPr>
        <w:t xml:space="preserve"> </w:t>
      </w:r>
      <w:r w:rsidRPr="00F94CB9">
        <w:rPr>
          <w:sz w:val="28"/>
          <w:szCs w:val="28"/>
          <w:lang w:val="fr-FR"/>
          <w:rPrChange w:id="12530" w:author="Peng Luqi" w:date="2019-10-13T14:50:00Z">
            <w:rPr>
              <w:lang w:val="fr-FR"/>
            </w:rPr>
          </w:rPrChange>
        </w:rPr>
        <w:t>donner</w:t>
      </w:r>
      <w:r w:rsidRPr="00F94CB9">
        <w:rPr>
          <w:spacing w:val="-5"/>
          <w:sz w:val="28"/>
          <w:szCs w:val="28"/>
          <w:lang w:val="fr-FR"/>
          <w:rPrChange w:id="12531" w:author="Peng Luqi" w:date="2019-10-13T14:50:00Z">
            <w:rPr>
              <w:spacing w:val="-5"/>
              <w:lang w:val="fr-FR"/>
            </w:rPr>
          </w:rPrChange>
        </w:rPr>
        <w:t xml:space="preserve"> </w:t>
      </w:r>
      <w:r w:rsidRPr="00F94CB9">
        <w:rPr>
          <w:sz w:val="28"/>
          <w:szCs w:val="28"/>
          <w:lang w:val="fr-FR"/>
          <w:rPrChange w:id="12532" w:author="Peng Luqi" w:date="2019-10-13T14:50:00Z">
            <w:rPr>
              <w:lang w:val="fr-FR"/>
            </w:rPr>
          </w:rPrChange>
        </w:rPr>
        <w:t>sur</w:t>
      </w:r>
      <w:r w:rsidRPr="00F94CB9">
        <w:rPr>
          <w:spacing w:val="-5"/>
          <w:sz w:val="28"/>
          <w:szCs w:val="28"/>
          <w:lang w:val="fr-FR"/>
          <w:rPrChange w:id="12533" w:author="Peng Luqi" w:date="2019-10-13T14:50:00Z">
            <w:rPr>
              <w:spacing w:val="-5"/>
              <w:lang w:val="fr-FR"/>
            </w:rPr>
          </w:rPrChange>
        </w:rPr>
        <w:t xml:space="preserve"> </w:t>
      </w:r>
      <w:r w:rsidRPr="00F94CB9">
        <w:rPr>
          <w:sz w:val="28"/>
          <w:szCs w:val="28"/>
          <w:lang w:val="fr-FR"/>
          <w:rPrChange w:id="12534" w:author="Peng Luqi" w:date="2019-10-13T14:50:00Z">
            <w:rPr>
              <w:lang w:val="fr-FR"/>
            </w:rPr>
          </w:rPrChange>
        </w:rPr>
        <w:t>le</w:t>
      </w:r>
      <w:r w:rsidRPr="00F94CB9">
        <w:rPr>
          <w:spacing w:val="-6"/>
          <w:sz w:val="28"/>
          <w:szCs w:val="28"/>
          <w:lang w:val="fr-FR"/>
          <w:rPrChange w:id="12535" w:author="Peng Luqi" w:date="2019-10-13T14:50:00Z">
            <w:rPr>
              <w:spacing w:val="-6"/>
              <w:lang w:val="fr-FR"/>
            </w:rPr>
          </w:rPrChange>
        </w:rPr>
        <w:t xml:space="preserve"> </w:t>
      </w:r>
      <w:r w:rsidRPr="00F94CB9">
        <w:rPr>
          <w:sz w:val="28"/>
          <w:szCs w:val="28"/>
          <w:lang w:val="fr-FR"/>
          <w:rPrChange w:id="12536" w:author="Peng Luqi" w:date="2019-10-13T14:50:00Z">
            <w:rPr>
              <w:lang w:val="fr-FR"/>
            </w:rPr>
          </w:rPrChange>
        </w:rPr>
        <w:t>fait</w:t>
      </w:r>
      <w:r w:rsidRPr="00F94CB9">
        <w:rPr>
          <w:spacing w:val="-5"/>
          <w:sz w:val="28"/>
          <w:szCs w:val="28"/>
          <w:lang w:val="fr-FR"/>
          <w:rPrChange w:id="12537" w:author="Peng Luqi" w:date="2019-10-13T14:50:00Z">
            <w:rPr>
              <w:spacing w:val="-5"/>
              <w:lang w:val="fr-FR"/>
            </w:rPr>
          </w:rPrChange>
        </w:rPr>
        <w:t xml:space="preserve"> </w:t>
      </w:r>
      <w:r w:rsidRPr="00F94CB9">
        <w:rPr>
          <w:sz w:val="28"/>
          <w:szCs w:val="28"/>
          <w:lang w:val="fr-FR"/>
          <w:rPrChange w:id="12538" w:author="Peng Luqi" w:date="2019-10-13T14:50:00Z">
            <w:rPr>
              <w:lang w:val="fr-FR"/>
            </w:rPr>
          </w:rPrChange>
        </w:rPr>
        <w:t>que la</w:t>
      </w:r>
      <w:r w:rsidRPr="00F94CB9">
        <w:rPr>
          <w:spacing w:val="-11"/>
          <w:sz w:val="28"/>
          <w:szCs w:val="28"/>
          <w:lang w:val="fr-FR"/>
          <w:rPrChange w:id="12539" w:author="Peng Luqi" w:date="2019-10-13T14:50:00Z">
            <w:rPr>
              <w:spacing w:val="-11"/>
              <w:lang w:val="fr-FR"/>
            </w:rPr>
          </w:rPrChange>
        </w:rPr>
        <w:t xml:space="preserve"> </w:t>
      </w:r>
      <w:r w:rsidRPr="00F94CB9">
        <w:rPr>
          <w:sz w:val="28"/>
          <w:szCs w:val="28"/>
          <w:lang w:val="fr-FR"/>
          <w:rPrChange w:id="12540" w:author="Peng Luqi" w:date="2019-10-13T14:50:00Z">
            <w:rPr>
              <w:lang w:val="fr-FR"/>
            </w:rPr>
          </w:rPrChange>
        </w:rPr>
        <w:t>famille</w:t>
      </w:r>
      <w:r w:rsidRPr="00F94CB9">
        <w:rPr>
          <w:spacing w:val="-11"/>
          <w:sz w:val="28"/>
          <w:szCs w:val="28"/>
          <w:lang w:val="fr-FR"/>
          <w:rPrChange w:id="12541" w:author="Peng Luqi" w:date="2019-10-13T14:50:00Z">
            <w:rPr>
              <w:spacing w:val="-11"/>
              <w:lang w:val="fr-FR"/>
            </w:rPr>
          </w:rPrChange>
        </w:rPr>
        <w:t xml:space="preserve"> </w:t>
      </w:r>
      <w:r w:rsidRPr="00F94CB9">
        <w:rPr>
          <w:sz w:val="28"/>
          <w:szCs w:val="28"/>
          <w:lang w:val="fr-FR"/>
          <w:rPrChange w:id="12542" w:author="Peng Luqi" w:date="2019-10-13T14:50:00Z">
            <w:rPr>
              <w:lang w:val="fr-FR"/>
            </w:rPr>
          </w:rPrChange>
        </w:rPr>
        <w:t>puisse</w:t>
      </w:r>
      <w:r w:rsidRPr="00F94CB9">
        <w:rPr>
          <w:spacing w:val="-11"/>
          <w:sz w:val="28"/>
          <w:szCs w:val="28"/>
          <w:lang w:val="fr-FR"/>
          <w:rPrChange w:id="12543" w:author="Peng Luqi" w:date="2019-10-13T14:50:00Z">
            <w:rPr>
              <w:spacing w:val="-11"/>
              <w:lang w:val="fr-FR"/>
            </w:rPr>
          </w:rPrChange>
        </w:rPr>
        <w:t xml:space="preserve"> </w:t>
      </w:r>
      <w:r w:rsidRPr="00F94CB9">
        <w:rPr>
          <w:sz w:val="28"/>
          <w:szCs w:val="28"/>
          <w:lang w:val="fr-FR"/>
          <w:rPrChange w:id="12544" w:author="Peng Luqi" w:date="2019-10-13T14:50:00Z">
            <w:rPr>
              <w:lang w:val="fr-FR"/>
            </w:rPr>
          </w:rPrChange>
        </w:rPr>
        <w:t>être</w:t>
      </w:r>
      <w:r w:rsidRPr="00F94CB9">
        <w:rPr>
          <w:spacing w:val="-10"/>
          <w:sz w:val="28"/>
          <w:szCs w:val="28"/>
          <w:lang w:val="fr-FR"/>
          <w:rPrChange w:id="12545" w:author="Peng Luqi" w:date="2019-10-13T14:50:00Z">
            <w:rPr>
              <w:spacing w:val="-10"/>
              <w:lang w:val="fr-FR"/>
            </w:rPr>
          </w:rPrChange>
        </w:rPr>
        <w:t xml:space="preserve"> </w:t>
      </w:r>
      <w:r w:rsidRPr="00F94CB9">
        <w:rPr>
          <w:sz w:val="28"/>
          <w:szCs w:val="28"/>
          <w:lang w:val="fr-FR"/>
          <w:rPrChange w:id="12546" w:author="Peng Luqi" w:date="2019-10-13T14:50:00Z">
            <w:rPr>
              <w:lang w:val="fr-FR"/>
            </w:rPr>
          </w:rPrChange>
        </w:rPr>
        <w:t>la</w:t>
      </w:r>
      <w:r w:rsidRPr="00F94CB9">
        <w:rPr>
          <w:spacing w:val="-11"/>
          <w:sz w:val="28"/>
          <w:szCs w:val="28"/>
          <w:lang w:val="fr-FR"/>
          <w:rPrChange w:id="12547" w:author="Peng Luqi" w:date="2019-10-13T14:50:00Z">
            <w:rPr>
              <w:spacing w:val="-11"/>
              <w:lang w:val="fr-FR"/>
            </w:rPr>
          </w:rPrChange>
        </w:rPr>
        <w:t xml:space="preserve"> </w:t>
      </w:r>
      <w:r w:rsidRPr="00F94CB9">
        <w:rPr>
          <w:sz w:val="28"/>
          <w:szCs w:val="28"/>
          <w:lang w:val="fr-FR"/>
          <w:rPrChange w:id="12548" w:author="Peng Luqi" w:date="2019-10-13T14:50:00Z">
            <w:rPr>
              <w:lang w:val="fr-FR"/>
            </w:rPr>
          </w:rPrChange>
        </w:rPr>
        <w:t>principale</w:t>
      </w:r>
      <w:r w:rsidRPr="00F94CB9">
        <w:rPr>
          <w:spacing w:val="-11"/>
          <w:sz w:val="28"/>
          <w:szCs w:val="28"/>
          <w:lang w:val="fr-FR"/>
          <w:rPrChange w:id="12549" w:author="Peng Luqi" w:date="2019-10-13T14:50:00Z">
            <w:rPr>
              <w:spacing w:val="-11"/>
              <w:lang w:val="fr-FR"/>
            </w:rPr>
          </w:rPrChange>
        </w:rPr>
        <w:t xml:space="preserve"> </w:t>
      </w:r>
      <w:r w:rsidRPr="00F94CB9">
        <w:rPr>
          <w:sz w:val="28"/>
          <w:szCs w:val="28"/>
          <w:lang w:val="fr-FR"/>
          <w:rPrChange w:id="12550" w:author="Peng Luqi" w:date="2019-10-13T14:50:00Z">
            <w:rPr>
              <w:lang w:val="fr-FR"/>
            </w:rPr>
          </w:rPrChange>
        </w:rPr>
        <w:t>pierre</w:t>
      </w:r>
      <w:r w:rsidRPr="00F94CB9">
        <w:rPr>
          <w:spacing w:val="-10"/>
          <w:sz w:val="28"/>
          <w:szCs w:val="28"/>
          <w:lang w:val="fr-FR"/>
          <w:rPrChange w:id="12551" w:author="Peng Luqi" w:date="2019-10-13T14:50:00Z">
            <w:rPr>
              <w:spacing w:val="-10"/>
              <w:lang w:val="fr-FR"/>
            </w:rPr>
          </w:rPrChange>
        </w:rPr>
        <w:t xml:space="preserve"> </w:t>
      </w:r>
      <w:r w:rsidRPr="00F94CB9">
        <w:rPr>
          <w:sz w:val="28"/>
          <w:szCs w:val="28"/>
          <w:lang w:val="fr-FR"/>
          <w:rPrChange w:id="12552" w:author="Peng Luqi" w:date="2019-10-13T14:50:00Z">
            <w:rPr>
              <w:lang w:val="fr-FR"/>
            </w:rPr>
          </w:rPrChange>
        </w:rPr>
        <w:t>d</w:t>
      </w:r>
      <w:del w:id="12553" w:author="Peng Luqi" w:date="2019-10-13T14:43:00Z">
        <w:r w:rsidRPr="00F94CB9" w:rsidDel="00EF666F">
          <w:rPr>
            <w:sz w:val="28"/>
            <w:szCs w:val="28"/>
            <w:lang w:val="fr-FR"/>
            <w:rPrChange w:id="12554" w:author="Peng Luqi" w:date="2019-10-13T14:50:00Z">
              <w:rPr>
                <w:lang w:val="fr-FR"/>
              </w:rPr>
            </w:rPrChange>
          </w:rPr>
          <w:delText>’</w:delText>
        </w:r>
      </w:del>
      <w:ins w:id="12555" w:author="Peng Luqi" w:date="2019-10-13T14:43:00Z">
        <w:r w:rsidR="00EF666F" w:rsidRPr="00F94CB9">
          <w:rPr>
            <w:sz w:val="28"/>
            <w:szCs w:val="28"/>
            <w:lang w:val="fr-FR"/>
            <w:rPrChange w:id="12556" w:author="Peng Luqi" w:date="2019-10-13T14:50:00Z">
              <w:rPr>
                <w:lang w:val="fr-FR"/>
              </w:rPr>
            </w:rPrChange>
          </w:rPr>
          <w:t>’</w:t>
        </w:r>
      </w:ins>
      <w:r w:rsidRPr="00F94CB9">
        <w:rPr>
          <w:sz w:val="28"/>
          <w:szCs w:val="28"/>
          <w:lang w:val="fr-FR"/>
          <w:rPrChange w:id="12557" w:author="Peng Luqi" w:date="2019-10-13T14:50:00Z">
            <w:rPr>
              <w:lang w:val="fr-FR"/>
            </w:rPr>
          </w:rPrChange>
        </w:rPr>
        <w:t>achoppement</w:t>
      </w:r>
      <w:r w:rsidRPr="00F94CB9">
        <w:rPr>
          <w:spacing w:val="-11"/>
          <w:sz w:val="28"/>
          <w:szCs w:val="28"/>
          <w:lang w:val="fr-FR"/>
          <w:rPrChange w:id="12558" w:author="Peng Luqi" w:date="2019-10-13T14:50:00Z">
            <w:rPr>
              <w:spacing w:val="-11"/>
              <w:lang w:val="fr-FR"/>
            </w:rPr>
          </w:rPrChange>
        </w:rPr>
        <w:t xml:space="preserve"> </w:t>
      </w:r>
      <w:r w:rsidRPr="00F94CB9">
        <w:rPr>
          <w:sz w:val="28"/>
          <w:szCs w:val="28"/>
          <w:lang w:val="fr-FR"/>
          <w:rPrChange w:id="12559" w:author="Peng Luqi" w:date="2019-10-13T14:50:00Z">
            <w:rPr>
              <w:lang w:val="fr-FR"/>
            </w:rPr>
          </w:rPrChange>
        </w:rPr>
        <w:t>des</w:t>
      </w:r>
      <w:r w:rsidRPr="00F94CB9">
        <w:rPr>
          <w:spacing w:val="-11"/>
          <w:sz w:val="28"/>
          <w:szCs w:val="28"/>
          <w:lang w:val="fr-FR"/>
          <w:rPrChange w:id="12560" w:author="Peng Luqi" w:date="2019-10-13T14:50:00Z">
            <w:rPr>
              <w:spacing w:val="-11"/>
              <w:lang w:val="fr-FR"/>
            </w:rPr>
          </w:rPrChange>
        </w:rPr>
        <w:t xml:space="preserve"> </w:t>
      </w:r>
      <w:r w:rsidRPr="00F94CB9">
        <w:rPr>
          <w:sz w:val="28"/>
          <w:szCs w:val="28"/>
          <w:lang w:val="fr-FR"/>
          <w:rPrChange w:id="12561" w:author="Peng Luqi" w:date="2019-10-13T14:50:00Z">
            <w:rPr>
              <w:lang w:val="fr-FR"/>
            </w:rPr>
          </w:rPrChange>
        </w:rPr>
        <w:t>gens</w:t>
      </w:r>
      <w:r w:rsidRPr="00F94CB9">
        <w:rPr>
          <w:spacing w:val="-10"/>
          <w:sz w:val="28"/>
          <w:szCs w:val="28"/>
          <w:lang w:val="fr-FR"/>
          <w:rPrChange w:id="12562" w:author="Peng Luqi" w:date="2019-10-13T14:50:00Z">
            <w:rPr>
              <w:spacing w:val="-10"/>
              <w:lang w:val="fr-FR"/>
            </w:rPr>
          </w:rPrChange>
        </w:rPr>
        <w:t xml:space="preserve"> </w:t>
      </w:r>
      <w:r w:rsidRPr="00F94CB9">
        <w:rPr>
          <w:sz w:val="28"/>
          <w:szCs w:val="28"/>
          <w:lang w:val="fr-FR"/>
          <w:rPrChange w:id="12563" w:author="Peng Luqi" w:date="2019-10-13T14:50:00Z">
            <w:rPr>
              <w:lang w:val="fr-FR"/>
            </w:rPr>
          </w:rPrChange>
        </w:rPr>
        <w:t>ordinaires.</w:t>
      </w:r>
      <w:r w:rsidRPr="00F94CB9">
        <w:rPr>
          <w:spacing w:val="-11"/>
          <w:sz w:val="28"/>
          <w:szCs w:val="28"/>
          <w:lang w:val="fr-FR"/>
          <w:rPrChange w:id="12564" w:author="Peng Luqi" w:date="2019-10-13T14:50:00Z">
            <w:rPr>
              <w:spacing w:val="-11"/>
              <w:lang w:val="fr-FR"/>
            </w:rPr>
          </w:rPrChange>
        </w:rPr>
        <w:t xml:space="preserve"> </w:t>
      </w:r>
      <w:r w:rsidRPr="00F94CB9">
        <w:rPr>
          <w:sz w:val="28"/>
          <w:szCs w:val="28"/>
          <w:lang w:val="fr-FR"/>
          <w:rPrChange w:id="12565" w:author="Peng Luqi" w:date="2019-10-13T14:50:00Z">
            <w:rPr>
              <w:lang w:val="fr-FR"/>
            </w:rPr>
          </w:rPrChange>
        </w:rPr>
        <w:t>Ne</w:t>
      </w:r>
      <w:r w:rsidRPr="00F94CB9">
        <w:rPr>
          <w:spacing w:val="-11"/>
          <w:sz w:val="28"/>
          <w:szCs w:val="28"/>
          <w:lang w:val="fr-FR"/>
          <w:rPrChange w:id="12566" w:author="Peng Luqi" w:date="2019-10-13T14:50:00Z">
            <w:rPr>
              <w:spacing w:val="-11"/>
              <w:lang w:val="fr-FR"/>
            </w:rPr>
          </w:rPrChange>
        </w:rPr>
        <w:t xml:space="preserve"> </w:t>
      </w:r>
      <w:r w:rsidRPr="00F94CB9">
        <w:rPr>
          <w:sz w:val="28"/>
          <w:szCs w:val="28"/>
          <w:lang w:val="fr-FR"/>
          <w:rPrChange w:id="12567" w:author="Peng Luqi" w:date="2019-10-13T14:50:00Z">
            <w:rPr>
              <w:lang w:val="fr-FR"/>
            </w:rPr>
          </w:rPrChange>
        </w:rPr>
        <w:t>le</w:t>
      </w:r>
      <w:r w:rsidRPr="00F94CB9">
        <w:rPr>
          <w:spacing w:val="-11"/>
          <w:sz w:val="28"/>
          <w:szCs w:val="28"/>
          <w:lang w:val="fr-FR"/>
          <w:rPrChange w:id="12568" w:author="Peng Luqi" w:date="2019-10-13T14:50:00Z">
            <w:rPr>
              <w:spacing w:val="-11"/>
              <w:lang w:val="fr-FR"/>
            </w:rPr>
          </w:rPrChange>
        </w:rPr>
        <w:t xml:space="preserve"> </w:t>
      </w:r>
      <w:r w:rsidRPr="00F94CB9">
        <w:rPr>
          <w:sz w:val="28"/>
          <w:szCs w:val="28"/>
          <w:lang w:val="fr-FR"/>
          <w:rPrChange w:id="12569" w:author="Peng Luqi" w:date="2019-10-13T14:50:00Z">
            <w:rPr>
              <w:lang w:val="fr-FR"/>
            </w:rPr>
          </w:rPrChange>
        </w:rPr>
        <w:t>ressentez-vous</w:t>
      </w:r>
      <w:r w:rsidRPr="00F94CB9">
        <w:rPr>
          <w:spacing w:val="-10"/>
          <w:sz w:val="28"/>
          <w:szCs w:val="28"/>
          <w:lang w:val="fr-FR"/>
          <w:rPrChange w:id="12570" w:author="Peng Luqi" w:date="2019-10-13T14:50:00Z">
            <w:rPr>
              <w:spacing w:val="-10"/>
              <w:lang w:val="fr-FR"/>
            </w:rPr>
          </w:rPrChange>
        </w:rPr>
        <w:t xml:space="preserve"> </w:t>
      </w:r>
      <w:r w:rsidRPr="00F94CB9">
        <w:rPr>
          <w:sz w:val="28"/>
          <w:szCs w:val="28"/>
          <w:lang w:val="fr-FR"/>
          <w:rPrChange w:id="12571" w:author="Peng Luqi" w:date="2019-10-13T14:50:00Z">
            <w:rPr>
              <w:lang w:val="fr-FR"/>
            </w:rPr>
          </w:rPrChange>
        </w:rPr>
        <w:t>pas</w:t>
      </w:r>
      <w:r w:rsidRPr="00F94CB9">
        <w:rPr>
          <w:spacing w:val="-4"/>
          <w:sz w:val="28"/>
          <w:szCs w:val="28"/>
          <w:lang w:val="fr-FR"/>
          <w:rPrChange w:id="12572" w:author="Peng Luqi" w:date="2019-10-13T14:50:00Z">
            <w:rPr>
              <w:spacing w:val="-4"/>
              <w:lang w:val="fr-FR"/>
            </w:rPr>
          </w:rPrChange>
        </w:rPr>
        <w:t xml:space="preserve"> </w:t>
      </w:r>
      <w:r w:rsidRPr="00F94CB9">
        <w:rPr>
          <w:sz w:val="28"/>
          <w:szCs w:val="28"/>
          <w:lang w:val="fr-FR"/>
          <w:rPrChange w:id="12573" w:author="Peng Luqi" w:date="2019-10-13T14:50:00Z">
            <w:rPr>
              <w:lang w:val="fr-FR"/>
            </w:rPr>
          </w:rPrChange>
        </w:rPr>
        <w:t>?</w:t>
      </w:r>
    </w:p>
    <w:p w:rsidR="002B38DF" w:rsidRPr="00F94CB9" w:rsidRDefault="002B38DF">
      <w:pPr>
        <w:pStyle w:val="a3"/>
        <w:ind w:left="170" w:right="170"/>
        <w:jc w:val="both"/>
        <w:rPr>
          <w:lang w:val="fr-FR"/>
          <w:rPrChange w:id="12574" w:author="Peng Luqi" w:date="2019-10-13T14:50:00Z">
            <w:rPr>
              <w:sz w:val="26"/>
              <w:lang w:val="fr-FR"/>
            </w:rPr>
          </w:rPrChange>
        </w:rPr>
        <w:pPrChange w:id="12575" w:author="Peng Luqi" w:date="2019-10-13T14:20:00Z">
          <w:pPr>
            <w:pStyle w:val="a3"/>
            <w:spacing w:before="2"/>
          </w:pPr>
        </w:pPrChange>
      </w:pPr>
    </w:p>
    <w:p w:rsidR="002B38DF" w:rsidRPr="00F94CB9" w:rsidRDefault="00716360">
      <w:pPr>
        <w:ind w:left="170" w:right="170"/>
        <w:jc w:val="both"/>
        <w:rPr>
          <w:sz w:val="28"/>
          <w:szCs w:val="28"/>
          <w:lang w:val="fr-FR"/>
          <w:rPrChange w:id="12576" w:author="Peng Luqi" w:date="2019-10-13T14:50:00Z">
            <w:rPr>
              <w:lang w:val="fr-FR"/>
            </w:rPr>
          </w:rPrChange>
        </w:rPr>
        <w:pPrChange w:id="12577" w:author="Peng Luqi" w:date="2019-10-13T14:20:00Z">
          <w:pPr>
            <w:spacing w:line="285" w:lineRule="auto"/>
            <w:ind w:left="130" w:right="183"/>
            <w:jc w:val="both"/>
          </w:pPr>
        </w:pPrChange>
      </w:pPr>
      <w:r w:rsidRPr="00F94CB9">
        <w:rPr>
          <w:sz w:val="28"/>
          <w:szCs w:val="28"/>
          <w:lang w:val="fr-FR"/>
          <w:rPrChange w:id="12578" w:author="Peng Luqi" w:date="2019-10-13T14:50:00Z">
            <w:rPr>
              <w:lang w:val="fr-FR"/>
            </w:rPr>
          </w:rPrChange>
        </w:rPr>
        <w:t>Les gens ordinaires ont des avantages extrêmes, mais ils ont aussi des inconvénients extrêmes : nous pouvons ignorer le monde entier, mais nous devons nous soucier de la famille n</w:t>
      </w:r>
      <w:del w:id="12579" w:author="Peng Luqi" w:date="2019-10-13T14:43:00Z">
        <w:r w:rsidRPr="00F94CB9" w:rsidDel="00EF666F">
          <w:rPr>
            <w:sz w:val="28"/>
            <w:szCs w:val="28"/>
            <w:lang w:val="fr-FR"/>
            <w:rPrChange w:id="12580" w:author="Peng Luqi" w:date="2019-10-13T14:50:00Z">
              <w:rPr>
                <w:lang w:val="fr-FR"/>
              </w:rPr>
            </w:rPrChange>
          </w:rPr>
          <w:delText>’</w:delText>
        </w:r>
      </w:del>
      <w:ins w:id="12581" w:author="Peng Luqi" w:date="2019-10-13T14:43:00Z">
        <w:r w:rsidR="00EF666F" w:rsidRPr="00F94CB9">
          <w:rPr>
            <w:sz w:val="28"/>
            <w:szCs w:val="28"/>
            <w:lang w:val="fr-FR"/>
            <w:rPrChange w:id="12582" w:author="Peng Luqi" w:date="2019-10-13T14:50:00Z">
              <w:rPr>
                <w:lang w:val="fr-FR"/>
              </w:rPr>
            </w:rPrChange>
          </w:rPr>
          <w:t>’</w:t>
        </w:r>
      </w:ins>
      <w:r w:rsidRPr="00F94CB9">
        <w:rPr>
          <w:sz w:val="28"/>
          <w:szCs w:val="28"/>
          <w:lang w:val="fr-FR"/>
          <w:rPrChange w:id="12583" w:author="Peng Luqi" w:date="2019-10-13T14:50:00Z">
            <w:rPr>
              <w:lang w:val="fr-FR"/>
            </w:rPr>
          </w:rPrChange>
        </w:rPr>
        <w:t>est-ce pas ? Bien que cela soit irraisonnable. Dans la famille, s</w:t>
      </w:r>
      <w:del w:id="12584" w:author="Peng Luqi" w:date="2019-10-13T14:43:00Z">
        <w:r w:rsidRPr="00F94CB9" w:rsidDel="00EF666F">
          <w:rPr>
            <w:sz w:val="28"/>
            <w:szCs w:val="28"/>
            <w:lang w:val="fr-FR"/>
            <w:rPrChange w:id="12585" w:author="Peng Luqi" w:date="2019-10-13T14:50:00Z">
              <w:rPr>
                <w:lang w:val="fr-FR"/>
              </w:rPr>
            </w:rPrChange>
          </w:rPr>
          <w:delText>’</w:delText>
        </w:r>
      </w:del>
      <w:ins w:id="12586" w:author="Peng Luqi" w:date="2019-10-13T14:43:00Z">
        <w:r w:rsidR="00EF666F" w:rsidRPr="00F94CB9">
          <w:rPr>
            <w:sz w:val="28"/>
            <w:szCs w:val="28"/>
            <w:lang w:val="fr-FR"/>
            <w:rPrChange w:id="12587" w:author="Peng Luqi" w:date="2019-10-13T14:50:00Z">
              <w:rPr>
                <w:lang w:val="fr-FR"/>
              </w:rPr>
            </w:rPrChange>
          </w:rPr>
          <w:t>’</w:t>
        </w:r>
      </w:ins>
      <w:r w:rsidRPr="00F94CB9">
        <w:rPr>
          <w:sz w:val="28"/>
          <w:szCs w:val="28"/>
          <w:lang w:val="fr-FR"/>
          <w:rPrChange w:id="12588" w:author="Peng Luqi" w:date="2019-10-13T14:50:00Z">
            <w:rPr>
              <w:lang w:val="fr-FR"/>
            </w:rPr>
          </w:rPrChange>
        </w:rPr>
        <w:t>il y a quelqu</w:t>
      </w:r>
      <w:del w:id="12589" w:author="Peng Luqi" w:date="2019-10-13T14:43:00Z">
        <w:r w:rsidRPr="00F94CB9" w:rsidDel="00EF666F">
          <w:rPr>
            <w:sz w:val="28"/>
            <w:szCs w:val="28"/>
            <w:lang w:val="fr-FR"/>
            <w:rPrChange w:id="12590" w:author="Peng Luqi" w:date="2019-10-13T14:50:00Z">
              <w:rPr>
                <w:lang w:val="fr-FR"/>
              </w:rPr>
            </w:rPrChange>
          </w:rPr>
          <w:delText>’</w:delText>
        </w:r>
      </w:del>
      <w:ins w:id="12591" w:author="Peng Luqi" w:date="2019-10-13T14:43:00Z">
        <w:r w:rsidR="00EF666F" w:rsidRPr="00F94CB9">
          <w:rPr>
            <w:sz w:val="28"/>
            <w:szCs w:val="28"/>
            <w:lang w:val="fr-FR"/>
            <w:rPrChange w:id="12592" w:author="Peng Luqi" w:date="2019-10-13T14:50:00Z">
              <w:rPr>
                <w:lang w:val="fr-FR"/>
              </w:rPr>
            </w:rPrChange>
          </w:rPr>
          <w:t>’</w:t>
        </w:r>
      </w:ins>
      <w:r w:rsidRPr="00F94CB9">
        <w:rPr>
          <w:sz w:val="28"/>
          <w:szCs w:val="28"/>
          <w:lang w:val="fr-FR"/>
          <w:rPrChange w:id="12593" w:author="Peng Luqi" w:date="2019-10-13T14:50:00Z">
            <w:rPr>
              <w:lang w:val="fr-FR"/>
            </w:rPr>
          </w:rPrChange>
        </w:rPr>
        <w:t>un de malade, vous devez en prendre soin. S</w:t>
      </w:r>
      <w:del w:id="12594" w:author="Peng Luqi" w:date="2019-10-13T14:43:00Z">
        <w:r w:rsidRPr="00F94CB9" w:rsidDel="00EF666F">
          <w:rPr>
            <w:sz w:val="28"/>
            <w:szCs w:val="28"/>
            <w:lang w:val="fr-FR"/>
            <w:rPrChange w:id="12595" w:author="Peng Luqi" w:date="2019-10-13T14:50:00Z">
              <w:rPr>
                <w:lang w:val="fr-FR"/>
              </w:rPr>
            </w:rPrChange>
          </w:rPr>
          <w:delText>’</w:delText>
        </w:r>
      </w:del>
      <w:ins w:id="12596" w:author="Peng Luqi" w:date="2019-10-13T14:43:00Z">
        <w:r w:rsidR="00EF666F" w:rsidRPr="00F94CB9">
          <w:rPr>
            <w:sz w:val="28"/>
            <w:szCs w:val="28"/>
            <w:lang w:val="fr-FR"/>
            <w:rPrChange w:id="12597" w:author="Peng Luqi" w:date="2019-10-13T14:50:00Z">
              <w:rPr>
                <w:lang w:val="fr-FR"/>
              </w:rPr>
            </w:rPrChange>
          </w:rPr>
          <w:t>’</w:t>
        </w:r>
      </w:ins>
      <w:r w:rsidRPr="00F94CB9">
        <w:rPr>
          <w:sz w:val="28"/>
          <w:szCs w:val="28"/>
          <w:lang w:val="fr-FR"/>
          <w:rPrChange w:id="12598" w:author="Peng Luqi" w:date="2019-10-13T14:50:00Z">
            <w:rPr>
              <w:lang w:val="fr-FR"/>
            </w:rPr>
          </w:rPrChange>
        </w:rPr>
        <w:t>il y a une querelle, vous devez la régler, ce sont des petites choses. Mais quand on fait une décision majeure, pourquoi la famille fait-elle toujours obstruction</w:t>
      </w:r>
      <w:r w:rsidRPr="00F94CB9">
        <w:rPr>
          <w:spacing w:val="-11"/>
          <w:sz w:val="28"/>
          <w:szCs w:val="28"/>
          <w:lang w:val="fr-FR"/>
          <w:rPrChange w:id="12599" w:author="Peng Luqi" w:date="2019-10-13T14:50:00Z">
            <w:rPr>
              <w:spacing w:val="-11"/>
              <w:lang w:val="fr-FR"/>
            </w:rPr>
          </w:rPrChange>
        </w:rPr>
        <w:t xml:space="preserve"> </w:t>
      </w:r>
      <w:r w:rsidRPr="00F94CB9">
        <w:rPr>
          <w:sz w:val="28"/>
          <w:szCs w:val="28"/>
          <w:lang w:val="fr-FR"/>
          <w:rPrChange w:id="12600" w:author="Peng Luqi" w:date="2019-10-13T14:50:00Z">
            <w:rPr>
              <w:lang w:val="fr-FR"/>
            </w:rPr>
          </w:rPrChange>
        </w:rPr>
        <w:t>?</w:t>
      </w:r>
    </w:p>
    <w:p w:rsidR="002B38DF" w:rsidRPr="00F94CB9" w:rsidRDefault="002B38DF">
      <w:pPr>
        <w:pStyle w:val="a3"/>
        <w:ind w:left="170" w:right="170"/>
        <w:jc w:val="both"/>
        <w:rPr>
          <w:lang w:val="fr-FR"/>
          <w:rPrChange w:id="12601" w:author="Peng Luqi" w:date="2019-10-13T14:50:00Z">
            <w:rPr>
              <w:sz w:val="25"/>
              <w:lang w:val="fr-FR"/>
            </w:rPr>
          </w:rPrChange>
        </w:rPr>
        <w:pPrChange w:id="12602" w:author="Peng Luqi" w:date="2019-10-13T14:20:00Z">
          <w:pPr>
            <w:pStyle w:val="a3"/>
            <w:spacing w:before="7"/>
          </w:pPr>
        </w:pPrChange>
      </w:pPr>
    </w:p>
    <w:p w:rsidR="002B38DF" w:rsidRPr="00F94CB9" w:rsidRDefault="00716360">
      <w:pPr>
        <w:ind w:left="170" w:right="170"/>
        <w:jc w:val="both"/>
        <w:rPr>
          <w:sz w:val="28"/>
          <w:szCs w:val="28"/>
          <w:lang w:val="fr-FR"/>
          <w:rPrChange w:id="12603" w:author="Peng Luqi" w:date="2019-10-13T14:50:00Z">
            <w:rPr>
              <w:lang w:val="fr-FR"/>
            </w:rPr>
          </w:rPrChange>
        </w:rPr>
        <w:pPrChange w:id="12604" w:author="Peng Luqi" w:date="2019-10-13T14:20:00Z">
          <w:pPr>
            <w:spacing w:line="285" w:lineRule="auto"/>
            <w:ind w:left="130" w:right="183"/>
            <w:jc w:val="both"/>
          </w:pPr>
        </w:pPrChange>
      </w:pPr>
      <w:r w:rsidRPr="00F94CB9">
        <w:rPr>
          <w:sz w:val="28"/>
          <w:szCs w:val="28"/>
          <w:lang w:val="fr-FR"/>
          <w:rPrChange w:id="12605" w:author="Peng Luqi" w:date="2019-10-13T14:50:00Z">
            <w:rPr>
              <w:lang w:val="fr-FR"/>
            </w:rPr>
          </w:rPrChange>
        </w:rPr>
        <w:t>Le plus souvent, la plupart des gens n</w:t>
      </w:r>
      <w:del w:id="12606" w:author="Peng Luqi" w:date="2019-10-13T14:43:00Z">
        <w:r w:rsidRPr="00F94CB9" w:rsidDel="00EF666F">
          <w:rPr>
            <w:sz w:val="28"/>
            <w:szCs w:val="28"/>
            <w:lang w:val="fr-FR"/>
            <w:rPrChange w:id="12607" w:author="Peng Luqi" w:date="2019-10-13T14:50:00Z">
              <w:rPr>
                <w:lang w:val="fr-FR"/>
              </w:rPr>
            </w:rPrChange>
          </w:rPr>
          <w:delText>’</w:delText>
        </w:r>
      </w:del>
      <w:ins w:id="12608" w:author="Peng Luqi" w:date="2019-10-13T14:43:00Z">
        <w:r w:rsidR="00EF666F" w:rsidRPr="00F94CB9">
          <w:rPr>
            <w:sz w:val="28"/>
            <w:szCs w:val="28"/>
            <w:lang w:val="fr-FR"/>
            <w:rPrChange w:id="12609" w:author="Peng Luqi" w:date="2019-10-13T14:50:00Z">
              <w:rPr>
                <w:lang w:val="fr-FR"/>
              </w:rPr>
            </w:rPrChange>
          </w:rPr>
          <w:t>’</w:t>
        </w:r>
      </w:ins>
      <w:r w:rsidRPr="00F94CB9">
        <w:rPr>
          <w:sz w:val="28"/>
          <w:szCs w:val="28"/>
          <w:lang w:val="fr-FR"/>
          <w:rPrChange w:id="12610" w:author="Peng Luqi" w:date="2019-10-13T14:50:00Z">
            <w:rPr>
              <w:lang w:val="fr-FR"/>
            </w:rPr>
          </w:rPrChange>
        </w:rPr>
        <w:t>ont pas la capacité à persuader les autres personnes. Expliquer clairement un principe, une déclaration et exprimer avec exactitude les opinions à quelqu</w:t>
      </w:r>
      <w:del w:id="12611" w:author="Peng Luqi" w:date="2019-10-13T14:43:00Z">
        <w:r w:rsidRPr="00F94CB9" w:rsidDel="00EF666F">
          <w:rPr>
            <w:sz w:val="28"/>
            <w:szCs w:val="28"/>
            <w:lang w:val="fr-FR"/>
            <w:rPrChange w:id="12612" w:author="Peng Luqi" w:date="2019-10-13T14:50:00Z">
              <w:rPr>
                <w:lang w:val="fr-FR"/>
              </w:rPr>
            </w:rPrChange>
          </w:rPr>
          <w:delText>’</w:delText>
        </w:r>
      </w:del>
      <w:ins w:id="12613" w:author="Peng Luqi" w:date="2019-10-13T14:43:00Z">
        <w:r w:rsidR="00EF666F" w:rsidRPr="00F94CB9">
          <w:rPr>
            <w:sz w:val="28"/>
            <w:szCs w:val="28"/>
            <w:lang w:val="fr-FR"/>
            <w:rPrChange w:id="12614" w:author="Peng Luqi" w:date="2019-10-13T14:50:00Z">
              <w:rPr>
                <w:lang w:val="fr-FR"/>
              </w:rPr>
            </w:rPrChange>
          </w:rPr>
          <w:t>’</w:t>
        </w:r>
      </w:ins>
      <w:r w:rsidRPr="00F94CB9">
        <w:rPr>
          <w:sz w:val="28"/>
          <w:szCs w:val="28"/>
          <w:lang w:val="fr-FR"/>
          <w:rPrChange w:id="12615" w:author="Peng Luqi" w:date="2019-10-13T14:50:00Z">
            <w:rPr>
              <w:lang w:val="fr-FR"/>
            </w:rPr>
          </w:rPrChange>
        </w:rPr>
        <w:t>un d</w:t>
      </w:r>
      <w:del w:id="12616" w:author="Peng Luqi" w:date="2019-10-13T14:43:00Z">
        <w:r w:rsidRPr="00F94CB9" w:rsidDel="00EF666F">
          <w:rPr>
            <w:sz w:val="28"/>
            <w:szCs w:val="28"/>
            <w:lang w:val="fr-FR"/>
            <w:rPrChange w:id="12617" w:author="Peng Luqi" w:date="2019-10-13T14:50:00Z">
              <w:rPr>
                <w:lang w:val="fr-FR"/>
              </w:rPr>
            </w:rPrChange>
          </w:rPr>
          <w:delText>’</w:delText>
        </w:r>
      </w:del>
      <w:ins w:id="12618" w:author="Peng Luqi" w:date="2019-10-13T14:43:00Z">
        <w:r w:rsidR="00EF666F" w:rsidRPr="00F94CB9">
          <w:rPr>
            <w:sz w:val="28"/>
            <w:szCs w:val="28"/>
            <w:lang w:val="fr-FR"/>
            <w:rPrChange w:id="12619" w:author="Peng Luqi" w:date="2019-10-13T14:50:00Z">
              <w:rPr>
                <w:lang w:val="fr-FR"/>
              </w:rPr>
            </w:rPrChange>
          </w:rPr>
          <w:t>’</w:t>
        </w:r>
      </w:ins>
      <w:r w:rsidRPr="00F94CB9">
        <w:rPr>
          <w:sz w:val="28"/>
          <w:szCs w:val="28"/>
          <w:lang w:val="fr-FR"/>
          <w:rPrChange w:id="12620" w:author="Peng Luqi" w:date="2019-10-13T14:50:00Z">
            <w:rPr>
              <w:lang w:val="fr-FR"/>
            </w:rPr>
          </w:rPrChange>
        </w:rPr>
        <w:t>autre, puis expliquer de manière logique et complète les diverses questions à chaque personne n</w:t>
      </w:r>
      <w:del w:id="12621" w:author="Peng Luqi" w:date="2019-10-13T14:43:00Z">
        <w:r w:rsidRPr="00F94CB9" w:rsidDel="00EF666F">
          <w:rPr>
            <w:sz w:val="28"/>
            <w:szCs w:val="28"/>
            <w:lang w:val="fr-FR"/>
            <w:rPrChange w:id="12622" w:author="Peng Luqi" w:date="2019-10-13T14:50:00Z">
              <w:rPr>
                <w:lang w:val="fr-FR"/>
              </w:rPr>
            </w:rPrChange>
          </w:rPr>
          <w:delText>’</w:delText>
        </w:r>
      </w:del>
      <w:ins w:id="12623" w:author="Peng Luqi" w:date="2019-10-13T14:43:00Z">
        <w:r w:rsidR="00EF666F" w:rsidRPr="00F94CB9">
          <w:rPr>
            <w:sz w:val="28"/>
            <w:szCs w:val="28"/>
            <w:lang w:val="fr-FR"/>
            <w:rPrChange w:id="12624" w:author="Peng Luqi" w:date="2019-10-13T14:50:00Z">
              <w:rPr>
                <w:lang w:val="fr-FR"/>
              </w:rPr>
            </w:rPrChange>
          </w:rPr>
          <w:t>’</w:t>
        </w:r>
      </w:ins>
      <w:r w:rsidRPr="00F94CB9">
        <w:rPr>
          <w:sz w:val="28"/>
          <w:szCs w:val="28"/>
          <w:lang w:val="fr-FR"/>
          <w:rPrChange w:id="12625" w:author="Peng Luqi" w:date="2019-10-13T14:50:00Z">
            <w:rPr>
              <w:lang w:val="fr-FR"/>
            </w:rPr>
          </w:rPrChange>
        </w:rPr>
        <w:t>est pas une capacité que l</w:t>
      </w:r>
      <w:del w:id="12626" w:author="Peng Luqi" w:date="2019-10-13T14:43:00Z">
        <w:r w:rsidRPr="00F94CB9" w:rsidDel="00EF666F">
          <w:rPr>
            <w:sz w:val="28"/>
            <w:szCs w:val="28"/>
            <w:lang w:val="fr-FR"/>
            <w:rPrChange w:id="12627" w:author="Peng Luqi" w:date="2019-10-13T14:50:00Z">
              <w:rPr>
                <w:lang w:val="fr-FR"/>
              </w:rPr>
            </w:rPrChange>
          </w:rPr>
          <w:delText>’</w:delText>
        </w:r>
      </w:del>
      <w:ins w:id="12628" w:author="Peng Luqi" w:date="2019-10-13T14:43:00Z">
        <w:r w:rsidR="00EF666F" w:rsidRPr="00F94CB9">
          <w:rPr>
            <w:sz w:val="28"/>
            <w:szCs w:val="28"/>
            <w:lang w:val="fr-FR"/>
            <w:rPrChange w:id="12629" w:author="Peng Luqi" w:date="2019-10-13T14:50:00Z">
              <w:rPr>
                <w:lang w:val="fr-FR"/>
              </w:rPr>
            </w:rPrChange>
          </w:rPr>
          <w:t>’</w:t>
        </w:r>
      </w:ins>
      <w:r w:rsidRPr="00F94CB9">
        <w:rPr>
          <w:sz w:val="28"/>
          <w:szCs w:val="28"/>
          <w:lang w:val="fr-FR"/>
          <w:rPrChange w:id="12630" w:author="Peng Luqi" w:date="2019-10-13T14:50:00Z">
            <w:rPr>
              <w:lang w:val="fr-FR"/>
            </w:rPr>
          </w:rPrChange>
        </w:rPr>
        <w:t>on peut peaufiner en une seule journée.</w:t>
      </w:r>
    </w:p>
    <w:p w:rsidR="002B38DF" w:rsidRPr="00F94CB9" w:rsidRDefault="002B38DF">
      <w:pPr>
        <w:pStyle w:val="a3"/>
        <w:ind w:left="170" w:right="170"/>
        <w:jc w:val="both"/>
        <w:rPr>
          <w:lang w:val="fr-FR"/>
          <w:rPrChange w:id="12631" w:author="Peng Luqi" w:date="2019-10-13T14:50:00Z">
            <w:rPr>
              <w:sz w:val="25"/>
              <w:lang w:val="fr-FR"/>
            </w:rPr>
          </w:rPrChange>
        </w:rPr>
        <w:pPrChange w:id="12632" w:author="Peng Luqi" w:date="2019-10-13T14:20:00Z">
          <w:pPr>
            <w:pStyle w:val="a3"/>
            <w:spacing w:before="11"/>
          </w:pPr>
        </w:pPrChange>
      </w:pPr>
    </w:p>
    <w:p w:rsidR="002B38DF" w:rsidRPr="00F94CB9" w:rsidRDefault="00716360">
      <w:pPr>
        <w:ind w:left="170" w:right="170"/>
        <w:jc w:val="both"/>
        <w:rPr>
          <w:sz w:val="28"/>
          <w:szCs w:val="28"/>
          <w:lang w:val="fr-FR"/>
          <w:rPrChange w:id="12633" w:author="Peng Luqi" w:date="2019-10-13T14:50:00Z">
            <w:rPr>
              <w:lang w:val="fr-FR"/>
            </w:rPr>
          </w:rPrChange>
        </w:rPr>
        <w:pPrChange w:id="12634" w:author="Peng Luqi" w:date="2019-10-13T14:20:00Z">
          <w:pPr>
            <w:spacing w:line="285" w:lineRule="auto"/>
            <w:ind w:left="130" w:right="183"/>
            <w:jc w:val="both"/>
          </w:pPr>
        </w:pPrChange>
      </w:pPr>
      <w:r w:rsidRPr="00F94CB9">
        <w:rPr>
          <w:sz w:val="28"/>
          <w:szCs w:val="28"/>
          <w:lang w:val="fr-FR"/>
          <w:rPrChange w:id="12635" w:author="Peng Luqi" w:date="2019-10-13T14:50:00Z">
            <w:rPr>
              <w:lang w:val="fr-FR"/>
            </w:rPr>
          </w:rPrChange>
        </w:rPr>
        <w:t>Plus vous prenez de l</w:t>
      </w:r>
      <w:del w:id="12636" w:author="Peng Luqi" w:date="2019-10-13T14:43:00Z">
        <w:r w:rsidRPr="00F94CB9" w:rsidDel="00EF666F">
          <w:rPr>
            <w:sz w:val="28"/>
            <w:szCs w:val="28"/>
            <w:lang w:val="fr-FR"/>
            <w:rPrChange w:id="12637" w:author="Peng Luqi" w:date="2019-10-13T14:50:00Z">
              <w:rPr>
                <w:lang w:val="fr-FR"/>
              </w:rPr>
            </w:rPrChange>
          </w:rPr>
          <w:delText>’</w:delText>
        </w:r>
      </w:del>
      <w:ins w:id="12638" w:author="Peng Luqi" w:date="2019-10-13T14:43:00Z">
        <w:r w:rsidR="00EF666F" w:rsidRPr="00F94CB9">
          <w:rPr>
            <w:sz w:val="28"/>
            <w:szCs w:val="28"/>
            <w:lang w:val="fr-FR"/>
            <w:rPrChange w:id="12639" w:author="Peng Luqi" w:date="2019-10-13T14:50:00Z">
              <w:rPr>
                <w:lang w:val="fr-FR"/>
              </w:rPr>
            </w:rPrChange>
          </w:rPr>
          <w:t>’</w:t>
        </w:r>
      </w:ins>
      <w:r w:rsidRPr="00F94CB9">
        <w:rPr>
          <w:sz w:val="28"/>
          <w:szCs w:val="28"/>
          <w:lang w:val="fr-FR"/>
          <w:rPrChange w:id="12640" w:author="Peng Luqi" w:date="2019-10-13T14:50:00Z">
            <w:rPr>
              <w:lang w:val="fr-FR"/>
            </w:rPr>
          </w:rPrChange>
        </w:rPr>
        <w:t>âge, plus il devient facile de convaincre vos parents, mais, inversement, plus difficile</w:t>
      </w:r>
      <w:r w:rsidRPr="00F94CB9">
        <w:rPr>
          <w:spacing w:val="-5"/>
          <w:sz w:val="28"/>
          <w:szCs w:val="28"/>
          <w:lang w:val="fr-FR"/>
          <w:rPrChange w:id="12641" w:author="Peng Luqi" w:date="2019-10-13T14:50:00Z">
            <w:rPr>
              <w:spacing w:val="-5"/>
              <w:lang w:val="fr-FR"/>
            </w:rPr>
          </w:rPrChange>
        </w:rPr>
        <w:t xml:space="preserve"> </w:t>
      </w:r>
      <w:r w:rsidRPr="00F94CB9">
        <w:rPr>
          <w:sz w:val="28"/>
          <w:szCs w:val="28"/>
          <w:lang w:val="fr-FR"/>
          <w:rPrChange w:id="12642" w:author="Peng Luqi" w:date="2019-10-13T14:50:00Z">
            <w:rPr>
              <w:lang w:val="fr-FR"/>
            </w:rPr>
          </w:rPrChange>
        </w:rPr>
        <w:t>de</w:t>
      </w:r>
      <w:r w:rsidRPr="00F94CB9">
        <w:rPr>
          <w:spacing w:val="-5"/>
          <w:sz w:val="28"/>
          <w:szCs w:val="28"/>
          <w:lang w:val="fr-FR"/>
          <w:rPrChange w:id="12643" w:author="Peng Luqi" w:date="2019-10-13T14:50:00Z">
            <w:rPr>
              <w:spacing w:val="-5"/>
              <w:lang w:val="fr-FR"/>
            </w:rPr>
          </w:rPrChange>
        </w:rPr>
        <w:t xml:space="preserve"> </w:t>
      </w:r>
      <w:r w:rsidRPr="00F94CB9">
        <w:rPr>
          <w:sz w:val="28"/>
          <w:szCs w:val="28"/>
          <w:lang w:val="fr-FR"/>
          <w:rPrChange w:id="12644" w:author="Peng Luqi" w:date="2019-10-13T14:50:00Z">
            <w:rPr>
              <w:lang w:val="fr-FR"/>
            </w:rPr>
          </w:rPrChange>
        </w:rPr>
        <w:t>convaincre</w:t>
      </w:r>
      <w:r w:rsidRPr="00F94CB9">
        <w:rPr>
          <w:spacing w:val="-4"/>
          <w:sz w:val="28"/>
          <w:szCs w:val="28"/>
          <w:lang w:val="fr-FR"/>
          <w:rPrChange w:id="12645" w:author="Peng Luqi" w:date="2019-10-13T14:50:00Z">
            <w:rPr>
              <w:spacing w:val="-4"/>
              <w:lang w:val="fr-FR"/>
            </w:rPr>
          </w:rPrChange>
        </w:rPr>
        <w:t xml:space="preserve"> </w:t>
      </w:r>
      <w:r w:rsidRPr="00F94CB9">
        <w:rPr>
          <w:sz w:val="28"/>
          <w:szCs w:val="28"/>
          <w:lang w:val="fr-FR"/>
          <w:rPrChange w:id="12646" w:author="Peng Luqi" w:date="2019-10-13T14:50:00Z">
            <w:rPr>
              <w:lang w:val="fr-FR"/>
            </w:rPr>
          </w:rPrChange>
        </w:rPr>
        <w:t>votre</w:t>
      </w:r>
      <w:r w:rsidRPr="00F94CB9">
        <w:rPr>
          <w:spacing w:val="-5"/>
          <w:sz w:val="28"/>
          <w:szCs w:val="28"/>
          <w:lang w:val="fr-FR"/>
          <w:rPrChange w:id="12647" w:author="Peng Luqi" w:date="2019-10-13T14:50:00Z">
            <w:rPr>
              <w:spacing w:val="-5"/>
              <w:lang w:val="fr-FR"/>
            </w:rPr>
          </w:rPrChange>
        </w:rPr>
        <w:t xml:space="preserve"> </w:t>
      </w:r>
      <w:r w:rsidRPr="00F94CB9">
        <w:rPr>
          <w:sz w:val="28"/>
          <w:szCs w:val="28"/>
          <w:lang w:val="fr-FR"/>
          <w:rPrChange w:id="12648" w:author="Peng Luqi" w:date="2019-10-13T14:50:00Z">
            <w:rPr>
              <w:lang w:val="fr-FR"/>
            </w:rPr>
          </w:rPrChange>
        </w:rPr>
        <w:t>conjoint.</w:t>
      </w:r>
      <w:r w:rsidRPr="00F94CB9">
        <w:rPr>
          <w:spacing w:val="-4"/>
          <w:sz w:val="28"/>
          <w:szCs w:val="28"/>
          <w:lang w:val="fr-FR"/>
          <w:rPrChange w:id="12649" w:author="Peng Luqi" w:date="2019-10-13T14:50:00Z">
            <w:rPr>
              <w:spacing w:val="-4"/>
              <w:lang w:val="fr-FR"/>
            </w:rPr>
          </w:rPrChange>
        </w:rPr>
        <w:t xml:space="preserve"> </w:t>
      </w:r>
      <w:r w:rsidRPr="00F94CB9">
        <w:rPr>
          <w:sz w:val="28"/>
          <w:szCs w:val="28"/>
          <w:lang w:val="fr-FR"/>
          <w:rPrChange w:id="12650" w:author="Peng Luqi" w:date="2019-10-13T14:50:00Z">
            <w:rPr>
              <w:lang w:val="fr-FR"/>
            </w:rPr>
          </w:rPrChange>
        </w:rPr>
        <w:t>Le</w:t>
      </w:r>
      <w:r w:rsidRPr="00F94CB9">
        <w:rPr>
          <w:spacing w:val="-5"/>
          <w:sz w:val="28"/>
          <w:szCs w:val="28"/>
          <w:lang w:val="fr-FR"/>
          <w:rPrChange w:id="12651" w:author="Peng Luqi" w:date="2019-10-13T14:50:00Z">
            <w:rPr>
              <w:spacing w:val="-5"/>
              <w:lang w:val="fr-FR"/>
            </w:rPr>
          </w:rPrChange>
        </w:rPr>
        <w:t xml:space="preserve"> </w:t>
      </w:r>
      <w:r w:rsidRPr="00F94CB9">
        <w:rPr>
          <w:sz w:val="28"/>
          <w:szCs w:val="28"/>
          <w:lang w:val="fr-FR"/>
          <w:rPrChange w:id="12652" w:author="Peng Luqi" w:date="2019-10-13T14:50:00Z">
            <w:rPr>
              <w:lang w:val="fr-FR"/>
            </w:rPr>
          </w:rPrChange>
        </w:rPr>
        <w:t>problème</w:t>
      </w:r>
      <w:r w:rsidRPr="00F94CB9">
        <w:rPr>
          <w:spacing w:val="-4"/>
          <w:sz w:val="28"/>
          <w:szCs w:val="28"/>
          <w:lang w:val="fr-FR"/>
          <w:rPrChange w:id="12653" w:author="Peng Luqi" w:date="2019-10-13T14:50:00Z">
            <w:rPr>
              <w:spacing w:val="-4"/>
              <w:lang w:val="fr-FR"/>
            </w:rPr>
          </w:rPrChange>
        </w:rPr>
        <w:t xml:space="preserve"> </w:t>
      </w:r>
      <w:r w:rsidRPr="00F94CB9">
        <w:rPr>
          <w:sz w:val="28"/>
          <w:szCs w:val="28"/>
          <w:lang w:val="fr-FR"/>
          <w:rPrChange w:id="12654" w:author="Peng Luqi" w:date="2019-10-13T14:50:00Z">
            <w:rPr>
              <w:lang w:val="fr-FR"/>
            </w:rPr>
          </w:rPrChange>
        </w:rPr>
        <w:t>le</w:t>
      </w:r>
      <w:r w:rsidRPr="00F94CB9">
        <w:rPr>
          <w:spacing w:val="-5"/>
          <w:sz w:val="28"/>
          <w:szCs w:val="28"/>
          <w:lang w:val="fr-FR"/>
          <w:rPrChange w:id="12655" w:author="Peng Luqi" w:date="2019-10-13T14:50:00Z">
            <w:rPr>
              <w:spacing w:val="-5"/>
              <w:lang w:val="fr-FR"/>
            </w:rPr>
          </w:rPrChange>
        </w:rPr>
        <w:t xml:space="preserve"> </w:t>
      </w:r>
      <w:r w:rsidRPr="00F94CB9">
        <w:rPr>
          <w:sz w:val="28"/>
          <w:szCs w:val="28"/>
          <w:lang w:val="fr-FR"/>
          <w:rPrChange w:id="12656" w:author="Peng Luqi" w:date="2019-10-13T14:50:00Z">
            <w:rPr>
              <w:lang w:val="fr-FR"/>
            </w:rPr>
          </w:rPrChange>
        </w:rPr>
        <w:t>plus</w:t>
      </w:r>
      <w:r w:rsidRPr="00F94CB9">
        <w:rPr>
          <w:spacing w:val="-4"/>
          <w:sz w:val="28"/>
          <w:szCs w:val="28"/>
          <w:lang w:val="fr-FR"/>
          <w:rPrChange w:id="12657" w:author="Peng Luqi" w:date="2019-10-13T14:50:00Z">
            <w:rPr>
              <w:spacing w:val="-4"/>
              <w:lang w:val="fr-FR"/>
            </w:rPr>
          </w:rPrChange>
        </w:rPr>
        <w:t xml:space="preserve"> </w:t>
      </w:r>
      <w:r w:rsidRPr="00F94CB9">
        <w:rPr>
          <w:sz w:val="28"/>
          <w:szCs w:val="28"/>
          <w:lang w:val="fr-FR"/>
          <w:rPrChange w:id="12658" w:author="Peng Luqi" w:date="2019-10-13T14:50:00Z">
            <w:rPr>
              <w:lang w:val="fr-FR"/>
            </w:rPr>
          </w:rPrChange>
        </w:rPr>
        <w:t>difficile</w:t>
      </w:r>
      <w:r w:rsidRPr="00F94CB9">
        <w:rPr>
          <w:spacing w:val="-7"/>
          <w:sz w:val="28"/>
          <w:szCs w:val="28"/>
          <w:lang w:val="fr-FR"/>
          <w:rPrChange w:id="12659" w:author="Peng Luqi" w:date="2019-10-13T14:50:00Z">
            <w:rPr>
              <w:spacing w:val="-7"/>
              <w:lang w:val="fr-FR"/>
            </w:rPr>
          </w:rPrChange>
        </w:rPr>
        <w:t xml:space="preserve"> </w:t>
      </w:r>
      <w:r w:rsidRPr="00F94CB9">
        <w:rPr>
          <w:sz w:val="28"/>
          <w:szCs w:val="28"/>
          <w:lang w:val="fr-FR"/>
          <w:rPrChange w:id="12660" w:author="Peng Luqi" w:date="2019-10-13T14:50:00Z">
            <w:rPr>
              <w:lang w:val="fr-FR"/>
            </w:rPr>
          </w:rPrChange>
        </w:rPr>
        <w:t>auquel</w:t>
      </w:r>
      <w:r w:rsidRPr="00F94CB9">
        <w:rPr>
          <w:spacing w:val="-4"/>
          <w:sz w:val="28"/>
          <w:szCs w:val="28"/>
          <w:lang w:val="fr-FR"/>
          <w:rPrChange w:id="12661" w:author="Peng Luqi" w:date="2019-10-13T14:50:00Z">
            <w:rPr>
              <w:spacing w:val="-4"/>
              <w:lang w:val="fr-FR"/>
            </w:rPr>
          </w:rPrChange>
        </w:rPr>
        <w:t xml:space="preserve"> </w:t>
      </w:r>
      <w:r w:rsidRPr="00F94CB9">
        <w:rPr>
          <w:sz w:val="28"/>
          <w:szCs w:val="28"/>
          <w:lang w:val="fr-FR"/>
          <w:rPrChange w:id="12662" w:author="Peng Luqi" w:date="2019-10-13T14:50:00Z">
            <w:rPr>
              <w:lang w:val="fr-FR"/>
            </w:rPr>
          </w:rPrChange>
        </w:rPr>
        <w:t>font</w:t>
      </w:r>
      <w:r w:rsidRPr="00F94CB9">
        <w:rPr>
          <w:spacing w:val="-5"/>
          <w:sz w:val="28"/>
          <w:szCs w:val="28"/>
          <w:lang w:val="fr-FR"/>
          <w:rPrChange w:id="12663" w:author="Peng Luqi" w:date="2019-10-13T14:50:00Z">
            <w:rPr>
              <w:spacing w:val="-5"/>
              <w:lang w:val="fr-FR"/>
            </w:rPr>
          </w:rPrChange>
        </w:rPr>
        <w:t xml:space="preserve"> </w:t>
      </w:r>
      <w:r w:rsidRPr="00F94CB9">
        <w:rPr>
          <w:sz w:val="28"/>
          <w:szCs w:val="28"/>
          <w:lang w:val="fr-FR"/>
          <w:rPrChange w:id="12664" w:author="Peng Luqi" w:date="2019-10-13T14:50:00Z">
            <w:rPr>
              <w:lang w:val="fr-FR"/>
            </w:rPr>
          </w:rPrChange>
        </w:rPr>
        <w:t>face</w:t>
      </w:r>
      <w:r w:rsidRPr="00F94CB9">
        <w:rPr>
          <w:spacing w:val="-4"/>
          <w:sz w:val="28"/>
          <w:szCs w:val="28"/>
          <w:lang w:val="fr-FR"/>
          <w:rPrChange w:id="12665" w:author="Peng Luqi" w:date="2019-10-13T14:50:00Z">
            <w:rPr>
              <w:spacing w:val="-4"/>
              <w:lang w:val="fr-FR"/>
            </w:rPr>
          </w:rPrChange>
        </w:rPr>
        <w:t xml:space="preserve"> </w:t>
      </w:r>
      <w:r w:rsidRPr="00F94CB9">
        <w:rPr>
          <w:sz w:val="28"/>
          <w:szCs w:val="28"/>
          <w:lang w:val="fr-FR"/>
          <w:rPrChange w:id="12666" w:author="Peng Luqi" w:date="2019-10-13T14:50:00Z">
            <w:rPr>
              <w:lang w:val="fr-FR"/>
            </w:rPr>
          </w:rPrChange>
        </w:rPr>
        <w:t>la</w:t>
      </w:r>
      <w:r w:rsidRPr="00F94CB9">
        <w:rPr>
          <w:spacing w:val="-5"/>
          <w:sz w:val="28"/>
          <w:szCs w:val="28"/>
          <w:lang w:val="fr-FR"/>
          <w:rPrChange w:id="12667" w:author="Peng Luqi" w:date="2019-10-13T14:50:00Z">
            <w:rPr>
              <w:spacing w:val="-5"/>
              <w:lang w:val="fr-FR"/>
            </w:rPr>
          </w:rPrChange>
        </w:rPr>
        <w:t xml:space="preserve"> </w:t>
      </w:r>
      <w:r w:rsidRPr="00F94CB9">
        <w:rPr>
          <w:sz w:val="28"/>
          <w:szCs w:val="28"/>
          <w:lang w:val="fr-FR"/>
          <w:rPrChange w:id="12668" w:author="Peng Luqi" w:date="2019-10-13T14:50:00Z">
            <w:rPr>
              <w:lang w:val="fr-FR"/>
            </w:rPr>
          </w:rPrChange>
        </w:rPr>
        <w:t>plupart</w:t>
      </w:r>
      <w:r w:rsidRPr="00F94CB9">
        <w:rPr>
          <w:spacing w:val="-4"/>
          <w:sz w:val="28"/>
          <w:szCs w:val="28"/>
          <w:lang w:val="fr-FR"/>
          <w:rPrChange w:id="12669" w:author="Peng Luqi" w:date="2019-10-13T14:50:00Z">
            <w:rPr>
              <w:spacing w:val="-4"/>
              <w:lang w:val="fr-FR"/>
            </w:rPr>
          </w:rPrChange>
        </w:rPr>
        <w:t xml:space="preserve"> </w:t>
      </w:r>
      <w:r w:rsidRPr="00F94CB9">
        <w:rPr>
          <w:sz w:val="28"/>
          <w:szCs w:val="28"/>
          <w:lang w:val="fr-FR"/>
          <w:rPrChange w:id="12670" w:author="Peng Luqi" w:date="2019-10-13T14:50:00Z">
            <w:rPr>
              <w:lang w:val="fr-FR"/>
            </w:rPr>
          </w:rPrChange>
        </w:rPr>
        <w:t>des</w:t>
      </w:r>
      <w:r w:rsidRPr="00F94CB9">
        <w:rPr>
          <w:spacing w:val="-5"/>
          <w:sz w:val="28"/>
          <w:szCs w:val="28"/>
          <w:lang w:val="fr-FR"/>
          <w:rPrChange w:id="12671" w:author="Peng Luqi" w:date="2019-10-13T14:50:00Z">
            <w:rPr>
              <w:spacing w:val="-5"/>
              <w:lang w:val="fr-FR"/>
            </w:rPr>
          </w:rPrChange>
        </w:rPr>
        <w:t xml:space="preserve"> </w:t>
      </w:r>
      <w:r w:rsidRPr="00F94CB9">
        <w:rPr>
          <w:sz w:val="28"/>
          <w:szCs w:val="28"/>
          <w:lang w:val="fr-FR"/>
          <w:rPrChange w:id="12672" w:author="Peng Luqi" w:date="2019-10-13T14:50:00Z">
            <w:rPr>
              <w:lang w:val="fr-FR"/>
            </w:rPr>
          </w:rPrChange>
        </w:rPr>
        <w:t>gens ordinaires est que, lorsqu</w:t>
      </w:r>
      <w:del w:id="12673" w:author="Peng Luqi" w:date="2019-10-13T14:43:00Z">
        <w:r w:rsidRPr="00F94CB9" w:rsidDel="00EF666F">
          <w:rPr>
            <w:sz w:val="28"/>
            <w:szCs w:val="28"/>
            <w:lang w:val="fr-FR"/>
            <w:rPrChange w:id="12674" w:author="Peng Luqi" w:date="2019-10-13T14:50:00Z">
              <w:rPr>
                <w:lang w:val="fr-FR"/>
              </w:rPr>
            </w:rPrChange>
          </w:rPr>
          <w:delText>’</w:delText>
        </w:r>
      </w:del>
      <w:ins w:id="12675" w:author="Peng Luqi" w:date="2019-10-13T14:43:00Z">
        <w:r w:rsidR="00EF666F" w:rsidRPr="00F94CB9">
          <w:rPr>
            <w:sz w:val="28"/>
            <w:szCs w:val="28"/>
            <w:lang w:val="fr-FR"/>
            <w:rPrChange w:id="12676" w:author="Peng Luqi" w:date="2019-10-13T14:50:00Z">
              <w:rPr>
                <w:lang w:val="fr-FR"/>
              </w:rPr>
            </w:rPrChange>
          </w:rPr>
          <w:t>’</w:t>
        </w:r>
      </w:ins>
      <w:r w:rsidRPr="00F94CB9">
        <w:rPr>
          <w:sz w:val="28"/>
          <w:szCs w:val="28"/>
          <w:lang w:val="fr-FR"/>
          <w:rPrChange w:id="12677" w:author="Peng Luqi" w:date="2019-10-13T14:50:00Z">
            <w:rPr>
              <w:lang w:val="fr-FR"/>
            </w:rPr>
          </w:rPrChange>
        </w:rPr>
        <w:t>ils choisissaient leur conjoint, ils sont attentifs à l</w:t>
      </w:r>
      <w:del w:id="12678" w:author="Peng Luqi" w:date="2019-10-13T14:43:00Z">
        <w:r w:rsidRPr="00F94CB9" w:rsidDel="00EF666F">
          <w:rPr>
            <w:sz w:val="28"/>
            <w:szCs w:val="28"/>
            <w:lang w:val="fr-FR"/>
            <w:rPrChange w:id="12679" w:author="Peng Luqi" w:date="2019-10-13T14:50:00Z">
              <w:rPr>
                <w:lang w:val="fr-FR"/>
              </w:rPr>
            </w:rPrChange>
          </w:rPr>
          <w:delText>’</w:delText>
        </w:r>
      </w:del>
      <w:ins w:id="12680" w:author="Peng Luqi" w:date="2019-10-13T14:43:00Z">
        <w:r w:rsidR="00EF666F" w:rsidRPr="00F94CB9">
          <w:rPr>
            <w:sz w:val="28"/>
            <w:szCs w:val="28"/>
            <w:lang w:val="fr-FR"/>
            <w:rPrChange w:id="12681" w:author="Peng Luqi" w:date="2019-10-13T14:50:00Z">
              <w:rPr>
                <w:lang w:val="fr-FR"/>
              </w:rPr>
            </w:rPrChange>
          </w:rPr>
          <w:t>’</w:t>
        </w:r>
      </w:ins>
      <w:r w:rsidRPr="00F94CB9">
        <w:rPr>
          <w:sz w:val="28"/>
          <w:szCs w:val="28"/>
          <w:lang w:val="fr-FR"/>
          <w:rPrChange w:id="12682" w:author="Peng Luqi" w:date="2019-10-13T14:50:00Z">
            <w:rPr>
              <w:lang w:val="fr-FR"/>
            </w:rPr>
          </w:rPrChange>
        </w:rPr>
        <w:t>apparence, au corps, à la famille,</w:t>
      </w:r>
      <w:r w:rsidRPr="00F94CB9">
        <w:rPr>
          <w:spacing w:val="-12"/>
          <w:sz w:val="28"/>
          <w:szCs w:val="28"/>
          <w:lang w:val="fr-FR"/>
          <w:rPrChange w:id="12683" w:author="Peng Luqi" w:date="2019-10-13T14:50:00Z">
            <w:rPr>
              <w:spacing w:val="-12"/>
              <w:lang w:val="fr-FR"/>
            </w:rPr>
          </w:rPrChange>
        </w:rPr>
        <w:t xml:space="preserve"> </w:t>
      </w:r>
      <w:r w:rsidRPr="00F94CB9">
        <w:rPr>
          <w:sz w:val="28"/>
          <w:szCs w:val="28"/>
          <w:lang w:val="fr-FR"/>
          <w:rPrChange w:id="12684" w:author="Peng Luqi" w:date="2019-10-13T14:50:00Z">
            <w:rPr>
              <w:lang w:val="fr-FR"/>
            </w:rPr>
          </w:rPrChange>
        </w:rPr>
        <w:t>etc.</w:t>
      </w:r>
      <w:r w:rsidRPr="00F94CB9">
        <w:rPr>
          <w:spacing w:val="-11"/>
          <w:sz w:val="28"/>
          <w:szCs w:val="28"/>
          <w:lang w:val="fr-FR"/>
          <w:rPrChange w:id="12685" w:author="Peng Luqi" w:date="2019-10-13T14:50:00Z">
            <w:rPr>
              <w:spacing w:val="-11"/>
              <w:lang w:val="fr-FR"/>
            </w:rPr>
          </w:rPrChange>
        </w:rPr>
        <w:t xml:space="preserve"> </w:t>
      </w:r>
      <w:r w:rsidRPr="00F94CB9">
        <w:rPr>
          <w:sz w:val="28"/>
          <w:szCs w:val="28"/>
          <w:lang w:val="fr-FR"/>
          <w:rPrChange w:id="12686" w:author="Peng Luqi" w:date="2019-10-13T14:50:00Z">
            <w:rPr>
              <w:lang w:val="fr-FR"/>
            </w:rPr>
          </w:rPrChange>
        </w:rPr>
        <w:t>Le</w:t>
      </w:r>
      <w:r w:rsidRPr="00F94CB9">
        <w:rPr>
          <w:spacing w:val="-11"/>
          <w:sz w:val="28"/>
          <w:szCs w:val="28"/>
          <w:lang w:val="fr-FR"/>
          <w:rPrChange w:id="12687" w:author="Peng Luqi" w:date="2019-10-13T14:50:00Z">
            <w:rPr>
              <w:spacing w:val="-11"/>
              <w:lang w:val="fr-FR"/>
            </w:rPr>
          </w:rPrChange>
        </w:rPr>
        <w:t xml:space="preserve"> </w:t>
      </w:r>
      <w:r w:rsidRPr="00F94CB9">
        <w:rPr>
          <w:sz w:val="28"/>
          <w:szCs w:val="28"/>
          <w:lang w:val="fr-FR"/>
          <w:rPrChange w:id="12688" w:author="Peng Luqi" w:date="2019-10-13T14:50:00Z">
            <w:rPr>
              <w:lang w:val="fr-FR"/>
            </w:rPr>
          </w:rPrChange>
        </w:rPr>
        <w:t>facteur</w:t>
      </w:r>
      <w:r w:rsidRPr="00F94CB9">
        <w:rPr>
          <w:spacing w:val="-11"/>
          <w:sz w:val="28"/>
          <w:szCs w:val="28"/>
          <w:lang w:val="fr-FR"/>
          <w:rPrChange w:id="12689" w:author="Peng Luqi" w:date="2019-10-13T14:50:00Z">
            <w:rPr>
              <w:spacing w:val="-11"/>
              <w:lang w:val="fr-FR"/>
            </w:rPr>
          </w:rPrChange>
        </w:rPr>
        <w:t xml:space="preserve"> </w:t>
      </w:r>
      <w:r w:rsidRPr="00F94CB9">
        <w:rPr>
          <w:sz w:val="28"/>
          <w:szCs w:val="28"/>
          <w:lang w:val="fr-FR"/>
          <w:rPrChange w:id="12690" w:author="Peng Luqi" w:date="2019-10-13T14:50:00Z">
            <w:rPr>
              <w:lang w:val="fr-FR"/>
            </w:rPr>
          </w:rPrChange>
        </w:rPr>
        <w:t>le</w:t>
      </w:r>
      <w:r w:rsidRPr="00F94CB9">
        <w:rPr>
          <w:spacing w:val="-11"/>
          <w:sz w:val="28"/>
          <w:szCs w:val="28"/>
          <w:lang w:val="fr-FR"/>
          <w:rPrChange w:id="12691" w:author="Peng Luqi" w:date="2019-10-13T14:50:00Z">
            <w:rPr>
              <w:spacing w:val="-11"/>
              <w:lang w:val="fr-FR"/>
            </w:rPr>
          </w:rPrChange>
        </w:rPr>
        <w:t xml:space="preserve"> </w:t>
      </w:r>
      <w:r w:rsidRPr="00F94CB9">
        <w:rPr>
          <w:sz w:val="28"/>
          <w:szCs w:val="28"/>
          <w:lang w:val="fr-FR"/>
          <w:rPrChange w:id="12692" w:author="Peng Luqi" w:date="2019-10-13T14:50:00Z">
            <w:rPr>
              <w:lang w:val="fr-FR"/>
            </w:rPr>
          </w:rPrChange>
        </w:rPr>
        <w:t>plus</w:t>
      </w:r>
      <w:r w:rsidRPr="00F94CB9">
        <w:rPr>
          <w:spacing w:val="-11"/>
          <w:sz w:val="28"/>
          <w:szCs w:val="28"/>
          <w:lang w:val="fr-FR"/>
          <w:rPrChange w:id="12693" w:author="Peng Luqi" w:date="2019-10-13T14:50:00Z">
            <w:rPr>
              <w:spacing w:val="-11"/>
              <w:lang w:val="fr-FR"/>
            </w:rPr>
          </w:rPrChange>
        </w:rPr>
        <w:t xml:space="preserve"> </w:t>
      </w:r>
      <w:r w:rsidRPr="00F94CB9">
        <w:rPr>
          <w:sz w:val="28"/>
          <w:szCs w:val="28"/>
          <w:lang w:val="fr-FR"/>
          <w:rPrChange w:id="12694" w:author="Peng Luqi" w:date="2019-10-13T14:50:00Z">
            <w:rPr>
              <w:lang w:val="fr-FR"/>
            </w:rPr>
          </w:rPrChange>
        </w:rPr>
        <w:t>important</w:t>
      </w:r>
      <w:r w:rsidRPr="00F94CB9">
        <w:rPr>
          <w:spacing w:val="-11"/>
          <w:sz w:val="28"/>
          <w:szCs w:val="28"/>
          <w:lang w:val="fr-FR"/>
          <w:rPrChange w:id="12695" w:author="Peng Luqi" w:date="2019-10-13T14:50:00Z">
            <w:rPr>
              <w:spacing w:val="-11"/>
              <w:lang w:val="fr-FR"/>
            </w:rPr>
          </w:rPrChange>
        </w:rPr>
        <w:t xml:space="preserve"> </w:t>
      </w:r>
      <w:r w:rsidRPr="00F94CB9">
        <w:rPr>
          <w:sz w:val="28"/>
          <w:szCs w:val="28"/>
          <w:lang w:val="fr-FR"/>
          <w:rPrChange w:id="12696" w:author="Peng Luqi" w:date="2019-10-13T14:50:00Z">
            <w:rPr>
              <w:lang w:val="fr-FR"/>
            </w:rPr>
          </w:rPrChange>
        </w:rPr>
        <w:t>n</w:t>
      </w:r>
      <w:del w:id="12697" w:author="Peng Luqi" w:date="2019-10-13T14:43:00Z">
        <w:r w:rsidRPr="00F94CB9" w:rsidDel="00EF666F">
          <w:rPr>
            <w:sz w:val="28"/>
            <w:szCs w:val="28"/>
            <w:lang w:val="fr-FR"/>
            <w:rPrChange w:id="12698" w:author="Peng Luqi" w:date="2019-10-13T14:50:00Z">
              <w:rPr>
                <w:lang w:val="fr-FR"/>
              </w:rPr>
            </w:rPrChange>
          </w:rPr>
          <w:delText>’</w:delText>
        </w:r>
      </w:del>
      <w:ins w:id="12699" w:author="Peng Luqi" w:date="2019-10-13T14:43:00Z">
        <w:r w:rsidR="00EF666F" w:rsidRPr="00F94CB9">
          <w:rPr>
            <w:sz w:val="28"/>
            <w:szCs w:val="28"/>
            <w:lang w:val="fr-FR"/>
            <w:rPrChange w:id="12700" w:author="Peng Luqi" w:date="2019-10-13T14:50:00Z">
              <w:rPr>
                <w:lang w:val="fr-FR"/>
              </w:rPr>
            </w:rPrChange>
          </w:rPr>
          <w:t>’</w:t>
        </w:r>
      </w:ins>
      <w:r w:rsidRPr="00F94CB9">
        <w:rPr>
          <w:sz w:val="28"/>
          <w:szCs w:val="28"/>
          <w:lang w:val="fr-FR"/>
          <w:rPrChange w:id="12701" w:author="Peng Luqi" w:date="2019-10-13T14:50:00Z">
            <w:rPr>
              <w:lang w:val="fr-FR"/>
            </w:rPr>
          </w:rPrChange>
        </w:rPr>
        <w:t>est</w:t>
      </w:r>
      <w:r w:rsidRPr="00F94CB9">
        <w:rPr>
          <w:spacing w:val="-12"/>
          <w:sz w:val="28"/>
          <w:szCs w:val="28"/>
          <w:lang w:val="fr-FR"/>
          <w:rPrChange w:id="12702" w:author="Peng Luqi" w:date="2019-10-13T14:50:00Z">
            <w:rPr>
              <w:spacing w:val="-12"/>
              <w:lang w:val="fr-FR"/>
            </w:rPr>
          </w:rPrChange>
        </w:rPr>
        <w:t xml:space="preserve"> </w:t>
      </w:r>
      <w:r w:rsidRPr="00F94CB9">
        <w:rPr>
          <w:sz w:val="28"/>
          <w:szCs w:val="28"/>
          <w:lang w:val="fr-FR"/>
          <w:rPrChange w:id="12703" w:author="Peng Luqi" w:date="2019-10-13T14:50:00Z">
            <w:rPr>
              <w:lang w:val="fr-FR"/>
            </w:rPr>
          </w:rPrChange>
        </w:rPr>
        <w:t>jamais</w:t>
      </w:r>
      <w:r w:rsidRPr="00F94CB9">
        <w:rPr>
          <w:spacing w:val="-11"/>
          <w:sz w:val="28"/>
          <w:szCs w:val="28"/>
          <w:lang w:val="fr-FR"/>
          <w:rPrChange w:id="12704" w:author="Peng Luqi" w:date="2019-10-13T14:50:00Z">
            <w:rPr>
              <w:spacing w:val="-11"/>
              <w:lang w:val="fr-FR"/>
            </w:rPr>
          </w:rPrChange>
        </w:rPr>
        <w:t xml:space="preserve"> </w:t>
      </w:r>
      <w:r w:rsidRPr="00F94CB9">
        <w:rPr>
          <w:sz w:val="28"/>
          <w:szCs w:val="28"/>
          <w:lang w:val="fr-FR"/>
          <w:rPrChange w:id="12705" w:author="Peng Luqi" w:date="2019-10-13T14:50:00Z">
            <w:rPr>
              <w:lang w:val="fr-FR"/>
            </w:rPr>
          </w:rPrChange>
        </w:rPr>
        <w:t>pris</w:t>
      </w:r>
      <w:r w:rsidRPr="00F94CB9">
        <w:rPr>
          <w:spacing w:val="-11"/>
          <w:sz w:val="28"/>
          <w:szCs w:val="28"/>
          <w:lang w:val="fr-FR"/>
          <w:rPrChange w:id="12706" w:author="Peng Luqi" w:date="2019-10-13T14:50:00Z">
            <w:rPr>
              <w:spacing w:val="-11"/>
              <w:lang w:val="fr-FR"/>
            </w:rPr>
          </w:rPrChange>
        </w:rPr>
        <w:t xml:space="preserve"> </w:t>
      </w:r>
      <w:r w:rsidRPr="00F94CB9">
        <w:rPr>
          <w:sz w:val="28"/>
          <w:szCs w:val="28"/>
          <w:lang w:val="fr-FR"/>
          <w:rPrChange w:id="12707" w:author="Peng Luqi" w:date="2019-10-13T14:50:00Z">
            <w:rPr>
              <w:lang w:val="fr-FR"/>
            </w:rPr>
          </w:rPrChange>
        </w:rPr>
        <w:t>en</w:t>
      </w:r>
      <w:r w:rsidRPr="00F94CB9">
        <w:rPr>
          <w:spacing w:val="-11"/>
          <w:sz w:val="28"/>
          <w:szCs w:val="28"/>
          <w:lang w:val="fr-FR"/>
          <w:rPrChange w:id="12708" w:author="Peng Luqi" w:date="2019-10-13T14:50:00Z">
            <w:rPr>
              <w:spacing w:val="-11"/>
              <w:lang w:val="fr-FR"/>
            </w:rPr>
          </w:rPrChange>
        </w:rPr>
        <w:t xml:space="preserve"> </w:t>
      </w:r>
      <w:r w:rsidRPr="00F94CB9">
        <w:rPr>
          <w:sz w:val="28"/>
          <w:szCs w:val="28"/>
          <w:lang w:val="fr-FR"/>
          <w:rPrChange w:id="12709" w:author="Peng Luqi" w:date="2019-10-13T14:50:00Z">
            <w:rPr>
              <w:lang w:val="fr-FR"/>
            </w:rPr>
          </w:rPrChange>
        </w:rPr>
        <w:t>compte</w:t>
      </w:r>
      <w:r w:rsidRPr="00F94CB9">
        <w:rPr>
          <w:spacing w:val="-3"/>
          <w:sz w:val="28"/>
          <w:szCs w:val="28"/>
          <w:lang w:val="fr-FR"/>
          <w:rPrChange w:id="12710" w:author="Peng Luqi" w:date="2019-10-13T14:50:00Z">
            <w:rPr>
              <w:spacing w:val="-3"/>
              <w:lang w:val="fr-FR"/>
            </w:rPr>
          </w:rPrChange>
        </w:rPr>
        <w:t xml:space="preserve"> </w:t>
      </w:r>
      <w:r w:rsidRPr="00F94CB9">
        <w:rPr>
          <w:sz w:val="28"/>
          <w:szCs w:val="28"/>
          <w:lang w:val="fr-FR"/>
          <w:rPrChange w:id="12711" w:author="Peng Luqi" w:date="2019-10-13T14:50:00Z">
            <w:rPr>
              <w:lang w:val="fr-FR"/>
            </w:rPr>
          </w:rPrChange>
        </w:rPr>
        <w:t>:</w:t>
      </w:r>
      <w:r w:rsidRPr="00F94CB9">
        <w:rPr>
          <w:spacing w:val="-11"/>
          <w:sz w:val="28"/>
          <w:szCs w:val="28"/>
          <w:lang w:val="fr-FR"/>
          <w:rPrChange w:id="12712" w:author="Peng Luqi" w:date="2019-10-13T14:50:00Z">
            <w:rPr>
              <w:spacing w:val="-11"/>
              <w:lang w:val="fr-FR"/>
            </w:rPr>
          </w:rPrChange>
        </w:rPr>
        <w:t xml:space="preserve"> </w:t>
      </w:r>
      <w:r w:rsidRPr="00F94CB9">
        <w:rPr>
          <w:sz w:val="28"/>
          <w:szCs w:val="28"/>
          <w:lang w:val="fr-FR"/>
          <w:rPrChange w:id="12713" w:author="Peng Luqi" w:date="2019-10-13T14:50:00Z">
            <w:rPr>
              <w:lang w:val="fr-FR"/>
            </w:rPr>
          </w:rPrChange>
        </w:rPr>
        <w:t>est-il</w:t>
      </w:r>
      <w:r w:rsidRPr="00F94CB9">
        <w:rPr>
          <w:spacing w:val="-12"/>
          <w:sz w:val="28"/>
          <w:szCs w:val="28"/>
          <w:lang w:val="fr-FR"/>
          <w:rPrChange w:id="12714" w:author="Peng Luqi" w:date="2019-10-13T14:50:00Z">
            <w:rPr>
              <w:spacing w:val="-12"/>
              <w:lang w:val="fr-FR"/>
            </w:rPr>
          </w:rPrChange>
        </w:rPr>
        <w:t xml:space="preserve"> </w:t>
      </w:r>
      <w:r w:rsidRPr="00F94CB9">
        <w:rPr>
          <w:sz w:val="28"/>
          <w:szCs w:val="28"/>
          <w:lang w:val="fr-FR"/>
          <w:rPrChange w:id="12715" w:author="Peng Luqi" w:date="2019-10-13T14:50:00Z">
            <w:rPr>
              <w:lang w:val="fr-FR"/>
            </w:rPr>
          </w:rPrChange>
        </w:rPr>
        <w:t>facile</w:t>
      </w:r>
      <w:r w:rsidRPr="00F94CB9">
        <w:rPr>
          <w:spacing w:val="-11"/>
          <w:sz w:val="28"/>
          <w:szCs w:val="28"/>
          <w:lang w:val="fr-FR"/>
          <w:rPrChange w:id="12716" w:author="Peng Luqi" w:date="2019-10-13T14:50:00Z">
            <w:rPr>
              <w:spacing w:val="-11"/>
              <w:lang w:val="fr-FR"/>
            </w:rPr>
          </w:rPrChange>
        </w:rPr>
        <w:t xml:space="preserve"> </w:t>
      </w:r>
      <w:r w:rsidRPr="00F94CB9">
        <w:rPr>
          <w:sz w:val="28"/>
          <w:szCs w:val="28"/>
          <w:lang w:val="fr-FR"/>
          <w:rPrChange w:id="12717" w:author="Peng Luqi" w:date="2019-10-13T14:50:00Z">
            <w:rPr>
              <w:lang w:val="fr-FR"/>
            </w:rPr>
          </w:rPrChange>
        </w:rPr>
        <w:t>de</w:t>
      </w:r>
      <w:r w:rsidRPr="00F94CB9">
        <w:rPr>
          <w:spacing w:val="-11"/>
          <w:sz w:val="28"/>
          <w:szCs w:val="28"/>
          <w:lang w:val="fr-FR"/>
          <w:rPrChange w:id="12718" w:author="Peng Luqi" w:date="2019-10-13T14:50:00Z">
            <w:rPr>
              <w:spacing w:val="-11"/>
              <w:lang w:val="fr-FR"/>
            </w:rPr>
          </w:rPrChange>
        </w:rPr>
        <w:t xml:space="preserve"> </w:t>
      </w:r>
      <w:r w:rsidRPr="00F94CB9">
        <w:rPr>
          <w:sz w:val="28"/>
          <w:szCs w:val="28"/>
          <w:lang w:val="fr-FR"/>
          <w:rPrChange w:id="12719" w:author="Peng Luqi" w:date="2019-10-13T14:50:00Z">
            <w:rPr>
              <w:lang w:val="fr-FR"/>
            </w:rPr>
          </w:rPrChange>
        </w:rPr>
        <w:lastRenderedPageBreak/>
        <w:t>communiquer</w:t>
      </w:r>
      <w:r w:rsidRPr="00F94CB9">
        <w:rPr>
          <w:spacing w:val="-11"/>
          <w:sz w:val="28"/>
          <w:szCs w:val="28"/>
          <w:lang w:val="fr-FR"/>
          <w:rPrChange w:id="12720" w:author="Peng Luqi" w:date="2019-10-13T14:50:00Z">
            <w:rPr>
              <w:spacing w:val="-11"/>
              <w:lang w:val="fr-FR"/>
            </w:rPr>
          </w:rPrChange>
        </w:rPr>
        <w:t xml:space="preserve"> </w:t>
      </w:r>
      <w:r w:rsidRPr="00F94CB9">
        <w:rPr>
          <w:sz w:val="28"/>
          <w:szCs w:val="28"/>
          <w:lang w:val="fr-FR"/>
          <w:rPrChange w:id="12721" w:author="Peng Luqi" w:date="2019-10-13T14:50:00Z">
            <w:rPr>
              <w:lang w:val="fr-FR"/>
            </w:rPr>
          </w:rPrChange>
        </w:rPr>
        <w:t>avec votre conjoint</w:t>
      </w:r>
      <w:r w:rsidRPr="00F94CB9">
        <w:rPr>
          <w:spacing w:val="-3"/>
          <w:sz w:val="28"/>
          <w:szCs w:val="28"/>
          <w:lang w:val="fr-FR"/>
          <w:rPrChange w:id="12722" w:author="Peng Luqi" w:date="2019-10-13T14:50:00Z">
            <w:rPr>
              <w:spacing w:val="-3"/>
              <w:lang w:val="fr-FR"/>
            </w:rPr>
          </w:rPrChange>
        </w:rPr>
        <w:t xml:space="preserve"> </w:t>
      </w:r>
      <w:r w:rsidRPr="00F94CB9">
        <w:rPr>
          <w:sz w:val="28"/>
          <w:szCs w:val="28"/>
          <w:lang w:val="fr-FR"/>
          <w:rPrChange w:id="12723" w:author="Peng Luqi" w:date="2019-10-13T14:50:00Z">
            <w:rPr>
              <w:lang w:val="fr-FR"/>
            </w:rPr>
          </w:rPrChange>
        </w:rPr>
        <w:t>?</w:t>
      </w:r>
    </w:p>
    <w:p w:rsidR="002B38DF" w:rsidRPr="00F94CB9" w:rsidRDefault="002B38DF">
      <w:pPr>
        <w:pStyle w:val="a3"/>
        <w:ind w:left="170" w:right="170"/>
        <w:jc w:val="both"/>
        <w:rPr>
          <w:lang w:val="fr-FR"/>
          <w:rPrChange w:id="12724" w:author="Peng Luqi" w:date="2019-10-13T14:50:00Z">
            <w:rPr>
              <w:sz w:val="25"/>
              <w:lang w:val="fr-FR"/>
            </w:rPr>
          </w:rPrChange>
        </w:rPr>
        <w:pPrChange w:id="12725" w:author="Peng Luqi" w:date="2019-10-13T14:20:00Z">
          <w:pPr>
            <w:pStyle w:val="a3"/>
            <w:spacing w:before="7"/>
          </w:pPr>
        </w:pPrChange>
      </w:pPr>
    </w:p>
    <w:p w:rsidR="002B38DF" w:rsidRPr="00F94CB9" w:rsidRDefault="00716360">
      <w:pPr>
        <w:ind w:left="170" w:right="170"/>
        <w:jc w:val="both"/>
        <w:rPr>
          <w:sz w:val="28"/>
          <w:szCs w:val="28"/>
          <w:lang w:val="fr-FR"/>
          <w:rPrChange w:id="12726" w:author="Peng Luqi" w:date="2019-10-13T14:50:00Z">
            <w:rPr>
              <w:lang w:val="fr-FR"/>
            </w:rPr>
          </w:rPrChange>
        </w:rPr>
        <w:pPrChange w:id="12727" w:author="Peng Luqi" w:date="2019-10-13T14:20:00Z">
          <w:pPr>
            <w:spacing w:line="285" w:lineRule="auto"/>
            <w:ind w:left="130" w:right="183"/>
            <w:jc w:val="both"/>
          </w:pPr>
        </w:pPrChange>
      </w:pPr>
      <w:r w:rsidRPr="00F94CB9">
        <w:rPr>
          <w:sz w:val="28"/>
          <w:szCs w:val="28"/>
          <w:lang w:val="fr-FR"/>
          <w:rPrChange w:id="12728" w:author="Peng Luqi" w:date="2019-10-13T14:50:00Z">
            <w:rPr>
              <w:lang w:val="fr-FR"/>
            </w:rPr>
          </w:rPrChange>
        </w:rPr>
        <w:t>Je suis heureux que ma femme soit une personne capable de communiquer avec une certaine logique. Au début, quand nous nous sommes mis ensemble, je ne savais pas que c</w:t>
      </w:r>
      <w:del w:id="12729" w:author="Peng Luqi" w:date="2019-10-13T14:43:00Z">
        <w:r w:rsidRPr="00F94CB9" w:rsidDel="00EF666F">
          <w:rPr>
            <w:sz w:val="28"/>
            <w:szCs w:val="28"/>
            <w:lang w:val="fr-FR"/>
            <w:rPrChange w:id="12730" w:author="Peng Luqi" w:date="2019-10-13T14:50:00Z">
              <w:rPr>
                <w:lang w:val="fr-FR"/>
              </w:rPr>
            </w:rPrChange>
          </w:rPr>
          <w:delText>’</w:delText>
        </w:r>
      </w:del>
      <w:ins w:id="12731" w:author="Peng Luqi" w:date="2019-10-13T14:43:00Z">
        <w:r w:rsidR="00EF666F" w:rsidRPr="00F94CB9">
          <w:rPr>
            <w:sz w:val="28"/>
            <w:szCs w:val="28"/>
            <w:lang w:val="fr-FR"/>
            <w:rPrChange w:id="12732" w:author="Peng Luqi" w:date="2019-10-13T14:50:00Z">
              <w:rPr>
                <w:lang w:val="fr-FR"/>
              </w:rPr>
            </w:rPrChange>
          </w:rPr>
          <w:t>’</w:t>
        </w:r>
      </w:ins>
      <w:r w:rsidRPr="00F94CB9">
        <w:rPr>
          <w:sz w:val="28"/>
          <w:szCs w:val="28"/>
          <w:lang w:val="fr-FR"/>
          <w:rPrChange w:id="12733" w:author="Peng Luqi" w:date="2019-10-13T14:50:00Z">
            <w:rPr>
              <w:lang w:val="fr-FR"/>
            </w:rPr>
          </w:rPrChange>
        </w:rPr>
        <w:t>était le facteur le plus important. J</w:t>
      </w:r>
      <w:del w:id="12734" w:author="Peng Luqi" w:date="2019-10-13T14:43:00Z">
        <w:r w:rsidRPr="00F94CB9" w:rsidDel="00EF666F">
          <w:rPr>
            <w:sz w:val="28"/>
            <w:szCs w:val="28"/>
            <w:lang w:val="fr-FR"/>
            <w:rPrChange w:id="12735" w:author="Peng Luqi" w:date="2019-10-13T14:50:00Z">
              <w:rPr>
                <w:lang w:val="fr-FR"/>
              </w:rPr>
            </w:rPrChange>
          </w:rPr>
          <w:delText>’</w:delText>
        </w:r>
      </w:del>
      <w:ins w:id="12736" w:author="Peng Luqi" w:date="2019-10-13T14:43:00Z">
        <w:r w:rsidR="00EF666F" w:rsidRPr="00F94CB9">
          <w:rPr>
            <w:sz w:val="28"/>
            <w:szCs w:val="28"/>
            <w:lang w:val="fr-FR"/>
            <w:rPrChange w:id="12737" w:author="Peng Luqi" w:date="2019-10-13T14:50:00Z">
              <w:rPr>
                <w:lang w:val="fr-FR"/>
              </w:rPr>
            </w:rPrChange>
          </w:rPr>
          <w:t>’</w:t>
        </w:r>
      </w:ins>
      <w:r w:rsidRPr="00F94CB9">
        <w:rPr>
          <w:sz w:val="28"/>
          <w:szCs w:val="28"/>
          <w:lang w:val="fr-FR"/>
          <w:rPrChange w:id="12738" w:author="Peng Luqi" w:date="2019-10-13T14:50:00Z">
            <w:rPr>
              <w:lang w:val="fr-FR"/>
            </w:rPr>
          </w:rPrChange>
        </w:rPr>
        <w:t>ai eu de la chance.</w:t>
      </w:r>
    </w:p>
    <w:p w:rsidR="002B38DF" w:rsidRPr="00F94CB9" w:rsidRDefault="002B38DF">
      <w:pPr>
        <w:pStyle w:val="a3"/>
        <w:ind w:left="170" w:right="170"/>
        <w:jc w:val="both"/>
        <w:rPr>
          <w:lang w:val="fr-FR"/>
          <w:rPrChange w:id="12739" w:author="Peng Luqi" w:date="2019-10-13T14:50:00Z">
            <w:rPr>
              <w:sz w:val="25"/>
              <w:lang w:val="fr-FR"/>
            </w:rPr>
          </w:rPrChange>
        </w:rPr>
        <w:pPrChange w:id="12740" w:author="Peng Luqi" w:date="2019-10-13T14:20:00Z">
          <w:pPr>
            <w:pStyle w:val="a3"/>
            <w:spacing w:before="10"/>
          </w:pPr>
        </w:pPrChange>
      </w:pPr>
    </w:p>
    <w:p w:rsidR="002B38DF" w:rsidRPr="00F94CB9" w:rsidRDefault="00716360">
      <w:pPr>
        <w:ind w:left="170" w:right="170"/>
        <w:jc w:val="both"/>
        <w:rPr>
          <w:sz w:val="28"/>
          <w:szCs w:val="28"/>
          <w:lang w:val="fr-FR"/>
          <w:rPrChange w:id="12741" w:author="Peng Luqi" w:date="2019-10-13T14:50:00Z">
            <w:rPr>
              <w:lang w:val="fr-FR"/>
            </w:rPr>
          </w:rPrChange>
        </w:rPr>
        <w:pPrChange w:id="12742" w:author="Peng Luqi" w:date="2019-10-13T14:20:00Z">
          <w:pPr>
            <w:spacing w:line="283" w:lineRule="auto"/>
            <w:ind w:left="130" w:right="183"/>
            <w:jc w:val="both"/>
          </w:pPr>
        </w:pPrChange>
      </w:pPr>
      <w:r w:rsidRPr="00F94CB9">
        <w:rPr>
          <w:sz w:val="28"/>
          <w:szCs w:val="28"/>
          <w:lang w:val="fr-FR"/>
          <w:rPrChange w:id="12743" w:author="Peng Luqi" w:date="2019-10-13T14:50:00Z">
            <w:rPr>
              <w:lang w:val="fr-FR"/>
            </w:rPr>
          </w:rPrChange>
        </w:rPr>
        <w:t>Parfois, nos différends sont très sérieux, mais la déception passée ou après quelques instants, voire même une nuit, l</w:t>
      </w:r>
      <w:del w:id="12744" w:author="Peng Luqi" w:date="2019-10-13T14:43:00Z">
        <w:r w:rsidRPr="00F94CB9" w:rsidDel="00EF666F">
          <w:rPr>
            <w:sz w:val="28"/>
            <w:szCs w:val="28"/>
            <w:lang w:val="fr-FR"/>
            <w:rPrChange w:id="12745" w:author="Peng Luqi" w:date="2019-10-13T14:50:00Z">
              <w:rPr>
                <w:lang w:val="fr-FR"/>
              </w:rPr>
            </w:rPrChange>
          </w:rPr>
          <w:delText>’</w:delText>
        </w:r>
      </w:del>
      <w:ins w:id="12746" w:author="Peng Luqi" w:date="2019-10-13T14:43:00Z">
        <w:r w:rsidR="00EF666F" w:rsidRPr="00F94CB9">
          <w:rPr>
            <w:sz w:val="28"/>
            <w:szCs w:val="28"/>
            <w:lang w:val="fr-FR"/>
            <w:rPrChange w:id="12747" w:author="Peng Luqi" w:date="2019-10-13T14:50:00Z">
              <w:rPr>
                <w:lang w:val="fr-FR"/>
              </w:rPr>
            </w:rPrChange>
          </w:rPr>
          <w:t>’</w:t>
        </w:r>
      </w:ins>
      <w:r w:rsidRPr="00F94CB9">
        <w:rPr>
          <w:sz w:val="28"/>
          <w:szCs w:val="28"/>
          <w:lang w:val="fr-FR"/>
          <w:rPrChange w:id="12748" w:author="Peng Luqi" w:date="2019-10-13T14:50:00Z">
            <w:rPr>
              <w:lang w:val="fr-FR"/>
            </w:rPr>
          </w:rPrChange>
        </w:rPr>
        <w:t>un de nous prendra l</w:t>
      </w:r>
      <w:del w:id="12749" w:author="Peng Luqi" w:date="2019-10-13T14:43:00Z">
        <w:r w:rsidRPr="00F94CB9" w:rsidDel="00EF666F">
          <w:rPr>
            <w:sz w:val="28"/>
            <w:szCs w:val="28"/>
            <w:lang w:val="fr-FR"/>
            <w:rPrChange w:id="12750" w:author="Peng Luqi" w:date="2019-10-13T14:50:00Z">
              <w:rPr>
                <w:lang w:val="fr-FR"/>
              </w:rPr>
            </w:rPrChange>
          </w:rPr>
          <w:delText>’</w:delText>
        </w:r>
      </w:del>
      <w:ins w:id="12751" w:author="Peng Luqi" w:date="2019-10-13T14:43:00Z">
        <w:r w:rsidR="00EF666F" w:rsidRPr="00F94CB9">
          <w:rPr>
            <w:sz w:val="28"/>
            <w:szCs w:val="28"/>
            <w:lang w:val="fr-FR"/>
            <w:rPrChange w:id="12752" w:author="Peng Luqi" w:date="2019-10-13T14:50:00Z">
              <w:rPr>
                <w:lang w:val="fr-FR"/>
              </w:rPr>
            </w:rPrChange>
          </w:rPr>
          <w:t>’</w:t>
        </w:r>
      </w:ins>
      <w:r w:rsidRPr="00F94CB9">
        <w:rPr>
          <w:sz w:val="28"/>
          <w:szCs w:val="28"/>
          <w:lang w:val="fr-FR"/>
          <w:rPrChange w:id="12753" w:author="Peng Luqi" w:date="2019-10-13T14:50:00Z">
            <w:rPr>
              <w:lang w:val="fr-FR"/>
            </w:rPr>
          </w:rPrChange>
        </w:rPr>
        <w:t>initiative de venir vers l</w:t>
      </w:r>
      <w:del w:id="12754" w:author="Peng Luqi" w:date="2019-10-13T14:43:00Z">
        <w:r w:rsidRPr="00F94CB9" w:rsidDel="00EF666F">
          <w:rPr>
            <w:sz w:val="28"/>
            <w:szCs w:val="28"/>
            <w:lang w:val="fr-FR"/>
            <w:rPrChange w:id="12755" w:author="Peng Luqi" w:date="2019-10-13T14:50:00Z">
              <w:rPr>
                <w:lang w:val="fr-FR"/>
              </w:rPr>
            </w:rPrChange>
          </w:rPr>
          <w:delText>’</w:delText>
        </w:r>
      </w:del>
      <w:ins w:id="12756" w:author="Peng Luqi" w:date="2019-10-13T14:43:00Z">
        <w:r w:rsidR="00EF666F" w:rsidRPr="00F94CB9">
          <w:rPr>
            <w:sz w:val="28"/>
            <w:szCs w:val="28"/>
            <w:lang w:val="fr-FR"/>
            <w:rPrChange w:id="12757" w:author="Peng Luqi" w:date="2019-10-13T14:50:00Z">
              <w:rPr>
                <w:lang w:val="fr-FR"/>
              </w:rPr>
            </w:rPrChange>
          </w:rPr>
          <w:t>’</w:t>
        </w:r>
      </w:ins>
      <w:r w:rsidRPr="00F94CB9">
        <w:rPr>
          <w:sz w:val="28"/>
          <w:szCs w:val="28"/>
          <w:lang w:val="fr-FR"/>
          <w:rPrChange w:id="12758" w:author="Peng Luqi" w:date="2019-10-13T14:50:00Z">
            <w:rPr>
              <w:lang w:val="fr-FR"/>
            </w:rPr>
          </w:rPrChange>
        </w:rPr>
        <w:t>autre pour s</w:t>
      </w:r>
      <w:del w:id="12759" w:author="Peng Luqi" w:date="2019-10-13T14:43:00Z">
        <w:r w:rsidRPr="00F94CB9" w:rsidDel="00EF666F">
          <w:rPr>
            <w:sz w:val="28"/>
            <w:szCs w:val="28"/>
            <w:lang w:val="fr-FR"/>
            <w:rPrChange w:id="12760" w:author="Peng Luqi" w:date="2019-10-13T14:50:00Z">
              <w:rPr>
                <w:lang w:val="fr-FR"/>
              </w:rPr>
            </w:rPrChange>
          </w:rPr>
          <w:delText>’</w:delText>
        </w:r>
      </w:del>
      <w:ins w:id="12761" w:author="Peng Luqi" w:date="2019-10-13T14:43:00Z">
        <w:r w:rsidR="00EF666F" w:rsidRPr="00F94CB9">
          <w:rPr>
            <w:sz w:val="28"/>
            <w:szCs w:val="28"/>
            <w:lang w:val="fr-FR"/>
            <w:rPrChange w:id="12762" w:author="Peng Luqi" w:date="2019-10-13T14:50:00Z">
              <w:rPr>
                <w:lang w:val="fr-FR"/>
              </w:rPr>
            </w:rPrChange>
          </w:rPr>
          <w:t>’</w:t>
        </w:r>
      </w:ins>
      <w:r w:rsidRPr="00F94CB9">
        <w:rPr>
          <w:sz w:val="28"/>
          <w:szCs w:val="28"/>
          <w:lang w:val="fr-FR"/>
          <w:rPrChange w:id="12763" w:author="Peng Luqi" w:date="2019-10-13T14:50:00Z">
            <w:rPr>
              <w:lang w:val="fr-FR"/>
            </w:rPr>
          </w:rPrChange>
        </w:rPr>
        <w:t>expliquer : « Après avoir réfléchi</w:t>
      </w:r>
      <w:r w:rsidRPr="00F94CB9">
        <w:rPr>
          <w:spacing w:val="-5"/>
          <w:sz w:val="28"/>
          <w:szCs w:val="28"/>
          <w:lang w:val="fr-FR"/>
          <w:rPrChange w:id="12764" w:author="Peng Luqi" w:date="2019-10-13T14:50:00Z">
            <w:rPr>
              <w:spacing w:val="-5"/>
              <w:lang w:val="fr-FR"/>
            </w:rPr>
          </w:rPrChange>
        </w:rPr>
        <w:t xml:space="preserve"> </w:t>
      </w:r>
      <w:r w:rsidRPr="00F94CB9">
        <w:rPr>
          <w:sz w:val="28"/>
          <w:szCs w:val="28"/>
          <w:lang w:val="fr-FR"/>
          <w:rPrChange w:id="12765" w:author="Peng Luqi" w:date="2019-10-13T14:50:00Z">
            <w:rPr>
              <w:lang w:val="fr-FR"/>
            </w:rPr>
          </w:rPrChange>
        </w:rPr>
        <w:t>sérieusement,</w:t>
      </w:r>
      <w:r w:rsidRPr="00F94CB9">
        <w:rPr>
          <w:spacing w:val="-6"/>
          <w:sz w:val="28"/>
          <w:szCs w:val="28"/>
          <w:lang w:val="fr-FR"/>
          <w:rPrChange w:id="12766" w:author="Peng Luqi" w:date="2019-10-13T14:50:00Z">
            <w:rPr>
              <w:spacing w:val="-6"/>
              <w:lang w:val="fr-FR"/>
            </w:rPr>
          </w:rPrChange>
        </w:rPr>
        <w:t xml:space="preserve"> </w:t>
      </w:r>
      <w:r w:rsidRPr="00F94CB9">
        <w:rPr>
          <w:sz w:val="28"/>
          <w:szCs w:val="28"/>
          <w:lang w:val="fr-FR"/>
          <w:rPrChange w:id="12767" w:author="Peng Luqi" w:date="2019-10-13T14:50:00Z">
            <w:rPr>
              <w:lang w:val="fr-FR"/>
            </w:rPr>
          </w:rPrChange>
        </w:rPr>
        <w:t>je</w:t>
      </w:r>
      <w:r w:rsidRPr="00F94CB9">
        <w:rPr>
          <w:spacing w:val="-5"/>
          <w:sz w:val="28"/>
          <w:szCs w:val="28"/>
          <w:lang w:val="fr-FR"/>
          <w:rPrChange w:id="12768" w:author="Peng Luqi" w:date="2019-10-13T14:50:00Z">
            <w:rPr>
              <w:spacing w:val="-5"/>
              <w:lang w:val="fr-FR"/>
            </w:rPr>
          </w:rPrChange>
        </w:rPr>
        <w:t xml:space="preserve"> </w:t>
      </w:r>
      <w:r w:rsidRPr="00F94CB9">
        <w:rPr>
          <w:sz w:val="28"/>
          <w:szCs w:val="28"/>
          <w:lang w:val="fr-FR"/>
          <w:rPrChange w:id="12769" w:author="Peng Luqi" w:date="2019-10-13T14:50:00Z">
            <w:rPr>
              <w:lang w:val="fr-FR"/>
            </w:rPr>
          </w:rPrChange>
        </w:rPr>
        <w:t>pense</w:t>
      </w:r>
      <w:r w:rsidRPr="00F94CB9">
        <w:rPr>
          <w:spacing w:val="-5"/>
          <w:sz w:val="28"/>
          <w:szCs w:val="28"/>
          <w:lang w:val="fr-FR"/>
          <w:rPrChange w:id="12770" w:author="Peng Luqi" w:date="2019-10-13T14:50:00Z">
            <w:rPr>
              <w:spacing w:val="-5"/>
              <w:lang w:val="fr-FR"/>
            </w:rPr>
          </w:rPrChange>
        </w:rPr>
        <w:t xml:space="preserve"> </w:t>
      </w:r>
      <w:r w:rsidRPr="00F94CB9">
        <w:rPr>
          <w:sz w:val="28"/>
          <w:szCs w:val="28"/>
          <w:lang w:val="fr-FR"/>
          <w:rPrChange w:id="12771" w:author="Peng Luqi" w:date="2019-10-13T14:50:00Z">
            <w:rPr>
              <w:lang w:val="fr-FR"/>
            </w:rPr>
          </w:rPrChange>
        </w:rPr>
        <w:t>que</w:t>
      </w:r>
      <w:r w:rsidRPr="00F94CB9">
        <w:rPr>
          <w:spacing w:val="-5"/>
          <w:sz w:val="28"/>
          <w:szCs w:val="28"/>
          <w:lang w:val="fr-FR"/>
          <w:rPrChange w:id="12772" w:author="Peng Luqi" w:date="2019-10-13T14:50:00Z">
            <w:rPr>
              <w:spacing w:val="-5"/>
              <w:lang w:val="fr-FR"/>
            </w:rPr>
          </w:rPrChange>
        </w:rPr>
        <w:t xml:space="preserve"> </w:t>
      </w:r>
      <w:r w:rsidRPr="00F94CB9">
        <w:rPr>
          <w:sz w:val="28"/>
          <w:szCs w:val="28"/>
          <w:lang w:val="fr-FR"/>
          <w:rPrChange w:id="12773" w:author="Peng Luqi" w:date="2019-10-13T14:50:00Z">
            <w:rPr>
              <w:lang w:val="fr-FR"/>
            </w:rPr>
          </w:rPrChange>
        </w:rPr>
        <w:t>tu</w:t>
      </w:r>
      <w:r w:rsidRPr="00F94CB9">
        <w:rPr>
          <w:spacing w:val="-5"/>
          <w:sz w:val="28"/>
          <w:szCs w:val="28"/>
          <w:lang w:val="fr-FR"/>
          <w:rPrChange w:id="12774" w:author="Peng Luqi" w:date="2019-10-13T14:50:00Z">
            <w:rPr>
              <w:spacing w:val="-5"/>
              <w:lang w:val="fr-FR"/>
            </w:rPr>
          </w:rPrChange>
        </w:rPr>
        <w:t xml:space="preserve"> </w:t>
      </w:r>
      <w:r w:rsidRPr="00F94CB9">
        <w:rPr>
          <w:sz w:val="28"/>
          <w:szCs w:val="28"/>
          <w:lang w:val="fr-FR"/>
          <w:rPrChange w:id="12775" w:author="Peng Luqi" w:date="2019-10-13T14:50:00Z">
            <w:rPr>
              <w:lang w:val="fr-FR"/>
            </w:rPr>
          </w:rPrChange>
        </w:rPr>
        <w:t>as</w:t>
      </w:r>
      <w:r w:rsidRPr="00F94CB9">
        <w:rPr>
          <w:spacing w:val="-5"/>
          <w:sz w:val="28"/>
          <w:szCs w:val="28"/>
          <w:lang w:val="fr-FR"/>
          <w:rPrChange w:id="12776" w:author="Peng Luqi" w:date="2019-10-13T14:50:00Z">
            <w:rPr>
              <w:spacing w:val="-5"/>
              <w:lang w:val="fr-FR"/>
            </w:rPr>
          </w:rPrChange>
        </w:rPr>
        <w:t xml:space="preserve"> </w:t>
      </w:r>
      <w:r w:rsidRPr="00F94CB9">
        <w:rPr>
          <w:sz w:val="28"/>
          <w:szCs w:val="28"/>
          <w:lang w:val="fr-FR"/>
          <w:rPrChange w:id="12777" w:author="Peng Luqi" w:date="2019-10-13T14:50:00Z">
            <w:rPr>
              <w:lang w:val="fr-FR"/>
            </w:rPr>
          </w:rPrChange>
        </w:rPr>
        <w:t>raison</w:t>
      </w:r>
      <w:r w:rsidRPr="00F94CB9">
        <w:rPr>
          <w:spacing w:val="-2"/>
          <w:sz w:val="28"/>
          <w:szCs w:val="28"/>
          <w:lang w:val="fr-FR"/>
          <w:rPrChange w:id="12778" w:author="Peng Luqi" w:date="2019-10-13T14:50:00Z">
            <w:rPr>
              <w:spacing w:val="-2"/>
              <w:lang w:val="fr-FR"/>
            </w:rPr>
          </w:rPrChange>
        </w:rPr>
        <w:t xml:space="preserve"> </w:t>
      </w:r>
      <w:r w:rsidRPr="00F94CB9">
        <w:rPr>
          <w:sz w:val="28"/>
          <w:szCs w:val="28"/>
          <w:lang w:val="fr-FR"/>
          <w:rPrChange w:id="12779" w:author="Peng Luqi" w:date="2019-10-13T14:50:00Z">
            <w:rPr>
              <w:lang w:val="fr-FR"/>
            </w:rPr>
          </w:rPrChange>
        </w:rPr>
        <w:t>sur</w:t>
      </w:r>
      <w:r w:rsidRPr="00F94CB9">
        <w:rPr>
          <w:spacing w:val="-5"/>
          <w:sz w:val="28"/>
          <w:szCs w:val="28"/>
          <w:lang w:val="fr-FR"/>
          <w:rPrChange w:id="12780" w:author="Peng Luqi" w:date="2019-10-13T14:50:00Z">
            <w:rPr>
              <w:spacing w:val="-5"/>
              <w:lang w:val="fr-FR"/>
            </w:rPr>
          </w:rPrChange>
        </w:rPr>
        <w:t xml:space="preserve"> </w:t>
      </w:r>
      <w:r w:rsidRPr="00F94CB9">
        <w:rPr>
          <w:sz w:val="28"/>
          <w:szCs w:val="28"/>
          <w:lang w:val="fr-FR"/>
          <w:rPrChange w:id="12781" w:author="Peng Luqi" w:date="2019-10-13T14:50:00Z">
            <w:rPr>
              <w:lang w:val="fr-FR"/>
            </w:rPr>
          </w:rPrChange>
        </w:rPr>
        <w:t>ceci</w:t>
      </w:r>
      <w:r w:rsidRPr="00F94CB9">
        <w:rPr>
          <w:spacing w:val="-5"/>
          <w:sz w:val="28"/>
          <w:szCs w:val="28"/>
          <w:lang w:val="fr-FR"/>
          <w:rPrChange w:id="12782" w:author="Peng Luqi" w:date="2019-10-13T14:50:00Z">
            <w:rPr>
              <w:spacing w:val="-5"/>
              <w:lang w:val="fr-FR"/>
            </w:rPr>
          </w:rPrChange>
        </w:rPr>
        <w:t xml:space="preserve"> </w:t>
      </w:r>
      <w:r w:rsidRPr="00F94CB9">
        <w:rPr>
          <w:sz w:val="28"/>
          <w:szCs w:val="28"/>
          <w:lang w:val="fr-FR"/>
          <w:rPrChange w:id="12783" w:author="Peng Luqi" w:date="2019-10-13T14:50:00Z">
            <w:rPr>
              <w:lang w:val="fr-FR"/>
            </w:rPr>
          </w:rPrChange>
        </w:rPr>
        <w:t>ou</w:t>
      </w:r>
      <w:r w:rsidRPr="00F94CB9">
        <w:rPr>
          <w:spacing w:val="-5"/>
          <w:sz w:val="28"/>
          <w:szCs w:val="28"/>
          <w:lang w:val="fr-FR"/>
          <w:rPrChange w:id="12784" w:author="Peng Luqi" w:date="2019-10-13T14:50:00Z">
            <w:rPr>
              <w:spacing w:val="-5"/>
              <w:lang w:val="fr-FR"/>
            </w:rPr>
          </w:rPrChange>
        </w:rPr>
        <w:t xml:space="preserve"> </w:t>
      </w:r>
      <w:r w:rsidRPr="00F94CB9">
        <w:rPr>
          <w:sz w:val="28"/>
          <w:szCs w:val="28"/>
          <w:lang w:val="fr-FR"/>
          <w:rPrChange w:id="12785" w:author="Peng Luqi" w:date="2019-10-13T14:50:00Z">
            <w:rPr>
              <w:lang w:val="fr-FR"/>
            </w:rPr>
          </w:rPrChange>
        </w:rPr>
        <w:t>cela</w:t>
      </w:r>
      <w:r w:rsidRPr="00F94CB9">
        <w:rPr>
          <w:spacing w:val="-2"/>
          <w:sz w:val="28"/>
          <w:szCs w:val="28"/>
          <w:lang w:val="fr-FR"/>
          <w:rPrChange w:id="12786" w:author="Peng Luqi" w:date="2019-10-13T14:50:00Z">
            <w:rPr>
              <w:spacing w:val="-2"/>
              <w:lang w:val="fr-FR"/>
            </w:rPr>
          </w:rPrChange>
        </w:rPr>
        <w:t xml:space="preserve"> </w:t>
      </w:r>
      <w:r w:rsidRPr="00F94CB9">
        <w:rPr>
          <w:sz w:val="28"/>
          <w:szCs w:val="28"/>
          <w:lang w:val="fr-FR"/>
          <w:rPrChange w:id="12787" w:author="Peng Luqi" w:date="2019-10-13T14:50:00Z">
            <w:rPr>
              <w:lang w:val="fr-FR"/>
            </w:rPr>
          </w:rPrChange>
        </w:rPr>
        <w:t>».</w:t>
      </w:r>
      <w:r w:rsidRPr="00F94CB9">
        <w:rPr>
          <w:spacing w:val="-5"/>
          <w:sz w:val="28"/>
          <w:szCs w:val="28"/>
          <w:lang w:val="fr-FR"/>
          <w:rPrChange w:id="12788" w:author="Peng Luqi" w:date="2019-10-13T14:50:00Z">
            <w:rPr>
              <w:spacing w:val="-5"/>
              <w:lang w:val="fr-FR"/>
            </w:rPr>
          </w:rPrChange>
        </w:rPr>
        <w:t xml:space="preserve"> </w:t>
      </w:r>
      <w:r w:rsidRPr="00F94CB9">
        <w:rPr>
          <w:sz w:val="28"/>
          <w:szCs w:val="28"/>
          <w:lang w:val="fr-FR"/>
          <w:rPrChange w:id="12789" w:author="Peng Luqi" w:date="2019-10-13T14:50:00Z">
            <w:rPr>
              <w:lang w:val="fr-FR"/>
            </w:rPr>
          </w:rPrChange>
        </w:rPr>
        <w:t>Supposons</w:t>
      </w:r>
      <w:r w:rsidRPr="00F94CB9">
        <w:rPr>
          <w:spacing w:val="-5"/>
          <w:sz w:val="28"/>
          <w:szCs w:val="28"/>
          <w:lang w:val="fr-FR"/>
          <w:rPrChange w:id="12790" w:author="Peng Luqi" w:date="2019-10-13T14:50:00Z">
            <w:rPr>
              <w:spacing w:val="-5"/>
              <w:lang w:val="fr-FR"/>
            </w:rPr>
          </w:rPrChange>
        </w:rPr>
        <w:t xml:space="preserve"> </w:t>
      </w:r>
      <w:r w:rsidRPr="00F94CB9">
        <w:rPr>
          <w:sz w:val="28"/>
          <w:szCs w:val="28"/>
          <w:lang w:val="fr-FR"/>
          <w:rPrChange w:id="12791" w:author="Peng Luqi" w:date="2019-10-13T14:50:00Z">
            <w:rPr>
              <w:lang w:val="fr-FR"/>
            </w:rPr>
          </w:rPrChange>
        </w:rPr>
        <w:t>que</w:t>
      </w:r>
      <w:r w:rsidRPr="00F94CB9">
        <w:rPr>
          <w:spacing w:val="-5"/>
          <w:sz w:val="28"/>
          <w:szCs w:val="28"/>
          <w:lang w:val="fr-FR"/>
          <w:rPrChange w:id="12792" w:author="Peng Luqi" w:date="2019-10-13T14:50:00Z">
            <w:rPr>
              <w:spacing w:val="-5"/>
              <w:lang w:val="fr-FR"/>
            </w:rPr>
          </w:rPrChange>
        </w:rPr>
        <w:t xml:space="preserve"> </w:t>
      </w:r>
      <w:r w:rsidRPr="00F94CB9">
        <w:rPr>
          <w:sz w:val="28"/>
          <w:szCs w:val="28"/>
          <w:lang w:val="fr-FR"/>
          <w:rPrChange w:id="12793" w:author="Peng Luqi" w:date="2019-10-13T14:50:00Z">
            <w:rPr>
              <w:lang w:val="fr-FR"/>
            </w:rPr>
          </w:rPrChange>
        </w:rPr>
        <w:t>votre</w:t>
      </w:r>
      <w:r w:rsidRPr="00F94CB9">
        <w:rPr>
          <w:spacing w:val="-5"/>
          <w:sz w:val="28"/>
          <w:szCs w:val="28"/>
          <w:lang w:val="fr-FR"/>
          <w:rPrChange w:id="12794" w:author="Peng Luqi" w:date="2019-10-13T14:50:00Z">
            <w:rPr>
              <w:spacing w:val="-5"/>
              <w:lang w:val="fr-FR"/>
            </w:rPr>
          </w:rPrChange>
        </w:rPr>
        <w:t xml:space="preserve"> </w:t>
      </w:r>
      <w:r w:rsidRPr="00F94CB9">
        <w:rPr>
          <w:sz w:val="28"/>
          <w:szCs w:val="28"/>
          <w:lang w:val="fr-FR"/>
          <w:rPrChange w:id="12795" w:author="Peng Luqi" w:date="2019-10-13T14:50:00Z">
            <w:rPr>
              <w:lang w:val="fr-FR"/>
            </w:rPr>
          </w:rPrChange>
        </w:rPr>
        <w:t>conjoint</w:t>
      </w:r>
      <w:r w:rsidRPr="00F94CB9">
        <w:rPr>
          <w:spacing w:val="-5"/>
          <w:sz w:val="28"/>
          <w:szCs w:val="28"/>
          <w:lang w:val="fr-FR"/>
          <w:rPrChange w:id="12796" w:author="Peng Luqi" w:date="2019-10-13T14:50:00Z">
            <w:rPr>
              <w:spacing w:val="-5"/>
              <w:lang w:val="fr-FR"/>
            </w:rPr>
          </w:rPrChange>
        </w:rPr>
        <w:t xml:space="preserve"> </w:t>
      </w:r>
      <w:r w:rsidRPr="00F94CB9">
        <w:rPr>
          <w:sz w:val="28"/>
          <w:szCs w:val="28"/>
          <w:lang w:val="fr-FR"/>
          <w:rPrChange w:id="12797" w:author="Peng Luqi" w:date="2019-10-13T14:50:00Z">
            <w:rPr>
              <w:lang w:val="fr-FR"/>
            </w:rPr>
          </w:rPrChange>
        </w:rPr>
        <w:t>ne</w:t>
      </w:r>
      <w:r w:rsidRPr="00F94CB9">
        <w:rPr>
          <w:spacing w:val="-5"/>
          <w:sz w:val="28"/>
          <w:szCs w:val="28"/>
          <w:lang w:val="fr-FR"/>
          <w:rPrChange w:id="12798" w:author="Peng Luqi" w:date="2019-10-13T14:50:00Z">
            <w:rPr>
              <w:spacing w:val="-5"/>
              <w:lang w:val="fr-FR"/>
            </w:rPr>
          </w:rPrChange>
        </w:rPr>
        <w:t xml:space="preserve"> </w:t>
      </w:r>
      <w:r w:rsidRPr="00F94CB9">
        <w:rPr>
          <w:sz w:val="28"/>
          <w:szCs w:val="28"/>
          <w:lang w:val="fr-FR"/>
          <w:rPrChange w:id="12799" w:author="Peng Luqi" w:date="2019-10-13T14:50:00Z">
            <w:rPr>
              <w:lang w:val="fr-FR"/>
            </w:rPr>
          </w:rPrChange>
        </w:rPr>
        <w:t>soit pas</w:t>
      </w:r>
      <w:r w:rsidRPr="00F94CB9">
        <w:rPr>
          <w:spacing w:val="-6"/>
          <w:sz w:val="28"/>
          <w:szCs w:val="28"/>
          <w:lang w:val="fr-FR"/>
          <w:rPrChange w:id="12800" w:author="Peng Luqi" w:date="2019-10-13T14:50:00Z">
            <w:rPr>
              <w:spacing w:val="-6"/>
              <w:lang w:val="fr-FR"/>
            </w:rPr>
          </w:rPrChange>
        </w:rPr>
        <w:t xml:space="preserve"> </w:t>
      </w:r>
      <w:r w:rsidRPr="00F94CB9">
        <w:rPr>
          <w:sz w:val="28"/>
          <w:szCs w:val="28"/>
          <w:lang w:val="fr-FR"/>
          <w:rPrChange w:id="12801" w:author="Peng Luqi" w:date="2019-10-13T14:50:00Z">
            <w:rPr>
              <w:lang w:val="fr-FR"/>
            </w:rPr>
          </w:rPrChange>
        </w:rPr>
        <w:t>comme</w:t>
      </w:r>
      <w:r w:rsidRPr="00F94CB9">
        <w:rPr>
          <w:spacing w:val="-6"/>
          <w:sz w:val="28"/>
          <w:szCs w:val="28"/>
          <w:lang w:val="fr-FR"/>
          <w:rPrChange w:id="12802" w:author="Peng Luqi" w:date="2019-10-13T14:50:00Z">
            <w:rPr>
              <w:spacing w:val="-6"/>
              <w:lang w:val="fr-FR"/>
            </w:rPr>
          </w:rPrChange>
        </w:rPr>
        <w:t xml:space="preserve"> </w:t>
      </w:r>
      <w:r w:rsidRPr="00F94CB9">
        <w:rPr>
          <w:sz w:val="28"/>
          <w:szCs w:val="28"/>
          <w:lang w:val="fr-FR"/>
          <w:rPrChange w:id="12803" w:author="Peng Luqi" w:date="2019-10-13T14:50:00Z">
            <w:rPr>
              <w:lang w:val="fr-FR"/>
            </w:rPr>
          </w:rPrChange>
        </w:rPr>
        <w:t>ça,</w:t>
      </w:r>
      <w:r w:rsidRPr="00F94CB9">
        <w:rPr>
          <w:spacing w:val="-6"/>
          <w:sz w:val="28"/>
          <w:szCs w:val="28"/>
          <w:lang w:val="fr-FR"/>
          <w:rPrChange w:id="12804" w:author="Peng Luqi" w:date="2019-10-13T14:50:00Z">
            <w:rPr>
              <w:spacing w:val="-6"/>
              <w:lang w:val="fr-FR"/>
            </w:rPr>
          </w:rPrChange>
        </w:rPr>
        <w:t xml:space="preserve"> </w:t>
      </w:r>
      <w:r w:rsidRPr="00F94CB9">
        <w:rPr>
          <w:sz w:val="28"/>
          <w:szCs w:val="28"/>
          <w:lang w:val="fr-FR"/>
          <w:rPrChange w:id="12805" w:author="Peng Luqi" w:date="2019-10-13T14:50:00Z">
            <w:rPr>
              <w:lang w:val="fr-FR"/>
            </w:rPr>
          </w:rPrChange>
        </w:rPr>
        <w:t>qu</w:t>
      </w:r>
      <w:del w:id="12806" w:author="Peng Luqi" w:date="2019-10-13T14:43:00Z">
        <w:r w:rsidRPr="00F94CB9" w:rsidDel="00EF666F">
          <w:rPr>
            <w:sz w:val="28"/>
            <w:szCs w:val="28"/>
            <w:lang w:val="fr-FR"/>
            <w:rPrChange w:id="12807" w:author="Peng Luqi" w:date="2019-10-13T14:50:00Z">
              <w:rPr>
                <w:lang w:val="fr-FR"/>
              </w:rPr>
            </w:rPrChange>
          </w:rPr>
          <w:delText>’</w:delText>
        </w:r>
      </w:del>
      <w:ins w:id="12808" w:author="Peng Luqi" w:date="2019-10-13T14:43:00Z">
        <w:r w:rsidR="00EF666F" w:rsidRPr="00F94CB9">
          <w:rPr>
            <w:sz w:val="28"/>
            <w:szCs w:val="28"/>
            <w:lang w:val="fr-FR"/>
            <w:rPrChange w:id="12809" w:author="Peng Luqi" w:date="2019-10-13T14:50:00Z">
              <w:rPr>
                <w:lang w:val="fr-FR"/>
              </w:rPr>
            </w:rPrChange>
          </w:rPr>
          <w:t>’</w:t>
        </w:r>
      </w:ins>
      <w:r w:rsidRPr="00F94CB9">
        <w:rPr>
          <w:sz w:val="28"/>
          <w:szCs w:val="28"/>
          <w:lang w:val="fr-FR"/>
          <w:rPrChange w:id="12810" w:author="Peng Luqi" w:date="2019-10-13T14:50:00Z">
            <w:rPr>
              <w:lang w:val="fr-FR"/>
            </w:rPr>
          </w:rPrChange>
        </w:rPr>
        <w:t>il</w:t>
      </w:r>
      <w:r w:rsidRPr="00F94CB9">
        <w:rPr>
          <w:spacing w:val="-6"/>
          <w:sz w:val="28"/>
          <w:szCs w:val="28"/>
          <w:lang w:val="fr-FR"/>
          <w:rPrChange w:id="12811" w:author="Peng Luqi" w:date="2019-10-13T14:50:00Z">
            <w:rPr>
              <w:spacing w:val="-6"/>
              <w:lang w:val="fr-FR"/>
            </w:rPr>
          </w:rPrChange>
        </w:rPr>
        <w:t xml:space="preserve"> </w:t>
      </w:r>
      <w:r w:rsidRPr="00F94CB9">
        <w:rPr>
          <w:sz w:val="28"/>
          <w:szCs w:val="28"/>
          <w:lang w:val="fr-FR"/>
          <w:rPrChange w:id="12812" w:author="Peng Luqi" w:date="2019-10-13T14:50:00Z">
            <w:rPr>
              <w:lang w:val="fr-FR"/>
            </w:rPr>
          </w:rPrChange>
        </w:rPr>
        <w:t>n</w:t>
      </w:r>
      <w:del w:id="12813" w:author="Peng Luqi" w:date="2019-10-13T14:43:00Z">
        <w:r w:rsidRPr="00F94CB9" w:rsidDel="00EF666F">
          <w:rPr>
            <w:sz w:val="28"/>
            <w:szCs w:val="28"/>
            <w:lang w:val="fr-FR"/>
            <w:rPrChange w:id="12814" w:author="Peng Luqi" w:date="2019-10-13T14:50:00Z">
              <w:rPr>
                <w:lang w:val="fr-FR"/>
              </w:rPr>
            </w:rPrChange>
          </w:rPr>
          <w:delText>’</w:delText>
        </w:r>
      </w:del>
      <w:ins w:id="12815" w:author="Peng Luqi" w:date="2019-10-13T14:43:00Z">
        <w:r w:rsidR="00EF666F" w:rsidRPr="00F94CB9">
          <w:rPr>
            <w:sz w:val="28"/>
            <w:szCs w:val="28"/>
            <w:lang w:val="fr-FR"/>
            <w:rPrChange w:id="12816" w:author="Peng Luqi" w:date="2019-10-13T14:50:00Z">
              <w:rPr>
                <w:lang w:val="fr-FR"/>
              </w:rPr>
            </w:rPrChange>
          </w:rPr>
          <w:t>’</w:t>
        </w:r>
      </w:ins>
      <w:r w:rsidRPr="00F94CB9">
        <w:rPr>
          <w:sz w:val="28"/>
          <w:szCs w:val="28"/>
          <w:lang w:val="fr-FR"/>
          <w:rPrChange w:id="12817" w:author="Peng Luqi" w:date="2019-10-13T14:50:00Z">
            <w:rPr>
              <w:lang w:val="fr-FR"/>
            </w:rPr>
          </w:rPrChange>
        </w:rPr>
        <w:t>ait</w:t>
      </w:r>
      <w:r w:rsidRPr="00F94CB9">
        <w:rPr>
          <w:spacing w:val="-6"/>
          <w:sz w:val="28"/>
          <w:szCs w:val="28"/>
          <w:lang w:val="fr-FR"/>
          <w:rPrChange w:id="12818" w:author="Peng Luqi" w:date="2019-10-13T14:50:00Z">
            <w:rPr>
              <w:spacing w:val="-6"/>
              <w:lang w:val="fr-FR"/>
            </w:rPr>
          </w:rPrChange>
        </w:rPr>
        <w:t xml:space="preserve"> </w:t>
      </w:r>
      <w:r w:rsidRPr="00F94CB9">
        <w:rPr>
          <w:sz w:val="28"/>
          <w:szCs w:val="28"/>
          <w:lang w:val="fr-FR"/>
          <w:rPrChange w:id="12819" w:author="Peng Luqi" w:date="2019-10-13T14:50:00Z">
            <w:rPr>
              <w:lang w:val="fr-FR"/>
            </w:rPr>
          </w:rPrChange>
        </w:rPr>
        <w:t>pas</w:t>
      </w:r>
      <w:r w:rsidRPr="00F94CB9">
        <w:rPr>
          <w:spacing w:val="-5"/>
          <w:sz w:val="28"/>
          <w:szCs w:val="28"/>
          <w:lang w:val="fr-FR"/>
          <w:rPrChange w:id="12820" w:author="Peng Luqi" w:date="2019-10-13T14:50:00Z">
            <w:rPr>
              <w:spacing w:val="-5"/>
              <w:lang w:val="fr-FR"/>
            </w:rPr>
          </w:rPrChange>
        </w:rPr>
        <w:t xml:space="preserve"> </w:t>
      </w:r>
      <w:r w:rsidRPr="00F94CB9">
        <w:rPr>
          <w:sz w:val="28"/>
          <w:szCs w:val="28"/>
          <w:lang w:val="fr-FR"/>
          <w:rPrChange w:id="12821" w:author="Peng Luqi" w:date="2019-10-13T14:50:00Z">
            <w:rPr>
              <w:lang w:val="fr-FR"/>
            </w:rPr>
          </w:rPrChange>
        </w:rPr>
        <w:t>une</w:t>
      </w:r>
      <w:r w:rsidRPr="00F94CB9">
        <w:rPr>
          <w:spacing w:val="-6"/>
          <w:sz w:val="28"/>
          <w:szCs w:val="28"/>
          <w:lang w:val="fr-FR"/>
          <w:rPrChange w:id="12822" w:author="Peng Luqi" w:date="2019-10-13T14:50:00Z">
            <w:rPr>
              <w:spacing w:val="-6"/>
              <w:lang w:val="fr-FR"/>
            </w:rPr>
          </w:rPrChange>
        </w:rPr>
        <w:t xml:space="preserve"> </w:t>
      </w:r>
      <w:r w:rsidRPr="00F94CB9">
        <w:rPr>
          <w:sz w:val="28"/>
          <w:szCs w:val="28"/>
          <w:lang w:val="fr-FR"/>
          <w:rPrChange w:id="12823" w:author="Peng Luqi" w:date="2019-10-13T14:50:00Z">
            <w:rPr>
              <w:lang w:val="fr-FR"/>
            </w:rPr>
          </w:rPrChange>
        </w:rPr>
        <w:t>telle</w:t>
      </w:r>
      <w:r w:rsidRPr="00F94CB9">
        <w:rPr>
          <w:spacing w:val="-6"/>
          <w:sz w:val="28"/>
          <w:szCs w:val="28"/>
          <w:lang w:val="fr-FR"/>
          <w:rPrChange w:id="12824" w:author="Peng Luqi" w:date="2019-10-13T14:50:00Z">
            <w:rPr>
              <w:spacing w:val="-6"/>
              <w:lang w:val="fr-FR"/>
            </w:rPr>
          </w:rPrChange>
        </w:rPr>
        <w:t xml:space="preserve"> </w:t>
      </w:r>
      <w:r w:rsidRPr="00F94CB9">
        <w:rPr>
          <w:sz w:val="28"/>
          <w:szCs w:val="28"/>
          <w:lang w:val="fr-FR"/>
          <w:rPrChange w:id="12825" w:author="Peng Luqi" w:date="2019-10-13T14:50:00Z">
            <w:rPr>
              <w:lang w:val="fr-FR"/>
            </w:rPr>
          </w:rPrChange>
        </w:rPr>
        <w:t>faculté</w:t>
      </w:r>
      <w:r w:rsidRPr="00F94CB9">
        <w:rPr>
          <w:spacing w:val="-6"/>
          <w:sz w:val="28"/>
          <w:szCs w:val="28"/>
          <w:lang w:val="fr-FR"/>
          <w:rPrChange w:id="12826" w:author="Peng Luqi" w:date="2019-10-13T14:50:00Z">
            <w:rPr>
              <w:spacing w:val="-6"/>
              <w:lang w:val="fr-FR"/>
            </w:rPr>
          </w:rPrChange>
        </w:rPr>
        <w:t xml:space="preserve"> </w:t>
      </w:r>
      <w:r w:rsidRPr="00F94CB9">
        <w:rPr>
          <w:sz w:val="28"/>
          <w:szCs w:val="28"/>
          <w:lang w:val="fr-FR"/>
          <w:rPrChange w:id="12827" w:author="Peng Luqi" w:date="2019-10-13T14:50:00Z">
            <w:rPr>
              <w:lang w:val="fr-FR"/>
            </w:rPr>
          </w:rPrChange>
        </w:rPr>
        <w:t>de</w:t>
      </w:r>
      <w:r w:rsidRPr="00F94CB9">
        <w:rPr>
          <w:spacing w:val="-5"/>
          <w:sz w:val="28"/>
          <w:szCs w:val="28"/>
          <w:lang w:val="fr-FR"/>
          <w:rPrChange w:id="12828" w:author="Peng Luqi" w:date="2019-10-13T14:50:00Z">
            <w:rPr>
              <w:spacing w:val="-5"/>
              <w:lang w:val="fr-FR"/>
            </w:rPr>
          </w:rPrChange>
        </w:rPr>
        <w:t xml:space="preserve"> </w:t>
      </w:r>
      <w:r w:rsidRPr="00F94CB9">
        <w:rPr>
          <w:sz w:val="28"/>
          <w:szCs w:val="28"/>
          <w:lang w:val="fr-FR"/>
          <w:rPrChange w:id="12829" w:author="Peng Luqi" w:date="2019-10-13T14:50:00Z">
            <w:rPr>
              <w:lang w:val="fr-FR"/>
            </w:rPr>
          </w:rPrChange>
        </w:rPr>
        <w:t>communication.</w:t>
      </w:r>
      <w:r w:rsidRPr="00F94CB9">
        <w:rPr>
          <w:spacing w:val="-5"/>
          <w:sz w:val="28"/>
          <w:szCs w:val="28"/>
          <w:lang w:val="fr-FR"/>
          <w:rPrChange w:id="12830" w:author="Peng Luqi" w:date="2019-10-13T14:50:00Z">
            <w:rPr>
              <w:spacing w:val="-5"/>
              <w:lang w:val="fr-FR"/>
            </w:rPr>
          </w:rPrChange>
        </w:rPr>
        <w:t xml:space="preserve"> </w:t>
      </w:r>
      <w:r w:rsidRPr="00F94CB9">
        <w:rPr>
          <w:sz w:val="28"/>
          <w:szCs w:val="28"/>
          <w:lang w:val="fr-FR"/>
          <w:rPrChange w:id="12831" w:author="Peng Luqi" w:date="2019-10-13T14:50:00Z">
            <w:rPr>
              <w:lang w:val="fr-FR"/>
            </w:rPr>
          </w:rPrChange>
        </w:rPr>
        <w:t>Si</w:t>
      </w:r>
      <w:r w:rsidRPr="00F94CB9">
        <w:rPr>
          <w:spacing w:val="-6"/>
          <w:sz w:val="28"/>
          <w:szCs w:val="28"/>
          <w:lang w:val="fr-FR"/>
          <w:rPrChange w:id="12832" w:author="Peng Luqi" w:date="2019-10-13T14:50:00Z">
            <w:rPr>
              <w:spacing w:val="-6"/>
              <w:lang w:val="fr-FR"/>
            </w:rPr>
          </w:rPrChange>
        </w:rPr>
        <w:t xml:space="preserve"> </w:t>
      </w:r>
      <w:r w:rsidRPr="00F94CB9">
        <w:rPr>
          <w:sz w:val="28"/>
          <w:szCs w:val="28"/>
          <w:lang w:val="fr-FR"/>
          <w:rPrChange w:id="12833" w:author="Peng Luqi" w:date="2019-10-13T14:50:00Z">
            <w:rPr>
              <w:lang w:val="fr-FR"/>
            </w:rPr>
          </w:rPrChange>
        </w:rPr>
        <w:t>vous</w:t>
      </w:r>
      <w:r w:rsidRPr="00F94CB9">
        <w:rPr>
          <w:spacing w:val="-6"/>
          <w:sz w:val="28"/>
          <w:szCs w:val="28"/>
          <w:lang w:val="fr-FR"/>
          <w:rPrChange w:id="12834" w:author="Peng Luqi" w:date="2019-10-13T14:50:00Z">
            <w:rPr>
              <w:spacing w:val="-6"/>
              <w:lang w:val="fr-FR"/>
            </w:rPr>
          </w:rPrChange>
        </w:rPr>
        <w:t xml:space="preserve"> </w:t>
      </w:r>
      <w:r w:rsidRPr="00F94CB9">
        <w:rPr>
          <w:sz w:val="28"/>
          <w:szCs w:val="28"/>
          <w:lang w:val="fr-FR"/>
          <w:rPrChange w:id="12835" w:author="Peng Luqi" w:date="2019-10-13T14:50:00Z">
            <w:rPr>
              <w:lang w:val="fr-FR"/>
            </w:rPr>
          </w:rPrChange>
        </w:rPr>
        <w:t>dites</w:t>
      </w:r>
      <w:r w:rsidRPr="00F94CB9">
        <w:rPr>
          <w:spacing w:val="-3"/>
          <w:sz w:val="28"/>
          <w:szCs w:val="28"/>
          <w:lang w:val="fr-FR"/>
          <w:rPrChange w:id="12836" w:author="Peng Luqi" w:date="2019-10-13T14:50:00Z">
            <w:rPr>
              <w:spacing w:val="-3"/>
              <w:lang w:val="fr-FR"/>
            </w:rPr>
          </w:rPrChange>
        </w:rPr>
        <w:t xml:space="preserve"> </w:t>
      </w:r>
      <w:r w:rsidRPr="00F94CB9">
        <w:rPr>
          <w:sz w:val="28"/>
          <w:szCs w:val="28"/>
          <w:lang w:val="fr-FR"/>
          <w:rPrChange w:id="12837" w:author="Peng Luqi" w:date="2019-10-13T14:50:00Z">
            <w:rPr>
              <w:lang w:val="fr-FR"/>
            </w:rPr>
          </w:rPrChange>
        </w:rPr>
        <w:t>:</w:t>
      </w:r>
      <w:r w:rsidRPr="00F94CB9">
        <w:rPr>
          <w:spacing w:val="-6"/>
          <w:sz w:val="28"/>
          <w:szCs w:val="28"/>
          <w:lang w:val="fr-FR"/>
          <w:rPrChange w:id="12838" w:author="Peng Luqi" w:date="2019-10-13T14:50:00Z">
            <w:rPr>
              <w:spacing w:val="-6"/>
              <w:lang w:val="fr-FR"/>
            </w:rPr>
          </w:rPrChange>
        </w:rPr>
        <w:t xml:space="preserve"> </w:t>
      </w:r>
      <w:r w:rsidRPr="00F94CB9">
        <w:rPr>
          <w:sz w:val="28"/>
          <w:szCs w:val="28"/>
          <w:lang w:val="fr-FR"/>
          <w:rPrChange w:id="12839" w:author="Peng Luqi" w:date="2019-10-13T14:50:00Z">
            <w:rPr>
              <w:lang w:val="fr-FR"/>
            </w:rPr>
          </w:rPrChange>
        </w:rPr>
        <w:t>Je</w:t>
      </w:r>
      <w:r w:rsidRPr="00F94CB9">
        <w:rPr>
          <w:spacing w:val="-6"/>
          <w:sz w:val="28"/>
          <w:szCs w:val="28"/>
          <w:lang w:val="fr-FR"/>
          <w:rPrChange w:id="12840" w:author="Peng Luqi" w:date="2019-10-13T14:50:00Z">
            <w:rPr>
              <w:spacing w:val="-6"/>
              <w:lang w:val="fr-FR"/>
            </w:rPr>
          </w:rPrChange>
        </w:rPr>
        <w:t xml:space="preserve"> </w:t>
      </w:r>
      <w:r w:rsidRPr="00F94CB9">
        <w:rPr>
          <w:sz w:val="28"/>
          <w:szCs w:val="28"/>
          <w:lang w:val="fr-FR"/>
          <w:rPrChange w:id="12841" w:author="Peng Luqi" w:date="2019-10-13T14:50:00Z">
            <w:rPr>
              <w:lang w:val="fr-FR"/>
            </w:rPr>
          </w:rPrChange>
        </w:rPr>
        <w:t>ne</w:t>
      </w:r>
      <w:r w:rsidRPr="00F94CB9">
        <w:rPr>
          <w:spacing w:val="-5"/>
          <w:sz w:val="28"/>
          <w:szCs w:val="28"/>
          <w:lang w:val="fr-FR"/>
          <w:rPrChange w:id="12842" w:author="Peng Luqi" w:date="2019-10-13T14:50:00Z">
            <w:rPr>
              <w:spacing w:val="-5"/>
              <w:lang w:val="fr-FR"/>
            </w:rPr>
          </w:rPrChange>
        </w:rPr>
        <w:t xml:space="preserve"> </w:t>
      </w:r>
      <w:r w:rsidRPr="00F94CB9">
        <w:rPr>
          <w:sz w:val="28"/>
          <w:szCs w:val="28"/>
          <w:lang w:val="fr-FR"/>
          <w:rPrChange w:id="12843" w:author="Peng Luqi" w:date="2019-10-13T14:50:00Z">
            <w:rPr>
              <w:lang w:val="fr-FR"/>
            </w:rPr>
          </w:rPrChange>
        </w:rPr>
        <w:t>pourrais</w:t>
      </w:r>
      <w:r w:rsidRPr="00F94CB9">
        <w:rPr>
          <w:spacing w:val="-6"/>
          <w:sz w:val="28"/>
          <w:szCs w:val="28"/>
          <w:lang w:val="fr-FR"/>
          <w:rPrChange w:id="12844" w:author="Peng Luqi" w:date="2019-10-13T14:50:00Z">
            <w:rPr>
              <w:spacing w:val="-6"/>
              <w:lang w:val="fr-FR"/>
            </w:rPr>
          </w:rPrChange>
        </w:rPr>
        <w:t xml:space="preserve"> </w:t>
      </w:r>
      <w:r w:rsidRPr="00F94CB9">
        <w:rPr>
          <w:sz w:val="28"/>
          <w:szCs w:val="28"/>
          <w:lang w:val="fr-FR"/>
          <w:rPrChange w:id="12845" w:author="Peng Luqi" w:date="2019-10-13T14:50:00Z">
            <w:rPr>
              <w:lang w:val="fr-FR"/>
            </w:rPr>
          </w:rPrChange>
        </w:rPr>
        <w:t>pas</w:t>
      </w:r>
      <w:r w:rsidRPr="00F94CB9">
        <w:rPr>
          <w:spacing w:val="-6"/>
          <w:sz w:val="28"/>
          <w:szCs w:val="28"/>
          <w:lang w:val="fr-FR"/>
          <w:rPrChange w:id="12846" w:author="Peng Luqi" w:date="2019-10-13T14:50:00Z">
            <w:rPr>
              <w:spacing w:val="-6"/>
              <w:lang w:val="fr-FR"/>
            </w:rPr>
          </w:rPrChange>
        </w:rPr>
        <w:t xml:space="preserve"> </w:t>
      </w:r>
      <w:r w:rsidRPr="00F94CB9">
        <w:rPr>
          <w:sz w:val="28"/>
          <w:szCs w:val="28"/>
          <w:lang w:val="fr-FR"/>
          <w:rPrChange w:id="12847" w:author="Peng Luqi" w:date="2019-10-13T14:50:00Z">
            <w:rPr>
              <w:lang w:val="fr-FR"/>
            </w:rPr>
          </w:rPrChange>
        </w:rPr>
        <w:t>être présent à ton anniversaire, je dois travailler ! Tentez le coup. Inutile d</w:t>
      </w:r>
      <w:del w:id="12848" w:author="Peng Luqi" w:date="2019-10-13T14:43:00Z">
        <w:r w:rsidRPr="00F94CB9" w:rsidDel="00EF666F">
          <w:rPr>
            <w:sz w:val="28"/>
            <w:szCs w:val="28"/>
            <w:lang w:val="fr-FR"/>
            <w:rPrChange w:id="12849" w:author="Peng Luqi" w:date="2019-10-13T14:50:00Z">
              <w:rPr>
                <w:lang w:val="fr-FR"/>
              </w:rPr>
            </w:rPrChange>
          </w:rPr>
          <w:delText>’</w:delText>
        </w:r>
      </w:del>
      <w:ins w:id="12850" w:author="Peng Luqi" w:date="2019-10-13T14:43:00Z">
        <w:r w:rsidR="00EF666F" w:rsidRPr="00F94CB9">
          <w:rPr>
            <w:sz w:val="28"/>
            <w:szCs w:val="28"/>
            <w:lang w:val="fr-FR"/>
            <w:rPrChange w:id="12851" w:author="Peng Luqi" w:date="2019-10-13T14:50:00Z">
              <w:rPr>
                <w:lang w:val="fr-FR"/>
              </w:rPr>
            </w:rPrChange>
          </w:rPr>
          <w:t>’</w:t>
        </w:r>
      </w:ins>
      <w:r w:rsidRPr="00F94CB9">
        <w:rPr>
          <w:sz w:val="28"/>
          <w:szCs w:val="28"/>
          <w:lang w:val="fr-FR"/>
          <w:rPrChange w:id="12852" w:author="Peng Luqi" w:date="2019-10-13T14:50:00Z">
            <w:rPr>
              <w:lang w:val="fr-FR"/>
            </w:rPr>
          </w:rPrChange>
        </w:rPr>
        <w:t>essayer ? Vous connaissez déjà le résultat</w:t>
      </w:r>
      <w:r w:rsidRPr="00F94CB9">
        <w:rPr>
          <w:spacing w:val="-2"/>
          <w:sz w:val="28"/>
          <w:szCs w:val="28"/>
          <w:lang w:val="fr-FR"/>
          <w:rPrChange w:id="12853" w:author="Peng Luqi" w:date="2019-10-13T14:50:00Z">
            <w:rPr>
              <w:spacing w:val="-2"/>
              <w:lang w:val="fr-FR"/>
            </w:rPr>
          </w:rPrChange>
        </w:rPr>
        <w:t xml:space="preserve"> </w:t>
      </w:r>
      <w:r w:rsidRPr="00F94CB9">
        <w:rPr>
          <w:sz w:val="28"/>
          <w:szCs w:val="28"/>
          <w:lang w:val="fr-FR"/>
          <w:rPrChange w:id="12854" w:author="Peng Luqi" w:date="2019-10-13T14:50:00Z">
            <w:rPr>
              <w:lang w:val="fr-FR"/>
            </w:rPr>
          </w:rPrChange>
        </w:rPr>
        <w:t>!</w:t>
      </w:r>
    </w:p>
    <w:p w:rsidR="002B38DF" w:rsidRPr="00F94CB9" w:rsidRDefault="002B38DF">
      <w:pPr>
        <w:pStyle w:val="a3"/>
        <w:ind w:left="170" w:right="170"/>
        <w:jc w:val="both"/>
        <w:rPr>
          <w:lang w:val="fr-FR"/>
          <w:rPrChange w:id="12855" w:author="Peng Luqi" w:date="2019-10-13T14:50:00Z">
            <w:rPr>
              <w:sz w:val="26"/>
              <w:lang w:val="fr-FR"/>
            </w:rPr>
          </w:rPrChange>
        </w:rPr>
        <w:pPrChange w:id="12856" w:author="Peng Luqi" w:date="2019-10-13T14:20:00Z">
          <w:pPr>
            <w:pStyle w:val="a3"/>
            <w:spacing w:before="7"/>
          </w:pPr>
        </w:pPrChange>
      </w:pPr>
    </w:p>
    <w:p w:rsidR="002A2E97" w:rsidRDefault="00716360" w:rsidP="00CB23F4">
      <w:pPr>
        <w:ind w:left="170" w:right="170"/>
        <w:jc w:val="both"/>
        <w:rPr>
          <w:ins w:id="12857" w:author="Peng Luqi" w:date="2019-10-13T23:05:00Z"/>
          <w:sz w:val="28"/>
          <w:szCs w:val="28"/>
          <w:lang w:val="fr-FR"/>
        </w:rPr>
      </w:pPr>
      <w:r w:rsidRPr="00F94CB9">
        <w:rPr>
          <w:sz w:val="28"/>
          <w:szCs w:val="28"/>
          <w:lang w:val="fr-FR"/>
          <w:rPrChange w:id="12858" w:author="Peng Luqi" w:date="2019-10-13T14:50:00Z">
            <w:rPr>
              <w:lang w:val="fr-FR"/>
            </w:rPr>
          </w:rPrChange>
        </w:rPr>
        <w:t xml:space="preserve">Le secret est là : </w:t>
      </w:r>
    </w:p>
    <w:p w:rsidR="002A2E97" w:rsidRDefault="002A2E97" w:rsidP="00CB23F4">
      <w:pPr>
        <w:ind w:left="170" w:right="170"/>
        <w:jc w:val="both"/>
        <w:rPr>
          <w:ins w:id="12859" w:author="Peng Luqi" w:date="2019-10-13T23:05:00Z"/>
          <w:sz w:val="28"/>
          <w:szCs w:val="28"/>
          <w:lang w:val="fr-FR"/>
        </w:rPr>
      </w:pPr>
    </w:p>
    <w:p w:rsidR="002B38DF" w:rsidRPr="00F94CB9" w:rsidRDefault="00716360">
      <w:pPr>
        <w:pStyle w:val="a3"/>
        <w:ind w:left="720" w:right="720"/>
        <w:jc w:val="both"/>
        <w:rPr>
          <w:lang w:val="fr-FR"/>
          <w:rPrChange w:id="12860" w:author="Peng Luqi" w:date="2019-10-13T14:50:00Z">
            <w:rPr>
              <w:lang w:val="fr-FR"/>
            </w:rPr>
          </w:rPrChange>
        </w:rPr>
        <w:pPrChange w:id="12861" w:author="Peng Luqi" w:date="2019-10-13T23:05:00Z">
          <w:pPr>
            <w:ind w:left="130"/>
            <w:jc w:val="both"/>
          </w:pPr>
        </w:pPrChange>
      </w:pPr>
      <w:del w:id="12862" w:author="Peng Luqi" w:date="2019-10-13T23:05:00Z">
        <w:r w:rsidRPr="00F94CB9" w:rsidDel="002A2E97">
          <w:rPr>
            <w:lang w:val="fr-FR"/>
            <w:rPrChange w:id="12863" w:author="Peng Luqi" w:date="2019-10-13T14:50:00Z">
              <w:rPr>
                <w:lang w:val="fr-FR"/>
              </w:rPr>
            </w:rPrChange>
          </w:rPr>
          <w:delText>vous</w:delText>
        </w:r>
      </w:del>
      <w:ins w:id="12864" w:author="Peng Luqi" w:date="2019-10-13T23:05:00Z">
        <w:r w:rsidR="002A2E97" w:rsidRPr="00F94CB9">
          <w:rPr>
            <w:lang w:val="fr-FR"/>
            <w:rPrChange w:id="12865" w:author="Peng Luqi" w:date="2019-10-13T14:50:00Z">
              <w:rPr>
                <w:lang w:val="fr-FR"/>
              </w:rPr>
            </w:rPrChange>
          </w:rPr>
          <w:t>Vous</w:t>
        </w:r>
      </w:ins>
      <w:r w:rsidRPr="00F94CB9">
        <w:rPr>
          <w:lang w:val="fr-FR"/>
          <w:rPrChange w:id="12866" w:author="Peng Luqi" w:date="2019-10-13T14:50:00Z">
            <w:rPr>
              <w:lang w:val="fr-FR"/>
            </w:rPr>
          </w:rPrChange>
        </w:rPr>
        <w:t xml:space="preserve"> devez partager avec votre famille les mêmes idéaux.</w:t>
      </w:r>
    </w:p>
    <w:p w:rsidR="002B38DF" w:rsidRPr="00F94CB9" w:rsidRDefault="002B38DF">
      <w:pPr>
        <w:pStyle w:val="a3"/>
        <w:ind w:left="170" w:right="170"/>
        <w:jc w:val="both"/>
        <w:rPr>
          <w:lang w:val="fr-FR"/>
          <w:rPrChange w:id="12867" w:author="Peng Luqi" w:date="2019-10-13T14:50:00Z">
            <w:rPr>
              <w:sz w:val="27"/>
              <w:lang w:val="fr-FR"/>
            </w:rPr>
          </w:rPrChange>
        </w:rPr>
        <w:pPrChange w:id="12868" w:author="Peng Luqi" w:date="2019-10-13T14:20:00Z">
          <w:pPr>
            <w:pStyle w:val="a3"/>
            <w:spacing w:before="8"/>
          </w:pPr>
        </w:pPrChange>
      </w:pPr>
    </w:p>
    <w:p w:rsidR="002B38DF" w:rsidRPr="00F94CB9" w:rsidRDefault="00716360">
      <w:pPr>
        <w:ind w:left="170" w:right="170"/>
        <w:jc w:val="both"/>
        <w:rPr>
          <w:sz w:val="28"/>
          <w:szCs w:val="28"/>
          <w:lang w:val="fr-FR"/>
          <w:rPrChange w:id="12869" w:author="Peng Luqi" w:date="2019-10-13T14:50:00Z">
            <w:rPr>
              <w:lang w:val="fr-FR"/>
            </w:rPr>
          </w:rPrChange>
        </w:rPr>
        <w:pPrChange w:id="12870" w:author="Peng Luqi" w:date="2019-10-13T14:20:00Z">
          <w:pPr>
            <w:ind w:left="130" w:right="182"/>
            <w:jc w:val="both"/>
          </w:pPr>
        </w:pPrChange>
      </w:pPr>
      <w:r w:rsidRPr="00F94CB9">
        <w:rPr>
          <w:sz w:val="28"/>
          <w:szCs w:val="28"/>
          <w:lang w:val="fr-FR"/>
          <w:rPrChange w:id="12871" w:author="Peng Luqi" w:date="2019-10-13T14:50:00Z">
            <w:rPr>
              <w:lang w:val="fr-FR"/>
            </w:rPr>
          </w:rPrChange>
        </w:rPr>
        <w:t>Il est ainsi bien plus facile de communiquer. Je me dois de faire tous les efforts possibles pour que ma conjointe comprenne le sens profond de ce que je fais. Et cela doit également avoir du sens pour elle. Si cela ne sert que moi, alors oubliez-le. Et inversement.</w:t>
      </w:r>
    </w:p>
    <w:p w:rsidR="002B38DF" w:rsidRPr="00F94CB9" w:rsidRDefault="002B38DF">
      <w:pPr>
        <w:pStyle w:val="a3"/>
        <w:ind w:left="170" w:right="170"/>
        <w:jc w:val="both"/>
        <w:rPr>
          <w:lang w:val="fr-FR"/>
          <w:rPrChange w:id="12872" w:author="Peng Luqi" w:date="2019-10-13T14:50:00Z">
            <w:rPr>
              <w:sz w:val="21"/>
              <w:lang w:val="fr-FR"/>
            </w:rPr>
          </w:rPrChange>
        </w:rPr>
        <w:pPrChange w:id="12873" w:author="Peng Luqi" w:date="2019-10-13T14:20:00Z">
          <w:pPr>
            <w:pStyle w:val="a3"/>
            <w:spacing w:before="7"/>
          </w:pPr>
        </w:pPrChange>
      </w:pPr>
    </w:p>
    <w:p w:rsidR="002B38DF" w:rsidRPr="00F94CB9" w:rsidDel="002A2E97" w:rsidRDefault="00716360">
      <w:pPr>
        <w:ind w:left="170" w:right="170"/>
        <w:jc w:val="both"/>
        <w:rPr>
          <w:del w:id="12874" w:author="Peng Luqi" w:date="2019-10-13T23:05:00Z"/>
          <w:sz w:val="28"/>
          <w:szCs w:val="28"/>
          <w:lang w:val="fr-FR"/>
          <w:rPrChange w:id="12875" w:author="Peng Luqi" w:date="2019-10-13T14:50:00Z">
            <w:rPr>
              <w:del w:id="12876" w:author="Peng Luqi" w:date="2019-10-13T23:05:00Z"/>
              <w:lang w:val="fr-FR"/>
            </w:rPr>
          </w:rPrChange>
        </w:rPr>
        <w:pPrChange w:id="12877" w:author="Peng Luqi" w:date="2019-10-13T14:20:00Z">
          <w:pPr>
            <w:spacing w:before="1"/>
            <w:ind w:left="130" w:right="181"/>
            <w:jc w:val="both"/>
          </w:pPr>
        </w:pPrChange>
      </w:pPr>
      <w:r w:rsidRPr="00F94CB9">
        <w:rPr>
          <w:sz w:val="28"/>
          <w:szCs w:val="28"/>
          <w:lang w:val="fr-FR"/>
          <w:rPrChange w:id="12878" w:author="Peng Luqi" w:date="2019-10-13T14:50:00Z">
            <w:rPr>
              <w:lang w:val="fr-FR"/>
            </w:rPr>
          </w:rPrChange>
        </w:rPr>
        <w:t>Nous avons déjà mentionné qu</w:t>
      </w:r>
      <w:del w:id="12879" w:author="Peng Luqi" w:date="2019-10-13T14:43:00Z">
        <w:r w:rsidRPr="00F94CB9" w:rsidDel="00EF666F">
          <w:rPr>
            <w:sz w:val="28"/>
            <w:szCs w:val="28"/>
            <w:lang w:val="fr-FR"/>
            <w:rPrChange w:id="12880" w:author="Peng Luqi" w:date="2019-10-13T14:50:00Z">
              <w:rPr>
                <w:lang w:val="fr-FR"/>
              </w:rPr>
            </w:rPrChange>
          </w:rPr>
          <w:delText>’</w:delText>
        </w:r>
      </w:del>
      <w:ins w:id="12881" w:author="Peng Luqi" w:date="2019-10-13T14:43:00Z">
        <w:r w:rsidR="00EF666F" w:rsidRPr="00F94CB9">
          <w:rPr>
            <w:sz w:val="28"/>
            <w:szCs w:val="28"/>
            <w:lang w:val="fr-FR"/>
            <w:rPrChange w:id="12882" w:author="Peng Luqi" w:date="2019-10-13T14:50:00Z">
              <w:rPr>
                <w:lang w:val="fr-FR"/>
              </w:rPr>
            </w:rPrChange>
          </w:rPr>
          <w:t>’</w:t>
        </w:r>
      </w:ins>
      <w:r w:rsidRPr="00F94CB9">
        <w:rPr>
          <w:sz w:val="28"/>
          <w:szCs w:val="28"/>
          <w:lang w:val="fr-FR"/>
          <w:rPrChange w:id="12883" w:author="Peng Luqi" w:date="2019-10-13T14:50:00Z">
            <w:rPr>
              <w:lang w:val="fr-FR"/>
            </w:rPr>
          </w:rPrChange>
        </w:rPr>
        <w:t>il y existe en réalité peu de décisions vraiment importantes dans la vie d</w:t>
      </w:r>
      <w:del w:id="12884" w:author="Peng Luqi" w:date="2019-10-13T14:43:00Z">
        <w:r w:rsidRPr="00F94CB9" w:rsidDel="00EF666F">
          <w:rPr>
            <w:sz w:val="28"/>
            <w:szCs w:val="28"/>
            <w:lang w:val="fr-FR"/>
            <w:rPrChange w:id="12885" w:author="Peng Luqi" w:date="2019-10-13T14:50:00Z">
              <w:rPr>
                <w:lang w:val="fr-FR"/>
              </w:rPr>
            </w:rPrChange>
          </w:rPr>
          <w:delText>’</w:delText>
        </w:r>
      </w:del>
      <w:ins w:id="12886" w:author="Peng Luqi" w:date="2019-10-13T14:43:00Z">
        <w:r w:rsidR="00EF666F" w:rsidRPr="00F94CB9">
          <w:rPr>
            <w:sz w:val="28"/>
            <w:szCs w:val="28"/>
            <w:lang w:val="fr-FR"/>
            <w:rPrChange w:id="12887" w:author="Peng Luqi" w:date="2019-10-13T14:50:00Z">
              <w:rPr>
                <w:lang w:val="fr-FR"/>
              </w:rPr>
            </w:rPrChange>
          </w:rPr>
          <w:t>’</w:t>
        </w:r>
      </w:ins>
      <w:r w:rsidRPr="00F94CB9">
        <w:rPr>
          <w:sz w:val="28"/>
          <w:szCs w:val="28"/>
          <w:lang w:val="fr-FR"/>
          <w:rPrChange w:id="12888" w:author="Peng Luqi" w:date="2019-10-13T14:50:00Z">
            <w:rPr>
              <w:lang w:val="fr-FR"/>
            </w:rPr>
          </w:rPrChange>
        </w:rPr>
        <w:t>une personne. Si vous comprenez vraiment tous les détails de la stratégie de placement, de ses principes et de son pouvoir, vous constaterez un fait : tant qu</w:t>
      </w:r>
      <w:del w:id="12889" w:author="Peng Luqi" w:date="2019-10-13T14:43:00Z">
        <w:r w:rsidRPr="00F94CB9" w:rsidDel="00EF666F">
          <w:rPr>
            <w:sz w:val="28"/>
            <w:szCs w:val="28"/>
            <w:lang w:val="fr-FR"/>
            <w:rPrChange w:id="12890" w:author="Peng Luqi" w:date="2019-10-13T14:50:00Z">
              <w:rPr>
                <w:lang w:val="fr-FR"/>
              </w:rPr>
            </w:rPrChange>
          </w:rPr>
          <w:delText>’</w:delText>
        </w:r>
      </w:del>
      <w:ins w:id="12891" w:author="Peng Luqi" w:date="2019-10-13T14:43:00Z">
        <w:r w:rsidR="00EF666F" w:rsidRPr="00F94CB9">
          <w:rPr>
            <w:sz w:val="28"/>
            <w:szCs w:val="28"/>
            <w:lang w:val="fr-FR"/>
            <w:rPrChange w:id="12892" w:author="Peng Luqi" w:date="2019-10-13T14:50:00Z">
              <w:rPr>
                <w:lang w:val="fr-FR"/>
              </w:rPr>
            </w:rPrChange>
          </w:rPr>
          <w:t>’</w:t>
        </w:r>
      </w:ins>
      <w:r w:rsidRPr="00F94CB9">
        <w:rPr>
          <w:sz w:val="28"/>
          <w:szCs w:val="28"/>
          <w:lang w:val="fr-FR"/>
          <w:rPrChange w:id="12893" w:author="Peng Luqi" w:date="2019-10-13T14:50:00Z">
            <w:rPr>
              <w:lang w:val="fr-FR"/>
            </w:rPr>
          </w:rPrChange>
        </w:rPr>
        <w:t>il s</w:t>
      </w:r>
      <w:del w:id="12894" w:author="Peng Luqi" w:date="2019-10-13T14:43:00Z">
        <w:r w:rsidRPr="00F94CB9" w:rsidDel="00EF666F">
          <w:rPr>
            <w:sz w:val="28"/>
            <w:szCs w:val="28"/>
            <w:lang w:val="fr-FR"/>
            <w:rPrChange w:id="12895" w:author="Peng Luqi" w:date="2019-10-13T14:50:00Z">
              <w:rPr>
                <w:lang w:val="fr-FR"/>
              </w:rPr>
            </w:rPrChange>
          </w:rPr>
          <w:delText>’</w:delText>
        </w:r>
      </w:del>
      <w:ins w:id="12896" w:author="Peng Luqi" w:date="2019-10-13T14:43:00Z">
        <w:r w:rsidR="00EF666F" w:rsidRPr="00F94CB9">
          <w:rPr>
            <w:sz w:val="28"/>
            <w:szCs w:val="28"/>
            <w:lang w:val="fr-FR"/>
            <w:rPrChange w:id="12897" w:author="Peng Luqi" w:date="2019-10-13T14:50:00Z">
              <w:rPr>
                <w:lang w:val="fr-FR"/>
              </w:rPr>
            </w:rPrChange>
          </w:rPr>
          <w:t>’</w:t>
        </w:r>
      </w:ins>
      <w:r w:rsidRPr="00F94CB9">
        <w:rPr>
          <w:sz w:val="28"/>
          <w:szCs w:val="28"/>
          <w:lang w:val="fr-FR"/>
          <w:rPrChange w:id="12898" w:author="Peng Luqi" w:date="2019-10-13T14:50:00Z">
            <w:rPr>
              <w:lang w:val="fr-FR"/>
            </w:rPr>
          </w:rPrChange>
        </w:rPr>
        <w:t>agit d</w:t>
      </w:r>
      <w:del w:id="12899" w:author="Peng Luqi" w:date="2019-10-13T14:43:00Z">
        <w:r w:rsidRPr="00F94CB9" w:rsidDel="00EF666F">
          <w:rPr>
            <w:sz w:val="28"/>
            <w:szCs w:val="28"/>
            <w:lang w:val="fr-FR"/>
            <w:rPrChange w:id="12900" w:author="Peng Luqi" w:date="2019-10-13T14:50:00Z">
              <w:rPr>
                <w:lang w:val="fr-FR"/>
              </w:rPr>
            </w:rPrChange>
          </w:rPr>
          <w:delText>’</w:delText>
        </w:r>
      </w:del>
      <w:ins w:id="12901" w:author="Peng Luqi" w:date="2019-10-13T14:43:00Z">
        <w:r w:rsidR="00EF666F" w:rsidRPr="00F94CB9">
          <w:rPr>
            <w:sz w:val="28"/>
            <w:szCs w:val="28"/>
            <w:lang w:val="fr-FR"/>
            <w:rPrChange w:id="12902" w:author="Peng Luqi" w:date="2019-10-13T14:50:00Z">
              <w:rPr>
                <w:lang w:val="fr-FR"/>
              </w:rPr>
            </w:rPrChange>
          </w:rPr>
          <w:t>’</w:t>
        </w:r>
      </w:ins>
      <w:r w:rsidRPr="00F94CB9">
        <w:rPr>
          <w:sz w:val="28"/>
          <w:szCs w:val="28"/>
          <w:lang w:val="fr-FR"/>
          <w:rPrChange w:id="12903" w:author="Peng Luqi" w:date="2019-10-13T14:50:00Z">
            <w:rPr>
              <w:lang w:val="fr-FR"/>
            </w:rPr>
          </w:rPrChange>
        </w:rPr>
        <w:t>une décision importante, vous pouvez adopter une stratégie de placement fixe. L</w:t>
      </w:r>
      <w:del w:id="12904" w:author="Peng Luqi" w:date="2019-10-13T14:43:00Z">
        <w:r w:rsidRPr="00F94CB9" w:rsidDel="00EF666F">
          <w:rPr>
            <w:sz w:val="28"/>
            <w:szCs w:val="28"/>
            <w:lang w:val="fr-FR"/>
            <w:rPrChange w:id="12905" w:author="Peng Luqi" w:date="2019-10-13T14:50:00Z">
              <w:rPr>
                <w:lang w:val="fr-FR"/>
              </w:rPr>
            </w:rPrChange>
          </w:rPr>
          <w:delText>’</w:delText>
        </w:r>
      </w:del>
      <w:ins w:id="12906" w:author="Peng Luqi" w:date="2019-10-13T14:43:00Z">
        <w:r w:rsidR="00EF666F" w:rsidRPr="00F94CB9">
          <w:rPr>
            <w:sz w:val="28"/>
            <w:szCs w:val="28"/>
            <w:lang w:val="fr-FR"/>
            <w:rPrChange w:id="12907" w:author="Peng Luqi" w:date="2019-10-13T14:50:00Z">
              <w:rPr>
                <w:lang w:val="fr-FR"/>
              </w:rPr>
            </w:rPrChange>
          </w:rPr>
          <w:t>’</w:t>
        </w:r>
      </w:ins>
      <w:r w:rsidRPr="00F94CB9">
        <w:rPr>
          <w:sz w:val="28"/>
          <w:szCs w:val="28"/>
          <w:lang w:val="fr-FR"/>
          <w:rPrChange w:id="12908" w:author="Peng Luqi" w:date="2019-10-13T14:50:00Z">
            <w:rPr>
              <w:lang w:val="fr-FR"/>
            </w:rPr>
          </w:rPrChange>
        </w:rPr>
        <w:t>éducation, la famille et la carrière, cette stratégie s</w:t>
      </w:r>
      <w:del w:id="12909" w:author="Peng Luqi" w:date="2019-10-13T14:43:00Z">
        <w:r w:rsidRPr="00F94CB9" w:rsidDel="00EF666F">
          <w:rPr>
            <w:sz w:val="28"/>
            <w:szCs w:val="28"/>
            <w:lang w:val="fr-FR"/>
            <w:rPrChange w:id="12910" w:author="Peng Luqi" w:date="2019-10-13T14:50:00Z">
              <w:rPr>
                <w:lang w:val="fr-FR"/>
              </w:rPr>
            </w:rPrChange>
          </w:rPr>
          <w:delText>’</w:delText>
        </w:r>
      </w:del>
      <w:ins w:id="12911" w:author="Peng Luqi" w:date="2019-10-13T14:43:00Z">
        <w:r w:rsidR="00EF666F" w:rsidRPr="00F94CB9">
          <w:rPr>
            <w:sz w:val="28"/>
            <w:szCs w:val="28"/>
            <w:lang w:val="fr-FR"/>
            <w:rPrChange w:id="12912" w:author="Peng Luqi" w:date="2019-10-13T14:50:00Z">
              <w:rPr>
                <w:lang w:val="fr-FR"/>
              </w:rPr>
            </w:rPrChange>
          </w:rPr>
          <w:t>’</w:t>
        </w:r>
      </w:ins>
      <w:r w:rsidRPr="00F94CB9">
        <w:rPr>
          <w:sz w:val="28"/>
          <w:szCs w:val="28"/>
          <w:lang w:val="fr-FR"/>
          <w:rPrChange w:id="12913" w:author="Peng Luqi" w:date="2019-10-13T14:50:00Z">
            <w:rPr>
              <w:lang w:val="fr-FR"/>
            </w:rPr>
          </w:rPrChange>
        </w:rPr>
        <w:t>applique à tout. Si vous comprenez vraiment l</w:t>
      </w:r>
      <w:del w:id="12914" w:author="Peng Luqi" w:date="2019-10-13T14:43:00Z">
        <w:r w:rsidRPr="00F94CB9" w:rsidDel="00EF666F">
          <w:rPr>
            <w:sz w:val="28"/>
            <w:szCs w:val="28"/>
            <w:lang w:val="fr-FR"/>
            <w:rPrChange w:id="12915" w:author="Peng Luqi" w:date="2019-10-13T14:50:00Z">
              <w:rPr>
                <w:lang w:val="fr-FR"/>
              </w:rPr>
            </w:rPrChange>
          </w:rPr>
          <w:delText>’</w:delText>
        </w:r>
      </w:del>
      <w:ins w:id="12916" w:author="Peng Luqi" w:date="2019-10-13T14:43:00Z">
        <w:r w:rsidR="00EF666F" w:rsidRPr="00F94CB9">
          <w:rPr>
            <w:sz w:val="28"/>
            <w:szCs w:val="28"/>
            <w:lang w:val="fr-FR"/>
            <w:rPrChange w:id="12917" w:author="Peng Luqi" w:date="2019-10-13T14:50:00Z">
              <w:rPr>
                <w:lang w:val="fr-FR"/>
              </w:rPr>
            </w:rPrChange>
          </w:rPr>
          <w:t>’</w:t>
        </w:r>
      </w:ins>
      <w:r w:rsidRPr="00F94CB9">
        <w:rPr>
          <w:sz w:val="28"/>
          <w:szCs w:val="28"/>
          <w:lang w:val="fr-FR"/>
          <w:rPrChange w:id="12918" w:author="Peng Luqi" w:date="2019-10-13T14:50:00Z">
            <w:rPr>
              <w:lang w:val="fr-FR"/>
            </w:rPr>
          </w:rPrChange>
        </w:rPr>
        <w:t>esprit de l</w:t>
      </w:r>
      <w:del w:id="12919" w:author="Peng Luqi" w:date="2019-10-13T14:43:00Z">
        <w:r w:rsidRPr="00F94CB9" w:rsidDel="00EF666F">
          <w:rPr>
            <w:sz w:val="28"/>
            <w:szCs w:val="28"/>
            <w:lang w:val="fr-FR"/>
            <w:rPrChange w:id="12920" w:author="Peng Luqi" w:date="2019-10-13T14:50:00Z">
              <w:rPr>
                <w:lang w:val="fr-FR"/>
              </w:rPr>
            </w:rPrChange>
          </w:rPr>
          <w:delText>’</w:delText>
        </w:r>
      </w:del>
      <w:ins w:id="12921" w:author="Peng Luqi" w:date="2019-10-13T14:43:00Z">
        <w:r w:rsidR="00EF666F" w:rsidRPr="00F94CB9">
          <w:rPr>
            <w:sz w:val="28"/>
            <w:szCs w:val="28"/>
            <w:lang w:val="fr-FR"/>
            <w:rPrChange w:id="12922" w:author="Peng Luqi" w:date="2019-10-13T14:50:00Z">
              <w:rPr>
                <w:lang w:val="fr-FR"/>
              </w:rPr>
            </w:rPrChange>
          </w:rPr>
          <w:t>’</w:t>
        </w:r>
      </w:ins>
      <w:r w:rsidRPr="00F94CB9">
        <w:rPr>
          <w:sz w:val="28"/>
          <w:szCs w:val="28"/>
          <w:lang w:val="fr-FR"/>
          <w:rPrChange w:id="12923" w:author="Peng Luqi" w:date="2019-10-13T14:50:00Z">
            <w:rPr>
              <w:lang w:val="fr-FR"/>
            </w:rPr>
          </w:rPrChange>
        </w:rPr>
        <w:t>investissement fixe, vous constaterez que qui que vous soyez, vous pouvez réussir dans les études, la famille, la carrière, car la méthode est très simple.</w:t>
      </w:r>
      <w:r w:rsidRPr="00F94CB9">
        <w:rPr>
          <w:spacing w:val="-15"/>
          <w:sz w:val="28"/>
          <w:szCs w:val="28"/>
          <w:lang w:val="fr-FR"/>
          <w:rPrChange w:id="12924" w:author="Peng Luqi" w:date="2019-10-13T14:50:00Z">
            <w:rPr>
              <w:spacing w:val="-15"/>
              <w:lang w:val="fr-FR"/>
            </w:rPr>
          </w:rPrChange>
        </w:rPr>
        <w:t xml:space="preserve"> </w:t>
      </w:r>
      <w:r w:rsidRPr="00F94CB9">
        <w:rPr>
          <w:sz w:val="28"/>
          <w:szCs w:val="28"/>
          <w:lang w:val="fr-FR"/>
          <w:rPrChange w:id="12925" w:author="Peng Luqi" w:date="2019-10-13T14:50:00Z">
            <w:rPr>
              <w:lang w:val="fr-FR"/>
            </w:rPr>
          </w:rPrChange>
        </w:rPr>
        <w:t>C</w:t>
      </w:r>
      <w:del w:id="12926" w:author="Peng Luqi" w:date="2019-10-13T14:43:00Z">
        <w:r w:rsidRPr="00F94CB9" w:rsidDel="00EF666F">
          <w:rPr>
            <w:sz w:val="28"/>
            <w:szCs w:val="28"/>
            <w:lang w:val="fr-FR"/>
            <w:rPrChange w:id="12927" w:author="Peng Luqi" w:date="2019-10-13T14:50:00Z">
              <w:rPr>
                <w:lang w:val="fr-FR"/>
              </w:rPr>
            </w:rPrChange>
          </w:rPr>
          <w:delText>’</w:delText>
        </w:r>
      </w:del>
      <w:ins w:id="12928" w:author="Peng Luqi" w:date="2019-10-13T14:43:00Z">
        <w:r w:rsidR="00EF666F" w:rsidRPr="00F94CB9">
          <w:rPr>
            <w:sz w:val="28"/>
            <w:szCs w:val="28"/>
            <w:lang w:val="fr-FR"/>
            <w:rPrChange w:id="12929" w:author="Peng Luqi" w:date="2019-10-13T14:50:00Z">
              <w:rPr>
                <w:lang w:val="fr-FR"/>
              </w:rPr>
            </w:rPrChange>
          </w:rPr>
          <w:t>’</w:t>
        </w:r>
      </w:ins>
      <w:r w:rsidRPr="00F94CB9">
        <w:rPr>
          <w:sz w:val="28"/>
          <w:szCs w:val="28"/>
          <w:lang w:val="fr-FR"/>
          <w:rPrChange w:id="12930" w:author="Peng Luqi" w:date="2019-10-13T14:50:00Z">
            <w:rPr>
              <w:lang w:val="fr-FR"/>
            </w:rPr>
          </w:rPrChange>
        </w:rPr>
        <w:t>est</w:t>
      </w:r>
      <w:r w:rsidRPr="00F94CB9">
        <w:rPr>
          <w:spacing w:val="-14"/>
          <w:sz w:val="28"/>
          <w:szCs w:val="28"/>
          <w:lang w:val="fr-FR"/>
          <w:rPrChange w:id="12931" w:author="Peng Luqi" w:date="2019-10-13T14:50:00Z">
            <w:rPr>
              <w:spacing w:val="-14"/>
              <w:lang w:val="fr-FR"/>
            </w:rPr>
          </w:rPrChange>
        </w:rPr>
        <w:t xml:space="preserve"> </w:t>
      </w:r>
      <w:r w:rsidRPr="00F94CB9">
        <w:rPr>
          <w:sz w:val="28"/>
          <w:szCs w:val="28"/>
          <w:lang w:val="fr-FR"/>
          <w:rPrChange w:id="12932" w:author="Peng Luqi" w:date="2019-10-13T14:50:00Z">
            <w:rPr>
              <w:lang w:val="fr-FR"/>
            </w:rPr>
          </w:rPrChange>
        </w:rPr>
        <w:t>juste</w:t>
      </w:r>
      <w:r w:rsidRPr="00F94CB9">
        <w:rPr>
          <w:spacing w:val="-15"/>
          <w:sz w:val="28"/>
          <w:szCs w:val="28"/>
          <w:lang w:val="fr-FR"/>
          <w:rPrChange w:id="12933" w:author="Peng Luqi" w:date="2019-10-13T14:50:00Z">
            <w:rPr>
              <w:spacing w:val="-15"/>
              <w:lang w:val="fr-FR"/>
            </w:rPr>
          </w:rPrChange>
        </w:rPr>
        <w:t xml:space="preserve"> </w:t>
      </w:r>
      <w:r w:rsidRPr="00F94CB9">
        <w:rPr>
          <w:sz w:val="28"/>
          <w:szCs w:val="28"/>
          <w:lang w:val="fr-FR"/>
          <w:rPrChange w:id="12934" w:author="Peng Luqi" w:date="2019-10-13T14:50:00Z">
            <w:rPr>
              <w:lang w:val="fr-FR"/>
            </w:rPr>
          </w:rPrChange>
        </w:rPr>
        <w:t>que</w:t>
      </w:r>
      <w:r w:rsidRPr="00F94CB9">
        <w:rPr>
          <w:spacing w:val="-14"/>
          <w:sz w:val="28"/>
          <w:szCs w:val="28"/>
          <w:lang w:val="fr-FR"/>
          <w:rPrChange w:id="12935" w:author="Peng Luqi" w:date="2019-10-13T14:50:00Z">
            <w:rPr>
              <w:spacing w:val="-14"/>
              <w:lang w:val="fr-FR"/>
            </w:rPr>
          </w:rPrChange>
        </w:rPr>
        <w:t xml:space="preserve"> </w:t>
      </w:r>
      <w:r w:rsidRPr="00F94CB9">
        <w:rPr>
          <w:sz w:val="28"/>
          <w:szCs w:val="28"/>
          <w:lang w:val="fr-FR"/>
          <w:rPrChange w:id="12936" w:author="Peng Luqi" w:date="2019-10-13T14:50:00Z">
            <w:rPr>
              <w:lang w:val="fr-FR"/>
            </w:rPr>
          </w:rPrChange>
        </w:rPr>
        <w:t>l</w:t>
      </w:r>
      <w:del w:id="12937" w:author="Peng Luqi" w:date="2019-10-13T14:43:00Z">
        <w:r w:rsidRPr="00F94CB9" w:rsidDel="00EF666F">
          <w:rPr>
            <w:sz w:val="28"/>
            <w:szCs w:val="28"/>
            <w:lang w:val="fr-FR"/>
            <w:rPrChange w:id="12938" w:author="Peng Luqi" w:date="2019-10-13T14:50:00Z">
              <w:rPr>
                <w:lang w:val="fr-FR"/>
              </w:rPr>
            </w:rPrChange>
          </w:rPr>
          <w:delText>’</w:delText>
        </w:r>
      </w:del>
      <w:ins w:id="12939" w:author="Peng Luqi" w:date="2019-10-13T14:43:00Z">
        <w:r w:rsidR="00EF666F" w:rsidRPr="00F94CB9">
          <w:rPr>
            <w:sz w:val="28"/>
            <w:szCs w:val="28"/>
            <w:lang w:val="fr-FR"/>
            <w:rPrChange w:id="12940" w:author="Peng Luqi" w:date="2019-10-13T14:50:00Z">
              <w:rPr>
                <w:lang w:val="fr-FR"/>
              </w:rPr>
            </w:rPrChange>
          </w:rPr>
          <w:t>’</w:t>
        </w:r>
      </w:ins>
      <w:r w:rsidRPr="00F94CB9">
        <w:rPr>
          <w:sz w:val="28"/>
          <w:szCs w:val="28"/>
          <w:lang w:val="fr-FR"/>
          <w:rPrChange w:id="12941" w:author="Peng Luqi" w:date="2019-10-13T14:50:00Z">
            <w:rPr>
              <w:lang w:val="fr-FR"/>
            </w:rPr>
          </w:rPrChange>
        </w:rPr>
        <w:t>investissement</w:t>
      </w:r>
      <w:r w:rsidRPr="00F94CB9">
        <w:rPr>
          <w:spacing w:val="-14"/>
          <w:sz w:val="28"/>
          <w:szCs w:val="28"/>
          <w:lang w:val="fr-FR"/>
          <w:rPrChange w:id="12942" w:author="Peng Luqi" w:date="2019-10-13T14:50:00Z">
            <w:rPr>
              <w:spacing w:val="-14"/>
              <w:lang w:val="fr-FR"/>
            </w:rPr>
          </w:rPrChange>
        </w:rPr>
        <w:t xml:space="preserve"> </w:t>
      </w:r>
      <w:r w:rsidRPr="00F94CB9">
        <w:rPr>
          <w:sz w:val="28"/>
          <w:szCs w:val="28"/>
          <w:lang w:val="fr-FR"/>
          <w:rPrChange w:id="12943" w:author="Peng Luqi" w:date="2019-10-13T14:50:00Z">
            <w:rPr>
              <w:lang w:val="fr-FR"/>
            </w:rPr>
          </w:rPrChange>
        </w:rPr>
        <w:t>soit</w:t>
      </w:r>
      <w:r w:rsidRPr="00F94CB9">
        <w:rPr>
          <w:spacing w:val="-14"/>
          <w:sz w:val="28"/>
          <w:szCs w:val="28"/>
          <w:lang w:val="fr-FR"/>
          <w:rPrChange w:id="12944" w:author="Peng Luqi" w:date="2019-10-13T14:50:00Z">
            <w:rPr>
              <w:spacing w:val="-14"/>
              <w:lang w:val="fr-FR"/>
            </w:rPr>
          </w:rPrChange>
        </w:rPr>
        <w:t xml:space="preserve"> </w:t>
      </w:r>
      <w:r w:rsidRPr="00F94CB9">
        <w:rPr>
          <w:sz w:val="28"/>
          <w:szCs w:val="28"/>
          <w:lang w:val="fr-FR"/>
          <w:rPrChange w:id="12945" w:author="Peng Luqi" w:date="2019-10-13T14:50:00Z">
            <w:rPr>
              <w:lang w:val="fr-FR"/>
            </w:rPr>
          </w:rPrChange>
        </w:rPr>
        <w:t>différent.</w:t>
      </w:r>
      <w:r w:rsidRPr="00F94CB9">
        <w:rPr>
          <w:spacing w:val="-14"/>
          <w:sz w:val="28"/>
          <w:szCs w:val="28"/>
          <w:lang w:val="fr-FR"/>
          <w:rPrChange w:id="12946" w:author="Peng Luqi" w:date="2019-10-13T14:50:00Z">
            <w:rPr>
              <w:spacing w:val="-14"/>
              <w:lang w:val="fr-FR"/>
            </w:rPr>
          </w:rPrChange>
        </w:rPr>
        <w:t xml:space="preserve"> </w:t>
      </w:r>
      <w:r w:rsidRPr="00F94CB9">
        <w:rPr>
          <w:sz w:val="28"/>
          <w:szCs w:val="28"/>
          <w:lang w:val="fr-FR"/>
          <w:rPrChange w:id="12947" w:author="Peng Luqi" w:date="2019-10-13T14:50:00Z">
            <w:rPr>
              <w:lang w:val="fr-FR"/>
            </w:rPr>
          </w:rPrChange>
        </w:rPr>
        <w:t>Dans</w:t>
      </w:r>
      <w:r w:rsidRPr="00F94CB9">
        <w:rPr>
          <w:spacing w:val="-15"/>
          <w:sz w:val="28"/>
          <w:szCs w:val="28"/>
          <w:lang w:val="fr-FR"/>
          <w:rPrChange w:id="12948" w:author="Peng Luqi" w:date="2019-10-13T14:50:00Z">
            <w:rPr>
              <w:spacing w:val="-15"/>
              <w:lang w:val="fr-FR"/>
            </w:rPr>
          </w:rPrChange>
        </w:rPr>
        <w:t xml:space="preserve"> </w:t>
      </w:r>
      <w:r w:rsidRPr="00F94CB9">
        <w:rPr>
          <w:sz w:val="28"/>
          <w:szCs w:val="28"/>
          <w:lang w:val="fr-FR"/>
          <w:rPrChange w:id="12949" w:author="Peng Luqi" w:date="2019-10-13T14:50:00Z">
            <w:rPr>
              <w:lang w:val="fr-FR"/>
            </w:rPr>
          </w:rPrChange>
        </w:rPr>
        <w:t>les</w:t>
      </w:r>
      <w:r w:rsidRPr="00F94CB9">
        <w:rPr>
          <w:spacing w:val="-14"/>
          <w:sz w:val="28"/>
          <w:szCs w:val="28"/>
          <w:lang w:val="fr-FR"/>
          <w:rPrChange w:id="12950" w:author="Peng Luqi" w:date="2019-10-13T14:50:00Z">
            <w:rPr>
              <w:spacing w:val="-14"/>
              <w:lang w:val="fr-FR"/>
            </w:rPr>
          </w:rPrChange>
        </w:rPr>
        <w:t xml:space="preserve"> </w:t>
      </w:r>
      <w:r w:rsidRPr="00F94CB9">
        <w:rPr>
          <w:sz w:val="28"/>
          <w:szCs w:val="28"/>
          <w:lang w:val="fr-FR"/>
          <w:rPrChange w:id="12951" w:author="Peng Luqi" w:date="2019-10-13T14:50:00Z">
            <w:rPr>
              <w:lang w:val="fr-FR"/>
            </w:rPr>
          </w:rPrChange>
        </w:rPr>
        <w:t>études,</w:t>
      </w:r>
      <w:r w:rsidRPr="00F94CB9">
        <w:rPr>
          <w:spacing w:val="-14"/>
          <w:sz w:val="28"/>
          <w:szCs w:val="28"/>
          <w:lang w:val="fr-FR"/>
          <w:rPrChange w:id="12952" w:author="Peng Luqi" w:date="2019-10-13T14:50:00Z">
            <w:rPr>
              <w:spacing w:val="-14"/>
              <w:lang w:val="fr-FR"/>
            </w:rPr>
          </w:rPrChange>
        </w:rPr>
        <w:t xml:space="preserve"> </w:t>
      </w:r>
      <w:r w:rsidRPr="00F94CB9">
        <w:rPr>
          <w:sz w:val="28"/>
          <w:szCs w:val="28"/>
          <w:lang w:val="fr-FR"/>
          <w:rPrChange w:id="12953" w:author="Peng Luqi" w:date="2019-10-13T14:50:00Z">
            <w:rPr>
              <w:lang w:val="fr-FR"/>
            </w:rPr>
          </w:rPrChange>
        </w:rPr>
        <w:t>la</w:t>
      </w:r>
      <w:r w:rsidRPr="00F94CB9">
        <w:rPr>
          <w:spacing w:val="-15"/>
          <w:sz w:val="28"/>
          <w:szCs w:val="28"/>
          <w:lang w:val="fr-FR"/>
          <w:rPrChange w:id="12954" w:author="Peng Luqi" w:date="2019-10-13T14:50:00Z">
            <w:rPr>
              <w:spacing w:val="-15"/>
              <w:lang w:val="fr-FR"/>
            </w:rPr>
          </w:rPrChange>
        </w:rPr>
        <w:t xml:space="preserve"> </w:t>
      </w:r>
      <w:r w:rsidRPr="00F94CB9">
        <w:rPr>
          <w:sz w:val="28"/>
          <w:szCs w:val="28"/>
          <w:lang w:val="fr-FR"/>
          <w:rPrChange w:id="12955" w:author="Peng Luqi" w:date="2019-10-13T14:50:00Z">
            <w:rPr>
              <w:lang w:val="fr-FR"/>
            </w:rPr>
          </w:rPrChange>
        </w:rPr>
        <w:t>méthode</w:t>
      </w:r>
      <w:r w:rsidRPr="00F94CB9">
        <w:rPr>
          <w:spacing w:val="-14"/>
          <w:sz w:val="28"/>
          <w:szCs w:val="28"/>
          <w:lang w:val="fr-FR"/>
          <w:rPrChange w:id="12956" w:author="Peng Luqi" w:date="2019-10-13T14:50:00Z">
            <w:rPr>
              <w:spacing w:val="-14"/>
              <w:lang w:val="fr-FR"/>
            </w:rPr>
          </w:rPrChange>
        </w:rPr>
        <w:t xml:space="preserve"> </w:t>
      </w:r>
      <w:r w:rsidRPr="00F94CB9">
        <w:rPr>
          <w:sz w:val="28"/>
          <w:szCs w:val="28"/>
          <w:lang w:val="fr-FR"/>
          <w:rPrChange w:id="12957" w:author="Peng Luqi" w:date="2019-10-13T14:50:00Z">
            <w:rPr>
              <w:lang w:val="fr-FR"/>
            </w:rPr>
          </w:rPrChange>
        </w:rPr>
        <w:t>d</w:t>
      </w:r>
      <w:del w:id="12958" w:author="Peng Luqi" w:date="2019-10-13T14:43:00Z">
        <w:r w:rsidRPr="00F94CB9" w:rsidDel="00EF666F">
          <w:rPr>
            <w:sz w:val="28"/>
            <w:szCs w:val="28"/>
            <w:lang w:val="fr-FR"/>
            <w:rPrChange w:id="12959" w:author="Peng Luqi" w:date="2019-10-13T14:50:00Z">
              <w:rPr>
                <w:lang w:val="fr-FR"/>
              </w:rPr>
            </w:rPrChange>
          </w:rPr>
          <w:delText>’</w:delText>
        </w:r>
      </w:del>
      <w:ins w:id="12960" w:author="Peng Luqi" w:date="2019-10-13T14:43:00Z">
        <w:r w:rsidR="00EF666F" w:rsidRPr="00F94CB9">
          <w:rPr>
            <w:sz w:val="28"/>
            <w:szCs w:val="28"/>
            <w:lang w:val="fr-FR"/>
            <w:rPrChange w:id="12961" w:author="Peng Luqi" w:date="2019-10-13T14:50:00Z">
              <w:rPr>
                <w:lang w:val="fr-FR"/>
              </w:rPr>
            </w:rPrChange>
          </w:rPr>
          <w:t>’</w:t>
        </w:r>
      </w:ins>
      <w:r w:rsidRPr="00F94CB9">
        <w:rPr>
          <w:sz w:val="28"/>
          <w:szCs w:val="28"/>
          <w:lang w:val="fr-FR"/>
          <w:rPrChange w:id="12962" w:author="Peng Luqi" w:date="2019-10-13T14:50:00Z">
            <w:rPr>
              <w:lang w:val="fr-FR"/>
            </w:rPr>
          </w:rPrChange>
        </w:rPr>
        <w:t>investissement</w:t>
      </w:r>
      <w:r w:rsidRPr="00F94CB9">
        <w:rPr>
          <w:spacing w:val="-15"/>
          <w:sz w:val="28"/>
          <w:szCs w:val="28"/>
          <w:lang w:val="fr-FR"/>
          <w:rPrChange w:id="12963" w:author="Peng Luqi" w:date="2019-10-13T14:50:00Z">
            <w:rPr>
              <w:spacing w:val="-15"/>
              <w:lang w:val="fr-FR"/>
            </w:rPr>
          </w:rPrChange>
        </w:rPr>
        <w:t xml:space="preserve"> </w:t>
      </w:r>
      <w:r w:rsidRPr="00F94CB9">
        <w:rPr>
          <w:sz w:val="28"/>
          <w:szCs w:val="28"/>
          <w:lang w:val="fr-FR"/>
          <w:rPrChange w:id="12964" w:author="Peng Luqi" w:date="2019-10-13T14:50:00Z">
            <w:rPr>
              <w:lang w:val="fr-FR"/>
            </w:rPr>
          </w:rPrChange>
        </w:rPr>
        <w:t>fixe</w:t>
      </w:r>
      <w:ins w:id="12965" w:author="Peng Luqi" w:date="2019-10-13T23:05:00Z">
        <w:r w:rsidR="002A2E97">
          <w:rPr>
            <w:sz w:val="28"/>
            <w:szCs w:val="28"/>
            <w:lang w:val="fr-FR"/>
          </w:rPr>
          <w:t xml:space="preserve"> </w:t>
        </w:r>
      </w:ins>
    </w:p>
    <w:p w:rsidR="00000000" w:rsidRDefault="0010589D">
      <w:pPr>
        <w:ind w:left="170" w:right="170"/>
        <w:jc w:val="both"/>
        <w:rPr>
          <w:del w:id="12966" w:author="Peng Luqi" w:date="2019-10-13T23:05:00Z"/>
          <w:sz w:val="28"/>
          <w:szCs w:val="28"/>
          <w:lang w:val="fr-FR"/>
          <w:rPrChange w:id="12967" w:author="Peng Luqi" w:date="2019-10-13T14:50:00Z">
            <w:rPr>
              <w:del w:id="12968" w:author="Peng Luqi" w:date="2019-10-13T23:05:00Z"/>
              <w:lang w:val="fr-FR"/>
            </w:rPr>
          </w:rPrChange>
        </w:rPr>
        <w:sectPr w:rsidR="00000000">
          <w:pgSz w:w="11910" w:h="16840"/>
          <w:pgMar w:top="1400" w:right="1240" w:bottom="280" w:left="1320" w:header="720" w:footer="720" w:gutter="0"/>
          <w:cols w:space="720"/>
        </w:sectPr>
        <w:pPrChange w:id="12969" w:author="Peng Luqi" w:date="2019-10-13T14:20:00Z">
          <w:pPr>
            <w:jc w:val="both"/>
          </w:pPr>
        </w:pPrChange>
      </w:pPr>
    </w:p>
    <w:p w:rsidR="002B38DF" w:rsidRDefault="00716360" w:rsidP="00CB23F4">
      <w:pPr>
        <w:ind w:left="170" w:right="170"/>
        <w:jc w:val="both"/>
        <w:rPr>
          <w:ins w:id="12970" w:author="Peng Luqi" w:date="2019-10-13T23:05:00Z"/>
          <w:sz w:val="28"/>
          <w:szCs w:val="28"/>
          <w:lang w:val="fr-FR"/>
        </w:rPr>
      </w:pPr>
      <w:r w:rsidRPr="00F94CB9">
        <w:rPr>
          <w:sz w:val="28"/>
          <w:szCs w:val="28"/>
          <w:lang w:val="fr-FR"/>
          <w:rPrChange w:id="12971" w:author="Peng Luqi" w:date="2019-10-13T14:50:00Z">
            <w:rPr>
              <w:lang w:val="fr-FR"/>
            </w:rPr>
          </w:rPrChange>
        </w:rPr>
        <w:t>consiste à grandir ; pour la famille, elle est l</w:t>
      </w:r>
      <w:del w:id="12972" w:author="Peng Luqi" w:date="2019-10-13T14:43:00Z">
        <w:r w:rsidRPr="00F94CB9" w:rsidDel="00EF666F">
          <w:rPr>
            <w:sz w:val="28"/>
            <w:szCs w:val="28"/>
            <w:lang w:val="fr-FR"/>
            <w:rPrChange w:id="12973" w:author="Peng Luqi" w:date="2019-10-13T14:50:00Z">
              <w:rPr>
                <w:lang w:val="fr-FR"/>
              </w:rPr>
            </w:rPrChange>
          </w:rPr>
          <w:delText>’</w:delText>
        </w:r>
      </w:del>
      <w:ins w:id="12974" w:author="Peng Luqi" w:date="2019-10-13T14:43:00Z">
        <w:r w:rsidR="00EF666F" w:rsidRPr="00F94CB9">
          <w:rPr>
            <w:sz w:val="28"/>
            <w:szCs w:val="28"/>
            <w:lang w:val="fr-FR"/>
            <w:rPrChange w:id="12975" w:author="Peng Luqi" w:date="2019-10-13T14:50:00Z">
              <w:rPr>
                <w:lang w:val="fr-FR"/>
              </w:rPr>
            </w:rPrChange>
          </w:rPr>
          <w:t>’</w:t>
        </w:r>
      </w:ins>
      <w:r w:rsidRPr="00F94CB9">
        <w:rPr>
          <w:sz w:val="28"/>
          <w:szCs w:val="28"/>
          <w:lang w:val="fr-FR"/>
          <w:rPrChange w:id="12976" w:author="Peng Luqi" w:date="2019-10-13T14:50:00Z">
            <w:rPr>
              <w:lang w:val="fr-FR"/>
            </w:rPr>
          </w:rPrChange>
        </w:rPr>
        <w:t>origine du bonheur ; pour la carrière, vous réussirez par rapport à des personnes qui n</w:t>
      </w:r>
      <w:del w:id="12977" w:author="Peng Luqi" w:date="2019-10-13T14:43:00Z">
        <w:r w:rsidRPr="00F94CB9" w:rsidDel="00EF666F">
          <w:rPr>
            <w:sz w:val="28"/>
            <w:szCs w:val="28"/>
            <w:lang w:val="fr-FR"/>
            <w:rPrChange w:id="12978" w:author="Peng Luqi" w:date="2019-10-13T14:50:00Z">
              <w:rPr>
                <w:lang w:val="fr-FR"/>
              </w:rPr>
            </w:rPrChange>
          </w:rPr>
          <w:delText>’</w:delText>
        </w:r>
      </w:del>
      <w:ins w:id="12979" w:author="Peng Luqi" w:date="2019-10-13T14:43:00Z">
        <w:r w:rsidR="00EF666F" w:rsidRPr="00F94CB9">
          <w:rPr>
            <w:sz w:val="28"/>
            <w:szCs w:val="28"/>
            <w:lang w:val="fr-FR"/>
            <w:rPrChange w:id="12980" w:author="Peng Luqi" w:date="2019-10-13T14:50:00Z">
              <w:rPr>
                <w:lang w:val="fr-FR"/>
              </w:rPr>
            </w:rPrChange>
          </w:rPr>
          <w:t>’</w:t>
        </w:r>
      </w:ins>
      <w:r w:rsidRPr="00F94CB9">
        <w:rPr>
          <w:sz w:val="28"/>
          <w:szCs w:val="28"/>
          <w:lang w:val="fr-FR"/>
          <w:rPrChange w:id="12981" w:author="Peng Luqi" w:date="2019-10-13T14:50:00Z">
            <w:rPr>
              <w:lang w:val="fr-FR"/>
            </w:rPr>
          </w:rPrChange>
        </w:rPr>
        <w:t xml:space="preserve">utilisent pas cette méthode. </w:t>
      </w:r>
      <w:r w:rsidRPr="00F94CB9">
        <w:rPr>
          <w:sz w:val="28"/>
          <w:szCs w:val="28"/>
          <w:lang w:val="fr-FR"/>
          <w:rPrChange w:id="12982" w:author="Peng Luqi" w:date="2019-10-13T14:50:00Z">
            <w:rPr/>
          </w:rPrChange>
        </w:rPr>
        <w:t>C</w:t>
      </w:r>
      <w:del w:id="12983" w:author="Peng Luqi" w:date="2019-10-13T14:43:00Z">
        <w:r w:rsidRPr="00F94CB9" w:rsidDel="00EF666F">
          <w:rPr>
            <w:sz w:val="28"/>
            <w:szCs w:val="28"/>
            <w:lang w:val="fr-FR"/>
            <w:rPrChange w:id="12984" w:author="Peng Luqi" w:date="2019-10-13T14:50:00Z">
              <w:rPr/>
            </w:rPrChange>
          </w:rPr>
          <w:delText>’</w:delText>
        </w:r>
      </w:del>
      <w:ins w:id="12985" w:author="Peng Luqi" w:date="2019-10-13T14:43:00Z">
        <w:r w:rsidR="00EF666F" w:rsidRPr="00F94CB9">
          <w:rPr>
            <w:sz w:val="28"/>
            <w:szCs w:val="28"/>
            <w:lang w:val="fr-FR"/>
            <w:rPrChange w:id="12986" w:author="Peng Luqi" w:date="2019-10-13T14:50:00Z">
              <w:rPr>
                <w:lang w:val="fr-FR"/>
              </w:rPr>
            </w:rPrChange>
          </w:rPr>
          <w:t>’</w:t>
        </w:r>
      </w:ins>
      <w:r w:rsidRPr="00F94CB9">
        <w:rPr>
          <w:sz w:val="28"/>
          <w:szCs w:val="28"/>
          <w:lang w:val="fr-FR"/>
          <w:rPrChange w:id="12987" w:author="Peng Luqi" w:date="2019-10-13T14:50:00Z">
            <w:rPr/>
          </w:rPrChange>
        </w:rPr>
        <w:t>est comme ça, l</w:t>
      </w:r>
      <w:del w:id="12988" w:author="Peng Luqi" w:date="2019-10-13T14:43:00Z">
        <w:r w:rsidRPr="00F94CB9" w:rsidDel="00EF666F">
          <w:rPr>
            <w:sz w:val="28"/>
            <w:szCs w:val="28"/>
            <w:lang w:val="fr-FR"/>
            <w:rPrChange w:id="12989" w:author="Peng Luqi" w:date="2019-10-13T14:50:00Z">
              <w:rPr/>
            </w:rPrChange>
          </w:rPr>
          <w:delText>’</w:delText>
        </w:r>
      </w:del>
      <w:ins w:id="12990" w:author="Peng Luqi" w:date="2019-10-13T14:43:00Z">
        <w:r w:rsidR="00EF666F" w:rsidRPr="00F94CB9">
          <w:rPr>
            <w:sz w:val="28"/>
            <w:szCs w:val="28"/>
            <w:lang w:val="fr-FR"/>
            <w:rPrChange w:id="12991" w:author="Peng Luqi" w:date="2019-10-13T14:50:00Z">
              <w:rPr>
                <w:lang w:val="fr-FR"/>
              </w:rPr>
            </w:rPrChange>
          </w:rPr>
          <w:t>’</w:t>
        </w:r>
      </w:ins>
      <w:r w:rsidRPr="00F94CB9">
        <w:rPr>
          <w:sz w:val="28"/>
          <w:szCs w:val="28"/>
          <w:lang w:val="fr-FR"/>
          <w:rPrChange w:id="12992" w:author="Peng Luqi" w:date="2019-10-13T14:50:00Z">
            <w:rPr/>
          </w:rPrChange>
        </w:rPr>
        <w:t>analogie contourné.</w:t>
      </w:r>
    </w:p>
    <w:p w:rsidR="002A2E97" w:rsidRPr="00F94CB9" w:rsidRDefault="002A2E97">
      <w:pPr>
        <w:ind w:left="170" w:right="170"/>
        <w:jc w:val="both"/>
        <w:rPr>
          <w:sz w:val="28"/>
          <w:szCs w:val="28"/>
          <w:lang w:val="fr-FR"/>
          <w:rPrChange w:id="12993" w:author="Peng Luqi" w:date="2019-10-13T14:50:00Z">
            <w:rPr/>
          </w:rPrChange>
        </w:rPr>
        <w:pPrChange w:id="12994" w:author="Peng Luqi" w:date="2019-10-13T14:20:00Z">
          <w:pPr>
            <w:spacing w:before="70" w:line="237" w:lineRule="auto"/>
            <w:ind w:left="130" w:right="184"/>
            <w:jc w:val="both"/>
          </w:pPr>
        </w:pPrChange>
      </w:pPr>
    </w:p>
    <w:p w:rsidR="002B38DF" w:rsidRPr="001007FD" w:rsidRDefault="00716360">
      <w:pPr>
        <w:pStyle w:val="1"/>
        <w:numPr>
          <w:ilvl w:val="0"/>
          <w:numId w:val="24"/>
        </w:numPr>
        <w:ind w:left="527" w:right="170" w:hanging="357"/>
        <w:jc w:val="both"/>
        <w:rPr>
          <w:b w:val="0"/>
          <w:sz w:val="36"/>
          <w:lang w:val="fr-FR"/>
          <w:rPrChange w:id="12995" w:author="Peng Luqi" w:date="2019-10-13T23:05:00Z">
            <w:rPr>
              <w:b/>
              <w:lang w:val="fr-FR"/>
            </w:rPr>
          </w:rPrChange>
        </w:rPr>
        <w:pPrChange w:id="12996" w:author="Peng Luqi" w:date="2019-10-13T23:05:00Z">
          <w:pPr>
            <w:pStyle w:val="a4"/>
            <w:numPr>
              <w:numId w:val="18"/>
            </w:numPr>
            <w:tabs>
              <w:tab w:val="left" w:pos="464"/>
            </w:tabs>
            <w:spacing w:before="179" w:line="244" w:lineRule="auto"/>
            <w:ind w:left="461" w:right="184" w:hanging="331"/>
          </w:pPr>
        </w:pPrChange>
      </w:pPr>
      <w:r w:rsidRPr="001007FD">
        <w:rPr>
          <w:bCs w:val="0"/>
          <w:sz w:val="36"/>
          <w:szCs w:val="22"/>
          <w:lang w:val="fr-FR"/>
          <w:rPrChange w:id="12997" w:author="Peng Luqi" w:date="2019-10-13T23:05:00Z">
            <w:rPr>
              <w:bCs/>
              <w:lang w:val="fr-FR"/>
            </w:rPr>
          </w:rPrChange>
        </w:rPr>
        <w:t>La bonne nouvelle la plus importante : Le long terme n</w:t>
      </w:r>
      <w:del w:id="12998" w:author="Peng Luqi" w:date="2019-10-13T14:43:00Z">
        <w:r w:rsidRPr="001007FD" w:rsidDel="00EF666F">
          <w:rPr>
            <w:bCs w:val="0"/>
            <w:sz w:val="36"/>
            <w:szCs w:val="22"/>
            <w:lang w:val="fr-FR"/>
            <w:rPrChange w:id="12999" w:author="Peng Luqi" w:date="2019-10-13T23:05:00Z">
              <w:rPr>
                <w:bCs/>
                <w:lang w:val="fr-FR"/>
              </w:rPr>
            </w:rPrChange>
          </w:rPr>
          <w:delText>’</w:delText>
        </w:r>
      </w:del>
      <w:ins w:id="13000" w:author="Peng Luqi" w:date="2019-10-13T14:43:00Z">
        <w:r w:rsidR="00EF666F" w:rsidRPr="001007FD">
          <w:rPr>
            <w:bCs w:val="0"/>
            <w:sz w:val="36"/>
            <w:szCs w:val="22"/>
            <w:lang w:val="fr-FR"/>
            <w:rPrChange w:id="13001" w:author="Peng Luqi" w:date="2019-10-13T23:05:00Z">
              <w:rPr>
                <w:bCs/>
                <w:lang w:val="fr-FR"/>
              </w:rPr>
            </w:rPrChange>
          </w:rPr>
          <w:t>’</w:t>
        </w:r>
      </w:ins>
      <w:r w:rsidRPr="001007FD">
        <w:rPr>
          <w:bCs w:val="0"/>
          <w:sz w:val="36"/>
          <w:szCs w:val="22"/>
          <w:lang w:val="fr-FR"/>
          <w:rPrChange w:id="13002" w:author="Peng Luqi" w:date="2019-10-13T23:05:00Z">
            <w:rPr>
              <w:bCs/>
              <w:lang w:val="fr-FR"/>
            </w:rPr>
          </w:rPrChange>
        </w:rPr>
        <w:t>est pas synonyme d</w:t>
      </w:r>
      <w:del w:id="13003" w:author="Peng Luqi" w:date="2019-10-13T14:43:00Z">
        <w:r w:rsidRPr="001007FD" w:rsidDel="00EF666F">
          <w:rPr>
            <w:bCs w:val="0"/>
            <w:sz w:val="36"/>
            <w:szCs w:val="22"/>
            <w:lang w:val="fr-FR"/>
            <w:rPrChange w:id="13004" w:author="Peng Luqi" w:date="2019-10-13T23:05:00Z">
              <w:rPr>
                <w:bCs/>
                <w:lang w:val="fr-FR"/>
              </w:rPr>
            </w:rPrChange>
          </w:rPr>
          <w:delText>’</w:delText>
        </w:r>
      </w:del>
      <w:ins w:id="13005" w:author="Peng Luqi" w:date="2019-10-13T14:43:00Z">
        <w:r w:rsidR="00EF666F" w:rsidRPr="001007FD">
          <w:rPr>
            <w:bCs w:val="0"/>
            <w:sz w:val="36"/>
            <w:szCs w:val="22"/>
            <w:lang w:val="fr-FR"/>
            <w:rPrChange w:id="13006" w:author="Peng Luqi" w:date="2019-10-13T23:05:00Z">
              <w:rPr>
                <w:bCs/>
                <w:lang w:val="fr-FR"/>
              </w:rPr>
            </w:rPrChange>
          </w:rPr>
          <w:t>’</w:t>
        </w:r>
      </w:ins>
      <w:r w:rsidRPr="001007FD">
        <w:rPr>
          <w:bCs w:val="0"/>
          <w:sz w:val="36"/>
          <w:szCs w:val="22"/>
          <w:lang w:val="fr-FR"/>
          <w:rPrChange w:id="13007" w:author="Peng Luqi" w:date="2019-10-13T23:05:00Z">
            <w:rPr>
              <w:bCs/>
              <w:lang w:val="fr-FR"/>
            </w:rPr>
          </w:rPrChange>
        </w:rPr>
        <w:t>éternité pour les gens</w:t>
      </w:r>
      <w:r w:rsidRPr="001007FD">
        <w:rPr>
          <w:bCs w:val="0"/>
          <w:sz w:val="36"/>
          <w:szCs w:val="22"/>
          <w:lang w:val="fr-FR"/>
          <w:rPrChange w:id="13008" w:author="Peng Luqi" w:date="2019-10-13T23:05:00Z">
            <w:rPr>
              <w:bCs/>
              <w:spacing w:val="-2"/>
              <w:lang w:val="fr-FR"/>
            </w:rPr>
          </w:rPrChange>
        </w:rPr>
        <w:t xml:space="preserve"> </w:t>
      </w:r>
      <w:r w:rsidRPr="001007FD">
        <w:rPr>
          <w:bCs w:val="0"/>
          <w:sz w:val="36"/>
          <w:szCs w:val="22"/>
          <w:lang w:val="fr-FR"/>
          <w:rPrChange w:id="13009" w:author="Peng Luqi" w:date="2019-10-13T23:05:00Z">
            <w:rPr>
              <w:bCs/>
              <w:lang w:val="fr-FR"/>
            </w:rPr>
          </w:rPrChange>
        </w:rPr>
        <w:t>ordinaires.</w:t>
      </w:r>
    </w:p>
    <w:p w:rsidR="001007FD" w:rsidRDefault="001007FD" w:rsidP="00CB23F4">
      <w:pPr>
        <w:ind w:left="170" w:right="170"/>
        <w:jc w:val="both"/>
        <w:rPr>
          <w:ins w:id="13010" w:author="Peng Luqi" w:date="2019-10-13T23:06:00Z"/>
          <w:sz w:val="28"/>
          <w:szCs w:val="28"/>
          <w:lang w:val="fr-FR"/>
        </w:rPr>
      </w:pPr>
    </w:p>
    <w:p w:rsidR="001007FD" w:rsidRDefault="00716360" w:rsidP="00CB23F4">
      <w:pPr>
        <w:ind w:left="170" w:right="170"/>
        <w:jc w:val="both"/>
        <w:rPr>
          <w:ins w:id="13011" w:author="Peng Luqi" w:date="2019-10-13T23:06:00Z"/>
          <w:sz w:val="28"/>
          <w:szCs w:val="28"/>
          <w:lang w:val="fr-FR"/>
        </w:rPr>
      </w:pPr>
      <w:r w:rsidRPr="00F94CB9">
        <w:rPr>
          <w:sz w:val="28"/>
          <w:szCs w:val="28"/>
          <w:lang w:val="fr-FR"/>
          <w:rPrChange w:id="13012" w:author="Peng Luqi" w:date="2019-10-13T14:50:00Z">
            <w:rPr>
              <w:lang w:val="fr-FR"/>
            </w:rPr>
          </w:rPrChange>
        </w:rPr>
        <w:t>Quel que soit le côté du monde miroir, une personne ordinaire ressentira plus ou moins du désespoir quand elle entendra les paroles de Buffett : « Mon long terme est éternel ». Bien qu</w:t>
      </w:r>
      <w:del w:id="13013" w:author="Peng Luqi" w:date="2019-10-13T14:43:00Z">
        <w:r w:rsidRPr="00F94CB9" w:rsidDel="00EF666F">
          <w:rPr>
            <w:sz w:val="28"/>
            <w:szCs w:val="28"/>
            <w:lang w:val="fr-FR"/>
            <w:rPrChange w:id="13014" w:author="Peng Luqi" w:date="2019-10-13T14:50:00Z">
              <w:rPr>
                <w:lang w:val="fr-FR"/>
              </w:rPr>
            </w:rPrChange>
          </w:rPr>
          <w:delText>’</w:delText>
        </w:r>
      </w:del>
      <w:ins w:id="13015" w:author="Peng Luqi" w:date="2019-10-13T14:43:00Z">
        <w:r w:rsidR="00EF666F" w:rsidRPr="00F94CB9">
          <w:rPr>
            <w:sz w:val="28"/>
            <w:szCs w:val="28"/>
            <w:lang w:val="fr-FR"/>
            <w:rPrChange w:id="13016" w:author="Peng Luqi" w:date="2019-10-13T14:50:00Z">
              <w:rPr>
                <w:lang w:val="fr-FR"/>
              </w:rPr>
            </w:rPrChange>
          </w:rPr>
          <w:t>’</w:t>
        </w:r>
      </w:ins>
      <w:r w:rsidRPr="00F94CB9">
        <w:rPr>
          <w:sz w:val="28"/>
          <w:szCs w:val="28"/>
          <w:lang w:val="fr-FR"/>
          <w:rPrChange w:id="13017" w:author="Peng Luqi" w:date="2019-10-13T14:50:00Z">
            <w:rPr>
              <w:lang w:val="fr-FR"/>
            </w:rPr>
          </w:rPrChange>
        </w:rPr>
        <w:t xml:space="preserve">il peu importe de quel côté sont les gens ordinaires, le désespoir ne provient certainement pas des doutes quant à ce que Buffett a dit. Le désespoir vient de la pitié ou de la douleur à laquelle presque tout le monde doit faire face : </w:t>
      </w:r>
    </w:p>
    <w:p w:rsidR="001007FD" w:rsidRDefault="001007FD" w:rsidP="00CB23F4">
      <w:pPr>
        <w:ind w:left="170" w:right="170"/>
        <w:jc w:val="both"/>
        <w:rPr>
          <w:ins w:id="13018" w:author="Peng Luqi" w:date="2019-10-13T23:06:00Z"/>
          <w:sz w:val="28"/>
          <w:szCs w:val="28"/>
          <w:lang w:val="fr-FR"/>
        </w:rPr>
      </w:pPr>
    </w:p>
    <w:p w:rsidR="001007FD" w:rsidRDefault="00716360">
      <w:pPr>
        <w:pStyle w:val="a3"/>
        <w:ind w:left="720" w:right="720"/>
        <w:jc w:val="both"/>
        <w:rPr>
          <w:ins w:id="13019" w:author="Peng Luqi" w:date="2019-10-13T23:06:00Z"/>
          <w:lang w:val="fr-FR"/>
        </w:rPr>
        <w:pPrChange w:id="13020" w:author="Peng Luqi" w:date="2019-10-13T23:06:00Z">
          <w:pPr>
            <w:ind w:left="170" w:right="170"/>
            <w:jc w:val="both"/>
          </w:pPr>
        </w:pPrChange>
      </w:pPr>
      <w:r w:rsidRPr="00F94CB9">
        <w:rPr>
          <w:lang w:val="fr-FR"/>
          <w:rPrChange w:id="13021" w:author="Peng Luqi" w:date="2019-10-13T14:50:00Z">
            <w:rPr>
              <w:lang w:val="fr-FR"/>
            </w:rPr>
          </w:rPrChange>
        </w:rPr>
        <w:lastRenderedPageBreak/>
        <w:t xml:space="preserve">Comment aurai-je pu le savoir ? (Ou alors, je le savais !) </w:t>
      </w:r>
    </w:p>
    <w:p w:rsidR="001007FD" w:rsidRDefault="001007FD" w:rsidP="00CB23F4">
      <w:pPr>
        <w:ind w:left="170" w:right="170"/>
        <w:jc w:val="both"/>
        <w:rPr>
          <w:ins w:id="13022" w:author="Peng Luqi" w:date="2019-10-13T23:06:00Z"/>
          <w:sz w:val="28"/>
          <w:szCs w:val="28"/>
          <w:lang w:val="fr-FR"/>
        </w:rPr>
      </w:pPr>
    </w:p>
    <w:p w:rsidR="002B38DF" w:rsidRPr="00F94CB9" w:rsidRDefault="00716360">
      <w:pPr>
        <w:ind w:left="170" w:right="170"/>
        <w:jc w:val="both"/>
        <w:rPr>
          <w:sz w:val="28"/>
          <w:szCs w:val="28"/>
          <w:lang w:val="fr-FR"/>
          <w:rPrChange w:id="13023" w:author="Peng Luqi" w:date="2019-10-13T14:50:00Z">
            <w:rPr>
              <w:lang w:val="fr-FR"/>
            </w:rPr>
          </w:rPrChange>
        </w:rPr>
        <w:pPrChange w:id="13024" w:author="Peng Luqi" w:date="2019-10-13T14:20:00Z">
          <w:pPr>
            <w:spacing w:before="175"/>
            <w:ind w:left="130" w:right="181"/>
            <w:jc w:val="both"/>
          </w:pPr>
        </w:pPrChange>
      </w:pPr>
      <w:r w:rsidRPr="00F94CB9">
        <w:rPr>
          <w:sz w:val="28"/>
          <w:szCs w:val="28"/>
          <w:lang w:val="fr-FR"/>
          <w:rPrChange w:id="13025" w:author="Peng Luqi" w:date="2019-10-13T14:50:00Z">
            <w:rPr>
              <w:lang w:val="fr-FR"/>
            </w:rPr>
          </w:rPrChange>
        </w:rPr>
        <w:t>Buffett, à l</w:t>
      </w:r>
      <w:del w:id="13026" w:author="Peng Luqi" w:date="2019-10-13T14:43:00Z">
        <w:r w:rsidRPr="00F94CB9" w:rsidDel="00EF666F">
          <w:rPr>
            <w:sz w:val="28"/>
            <w:szCs w:val="28"/>
            <w:lang w:val="fr-FR"/>
            <w:rPrChange w:id="13027" w:author="Peng Luqi" w:date="2019-10-13T14:50:00Z">
              <w:rPr>
                <w:lang w:val="fr-FR"/>
              </w:rPr>
            </w:rPrChange>
          </w:rPr>
          <w:delText>’</w:delText>
        </w:r>
      </w:del>
      <w:ins w:id="13028" w:author="Peng Luqi" w:date="2019-10-13T14:43:00Z">
        <w:r w:rsidR="00EF666F" w:rsidRPr="00F94CB9">
          <w:rPr>
            <w:sz w:val="28"/>
            <w:szCs w:val="28"/>
            <w:lang w:val="fr-FR"/>
            <w:rPrChange w:id="13029" w:author="Peng Luqi" w:date="2019-10-13T14:50:00Z">
              <w:rPr>
                <w:lang w:val="fr-FR"/>
              </w:rPr>
            </w:rPrChange>
          </w:rPr>
          <w:t>’</w:t>
        </w:r>
      </w:ins>
      <w:r w:rsidRPr="00F94CB9">
        <w:rPr>
          <w:sz w:val="28"/>
          <w:szCs w:val="28"/>
          <w:lang w:val="fr-FR"/>
          <w:rPrChange w:id="13030" w:author="Peng Luqi" w:date="2019-10-13T14:50:00Z">
            <w:rPr>
              <w:lang w:val="fr-FR"/>
            </w:rPr>
          </w:rPrChange>
        </w:rPr>
        <w:t>âge de 11 ans, a acheté son premier</w:t>
      </w:r>
      <w:r w:rsidRPr="00F94CB9">
        <w:rPr>
          <w:spacing w:val="-10"/>
          <w:sz w:val="28"/>
          <w:szCs w:val="28"/>
          <w:lang w:val="fr-FR"/>
          <w:rPrChange w:id="13031" w:author="Peng Luqi" w:date="2019-10-13T14:50:00Z">
            <w:rPr>
              <w:spacing w:val="-10"/>
              <w:lang w:val="fr-FR"/>
            </w:rPr>
          </w:rPrChange>
        </w:rPr>
        <w:t xml:space="preserve"> </w:t>
      </w:r>
      <w:r w:rsidRPr="00F94CB9">
        <w:rPr>
          <w:sz w:val="28"/>
          <w:szCs w:val="28"/>
          <w:lang w:val="fr-FR"/>
          <w:rPrChange w:id="13032" w:author="Peng Luqi" w:date="2019-10-13T14:50:00Z">
            <w:rPr>
              <w:lang w:val="fr-FR"/>
            </w:rPr>
          </w:rPrChange>
        </w:rPr>
        <w:t>titre,</w:t>
      </w:r>
      <w:r w:rsidRPr="00F94CB9">
        <w:rPr>
          <w:spacing w:val="-9"/>
          <w:sz w:val="28"/>
          <w:szCs w:val="28"/>
          <w:lang w:val="fr-FR"/>
          <w:rPrChange w:id="13033" w:author="Peng Luqi" w:date="2019-10-13T14:50:00Z">
            <w:rPr>
              <w:spacing w:val="-9"/>
              <w:lang w:val="fr-FR"/>
            </w:rPr>
          </w:rPrChange>
        </w:rPr>
        <w:t xml:space="preserve"> </w:t>
      </w:r>
      <w:r w:rsidRPr="00F94CB9">
        <w:rPr>
          <w:sz w:val="28"/>
          <w:szCs w:val="28"/>
          <w:lang w:val="fr-FR"/>
          <w:rPrChange w:id="13034" w:author="Peng Luqi" w:date="2019-10-13T14:50:00Z">
            <w:rPr>
              <w:lang w:val="fr-FR"/>
            </w:rPr>
          </w:rPrChange>
        </w:rPr>
        <w:t>et</w:t>
      </w:r>
      <w:r w:rsidRPr="00F94CB9">
        <w:rPr>
          <w:spacing w:val="-10"/>
          <w:sz w:val="28"/>
          <w:szCs w:val="28"/>
          <w:lang w:val="fr-FR"/>
          <w:rPrChange w:id="13035" w:author="Peng Luqi" w:date="2019-10-13T14:50:00Z">
            <w:rPr>
              <w:spacing w:val="-10"/>
              <w:lang w:val="fr-FR"/>
            </w:rPr>
          </w:rPrChange>
        </w:rPr>
        <w:t xml:space="preserve"> </w:t>
      </w:r>
      <w:r w:rsidRPr="00F94CB9">
        <w:rPr>
          <w:sz w:val="28"/>
          <w:szCs w:val="28"/>
          <w:lang w:val="fr-FR"/>
          <w:rPrChange w:id="13036" w:author="Peng Luqi" w:date="2019-10-13T14:50:00Z">
            <w:rPr>
              <w:lang w:val="fr-FR"/>
            </w:rPr>
          </w:rPrChange>
        </w:rPr>
        <w:t>il</w:t>
      </w:r>
      <w:r w:rsidRPr="00F94CB9">
        <w:rPr>
          <w:spacing w:val="-9"/>
          <w:sz w:val="28"/>
          <w:szCs w:val="28"/>
          <w:lang w:val="fr-FR"/>
          <w:rPrChange w:id="13037" w:author="Peng Luqi" w:date="2019-10-13T14:50:00Z">
            <w:rPr>
              <w:spacing w:val="-9"/>
              <w:lang w:val="fr-FR"/>
            </w:rPr>
          </w:rPrChange>
        </w:rPr>
        <w:t xml:space="preserve"> </w:t>
      </w:r>
      <w:r w:rsidRPr="00F94CB9">
        <w:rPr>
          <w:sz w:val="28"/>
          <w:szCs w:val="28"/>
          <w:lang w:val="fr-FR"/>
          <w:rPrChange w:id="13038" w:author="Peng Luqi" w:date="2019-10-13T14:50:00Z">
            <w:rPr>
              <w:lang w:val="fr-FR"/>
            </w:rPr>
          </w:rPrChange>
        </w:rPr>
        <w:t>a</w:t>
      </w:r>
      <w:r w:rsidRPr="00F94CB9">
        <w:rPr>
          <w:spacing w:val="-10"/>
          <w:sz w:val="28"/>
          <w:szCs w:val="28"/>
          <w:lang w:val="fr-FR"/>
          <w:rPrChange w:id="13039" w:author="Peng Luqi" w:date="2019-10-13T14:50:00Z">
            <w:rPr>
              <w:spacing w:val="-10"/>
              <w:lang w:val="fr-FR"/>
            </w:rPr>
          </w:rPrChange>
        </w:rPr>
        <w:t xml:space="preserve"> </w:t>
      </w:r>
      <w:r w:rsidRPr="00F94CB9">
        <w:rPr>
          <w:sz w:val="28"/>
          <w:szCs w:val="28"/>
          <w:lang w:val="fr-FR"/>
          <w:rPrChange w:id="13040" w:author="Peng Luqi" w:date="2019-10-13T14:50:00Z">
            <w:rPr>
              <w:lang w:val="fr-FR"/>
            </w:rPr>
          </w:rPrChange>
        </w:rPr>
        <w:t>eu</w:t>
      </w:r>
      <w:r w:rsidRPr="00F94CB9">
        <w:rPr>
          <w:spacing w:val="-9"/>
          <w:sz w:val="28"/>
          <w:szCs w:val="28"/>
          <w:lang w:val="fr-FR"/>
          <w:rPrChange w:id="13041" w:author="Peng Luqi" w:date="2019-10-13T14:50:00Z">
            <w:rPr>
              <w:spacing w:val="-9"/>
              <w:lang w:val="fr-FR"/>
            </w:rPr>
          </w:rPrChange>
        </w:rPr>
        <w:t xml:space="preserve"> </w:t>
      </w:r>
      <w:r w:rsidRPr="00F94CB9">
        <w:rPr>
          <w:sz w:val="28"/>
          <w:szCs w:val="28"/>
          <w:lang w:val="fr-FR"/>
          <w:rPrChange w:id="13042" w:author="Peng Luqi" w:date="2019-10-13T14:50:00Z">
            <w:rPr>
              <w:lang w:val="fr-FR"/>
            </w:rPr>
          </w:rPrChange>
        </w:rPr>
        <w:t>l</w:t>
      </w:r>
      <w:del w:id="13043" w:author="Peng Luqi" w:date="2019-10-13T14:43:00Z">
        <w:r w:rsidRPr="00F94CB9" w:rsidDel="00EF666F">
          <w:rPr>
            <w:sz w:val="28"/>
            <w:szCs w:val="28"/>
            <w:lang w:val="fr-FR"/>
            <w:rPrChange w:id="13044" w:author="Peng Luqi" w:date="2019-10-13T14:50:00Z">
              <w:rPr>
                <w:lang w:val="fr-FR"/>
              </w:rPr>
            </w:rPrChange>
          </w:rPr>
          <w:delText>’</w:delText>
        </w:r>
      </w:del>
      <w:ins w:id="13045" w:author="Peng Luqi" w:date="2019-10-13T14:43:00Z">
        <w:r w:rsidR="00EF666F" w:rsidRPr="00F94CB9">
          <w:rPr>
            <w:sz w:val="28"/>
            <w:szCs w:val="28"/>
            <w:lang w:val="fr-FR"/>
            <w:rPrChange w:id="13046" w:author="Peng Luqi" w:date="2019-10-13T14:50:00Z">
              <w:rPr>
                <w:lang w:val="fr-FR"/>
              </w:rPr>
            </w:rPrChange>
          </w:rPr>
          <w:t>’</w:t>
        </w:r>
      </w:ins>
      <w:r w:rsidRPr="00F94CB9">
        <w:rPr>
          <w:sz w:val="28"/>
          <w:szCs w:val="28"/>
          <w:lang w:val="fr-FR"/>
          <w:rPrChange w:id="13047" w:author="Peng Luqi" w:date="2019-10-13T14:50:00Z">
            <w:rPr>
              <w:lang w:val="fr-FR"/>
            </w:rPr>
          </w:rPrChange>
        </w:rPr>
        <w:t>occasion</w:t>
      </w:r>
      <w:r w:rsidRPr="00F94CB9">
        <w:rPr>
          <w:spacing w:val="-10"/>
          <w:sz w:val="28"/>
          <w:szCs w:val="28"/>
          <w:lang w:val="fr-FR"/>
          <w:rPrChange w:id="13048" w:author="Peng Luqi" w:date="2019-10-13T14:50:00Z">
            <w:rPr>
              <w:spacing w:val="-10"/>
              <w:lang w:val="fr-FR"/>
            </w:rPr>
          </w:rPrChange>
        </w:rPr>
        <w:t xml:space="preserve"> </w:t>
      </w:r>
      <w:r w:rsidRPr="00F94CB9">
        <w:rPr>
          <w:sz w:val="28"/>
          <w:szCs w:val="28"/>
          <w:lang w:val="fr-FR"/>
          <w:rPrChange w:id="13049" w:author="Peng Luqi" w:date="2019-10-13T14:50:00Z">
            <w:rPr>
              <w:lang w:val="fr-FR"/>
            </w:rPr>
          </w:rPrChange>
        </w:rPr>
        <w:t>de</w:t>
      </w:r>
      <w:r w:rsidRPr="00F94CB9">
        <w:rPr>
          <w:spacing w:val="-9"/>
          <w:sz w:val="28"/>
          <w:szCs w:val="28"/>
          <w:lang w:val="fr-FR"/>
          <w:rPrChange w:id="13050" w:author="Peng Luqi" w:date="2019-10-13T14:50:00Z">
            <w:rPr>
              <w:spacing w:val="-9"/>
              <w:lang w:val="fr-FR"/>
            </w:rPr>
          </w:rPrChange>
        </w:rPr>
        <w:t xml:space="preserve"> </w:t>
      </w:r>
      <w:r w:rsidRPr="00F94CB9">
        <w:rPr>
          <w:sz w:val="28"/>
          <w:szCs w:val="28"/>
          <w:lang w:val="fr-FR"/>
          <w:rPrChange w:id="13051" w:author="Peng Luqi" w:date="2019-10-13T14:50:00Z">
            <w:rPr>
              <w:lang w:val="fr-FR"/>
            </w:rPr>
          </w:rPrChange>
        </w:rPr>
        <w:t>questionner</w:t>
      </w:r>
      <w:r w:rsidRPr="00F94CB9">
        <w:rPr>
          <w:spacing w:val="-9"/>
          <w:sz w:val="28"/>
          <w:szCs w:val="28"/>
          <w:lang w:val="fr-FR"/>
          <w:rPrChange w:id="13052" w:author="Peng Luqi" w:date="2019-10-13T14:50:00Z">
            <w:rPr>
              <w:spacing w:val="-9"/>
              <w:lang w:val="fr-FR"/>
            </w:rPr>
          </w:rPrChange>
        </w:rPr>
        <w:t xml:space="preserve"> </w:t>
      </w:r>
      <w:r w:rsidRPr="00F94CB9">
        <w:rPr>
          <w:sz w:val="28"/>
          <w:szCs w:val="28"/>
          <w:lang w:val="fr-FR"/>
          <w:rPrChange w:id="13053" w:author="Peng Luqi" w:date="2019-10-13T14:50:00Z">
            <w:rPr>
              <w:lang w:val="fr-FR"/>
            </w:rPr>
          </w:rPrChange>
        </w:rPr>
        <w:t>Benjamin</w:t>
      </w:r>
      <w:r w:rsidRPr="00F94CB9">
        <w:rPr>
          <w:spacing w:val="-10"/>
          <w:sz w:val="28"/>
          <w:szCs w:val="28"/>
          <w:lang w:val="fr-FR"/>
          <w:rPrChange w:id="13054" w:author="Peng Luqi" w:date="2019-10-13T14:50:00Z">
            <w:rPr>
              <w:spacing w:val="-10"/>
              <w:lang w:val="fr-FR"/>
            </w:rPr>
          </w:rPrChange>
        </w:rPr>
        <w:t xml:space="preserve"> </w:t>
      </w:r>
      <w:r w:rsidRPr="00F94CB9">
        <w:rPr>
          <w:sz w:val="28"/>
          <w:szCs w:val="28"/>
          <w:lang w:val="fr-FR"/>
          <w:rPrChange w:id="13055" w:author="Peng Luqi" w:date="2019-10-13T14:50:00Z">
            <w:rPr>
              <w:lang w:val="fr-FR"/>
            </w:rPr>
          </w:rPrChange>
        </w:rPr>
        <w:t>Graham,</w:t>
      </w:r>
      <w:r w:rsidRPr="00F94CB9">
        <w:rPr>
          <w:spacing w:val="-9"/>
          <w:sz w:val="28"/>
          <w:szCs w:val="28"/>
          <w:lang w:val="fr-FR"/>
          <w:rPrChange w:id="13056" w:author="Peng Luqi" w:date="2019-10-13T14:50:00Z">
            <w:rPr>
              <w:spacing w:val="-9"/>
              <w:lang w:val="fr-FR"/>
            </w:rPr>
          </w:rPrChange>
        </w:rPr>
        <w:t xml:space="preserve"> </w:t>
      </w:r>
      <w:r w:rsidRPr="00F94CB9">
        <w:rPr>
          <w:sz w:val="28"/>
          <w:szCs w:val="28"/>
          <w:lang w:val="fr-FR"/>
          <w:rPrChange w:id="13057" w:author="Peng Luqi" w:date="2019-10-13T14:50:00Z">
            <w:rPr>
              <w:lang w:val="fr-FR"/>
            </w:rPr>
          </w:rPrChange>
        </w:rPr>
        <w:t>le</w:t>
      </w:r>
      <w:r w:rsidRPr="00F94CB9">
        <w:rPr>
          <w:spacing w:val="-10"/>
          <w:sz w:val="28"/>
          <w:szCs w:val="28"/>
          <w:lang w:val="fr-FR"/>
          <w:rPrChange w:id="13058" w:author="Peng Luqi" w:date="2019-10-13T14:50:00Z">
            <w:rPr>
              <w:spacing w:val="-10"/>
              <w:lang w:val="fr-FR"/>
            </w:rPr>
          </w:rPrChange>
        </w:rPr>
        <w:t xml:space="preserve"> </w:t>
      </w:r>
      <w:r w:rsidRPr="00F94CB9">
        <w:rPr>
          <w:sz w:val="28"/>
          <w:szCs w:val="28"/>
          <w:lang w:val="fr-FR"/>
          <w:rPrChange w:id="13059" w:author="Peng Luqi" w:date="2019-10-13T14:50:00Z">
            <w:rPr>
              <w:lang w:val="fr-FR"/>
            </w:rPr>
          </w:rPrChange>
        </w:rPr>
        <w:t>père</w:t>
      </w:r>
      <w:r w:rsidRPr="00F94CB9">
        <w:rPr>
          <w:spacing w:val="-9"/>
          <w:sz w:val="28"/>
          <w:szCs w:val="28"/>
          <w:lang w:val="fr-FR"/>
          <w:rPrChange w:id="13060" w:author="Peng Luqi" w:date="2019-10-13T14:50:00Z">
            <w:rPr>
              <w:spacing w:val="-9"/>
              <w:lang w:val="fr-FR"/>
            </w:rPr>
          </w:rPrChange>
        </w:rPr>
        <w:t xml:space="preserve"> </w:t>
      </w:r>
      <w:r w:rsidRPr="00F94CB9">
        <w:rPr>
          <w:sz w:val="28"/>
          <w:szCs w:val="28"/>
          <w:lang w:val="fr-FR"/>
          <w:rPrChange w:id="13061" w:author="Peng Luqi" w:date="2019-10-13T14:50:00Z">
            <w:rPr>
              <w:lang w:val="fr-FR"/>
            </w:rPr>
          </w:rPrChange>
        </w:rPr>
        <w:t>de</w:t>
      </w:r>
      <w:r w:rsidRPr="00F94CB9">
        <w:rPr>
          <w:spacing w:val="-10"/>
          <w:sz w:val="28"/>
          <w:szCs w:val="28"/>
          <w:lang w:val="fr-FR"/>
          <w:rPrChange w:id="13062" w:author="Peng Luqi" w:date="2019-10-13T14:50:00Z">
            <w:rPr>
              <w:spacing w:val="-10"/>
              <w:lang w:val="fr-FR"/>
            </w:rPr>
          </w:rPrChange>
        </w:rPr>
        <w:t xml:space="preserve"> </w:t>
      </w:r>
      <w:r w:rsidRPr="00F94CB9">
        <w:rPr>
          <w:sz w:val="28"/>
          <w:szCs w:val="28"/>
          <w:lang w:val="fr-FR"/>
          <w:rPrChange w:id="13063" w:author="Peng Luqi" w:date="2019-10-13T14:50:00Z">
            <w:rPr>
              <w:lang w:val="fr-FR"/>
            </w:rPr>
          </w:rPrChange>
        </w:rPr>
        <w:t>l</w:t>
      </w:r>
      <w:del w:id="13064" w:author="Peng Luqi" w:date="2019-10-13T14:43:00Z">
        <w:r w:rsidRPr="00F94CB9" w:rsidDel="00EF666F">
          <w:rPr>
            <w:sz w:val="28"/>
            <w:szCs w:val="28"/>
            <w:lang w:val="fr-FR"/>
            <w:rPrChange w:id="13065" w:author="Peng Luqi" w:date="2019-10-13T14:50:00Z">
              <w:rPr>
                <w:lang w:val="fr-FR"/>
              </w:rPr>
            </w:rPrChange>
          </w:rPr>
          <w:delText>’</w:delText>
        </w:r>
      </w:del>
      <w:ins w:id="13066" w:author="Peng Luqi" w:date="2019-10-13T14:43:00Z">
        <w:r w:rsidR="00EF666F" w:rsidRPr="00F94CB9">
          <w:rPr>
            <w:sz w:val="28"/>
            <w:szCs w:val="28"/>
            <w:lang w:val="fr-FR"/>
            <w:rPrChange w:id="13067" w:author="Peng Luqi" w:date="2019-10-13T14:50:00Z">
              <w:rPr>
                <w:lang w:val="fr-FR"/>
              </w:rPr>
            </w:rPrChange>
          </w:rPr>
          <w:t>’</w:t>
        </w:r>
      </w:ins>
      <w:r w:rsidRPr="00F94CB9">
        <w:rPr>
          <w:sz w:val="28"/>
          <w:szCs w:val="28"/>
          <w:lang w:val="fr-FR"/>
          <w:rPrChange w:id="13068" w:author="Peng Luqi" w:date="2019-10-13T14:50:00Z">
            <w:rPr>
              <w:lang w:val="fr-FR"/>
            </w:rPr>
          </w:rPrChange>
        </w:rPr>
        <w:t>investissement</w:t>
      </w:r>
      <w:r w:rsidRPr="00F94CB9">
        <w:rPr>
          <w:spacing w:val="-9"/>
          <w:sz w:val="28"/>
          <w:szCs w:val="28"/>
          <w:lang w:val="fr-FR"/>
          <w:rPrChange w:id="13069" w:author="Peng Luqi" w:date="2019-10-13T14:50:00Z">
            <w:rPr>
              <w:spacing w:val="-9"/>
              <w:lang w:val="fr-FR"/>
            </w:rPr>
          </w:rPrChange>
        </w:rPr>
        <w:t xml:space="preserve"> </w:t>
      </w:r>
      <w:r w:rsidRPr="00F94CB9">
        <w:rPr>
          <w:sz w:val="28"/>
          <w:szCs w:val="28"/>
          <w:lang w:val="fr-FR"/>
          <w:rPrChange w:id="13070" w:author="Peng Luqi" w:date="2019-10-13T14:50:00Z">
            <w:rPr>
              <w:lang w:val="fr-FR"/>
            </w:rPr>
          </w:rPrChange>
        </w:rPr>
        <w:t>fixe.</w:t>
      </w:r>
      <w:r w:rsidRPr="00F94CB9">
        <w:rPr>
          <w:spacing w:val="-9"/>
          <w:sz w:val="28"/>
          <w:szCs w:val="28"/>
          <w:lang w:val="fr-FR"/>
          <w:rPrChange w:id="13071" w:author="Peng Luqi" w:date="2019-10-13T14:50:00Z">
            <w:rPr>
              <w:spacing w:val="-9"/>
              <w:lang w:val="fr-FR"/>
            </w:rPr>
          </w:rPrChange>
        </w:rPr>
        <w:t xml:space="preserve"> </w:t>
      </w:r>
      <w:r w:rsidRPr="00F94CB9">
        <w:rPr>
          <w:sz w:val="28"/>
          <w:szCs w:val="28"/>
          <w:lang w:val="fr-FR"/>
          <w:rPrChange w:id="13072" w:author="Peng Luqi" w:date="2019-10-13T14:50:00Z">
            <w:rPr>
              <w:lang w:val="fr-FR"/>
            </w:rPr>
          </w:rPrChange>
        </w:rPr>
        <w:t>En comparaison à d</w:t>
      </w:r>
      <w:del w:id="13073" w:author="Peng Luqi" w:date="2019-10-13T14:43:00Z">
        <w:r w:rsidRPr="00F94CB9" w:rsidDel="00EF666F">
          <w:rPr>
            <w:sz w:val="28"/>
            <w:szCs w:val="28"/>
            <w:lang w:val="fr-FR"/>
            <w:rPrChange w:id="13074" w:author="Peng Luqi" w:date="2019-10-13T14:50:00Z">
              <w:rPr>
                <w:lang w:val="fr-FR"/>
              </w:rPr>
            </w:rPrChange>
          </w:rPr>
          <w:delText>’</w:delText>
        </w:r>
      </w:del>
      <w:ins w:id="13075" w:author="Peng Luqi" w:date="2019-10-13T14:43:00Z">
        <w:r w:rsidR="00EF666F" w:rsidRPr="00F94CB9">
          <w:rPr>
            <w:sz w:val="28"/>
            <w:szCs w:val="28"/>
            <w:lang w:val="fr-FR"/>
            <w:rPrChange w:id="13076" w:author="Peng Luqi" w:date="2019-10-13T14:50:00Z">
              <w:rPr>
                <w:lang w:val="fr-FR"/>
              </w:rPr>
            </w:rPrChange>
          </w:rPr>
          <w:t>’</w:t>
        </w:r>
      </w:ins>
      <w:r w:rsidRPr="00F94CB9">
        <w:rPr>
          <w:sz w:val="28"/>
          <w:szCs w:val="28"/>
          <w:lang w:val="fr-FR"/>
          <w:rPrChange w:id="13077" w:author="Peng Luqi" w:date="2019-10-13T14:50:00Z">
            <w:rPr>
              <w:lang w:val="fr-FR"/>
            </w:rPr>
          </w:rPrChange>
        </w:rPr>
        <w:t>autres, c</w:t>
      </w:r>
      <w:del w:id="13078" w:author="Peng Luqi" w:date="2019-10-13T14:43:00Z">
        <w:r w:rsidRPr="00F94CB9" w:rsidDel="00EF666F">
          <w:rPr>
            <w:sz w:val="28"/>
            <w:szCs w:val="28"/>
            <w:lang w:val="fr-FR"/>
            <w:rPrChange w:id="13079" w:author="Peng Luqi" w:date="2019-10-13T14:50:00Z">
              <w:rPr>
                <w:lang w:val="fr-FR"/>
              </w:rPr>
            </w:rPrChange>
          </w:rPr>
          <w:delText>’</w:delText>
        </w:r>
      </w:del>
      <w:ins w:id="13080" w:author="Peng Luqi" w:date="2019-10-13T14:43:00Z">
        <w:r w:rsidR="00EF666F" w:rsidRPr="00F94CB9">
          <w:rPr>
            <w:sz w:val="28"/>
            <w:szCs w:val="28"/>
            <w:lang w:val="fr-FR"/>
            <w:rPrChange w:id="13081" w:author="Peng Luqi" w:date="2019-10-13T14:50:00Z">
              <w:rPr>
                <w:lang w:val="fr-FR"/>
              </w:rPr>
            </w:rPrChange>
          </w:rPr>
          <w:t>’</w:t>
        </w:r>
      </w:ins>
      <w:r w:rsidRPr="00F94CB9">
        <w:rPr>
          <w:sz w:val="28"/>
          <w:szCs w:val="28"/>
          <w:lang w:val="fr-FR"/>
          <w:rPrChange w:id="13082" w:author="Peng Luqi" w:date="2019-10-13T14:50:00Z">
            <w:rPr>
              <w:lang w:val="fr-FR"/>
            </w:rPr>
          </w:rPrChange>
        </w:rPr>
        <w:t>est notre instinct humain. Une fois cet instinct activé, le désespoir sera submergé et personne ne se sent plus désespéré</w:t>
      </w:r>
      <w:r w:rsidRPr="00F94CB9">
        <w:rPr>
          <w:spacing w:val="-9"/>
          <w:sz w:val="28"/>
          <w:szCs w:val="28"/>
          <w:lang w:val="fr-FR"/>
          <w:rPrChange w:id="13083" w:author="Peng Luqi" w:date="2019-10-13T14:50:00Z">
            <w:rPr>
              <w:spacing w:val="-9"/>
              <w:lang w:val="fr-FR"/>
            </w:rPr>
          </w:rPrChange>
        </w:rPr>
        <w:t xml:space="preserve"> </w:t>
      </w:r>
      <w:r w:rsidRPr="00F94CB9">
        <w:rPr>
          <w:sz w:val="28"/>
          <w:szCs w:val="28"/>
          <w:lang w:val="fr-FR"/>
          <w:rPrChange w:id="13084" w:author="Peng Luqi" w:date="2019-10-13T14:50:00Z">
            <w:rPr>
              <w:lang w:val="fr-FR"/>
            </w:rPr>
          </w:rPrChange>
        </w:rPr>
        <w:t>!</w:t>
      </w:r>
    </w:p>
    <w:p w:rsidR="002B38DF" w:rsidRPr="00F94CB9" w:rsidRDefault="002B38DF">
      <w:pPr>
        <w:pStyle w:val="a3"/>
        <w:ind w:left="170" w:right="170"/>
        <w:jc w:val="both"/>
        <w:rPr>
          <w:lang w:val="fr-FR"/>
          <w:rPrChange w:id="13085" w:author="Peng Luqi" w:date="2019-10-13T14:50:00Z">
            <w:rPr>
              <w:sz w:val="21"/>
              <w:lang w:val="fr-FR"/>
            </w:rPr>
          </w:rPrChange>
        </w:rPr>
        <w:pPrChange w:id="13086" w:author="Peng Luqi" w:date="2019-10-13T14:20:00Z">
          <w:pPr>
            <w:pStyle w:val="a3"/>
            <w:spacing w:before="10"/>
          </w:pPr>
        </w:pPrChange>
      </w:pPr>
    </w:p>
    <w:p w:rsidR="001007FD" w:rsidRDefault="00716360" w:rsidP="00CB23F4">
      <w:pPr>
        <w:ind w:left="170" w:right="170"/>
        <w:jc w:val="both"/>
        <w:rPr>
          <w:ins w:id="13087" w:author="Peng Luqi" w:date="2019-10-13T23:07:00Z"/>
          <w:sz w:val="28"/>
          <w:szCs w:val="28"/>
          <w:lang w:val="fr-FR"/>
        </w:rPr>
      </w:pPr>
      <w:r w:rsidRPr="00F94CB9">
        <w:rPr>
          <w:sz w:val="28"/>
          <w:szCs w:val="28"/>
          <w:lang w:val="fr-FR"/>
          <w:rPrChange w:id="13088" w:author="Peng Luqi" w:date="2019-10-13T14:50:00Z">
            <w:rPr>
              <w:lang w:val="fr-FR"/>
            </w:rPr>
          </w:rPrChange>
        </w:rPr>
        <w:t>Mais</w:t>
      </w:r>
      <w:r w:rsidRPr="00F94CB9">
        <w:rPr>
          <w:spacing w:val="-17"/>
          <w:sz w:val="28"/>
          <w:szCs w:val="28"/>
          <w:lang w:val="fr-FR"/>
          <w:rPrChange w:id="13089" w:author="Peng Luqi" w:date="2019-10-13T14:50:00Z">
            <w:rPr>
              <w:spacing w:val="-17"/>
              <w:lang w:val="fr-FR"/>
            </w:rPr>
          </w:rPrChange>
        </w:rPr>
        <w:t xml:space="preserve"> </w:t>
      </w:r>
      <w:r w:rsidRPr="00F94CB9">
        <w:rPr>
          <w:sz w:val="28"/>
          <w:szCs w:val="28"/>
          <w:lang w:val="fr-FR"/>
          <w:rPrChange w:id="13090" w:author="Peng Luqi" w:date="2019-10-13T14:50:00Z">
            <w:rPr>
              <w:lang w:val="fr-FR"/>
            </w:rPr>
          </w:rPrChange>
        </w:rPr>
        <w:t>la</w:t>
      </w:r>
      <w:r w:rsidRPr="00F94CB9">
        <w:rPr>
          <w:spacing w:val="-16"/>
          <w:sz w:val="28"/>
          <w:szCs w:val="28"/>
          <w:lang w:val="fr-FR"/>
          <w:rPrChange w:id="13091" w:author="Peng Luqi" w:date="2019-10-13T14:50:00Z">
            <w:rPr>
              <w:spacing w:val="-16"/>
              <w:lang w:val="fr-FR"/>
            </w:rPr>
          </w:rPrChange>
        </w:rPr>
        <w:t xml:space="preserve"> </w:t>
      </w:r>
      <w:r w:rsidRPr="00F94CB9">
        <w:rPr>
          <w:sz w:val="28"/>
          <w:szCs w:val="28"/>
          <w:lang w:val="fr-FR"/>
          <w:rPrChange w:id="13092" w:author="Peng Luqi" w:date="2019-10-13T14:50:00Z">
            <w:rPr>
              <w:lang w:val="fr-FR"/>
            </w:rPr>
          </w:rPrChange>
        </w:rPr>
        <w:t>réalité</w:t>
      </w:r>
      <w:r w:rsidRPr="00F94CB9">
        <w:rPr>
          <w:spacing w:val="-16"/>
          <w:sz w:val="28"/>
          <w:szCs w:val="28"/>
          <w:lang w:val="fr-FR"/>
          <w:rPrChange w:id="13093" w:author="Peng Luqi" w:date="2019-10-13T14:50:00Z">
            <w:rPr>
              <w:spacing w:val="-16"/>
              <w:lang w:val="fr-FR"/>
            </w:rPr>
          </w:rPrChange>
        </w:rPr>
        <w:t xml:space="preserve"> </w:t>
      </w:r>
      <w:r w:rsidRPr="00F94CB9">
        <w:rPr>
          <w:sz w:val="28"/>
          <w:szCs w:val="28"/>
          <w:lang w:val="fr-FR"/>
          <w:rPrChange w:id="13094" w:author="Peng Luqi" w:date="2019-10-13T14:50:00Z">
            <w:rPr>
              <w:lang w:val="fr-FR"/>
            </w:rPr>
          </w:rPrChange>
        </w:rPr>
        <w:t>n</w:t>
      </w:r>
      <w:del w:id="13095" w:author="Peng Luqi" w:date="2019-10-13T14:43:00Z">
        <w:r w:rsidRPr="00F94CB9" w:rsidDel="00EF666F">
          <w:rPr>
            <w:sz w:val="28"/>
            <w:szCs w:val="28"/>
            <w:lang w:val="fr-FR"/>
            <w:rPrChange w:id="13096" w:author="Peng Luqi" w:date="2019-10-13T14:50:00Z">
              <w:rPr>
                <w:lang w:val="fr-FR"/>
              </w:rPr>
            </w:rPrChange>
          </w:rPr>
          <w:delText>’</w:delText>
        </w:r>
      </w:del>
      <w:ins w:id="13097" w:author="Peng Luqi" w:date="2019-10-13T14:43:00Z">
        <w:r w:rsidR="00EF666F" w:rsidRPr="00F94CB9">
          <w:rPr>
            <w:sz w:val="28"/>
            <w:szCs w:val="28"/>
            <w:lang w:val="fr-FR"/>
            <w:rPrChange w:id="13098" w:author="Peng Luqi" w:date="2019-10-13T14:50:00Z">
              <w:rPr>
                <w:lang w:val="fr-FR"/>
              </w:rPr>
            </w:rPrChange>
          </w:rPr>
          <w:t>’</w:t>
        </w:r>
      </w:ins>
      <w:r w:rsidRPr="00F94CB9">
        <w:rPr>
          <w:sz w:val="28"/>
          <w:szCs w:val="28"/>
          <w:lang w:val="fr-FR"/>
          <w:rPrChange w:id="13099" w:author="Peng Luqi" w:date="2019-10-13T14:50:00Z">
            <w:rPr>
              <w:lang w:val="fr-FR"/>
            </w:rPr>
          </w:rPrChange>
        </w:rPr>
        <w:t>est</w:t>
      </w:r>
      <w:r w:rsidRPr="00F94CB9">
        <w:rPr>
          <w:spacing w:val="-16"/>
          <w:sz w:val="28"/>
          <w:szCs w:val="28"/>
          <w:lang w:val="fr-FR"/>
          <w:rPrChange w:id="13100" w:author="Peng Luqi" w:date="2019-10-13T14:50:00Z">
            <w:rPr>
              <w:spacing w:val="-16"/>
              <w:lang w:val="fr-FR"/>
            </w:rPr>
          </w:rPrChange>
        </w:rPr>
        <w:t xml:space="preserve"> </w:t>
      </w:r>
      <w:r w:rsidRPr="00F94CB9">
        <w:rPr>
          <w:sz w:val="28"/>
          <w:szCs w:val="28"/>
          <w:lang w:val="fr-FR"/>
          <w:rPrChange w:id="13101" w:author="Peng Luqi" w:date="2019-10-13T14:50:00Z">
            <w:rPr>
              <w:lang w:val="fr-FR"/>
            </w:rPr>
          </w:rPrChange>
        </w:rPr>
        <w:t>pas</w:t>
      </w:r>
      <w:r w:rsidRPr="00F94CB9">
        <w:rPr>
          <w:spacing w:val="-16"/>
          <w:sz w:val="28"/>
          <w:szCs w:val="28"/>
          <w:lang w:val="fr-FR"/>
          <w:rPrChange w:id="13102" w:author="Peng Luqi" w:date="2019-10-13T14:50:00Z">
            <w:rPr>
              <w:spacing w:val="-16"/>
              <w:lang w:val="fr-FR"/>
            </w:rPr>
          </w:rPrChange>
        </w:rPr>
        <w:t xml:space="preserve"> </w:t>
      </w:r>
      <w:r w:rsidRPr="00F94CB9">
        <w:rPr>
          <w:sz w:val="28"/>
          <w:szCs w:val="28"/>
          <w:lang w:val="fr-FR"/>
          <w:rPrChange w:id="13103" w:author="Peng Luqi" w:date="2019-10-13T14:50:00Z">
            <w:rPr>
              <w:lang w:val="fr-FR"/>
            </w:rPr>
          </w:rPrChange>
        </w:rPr>
        <w:t>comme</w:t>
      </w:r>
      <w:r w:rsidRPr="00F94CB9">
        <w:rPr>
          <w:spacing w:val="-16"/>
          <w:sz w:val="28"/>
          <w:szCs w:val="28"/>
          <w:lang w:val="fr-FR"/>
          <w:rPrChange w:id="13104" w:author="Peng Luqi" w:date="2019-10-13T14:50:00Z">
            <w:rPr>
              <w:spacing w:val="-16"/>
              <w:lang w:val="fr-FR"/>
            </w:rPr>
          </w:rPrChange>
        </w:rPr>
        <w:t xml:space="preserve"> </w:t>
      </w:r>
      <w:r w:rsidRPr="00F94CB9">
        <w:rPr>
          <w:sz w:val="28"/>
          <w:szCs w:val="28"/>
          <w:lang w:val="fr-FR"/>
          <w:rPrChange w:id="13105" w:author="Peng Luqi" w:date="2019-10-13T14:50:00Z">
            <w:rPr>
              <w:lang w:val="fr-FR"/>
            </w:rPr>
          </w:rPrChange>
        </w:rPr>
        <w:t>ça,</w:t>
      </w:r>
      <w:r w:rsidRPr="00F94CB9">
        <w:rPr>
          <w:spacing w:val="-17"/>
          <w:sz w:val="28"/>
          <w:szCs w:val="28"/>
          <w:lang w:val="fr-FR"/>
          <w:rPrChange w:id="13106" w:author="Peng Luqi" w:date="2019-10-13T14:50:00Z">
            <w:rPr>
              <w:spacing w:val="-17"/>
              <w:lang w:val="fr-FR"/>
            </w:rPr>
          </w:rPrChange>
        </w:rPr>
        <w:t xml:space="preserve"> </w:t>
      </w:r>
      <w:r w:rsidRPr="00F94CB9">
        <w:rPr>
          <w:sz w:val="28"/>
          <w:szCs w:val="28"/>
          <w:lang w:val="fr-FR"/>
          <w:rPrChange w:id="13107" w:author="Peng Luqi" w:date="2019-10-13T14:50:00Z">
            <w:rPr>
              <w:lang w:val="fr-FR"/>
            </w:rPr>
          </w:rPrChange>
        </w:rPr>
        <w:t>cette</w:t>
      </w:r>
      <w:r w:rsidRPr="00F94CB9">
        <w:rPr>
          <w:spacing w:val="-16"/>
          <w:sz w:val="28"/>
          <w:szCs w:val="28"/>
          <w:lang w:val="fr-FR"/>
          <w:rPrChange w:id="13108" w:author="Peng Luqi" w:date="2019-10-13T14:50:00Z">
            <w:rPr>
              <w:spacing w:val="-16"/>
              <w:lang w:val="fr-FR"/>
            </w:rPr>
          </w:rPrChange>
        </w:rPr>
        <w:t xml:space="preserve"> </w:t>
      </w:r>
      <w:r w:rsidRPr="00F94CB9">
        <w:rPr>
          <w:sz w:val="28"/>
          <w:szCs w:val="28"/>
          <w:lang w:val="fr-FR"/>
          <w:rPrChange w:id="13109" w:author="Peng Luqi" w:date="2019-10-13T14:50:00Z">
            <w:rPr>
              <w:lang w:val="fr-FR"/>
            </w:rPr>
          </w:rPrChange>
        </w:rPr>
        <w:t>conclusion</w:t>
      </w:r>
      <w:r w:rsidRPr="00F94CB9">
        <w:rPr>
          <w:spacing w:val="-17"/>
          <w:sz w:val="28"/>
          <w:szCs w:val="28"/>
          <w:lang w:val="fr-FR"/>
          <w:rPrChange w:id="13110" w:author="Peng Luqi" w:date="2019-10-13T14:50:00Z">
            <w:rPr>
              <w:spacing w:val="-17"/>
              <w:lang w:val="fr-FR"/>
            </w:rPr>
          </w:rPrChange>
        </w:rPr>
        <w:t xml:space="preserve"> </w:t>
      </w:r>
      <w:r w:rsidRPr="00F94CB9">
        <w:rPr>
          <w:sz w:val="28"/>
          <w:szCs w:val="28"/>
          <w:lang w:val="fr-FR"/>
          <w:rPrChange w:id="13111" w:author="Peng Luqi" w:date="2019-10-13T14:50:00Z">
            <w:rPr>
              <w:lang w:val="fr-FR"/>
            </w:rPr>
          </w:rPrChange>
        </w:rPr>
        <w:t>est</w:t>
      </w:r>
      <w:r w:rsidRPr="00F94CB9">
        <w:rPr>
          <w:spacing w:val="-16"/>
          <w:sz w:val="28"/>
          <w:szCs w:val="28"/>
          <w:lang w:val="fr-FR"/>
          <w:rPrChange w:id="13112" w:author="Peng Luqi" w:date="2019-10-13T14:50:00Z">
            <w:rPr>
              <w:spacing w:val="-16"/>
              <w:lang w:val="fr-FR"/>
            </w:rPr>
          </w:rPrChange>
        </w:rPr>
        <w:t xml:space="preserve"> </w:t>
      </w:r>
      <w:r w:rsidRPr="00F94CB9">
        <w:rPr>
          <w:sz w:val="28"/>
          <w:szCs w:val="28"/>
          <w:lang w:val="fr-FR"/>
          <w:rPrChange w:id="13113" w:author="Peng Luqi" w:date="2019-10-13T14:50:00Z">
            <w:rPr>
              <w:lang w:val="fr-FR"/>
            </w:rPr>
          </w:rPrChange>
        </w:rPr>
        <w:t>super</w:t>
      </w:r>
      <w:r w:rsidRPr="00F94CB9">
        <w:rPr>
          <w:spacing w:val="-16"/>
          <w:sz w:val="28"/>
          <w:szCs w:val="28"/>
          <w:lang w:val="fr-FR"/>
          <w:rPrChange w:id="13114" w:author="Peng Luqi" w:date="2019-10-13T14:50:00Z">
            <w:rPr>
              <w:spacing w:val="-16"/>
              <w:lang w:val="fr-FR"/>
            </w:rPr>
          </w:rPrChange>
        </w:rPr>
        <w:t xml:space="preserve"> </w:t>
      </w:r>
      <w:r w:rsidRPr="00F94CB9">
        <w:rPr>
          <w:sz w:val="28"/>
          <w:szCs w:val="28"/>
          <w:lang w:val="fr-FR"/>
          <w:rPrChange w:id="13115" w:author="Peng Luqi" w:date="2019-10-13T14:50:00Z">
            <w:rPr>
              <w:lang w:val="fr-FR"/>
            </w:rPr>
          </w:rPrChange>
        </w:rPr>
        <w:t>libérale,</w:t>
      </w:r>
      <w:r w:rsidRPr="00F94CB9">
        <w:rPr>
          <w:spacing w:val="-17"/>
          <w:sz w:val="28"/>
          <w:szCs w:val="28"/>
          <w:lang w:val="fr-FR"/>
          <w:rPrChange w:id="13116" w:author="Peng Luqi" w:date="2019-10-13T14:50:00Z">
            <w:rPr>
              <w:spacing w:val="-17"/>
              <w:lang w:val="fr-FR"/>
            </w:rPr>
          </w:rPrChange>
        </w:rPr>
        <w:t xml:space="preserve"> </w:t>
      </w:r>
      <w:r w:rsidRPr="00F94CB9">
        <w:rPr>
          <w:sz w:val="28"/>
          <w:szCs w:val="28"/>
          <w:lang w:val="fr-FR"/>
          <w:rPrChange w:id="13117" w:author="Peng Luqi" w:date="2019-10-13T14:50:00Z">
            <w:rPr>
              <w:lang w:val="fr-FR"/>
            </w:rPr>
          </w:rPrChange>
        </w:rPr>
        <w:t>et</w:t>
      </w:r>
      <w:r w:rsidRPr="00F94CB9">
        <w:rPr>
          <w:spacing w:val="-16"/>
          <w:sz w:val="28"/>
          <w:szCs w:val="28"/>
          <w:lang w:val="fr-FR"/>
          <w:rPrChange w:id="13118" w:author="Peng Luqi" w:date="2019-10-13T14:50:00Z">
            <w:rPr>
              <w:spacing w:val="-16"/>
              <w:lang w:val="fr-FR"/>
            </w:rPr>
          </w:rPrChange>
        </w:rPr>
        <w:t xml:space="preserve"> </w:t>
      </w:r>
      <w:r w:rsidRPr="00F94CB9">
        <w:rPr>
          <w:sz w:val="28"/>
          <w:szCs w:val="28"/>
          <w:lang w:val="fr-FR"/>
          <w:rPrChange w:id="13119" w:author="Peng Luqi" w:date="2019-10-13T14:50:00Z">
            <w:rPr>
              <w:lang w:val="fr-FR"/>
            </w:rPr>
          </w:rPrChange>
        </w:rPr>
        <w:t>j</w:t>
      </w:r>
      <w:del w:id="13120" w:author="Peng Luqi" w:date="2019-10-13T14:43:00Z">
        <w:r w:rsidRPr="00F94CB9" w:rsidDel="00EF666F">
          <w:rPr>
            <w:sz w:val="28"/>
            <w:szCs w:val="28"/>
            <w:lang w:val="fr-FR"/>
            <w:rPrChange w:id="13121" w:author="Peng Luqi" w:date="2019-10-13T14:50:00Z">
              <w:rPr>
                <w:lang w:val="fr-FR"/>
              </w:rPr>
            </w:rPrChange>
          </w:rPr>
          <w:delText>’</w:delText>
        </w:r>
      </w:del>
      <w:ins w:id="13122" w:author="Peng Luqi" w:date="2019-10-13T14:43:00Z">
        <w:r w:rsidR="00EF666F" w:rsidRPr="00F94CB9">
          <w:rPr>
            <w:sz w:val="28"/>
            <w:szCs w:val="28"/>
            <w:lang w:val="fr-FR"/>
            <w:rPrChange w:id="13123" w:author="Peng Luqi" w:date="2019-10-13T14:50:00Z">
              <w:rPr>
                <w:lang w:val="fr-FR"/>
              </w:rPr>
            </w:rPrChange>
          </w:rPr>
          <w:t>’</w:t>
        </w:r>
      </w:ins>
      <w:r w:rsidRPr="00F94CB9">
        <w:rPr>
          <w:sz w:val="28"/>
          <w:szCs w:val="28"/>
          <w:lang w:val="fr-FR"/>
          <w:rPrChange w:id="13124" w:author="Peng Luqi" w:date="2019-10-13T14:50:00Z">
            <w:rPr>
              <w:lang w:val="fr-FR"/>
            </w:rPr>
          </w:rPrChange>
        </w:rPr>
        <w:t>ai</w:t>
      </w:r>
      <w:r w:rsidRPr="00F94CB9">
        <w:rPr>
          <w:spacing w:val="-16"/>
          <w:sz w:val="28"/>
          <w:szCs w:val="28"/>
          <w:lang w:val="fr-FR"/>
          <w:rPrChange w:id="13125" w:author="Peng Luqi" w:date="2019-10-13T14:50:00Z">
            <w:rPr>
              <w:spacing w:val="-16"/>
              <w:lang w:val="fr-FR"/>
            </w:rPr>
          </w:rPrChange>
        </w:rPr>
        <w:t xml:space="preserve"> </w:t>
      </w:r>
      <w:r w:rsidRPr="00F94CB9">
        <w:rPr>
          <w:sz w:val="28"/>
          <w:szCs w:val="28"/>
          <w:lang w:val="fr-FR"/>
          <w:rPrChange w:id="13126" w:author="Peng Luqi" w:date="2019-10-13T14:50:00Z">
            <w:rPr>
              <w:lang w:val="fr-FR"/>
            </w:rPr>
          </w:rPrChange>
        </w:rPr>
        <w:t>besoin</w:t>
      </w:r>
      <w:r w:rsidRPr="00F94CB9">
        <w:rPr>
          <w:spacing w:val="-18"/>
          <w:sz w:val="28"/>
          <w:szCs w:val="28"/>
          <w:lang w:val="fr-FR"/>
          <w:rPrChange w:id="13127" w:author="Peng Luqi" w:date="2019-10-13T14:50:00Z">
            <w:rPr>
              <w:spacing w:val="-18"/>
              <w:lang w:val="fr-FR"/>
            </w:rPr>
          </w:rPrChange>
        </w:rPr>
        <w:t xml:space="preserve"> </w:t>
      </w:r>
      <w:r w:rsidRPr="00F94CB9">
        <w:rPr>
          <w:sz w:val="28"/>
          <w:szCs w:val="28"/>
          <w:lang w:val="fr-FR"/>
          <w:rPrChange w:id="13128" w:author="Peng Luqi" w:date="2019-10-13T14:50:00Z">
            <w:rPr>
              <w:lang w:val="fr-FR"/>
            </w:rPr>
          </w:rPrChange>
        </w:rPr>
        <w:t>de</w:t>
      </w:r>
      <w:r w:rsidRPr="00F94CB9">
        <w:rPr>
          <w:spacing w:val="-17"/>
          <w:sz w:val="28"/>
          <w:szCs w:val="28"/>
          <w:lang w:val="fr-FR"/>
          <w:rPrChange w:id="13129" w:author="Peng Luqi" w:date="2019-10-13T14:50:00Z">
            <w:rPr>
              <w:spacing w:val="-17"/>
              <w:lang w:val="fr-FR"/>
            </w:rPr>
          </w:rPrChange>
        </w:rPr>
        <w:t xml:space="preserve"> </w:t>
      </w:r>
      <w:r w:rsidRPr="00F94CB9">
        <w:rPr>
          <w:sz w:val="28"/>
          <w:szCs w:val="28"/>
          <w:lang w:val="fr-FR"/>
          <w:rPrChange w:id="13130" w:author="Peng Luqi" w:date="2019-10-13T14:50:00Z">
            <w:rPr>
              <w:lang w:val="fr-FR"/>
            </w:rPr>
          </w:rPrChange>
        </w:rPr>
        <w:t>vous</w:t>
      </w:r>
      <w:r w:rsidRPr="00F94CB9">
        <w:rPr>
          <w:spacing w:val="-16"/>
          <w:sz w:val="28"/>
          <w:szCs w:val="28"/>
          <w:lang w:val="fr-FR"/>
          <w:rPrChange w:id="13131" w:author="Peng Luqi" w:date="2019-10-13T14:50:00Z">
            <w:rPr>
              <w:spacing w:val="-16"/>
              <w:lang w:val="fr-FR"/>
            </w:rPr>
          </w:rPrChange>
        </w:rPr>
        <w:t xml:space="preserve"> </w:t>
      </w:r>
      <w:r w:rsidRPr="00F94CB9">
        <w:rPr>
          <w:sz w:val="28"/>
          <w:szCs w:val="28"/>
          <w:lang w:val="fr-FR"/>
          <w:rPrChange w:id="13132" w:author="Peng Luqi" w:date="2019-10-13T14:50:00Z">
            <w:rPr>
              <w:lang w:val="fr-FR"/>
            </w:rPr>
          </w:rPrChange>
        </w:rPr>
        <w:t>le</w:t>
      </w:r>
      <w:r w:rsidRPr="00F94CB9">
        <w:rPr>
          <w:spacing w:val="-16"/>
          <w:sz w:val="28"/>
          <w:szCs w:val="28"/>
          <w:lang w:val="fr-FR"/>
          <w:rPrChange w:id="13133" w:author="Peng Luqi" w:date="2019-10-13T14:50:00Z">
            <w:rPr>
              <w:spacing w:val="-16"/>
              <w:lang w:val="fr-FR"/>
            </w:rPr>
          </w:rPrChange>
        </w:rPr>
        <w:t xml:space="preserve"> </w:t>
      </w:r>
      <w:r w:rsidRPr="00F94CB9">
        <w:rPr>
          <w:sz w:val="28"/>
          <w:szCs w:val="28"/>
          <w:lang w:val="fr-FR"/>
          <w:rPrChange w:id="13134" w:author="Peng Luqi" w:date="2019-10-13T14:50:00Z">
            <w:rPr>
              <w:lang w:val="fr-FR"/>
            </w:rPr>
          </w:rPrChange>
        </w:rPr>
        <w:t xml:space="preserve">démontrer. </w:t>
      </w:r>
    </w:p>
    <w:p w:rsidR="001007FD" w:rsidRDefault="001007FD" w:rsidP="00CB23F4">
      <w:pPr>
        <w:ind w:left="170" w:right="170"/>
        <w:jc w:val="both"/>
        <w:rPr>
          <w:ins w:id="13135" w:author="Peng Luqi" w:date="2019-10-13T23:07:00Z"/>
          <w:sz w:val="28"/>
          <w:szCs w:val="28"/>
          <w:lang w:val="fr-FR"/>
        </w:rPr>
      </w:pPr>
    </w:p>
    <w:p w:rsidR="002B38DF" w:rsidRDefault="00716360" w:rsidP="00CB23F4">
      <w:pPr>
        <w:ind w:left="170" w:right="170"/>
        <w:jc w:val="both"/>
        <w:rPr>
          <w:ins w:id="13136" w:author="Peng Luqi" w:date="2019-10-13T23:06:00Z"/>
          <w:sz w:val="28"/>
          <w:szCs w:val="28"/>
          <w:lang w:val="fr-FR"/>
        </w:rPr>
      </w:pPr>
      <w:r w:rsidRPr="00F94CB9">
        <w:rPr>
          <w:sz w:val="28"/>
          <w:szCs w:val="28"/>
          <w:lang w:val="fr-FR"/>
          <w:rPrChange w:id="13137" w:author="Peng Luqi" w:date="2019-10-13T14:50:00Z">
            <w:rPr>
              <w:lang w:val="fr-FR"/>
            </w:rPr>
          </w:rPrChange>
        </w:rPr>
        <w:t>Ceci fera plaisir à beaucoup de gens ordinaires</w:t>
      </w:r>
      <w:r w:rsidRPr="00F94CB9">
        <w:rPr>
          <w:spacing w:val="-11"/>
          <w:sz w:val="28"/>
          <w:szCs w:val="28"/>
          <w:lang w:val="fr-FR"/>
          <w:rPrChange w:id="13138" w:author="Peng Luqi" w:date="2019-10-13T14:50:00Z">
            <w:rPr>
              <w:spacing w:val="-11"/>
              <w:lang w:val="fr-FR"/>
            </w:rPr>
          </w:rPrChange>
        </w:rPr>
        <w:t xml:space="preserve"> </w:t>
      </w:r>
      <w:r w:rsidRPr="00F94CB9">
        <w:rPr>
          <w:sz w:val="28"/>
          <w:szCs w:val="28"/>
          <w:lang w:val="fr-FR"/>
          <w:rPrChange w:id="13139" w:author="Peng Luqi" w:date="2019-10-13T14:50:00Z">
            <w:rPr>
              <w:lang w:val="fr-FR"/>
            </w:rPr>
          </w:rPrChange>
        </w:rPr>
        <w:t>:</w:t>
      </w:r>
    </w:p>
    <w:p w:rsidR="001007FD" w:rsidRPr="00F94CB9" w:rsidRDefault="001007FD">
      <w:pPr>
        <w:ind w:left="170" w:right="170"/>
        <w:jc w:val="both"/>
        <w:rPr>
          <w:sz w:val="28"/>
          <w:szCs w:val="28"/>
          <w:lang w:val="fr-FR"/>
          <w:rPrChange w:id="13140" w:author="Peng Luqi" w:date="2019-10-13T14:50:00Z">
            <w:rPr>
              <w:lang w:val="fr-FR"/>
            </w:rPr>
          </w:rPrChange>
        </w:rPr>
        <w:pPrChange w:id="13141" w:author="Peng Luqi" w:date="2019-10-13T14:20:00Z">
          <w:pPr>
            <w:spacing w:line="477" w:lineRule="auto"/>
            <w:ind w:left="130" w:right="128"/>
            <w:jc w:val="both"/>
          </w:pPr>
        </w:pPrChange>
      </w:pPr>
    </w:p>
    <w:p w:rsidR="002B38DF" w:rsidRPr="00F94CB9" w:rsidRDefault="00716360">
      <w:pPr>
        <w:pStyle w:val="a3"/>
        <w:ind w:left="720" w:right="720"/>
        <w:jc w:val="both"/>
        <w:rPr>
          <w:lang w:val="fr-FR"/>
          <w:rPrChange w:id="13142" w:author="Peng Luqi" w:date="2019-10-13T14:50:00Z">
            <w:rPr>
              <w:lang w:val="fr-FR"/>
            </w:rPr>
          </w:rPrChange>
        </w:rPr>
        <w:pPrChange w:id="13143" w:author="Peng Luqi" w:date="2019-10-13T23:07:00Z">
          <w:pPr>
            <w:spacing w:before="6"/>
            <w:ind w:left="130"/>
            <w:jc w:val="both"/>
          </w:pPr>
        </w:pPrChange>
      </w:pPr>
      <w:r w:rsidRPr="00F94CB9">
        <w:rPr>
          <w:lang w:val="fr-FR"/>
          <w:rPrChange w:id="13144" w:author="Peng Luqi" w:date="2019-10-13T14:50:00Z">
            <w:rPr>
              <w:lang w:val="fr-FR"/>
            </w:rPr>
          </w:rPrChange>
        </w:rPr>
        <w:t>Chaque génération gagne plus d</w:t>
      </w:r>
      <w:del w:id="13145" w:author="Peng Luqi" w:date="2019-10-13T14:43:00Z">
        <w:r w:rsidRPr="00F94CB9" w:rsidDel="00EF666F">
          <w:rPr>
            <w:lang w:val="fr-FR"/>
            <w:rPrChange w:id="13146" w:author="Peng Luqi" w:date="2019-10-13T14:50:00Z">
              <w:rPr>
                <w:lang w:val="fr-FR"/>
              </w:rPr>
            </w:rPrChange>
          </w:rPr>
          <w:delText>’</w:delText>
        </w:r>
      </w:del>
      <w:ins w:id="13147" w:author="Peng Luqi" w:date="2019-10-13T14:43:00Z">
        <w:r w:rsidR="00EF666F" w:rsidRPr="00F94CB9">
          <w:rPr>
            <w:lang w:val="fr-FR"/>
            <w:rPrChange w:id="13148" w:author="Peng Luqi" w:date="2019-10-13T14:50:00Z">
              <w:rPr>
                <w:lang w:val="fr-FR"/>
              </w:rPr>
            </w:rPrChange>
          </w:rPr>
          <w:t>’</w:t>
        </w:r>
      </w:ins>
      <w:r w:rsidRPr="00F94CB9">
        <w:rPr>
          <w:lang w:val="fr-FR"/>
          <w:rPrChange w:id="13149" w:author="Peng Luqi" w:date="2019-10-13T14:50:00Z">
            <w:rPr>
              <w:lang w:val="fr-FR"/>
            </w:rPr>
          </w:rPrChange>
        </w:rPr>
        <w:t>argent que la précédente.</w:t>
      </w:r>
    </w:p>
    <w:p w:rsidR="002B38DF" w:rsidRPr="00F94CB9" w:rsidRDefault="002B38DF">
      <w:pPr>
        <w:pStyle w:val="a3"/>
        <w:ind w:left="170" w:right="170"/>
        <w:jc w:val="both"/>
        <w:rPr>
          <w:lang w:val="fr-FR"/>
          <w:rPrChange w:id="13150" w:author="Peng Luqi" w:date="2019-10-13T14:50:00Z">
            <w:rPr>
              <w:sz w:val="21"/>
              <w:lang w:val="fr-FR"/>
            </w:rPr>
          </w:rPrChange>
        </w:rPr>
        <w:pPrChange w:id="13151" w:author="Peng Luqi" w:date="2019-10-13T14:20:00Z">
          <w:pPr>
            <w:pStyle w:val="a3"/>
            <w:spacing w:before="9"/>
          </w:pPr>
        </w:pPrChange>
      </w:pPr>
    </w:p>
    <w:p w:rsidR="002B38DF" w:rsidRPr="00F94CB9" w:rsidRDefault="00716360">
      <w:pPr>
        <w:ind w:left="170" w:right="170"/>
        <w:jc w:val="both"/>
        <w:rPr>
          <w:sz w:val="28"/>
          <w:szCs w:val="28"/>
          <w:lang w:val="fr-FR"/>
          <w:rPrChange w:id="13152" w:author="Peng Luqi" w:date="2019-10-13T14:50:00Z">
            <w:rPr>
              <w:lang w:val="fr-FR"/>
            </w:rPr>
          </w:rPrChange>
        </w:rPr>
        <w:pPrChange w:id="13153" w:author="Peng Luqi" w:date="2019-10-13T14:20:00Z">
          <w:pPr>
            <w:ind w:left="130" w:right="181"/>
            <w:jc w:val="both"/>
          </w:pPr>
        </w:pPrChange>
      </w:pPr>
      <w:r w:rsidRPr="00F94CB9">
        <w:rPr>
          <w:sz w:val="28"/>
          <w:szCs w:val="28"/>
          <w:lang w:val="fr-FR"/>
          <w:rPrChange w:id="13154" w:author="Peng Luqi" w:date="2019-10-13T14:50:00Z">
            <w:rPr>
              <w:lang w:val="fr-FR"/>
            </w:rPr>
          </w:rPrChange>
        </w:rPr>
        <w:t>Et</w:t>
      </w:r>
      <w:r w:rsidRPr="00F94CB9">
        <w:rPr>
          <w:spacing w:val="-6"/>
          <w:sz w:val="28"/>
          <w:szCs w:val="28"/>
          <w:lang w:val="fr-FR"/>
          <w:rPrChange w:id="13155" w:author="Peng Luqi" w:date="2019-10-13T14:50:00Z">
            <w:rPr>
              <w:spacing w:val="-6"/>
              <w:lang w:val="fr-FR"/>
            </w:rPr>
          </w:rPrChange>
        </w:rPr>
        <w:t xml:space="preserve"> </w:t>
      </w:r>
      <w:r w:rsidRPr="00F94CB9">
        <w:rPr>
          <w:sz w:val="28"/>
          <w:szCs w:val="28"/>
          <w:lang w:val="fr-FR"/>
          <w:rPrChange w:id="13156" w:author="Peng Luqi" w:date="2019-10-13T14:50:00Z">
            <w:rPr>
              <w:lang w:val="fr-FR"/>
            </w:rPr>
          </w:rPrChange>
        </w:rPr>
        <w:t>pas</w:t>
      </w:r>
      <w:r w:rsidRPr="00F94CB9">
        <w:rPr>
          <w:spacing w:val="-6"/>
          <w:sz w:val="28"/>
          <w:szCs w:val="28"/>
          <w:lang w:val="fr-FR"/>
          <w:rPrChange w:id="13157" w:author="Peng Luqi" w:date="2019-10-13T14:50:00Z">
            <w:rPr>
              <w:spacing w:val="-6"/>
              <w:lang w:val="fr-FR"/>
            </w:rPr>
          </w:rPrChange>
        </w:rPr>
        <w:t xml:space="preserve"> </w:t>
      </w:r>
      <w:r w:rsidRPr="00F94CB9">
        <w:rPr>
          <w:sz w:val="28"/>
          <w:szCs w:val="28"/>
          <w:lang w:val="fr-FR"/>
          <w:rPrChange w:id="13158" w:author="Peng Luqi" w:date="2019-10-13T14:50:00Z">
            <w:rPr>
              <w:lang w:val="fr-FR"/>
            </w:rPr>
          </w:rPrChange>
        </w:rPr>
        <w:t>juste</w:t>
      </w:r>
      <w:r w:rsidRPr="00F94CB9">
        <w:rPr>
          <w:spacing w:val="-6"/>
          <w:sz w:val="28"/>
          <w:szCs w:val="28"/>
          <w:lang w:val="fr-FR"/>
          <w:rPrChange w:id="13159" w:author="Peng Luqi" w:date="2019-10-13T14:50:00Z">
            <w:rPr>
              <w:spacing w:val="-6"/>
              <w:lang w:val="fr-FR"/>
            </w:rPr>
          </w:rPrChange>
        </w:rPr>
        <w:t xml:space="preserve"> </w:t>
      </w:r>
      <w:r w:rsidRPr="00F94CB9">
        <w:rPr>
          <w:sz w:val="28"/>
          <w:szCs w:val="28"/>
          <w:lang w:val="fr-FR"/>
          <w:rPrChange w:id="13160" w:author="Peng Luqi" w:date="2019-10-13T14:50:00Z">
            <w:rPr>
              <w:lang w:val="fr-FR"/>
            </w:rPr>
          </w:rPrChange>
        </w:rPr>
        <w:t>un</w:t>
      </w:r>
      <w:r w:rsidRPr="00F94CB9">
        <w:rPr>
          <w:spacing w:val="-6"/>
          <w:sz w:val="28"/>
          <w:szCs w:val="28"/>
          <w:lang w:val="fr-FR"/>
          <w:rPrChange w:id="13161" w:author="Peng Luqi" w:date="2019-10-13T14:50:00Z">
            <w:rPr>
              <w:spacing w:val="-6"/>
              <w:lang w:val="fr-FR"/>
            </w:rPr>
          </w:rPrChange>
        </w:rPr>
        <w:t xml:space="preserve"> </w:t>
      </w:r>
      <w:r w:rsidRPr="00F94CB9">
        <w:rPr>
          <w:sz w:val="28"/>
          <w:szCs w:val="28"/>
          <w:lang w:val="fr-FR"/>
          <w:rPrChange w:id="13162" w:author="Peng Luqi" w:date="2019-10-13T14:50:00Z">
            <w:rPr>
              <w:lang w:val="fr-FR"/>
            </w:rPr>
          </w:rPrChange>
        </w:rPr>
        <w:t>peu</w:t>
      </w:r>
      <w:r w:rsidRPr="00F94CB9">
        <w:rPr>
          <w:spacing w:val="-6"/>
          <w:sz w:val="28"/>
          <w:szCs w:val="28"/>
          <w:lang w:val="fr-FR"/>
          <w:rPrChange w:id="13163" w:author="Peng Luqi" w:date="2019-10-13T14:50:00Z">
            <w:rPr>
              <w:spacing w:val="-6"/>
              <w:lang w:val="fr-FR"/>
            </w:rPr>
          </w:rPrChange>
        </w:rPr>
        <w:t xml:space="preserve"> </w:t>
      </w:r>
      <w:r w:rsidRPr="00F94CB9">
        <w:rPr>
          <w:sz w:val="28"/>
          <w:szCs w:val="28"/>
          <w:lang w:val="fr-FR"/>
          <w:rPrChange w:id="13164" w:author="Peng Luqi" w:date="2019-10-13T14:50:00Z">
            <w:rPr>
              <w:lang w:val="fr-FR"/>
            </w:rPr>
          </w:rPrChange>
        </w:rPr>
        <w:t>plus,</w:t>
      </w:r>
      <w:r w:rsidRPr="00F94CB9">
        <w:rPr>
          <w:spacing w:val="-6"/>
          <w:sz w:val="28"/>
          <w:szCs w:val="28"/>
          <w:lang w:val="fr-FR"/>
          <w:rPrChange w:id="13165" w:author="Peng Luqi" w:date="2019-10-13T14:50:00Z">
            <w:rPr>
              <w:spacing w:val="-6"/>
              <w:lang w:val="fr-FR"/>
            </w:rPr>
          </w:rPrChange>
        </w:rPr>
        <w:t xml:space="preserve"> </w:t>
      </w:r>
      <w:r w:rsidRPr="00F94CB9">
        <w:rPr>
          <w:sz w:val="28"/>
          <w:szCs w:val="28"/>
          <w:lang w:val="fr-FR"/>
          <w:rPrChange w:id="13166" w:author="Peng Luqi" w:date="2019-10-13T14:50:00Z">
            <w:rPr>
              <w:lang w:val="fr-FR"/>
            </w:rPr>
          </w:rPrChange>
        </w:rPr>
        <w:t>mais</w:t>
      </w:r>
      <w:r w:rsidRPr="00F94CB9">
        <w:rPr>
          <w:spacing w:val="-7"/>
          <w:sz w:val="28"/>
          <w:szCs w:val="28"/>
          <w:lang w:val="fr-FR"/>
          <w:rPrChange w:id="13167" w:author="Peng Luqi" w:date="2019-10-13T14:50:00Z">
            <w:rPr>
              <w:spacing w:val="-7"/>
              <w:lang w:val="fr-FR"/>
            </w:rPr>
          </w:rPrChange>
        </w:rPr>
        <w:t xml:space="preserve"> </w:t>
      </w:r>
      <w:r w:rsidRPr="00F94CB9">
        <w:rPr>
          <w:sz w:val="28"/>
          <w:szCs w:val="28"/>
          <w:lang w:val="fr-FR"/>
          <w:rPrChange w:id="13168" w:author="Peng Luqi" w:date="2019-10-13T14:50:00Z">
            <w:rPr>
              <w:lang w:val="fr-FR"/>
            </w:rPr>
          </w:rPrChange>
        </w:rPr>
        <w:t>à</w:t>
      </w:r>
      <w:r w:rsidRPr="00F94CB9">
        <w:rPr>
          <w:spacing w:val="-6"/>
          <w:sz w:val="28"/>
          <w:szCs w:val="28"/>
          <w:lang w:val="fr-FR"/>
          <w:rPrChange w:id="13169" w:author="Peng Luqi" w:date="2019-10-13T14:50:00Z">
            <w:rPr>
              <w:spacing w:val="-6"/>
              <w:lang w:val="fr-FR"/>
            </w:rPr>
          </w:rPrChange>
        </w:rPr>
        <w:t xml:space="preserve"> </w:t>
      </w:r>
      <w:r w:rsidRPr="00F94CB9">
        <w:rPr>
          <w:sz w:val="28"/>
          <w:szCs w:val="28"/>
          <w:lang w:val="fr-FR"/>
          <w:rPrChange w:id="13170" w:author="Peng Luqi" w:date="2019-10-13T14:50:00Z">
            <w:rPr>
              <w:lang w:val="fr-FR"/>
            </w:rPr>
          </w:rPrChange>
        </w:rPr>
        <w:t>grande</w:t>
      </w:r>
      <w:r w:rsidRPr="00F94CB9">
        <w:rPr>
          <w:spacing w:val="-6"/>
          <w:sz w:val="28"/>
          <w:szCs w:val="28"/>
          <w:lang w:val="fr-FR"/>
          <w:rPrChange w:id="13171" w:author="Peng Luqi" w:date="2019-10-13T14:50:00Z">
            <w:rPr>
              <w:spacing w:val="-6"/>
              <w:lang w:val="fr-FR"/>
            </w:rPr>
          </w:rPrChange>
        </w:rPr>
        <w:t xml:space="preserve"> </w:t>
      </w:r>
      <w:r w:rsidRPr="00F94CB9">
        <w:rPr>
          <w:sz w:val="28"/>
          <w:szCs w:val="28"/>
          <w:lang w:val="fr-FR"/>
          <w:rPrChange w:id="13172" w:author="Peng Luqi" w:date="2019-10-13T14:50:00Z">
            <w:rPr>
              <w:lang w:val="fr-FR"/>
            </w:rPr>
          </w:rPrChange>
        </w:rPr>
        <w:t>ampleur.</w:t>
      </w:r>
      <w:r w:rsidRPr="00F94CB9">
        <w:rPr>
          <w:spacing w:val="-6"/>
          <w:sz w:val="28"/>
          <w:szCs w:val="28"/>
          <w:lang w:val="fr-FR"/>
          <w:rPrChange w:id="13173" w:author="Peng Luqi" w:date="2019-10-13T14:50:00Z">
            <w:rPr>
              <w:spacing w:val="-6"/>
              <w:lang w:val="fr-FR"/>
            </w:rPr>
          </w:rPrChange>
        </w:rPr>
        <w:t xml:space="preserve"> </w:t>
      </w:r>
      <w:r w:rsidRPr="00F94CB9">
        <w:rPr>
          <w:sz w:val="28"/>
          <w:szCs w:val="28"/>
          <w:lang w:val="fr-FR"/>
          <w:rPrChange w:id="13174" w:author="Peng Luqi" w:date="2019-10-13T14:50:00Z">
            <w:rPr>
              <w:lang w:val="fr-FR"/>
            </w:rPr>
          </w:rPrChange>
        </w:rPr>
        <w:t>Ce</w:t>
      </w:r>
      <w:r w:rsidRPr="00F94CB9">
        <w:rPr>
          <w:spacing w:val="-5"/>
          <w:sz w:val="28"/>
          <w:szCs w:val="28"/>
          <w:lang w:val="fr-FR"/>
          <w:rPrChange w:id="13175" w:author="Peng Luqi" w:date="2019-10-13T14:50:00Z">
            <w:rPr>
              <w:spacing w:val="-5"/>
              <w:lang w:val="fr-FR"/>
            </w:rPr>
          </w:rPrChange>
        </w:rPr>
        <w:t xml:space="preserve"> </w:t>
      </w:r>
      <w:r w:rsidRPr="00F94CB9">
        <w:rPr>
          <w:sz w:val="28"/>
          <w:szCs w:val="28"/>
          <w:lang w:val="fr-FR"/>
          <w:rPrChange w:id="13176" w:author="Peng Luqi" w:date="2019-10-13T14:50:00Z">
            <w:rPr>
              <w:lang w:val="fr-FR"/>
            </w:rPr>
          </w:rPrChange>
        </w:rPr>
        <w:t>n</w:t>
      </w:r>
      <w:del w:id="13177" w:author="Peng Luqi" w:date="2019-10-13T14:43:00Z">
        <w:r w:rsidRPr="00F94CB9" w:rsidDel="00EF666F">
          <w:rPr>
            <w:sz w:val="28"/>
            <w:szCs w:val="28"/>
            <w:lang w:val="fr-FR"/>
            <w:rPrChange w:id="13178" w:author="Peng Luqi" w:date="2019-10-13T14:50:00Z">
              <w:rPr>
                <w:lang w:val="fr-FR"/>
              </w:rPr>
            </w:rPrChange>
          </w:rPr>
          <w:delText>’</w:delText>
        </w:r>
      </w:del>
      <w:ins w:id="13179" w:author="Peng Luqi" w:date="2019-10-13T14:43:00Z">
        <w:r w:rsidR="00EF666F" w:rsidRPr="00F94CB9">
          <w:rPr>
            <w:sz w:val="28"/>
            <w:szCs w:val="28"/>
            <w:lang w:val="fr-FR"/>
            <w:rPrChange w:id="13180" w:author="Peng Luqi" w:date="2019-10-13T14:50:00Z">
              <w:rPr>
                <w:lang w:val="fr-FR"/>
              </w:rPr>
            </w:rPrChange>
          </w:rPr>
          <w:t>’</w:t>
        </w:r>
      </w:ins>
      <w:r w:rsidRPr="00F94CB9">
        <w:rPr>
          <w:sz w:val="28"/>
          <w:szCs w:val="28"/>
          <w:lang w:val="fr-FR"/>
          <w:rPrChange w:id="13181" w:author="Peng Luqi" w:date="2019-10-13T14:50:00Z">
            <w:rPr>
              <w:lang w:val="fr-FR"/>
            </w:rPr>
          </w:rPrChange>
        </w:rPr>
        <w:t>est</w:t>
      </w:r>
      <w:r w:rsidRPr="00F94CB9">
        <w:rPr>
          <w:spacing w:val="-6"/>
          <w:sz w:val="28"/>
          <w:szCs w:val="28"/>
          <w:lang w:val="fr-FR"/>
          <w:rPrChange w:id="13182" w:author="Peng Luqi" w:date="2019-10-13T14:50:00Z">
            <w:rPr>
              <w:spacing w:val="-6"/>
              <w:lang w:val="fr-FR"/>
            </w:rPr>
          </w:rPrChange>
        </w:rPr>
        <w:t xml:space="preserve"> </w:t>
      </w:r>
      <w:r w:rsidRPr="00F94CB9">
        <w:rPr>
          <w:sz w:val="28"/>
          <w:szCs w:val="28"/>
          <w:lang w:val="fr-FR"/>
          <w:rPrChange w:id="13183" w:author="Peng Luqi" w:date="2019-10-13T14:50:00Z">
            <w:rPr>
              <w:lang w:val="fr-FR"/>
            </w:rPr>
          </w:rPrChange>
        </w:rPr>
        <w:t>pas</w:t>
      </w:r>
      <w:r w:rsidRPr="00F94CB9">
        <w:rPr>
          <w:spacing w:val="-6"/>
          <w:sz w:val="28"/>
          <w:szCs w:val="28"/>
          <w:lang w:val="fr-FR"/>
          <w:rPrChange w:id="13184" w:author="Peng Luqi" w:date="2019-10-13T14:50:00Z">
            <w:rPr>
              <w:spacing w:val="-6"/>
              <w:lang w:val="fr-FR"/>
            </w:rPr>
          </w:rPrChange>
        </w:rPr>
        <w:t xml:space="preserve"> </w:t>
      </w:r>
      <w:r w:rsidRPr="00F94CB9">
        <w:rPr>
          <w:sz w:val="28"/>
          <w:szCs w:val="28"/>
          <w:lang w:val="fr-FR"/>
          <w:rPrChange w:id="13185" w:author="Peng Luqi" w:date="2019-10-13T14:50:00Z">
            <w:rPr>
              <w:lang w:val="fr-FR"/>
            </w:rPr>
          </w:rPrChange>
        </w:rPr>
        <w:t>le</w:t>
      </w:r>
      <w:r w:rsidRPr="00F94CB9">
        <w:rPr>
          <w:spacing w:val="-6"/>
          <w:sz w:val="28"/>
          <w:szCs w:val="28"/>
          <w:lang w:val="fr-FR"/>
          <w:rPrChange w:id="13186" w:author="Peng Luqi" w:date="2019-10-13T14:50:00Z">
            <w:rPr>
              <w:spacing w:val="-6"/>
              <w:lang w:val="fr-FR"/>
            </w:rPr>
          </w:rPrChange>
        </w:rPr>
        <w:t xml:space="preserve"> </w:t>
      </w:r>
      <w:r w:rsidRPr="00F94CB9">
        <w:rPr>
          <w:sz w:val="28"/>
          <w:szCs w:val="28"/>
          <w:lang w:val="fr-FR"/>
          <w:rPrChange w:id="13187" w:author="Peng Luqi" w:date="2019-10-13T14:50:00Z">
            <w:rPr>
              <w:lang w:val="fr-FR"/>
            </w:rPr>
          </w:rPrChange>
        </w:rPr>
        <w:t>résultat</w:t>
      </w:r>
      <w:r w:rsidRPr="00F94CB9">
        <w:rPr>
          <w:spacing w:val="-6"/>
          <w:sz w:val="28"/>
          <w:szCs w:val="28"/>
          <w:lang w:val="fr-FR"/>
          <w:rPrChange w:id="13188" w:author="Peng Luqi" w:date="2019-10-13T14:50:00Z">
            <w:rPr>
              <w:spacing w:val="-6"/>
              <w:lang w:val="fr-FR"/>
            </w:rPr>
          </w:rPrChange>
        </w:rPr>
        <w:t xml:space="preserve"> </w:t>
      </w:r>
      <w:r w:rsidRPr="00F94CB9">
        <w:rPr>
          <w:sz w:val="28"/>
          <w:szCs w:val="28"/>
          <w:lang w:val="fr-FR"/>
          <w:rPrChange w:id="13189" w:author="Peng Luqi" w:date="2019-10-13T14:50:00Z">
            <w:rPr>
              <w:lang w:val="fr-FR"/>
            </w:rPr>
          </w:rPrChange>
        </w:rPr>
        <w:t>de</w:t>
      </w:r>
      <w:r w:rsidRPr="00F94CB9">
        <w:rPr>
          <w:spacing w:val="-6"/>
          <w:sz w:val="28"/>
          <w:szCs w:val="28"/>
          <w:lang w:val="fr-FR"/>
          <w:rPrChange w:id="13190" w:author="Peng Luqi" w:date="2019-10-13T14:50:00Z">
            <w:rPr>
              <w:spacing w:val="-6"/>
              <w:lang w:val="fr-FR"/>
            </w:rPr>
          </w:rPrChange>
        </w:rPr>
        <w:t xml:space="preserve"> </w:t>
      </w:r>
      <w:r w:rsidRPr="00F94CB9">
        <w:rPr>
          <w:sz w:val="28"/>
          <w:szCs w:val="28"/>
          <w:lang w:val="fr-FR"/>
          <w:rPrChange w:id="13191" w:author="Peng Luqi" w:date="2019-10-13T14:50:00Z">
            <w:rPr>
              <w:lang w:val="fr-FR"/>
            </w:rPr>
          </w:rPrChange>
        </w:rPr>
        <w:t>l</w:t>
      </w:r>
      <w:del w:id="13192" w:author="Peng Luqi" w:date="2019-10-13T14:43:00Z">
        <w:r w:rsidRPr="00F94CB9" w:rsidDel="00EF666F">
          <w:rPr>
            <w:sz w:val="28"/>
            <w:szCs w:val="28"/>
            <w:lang w:val="fr-FR"/>
            <w:rPrChange w:id="13193" w:author="Peng Luqi" w:date="2019-10-13T14:50:00Z">
              <w:rPr>
                <w:lang w:val="fr-FR"/>
              </w:rPr>
            </w:rPrChange>
          </w:rPr>
          <w:delText>’</w:delText>
        </w:r>
      </w:del>
      <w:ins w:id="13194" w:author="Peng Luqi" w:date="2019-10-13T14:43:00Z">
        <w:r w:rsidR="00EF666F" w:rsidRPr="00F94CB9">
          <w:rPr>
            <w:sz w:val="28"/>
            <w:szCs w:val="28"/>
            <w:lang w:val="fr-FR"/>
            <w:rPrChange w:id="13195" w:author="Peng Luqi" w:date="2019-10-13T14:50:00Z">
              <w:rPr>
                <w:lang w:val="fr-FR"/>
              </w:rPr>
            </w:rPrChange>
          </w:rPr>
          <w:t>’</w:t>
        </w:r>
      </w:ins>
      <w:r w:rsidRPr="00F94CB9">
        <w:rPr>
          <w:sz w:val="28"/>
          <w:szCs w:val="28"/>
          <w:lang w:val="fr-FR"/>
          <w:rPrChange w:id="13196" w:author="Peng Luqi" w:date="2019-10-13T14:50:00Z">
            <w:rPr>
              <w:lang w:val="fr-FR"/>
            </w:rPr>
          </w:rPrChange>
        </w:rPr>
        <w:t>inflation</w:t>
      </w:r>
      <w:r w:rsidRPr="00F94CB9">
        <w:rPr>
          <w:spacing w:val="-6"/>
          <w:sz w:val="28"/>
          <w:szCs w:val="28"/>
          <w:lang w:val="fr-FR"/>
          <w:rPrChange w:id="13197" w:author="Peng Luqi" w:date="2019-10-13T14:50:00Z">
            <w:rPr>
              <w:spacing w:val="-6"/>
              <w:lang w:val="fr-FR"/>
            </w:rPr>
          </w:rPrChange>
        </w:rPr>
        <w:t xml:space="preserve"> </w:t>
      </w:r>
      <w:r w:rsidRPr="00F94CB9">
        <w:rPr>
          <w:sz w:val="28"/>
          <w:szCs w:val="28"/>
          <w:lang w:val="fr-FR"/>
          <w:rPrChange w:id="13198" w:author="Peng Luqi" w:date="2019-10-13T14:50:00Z">
            <w:rPr>
              <w:lang w:val="fr-FR"/>
            </w:rPr>
          </w:rPrChange>
        </w:rPr>
        <w:t>comme</w:t>
      </w:r>
      <w:r w:rsidRPr="00F94CB9">
        <w:rPr>
          <w:spacing w:val="-6"/>
          <w:sz w:val="28"/>
          <w:szCs w:val="28"/>
          <w:lang w:val="fr-FR"/>
          <w:rPrChange w:id="13199" w:author="Peng Luqi" w:date="2019-10-13T14:50:00Z">
            <w:rPr>
              <w:spacing w:val="-6"/>
              <w:lang w:val="fr-FR"/>
            </w:rPr>
          </w:rPrChange>
        </w:rPr>
        <w:t xml:space="preserve"> </w:t>
      </w:r>
      <w:r w:rsidRPr="00F94CB9">
        <w:rPr>
          <w:sz w:val="28"/>
          <w:szCs w:val="28"/>
          <w:lang w:val="fr-FR"/>
          <w:rPrChange w:id="13200" w:author="Peng Luqi" w:date="2019-10-13T14:50:00Z">
            <w:rPr>
              <w:lang w:val="fr-FR"/>
            </w:rPr>
          </w:rPrChange>
        </w:rPr>
        <w:t>beaucoup disent</w:t>
      </w:r>
      <w:r w:rsidRPr="00F94CB9">
        <w:rPr>
          <w:spacing w:val="-16"/>
          <w:sz w:val="28"/>
          <w:szCs w:val="28"/>
          <w:lang w:val="fr-FR"/>
          <w:rPrChange w:id="13201" w:author="Peng Luqi" w:date="2019-10-13T14:50:00Z">
            <w:rPr>
              <w:spacing w:val="-16"/>
              <w:lang w:val="fr-FR"/>
            </w:rPr>
          </w:rPrChange>
        </w:rPr>
        <w:t xml:space="preserve"> </w:t>
      </w:r>
      <w:r w:rsidRPr="00F94CB9">
        <w:rPr>
          <w:sz w:val="28"/>
          <w:szCs w:val="28"/>
          <w:lang w:val="fr-FR"/>
          <w:rPrChange w:id="13202" w:author="Peng Luqi" w:date="2019-10-13T14:50:00Z">
            <w:rPr>
              <w:lang w:val="fr-FR"/>
            </w:rPr>
          </w:rPrChange>
        </w:rPr>
        <w:t>en</w:t>
      </w:r>
      <w:r w:rsidRPr="00F94CB9">
        <w:rPr>
          <w:spacing w:val="-15"/>
          <w:sz w:val="28"/>
          <w:szCs w:val="28"/>
          <w:lang w:val="fr-FR"/>
          <w:rPrChange w:id="13203" w:author="Peng Luqi" w:date="2019-10-13T14:50:00Z">
            <w:rPr>
              <w:spacing w:val="-15"/>
              <w:lang w:val="fr-FR"/>
            </w:rPr>
          </w:rPrChange>
        </w:rPr>
        <w:t xml:space="preserve"> </w:t>
      </w:r>
      <w:r w:rsidRPr="00F94CB9">
        <w:rPr>
          <w:sz w:val="28"/>
          <w:szCs w:val="28"/>
          <w:lang w:val="fr-FR"/>
          <w:rPrChange w:id="13204" w:author="Peng Luqi" w:date="2019-10-13T14:50:00Z">
            <w:rPr>
              <w:lang w:val="fr-FR"/>
            </w:rPr>
          </w:rPrChange>
        </w:rPr>
        <w:t>plaisantant.</w:t>
      </w:r>
      <w:r w:rsidRPr="00F94CB9">
        <w:rPr>
          <w:spacing w:val="-15"/>
          <w:sz w:val="28"/>
          <w:szCs w:val="28"/>
          <w:lang w:val="fr-FR"/>
          <w:rPrChange w:id="13205" w:author="Peng Luqi" w:date="2019-10-13T14:50:00Z">
            <w:rPr>
              <w:spacing w:val="-15"/>
              <w:lang w:val="fr-FR"/>
            </w:rPr>
          </w:rPrChange>
        </w:rPr>
        <w:t xml:space="preserve"> </w:t>
      </w:r>
      <w:r w:rsidRPr="00F94CB9">
        <w:rPr>
          <w:sz w:val="28"/>
          <w:szCs w:val="28"/>
          <w:lang w:val="fr-FR"/>
          <w:rPrChange w:id="13206" w:author="Peng Luqi" w:date="2019-10-13T14:50:00Z">
            <w:rPr>
              <w:lang w:val="fr-FR"/>
            </w:rPr>
          </w:rPrChange>
        </w:rPr>
        <w:t>La</w:t>
      </w:r>
      <w:r w:rsidRPr="00F94CB9">
        <w:rPr>
          <w:spacing w:val="-15"/>
          <w:sz w:val="28"/>
          <w:szCs w:val="28"/>
          <w:lang w:val="fr-FR"/>
          <w:rPrChange w:id="13207" w:author="Peng Luqi" w:date="2019-10-13T14:50:00Z">
            <w:rPr>
              <w:spacing w:val="-15"/>
              <w:lang w:val="fr-FR"/>
            </w:rPr>
          </w:rPrChange>
        </w:rPr>
        <w:t xml:space="preserve"> </w:t>
      </w:r>
      <w:r w:rsidRPr="00F94CB9">
        <w:rPr>
          <w:sz w:val="28"/>
          <w:szCs w:val="28"/>
          <w:lang w:val="fr-FR"/>
          <w:rPrChange w:id="13208" w:author="Peng Luqi" w:date="2019-10-13T14:50:00Z">
            <w:rPr>
              <w:lang w:val="fr-FR"/>
            </w:rPr>
          </w:rPrChange>
        </w:rPr>
        <w:t>raison</w:t>
      </w:r>
      <w:r w:rsidRPr="00F94CB9">
        <w:rPr>
          <w:spacing w:val="-15"/>
          <w:sz w:val="28"/>
          <w:szCs w:val="28"/>
          <w:lang w:val="fr-FR"/>
          <w:rPrChange w:id="13209" w:author="Peng Luqi" w:date="2019-10-13T14:50:00Z">
            <w:rPr>
              <w:spacing w:val="-15"/>
              <w:lang w:val="fr-FR"/>
            </w:rPr>
          </w:rPrChange>
        </w:rPr>
        <w:t xml:space="preserve"> </w:t>
      </w:r>
      <w:r w:rsidRPr="00F94CB9">
        <w:rPr>
          <w:sz w:val="28"/>
          <w:szCs w:val="28"/>
          <w:lang w:val="fr-FR"/>
          <w:rPrChange w:id="13210" w:author="Peng Luqi" w:date="2019-10-13T14:50:00Z">
            <w:rPr>
              <w:lang w:val="fr-FR"/>
            </w:rPr>
          </w:rPrChange>
        </w:rPr>
        <w:t>de</w:t>
      </w:r>
      <w:r w:rsidRPr="00F94CB9">
        <w:rPr>
          <w:spacing w:val="-15"/>
          <w:sz w:val="28"/>
          <w:szCs w:val="28"/>
          <w:lang w:val="fr-FR"/>
          <w:rPrChange w:id="13211" w:author="Peng Luqi" w:date="2019-10-13T14:50:00Z">
            <w:rPr>
              <w:spacing w:val="-15"/>
              <w:lang w:val="fr-FR"/>
            </w:rPr>
          </w:rPrChange>
        </w:rPr>
        <w:t xml:space="preserve"> </w:t>
      </w:r>
      <w:r w:rsidRPr="00F94CB9">
        <w:rPr>
          <w:sz w:val="28"/>
          <w:szCs w:val="28"/>
          <w:lang w:val="fr-FR"/>
          <w:rPrChange w:id="13212" w:author="Peng Luqi" w:date="2019-10-13T14:50:00Z">
            <w:rPr>
              <w:lang w:val="fr-FR"/>
            </w:rPr>
          </w:rPrChange>
        </w:rPr>
        <w:t>ce</w:t>
      </w:r>
      <w:r w:rsidRPr="00F94CB9">
        <w:rPr>
          <w:spacing w:val="-15"/>
          <w:sz w:val="28"/>
          <w:szCs w:val="28"/>
          <w:lang w:val="fr-FR"/>
          <w:rPrChange w:id="13213" w:author="Peng Luqi" w:date="2019-10-13T14:50:00Z">
            <w:rPr>
              <w:spacing w:val="-15"/>
              <w:lang w:val="fr-FR"/>
            </w:rPr>
          </w:rPrChange>
        </w:rPr>
        <w:t xml:space="preserve"> </w:t>
      </w:r>
      <w:r w:rsidRPr="00F94CB9">
        <w:rPr>
          <w:sz w:val="28"/>
          <w:szCs w:val="28"/>
          <w:lang w:val="fr-FR"/>
          <w:rPrChange w:id="13214" w:author="Peng Luqi" w:date="2019-10-13T14:50:00Z">
            <w:rPr>
              <w:lang w:val="fr-FR"/>
            </w:rPr>
          </w:rPrChange>
        </w:rPr>
        <w:t>phénomène</w:t>
      </w:r>
      <w:r w:rsidRPr="00F94CB9">
        <w:rPr>
          <w:spacing w:val="-16"/>
          <w:sz w:val="28"/>
          <w:szCs w:val="28"/>
          <w:lang w:val="fr-FR"/>
          <w:rPrChange w:id="13215" w:author="Peng Luqi" w:date="2019-10-13T14:50:00Z">
            <w:rPr>
              <w:spacing w:val="-16"/>
              <w:lang w:val="fr-FR"/>
            </w:rPr>
          </w:rPrChange>
        </w:rPr>
        <w:t xml:space="preserve"> </w:t>
      </w:r>
      <w:r w:rsidRPr="00F94CB9">
        <w:rPr>
          <w:sz w:val="28"/>
          <w:szCs w:val="28"/>
          <w:lang w:val="fr-FR"/>
          <w:rPrChange w:id="13216" w:author="Peng Luqi" w:date="2019-10-13T14:50:00Z">
            <w:rPr>
              <w:lang w:val="fr-FR"/>
            </w:rPr>
          </w:rPrChange>
        </w:rPr>
        <w:t>est</w:t>
      </w:r>
      <w:r w:rsidRPr="00F94CB9">
        <w:rPr>
          <w:spacing w:val="-15"/>
          <w:sz w:val="28"/>
          <w:szCs w:val="28"/>
          <w:lang w:val="fr-FR"/>
          <w:rPrChange w:id="13217" w:author="Peng Luqi" w:date="2019-10-13T14:50:00Z">
            <w:rPr>
              <w:spacing w:val="-15"/>
              <w:lang w:val="fr-FR"/>
            </w:rPr>
          </w:rPrChange>
        </w:rPr>
        <w:t xml:space="preserve"> </w:t>
      </w:r>
      <w:r w:rsidRPr="00F94CB9">
        <w:rPr>
          <w:sz w:val="28"/>
          <w:szCs w:val="28"/>
          <w:lang w:val="fr-FR"/>
          <w:rPrChange w:id="13218" w:author="Peng Luqi" w:date="2019-10-13T14:50:00Z">
            <w:rPr>
              <w:lang w:val="fr-FR"/>
            </w:rPr>
          </w:rPrChange>
        </w:rPr>
        <w:t>simple</w:t>
      </w:r>
      <w:r w:rsidRPr="00F94CB9">
        <w:rPr>
          <w:spacing w:val="-3"/>
          <w:sz w:val="28"/>
          <w:szCs w:val="28"/>
          <w:lang w:val="fr-FR"/>
          <w:rPrChange w:id="13219" w:author="Peng Luqi" w:date="2019-10-13T14:50:00Z">
            <w:rPr>
              <w:spacing w:val="-3"/>
              <w:lang w:val="fr-FR"/>
            </w:rPr>
          </w:rPrChange>
        </w:rPr>
        <w:t xml:space="preserve"> </w:t>
      </w:r>
      <w:r w:rsidRPr="00F94CB9">
        <w:rPr>
          <w:sz w:val="28"/>
          <w:szCs w:val="28"/>
          <w:lang w:val="fr-FR"/>
          <w:rPrChange w:id="13220" w:author="Peng Luqi" w:date="2019-10-13T14:50:00Z">
            <w:rPr>
              <w:lang w:val="fr-FR"/>
            </w:rPr>
          </w:rPrChange>
        </w:rPr>
        <w:t>;</w:t>
      </w:r>
      <w:r w:rsidRPr="00F94CB9">
        <w:rPr>
          <w:spacing w:val="-16"/>
          <w:sz w:val="28"/>
          <w:szCs w:val="28"/>
          <w:lang w:val="fr-FR"/>
          <w:rPrChange w:id="13221" w:author="Peng Luqi" w:date="2019-10-13T14:50:00Z">
            <w:rPr>
              <w:spacing w:val="-16"/>
              <w:lang w:val="fr-FR"/>
            </w:rPr>
          </w:rPrChange>
        </w:rPr>
        <w:t xml:space="preserve"> </w:t>
      </w:r>
      <w:r w:rsidRPr="00F94CB9">
        <w:rPr>
          <w:sz w:val="28"/>
          <w:szCs w:val="28"/>
          <w:lang w:val="fr-FR"/>
          <w:rPrChange w:id="13222" w:author="Peng Luqi" w:date="2019-10-13T14:50:00Z">
            <w:rPr>
              <w:lang w:val="fr-FR"/>
            </w:rPr>
          </w:rPrChange>
        </w:rPr>
        <w:t>la</w:t>
      </w:r>
      <w:r w:rsidRPr="00F94CB9">
        <w:rPr>
          <w:spacing w:val="-16"/>
          <w:sz w:val="28"/>
          <w:szCs w:val="28"/>
          <w:lang w:val="fr-FR"/>
          <w:rPrChange w:id="13223" w:author="Peng Luqi" w:date="2019-10-13T14:50:00Z">
            <w:rPr>
              <w:spacing w:val="-16"/>
              <w:lang w:val="fr-FR"/>
            </w:rPr>
          </w:rPrChange>
        </w:rPr>
        <w:t xml:space="preserve"> </w:t>
      </w:r>
      <w:r w:rsidRPr="00F94CB9">
        <w:rPr>
          <w:sz w:val="28"/>
          <w:szCs w:val="28"/>
          <w:lang w:val="fr-FR"/>
          <w:rPrChange w:id="13224" w:author="Peng Luqi" w:date="2019-10-13T14:50:00Z">
            <w:rPr>
              <w:lang w:val="fr-FR"/>
            </w:rPr>
          </w:rPrChange>
        </w:rPr>
        <w:t>société</w:t>
      </w:r>
      <w:r w:rsidRPr="00F94CB9">
        <w:rPr>
          <w:spacing w:val="-16"/>
          <w:sz w:val="28"/>
          <w:szCs w:val="28"/>
          <w:lang w:val="fr-FR"/>
          <w:rPrChange w:id="13225" w:author="Peng Luqi" w:date="2019-10-13T14:50:00Z">
            <w:rPr>
              <w:spacing w:val="-16"/>
              <w:lang w:val="fr-FR"/>
            </w:rPr>
          </w:rPrChange>
        </w:rPr>
        <w:t xml:space="preserve"> </w:t>
      </w:r>
      <w:r w:rsidRPr="00F94CB9">
        <w:rPr>
          <w:sz w:val="28"/>
          <w:szCs w:val="28"/>
          <w:lang w:val="fr-FR"/>
          <w:rPrChange w:id="13226" w:author="Peng Luqi" w:date="2019-10-13T14:50:00Z">
            <w:rPr>
              <w:lang w:val="fr-FR"/>
            </w:rPr>
          </w:rPrChange>
        </w:rPr>
        <w:t>humaine</w:t>
      </w:r>
      <w:r w:rsidRPr="00F94CB9">
        <w:rPr>
          <w:spacing w:val="-16"/>
          <w:sz w:val="28"/>
          <w:szCs w:val="28"/>
          <w:lang w:val="fr-FR"/>
          <w:rPrChange w:id="13227" w:author="Peng Luqi" w:date="2019-10-13T14:50:00Z">
            <w:rPr>
              <w:spacing w:val="-16"/>
              <w:lang w:val="fr-FR"/>
            </w:rPr>
          </w:rPrChange>
        </w:rPr>
        <w:t xml:space="preserve"> </w:t>
      </w:r>
      <w:r w:rsidRPr="00F94CB9">
        <w:rPr>
          <w:sz w:val="28"/>
          <w:szCs w:val="28"/>
          <w:lang w:val="fr-FR"/>
          <w:rPrChange w:id="13228" w:author="Peng Luqi" w:date="2019-10-13T14:50:00Z">
            <w:rPr>
              <w:lang w:val="fr-FR"/>
            </w:rPr>
          </w:rPrChange>
        </w:rPr>
        <w:t>se</w:t>
      </w:r>
      <w:r w:rsidRPr="00F94CB9">
        <w:rPr>
          <w:spacing w:val="-16"/>
          <w:sz w:val="28"/>
          <w:szCs w:val="28"/>
          <w:lang w:val="fr-FR"/>
          <w:rPrChange w:id="13229" w:author="Peng Luqi" w:date="2019-10-13T14:50:00Z">
            <w:rPr>
              <w:spacing w:val="-16"/>
              <w:lang w:val="fr-FR"/>
            </w:rPr>
          </w:rPrChange>
        </w:rPr>
        <w:t xml:space="preserve"> </w:t>
      </w:r>
      <w:r w:rsidRPr="00F94CB9">
        <w:rPr>
          <w:sz w:val="28"/>
          <w:szCs w:val="28"/>
          <w:lang w:val="fr-FR"/>
          <w:rPrChange w:id="13230" w:author="Peng Luqi" w:date="2019-10-13T14:50:00Z">
            <w:rPr>
              <w:lang w:val="fr-FR"/>
            </w:rPr>
          </w:rPrChange>
        </w:rPr>
        <w:t>développe,</w:t>
      </w:r>
      <w:r w:rsidRPr="00F94CB9">
        <w:rPr>
          <w:spacing w:val="-15"/>
          <w:sz w:val="28"/>
          <w:szCs w:val="28"/>
          <w:lang w:val="fr-FR"/>
          <w:rPrChange w:id="13231" w:author="Peng Luqi" w:date="2019-10-13T14:50:00Z">
            <w:rPr>
              <w:spacing w:val="-15"/>
              <w:lang w:val="fr-FR"/>
            </w:rPr>
          </w:rPrChange>
        </w:rPr>
        <w:t xml:space="preserve"> </w:t>
      </w:r>
      <w:r w:rsidRPr="00F94CB9">
        <w:rPr>
          <w:sz w:val="28"/>
          <w:szCs w:val="28"/>
          <w:lang w:val="fr-FR"/>
          <w:rPrChange w:id="13232" w:author="Peng Luqi" w:date="2019-10-13T14:50:00Z">
            <w:rPr>
              <w:lang w:val="fr-FR"/>
            </w:rPr>
          </w:rPrChange>
        </w:rPr>
        <w:t>la</w:t>
      </w:r>
      <w:r w:rsidRPr="00F94CB9">
        <w:rPr>
          <w:spacing w:val="-16"/>
          <w:sz w:val="28"/>
          <w:szCs w:val="28"/>
          <w:lang w:val="fr-FR"/>
          <w:rPrChange w:id="13233" w:author="Peng Luqi" w:date="2019-10-13T14:50:00Z">
            <w:rPr>
              <w:spacing w:val="-16"/>
              <w:lang w:val="fr-FR"/>
            </w:rPr>
          </w:rPrChange>
        </w:rPr>
        <w:t xml:space="preserve"> </w:t>
      </w:r>
      <w:r w:rsidRPr="00F94CB9">
        <w:rPr>
          <w:sz w:val="28"/>
          <w:szCs w:val="28"/>
          <w:lang w:val="fr-FR"/>
          <w:rPrChange w:id="13234" w:author="Peng Luqi" w:date="2019-10-13T14:50:00Z">
            <w:rPr>
              <w:lang w:val="fr-FR"/>
            </w:rPr>
          </w:rPrChange>
        </w:rPr>
        <w:t>science et la technologie progressent et l</w:t>
      </w:r>
      <w:del w:id="13235" w:author="Peng Luqi" w:date="2019-10-13T14:43:00Z">
        <w:r w:rsidRPr="00F94CB9" w:rsidDel="00EF666F">
          <w:rPr>
            <w:sz w:val="28"/>
            <w:szCs w:val="28"/>
            <w:lang w:val="fr-FR"/>
            <w:rPrChange w:id="13236" w:author="Peng Luqi" w:date="2019-10-13T14:50:00Z">
              <w:rPr>
                <w:lang w:val="fr-FR"/>
              </w:rPr>
            </w:rPrChange>
          </w:rPr>
          <w:delText>’</w:delText>
        </w:r>
      </w:del>
      <w:ins w:id="13237" w:author="Peng Luqi" w:date="2019-10-13T14:43:00Z">
        <w:r w:rsidR="00EF666F" w:rsidRPr="00F94CB9">
          <w:rPr>
            <w:sz w:val="28"/>
            <w:szCs w:val="28"/>
            <w:lang w:val="fr-FR"/>
            <w:rPrChange w:id="13238" w:author="Peng Luqi" w:date="2019-10-13T14:50:00Z">
              <w:rPr>
                <w:lang w:val="fr-FR"/>
              </w:rPr>
            </w:rPrChange>
          </w:rPr>
          <w:t>’</w:t>
        </w:r>
      </w:ins>
      <w:r w:rsidRPr="00F94CB9">
        <w:rPr>
          <w:sz w:val="28"/>
          <w:szCs w:val="28"/>
          <w:lang w:val="fr-FR"/>
          <w:rPrChange w:id="13239" w:author="Peng Luqi" w:date="2019-10-13T14:50:00Z">
            <w:rPr>
              <w:lang w:val="fr-FR"/>
            </w:rPr>
          </w:rPrChange>
        </w:rPr>
        <w:t>économie mondiale s</w:t>
      </w:r>
      <w:del w:id="13240" w:author="Peng Luqi" w:date="2019-10-13T14:43:00Z">
        <w:r w:rsidRPr="00F94CB9" w:rsidDel="00EF666F">
          <w:rPr>
            <w:sz w:val="28"/>
            <w:szCs w:val="28"/>
            <w:lang w:val="fr-FR"/>
            <w:rPrChange w:id="13241" w:author="Peng Luqi" w:date="2019-10-13T14:50:00Z">
              <w:rPr>
                <w:lang w:val="fr-FR"/>
              </w:rPr>
            </w:rPrChange>
          </w:rPr>
          <w:delText>’</w:delText>
        </w:r>
      </w:del>
      <w:ins w:id="13242" w:author="Peng Luqi" w:date="2019-10-13T14:43:00Z">
        <w:r w:rsidR="00EF666F" w:rsidRPr="00F94CB9">
          <w:rPr>
            <w:sz w:val="28"/>
            <w:szCs w:val="28"/>
            <w:lang w:val="fr-FR"/>
            <w:rPrChange w:id="13243" w:author="Peng Luqi" w:date="2019-10-13T14:50:00Z">
              <w:rPr>
                <w:lang w:val="fr-FR"/>
              </w:rPr>
            </w:rPrChange>
          </w:rPr>
          <w:t>’</w:t>
        </w:r>
      </w:ins>
      <w:r w:rsidRPr="00F94CB9">
        <w:rPr>
          <w:sz w:val="28"/>
          <w:szCs w:val="28"/>
          <w:lang w:val="fr-FR"/>
          <w:rPrChange w:id="13244" w:author="Peng Luqi" w:date="2019-10-13T14:50:00Z">
            <w:rPr>
              <w:lang w:val="fr-FR"/>
            </w:rPr>
          </w:rPrChange>
        </w:rPr>
        <w:t>apprécie. C</w:t>
      </w:r>
      <w:del w:id="13245" w:author="Peng Luqi" w:date="2019-10-13T14:43:00Z">
        <w:r w:rsidRPr="00F94CB9" w:rsidDel="00EF666F">
          <w:rPr>
            <w:sz w:val="28"/>
            <w:szCs w:val="28"/>
            <w:lang w:val="fr-FR"/>
            <w:rPrChange w:id="13246" w:author="Peng Luqi" w:date="2019-10-13T14:50:00Z">
              <w:rPr>
                <w:lang w:val="fr-FR"/>
              </w:rPr>
            </w:rPrChange>
          </w:rPr>
          <w:delText>’</w:delText>
        </w:r>
      </w:del>
      <w:ins w:id="13247" w:author="Peng Luqi" w:date="2019-10-13T14:43:00Z">
        <w:r w:rsidR="00EF666F" w:rsidRPr="00F94CB9">
          <w:rPr>
            <w:sz w:val="28"/>
            <w:szCs w:val="28"/>
            <w:lang w:val="fr-FR"/>
            <w:rPrChange w:id="13248" w:author="Peng Luqi" w:date="2019-10-13T14:50:00Z">
              <w:rPr>
                <w:lang w:val="fr-FR"/>
              </w:rPr>
            </w:rPrChange>
          </w:rPr>
          <w:t>’</w:t>
        </w:r>
      </w:ins>
      <w:r w:rsidRPr="00F94CB9">
        <w:rPr>
          <w:sz w:val="28"/>
          <w:szCs w:val="28"/>
          <w:lang w:val="fr-FR"/>
          <w:rPrChange w:id="13249" w:author="Peng Luqi" w:date="2019-10-13T14:50:00Z">
            <w:rPr>
              <w:lang w:val="fr-FR"/>
            </w:rPr>
          </w:rPrChange>
        </w:rPr>
        <w:t>est le dividende du temps. Les dividendes de cette époque sont théoriquement inclusifs, c</w:t>
      </w:r>
      <w:del w:id="13250" w:author="Peng Luqi" w:date="2019-10-13T14:43:00Z">
        <w:r w:rsidRPr="00F94CB9" w:rsidDel="00EF666F">
          <w:rPr>
            <w:sz w:val="28"/>
            <w:szCs w:val="28"/>
            <w:lang w:val="fr-FR"/>
            <w:rPrChange w:id="13251" w:author="Peng Luqi" w:date="2019-10-13T14:50:00Z">
              <w:rPr>
                <w:lang w:val="fr-FR"/>
              </w:rPr>
            </w:rPrChange>
          </w:rPr>
          <w:delText>’</w:delText>
        </w:r>
      </w:del>
      <w:ins w:id="13252" w:author="Peng Luqi" w:date="2019-10-13T14:43:00Z">
        <w:r w:rsidR="00EF666F" w:rsidRPr="00F94CB9">
          <w:rPr>
            <w:sz w:val="28"/>
            <w:szCs w:val="28"/>
            <w:lang w:val="fr-FR"/>
            <w:rPrChange w:id="13253" w:author="Peng Luqi" w:date="2019-10-13T14:50:00Z">
              <w:rPr>
                <w:lang w:val="fr-FR"/>
              </w:rPr>
            </w:rPrChange>
          </w:rPr>
          <w:t>’</w:t>
        </w:r>
      </w:ins>
      <w:r w:rsidRPr="00F94CB9">
        <w:rPr>
          <w:sz w:val="28"/>
          <w:szCs w:val="28"/>
          <w:lang w:val="fr-FR"/>
          <w:rPrChange w:id="13254" w:author="Peng Luqi" w:date="2019-10-13T14:50:00Z">
            <w:rPr>
              <w:lang w:val="fr-FR"/>
            </w:rPr>
          </w:rPrChange>
        </w:rPr>
        <w:t>est-à-dire que tous les membres de chaque génération</w:t>
      </w:r>
      <w:r w:rsidRPr="00F94CB9">
        <w:rPr>
          <w:spacing w:val="-6"/>
          <w:sz w:val="28"/>
          <w:szCs w:val="28"/>
          <w:lang w:val="fr-FR"/>
          <w:rPrChange w:id="13255" w:author="Peng Luqi" w:date="2019-10-13T14:50:00Z">
            <w:rPr>
              <w:spacing w:val="-6"/>
              <w:lang w:val="fr-FR"/>
            </w:rPr>
          </w:rPrChange>
        </w:rPr>
        <w:t xml:space="preserve"> </w:t>
      </w:r>
      <w:del w:id="13256" w:author="Peng Luqi" w:date="2019-10-13T23:07:00Z">
        <w:r w:rsidRPr="00F94CB9" w:rsidDel="001007FD">
          <w:rPr>
            <w:sz w:val="28"/>
            <w:szCs w:val="28"/>
            <w:lang w:val="fr-FR"/>
            <w:rPrChange w:id="13257" w:author="Peng Luqi" w:date="2019-10-13T14:50:00Z">
              <w:rPr>
                <w:lang w:val="fr-FR"/>
              </w:rPr>
            </w:rPrChange>
          </w:rPr>
          <w:delText>doit</w:delText>
        </w:r>
      </w:del>
      <w:ins w:id="13258" w:author="Peng Luqi" w:date="2019-10-13T23:07:00Z">
        <w:r w:rsidR="001007FD" w:rsidRPr="00F94CB9">
          <w:rPr>
            <w:sz w:val="28"/>
            <w:szCs w:val="28"/>
            <w:lang w:val="fr-FR"/>
          </w:rPr>
          <w:t>doivent</w:t>
        </w:r>
      </w:ins>
      <w:r w:rsidRPr="00F94CB9">
        <w:rPr>
          <w:spacing w:val="-5"/>
          <w:sz w:val="28"/>
          <w:szCs w:val="28"/>
          <w:lang w:val="fr-FR"/>
          <w:rPrChange w:id="13259" w:author="Peng Luqi" w:date="2019-10-13T14:50:00Z">
            <w:rPr>
              <w:spacing w:val="-5"/>
              <w:lang w:val="fr-FR"/>
            </w:rPr>
          </w:rPrChange>
        </w:rPr>
        <w:t xml:space="preserve"> </w:t>
      </w:r>
      <w:r w:rsidRPr="00F94CB9">
        <w:rPr>
          <w:sz w:val="28"/>
          <w:szCs w:val="28"/>
          <w:lang w:val="fr-FR"/>
          <w:rPrChange w:id="13260" w:author="Peng Luqi" w:date="2019-10-13T14:50:00Z">
            <w:rPr>
              <w:lang w:val="fr-FR"/>
            </w:rPr>
          </w:rPrChange>
        </w:rPr>
        <w:t>y</w:t>
      </w:r>
      <w:r w:rsidRPr="00F94CB9">
        <w:rPr>
          <w:spacing w:val="-5"/>
          <w:sz w:val="28"/>
          <w:szCs w:val="28"/>
          <w:lang w:val="fr-FR"/>
          <w:rPrChange w:id="13261" w:author="Peng Luqi" w:date="2019-10-13T14:50:00Z">
            <w:rPr>
              <w:spacing w:val="-5"/>
              <w:lang w:val="fr-FR"/>
            </w:rPr>
          </w:rPrChange>
        </w:rPr>
        <w:t xml:space="preserve"> </w:t>
      </w:r>
      <w:r w:rsidRPr="00F94CB9">
        <w:rPr>
          <w:sz w:val="28"/>
          <w:szCs w:val="28"/>
          <w:lang w:val="fr-FR"/>
          <w:rPrChange w:id="13262" w:author="Peng Luqi" w:date="2019-10-13T14:50:00Z">
            <w:rPr>
              <w:lang w:val="fr-FR"/>
            </w:rPr>
          </w:rPrChange>
        </w:rPr>
        <w:t>avoir</w:t>
      </w:r>
      <w:r w:rsidRPr="00F94CB9">
        <w:rPr>
          <w:spacing w:val="-5"/>
          <w:sz w:val="28"/>
          <w:szCs w:val="28"/>
          <w:lang w:val="fr-FR"/>
          <w:rPrChange w:id="13263" w:author="Peng Luqi" w:date="2019-10-13T14:50:00Z">
            <w:rPr>
              <w:spacing w:val="-5"/>
              <w:lang w:val="fr-FR"/>
            </w:rPr>
          </w:rPrChange>
        </w:rPr>
        <w:t xml:space="preserve"> </w:t>
      </w:r>
      <w:r w:rsidRPr="00F94CB9">
        <w:rPr>
          <w:sz w:val="28"/>
          <w:szCs w:val="28"/>
          <w:lang w:val="fr-FR"/>
          <w:rPrChange w:id="13264" w:author="Peng Luqi" w:date="2019-10-13T14:50:00Z">
            <w:rPr>
              <w:lang w:val="fr-FR"/>
            </w:rPr>
          </w:rPrChange>
        </w:rPr>
        <w:t>accès,</w:t>
      </w:r>
      <w:r w:rsidRPr="00F94CB9">
        <w:rPr>
          <w:spacing w:val="-4"/>
          <w:sz w:val="28"/>
          <w:szCs w:val="28"/>
          <w:lang w:val="fr-FR"/>
          <w:rPrChange w:id="13265" w:author="Peng Luqi" w:date="2019-10-13T14:50:00Z">
            <w:rPr>
              <w:spacing w:val="-4"/>
              <w:lang w:val="fr-FR"/>
            </w:rPr>
          </w:rPrChange>
        </w:rPr>
        <w:t xml:space="preserve"> </w:t>
      </w:r>
      <w:r w:rsidRPr="00F94CB9">
        <w:rPr>
          <w:sz w:val="28"/>
          <w:szCs w:val="28"/>
          <w:lang w:val="fr-FR"/>
          <w:rPrChange w:id="13266" w:author="Peng Luqi" w:date="2019-10-13T14:50:00Z">
            <w:rPr>
              <w:lang w:val="fr-FR"/>
            </w:rPr>
          </w:rPrChange>
        </w:rPr>
        <w:t>ou</w:t>
      </w:r>
      <w:r w:rsidRPr="00F94CB9">
        <w:rPr>
          <w:spacing w:val="-5"/>
          <w:sz w:val="28"/>
          <w:szCs w:val="28"/>
          <w:lang w:val="fr-FR"/>
          <w:rPrChange w:id="13267" w:author="Peng Luqi" w:date="2019-10-13T14:50:00Z">
            <w:rPr>
              <w:spacing w:val="-5"/>
              <w:lang w:val="fr-FR"/>
            </w:rPr>
          </w:rPrChange>
        </w:rPr>
        <w:t xml:space="preserve"> </w:t>
      </w:r>
      <w:r w:rsidRPr="00F94CB9">
        <w:rPr>
          <w:sz w:val="28"/>
          <w:szCs w:val="28"/>
          <w:lang w:val="fr-FR"/>
          <w:rPrChange w:id="13268" w:author="Peng Luqi" w:date="2019-10-13T14:50:00Z">
            <w:rPr>
              <w:lang w:val="fr-FR"/>
            </w:rPr>
          </w:rPrChange>
        </w:rPr>
        <w:t>du</w:t>
      </w:r>
      <w:r w:rsidRPr="00F94CB9">
        <w:rPr>
          <w:spacing w:val="-5"/>
          <w:sz w:val="28"/>
          <w:szCs w:val="28"/>
          <w:lang w:val="fr-FR"/>
          <w:rPrChange w:id="13269" w:author="Peng Luqi" w:date="2019-10-13T14:50:00Z">
            <w:rPr>
              <w:spacing w:val="-5"/>
              <w:lang w:val="fr-FR"/>
            </w:rPr>
          </w:rPrChange>
        </w:rPr>
        <w:t xml:space="preserve"> </w:t>
      </w:r>
      <w:r w:rsidRPr="00F94CB9">
        <w:rPr>
          <w:sz w:val="28"/>
          <w:szCs w:val="28"/>
          <w:lang w:val="fr-FR"/>
          <w:rPrChange w:id="13270" w:author="Peng Luqi" w:date="2019-10-13T14:50:00Z">
            <w:rPr>
              <w:lang w:val="fr-FR"/>
            </w:rPr>
          </w:rPrChange>
        </w:rPr>
        <w:t>moins</w:t>
      </w:r>
      <w:r w:rsidRPr="00F94CB9">
        <w:rPr>
          <w:spacing w:val="-5"/>
          <w:sz w:val="28"/>
          <w:szCs w:val="28"/>
          <w:lang w:val="fr-FR"/>
          <w:rPrChange w:id="13271" w:author="Peng Luqi" w:date="2019-10-13T14:50:00Z">
            <w:rPr>
              <w:spacing w:val="-5"/>
              <w:lang w:val="fr-FR"/>
            </w:rPr>
          </w:rPrChange>
        </w:rPr>
        <w:t xml:space="preserve"> </w:t>
      </w:r>
      <w:r w:rsidRPr="00F94CB9">
        <w:rPr>
          <w:sz w:val="28"/>
          <w:szCs w:val="28"/>
          <w:lang w:val="fr-FR"/>
          <w:rPrChange w:id="13272" w:author="Peng Luqi" w:date="2019-10-13T14:50:00Z">
            <w:rPr>
              <w:lang w:val="fr-FR"/>
            </w:rPr>
          </w:rPrChange>
        </w:rPr>
        <w:t>avoir</w:t>
      </w:r>
      <w:r w:rsidRPr="00F94CB9">
        <w:rPr>
          <w:spacing w:val="-4"/>
          <w:sz w:val="28"/>
          <w:szCs w:val="28"/>
          <w:lang w:val="fr-FR"/>
          <w:rPrChange w:id="13273" w:author="Peng Luqi" w:date="2019-10-13T14:50:00Z">
            <w:rPr>
              <w:spacing w:val="-4"/>
              <w:lang w:val="fr-FR"/>
            </w:rPr>
          </w:rPrChange>
        </w:rPr>
        <w:t xml:space="preserve"> </w:t>
      </w:r>
      <w:r w:rsidRPr="00F94CB9">
        <w:rPr>
          <w:sz w:val="28"/>
          <w:szCs w:val="28"/>
          <w:lang w:val="fr-FR"/>
          <w:rPrChange w:id="13274" w:author="Peng Luqi" w:date="2019-10-13T14:50:00Z">
            <w:rPr>
              <w:lang w:val="fr-FR"/>
            </w:rPr>
          </w:rPrChange>
        </w:rPr>
        <w:t>la</w:t>
      </w:r>
      <w:r w:rsidRPr="00F94CB9">
        <w:rPr>
          <w:spacing w:val="-5"/>
          <w:sz w:val="28"/>
          <w:szCs w:val="28"/>
          <w:lang w:val="fr-FR"/>
          <w:rPrChange w:id="13275" w:author="Peng Luqi" w:date="2019-10-13T14:50:00Z">
            <w:rPr>
              <w:spacing w:val="-5"/>
              <w:lang w:val="fr-FR"/>
            </w:rPr>
          </w:rPrChange>
        </w:rPr>
        <w:t xml:space="preserve"> </w:t>
      </w:r>
      <w:r w:rsidRPr="00F94CB9">
        <w:rPr>
          <w:sz w:val="28"/>
          <w:szCs w:val="28"/>
          <w:lang w:val="fr-FR"/>
          <w:rPrChange w:id="13276" w:author="Peng Luqi" w:date="2019-10-13T14:50:00Z">
            <w:rPr>
              <w:lang w:val="fr-FR"/>
            </w:rPr>
          </w:rPrChange>
        </w:rPr>
        <w:t>possibilité</w:t>
      </w:r>
      <w:r w:rsidRPr="00F94CB9">
        <w:rPr>
          <w:spacing w:val="-5"/>
          <w:sz w:val="28"/>
          <w:szCs w:val="28"/>
          <w:lang w:val="fr-FR"/>
          <w:rPrChange w:id="13277" w:author="Peng Luqi" w:date="2019-10-13T14:50:00Z">
            <w:rPr>
              <w:spacing w:val="-5"/>
              <w:lang w:val="fr-FR"/>
            </w:rPr>
          </w:rPrChange>
        </w:rPr>
        <w:t xml:space="preserve"> </w:t>
      </w:r>
      <w:r w:rsidRPr="00F94CB9">
        <w:rPr>
          <w:sz w:val="28"/>
          <w:szCs w:val="28"/>
          <w:lang w:val="fr-FR"/>
          <w:rPrChange w:id="13278" w:author="Peng Luqi" w:date="2019-10-13T14:50:00Z">
            <w:rPr>
              <w:lang w:val="fr-FR"/>
            </w:rPr>
          </w:rPrChange>
        </w:rPr>
        <w:t>de</w:t>
      </w:r>
      <w:r w:rsidRPr="00F94CB9">
        <w:rPr>
          <w:spacing w:val="-6"/>
          <w:sz w:val="28"/>
          <w:szCs w:val="28"/>
          <w:lang w:val="fr-FR"/>
          <w:rPrChange w:id="13279" w:author="Peng Luqi" w:date="2019-10-13T14:50:00Z">
            <w:rPr>
              <w:spacing w:val="-6"/>
              <w:lang w:val="fr-FR"/>
            </w:rPr>
          </w:rPrChange>
        </w:rPr>
        <w:t xml:space="preserve"> </w:t>
      </w:r>
      <w:r w:rsidRPr="00F94CB9">
        <w:rPr>
          <w:sz w:val="28"/>
          <w:szCs w:val="28"/>
          <w:lang w:val="fr-FR"/>
          <w:rPrChange w:id="13280" w:author="Peng Luqi" w:date="2019-10-13T14:50:00Z">
            <w:rPr>
              <w:lang w:val="fr-FR"/>
            </w:rPr>
          </w:rPrChange>
        </w:rPr>
        <w:t>recevoir</w:t>
      </w:r>
      <w:r w:rsidRPr="00F94CB9">
        <w:rPr>
          <w:spacing w:val="-4"/>
          <w:sz w:val="28"/>
          <w:szCs w:val="28"/>
          <w:lang w:val="fr-FR"/>
          <w:rPrChange w:id="13281" w:author="Peng Luqi" w:date="2019-10-13T14:50:00Z">
            <w:rPr>
              <w:spacing w:val="-4"/>
              <w:lang w:val="fr-FR"/>
            </w:rPr>
          </w:rPrChange>
        </w:rPr>
        <w:t xml:space="preserve"> </w:t>
      </w:r>
      <w:r w:rsidRPr="00F94CB9">
        <w:rPr>
          <w:sz w:val="28"/>
          <w:szCs w:val="28"/>
          <w:lang w:val="fr-FR"/>
          <w:rPrChange w:id="13282" w:author="Peng Luqi" w:date="2019-10-13T14:50:00Z">
            <w:rPr>
              <w:lang w:val="fr-FR"/>
            </w:rPr>
          </w:rPrChange>
        </w:rPr>
        <w:t>le</w:t>
      </w:r>
      <w:r w:rsidRPr="00F94CB9">
        <w:rPr>
          <w:spacing w:val="-5"/>
          <w:sz w:val="28"/>
          <w:szCs w:val="28"/>
          <w:lang w:val="fr-FR"/>
          <w:rPrChange w:id="13283" w:author="Peng Luqi" w:date="2019-10-13T14:50:00Z">
            <w:rPr>
              <w:spacing w:val="-5"/>
              <w:lang w:val="fr-FR"/>
            </w:rPr>
          </w:rPrChange>
        </w:rPr>
        <w:t xml:space="preserve"> </w:t>
      </w:r>
      <w:r w:rsidRPr="00F94CB9">
        <w:rPr>
          <w:sz w:val="28"/>
          <w:szCs w:val="28"/>
          <w:lang w:val="fr-FR"/>
          <w:rPrChange w:id="13284" w:author="Peng Luqi" w:date="2019-10-13T14:50:00Z">
            <w:rPr>
              <w:lang w:val="fr-FR"/>
            </w:rPr>
          </w:rPrChange>
        </w:rPr>
        <w:t>dividende</w:t>
      </w:r>
      <w:r w:rsidRPr="00F94CB9">
        <w:rPr>
          <w:spacing w:val="-6"/>
          <w:sz w:val="28"/>
          <w:szCs w:val="28"/>
          <w:lang w:val="fr-FR"/>
          <w:rPrChange w:id="13285" w:author="Peng Luqi" w:date="2019-10-13T14:50:00Z">
            <w:rPr>
              <w:spacing w:val="-6"/>
              <w:lang w:val="fr-FR"/>
            </w:rPr>
          </w:rPrChange>
        </w:rPr>
        <w:t xml:space="preserve"> </w:t>
      </w:r>
      <w:r w:rsidRPr="00F94CB9">
        <w:rPr>
          <w:sz w:val="28"/>
          <w:szCs w:val="28"/>
          <w:lang w:val="fr-FR"/>
          <w:rPrChange w:id="13286" w:author="Peng Luqi" w:date="2019-10-13T14:50:00Z">
            <w:rPr>
              <w:lang w:val="fr-FR"/>
            </w:rPr>
          </w:rPrChange>
        </w:rPr>
        <w:t>de</w:t>
      </w:r>
      <w:r w:rsidRPr="00F94CB9">
        <w:rPr>
          <w:spacing w:val="-5"/>
          <w:sz w:val="28"/>
          <w:szCs w:val="28"/>
          <w:lang w:val="fr-FR"/>
          <w:rPrChange w:id="13287" w:author="Peng Luqi" w:date="2019-10-13T14:50:00Z">
            <w:rPr>
              <w:spacing w:val="-5"/>
              <w:lang w:val="fr-FR"/>
            </w:rPr>
          </w:rPrChange>
        </w:rPr>
        <w:t xml:space="preserve"> </w:t>
      </w:r>
      <w:r w:rsidRPr="00F94CB9">
        <w:rPr>
          <w:sz w:val="28"/>
          <w:szCs w:val="28"/>
          <w:lang w:val="fr-FR"/>
          <w:rPrChange w:id="13288" w:author="Peng Luqi" w:date="2019-10-13T14:50:00Z">
            <w:rPr>
              <w:lang w:val="fr-FR"/>
            </w:rPr>
          </w:rPrChange>
        </w:rPr>
        <w:t>cette</w:t>
      </w:r>
      <w:r w:rsidRPr="00F94CB9">
        <w:rPr>
          <w:spacing w:val="-5"/>
          <w:sz w:val="28"/>
          <w:szCs w:val="28"/>
          <w:lang w:val="fr-FR"/>
          <w:rPrChange w:id="13289" w:author="Peng Luqi" w:date="2019-10-13T14:50:00Z">
            <w:rPr>
              <w:spacing w:val="-5"/>
              <w:lang w:val="fr-FR"/>
            </w:rPr>
          </w:rPrChange>
        </w:rPr>
        <w:t xml:space="preserve"> </w:t>
      </w:r>
      <w:r w:rsidRPr="00F94CB9">
        <w:rPr>
          <w:sz w:val="28"/>
          <w:szCs w:val="28"/>
          <w:lang w:val="fr-FR"/>
          <w:rPrChange w:id="13290" w:author="Peng Luqi" w:date="2019-10-13T14:50:00Z">
            <w:rPr>
              <w:lang w:val="fr-FR"/>
            </w:rPr>
          </w:rPrChange>
        </w:rPr>
        <w:t>époque.</w:t>
      </w:r>
    </w:p>
    <w:p w:rsidR="002B38DF" w:rsidRPr="00F94CB9" w:rsidRDefault="002B38DF">
      <w:pPr>
        <w:pStyle w:val="a3"/>
        <w:ind w:left="170" w:right="170"/>
        <w:jc w:val="both"/>
        <w:rPr>
          <w:lang w:val="fr-FR"/>
          <w:rPrChange w:id="13291" w:author="Peng Luqi" w:date="2019-10-13T14:50:00Z">
            <w:rPr>
              <w:sz w:val="21"/>
              <w:lang w:val="fr-FR"/>
            </w:rPr>
          </w:rPrChange>
        </w:rPr>
        <w:pPrChange w:id="13292" w:author="Peng Luqi" w:date="2019-10-13T14:20:00Z">
          <w:pPr>
            <w:pStyle w:val="a3"/>
            <w:spacing w:before="10"/>
          </w:pPr>
        </w:pPrChange>
      </w:pPr>
    </w:p>
    <w:p w:rsidR="002B38DF" w:rsidRPr="00F94CB9" w:rsidRDefault="00716360">
      <w:pPr>
        <w:ind w:left="170" w:right="170"/>
        <w:jc w:val="both"/>
        <w:rPr>
          <w:sz w:val="28"/>
          <w:szCs w:val="28"/>
          <w:lang w:val="fr-FR"/>
          <w:rPrChange w:id="13293" w:author="Peng Luqi" w:date="2019-10-13T14:50:00Z">
            <w:rPr>
              <w:lang w:val="fr-FR"/>
            </w:rPr>
          </w:rPrChange>
        </w:rPr>
        <w:pPrChange w:id="13294" w:author="Peng Luqi" w:date="2019-10-13T14:20:00Z">
          <w:pPr>
            <w:spacing w:before="1"/>
            <w:ind w:left="130" w:right="183"/>
            <w:jc w:val="both"/>
          </w:pPr>
        </w:pPrChange>
      </w:pPr>
      <w:r w:rsidRPr="00F94CB9">
        <w:rPr>
          <w:sz w:val="28"/>
          <w:szCs w:val="28"/>
          <w:lang w:val="fr-FR"/>
          <w:rPrChange w:id="13295" w:author="Peng Luqi" w:date="2019-10-13T14:50:00Z">
            <w:rPr>
              <w:lang w:val="fr-FR"/>
            </w:rPr>
          </w:rPrChange>
        </w:rPr>
        <w:t>Pour</w:t>
      </w:r>
      <w:r w:rsidRPr="00F94CB9">
        <w:rPr>
          <w:spacing w:val="-6"/>
          <w:sz w:val="28"/>
          <w:szCs w:val="28"/>
          <w:lang w:val="fr-FR"/>
          <w:rPrChange w:id="13296" w:author="Peng Luqi" w:date="2019-10-13T14:50:00Z">
            <w:rPr>
              <w:spacing w:val="-6"/>
              <w:lang w:val="fr-FR"/>
            </w:rPr>
          </w:rPrChange>
        </w:rPr>
        <w:t xml:space="preserve"> </w:t>
      </w:r>
      <w:r w:rsidRPr="00F94CB9">
        <w:rPr>
          <w:sz w:val="28"/>
          <w:szCs w:val="28"/>
          <w:lang w:val="fr-FR"/>
          <w:rPrChange w:id="13297" w:author="Peng Luqi" w:date="2019-10-13T14:50:00Z">
            <w:rPr>
              <w:lang w:val="fr-FR"/>
            </w:rPr>
          </w:rPrChange>
        </w:rPr>
        <w:t>faire</w:t>
      </w:r>
      <w:r w:rsidRPr="00F94CB9">
        <w:rPr>
          <w:spacing w:val="-6"/>
          <w:sz w:val="28"/>
          <w:szCs w:val="28"/>
          <w:lang w:val="fr-FR"/>
          <w:rPrChange w:id="13298" w:author="Peng Luqi" w:date="2019-10-13T14:50:00Z">
            <w:rPr>
              <w:spacing w:val="-6"/>
              <w:lang w:val="fr-FR"/>
            </w:rPr>
          </w:rPrChange>
        </w:rPr>
        <w:t xml:space="preserve"> </w:t>
      </w:r>
      <w:r w:rsidRPr="00F94CB9">
        <w:rPr>
          <w:sz w:val="28"/>
          <w:szCs w:val="28"/>
          <w:lang w:val="fr-FR"/>
          <w:rPrChange w:id="13299" w:author="Peng Luqi" w:date="2019-10-13T14:50:00Z">
            <w:rPr>
              <w:lang w:val="fr-FR"/>
            </w:rPr>
          </w:rPrChange>
        </w:rPr>
        <w:t>plus</w:t>
      </w:r>
      <w:r w:rsidRPr="00F94CB9">
        <w:rPr>
          <w:spacing w:val="-6"/>
          <w:sz w:val="28"/>
          <w:szCs w:val="28"/>
          <w:lang w:val="fr-FR"/>
          <w:rPrChange w:id="13300" w:author="Peng Luqi" w:date="2019-10-13T14:50:00Z">
            <w:rPr>
              <w:spacing w:val="-6"/>
              <w:lang w:val="fr-FR"/>
            </w:rPr>
          </w:rPrChange>
        </w:rPr>
        <w:t xml:space="preserve"> </w:t>
      </w:r>
      <w:r w:rsidRPr="00F94CB9">
        <w:rPr>
          <w:sz w:val="28"/>
          <w:szCs w:val="28"/>
          <w:lang w:val="fr-FR"/>
          <w:rPrChange w:id="13301" w:author="Peng Luqi" w:date="2019-10-13T14:50:00Z">
            <w:rPr>
              <w:lang w:val="fr-FR"/>
            </w:rPr>
          </w:rPrChange>
        </w:rPr>
        <w:t>simple,</w:t>
      </w:r>
      <w:r w:rsidRPr="00F94CB9">
        <w:rPr>
          <w:spacing w:val="-6"/>
          <w:sz w:val="28"/>
          <w:szCs w:val="28"/>
          <w:lang w:val="fr-FR"/>
          <w:rPrChange w:id="13302" w:author="Peng Luqi" w:date="2019-10-13T14:50:00Z">
            <w:rPr>
              <w:spacing w:val="-6"/>
              <w:lang w:val="fr-FR"/>
            </w:rPr>
          </w:rPrChange>
        </w:rPr>
        <w:t xml:space="preserve"> </w:t>
      </w:r>
      <w:r w:rsidRPr="00F94CB9">
        <w:rPr>
          <w:sz w:val="28"/>
          <w:szCs w:val="28"/>
          <w:lang w:val="fr-FR"/>
          <w:rPrChange w:id="13303" w:author="Peng Luqi" w:date="2019-10-13T14:50:00Z">
            <w:rPr>
              <w:lang w:val="fr-FR"/>
            </w:rPr>
          </w:rPrChange>
        </w:rPr>
        <w:t>quand</w:t>
      </w:r>
      <w:r w:rsidRPr="00F94CB9">
        <w:rPr>
          <w:spacing w:val="-6"/>
          <w:sz w:val="28"/>
          <w:szCs w:val="28"/>
          <w:lang w:val="fr-FR"/>
          <w:rPrChange w:id="13304" w:author="Peng Luqi" w:date="2019-10-13T14:50:00Z">
            <w:rPr>
              <w:spacing w:val="-6"/>
              <w:lang w:val="fr-FR"/>
            </w:rPr>
          </w:rPrChange>
        </w:rPr>
        <w:t xml:space="preserve"> </w:t>
      </w:r>
      <w:r w:rsidRPr="00F94CB9">
        <w:rPr>
          <w:sz w:val="28"/>
          <w:szCs w:val="28"/>
          <w:lang w:val="fr-FR"/>
          <w:rPrChange w:id="13305" w:author="Peng Luqi" w:date="2019-10-13T14:50:00Z">
            <w:rPr>
              <w:lang w:val="fr-FR"/>
            </w:rPr>
          </w:rPrChange>
        </w:rPr>
        <w:t>Buffett</w:t>
      </w:r>
      <w:r w:rsidRPr="00F94CB9">
        <w:rPr>
          <w:spacing w:val="-6"/>
          <w:sz w:val="28"/>
          <w:szCs w:val="28"/>
          <w:lang w:val="fr-FR"/>
          <w:rPrChange w:id="13306" w:author="Peng Luqi" w:date="2019-10-13T14:50:00Z">
            <w:rPr>
              <w:spacing w:val="-6"/>
              <w:lang w:val="fr-FR"/>
            </w:rPr>
          </w:rPrChange>
        </w:rPr>
        <w:t xml:space="preserve"> </w:t>
      </w:r>
      <w:r w:rsidRPr="00F94CB9">
        <w:rPr>
          <w:sz w:val="28"/>
          <w:szCs w:val="28"/>
          <w:lang w:val="fr-FR"/>
          <w:rPrChange w:id="13307" w:author="Peng Luqi" w:date="2019-10-13T14:50:00Z">
            <w:rPr>
              <w:lang w:val="fr-FR"/>
            </w:rPr>
          </w:rPrChange>
        </w:rPr>
        <w:t>avait</w:t>
      </w:r>
      <w:r w:rsidRPr="00F94CB9">
        <w:rPr>
          <w:spacing w:val="-6"/>
          <w:sz w:val="28"/>
          <w:szCs w:val="28"/>
          <w:lang w:val="fr-FR"/>
          <w:rPrChange w:id="13308" w:author="Peng Luqi" w:date="2019-10-13T14:50:00Z">
            <w:rPr>
              <w:spacing w:val="-6"/>
              <w:lang w:val="fr-FR"/>
            </w:rPr>
          </w:rPrChange>
        </w:rPr>
        <w:t xml:space="preserve"> </w:t>
      </w:r>
      <w:r w:rsidRPr="00F94CB9">
        <w:rPr>
          <w:sz w:val="28"/>
          <w:szCs w:val="28"/>
          <w:lang w:val="fr-FR"/>
          <w:rPrChange w:id="13309" w:author="Peng Luqi" w:date="2019-10-13T14:50:00Z">
            <w:rPr>
              <w:lang w:val="fr-FR"/>
            </w:rPr>
          </w:rPrChange>
        </w:rPr>
        <w:t>11</w:t>
      </w:r>
      <w:r w:rsidRPr="00F94CB9">
        <w:rPr>
          <w:spacing w:val="-6"/>
          <w:sz w:val="28"/>
          <w:szCs w:val="28"/>
          <w:lang w:val="fr-FR"/>
          <w:rPrChange w:id="13310" w:author="Peng Luqi" w:date="2019-10-13T14:50:00Z">
            <w:rPr>
              <w:spacing w:val="-6"/>
              <w:lang w:val="fr-FR"/>
            </w:rPr>
          </w:rPrChange>
        </w:rPr>
        <w:t xml:space="preserve"> </w:t>
      </w:r>
      <w:r w:rsidRPr="00F94CB9">
        <w:rPr>
          <w:sz w:val="28"/>
          <w:szCs w:val="28"/>
          <w:lang w:val="fr-FR"/>
          <w:rPrChange w:id="13311" w:author="Peng Luqi" w:date="2019-10-13T14:50:00Z">
            <w:rPr>
              <w:lang w:val="fr-FR"/>
            </w:rPr>
          </w:rPrChange>
        </w:rPr>
        <w:t>ans,</w:t>
      </w:r>
      <w:r w:rsidRPr="00F94CB9">
        <w:rPr>
          <w:spacing w:val="-5"/>
          <w:sz w:val="28"/>
          <w:szCs w:val="28"/>
          <w:lang w:val="fr-FR"/>
          <w:rPrChange w:id="13312" w:author="Peng Luqi" w:date="2019-10-13T14:50:00Z">
            <w:rPr>
              <w:spacing w:val="-5"/>
              <w:lang w:val="fr-FR"/>
            </w:rPr>
          </w:rPrChange>
        </w:rPr>
        <w:t xml:space="preserve"> </w:t>
      </w:r>
      <w:r w:rsidRPr="00F94CB9">
        <w:rPr>
          <w:sz w:val="28"/>
          <w:szCs w:val="28"/>
          <w:lang w:val="fr-FR"/>
          <w:rPrChange w:id="13313" w:author="Peng Luqi" w:date="2019-10-13T14:50:00Z">
            <w:rPr>
              <w:lang w:val="fr-FR"/>
            </w:rPr>
          </w:rPrChange>
        </w:rPr>
        <w:t>il</w:t>
      </w:r>
      <w:r w:rsidRPr="00F94CB9">
        <w:rPr>
          <w:spacing w:val="-6"/>
          <w:sz w:val="28"/>
          <w:szCs w:val="28"/>
          <w:lang w:val="fr-FR"/>
          <w:rPrChange w:id="13314" w:author="Peng Luqi" w:date="2019-10-13T14:50:00Z">
            <w:rPr>
              <w:spacing w:val="-6"/>
              <w:lang w:val="fr-FR"/>
            </w:rPr>
          </w:rPrChange>
        </w:rPr>
        <w:t xml:space="preserve"> </w:t>
      </w:r>
      <w:r w:rsidRPr="00F94CB9">
        <w:rPr>
          <w:sz w:val="28"/>
          <w:szCs w:val="28"/>
          <w:lang w:val="fr-FR"/>
          <w:rPrChange w:id="13315" w:author="Peng Luqi" w:date="2019-10-13T14:50:00Z">
            <w:rPr>
              <w:lang w:val="fr-FR"/>
            </w:rPr>
          </w:rPrChange>
        </w:rPr>
        <w:t>n</w:t>
      </w:r>
      <w:del w:id="13316" w:author="Peng Luqi" w:date="2019-10-13T14:43:00Z">
        <w:r w:rsidRPr="00F94CB9" w:rsidDel="00EF666F">
          <w:rPr>
            <w:sz w:val="28"/>
            <w:szCs w:val="28"/>
            <w:lang w:val="fr-FR"/>
            <w:rPrChange w:id="13317" w:author="Peng Luqi" w:date="2019-10-13T14:50:00Z">
              <w:rPr>
                <w:lang w:val="fr-FR"/>
              </w:rPr>
            </w:rPrChange>
          </w:rPr>
          <w:delText>’</w:delText>
        </w:r>
      </w:del>
      <w:ins w:id="13318" w:author="Peng Luqi" w:date="2019-10-13T14:43:00Z">
        <w:r w:rsidR="00EF666F" w:rsidRPr="00F94CB9">
          <w:rPr>
            <w:sz w:val="28"/>
            <w:szCs w:val="28"/>
            <w:lang w:val="fr-FR"/>
            <w:rPrChange w:id="13319" w:author="Peng Luqi" w:date="2019-10-13T14:50:00Z">
              <w:rPr>
                <w:lang w:val="fr-FR"/>
              </w:rPr>
            </w:rPrChange>
          </w:rPr>
          <w:t>’</w:t>
        </w:r>
      </w:ins>
      <w:r w:rsidRPr="00F94CB9">
        <w:rPr>
          <w:sz w:val="28"/>
          <w:szCs w:val="28"/>
          <w:lang w:val="fr-FR"/>
          <w:rPrChange w:id="13320" w:author="Peng Luqi" w:date="2019-10-13T14:50:00Z">
            <w:rPr>
              <w:lang w:val="fr-FR"/>
            </w:rPr>
          </w:rPrChange>
        </w:rPr>
        <w:t>y</w:t>
      </w:r>
      <w:r w:rsidRPr="00F94CB9">
        <w:rPr>
          <w:spacing w:val="-6"/>
          <w:sz w:val="28"/>
          <w:szCs w:val="28"/>
          <w:lang w:val="fr-FR"/>
          <w:rPrChange w:id="13321" w:author="Peng Luqi" w:date="2019-10-13T14:50:00Z">
            <w:rPr>
              <w:spacing w:val="-6"/>
              <w:lang w:val="fr-FR"/>
            </w:rPr>
          </w:rPrChange>
        </w:rPr>
        <w:t xml:space="preserve"> </w:t>
      </w:r>
      <w:r w:rsidRPr="00F94CB9">
        <w:rPr>
          <w:sz w:val="28"/>
          <w:szCs w:val="28"/>
          <w:lang w:val="fr-FR"/>
          <w:rPrChange w:id="13322" w:author="Peng Luqi" w:date="2019-10-13T14:50:00Z">
            <w:rPr>
              <w:lang w:val="fr-FR"/>
            </w:rPr>
          </w:rPrChange>
        </w:rPr>
        <w:t>avait</w:t>
      </w:r>
      <w:r w:rsidRPr="00F94CB9">
        <w:rPr>
          <w:spacing w:val="-5"/>
          <w:sz w:val="28"/>
          <w:szCs w:val="28"/>
          <w:lang w:val="fr-FR"/>
          <w:rPrChange w:id="13323" w:author="Peng Luqi" w:date="2019-10-13T14:50:00Z">
            <w:rPr>
              <w:spacing w:val="-5"/>
              <w:lang w:val="fr-FR"/>
            </w:rPr>
          </w:rPrChange>
        </w:rPr>
        <w:t xml:space="preserve"> </w:t>
      </w:r>
      <w:r w:rsidRPr="00F94CB9">
        <w:rPr>
          <w:sz w:val="28"/>
          <w:szCs w:val="28"/>
          <w:lang w:val="fr-FR"/>
          <w:rPrChange w:id="13324" w:author="Peng Luqi" w:date="2019-10-13T14:50:00Z">
            <w:rPr>
              <w:lang w:val="fr-FR"/>
            </w:rPr>
          </w:rPrChange>
        </w:rPr>
        <w:t>pas</w:t>
      </w:r>
      <w:r w:rsidRPr="00F94CB9">
        <w:rPr>
          <w:spacing w:val="-6"/>
          <w:sz w:val="28"/>
          <w:szCs w:val="28"/>
          <w:lang w:val="fr-FR"/>
          <w:rPrChange w:id="13325" w:author="Peng Luqi" w:date="2019-10-13T14:50:00Z">
            <w:rPr>
              <w:spacing w:val="-6"/>
              <w:lang w:val="fr-FR"/>
            </w:rPr>
          </w:rPrChange>
        </w:rPr>
        <w:t xml:space="preserve"> </w:t>
      </w:r>
      <w:r w:rsidRPr="00F94CB9">
        <w:rPr>
          <w:sz w:val="28"/>
          <w:szCs w:val="28"/>
          <w:lang w:val="fr-FR"/>
          <w:rPrChange w:id="13326" w:author="Peng Luqi" w:date="2019-10-13T14:50:00Z">
            <w:rPr>
              <w:lang w:val="fr-FR"/>
            </w:rPr>
          </w:rPrChange>
        </w:rPr>
        <w:t>d</w:t>
      </w:r>
      <w:del w:id="13327" w:author="Peng Luqi" w:date="2019-10-13T14:43:00Z">
        <w:r w:rsidRPr="00F94CB9" w:rsidDel="00EF666F">
          <w:rPr>
            <w:sz w:val="28"/>
            <w:szCs w:val="28"/>
            <w:lang w:val="fr-FR"/>
            <w:rPrChange w:id="13328" w:author="Peng Luqi" w:date="2019-10-13T14:50:00Z">
              <w:rPr>
                <w:lang w:val="fr-FR"/>
              </w:rPr>
            </w:rPrChange>
          </w:rPr>
          <w:delText>’</w:delText>
        </w:r>
      </w:del>
      <w:ins w:id="13329" w:author="Peng Luqi" w:date="2019-10-13T14:43:00Z">
        <w:r w:rsidR="00EF666F" w:rsidRPr="00F94CB9">
          <w:rPr>
            <w:sz w:val="28"/>
            <w:szCs w:val="28"/>
            <w:lang w:val="fr-FR"/>
            <w:rPrChange w:id="13330" w:author="Peng Luqi" w:date="2019-10-13T14:50:00Z">
              <w:rPr>
                <w:lang w:val="fr-FR"/>
              </w:rPr>
            </w:rPrChange>
          </w:rPr>
          <w:t>’</w:t>
        </w:r>
      </w:ins>
      <w:r w:rsidRPr="00F94CB9">
        <w:rPr>
          <w:sz w:val="28"/>
          <w:szCs w:val="28"/>
          <w:lang w:val="fr-FR"/>
          <w:rPrChange w:id="13331" w:author="Peng Luqi" w:date="2019-10-13T14:50:00Z">
            <w:rPr>
              <w:lang w:val="fr-FR"/>
            </w:rPr>
          </w:rPrChange>
        </w:rPr>
        <w:t>Apple</w:t>
      </w:r>
      <w:r w:rsidRPr="00F94CB9">
        <w:rPr>
          <w:spacing w:val="-6"/>
          <w:sz w:val="28"/>
          <w:szCs w:val="28"/>
          <w:lang w:val="fr-FR"/>
          <w:rPrChange w:id="13332" w:author="Peng Luqi" w:date="2019-10-13T14:50:00Z">
            <w:rPr>
              <w:spacing w:val="-6"/>
              <w:lang w:val="fr-FR"/>
            </w:rPr>
          </w:rPrChange>
        </w:rPr>
        <w:t xml:space="preserve"> </w:t>
      </w:r>
      <w:r w:rsidRPr="00F94CB9">
        <w:rPr>
          <w:sz w:val="28"/>
          <w:szCs w:val="28"/>
          <w:lang w:val="fr-FR"/>
          <w:rPrChange w:id="13333" w:author="Peng Luqi" w:date="2019-10-13T14:50:00Z">
            <w:rPr>
              <w:lang w:val="fr-FR"/>
            </w:rPr>
          </w:rPrChange>
        </w:rPr>
        <w:t>dans</w:t>
      </w:r>
      <w:r w:rsidRPr="00F94CB9">
        <w:rPr>
          <w:spacing w:val="-6"/>
          <w:sz w:val="28"/>
          <w:szCs w:val="28"/>
          <w:lang w:val="fr-FR"/>
          <w:rPrChange w:id="13334" w:author="Peng Luqi" w:date="2019-10-13T14:50:00Z">
            <w:rPr>
              <w:spacing w:val="-6"/>
              <w:lang w:val="fr-FR"/>
            </w:rPr>
          </w:rPrChange>
        </w:rPr>
        <w:t xml:space="preserve"> </w:t>
      </w:r>
      <w:r w:rsidRPr="00F94CB9">
        <w:rPr>
          <w:sz w:val="28"/>
          <w:szCs w:val="28"/>
          <w:lang w:val="fr-FR"/>
          <w:rPrChange w:id="13335" w:author="Peng Luqi" w:date="2019-10-13T14:50:00Z">
            <w:rPr>
              <w:lang w:val="fr-FR"/>
            </w:rPr>
          </w:rPrChange>
        </w:rPr>
        <w:t>son</w:t>
      </w:r>
      <w:r w:rsidRPr="00F94CB9">
        <w:rPr>
          <w:spacing w:val="-6"/>
          <w:sz w:val="28"/>
          <w:szCs w:val="28"/>
          <w:lang w:val="fr-FR"/>
          <w:rPrChange w:id="13336" w:author="Peng Luqi" w:date="2019-10-13T14:50:00Z">
            <w:rPr>
              <w:spacing w:val="-6"/>
              <w:lang w:val="fr-FR"/>
            </w:rPr>
          </w:rPrChange>
        </w:rPr>
        <w:t xml:space="preserve"> </w:t>
      </w:r>
      <w:r w:rsidRPr="00F94CB9">
        <w:rPr>
          <w:sz w:val="28"/>
          <w:szCs w:val="28"/>
          <w:lang w:val="fr-FR"/>
          <w:rPrChange w:id="13337" w:author="Peng Luqi" w:date="2019-10-13T14:50:00Z">
            <w:rPr>
              <w:lang w:val="fr-FR"/>
            </w:rPr>
          </w:rPrChange>
        </w:rPr>
        <w:t>monde</w:t>
      </w:r>
      <w:r w:rsidRPr="00F94CB9">
        <w:rPr>
          <w:spacing w:val="-6"/>
          <w:sz w:val="28"/>
          <w:szCs w:val="28"/>
          <w:lang w:val="fr-FR"/>
          <w:rPrChange w:id="13338" w:author="Peng Luqi" w:date="2019-10-13T14:50:00Z">
            <w:rPr>
              <w:spacing w:val="-6"/>
              <w:lang w:val="fr-FR"/>
            </w:rPr>
          </w:rPrChange>
        </w:rPr>
        <w:t xml:space="preserve"> </w:t>
      </w:r>
      <w:r w:rsidRPr="00F94CB9">
        <w:rPr>
          <w:sz w:val="28"/>
          <w:szCs w:val="28"/>
          <w:lang w:val="fr-FR"/>
          <w:rPrChange w:id="13339" w:author="Peng Luqi" w:date="2019-10-13T14:50:00Z">
            <w:rPr>
              <w:lang w:val="fr-FR"/>
            </w:rPr>
          </w:rPrChange>
        </w:rPr>
        <w:t>qui</w:t>
      </w:r>
      <w:r w:rsidRPr="00F94CB9">
        <w:rPr>
          <w:spacing w:val="-6"/>
          <w:sz w:val="28"/>
          <w:szCs w:val="28"/>
          <w:lang w:val="fr-FR"/>
          <w:rPrChange w:id="13340" w:author="Peng Luqi" w:date="2019-10-13T14:50:00Z">
            <w:rPr>
              <w:spacing w:val="-6"/>
              <w:lang w:val="fr-FR"/>
            </w:rPr>
          </w:rPrChange>
        </w:rPr>
        <w:t xml:space="preserve"> </w:t>
      </w:r>
      <w:r w:rsidRPr="00F94CB9">
        <w:rPr>
          <w:sz w:val="28"/>
          <w:szCs w:val="28"/>
          <w:lang w:val="fr-FR"/>
          <w:rPrChange w:id="13341" w:author="Peng Luqi" w:date="2019-10-13T14:50:00Z">
            <w:rPr>
              <w:lang w:val="fr-FR"/>
            </w:rPr>
          </w:rPrChange>
        </w:rPr>
        <w:t>pouvait atteindre le milliard de dollars. Le fait que la capitalisation boursière d</w:t>
      </w:r>
      <w:del w:id="13342" w:author="Peng Luqi" w:date="2019-10-13T14:43:00Z">
        <w:r w:rsidRPr="00F94CB9" w:rsidDel="00EF666F">
          <w:rPr>
            <w:sz w:val="28"/>
            <w:szCs w:val="28"/>
            <w:lang w:val="fr-FR"/>
            <w:rPrChange w:id="13343" w:author="Peng Luqi" w:date="2019-10-13T14:50:00Z">
              <w:rPr>
                <w:lang w:val="fr-FR"/>
              </w:rPr>
            </w:rPrChange>
          </w:rPr>
          <w:delText>’</w:delText>
        </w:r>
      </w:del>
      <w:ins w:id="13344" w:author="Peng Luqi" w:date="2019-10-13T14:43:00Z">
        <w:r w:rsidR="00EF666F" w:rsidRPr="00F94CB9">
          <w:rPr>
            <w:sz w:val="28"/>
            <w:szCs w:val="28"/>
            <w:lang w:val="fr-FR"/>
            <w:rPrChange w:id="13345" w:author="Peng Luqi" w:date="2019-10-13T14:50:00Z">
              <w:rPr>
                <w:lang w:val="fr-FR"/>
              </w:rPr>
            </w:rPrChange>
          </w:rPr>
          <w:t>’</w:t>
        </w:r>
      </w:ins>
      <w:r w:rsidRPr="00F94CB9">
        <w:rPr>
          <w:sz w:val="28"/>
          <w:szCs w:val="28"/>
          <w:lang w:val="fr-FR"/>
          <w:rPrChange w:id="13346" w:author="Peng Luqi" w:date="2019-10-13T14:50:00Z">
            <w:rPr>
              <w:lang w:val="fr-FR"/>
            </w:rPr>
          </w:rPrChange>
        </w:rPr>
        <w:t>Apple a franchi le milliard de dollars est une étape spectaculaire dans l</w:t>
      </w:r>
      <w:del w:id="13347" w:author="Peng Luqi" w:date="2019-10-13T14:43:00Z">
        <w:r w:rsidRPr="00F94CB9" w:rsidDel="00EF666F">
          <w:rPr>
            <w:sz w:val="28"/>
            <w:szCs w:val="28"/>
            <w:lang w:val="fr-FR"/>
            <w:rPrChange w:id="13348" w:author="Peng Luqi" w:date="2019-10-13T14:50:00Z">
              <w:rPr>
                <w:lang w:val="fr-FR"/>
              </w:rPr>
            </w:rPrChange>
          </w:rPr>
          <w:delText>’</w:delText>
        </w:r>
      </w:del>
      <w:ins w:id="13349" w:author="Peng Luqi" w:date="2019-10-13T14:43:00Z">
        <w:r w:rsidR="00EF666F" w:rsidRPr="00F94CB9">
          <w:rPr>
            <w:sz w:val="28"/>
            <w:szCs w:val="28"/>
            <w:lang w:val="fr-FR"/>
            <w:rPrChange w:id="13350" w:author="Peng Luqi" w:date="2019-10-13T14:50:00Z">
              <w:rPr>
                <w:lang w:val="fr-FR"/>
              </w:rPr>
            </w:rPrChange>
          </w:rPr>
          <w:t>’</w:t>
        </w:r>
      </w:ins>
      <w:r w:rsidRPr="00F94CB9">
        <w:rPr>
          <w:sz w:val="28"/>
          <w:szCs w:val="28"/>
          <w:lang w:val="fr-FR"/>
          <w:rPrChange w:id="13351" w:author="Peng Luqi" w:date="2019-10-13T14:50:00Z">
            <w:rPr>
              <w:lang w:val="fr-FR"/>
            </w:rPr>
          </w:rPrChange>
        </w:rPr>
        <w:t>histoire de l</w:t>
      </w:r>
      <w:del w:id="13352" w:author="Peng Luqi" w:date="2019-10-13T14:43:00Z">
        <w:r w:rsidRPr="00F94CB9" w:rsidDel="00EF666F">
          <w:rPr>
            <w:sz w:val="28"/>
            <w:szCs w:val="28"/>
            <w:lang w:val="fr-FR"/>
            <w:rPrChange w:id="13353" w:author="Peng Luqi" w:date="2019-10-13T14:50:00Z">
              <w:rPr>
                <w:lang w:val="fr-FR"/>
              </w:rPr>
            </w:rPrChange>
          </w:rPr>
          <w:delText>’</w:delText>
        </w:r>
      </w:del>
      <w:ins w:id="13354" w:author="Peng Luqi" w:date="2019-10-13T14:43:00Z">
        <w:r w:rsidR="00EF666F" w:rsidRPr="00F94CB9">
          <w:rPr>
            <w:sz w:val="28"/>
            <w:szCs w:val="28"/>
            <w:lang w:val="fr-FR"/>
            <w:rPrChange w:id="13355" w:author="Peng Luqi" w:date="2019-10-13T14:50:00Z">
              <w:rPr>
                <w:lang w:val="fr-FR"/>
              </w:rPr>
            </w:rPrChange>
          </w:rPr>
          <w:t>’</w:t>
        </w:r>
      </w:ins>
      <w:r w:rsidRPr="00F94CB9">
        <w:rPr>
          <w:sz w:val="28"/>
          <w:szCs w:val="28"/>
          <w:lang w:val="fr-FR"/>
          <w:rPrChange w:id="13356" w:author="Peng Luqi" w:date="2019-10-13T14:50:00Z">
            <w:rPr>
              <w:lang w:val="fr-FR"/>
            </w:rPr>
          </w:rPrChange>
        </w:rPr>
        <w:t>économie humaine. Auparavant, aucune entreprise</w:t>
      </w:r>
      <w:r w:rsidRPr="00F94CB9">
        <w:rPr>
          <w:spacing w:val="-11"/>
          <w:sz w:val="28"/>
          <w:szCs w:val="28"/>
          <w:lang w:val="fr-FR"/>
          <w:rPrChange w:id="13357" w:author="Peng Luqi" w:date="2019-10-13T14:50:00Z">
            <w:rPr>
              <w:spacing w:val="-11"/>
              <w:lang w:val="fr-FR"/>
            </w:rPr>
          </w:rPrChange>
        </w:rPr>
        <w:t xml:space="preserve"> </w:t>
      </w:r>
      <w:r w:rsidRPr="00F94CB9">
        <w:rPr>
          <w:sz w:val="28"/>
          <w:szCs w:val="28"/>
          <w:lang w:val="fr-FR"/>
          <w:rPrChange w:id="13358" w:author="Peng Luqi" w:date="2019-10-13T14:50:00Z">
            <w:rPr>
              <w:lang w:val="fr-FR"/>
            </w:rPr>
          </w:rPrChange>
        </w:rPr>
        <w:t>n</w:t>
      </w:r>
      <w:del w:id="13359" w:author="Peng Luqi" w:date="2019-10-13T14:43:00Z">
        <w:r w:rsidRPr="00F94CB9" w:rsidDel="00EF666F">
          <w:rPr>
            <w:sz w:val="28"/>
            <w:szCs w:val="28"/>
            <w:lang w:val="fr-FR"/>
            <w:rPrChange w:id="13360" w:author="Peng Luqi" w:date="2019-10-13T14:50:00Z">
              <w:rPr>
                <w:lang w:val="fr-FR"/>
              </w:rPr>
            </w:rPrChange>
          </w:rPr>
          <w:delText>’</w:delText>
        </w:r>
      </w:del>
      <w:ins w:id="13361" w:author="Peng Luqi" w:date="2019-10-13T14:43:00Z">
        <w:r w:rsidR="00EF666F" w:rsidRPr="00F94CB9">
          <w:rPr>
            <w:sz w:val="28"/>
            <w:szCs w:val="28"/>
            <w:lang w:val="fr-FR"/>
            <w:rPrChange w:id="13362" w:author="Peng Luqi" w:date="2019-10-13T14:50:00Z">
              <w:rPr>
                <w:lang w:val="fr-FR"/>
              </w:rPr>
            </w:rPrChange>
          </w:rPr>
          <w:t>’</w:t>
        </w:r>
      </w:ins>
      <w:r w:rsidRPr="00F94CB9">
        <w:rPr>
          <w:sz w:val="28"/>
          <w:szCs w:val="28"/>
          <w:lang w:val="fr-FR"/>
          <w:rPrChange w:id="13363" w:author="Peng Luqi" w:date="2019-10-13T14:50:00Z">
            <w:rPr>
              <w:lang w:val="fr-FR"/>
            </w:rPr>
          </w:rPrChange>
        </w:rPr>
        <w:t>avait</w:t>
      </w:r>
      <w:r w:rsidRPr="00F94CB9">
        <w:rPr>
          <w:spacing w:val="-9"/>
          <w:sz w:val="28"/>
          <w:szCs w:val="28"/>
          <w:lang w:val="fr-FR"/>
          <w:rPrChange w:id="13364" w:author="Peng Luqi" w:date="2019-10-13T14:50:00Z">
            <w:rPr>
              <w:spacing w:val="-9"/>
              <w:lang w:val="fr-FR"/>
            </w:rPr>
          </w:rPrChange>
        </w:rPr>
        <w:t xml:space="preserve"> </w:t>
      </w:r>
      <w:r w:rsidRPr="00F94CB9">
        <w:rPr>
          <w:sz w:val="28"/>
          <w:szCs w:val="28"/>
          <w:lang w:val="fr-FR"/>
          <w:rPrChange w:id="13365" w:author="Peng Luqi" w:date="2019-10-13T14:50:00Z">
            <w:rPr>
              <w:lang w:val="fr-FR"/>
            </w:rPr>
          </w:rPrChange>
        </w:rPr>
        <w:t>été</w:t>
      </w:r>
      <w:r w:rsidRPr="00F94CB9">
        <w:rPr>
          <w:spacing w:val="-9"/>
          <w:sz w:val="28"/>
          <w:szCs w:val="28"/>
          <w:lang w:val="fr-FR"/>
          <w:rPrChange w:id="13366" w:author="Peng Luqi" w:date="2019-10-13T14:50:00Z">
            <w:rPr>
              <w:spacing w:val="-9"/>
              <w:lang w:val="fr-FR"/>
            </w:rPr>
          </w:rPrChange>
        </w:rPr>
        <w:t xml:space="preserve"> </w:t>
      </w:r>
      <w:r w:rsidRPr="00F94CB9">
        <w:rPr>
          <w:sz w:val="28"/>
          <w:szCs w:val="28"/>
          <w:lang w:val="fr-FR"/>
          <w:rPrChange w:id="13367" w:author="Peng Luqi" w:date="2019-10-13T14:50:00Z">
            <w:rPr>
              <w:lang w:val="fr-FR"/>
            </w:rPr>
          </w:rPrChange>
        </w:rPr>
        <w:t>capable</w:t>
      </w:r>
      <w:r w:rsidRPr="00F94CB9">
        <w:rPr>
          <w:spacing w:val="-9"/>
          <w:sz w:val="28"/>
          <w:szCs w:val="28"/>
          <w:lang w:val="fr-FR"/>
          <w:rPrChange w:id="13368" w:author="Peng Luqi" w:date="2019-10-13T14:50:00Z">
            <w:rPr>
              <w:spacing w:val="-9"/>
              <w:lang w:val="fr-FR"/>
            </w:rPr>
          </w:rPrChange>
        </w:rPr>
        <w:t xml:space="preserve"> </w:t>
      </w:r>
      <w:r w:rsidRPr="00F94CB9">
        <w:rPr>
          <w:sz w:val="28"/>
          <w:szCs w:val="28"/>
          <w:lang w:val="fr-FR"/>
          <w:rPrChange w:id="13369" w:author="Peng Luqi" w:date="2019-10-13T14:50:00Z">
            <w:rPr>
              <w:lang w:val="fr-FR"/>
            </w:rPr>
          </w:rPrChange>
        </w:rPr>
        <w:t>de</w:t>
      </w:r>
      <w:r w:rsidRPr="00F94CB9">
        <w:rPr>
          <w:spacing w:val="-10"/>
          <w:sz w:val="28"/>
          <w:szCs w:val="28"/>
          <w:lang w:val="fr-FR"/>
          <w:rPrChange w:id="13370" w:author="Peng Luqi" w:date="2019-10-13T14:50:00Z">
            <w:rPr>
              <w:spacing w:val="-10"/>
              <w:lang w:val="fr-FR"/>
            </w:rPr>
          </w:rPrChange>
        </w:rPr>
        <w:t xml:space="preserve"> </w:t>
      </w:r>
      <w:r w:rsidRPr="00F94CB9">
        <w:rPr>
          <w:sz w:val="28"/>
          <w:szCs w:val="28"/>
          <w:lang w:val="fr-FR"/>
          <w:rPrChange w:id="13371" w:author="Peng Luqi" w:date="2019-10-13T14:50:00Z">
            <w:rPr>
              <w:lang w:val="fr-FR"/>
            </w:rPr>
          </w:rPrChange>
        </w:rPr>
        <w:t>vendre</w:t>
      </w:r>
      <w:r w:rsidRPr="00F94CB9">
        <w:rPr>
          <w:spacing w:val="-9"/>
          <w:sz w:val="28"/>
          <w:szCs w:val="28"/>
          <w:lang w:val="fr-FR"/>
          <w:rPrChange w:id="13372" w:author="Peng Luqi" w:date="2019-10-13T14:50:00Z">
            <w:rPr>
              <w:spacing w:val="-9"/>
              <w:lang w:val="fr-FR"/>
            </w:rPr>
          </w:rPrChange>
        </w:rPr>
        <w:t xml:space="preserve"> </w:t>
      </w:r>
      <w:r w:rsidRPr="00F94CB9">
        <w:rPr>
          <w:sz w:val="28"/>
          <w:szCs w:val="28"/>
          <w:lang w:val="fr-FR"/>
          <w:rPrChange w:id="13373" w:author="Peng Luqi" w:date="2019-10-13T14:50:00Z">
            <w:rPr>
              <w:lang w:val="fr-FR"/>
            </w:rPr>
          </w:rPrChange>
        </w:rPr>
        <w:t>ses</w:t>
      </w:r>
      <w:r w:rsidRPr="00F94CB9">
        <w:rPr>
          <w:spacing w:val="-9"/>
          <w:sz w:val="28"/>
          <w:szCs w:val="28"/>
          <w:lang w:val="fr-FR"/>
          <w:rPrChange w:id="13374" w:author="Peng Luqi" w:date="2019-10-13T14:50:00Z">
            <w:rPr>
              <w:spacing w:val="-9"/>
              <w:lang w:val="fr-FR"/>
            </w:rPr>
          </w:rPrChange>
        </w:rPr>
        <w:t xml:space="preserve"> </w:t>
      </w:r>
      <w:r w:rsidRPr="00F94CB9">
        <w:rPr>
          <w:sz w:val="28"/>
          <w:szCs w:val="28"/>
          <w:lang w:val="fr-FR"/>
          <w:rPrChange w:id="13375" w:author="Peng Luqi" w:date="2019-10-13T14:50:00Z">
            <w:rPr>
              <w:lang w:val="fr-FR"/>
            </w:rPr>
          </w:rPrChange>
        </w:rPr>
        <w:t>produits</w:t>
      </w:r>
      <w:r w:rsidRPr="00F94CB9">
        <w:rPr>
          <w:spacing w:val="-10"/>
          <w:sz w:val="28"/>
          <w:szCs w:val="28"/>
          <w:lang w:val="fr-FR"/>
          <w:rPrChange w:id="13376" w:author="Peng Luqi" w:date="2019-10-13T14:50:00Z">
            <w:rPr>
              <w:spacing w:val="-10"/>
              <w:lang w:val="fr-FR"/>
            </w:rPr>
          </w:rPrChange>
        </w:rPr>
        <w:t xml:space="preserve"> </w:t>
      </w:r>
      <w:r w:rsidRPr="00F94CB9">
        <w:rPr>
          <w:sz w:val="28"/>
          <w:szCs w:val="28"/>
          <w:lang w:val="fr-FR"/>
          <w:rPrChange w:id="13377" w:author="Peng Luqi" w:date="2019-10-13T14:50:00Z">
            <w:rPr>
              <w:lang w:val="fr-FR"/>
            </w:rPr>
          </w:rPrChange>
        </w:rPr>
        <w:t>à</w:t>
      </w:r>
      <w:r w:rsidRPr="00F94CB9">
        <w:rPr>
          <w:spacing w:val="-9"/>
          <w:sz w:val="28"/>
          <w:szCs w:val="28"/>
          <w:lang w:val="fr-FR"/>
          <w:rPrChange w:id="13378" w:author="Peng Luqi" w:date="2019-10-13T14:50:00Z">
            <w:rPr>
              <w:spacing w:val="-9"/>
              <w:lang w:val="fr-FR"/>
            </w:rPr>
          </w:rPrChange>
        </w:rPr>
        <w:t xml:space="preserve"> </w:t>
      </w:r>
      <w:r w:rsidRPr="00F94CB9">
        <w:rPr>
          <w:sz w:val="28"/>
          <w:szCs w:val="28"/>
          <w:lang w:val="fr-FR"/>
          <w:rPrChange w:id="13379" w:author="Peng Luqi" w:date="2019-10-13T14:50:00Z">
            <w:rPr>
              <w:lang w:val="fr-FR"/>
            </w:rPr>
          </w:rPrChange>
        </w:rPr>
        <w:t>un</w:t>
      </w:r>
      <w:r w:rsidRPr="00F94CB9">
        <w:rPr>
          <w:spacing w:val="-9"/>
          <w:sz w:val="28"/>
          <w:szCs w:val="28"/>
          <w:lang w:val="fr-FR"/>
          <w:rPrChange w:id="13380" w:author="Peng Luqi" w:date="2019-10-13T14:50:00Z">
            <w:rPr>
              <w:spacing w:val="-9"/>
              <w:lang w:val="fr-FR"/>
            </w:rPr>
          </w:rPrChange>
        </w:rPr>
        <w:t xml:space="preserve"> </w:t>
      </w:r>
      <w:r w:rsidRPr="00F94CB9">
        <w:rPr>
          <w:sz w:val="28"/>
          <w:szCs w:val="28"/>
          <w:lang w:val="fr-FR"/>
          <w:rPrChange w:id="13381" w:author="Peng Luqi" w:date="2019-10-13T14:50:00Z">
            <w:rPr>
              <w:lang w:val="fr-FR"/>
            </w:rPr>
          </w:rPrChange>
        </w:rPr>
        <w:t>niveau</w:t>
      </w:r>
      <w:r w:rsidRPr="00F94CB9">
        <w:rPr>
          <w:spacing w:val="-9"/>
          <w:sz w:val="28"/>
          <w:szCs w:val="28"/>
          <w:lang w:val="fr-FR"/>
          <w:rPrChange w:id="13382" w:author="Peng Luqi" w:date="2019-10-13T14:50:00Z">
            <w:rPr>
              <w:spacing w:val="-9"/>
              <w:lang w:val="fr-FR"/>
            </w:rPr>
          </w:rPrChange>
        </w:rPr>
        <w:t xml:space="preserve"> </w:t>
      </w:r>
      <w:r w:rsidRPr="00F94CB9">
        <w:rPr>
          <w:sz w:val="28"/>
          <w:szCs w:val="28"/>
          <w:lang w:val="fr-FR"/>
          <w:rPrChange w:id="13383" w:author="Peng Luqi" w:date="2019-10-13T14:50:00Z">
            <w:rPr>
              <w:lang w:val="fr-FR"/>
            </w:rPr>
          </w:rPrChange>
        </w:rPr>
        <w:t>aussi</w:t>
      </w:r>
      <w:r w:rsidRPr="00F94CB9">
        <w:rPr>
          <w:spacing w:val="-10"/>
          <w:sz w:val="28"/>
          <w:szCs w:val="28"/>
          <w:lang w:val="fr-FR"/>
          <w:rPrChange w:id="13384" w:author="Peng Luqi" w:date="2019-10-13T14:50:00Z">
            <w:rPr>
              <w:spacing w:val="-10"/>
              <w:lang w:val="fr-FR"/>
            </w:rPr>
          </w:rPrChange>
        </w:rPr>
        <w:t xml:space="preserve"> </w:t>
      </w:r>
      <w:r w:rsidRPr="00F94CB9">
        <w:rPr>
          <w:sz w:val="28"/>
          <w:szCs w:val="28"/>
          <w:lang w:val="fr-FR"/>
          <w:rPrChange w:id="13385" w:author="Peng Luqi" w:date="2019-10-13T14:50:00Z">
            <w:rPr>
              <w:lang w:val="fr-FR"/>
            </w:rPr>
          </w:rPrChange>
        </w:rPr>
        <w:t>élevé</w:t>
      </w:r>
      <w:r w:rsidRPr="00F94CB9">
        <w:rPr>
          <w:spacing w:val="-11"/>
          <w:sz w:val="28"/>
          <w:szCs w:val="28"/>
          <w:lang w:val="fr-FR"/>
          <w:rPrChange w:id="13386" w:author="Peng Luqi" w:date="2019-10-13T14:50:00Z">
            <w:rPr>
              <w:spacing w:val="-11"/>
              <w:lang w:val="fr-FR"/>
            </w:rPr>
          </w:rPrChange>
        </w:rPr>
        <w:t xml:space="preserve"> </w:t>
      </w:r>
      <w:r w:rsidRPr="00F94CB9">
        <w:rPr>
          <w:sz w:val="28"/>
          <w:szCs w:val="28"/>
          <w:lang w:val="fr-FR"/>
          <w:rPrChange w:id="13387" w:author="Peng Luqi" w:date="2019-10-13T14:50:00Z">
            <w:rPr>
              <w:lang w:val="fr-FR"/>
            </w:rPr>
          </w:rPrChange>
        </w:rPr>
        <w:t>en</w:t>
      </w:r>
      <w:r w:rsidRPr="00F94CB9">
        <w:rPr>
          <w:spacing w:val="-9"/>
          <w:sz w:val="28"/>
          <w:szCs w:val="28"/>
          <w:lang w:val="fr-FR"/>
          <w:rPrChange w:id="13388" w:author="Peng Luqi" w:date="2019-10-13T14:50:00Z">
            <w:rPr>
              <w:spacing w:val="-9"/>
              <w:lang w:val="fr-FR"/>
            </w:rPr>
          </w:rPrChange>
        </w:rPr>
        <w:t xml:space="preserve"> </w:t>
      </w:r>
      <w:r w:rsidRPr="00F94CB9">
        <w:rPr>
          <w:sz w:val="28"/>
          <w:szCs w:val="28"/>
          <w:lang w:val="fr-FR"/>
          <w:rPrChange w:id="13389" w:author="Peng Luqi" w:date="2019-10-13T14:50:00Z">
            <w:rPr>
              <w:lang w:val="fr-FR"/>
            </w:rPr>
          </w:rPrChange>
        </w:rPr>
        <w:t>perdurant</w:t>
      </w:r>
      <w:r w:rsidRPr="00F94CB9">
        <w:rPr>
          <w:spacing w:val="-9"/>
          <w:sz w:val="28"/>
          <w:szCs w:val="28"/>
          <w:lang w:val="fr-FR"/>
          <w:rPrChange w:id="13390" w:author="Peng Luqi" w:date="2019-10-13T14:50:00Z">
            <w:rPr>
              <w:spacing w:val="-9"/>
              <w:lang w:val="fr-FR"/>
            </w:rPr>
          </w:rPrChange>
        </w:rPr>
        <w:t xml:space="preserve"> </w:t>
      </w:r>
      <w:r w:rsidRPr="00F94CB9">
        <w:rPr>
          <w:sz w:val="28"/>
          <w:szCs w:val="28"/>
          <w:lang w:val="fr-FR"/>
          <w:rPrChange w:id="13391" w:author="Peng Luqi" w:date="2019-10-13T14:50:00Z">
            <w:rPr>
              <w:lang w:val="fr-FR"/>
            </w:rPr>
          </w:rPrChange>
        </w:rPr>
        <w:t>dans</w:t>
      </w:r>
      <w:r w:rsidRPr="00F94CB9">
        <w:rPr>
          <w:spacing w:val="-9"/>
          <w:sz w:val="28"/>
          <w:szCs w:val="28"/>
          <w:lang w:val="fr-FR"/>
          <w:rPrChange w:id="13392" w:author="Peng Luqi" w:date="2019-10-13T14:50:00Z">
            <w:rPr>
              <w:spacing w:val="-9"/>
              <w:lang w:val="fr-FR"/>
            </w:rPr>
          </w:rPrChange>
        </w:rPr>
        <w:t xml:space="preserve"> </w:t>
      </w:r>
      <w:r w:rsidRPr="00F94CB9">
        <w:rPr>
          <w:sz w:val="28"/>
          <w:szCs w:val="28"/>
          <w:lang w:val="fr-FR"/>
          <w:rPrChange w:id="13393" w:author="Peng Luqi" w:date="2019-10-13T14:50:00Z">
            <w:rPr>
              <w:lang w:val="fr-FR"/>
            </w:rPr>
          </w:rPrChange>
        </w:rPr>
        <w:t>le</w:t>
      </w:r>
      <w:r w:rsidRPr="00F94CB9">
        <w:rPr>
          <w:spacing w:val="-10"/>
          <w:sz w:val="28"/>
          <w:szCs w:val="28"/>
          <w:lang w:val="fr-FR"/>
          <w:rPrChange w:id="13394" w:author="Peng Luqi" w:date="2019-10-13T14:50:00Z">
            <w:rPr>
              <w:spacing w:val="-10"/>
              <w:lang w:val="fr-FR"/>
            </w:rPr>
          </w:rPrChange>
        </w:rPr>
        <w:t xml:space="preserve"> </w:t>
      </w:r>
      <w:r w:rsidRPr="00F94CB9">
        <w:rPr>
          <w:sz w:val="28"/>
          <w:szCs w:val="28"/>
          <w:lang w:val="fr-FR"/>
          <w:rPrChange w:id="13395" w:author="Peng Luqi" w:date="2019-10-13T14:50:00Z">
            <w:rPr>
              <w:lang w:val="fr-FR"/>
            </w:rPr>
          </w:rPrChange>
        </w:rPr>
        <w:t>temps. Au niveau macroéconomique, cela résulte du développement des entreprises et de</w:t>
      </w:r>
      <w:r w:rsidRPr="00F94CB9">
        <w:rPr>
          <w:spacing w:val="-30"/>
          <w:sz w:val="28"/>
          <w:szCs w:val="28"/>
          <w:lang w:val="fr-FR"/>
          <w:rPrChange w:id="13396" w:author="Peng Luqi" w:date="2019-10-13T14:50:00Z">
            <w:rPr>
              <w:spacing w:val="-30"/>
              <w:lang w:val="fr-FR"/>
            </w:rPr>
          </w:rPrChange>
        </w:rPr>
        <w:t xml:space="preserve"> </w:t>
      </w:r>
      <w:r w:rsidRPr="00F94CB9">
        <w:rPr>
          <w:sz w:val="28"/>
          <w:szCs w:val="28"/>
          <w:lang w:val="fr-FR"/>
          <w:rPrChange w:id="13397" w:author="Peng Luqi" w:date="2019-10-13T14:50:00Z">
            <w:rPr>
              <w:lang w:val="fr-FR"/>
            </w:rPr>
          </w:rPrChange>
        </w:rPr>
        <w:t>l</w:t>
      </w:r>
      <w:del w:id="13398" w:author="Peng Luqi" w:date="2019-10-13T14:43:00Z">
        <w:r w:rsidRPr="00F94CB9" w:rsidDel="00EF666F">
          <w:rPr>
            <w:sz w:val="28"/>
            <w:szCs w:val="28"/>
            <w:lang w:val="fr-FR"/>
            <w:rPrChange w:id="13399" w:author="Peng Luqi" w:date="2019-10-13T14:50:00Z">
              <w:rPr>
                <w:lang w:val="fr-FR"/>
              </w:rPr>
            </w:rPrChange>
          </w:rPr>
          <w:delText>’</w:delText>
        </w:r>
      </w:del>
      <w:ins w:id="13400" w:author="Peng Luqi" w:date="2019-10-13T14:43:00Z">
        <w:r w:rsidR="00EF666F" w:rsidRPr="00F94CB9">
          <w:rPr>
            <w:sz w:val="28"/>
            <w:szCs w:val="28"/>
            <w:lang w:val="fr-FR"/>
            <w:rPrChange w:id="13401" w:author="Peng Luqi" w:date="2019-10-13T14:50:00Z">
              <w:rPr>
                <w:lang w:val="fr-FR"/>
              </w:rPr>
            </w:rPrChange>
          </w:rPr>
          <w:t>’</w:t>
        </w:r>
      </w:ins>
      <w:r w:rsidRPr="00F94CB9">
        <w:rPr>
          <w:sz w:val="28"/>
          <w:szCs w:val="28"/>
          <w:lang w:val="fr-FR"/>
          <w:rPrChange w:id="13402" w:author="Peng Luqi" w:date="2019-10-13T14:50:00Z">
            <w:rPr>
              <w:lang w:val="fr-FR"/>
            </w:rPr>
          </w:rPrChange>
        </w:rPr>
        <w:t>économie.</w:t>
      </w:r>
    </w:p>
    <w:p w:rsidR="002B38DF" w:rsidRPr="00F94CB9" w:rsidRDefault="002B38DF">
      <w:pPr>
        <w:pStyle w:val="a3"/>
        <w:ind w:left="170" w:right="170"/>
        <w:jc w:val="both"/>
        <w:rPr>
          <w:lang w:val="fr-FR"/>
          <w:rPrChange w:id="13403" w:author="Peng Luqi" w:date="2019-10-13T14:50:00Z">
            <w:rPr>
              <w:sz w:val="22"/>
              <w:lang w:val="fr-FR"/>
            </w:rPr>
          </w:rPrChange>
        </w:rPr>
        <w:pPrChange w:id="13404" w:author="Peng Luqi" w:date="2019-10-13T14:20:00Z">
          <w:pPr>
            <w:pStyle w:val="a3"/>
            <w:spacing w:before="3"/>
          </w:pPr>
        </w:pPrChange>
      </w:pPr>
    </w:p>
    <w:p w:rsidR="002B38DF" w:rsidRPr="00F94CB9" w:rsidRDefault="00716360">
      <w:pPr>
        <w:ind w:left="170" w:right="170"/>
        <w:jc w:val="both"/>
        <w:rPr>
          <w:sz w:val="28"/>
          <w:szCs w:val="28"/>
          <w:lang w:val="fr-FR"/>
          <w:rPrChange w:id="13405" w:author="Peng Luqi" w:date="2019-10-13T14:50:00Z">
            <w:rPr>
              <w:lang w:val="fr-FR"/>
            </w:rPr>
          </w:rPrChange>
        </w:rPr>
        <w:pPrChange w:id="13406" w:author="Peng Luqi" w:date="2019-10-13T14:20:00Z">
          <w:pPr>
            <w:ind w:left="130" w:right="181"/>
            <w:jc w:val="both"/>
          </w:pPr>
        </w:pPrChange>
      </w:pPr>
      <w:r w:rsidRPr="00F94CB9">
        <w:rPr>
          <w:sz w:val="28"/>
          <w:szCs w:val="28"/>
          <w:lang w:val="fr-FR"/>
          <w:rPrChange w:id="13407" w:author="Peng Luqi" w:date="2019-10-13T14:50:00Z">
            <w:rPr>
              <w:lang w:val="fr-FR"/>
            </w:rPr>
          </w:rPrChange>
        </w:rPr>
        <w:t>Chaque génération a sa propre compréhension des limites. Buffett a longtemps lutté avant de pouvoir acheter des actions d</w:t>
      </w:r>
      <w:del w:id="13408" w:author="Peng Luqi" w:date="2019-10-13T14:43:00Z">
        <w:r w:rsidRPr="00F94CB9" w:rsidDel="00EF666F">
          <w:rPr>
            <w:sz w:val="28"/>
            <w:szCs w:val="28"/>
            <w:lang w:val="fr-FR"/>
            <w:rPrChange w:id="13409" w:author="Peng Luqi" w:date="2019-10-13T14:50:00Z">
              <w:rPr>
                <w:lang w:val="fr-FR"/>
              </w:rPr>
            </w:rPrChange>
          </w:rPr>
          <w:delText>’</w:delText>
        </w:r>
      </w:del>
      <w:ins w:id="13410" w:author="Peng Luqi" w:date="2019-10-13T14:43:00Z">
        <w:r w:rsidR="00EF666F" w:rsidRPr="00F94CB9">
          <w:rPr>
            <w:sz w:val="28"/>
            <w:szCs w:val="28"/>
            <w:lang w:val="fr-FR"/>
            <w:rPrChange w:id="13411" w:author="Peng Luqi" w:date="2019-10-13T14:50:00Z">
              <w:rPr>
                <w:lang w:val="fr-FR"/>
              </w:rPr>
            </w:rPrChange>
          </w:rPr>
          <w:t>’</w:t>
        </w:r>
      </w:ins>
      <w:r w:rsidRPr="00F94CB9">
        <w:rPr>
          <w:sz w:val="28"/>
          <w:szCs w:val="28"/>
          <w:lang w:val="fr-FR"/>
          <w:rPrChange w:id="13412" w:author="Peng Luqi" w:date="2019-10-13T14:50:00Z">
            <w:rPr>
              <w:lang w:val="fr-FR"/>
            </w:rPr>
          </w:rPrChange>
        </w:rPr>
        <w:t>Apple, ce qui est fondamentalement sa limite. Sans parler du Bitcoin ou de la blockchain. Avec son système théorique et les limites de la capacité cognitive, même Google, Netflix et</w:t>
      </w:r>
      <w:r w:rsidRPr="00F94CB9">
        <w:rPr>
          <w:spacing w:val="-8"/>
          <w:sz w:val="28"/>
          <w:szCs w:val="28"/>
          <w:lang w:val="fr-FR"/>
          <w:rPrChange w:id="13413" w:author="Peng Luqi" w:date="2019-10-13T14:50:00Z">
            <w:rPr>
              <w:spacing w:val="-8"/>
              <w:lang w:val="fr-FR"/>
            </w:rPr>
          </w:rPrChange>
        </w:rPr>
        <w:t xml:space="preserve"> </w:t>
      </w:r>
      <w:r w:rsidRPr="00F94CB9">
        <w:rPr>
          <w:sz w:val="28"/>
          <w:szCs w:val="28"/>
          <w:lang w:val="fr-FR"/>
          <w:rPrChange w:id="13414" w:author="Peng Luqi" w:date="2019-10-13T14:50:00Z">
            <w:rPr>
              <w:lang w:val="fr-FR"/>
            </w:rPr>
          </w:rPrChange>
        </w:rPr>
        <w:t>Amazon</w:t>
      </w:r>
      <w:r w:rsidRPr="00F94CB9">
        <w:rPr>
          <w:spacing w:val="-9"/>
          <w:sz w:val="28"/>
          <w:szCs w:val="28"/>
          <w:lang w:val="fr-FR"/>
          <w:rPrChange w:id="13415" w:author="Peng Luqi" w:date="2019-10-13T14:50:00Z">
            <w:rPr>
              <w:spacing w:val="-9"/>
              <w:lang w:val="fr-FR"/>
            </w:rPr>
          </w:rPrChange>
        </w:rPr>
        <w:t xml:space="preserve"> </w:t>
      </w:r>
      <w:r w:rsidRPr="00F94CB9">
        <w:rPr>
          <w:sz w:val="28"/>
          <w:szCs w:val="28"/>
          <w:lang w:val="fr-FR"/>
          <w:rPrChange w:id="13416" w:author="Peng Luqi" w:date="2019-10-13T14:50:00Z">
            <w:rPr>
              <w:lang w:val="fr-FR"/>
            </w:rPr>
          </w:rPrChange>
        </w:rPr>
        <w:t>ne</w:t>
      </w:r>
      <w:r w:rsidRPr="00F94CB9">
        <w:rPr>
          <w:spacing w:val="-8"/>
          <w:sz w:val="28"/>
          <w:szCs w:val="28"/>
          <w:lang w:val="fr-FR"/>
          <w:rPrChange w:id="13417" w:author="Peng Luqi" w:date="2019-10-13T14:50:00Z">
            <w:rPr>
              <w:spacing w:val="-8"/>
              <w:lang w:val="fr-FR"/>
            </w:rPr>
          </w:rPrChange>
        </w:rPr>
        <w:t xml:space="preserve"> </w:t>
      </w:r>
      <w:r w:rsidRPr="00F94CB9">
        <w:rPr>
          <w:sz w:val="28"/>
          <w:szCs w:val="28"/>
          <w:lang w:val="fr-FR"/>
          <w:rPrChange w:id="13418" w:author="Peng Luqi" w:date="2019-10-13T14:50:00Z">
            <w:rPr>
              <w:lang w:val="fr-FR"/>
            </w:rPr>
          </w:rPrChange>
        </w:rPr>
        <w:t>peuvent</w:t>
      </w:r>
      <w:r w:rsidRPr="00F94CB9">
        <w:rPr>
          <w:spacing w:val="-9"/>
          <w:sz w:val="28"/>
          <w:szCs w:val="28"/>
          <w:lang w:val="fr-FR"/>
          <w:rPrChange w:id="13419" w:author="Peng Luqi" w:date="2019-10-13T14:50:00Z">
            <w:rPr>
              <w:spacing w:val="-9"/>
              <w:lang w:val="fr-FR"/>
            </w:rPr>
          </w:rPrChange>
        </w:rPr>
        <w:t xml:space="preserve"> </w:t>
      </w:r>
      <w:r w:rsidRPr="00F94CB9">
        <w:rPr>
          <w:sz w:val="28"/>
          <w:szCs w:val="28"/>
          <w:lang w:val="fr-FR"/>
          <w:rPrChange w:id="13420" w:author="Peng Luqi" w:date="2019-10-13T14:50:00Z">
            <w:rPr>
              <w:lang w:val="fr-FR"/>
            </w:rPr>
          </w:rPrChange>
        </w:rPr>
        <w:t>pas</w:t>
      </w:r>
      <w:r w:rsidRPr="00F94CB9">
        <w:rPr>
          <w:spacing w:val="-8"/>
          <w:sz w:val="28"/>
          <w:szCs w:val="28"/>
          <w:lang w:val="fr-FR"/>
          <w:rPrChange w:id="13421" w:author="Peng Luqi" w:date="2019-10-13T14:50:00Z">
            <w:rPr>
              <w:spacing w:val="-8"/>
              <w:lang w:val="fr-FR"/>
            </w:rPr>
          </w:rPrChange>
        </w:rPr>
        <w:t xml:space="preserve"> </w:t>
      </w:r>
      <w:r w:rsidRPr="00F94CB9">
        <w:rPr>
          <w:sz w:val="28"/>
          <w:szCs w:val="28"/>
          <w:lang w:val="fr-FR"/>
          <w:rPrChange w:id="13422" w:author="Peng Luqi" w:date="2019-10-13T14:50:00Z">
            <w:rPr>
              <w:lang w:val="fr-FR"/>
            </w:rPr>
          </w:rPrChange>
        </w:rPr>
        <w:t>l</w:t>
      </w:r>
      <w:del w:id="13423" w:author="Peng Luqi" w:date="2019-10-13T14:43:00Z">
        <w:r w:rsidRPr="00F94CB9" w:rsidDel="00EF666F">
          <w:rPr>
            <w:sz w:val="28"/>
            <w:szCs w:val="28"/>
            <w:lang w:val="fr-FR"/>
            <w:rPrChange w:id="13424" w:author="Peng Luqi" w:date="2019-10-13T14:50:00Z">
              <w:rPr>
                <w:lang w:val="fr-FR"/>
              </w:rPr>
            </w:rPrChange>
          </w:rPr>
          <w:delText>’</w:delText>
        </w:r>
      </w:del>
      <w:ins w:id="13425" w:author="Peng Luqi" w:date="2019-10-13T14:43:00Z">
        <w:r w:rsidR="00EF666F" w:rsidRPr="00F94CB9">
          <w:rPr>
            <w:sz w:val="28"/>
            <w:szCs w:val="28"/>
            <w:lang w:val="fr-FR"/>
            <w:rPrChange w:id="13426" w:author="Peng Luqi" w:date="2019-10-13T14:50:00Z">
              <w:rPr>
                <w:lang w:val="fr-FR"/>
              </w:rPr>
            </w:rPrChange>
          </w:rPr>
          <w:t>’</w:t>
        </w:r>
      </w:ins>
      <w:r w:rsidRPr="00F94CB9">
        <w:rPr>
          <w:sz w:val="28"/>
          <w:szCs w:val="28"/>
          <w:lang w:val="fr-FR"/>
          <w:rPrChange w:id="13427" w:author="Peng Luqi" w:date="2019-10-13T14:50:00Z">
            <w:rPr>
              <w:lang w:val="fr-FR"/>
            </w:rPr>
          </w:rPrChange>
        </w:rPr>
        <w:t>atteindre.</w:t>
      </w:r>
      <w:r w:rsidRPr="00F94CB9">
        <w:rPr>
          <w:spacing w:val="-9"/>
          <w:sz w:val="28"/>
          <w:szCs w:val="28"/>
          <w:lang w:val="fr-FR"/>
          <w:rPrChange w:id="13428" w:author="Peng Luqi" w:date="2019-10-13T14:50:00Z">
            <w:rPr>
              <w:spacing w:val="-9"/>
              <w:lang w:val="fr-FR"/>
            </w:rPr>
          </w:rPrChange>
        </w:rPr>
        <w:t xml:space="preserve"> </w:t>
      </w:r>
      <w:r w:rsidRPr="00F94CB9">
        <w:rPr>
          <w:sz w:val="28"/>
          <w:szCs w:val="28"/>
          <w:lang w:val="fr-FR"/>
          <w:rPrChange w:id="13429" w:author="Peng Luqi" w:date="2019-10-13T14:50:00Z">
            <w:rPr>
              <w:lang w:val="fr-FR"/>
            </w:rPr>
          </w:rPrChange>
        </w:rPr>
        <w:t>En</w:t>
      </w:r>
      <w:r w:rsidRPr="00F94CB9">
        <w:rPr>
          <w:spacing w:val="-8"/>
          <w:sz w:val="28"/>
          <w:szCs w:val="28"/>
          <w:lang w:val="fr-FR"/>
          <w:rPrChange w:id="13430" w:author="Peng Luqi" w:date="2019-10-13T14:50:00Z">
            <w:rPr>
              <w:spacing w:val="-8"/>
              <w:lang w:val="fr-FR"/>
            </w:rPr>
          </w:rPrChange>
        </w:rPr>
        <w:t xml:space="preserve"> </w:t>
      </w:r>
      <w:r w:rsidRPr="00F94CB9">
        <w:rPr>
          <w:sz w:val="28"/>
          <w:szCs w:val="28"/>
          <w:lang w:val="fr-FR"/>
          <w:rPrChange w:id="13431" w:author="Peng Luqi" w:date="2019-10-13T14:50:00Z">
            <w:rPr>
              <w:lang w:val="fr-FR"/>
            </w:rPr>
          </w:rPrChange>
        </w:rPr>
        <w:t>théorie,</w:t>
      </w:r>
      <w:r w:rsidRPr="00F94CB9">
        <w:rPr>
          <w:spacing w:val="-9"/>
          <w:sz w:val="28"/>
          <w:szCs w:val="28"/>
          <w:lang w:val="fr-FR"/>
          <w:rPrChange w:id="13432" w:author="Peng Luqi" w:date="2019-10-13T14:50:00Z">
            <w:rPr>
              <w:spacing w:val="-9"/>
              <w:lang w:val="fr-FR"/>
            </w:rPr>
          </w:rPrChange>
        </w:rPr>
        <w:t xml:space="preserve"> </w:t>
      </w:r>
      <w:r w:rsidRPr="00F94CB9">
        <w:rPr>
          <w:sz w:val="28"/>
          <w:szCs w:val="28"/>
          <w:lang w:val="fr-FR"/>
          <w:rPrChange w:id="13433" w:author="Peng Luqi" w:date="2019-10-13T14:50:00Z">
            <w:rPr>
              <w:lang w:val="fr-FR"/>
            </w:rPr>
          </w:rPrChange>
        </w:rPr>
        <w:t>chaque</w:t>
      </w:r>
      <w:r w:rsidRPr="00F94CB9">
        <w:rPr>
          <w:spacing w:val="-9"/>
          <w:sz w:val="28"/>
          <w:szCs w:val="28"/>
          <w:lang w:val="fr-FR"/>
          <w:rPrChange w:id="13434" w:author="Peng Luqi" w:date="2019-10-13T14:50:00Z">
            <w:rPr>
              <w:spacing w:val="-9"/>
              <w:lang w:val="fr-FR"/>
            </w:rPr>
          </w:rPrChange>
        </w:rPr>
        <w:t xml:space="preserve"> </w:t>
      </w:r>
      <w:r w:rsidRPr="00F94CB9">
        <w:rPr>
          <w:sz w:val="28"/>
          <w:szCs w:val="28"/>
          <w:lang w:val="fr-FR"/>
          <w:rPrChange w:id="13435" w:author="Peng Luqi" w:date="2019-10-13T14:50:00Z">
            <w:rPr>
              <w:lang w:val="fr-FR"/>
            </w:rPr>
          </w:rPrChange>
        </w:rPr>
        <w:t>génération</w:t>
      </w:r>
      <w:r w:rsidRPr="00F94CB9">
        <w:rPr>
          <w:spacing w:val="-8"/>
          <w:sz w:val="28"/>
          <w:szCs w:val="28"/>
          <w:lang w:val="fr-FR"/>
          <w:rPrChange w:id="13436" w:author="Peng Luqi" w:date="2019-10-13T14:50:00Z">
            <w:rPr>
              <w:spacing w:val="-8"/>
              <w:lang w:val="fr-FR"/>
            </w:rPr>
          </w:rPrChange>
        </w:rPr>
        <w:t xml:space="preserve"> </w:t>
      </w:r>
      <w:r w:rsidRPr="00F94CB9">
        <w:rPr>
          <w:sz w:val="28"/>
          <w:szCs w:val="28"/>
          <w:lang w:val="fr-FR"/>
          <w:rPrChange w:id="13437" w:author="Peng Luqi" w:date="2019-10-13T14:50:00Z">
            <w:rPr>
              <w:lang w:val="fr-FR"/>
            </w:rPr>
          </w:rPrChange>
        </w:rPr>
        <w:t>a</w:t>
      </w:r>
      <w:r w:rsidRPr="00F94CB9">
        <w:rPr>
          <w:spacing w:val="-9"/>
          <w:sz w:val="28"/>
          <w:szCs w:val="28"/>
          <w:lang w:val="fr-FR"/>
          <w:rPrChange w:id="13438" w:author="Peng Luqi" w:date="2019-10-13T14:50:00Z">
            <w:rPr>
              <w:spacing w:val="-9"/>
              <w:lang w:val="fr-FR"/>
            </w:rPr>
          </w:rPrChange>
        </w:rPr>
        <w:t xml:space="preserve"> </w:t>
      </w:r>
      <w:r w:rsidRPr="00F94CB9">
        <w:rPr>
          <w:sz w:val="28"/>
          <w:szCs w:val="28"/>
          <w:lang w:val="fr-FR"/>
          <w:rPrChange w:id="13439" w:author="Peng Luqi" w:date="2019-10-13T14:50:00Z">
            <w:rPr>
              <w:lang w:val="fr-FR"/>
            </w:rPr>
          </w:rPrChange>
        </w:rPr>
        <w:t>les</w:t>
      </w:r>
      <w:r w:rsidRPr="00F94CB9">
        <w:rPr>
          <w:spacing w:val="-8"/>
          <w:sz w:val="28"/>
          <w:szCs w:val="28"/>
          <w:lang w:val="fr-FR"/>
          <w:rPrChange w:id="13440" w:author="Peng Luqi" w:date="2019-10-13T14:50:00Z">
            <w:rPr>
              <w:spacing w:val="-8"/>
              <w:lang w:val="fr-FR"/>
            </w:rPr>
          </w:rPrChange>
        </w:rPr>
        <w:t xml:space="preserve"> </w:t>
      </w:r>
      <w:r w:rsidRPr="00F94CB9">
        <w:rPr>
          <w:sz w:val="28"/>
          <w:szCs w:val="28"/>
          <w:lang w:val="fr-FR"/>
          <w:rPrChange w:id="13441" w:author="Peng Luqi" w:date="2019-10-13T14:50:00Z">
            <w:rPr>
              <w:lang w:val="fr-FR"/>
            </w:rPr>
          </w:rPrChange>
        </w:rPr>
        <w:t>limites</w:t>
      </w:r>
      <w:r w:rsidRPr="00F94CB9">
        <w:rPr>
          <w:spacing w:val="-9"/>
          <w:sz w:val="28"/>
          <w:szCs w:val="28"/>
          <w:lang w:val="fr-FR"/>
          <w:rPrChange w:id="13442" w:author="Peng Luqi" w:date="2019-10-13T14:50:00Z">
            <w:rPr>
              <w:spacing w:val="-9"/>
              <w:lang w:val="fr-FR"/>
            </w:rPr>
          </w:rPrChange>
        </w:rPr>
        <w:t xml:space="preserve"> </w:t>
      </w:r>
      <w:r w:rsidRPr="00F94CB9">
        <w:rPr>
          <w:sz w:val="28"/>
          <w:szCs w:val="28"/>
          <w:lang w:val="fr-FR"/>
          <w:rPrChange w:id="13443" w:author="Peng Luqi" w:date="2019-10-13T14:50:00Z">
            <w:rPr>
              <w:lang w:val="fr-FR"/>
            </w:rPr>
          </w:rPrChange>
        </w:rPr>
        <w:t>de</w:t>
      </w:r>
      <w:r w:rsidRPr="00F94CB9">
        <w:rPr>
          <w:spacing w:val="-8"/>
          <w:sz w:val="28"/>
          <w:szCs w:val="28"/>
          <w:lang w:val="fr-FR"/>
          <w:rPrChange w:id="13444" w:author="Peng Luqi" w:date="2019-10-13T14:50:00Z">
            <w:rPr>
              <w:spacing w:val="-8"/>
              <w:lang w:val="fr-FR"/>
            </w:rPr>
          </w:rPrChange>
        </w:rPr>
        <w:t xml:space="preserve"> </w:t>
      </w:r>
      <w:r w:rsidRPr="00F94CB9">
        <w:rPr>
          <w:sz w:val="28"/>
          <w:szCs w:val="28"/>
          <w:lang w:val="fr-FR"/>
          <w:rPrChange w:id="13445" w:author="Peng Luqi" w:date="2019-10-13T14:50:00Z">
            <w:rPr>
              <w:lang w:val="fr-FR"/>
            </w:rPr>
          </w:rPrChange>
        </w:rPr>
        <w:t>chaque</w:t>
      </w:r>
      <w:r w:rsidRPr="00F94CB9">
        <w:rPr>
          <w:spacing w:val="-9"/>
          <w:sz w:val="28"/>
          <w:szCs w:val="28"/>
          <w:lang w:val="fr-FR"/>
          <w:rPrChange w:id="13446" w:author="Peng Luqi" w:date="2019-10-13T14:50:00Z">
            <w:rPr>
              <w:spacing w:val="-9"/>
              <w:lang w:val="fr-FR"/>
            </w:rPr>
          </w:rPrChange>
        </w:rPr>
        <w:t xml:space="preserve"> </w:t>
      </w:r>
      <w:r w:rsidRPr="00F94CB9">
        <w:rPr>
          <w:sz w:val="28"/>
          <w:szCs w:val="28"/>
          <w:lang w:val="fr-FR"/>
          <w:rPrChange w:id="13447" w:author="Peng Luqi" w:date="2019-10-13T14:50:00Z">
            <w:rPr>
              <w:lang w:val="fr-FR"/>
            </w:rPr>
          </w:rPrChange>
        </w:rPr>
        <w:t>génération, y compris la jeune génération actuelle. Au fil du temps, leur exploration de leurs propres frontières actives se terminera, non pas parce qu</w:t>
      </w:r>
      <w:del w:id="13448" w:author="Peng Luqi" w:date="2019-10-13T14:43:00Z">
        <w:r w:rsidRPr="00F94CB9" w:rsidDel="00EF666F">
          <w:rPr>
            <w:sz w:val="28"/>
            <w:szCs w:val="28"/>
            <w:lang w:val="fr-FR"/>
            <w:rPrChange w:id="13449" w:author="Peng Luqi" w:date="2019-10-13T14:50:00Z">
              <w:rPr>
                <w:lang w:val="fr-FR"/>
              </w:rPr>
            </w:rPrChange>
          </w:rPr>
          <w:delText>’</w:delText>
        </w:r>
      </w:del>
      <w:ins w:id="13450" w:author="Peng Luqi" w:date="2019-10-13T14:43:00Z">
        <w:r w:rsidR="00EF666F" w:rsidRPr="00F94CB9">
          <w:rPr>
            <w:sz w:val="28"/>
            <w:szCs w:val="28"/>
            <w:lang w:val="fr-FR"/>
            <w:rPrChange w:id="13451" w:author="Peng Luqi" w:date="2019-10-13T14:50:00Z">
              <w:rPr>
                <w:lang w:val="fr-FR"/>
              </w:rPr>
            </w:rPrChange>
          </w:rPr>
          <w:t>’</w:t>
        </w:r>
      </w:ins>
      <w:r w:rsidRPr="00F94CB9">
        <w:rPr>
          <w:sz w:val="28"/>
          <w:szCs w:val="28"/>
          <w:lang w:val="fr-FR"/>
          <w:rPrChange w:id="13452" w:author="Peng Luqi" w:date="2019-10-13T14:50:00Z">
            <w:rPr>
              <w:lang w:val="fr-FR"/>
            </w:rPr>
          </w:rPrChange>
        </w:rPr>
        <w:t>ils ne veulent pas s</w:t>
      </w:r>
      <w:del w:id="13453" w:author="Peng Luqi" w:date="2019-10-13T14:43:00Z">
        <w:r w:rsidRPr="00F94CB9" w:rsidDel="00EF666F">
          <w:rPr>
            <w:sz w:val="28"/>
            <w:szCs w:val="28"/>
            <w:lang w:val="fr-FR"/>
            <w:rPrChange w:id="13454" w:author="Peng Luqi" w:date="2019-10-13T14:50:00Z">
              <w:rPr>
                <w:lang w:val="fr-FR"/>
              </w:rPr>
            </w:rPrChange>
          </w:rPr>
          <w:delText>’</w:delText>
        </w:r>
      </w:del>
      <w:ins w:id="13455" w:author="Peng Luqi" w:date="2019-10-13T14:43:00Z">
        <w:r w:rsidR="00EF666F" w:rsidRPr="00F94CB9">
          <w:rPr>
            <w:sz w:val="28"/>
            <w:szCs w:val="28"/>
            <w:lang w:val="fr-FR"/>
            <w:rPrChange w:id="13456" w:author="Peng Luqi" w:date="2019-10-13T14:50:00Z">
              <w:rPr>
                <w:lang w:val="fr-FR"/>
              </w:rPr>
            </w:rPrChange>
          </w:rPr>
          <w:t>’</w:t>
        </w:r>
      </w:ins>
      <w:r w:rsidRPr="00F94CB9">
        <w:rPr>
          <w:sz w:val="28"/>
          <w:szCs w:val="28"/>
          <w:lang w:val="fr-FR"/>
          <w:rPrChange w:id="13457" w:author="Peng Luqi" w:date="2019-10-13T14:50:00Z">
            <w:rPr>
              <w:lang w:val="fr-FR"/>
            </w:rPr>
          </w:rPrChange>
        </w:rPr>
        <w:t>améliorer, mais parce qu</w:t>
      </w:r>
      <w:del w:id="13458" w:author="Peng Luqi" w:date="2019-10-13T14:43:00Z">
        <w:r w:rsidRPr="00F94CB9" w:rsidDel="00EF666F">
          <w:rPr>
            <w:sz w:val="28"/>
            <w:szCs w:val="28"/>
            <w:lang w:val="fr-FR"/>
            <w:rPrChange w:id="13459" w:author="Peng Luqi" w:date="2019-10-13T14:50:00Z">
              <w:rPr>
                <w:lang w:val="fr-FR"/>
              </w:rPr>
            </w:rPrChange>
          </w:rPr>
          <w:delText>’</w:delText>
        </w:r>
      </w:del>
      <w:ins w:id="13460" w:author="Peng Luqi" w:date="2019-10-13T14:43:00Z">
        <w:r w:rsidR="00EF666F" w:rsidRPr="00F94CB9">
          <w:rPr>
            <w:sz w:val="28"/>
            <w:szCs w:val="28"/>
            <w:lang w:val="fr-FR"/>
            <w:rPrChange w:id="13461" w:author="Peng Luqi" w:date="2019-10-13T14:50:00Z">
              <w:rPr>
                <w:lang w:val="fr-FR"/>
              </w:rPr>
            </w:rPrChange>
          </w:rPr>
          <w:t>’</w:t>
        </w:r>
      </w:ins>
      <w:r w:rsidRPr="00F94CB9">
        <w:rPr>
          <w:sz w:val="28"/>
          <w:szCs w:val="28"/>
          <w:lang w:val="fr-FR"/>
          <w:rPrChange w:id="13462" w:author="Peng Luqi" w:date="2019-10-13T14:50:00Z">
            <w:rPr>
              <w:lang w:val="fr-FR"/>
            </w:rPr>
          </w:rPrChange>
        </w:rPr>
        <w:t>ils sont soutenus par</w:t>
      </w:r>
      <w:r w:rsidRPr="00F94CB9">
        <w:rPr>
          <w:spacing w:val="-6"/>
          <w:sz w:val="28"/>
          <w:szCs w:val="28"/>
          <w:lang w:val="fr-FR"/>
          <w:rPrChange w:id="13463" w:author="Peng Luqi" w:date="2019-10-13T14:50:00Z">
            <w:rPr>
              <w:spacing w:val="-6"/>
              <w:lang w:val="fr-FR"/>
            </w:rPr>
          </w:rPrChange>
        </w:rPr>
        <w:t xml:space="preserve"> </w:t>
      </w:r>
      <w:r w:rsidRPr="00F94CB9">
        <w:rPr>
          <w:sz w:val="28"/>
          <w:szCs w:val="28"/>
          <w:lang w:val="fr-FR"/>
          <w:rPrChange w:id="13464" w:author="Peng Luqi" w:date="2019-10-13T14:50:00Z">
            <w:rPr>
              <w:lang w:val="fr-FR"/>
            </w:rPr>
          </w:rPrChange>
        </w:rPr>
        <w:t>la</w:t>
      </w:r>
      <w:r w:rsidRPr="00F94CB9">
        <w:rPr>
          <w:spacing w:val="-6"/>
          <w:sz w:val="28"/>
          <w:szCs w:val="28"/>
          <w:lang w:val="fr-FR"/>
          <w:rPrChange w:id="13465" w:author="Peng Luqi" w:date="2019-10-13T14:50:00Z">
            <w:rPr>
              <w:spacing w:val="-6"/>
              <w:lang w:val="fr-FR"/>
            </w:rPr>
          </w:rPrChange>
        </w:rPr>
        <w:t xml:space="preserve"> </w:t>
      </w:r>
      <w:r w:rsidRPr="00F94CB9">
        <w:rPr>
          <w:sz w:val="28"/>
          <w:szCs w:val="28"/>
          <w:lang w:val="fr-FR"/>
          <w:rPrChange w:id="13466" w:author="Peng Luqi" w:date="2019-10-13T14:50:00Z">
            <w:rPr>
              <w:lang w:val="fr-FR"/>
            </w:rPr>
          </w:rPrChange>
        </w:rPr>
        <w:t>théorie</w:t>
      </w:r>
      <w:r w:rsidRPr="00F94CB9">
        <w:rPr>
          <w:spacing w:val="-6"/>
          <w:sz w:val="28"/>
          <w:szCs w:val="28"/>
          <w:lang w:val="fr-FR"/>
          <w:rPrChange w:id="13467" w:author="Peng Luqi" w:date="2019-10-13T14:50:00Z">
            <w:rPr>
              <w:spacing w:val="-6"/>
              <w:lang w:val="fr-FR"/>
            </w:rPr>
          </w:rPrChange>
        </w:rPr>
        <w:t xml:space="preserve"> </w:t>
      </w:r>
      <w:r w:rsidRPr="00F94CB9">
        <w:rPr>
          <w:sz w:val="28"/>
          <w:szCs w:val="28"/>
          <w:lang w:val="fr-FR"/>
          <w:rPrChange w:id="13468" w:author="Peng Luqi" w:date="2019-10-13T14:50:00Z">
            <w:rPr>
              <w:lang w:val="fr-FR"/>
            </w:rPr>
          </w:rPrChange>
        </w:rPr>
        <w:t>économique</w:t>
      </w:r>
      <w:r w:rsidRPr="00F94CB9">
        <w:rPr>
          <w:spacing w:val="-3"/>
          <w:sz w:val="28"/>
          <w:szCs w:val="28"/>
          <w:lang w:val="fr-FR"/>
          <w:rPrChange w:id="13469" w:author="Peng Luqi" w:date="2019-10-13T14:50:00Z">
            <w:rPr>
              <w:spacing w:val="-3"/>
              <w:lang w:val="fr-FR"/>
            </w:rPr>
          </w:rPrChange>
        </w:rPr>
        <w:t xml:space="preserve"> </w:t>
      </w:r>
      <w:r w:rsidRPr="00F94CB9">
        <w:rPr>
          <w:sz w:val="28"/>
          <w:szCs w:val="28"/>
          <w:lang w:val="fr-FR"/>
          <w:rPrChange w:id="13470" w:author="Peng Luqi" w:date="2019-10-13T14:50:00Z">
            <w:rPr>
              <w:lang w:val="fr-FR"/>
            </w:rPr>
          </w:rPrChange>
        </w:rPr>
        <w:t>:</w:t>
      </w:r>
      <w:r w:rsidRPr="00F94CB9">
        <w:rPr>
          <w:spacing w:val="-6"/>
          <w:sz w:val="28"/>
          <w:szCs w:val="28"/>
          <w:lang w:val="fr-FR"/>
          <w:rPrChange w:id="13471" w:author="Peng Luqi" w:date="2019-10-13T14:50:00Z">
            <w:rPr>
              <w:spacing w:val="-6"/>
              <w:lang w:val="fr-FR"/>
            </w:rPr>
          </w:rPrChange>
        </w:rPr>
        <w:t xml:space="preserve"> </w:t>
      </w:r>
      <w:r w:rsidRPr="00F94CB9">
        <w:rPr>
          <w:sz w:val="28"/>
          <w:szCs w:val="28"/>
          <w:lang w:val="fr-FR"/>
          <w:rPrChange w:id="13472" w:author="Peng Luqi" w:date="2019-10-13T14:50:00Z">
            <w:rPr>
              <w:lang w:val="fr-FR"/>
            </w:rPr>
          </w:rPrChange>
        </w:rPr>
        <w:t>même</w:t>
      </w:r>
      <w:r w:rsidRPr="00F94CB9">
        <w:rPr>
          <w:spacing w:val="-6"/>
          <w:sz w:val="28"/>
          <w:szCs w:val="28"/>
          <w:lang w:val="fr-FR"/>
          <w:rPrChange w:id="13473" w:author="Peng Luqi" w:date="2019-10-13T14:50:00Z">
            <w:rPr>
              <w:spacing w:val="-6"/>
              <w:lang w:val="fr-FR"/>
            </w:rPr>
          </w:rPrChange>
        </w:rPr>
        <w:t xml:space="preserve"> </w:t>
      </w:r>
      <w:r w:rsidRPr="00F94CB9">
        <w:rPr>
          <w:sz w:val="28"/>
          <w:szCs w:val="28"/>
          <w:lang w:val="fr-FR"/>
          <w:rPrChange w:id="13474" w:author="Peng Luqi" w:date="2019-10-13T14:50:00Z">
            <w:rPr>
              <w:lang w:val="fr-FR"/>
            </w:rPr>
          </w:rPrChange>
        </w:rPr>
        <w:t>s</w:t>
      </w:r>
      <w:del w:id="13475" w:author="Peng Luqi" w:date="2019-10-13T14:43:00Z">
        <w:r w:rsidRPr="00F94CB9" w:rsidDel="00EF666F">
          <w:rPr>
            <w:sz w:val="28"/>
            <w:szCs w:val="28"/>
            <w:lang w:val="fr-FR"/>
            <w:rPrChange w:id="13476" w:author="Peng Luqi" w:date="2019-10-13T14:50:00Z">
              <w:rPr>
                <w:lang w:val="fr-FR"/>
              </w:rPr>
            </w:rPrChange>
          </w:rPr>
          <w:delText>’</w:delText>
        </w:r>
      </w:del>
      <w:ins w:id="13477" w:author="Peng Luqi" w:date="2019-10-13T14:43:00Z">
        <w:r w:rsidR="00EF666F" w:rsidRPr="00F94CB9">
          <w:rPr>
            <w:sz w:val="28"/>
            <w:szCs w:val="28"/>
            <w:lang w:val="fr-FR"/>
            <w:rPrChange w:id="13478" w:author="Peng Luqi" w:date="2019-10-13T14:50:00Z">
              <w:rPr>
                <w:lang w:val="fr-FR"/>
              </w:rPr>
            </w:rPrChange>
          </w:rPr>
          <w:t>’</w:t>
        </w:r>
      </w:ins>
      <w:r w:rsidRPr="00F94CB9">
        <w:rPr>
          <w:sz w:val="28"/>
          <w:szCs w:val="28"/>
          <w:lang w:val="fr-FR"/>
          <w:rPrChange w:id="13479" w:author="Peng Luqi" w:date="2019-10-13T14:50:00Z">
            <w:rPr>
              <w:lang w:val="fr-FR"/>
            </w:rPr>
          </w:rPrChange>
        </w:rPr>
        <w:t>ils</w:t>
      </w:r>
      <w:r w:rsidRPr="00F94CB9">
        <w:rPr>
          <w:spacing w:val="-5"/>
          <w:sz w:val="28"/>
          <w:szCs w:val="28"/>
          <w:lang w:val="fr-FR"/>
          <w:rPrChange w:id="13480" w:author="Peng Luqi" w:date="2019-10-13T14:50:00Z">
            <w:rPr>
              <w:spacing w:val="-5"/>
              <w:lang w:val="fr-FR"/>
            </w:rPr>
          </w:rPrChange>
        </w:rPr>
        <w:t xml:space="preserve"> </w:t>
      </w:r>
      <w:r w:rsidRPr="00F94CB9">
        <w:rPr>
          <w:sz w:val="28"/>
          <w:szCs w:val="28"/>
          <w:lang w:val="fr-FR"/>
          <w:rPrChange w:id="13481" w:author="Peng Luqi" w:date="2019-10-13T14:50:00Z">
            <w:rPr>
              <w:lang w:val="fr-FR"/>
            </w:rPr>
          </w:rPrChange>
        </w:rPr>
        <w:t>ne</w:t>
      </w:r>
      <w:r w:rsidRPr="00F94CB9">
        <w:rPr>
          <w:spacing w:val="-6"/>
          <w:sz w:val="28"/>
          <w:szCs w:val="28"/>
          <w:lang w:val="fr-FR"/>
          <w:rPrChange w:id="13482" w:author="Peng Luqi" w:date="2019-10-13T14:50:00Z">
            <w:rPr>
              <w:spacing w:val="-6"/>
              <w:lang w:val="fr-FR"/>
            </w:rPr>
          </w:rPrChange>
        </w:rPr>
        <w:t xml:space="preserve"> </w:t>
      </w:r>
      <w:r w:rsidRPr="00F94CB9">
        <w:rPr>
          <w:sz w:val="28"/>
          <w:szCs w:val="28"/>
          <w:lang w:val="fr-FR"/>
          <w:rPrChange w:id="13483" w:author="Peng Luqi" w:date="2019-10-13T14:50:00Z">
            <w:rPr>
              <w:lang w:val="fr-FR"/>
            </w:rPr>
          </w:rPrChange>
        </w:rPr>
        <w:t>progressent</w:t>
      </w:r>
      <w:r w:rsidRPr="00F94CB9">
        <w:rPr>
          <w:spacing w:val="-6"/>
          <w:sz w:val="28"/>
          <w:szCs w:val="28"/>
          <w:lang w:val="fr-FR"/>
          <w:rPrChange w:id="13484" w:author="Peng Luqi" w:date="2019-10-13T14:50:00Z">
            <w:rPr>
              <w:spacing w:val="-6"/>
              <w:lang w:val="fr-FR"/>
            </w:rPr>
          </w:rPrChange>
        </w:rPr>
        <w:t xml:space="preserve"> </w:t>
      </w:r>
      <w:r w:rsidRPr="00F94CB9">
        <w:rPr>
          <w:sz w:val="28"/>
          <w:szCs w:val="28"/>
          <w:lang w:val="fr-FR"/>
          <w:rPrChange w:id="13485" w:author="Peng Luqi" w:date="2019-10-13T14:50:00Z">
            <w:rPr>
              <w:lang w:val="fr-FR"/>
            </w:rPr>
          </w:rPrChange>
        </w:rPr>
        <w:t>plus.</w:t>
      </w:r>
      <w:r w:rsidRPr="00F94CB9">
        <w:rPr>
          <w:spacing w:val="-5"/>
          <w:sz w:val="28"/>
          <w:szCs w:val="28"/>
          <w:lang w:val="fr-FR"/>
          <w:rPrChange w:id="13486" w:author="Peng Luqi" w:date="2019-10-13T14:50:00Z">
            <w:rPr>
              <w:spacing w:val="-5"/>
              <w:lang w:val="fr-FR"/>
            </w:rPr>
          </w:rPrChange>
        </w:rPr>
        <w:t xml:space="preserve"> </w:t>
      </w:r>
      <w:r w:rsidRPr="00F94CB9">
        <w:rPr>
          <w:sz w:val="28"/>
          <w:szCs w:val="28"/>
          <w:lang w:val="fr-FR"/>
          <w:rPrChange w:id="13487" w:author="Peng Luqi" w:date="2019-10-13T14:50:00Z">
            <w:rPr>
              <w:lang w:val="fr-FR"/>
            </w:rPr>
          </w:rPrChange>
        </w:rPr>
        <w:t>Bien</w:t>
      </w:r>
      <w:r w:rsidRPr="00F94CB9">
        <w:rPr>
          <w:spacing w:val="-6"/>
          <w:sz w:val="28"/>
          <w:szCs w:val="28"/>
          <w:lang w:val="fr-FR"/>
          <w:rPrChange w:id="13488" w:author="Peng Luqi" w:date="2019-10-13T14:50:00Z">
            <w:rPr>
              <w:spacing w:val="-6"/>
              <w:lang w:val="fr-FR"/>
            </w:rPr>
          </w:rPrChange>
        </w:rPr>
        <w:t xml:space="preserve"> </w:t>
      </w:r>
      <w:r w:rsidRPr="00F94CB9">
        <w:rPr>
          <w:sz w:val="28"/>
          <w:szCs w:val="28"/>
          <w:lang w:val="fr-FR"/>
          <w:rPrChange w:id="13489" w:author="Peng Luqi" w:date="2019-10-13T14:50:00Z">
            <w:rPr>
              <w:lang w:val="fr-FR"/>
            </w:rPr>
          </w:rPrChange>
        </w:rPr>
        <w:t>entendu,</w:t>
      </w:r>
      <w:r w:rsidRPr="00F94CB9">
        <w:rPr>
          <w:spacing w:val="-5"/>
          <w:sz w:val="28"/>
          <w:szCs w:val="28"/>
          <w:lang w:val="fr-FR"/>
          <w:rPrChange w:id="13490" w:author="Peng Luqi" w:date="2019-10-13T14:50:00Z">
            <w:rPr>
              <w:spacing w:val="-5"/>
              <w:lang w:val="fr-FR"/>
            </w:rPr>
          </w:rPrChange>
        </w:rPr>
        <w:t xml:space="preserve"> </w:t>
      </w:r>
      <w:r w:rsidRPr="00F94CB9">
        <w:rPr>
          <w:sz w:val="28"/>
          <w:szCs w:val="28"/>
          <w:lang w:val="fr-FR"/>
          <w:rPrChange w:id="13491" w:author="Peng Luqi" w:date="2019-10-13T14:50:00Z">
            <w:rPr>
              <w:lang w:val="fr-FR"/>
            </w:rPr>
          </w:rPrChange>
        </w:rPr>
        <w:t>les</w:t>
      </w:r>
      <w:r w:rsidRPr="00F94CB9">
        <w:rPr>
          <w:spacing w:val="-5"/>
          <w:sz w:val="28"/>
          <w:szCs w:val="28"/>
          <w:lang w:val="fr-FR"/>
          <w:rPrChange w:id="13492" w:author="Peng Luqi" w:date="2019-10-13T14:50:00Z">
            <w:rPr>
              <w:spacing w:val="-5"/>
              <w:lang w:val="fr-FR"/>
            </w:rPr>
          </w:rPrChange>
        </w:rPr>
        <w:t xml:space="preserve"> </w:t>
      </w:r>
      <w:r w:rsidRPr="00F94CB9">
        <w:rPr>
          <w:sz w:val="28"/>
          <w:szCs w:val="28"/>
          <w:lang w:val="fr-FR"/>
          <w:rPrChange w:id="13493" w:author="Peng Luqi" w:date="2019-10-13T14:50:00Z">
            <w:rPr>
              <w:lang w:val="fr-FR"/>
            </w:rPr>
          </w:rPrChange>
        </w:rPr>
        <w:t>explorations</w:t>
      </w:r>
      <w:r w:rsidRPr="00F94CB9">
        <w:rPr>
          <w:spacing w:val="-6"/>
          <w:sz w:val="28"/>
          <w:szCs w:val="28"/>
          <w:lang w:val="fr-FR"/>
          <w:rPrChange w:id="13494" w:author="Peng Luqi" w:date="2019-10-13T14:50:00Z">
            <w:rPr>
              <w:spacing w:val="-6"/>
              <w:lang w:val="fr-FR"/>
            </w:rPr>
          </w:rPrChange>
        </w:rPr>
        <w:t xml:space="preserve"> </w:t>
      </w:r>
      <w:r w:rsidRPr="00F94CB9">
        <w:rPr>
          <w:sz w:val="28"/>
          <w:szCs w:val="28"/>
          <w:lang w:val="fr-FR"/>
          <w:rPrChange w:id="13495" w:author="Peng Luqi" w:date="2019-10-13T14:50:00Z">
            <w:rPr>
              <w:lang w:val="fr-FR"/>
            </w:rPr>
          </w:rPrChange>
        </w:rPr>
        <w:t>nombreuses de frontières seront inévitables et à poursuivre par la prochaine</w:t>
      </w:r>
      <w:r w:rsidRPr="00F94CB9">
        <w:rPr>
          <w:spacing w:val="-17"/>
          <w:sz w:val="28"/>
          <w:szCs w:val="28"/>
          <w:lang w:val="fr-FR"/>
          <w:rPrChange w:id="13496" w:author="Peng Luqi" w:date="2019-10-13T14:50:00Z">
            <w:rPr>
              <w:spacing w:val="-17"/>
              <w:lang w:val="fr-FR"/>
            </w:rPr>
          </w:rPrChange>
        </w:rPr>
        <w:t xml:space="preserve"> </w:t>
      </w:r>
      <w:r w:rsidRPr="00F94CB9">
        <w:rPr>
          <w:sz w:val="28"/>
          <w:szCs w:val="28"/>
          <w:lang w:val="fr-FR"/>
          <w:rPrChange w:id="13497" w:author="Peng Luqi" w:date="2019-10-13T14:50:00Z">
            <w:rPr>
              <w:lang w:val="fr-FR"/>
            </w:rPr>
          </w:rPrChange>
        </w:rPr>
        <w:t>génération.</w:t>
      </w:r>
    </w:p>
    <w:p w:rsidR="002B38DF" w:rsidRPr="00F94CB9" w:rsidRDefault="002B38DF">
      <w:pPr>
        <w:pStyle w:val="a3"/>
        <w:ind w:left="170" w:right="170"/>
        <w:jc w:val="both"/>
        <w:rPr>
          <w:lang w:val="fr-FR"/>
          <w:rPrChange w:id="13498" w:author="Peng Luqi" w:date="2019-10-13T14:50:00Z">
            <w:rPr>
              <w:sz w:val="20"/>
              <w:lang w:val="fr-FR"/>
            </w:rPr>
          </w:rPrChange>
        </w:rPr>
        <w:pPrChange w:id="13499" w:author="Peng Luqi" w:date="2019-10-13T14:20:00Z">
          <w:pPr>
            <w:pStyle w:val="a3"/>
            <w:spacing w:before="7"/>
          </w:pPr>
        </w:pPrChange>
      </w:pPr>
    </w:p>
    <w:p w:rsidR="001007FD" w:rsidRDefault="00716360" w:rsidP="00CB23F4">
      <w:pPr>
        <w:ind w:left="170" w:right="170"/>
        <w:jc w:val="both"/>
        <w:rPr>
          <w:ins w:id="13500" w:author="Peng Luqi" w:date="2019-10-13T23:07:00Z"/>
          <w:spacing w:val="-7"/>
          <w:sz w:val="28"/>
          <w:szCs w:val="28"/>
          <w:lang w:val="fr-FR"/>
        </w:rPr>
      </w:pPr>
      <w:r w:rsidRPr="00F94CB9">
        <w:rPr>
          <w:sz w:val="28"/>
          <w:szCs w:val="28"/>
          <w:lang w:val="fr-FR"/>
          <w:rPrChange w:id="13501" w:author="Peng Luqi" w:date="2019-10-13T14:50:00Z">
            <w:rPr>
              <w:lang w:val="fr-FR"/>
            </w:rPr>
          </w:rPrChange>
        </w:rPr>
        <w:t>Cependant,</w:t>
      </w:r>
      <w:r w:rsidRPr="00F94CB9">
        <w:rPr>
          <w:spacing w:val="-7"/>
          <w:sz w:val="28"/>
          <w:szCs w:val="28"/>
          <w:lang w:val="fr-FR"/>
          <w:rPrChange w:id="13502" w:author="Peng Luqi" w:date="2019-10-13T14:50:00Z">
            <w:rPr>
              <w:spacing w:val="-7"/>
              <w:lang w:val="fr-FR"/>
            </w:rPr>
          </w:rPrChange>
        </w:rPr>
        <w:t xml:space="preserve"> </w:t>
      </w:r>
      <w:r w:rsidRPr="00F94CB9">
        <w:rPr>
          <w:sz w:val="28"/>
          <w:szCs w:val="28"/>
          <w:lang w:val="fr-FR"/>
          <w:rPrChange w:id="13503" w:author="Peng Luqi" w:date="2019-10-13T14:50:00Z">
            <w:rPr>
              <w:lang w:val="fr-FR"/>
            </w:rPr>
          </w:rPrChange>
        </w:rPr>
        <w:t>il</w:t>
      </w:r>
      <w:r w:rsidRPr="00F94CB9">
        <w:rPr>
          <w:spacing w:val="-7"/>
          <w:sz w:val="28"/>
          <w:szCs w:val="28"/>
          <w:lang w:val="fr-FR"/>
          <w:rPrChange w:id="13504" w:author="Peng Luqi" w:date="2019-10-13T14:50:00Z">
            <w:rPr>
              <w:spacing w:val="-7"/>
              <w:lang w:val="fr-FR"/>
            </w:rPr>
          </w:rPrChange>
        </w:rPr>
        <w:t xml:space="preserve"> </w:t>
      </w:r>
      <w:r w:rsidRPr="00F94CB9">
        <w:rPr>
          <w:sz w:val="28"/>
          <w:szCs w:val="28"/>
          <w:lang w:val="fr-FR"/>
          <w:rPrChange w:id="13505" w:author="Peng Luqi" w:date="2019-10-13T14:50:00Z">
            <w:rPr>
              <w:lang w:val="fr-FR"/>
            </w:rPr>
          </w:rPrChange>
        </w:rPr>
        <w:t>y</w:t>
      </w:r>
      <w:r w:rsidRPr="00F94CB9">
        <w:rPr>
          <w:spacing w:val="-7"/>
          <w:sz w:val="28"/>
          <w:szCs w:val="28"/>
          <w:lang w:val="fr-FR"/>
          <w:rPrChange w:id="13506" w:author="Peng Luqi" w:date="2019-10-13T14:50:00Z">
            <w:rPr>
              <w:spacing w:val="-7"/>
              <w:lang w:val="fr-FR"/>
            </w:rPr>
          </w:rPrChange>
        </w:rPr>
        <w:t xml:space="preserve"> </w:t>
      </w:r>
      <w:r w:rsidRPr="00F94CB9">
        <w:rPr>
          <w:sz w:val="28"/>
          <w:szCs w:val="28"/>
          <w:lang w:val="fr-FR"/>
          <w:rPrChange w:id="13507" w:author="Peng Luqi" w:date="2019-10-13T14:50:00Z">
            <w:rPr>
              <w:lang w:val="fr-FR"/>
            </w:rPr>
          </w:rPrChange>
        </w:rPr>
        <w:t>a</w:t>
      </w:r>
      <w:r w:rsidRPr="00F94CB9">
        <w:rPr>
          <w:spacing w:val="-7"/>
          <w:sz w:val="28"/>
          <w:szCs w:val="28"/>
          <w:lang w:val="fr-FR"/>
          <w:rPrChange w:id="13508" w:author="Peng Luqi" w:date="2019-10-13T14:50:00Z">
            <w:rPr>
              <w:spacing w:val="-7"/>
              <w:lang w:val="fr-FR"/>
            </w:rPr>
          </w:rPrChange>
        </w:rPr>
        <w:t xml:space="preserve"> </w:t>
      </w:r>
      <w:r w:rsidRPr="00F94CB9">
        <w:rPr>
          <w:sz w:val="28"/>
          <w:szCs w:val="28"/>
          <w:lang w:val="fr-FR"/>
          <w:rPrChange w:id="13509" w:author="Peng Luqi" w:date="2019-10-13T14:50:00Z">
            <w:rPr>
              <w:lang w:val="fr-FR"/>
            </w:rPr>
          </w:rPrChange>
        </w:rPr>
        <w:t>une</w:t>
      </w:r>
      <w:r w:rsidRPr="00F94CB9">
        <w:rPr>
          <w:spacing w:val="-7"/>
          <w:sz w:val="28"/>
          <w:szCs w:val="28"/>
          <w:lang w:val="fr-FR"/>
          <w:rPrChange w:id="13510" w:author="Peng Luqi" w:date="2019-10-13T14:50:00Z">
            <w:rPr>
              <w:spacing w:val="-7"/>
              <w:lang w:val="fr-FR"/>
            </w:rPr>
          </w:rPrChange>
        </w:rPr>
        <w:t xml:space="preserve"> </w:t>
      </w:r>
      <w:r w:rsidRPr="00F94CB9">
        <w:rPr>
          <w:sz w:val="28"/>
          <w:szCs w:val="28"/>
          <w:lang w:val="fr-FR"/>
          <w:rPrChange w:id="13511" w:author="Peng Luqi" w:date="2019-10-13T14:50:00Z">
            <w:rPr>
              <w:lang w:val="fr-FR"/>
            </w:rPr>
          </w:rPrChange>
        </w:rPr>
        <w:t>autre</w:t>
      </w:r>
      <w:r w:rsidRPr="00F94CB9">
        <w:rPr>
          <w:spacing w:val="-6"/>
          <w:sz w:val="28"/>
          <w:szCs w:val="28"/>
          <w:lang w:val="fr-FR"/>
          <w:rPrChange w:id="13512" w:author="Peng Luqi" w:date="2019-10-13T14:50:00Z">
            <w:rPr>
              <w:spacing w:val="-6"/>
              <w:lang w:val="fr-FR"/>
            </w:rPr>
          </w:rPrChange>
        </w:rPr>
        <w:t xml:space="preserve"> </w:t>
      </w:r>
      <w:r w:rsidRPr="00F94CB9">
        <w:rPr>
          <w:sz w:val="28"/>
          <w:szCs w:val="28"/>
          <w:lang w:val="fr-FR"/>
          <w:rPrChange w:id="13513" w:author="Peng Luqi" w:date="2019-10-13T14:50:00Z">
            <w:rPr>
              <w:lang w:val="fr-FR"/>
            </w:rPr>
          </w:rPrChange>
        </w:rPr>
        <w:t>base</w:t>
      </w:r>
      <w:r w:rsidRPr="00F94CB9">
        <w:rPr>
          <w:spacing w:val="-8"/>
          <w:sz w:val="28"/>
          <w:szCs w:val="28"/>
          <w:lang w:val="fr-FR"/>
          <w:rPrChange w:id="13514" w:author="Peng Luqi" w:date="2019-10-13T14:50:00Z">
            <w:rPr>
              <w:spacing w:val="-8"/>
              <w:lang w:val="fr-FR"/>
            </w:rPr>
          </w:rPrChange>
        </w:rPr>
        <w:t xml:space="preserve"> </w:t>
      </w:r>
      <w:r w:rsidRPr="00F94CB9">
        <w:rPr>
          <w:sz w:val="28"/>
          <w:szCs w:val="28"/>
          <w:lang w:val="fr-FR"/>
          <w:rPrChange w:id="13515" w:author="Peng Luqi" w:date="2019-10-13T14:50:00Z">
            <w:rPr>
              <w:lang w:val="fr-FR"/>
            </w:rPr>
          </w:rPrChange>
        </w:rPr>
        <w:t>plus</w:t>
      </w:r>
      <w:r w:rsidRPr="00F94CB9">
        <w:rPr>
          <w:spacing w:val="-7"/>
          <w:sz w:val="28"/>
          <w:szCs w:val="28"/>
          <w:lang w:val="fr-FR"/>
          <w:rPrChange w:id="13516" w:author="Peng Luqi" w:date="2019-10-13T14:50:00Z">
            <w:rPr>
              <w:spacing w:val="-7"/>
              <w:lang w:val="fr-FR"/>
            </w:rPr>
          </w:rPrChange>
        </w:rPr>
        <w:t xml:space="preserve"> </w:t>
      </w:r>
      <w:r w:rsidRPr="00F94CB9">
        <w:rPr>
          <w:sz w:val="28"/>
          <w:szCs w:val="28"/>
          <w:lang w:val="fr-FR"/>
          <w:rPrChange w:id="13517" w:author="Peng Luqi" w:date="2019-10-13T14:50:00Z">
            <w:rPr>
              <w:lang w:val="fr-FR"/>
            </w:rPr>
          </w:rPrChange>
        </w:rPr>
        <w:t>courante</w:t>
      </w:r>
      <w:r w:rsidRPr="00F94CB9">
        <w:rPr>
          <w:spacing w:val="-7"/>
          <w:sz w:val="28"/>
          <w:szCs w:val="28"/>
          <w:lang w:val="fr-FR"/>
          <w:rPrChange w:id="13518" w:author="Peng Luqi" w:date="2019-10-13T14:50:00Z">
            <w:rPr>
              <w:spacing w:val="-7"/>
              <w:lang w:val="fr-FR"/>
            </w:rPr>
          </w:rPrChange>
        </w:rPr>
        <w:t xml:space="preserve"> </w:t>
      </w:r>
      <w:r w:rsidRPr="00F94CB9">
        <w:rPr>
          <w:sz w:val="28"/>
          <w:szCs w:val="28"/>
          <w:lang w:val="fr-FR"/>
          <w:rPrChange w:id="13519" w:author="Peng Luqi" w:date="2019-10-13T14:50:00Z">
            <w:rPr>
              <w:lang w:val="fr-FR"/>
            </w:rPr>
          </w:rPrChange>
        </w:rPr>
        <w:t>pour</w:t>
      </w:r>
      <w:r w:rsidRPr="00F94CB9">
        <w:rPr>
          <w:spacing w:val="-7"/>
          <w:sz w:val="28"/>
          <w:szCs w:val="28"/>
          <w:lang w:val="fr-FR"/>
          <w:rPrChange w:id="13520" w:author="Peng Luqi" w:date="2019-10-13T14:50:00Z">
            <w:rPr>
              <w:spacing w:val="-7"/>
              <w:lang w:val="fr-FR"/>
            </w:rPr>
          </w:rPrChange>
        </w:rPr>
        <w:t xml:space="preserve"> </w:t>
      </w:r>
      <w:r w:rsidRPr="00F94CB9">
        <w:rPr>
          <w:sz w:val="28"/>
          <w:szCs w:val="28"/>
          <w:lang w:val="fr-FR"/>
          <w:rPrChange w:id="13521" w:author="Peng Luqi" w:date="2019-10-13T14:50:00Z">
            <w:rPr>
              <w:lang w:val="fr-FR"/>
            </w:rPr>
          </w:rPrChange>
        </w:rPr>
        <w:t>les</w:t>
      </w:r>
      <w:r w:rsidRPr="00F94CB9">
        <w:rPr>
          <w:spacing w:val="-6"/>
          <w:sz w:val="28"/>
          <w:szCs w:val="28"/>
          <w:lang w:val="fr-FR"/>
          <w:rPrChange w:id="13522" w:author="Peng Luqi" w:date="2019-10-13T14:50:00Z">
            <w:rPr>
              <w:spacing w:val="-6"/>
              <w:lang w:val="fr-FR"/>
            </w:rPr>
          </w:rPrChange>
        </w:rPr>
        <w:t xml:space="preserve"> </w:t>
      </w:r>
      <w:r w:rsidRPr="00F94CB9">
        <w:rPr>
          <w:sz w:val="28"/>
          <w:szCs w:val="28"/>
          <w:lang w:val="fr-FR"/>
          <w:rPrChange w:id="13523" w:author="Peng Luqi" w:date="2019-10-13T14:50:00Z">
            <w:rPr>
              <w:lang w:val="fr-FR"/>
            </w:rPr>
          </w:rPrChange>
        </w:rPr>
        <w:t>gens</w:t>
      </w:r>
      <w:r w:rsidRPr="00F94CB9">
        <w:rPr>
          <w:spacing w:val="-7"/>
          <w:sz w:val="28"/>
          <w:szCs w:val="28"/>
          <w:lang w:val="fr-FR"/>
          <w:rPrChange w:id="13524" w:author="Peng Luqi" w:date="2019-10-13T14:50:00Z">
            <w:rPr>
              <w:spacing w:val="-7"/>
              <w:lang w:val="fr-FR"/>
            </w:rPr>
          </w:rPrChange>
        </w:rPr>
        <w:t xml:space="preserve"> </w:t>
      </w:r>
      <w:r w:rsidRPr="00F94CB9">
        <w:rPr>
          <w:sz w:val="28"/>
          <w:szCs w:val="28"/>
          <w:lang w:val="fr-FR"/>
          <w:rPrChange w:id="13525" w:author="Peng Luqi" w:date="2019-10-13T14:50:00Z">
            <w:rPr>
              <w:lang w:val="fr-FR"/>
            </w:rPr>
          </w:rPrChange>
        </w:rPr>
        <w:t>ordinaires</w:t>
      </w:r>
      <w:r w:rsidRPr="00F94CB9">
        <w:rPr>
          <w:spacing w:val="-7"/>
          <w:sz w:val="28"/>
          <w:szCs w:val="28"/>
          <w:lang w:val="fr-FR"/>
          <w:rPrChange w:id="13526" w:author="Peng Luqi" w:date="2019-10-13T14:50:00Z">
            <w:rPr>
              <w:spacing w:val="-7"/>
              <w:lang w:val="fr-FR"/>
            </w:rPr>
          </w:rPrChange>
        </w:rPr>
        <w:t xml:space="preserve"> </w:t>
      </w:r>
      <w:r w:rsidRPr="00F94CB9">
        <w:rPr>
          <w:sz w:val="28"/>
          <w:szCs w:val="28"/>
          <w:lang w:val="fr-FR"/>
          <w:rPrChange w:id="13527" w:author="Peng Luqi" w:date="2019-10-13T14:50:00Z">
            <w:rPr>
              <w:lang w:val="fr-FR"/>
            </w:rPr>
          </w:rPrChange>
        </w:rPr>
        <w:t>par</w:t>
      </w:r>
      <w:r w:rsidRPr="00F94CB9">
        <w:rPr>
          <w:spacing w:val="-7"/>
          <w:sz w:val="28"/>
          <w:szCs w:val="28"/>
          <w:lang w:val="fr-FR"/>
          <w:rPrChange w:id="13528" w:author="Peng Luqi" w:date="2019-10-13T14:50:00Z">
            <w:rPr>
              <w:spacing w:val="-7"/>
              <w:lang w:val="fr-FR"/>
            </w:rPr>
          </w:rPrChange>
        </w:rPr>
        <w:t xml:space="preserve"> </w:t>
      </w:r>
      <w:r w:rsidRPr="00F94CB9">
        <w:rPr>
          <w:sz w:val="28"/>
          <w:szCs w:val="28"/>
          <w:lang w:val="fr-FR"/>
          <w:rPrChange w:id="13529" w:author="Peng Luqi" w:date="2019-10-13T14:50:00Z">
            <w:rPr>
              <w:lang w:val="fr-FR"/>
            </w:rPr>
          </w:rPrChange>
        </w:rPr>
        <w:t>apport</w:t>
      </w:r>
      <w:r w:rsidRPr="00F94CB9">
        <w:rPr>
          <w:spacing w:val="-7"/>
          <w:sz w:val="28"/>
          <w:szCs w:val="28"/>
          <w:lang w:val="fr-FR"/>
          <w:rPrChange w:id="13530" w:author="Peng Luqi" w:date="2019-10-13T14:50:00Z">
            <w:rPr>
              <w:spacing w:val="-7"/>
              <w:lang w:val="fr-FR"/>
            </w:rPr>
          </w:rPrChange>
        </w:rPr>
        <w:t xml:space="preserve"> </w:t>
      </w:r>
      <w:r w:rsidRPr="00F94CB9">
        <w:rPr>
          <w:sz w:val="28"/>
          <w:szCs w:val="28"/>
          <w:lang w:val="fr-FR"/>
          <w:rPrChange w:id="13531" w:author="Peng Luqi" w:date="2019-10-13T14:50:00Z">
            <w:rPr>
              <w:lang w:val="fr-FR"/>
            </w:rPr>
          </w:rPrChange>
        </w:rPr>
        <w:t>à</w:t>
      </w:r>
      <w:r w:rsidRPr="00F94CB9">
        <w:rPr>
          <w:spacing w:val="-6"/>
          <w:sz w:val="28"/>
          <w:szCs w:val="28"/>
          <w:lang w:val="fr-FR"/>
          <w:rPrChange w:id="13532" w:author="Peng Luqi" w:date="2019-10-13T14:50:00Z">
            <w:rPr>
              <w:spacing w:val="-6"/>
              <w:lang w:val="fr-FR"/>
            </w:rPr>
          </w:rPrChange>
        </w:rPr>
        <w:t xml:space="preserve"> </w:t>
      </w:r>
      <w:r w:rsidRPr="00F94CB9">
        <w:rPr>
          <w:sz w:val="28"/>
          <w:szCs w:val="28"/>
          <w:lang w:val="fr-FR"/>
          <w:rPrChange w:id="13533" w:author="Peng Luqi" w:date="2019-10-13T14:50:00Z">
            <w:rPr>
              <w:lang w:val="fr-FR"/>
            </w:rPr>
          </w:rPrChange>
        </w:rPr>
        <w:t>ci-dessus</w:t>
      </w:r>
      <w:r w:rsidRPr="00F94CB9">
        <w:rPr>
          <w:spacing w:val="-3"/>
          <w:sz w:val="28"/>
          <w:szCs w:val="28"/>
          <w:lang w:val="fr-FR"/>
          <w:rPrChange w:id="13534" w:author="Peng Luqi" w:date="2019-10-13T14:50:00Z">
            <w:rPr>
              <w:spacing w:val="-3"/>
              <w:lang w:val="fr-FR"/>
            </w:rPr>
          </w:rPrChange>
        </w:rPr>
        <w:t xml:space="preserve"> </w:t>
      </w:r>
      <w:r w:rsidRPr="00F94CB9">
        <w:rPr>
          <w:sz w:val="28"/>
          <w:szCs w:val="28"/>
          <w:lang w:val="fr-FR"/>
          <w:rPrChange w:id="13535" w:author="Peng Luqi" w:date="2019-10-13T14:50:00Z">
            <w:rPr>
              <w:lang w:val="fr-FR"/>
            </w:rPr>
          </w:rPrChange>
        </w:rPr>
        <w:t>:</w:t>
      </w:r>
      <w:r w:rsidRPr="00F94CB9">
        <w:rPr>
          <w:spacing w:val="-7"/>
          <w:sz w:val="28"/>
          <w:szCs w:val="28"/>
          <w:lang w:val="fr-FR"/>
          <w:rPrChange w:id="13536" w:author="Peng Luqi" w:date="2019-10-13T14:50:00Z">
            <w:rPr>
              <w:spacing w:val="-7"/>
              <w:lang w:val="fr-FR"/>
            </w:rPr>
          </w:rPrChange>
        </w:rPr>
        <w:t xml:space="preserve"> </w:t>
      </w:r>
    </w:p>
    <w:p w:rsidR="001007FD" w:rsidRDefault="001007FD" w:rsidP="00CB23F4">
      <w:pPr>
        <w:ind w:left="170" w:right="170"/>
        <w:jc w:val="both"/>
        <w:rPr>
          <w:ins w:id="13537" w:author="Peng Luqi" w:date="2019-10-13T23:07:00Z"/>
          <w:spacing w:val="-7"/>
          <w:sz w:val="28"/>
          <w:szCs w:val="28"/>
          <w:lang w:val="fr-FR"/>
        </w:rPr>
      </w:pPr>
    </w:p>
    <w:p w:rsidR="002B38DF" w:rsidRPr="00F94CB9" w:rsidRDefault="00716360">
      <w:pPr>
        <w:pStyle w:val="a3"/>
        <w:ind w:left="720" w:right="720"/>
        <w:jc w:val="both"/>
        <w:rPr>
          <w:lang w:val="fr-FR"/>
          <w:rPrChange w:id="13538" w:author="Peng Luqi" w:date="2019-10-13T14:50:00Z">
            <w:rPr>
              <w:lang w:val="fr-FR"/>
            </w:rPr>
          </w:rPrChange>
        </w:rPr>
        <w:pPrChange w:id="13539" w:author="Peng Luqi" w:date="2019-10-13T23:07:00Z">
          <w:pPr>
            <w:ind w:left="130" w:right="184"/>
            <w:jc w:val="both"/>
          </w:pPr>
        </w:pPrChange>
      </w:pPr>
      <w:r w:rsidRPr="00F94CB9">
        <w:rPr>
          <w:lang w:val="fr-FR"/>
          <w:rPrChange w:id="13540" w:author="Peng Luqi" w:date="2019-10-13T14:50:00Z">
            <w:rPr>
              <w:lang w:val="fr-FR"/>
            </w:rPr>
          </w:rPrChange>
        </w:rPr>
        <w:t>La</w:t>
      </w:r>
      <w:r w:rsidRPr="001007FD">
        <w:rPr>
          <w:lang w:val="fr-FR"/>
          <w:rPrChange w:id="13541" w:author="Peng Luqi" w:date="2019-10-13T23:07:00Z">
            <w:rPr>
              <w:spacing w:val="-7"/>
              <w:lang w:val="fr-FR"/>
            </w:rPr>
          </w:rPrChange>
        </w:rPr>
        <w:t xml:space="preserve"> </w:t>
      </w:r>
      <w:r w:rsidRPr="00F94CB9">
        <w:rPr>
          <w:lang w:val="fr-FR"/>
          <w:rPrChange w:id="13542" w:author="Peng Luqi" w:date="2019-10-13T14:50:00Z">
            <w:rPr>
              <w:lang w:val="fr-FR"/>
            </w:rPr>
          </w:rPrChange>
        </w:rPr>
        <w:t>durée du cycle économique se réduit</w:t>
      </w:r>
      <w:r w:rsidRPr="001007FD">
        <w:rPr>
          <w:lang w:val="fr-FR"/>
          <w:rPrChange w:id="13543" w:author="Peng Luqi" w:date="2019-10-13T23:07:00Z">
            <w:rPr>
              <w:spacing w:val="-7"/>
              <w:lang w:val="fr-FR"/>
            </w:rPr>
          </w:rPrChange>
        </w:rPr>
        <w:t xml:space="preserve"> </w:t>
      </w:r>
      <w:r w:rsidRPr="00F94CB9">
        <w:rPr>
          <w:lang w:val="fr-FR"/>
          <w:rPrChange w:id="13544" w:author="Peng Luqi" w:date="2019-10-13T14:50:00Z">
            <w:rPr>
              <w:lang w:val="fr-FR"/>
            </w:rPr>
          </w:rPrChange>
        </w:rPr>
        <w:t>progressivement.</w:t>
      </w:r>
    </w:p>
    <w:p w:rsidR="002B38DF" w:rsidRPr="00F94CB9" w:rsidRDefault="002B38DF">
      <w:pPr>
        <w:pStyle w:val="a3"/>
        <w:ind w:left="170" w:right="170"/>
        <w:jc w:val="both"/>
        <w:rPr>
          <w:lang w:val="fr-FR"/>
          <w:rPrChange w:id="13545" w:author="Peng Luqi" w:date="2019-10-13T14:50:00Z">
            <w:rPr>
              <w:sz w:val="21"/>
              <w:lang w:val="fr-FR"/>
            </w:rPr>
          </w:rPrChange>
        </w:rPr>
        <w:pPrChange w:id="13546" w:author="Peng Luqi" w:date="2019-10-13T14:20:00Z">
          <w:pPr>
            <w:pStyle w:val="a3"/>
            <w:spacing w:before="2"/>
          </w:pPr>
        </w:pPrChange>
      </w:pPr>
    </w:p>
    <w:p w:rsidR="002B38DF" w:rsidRPr="00F94CB9" w:rsidRDefault="00716360">
      <w:pPr>
        <w:ind w:left="170" w:right="170"/>
        <w:jc w:val="both"/>
        <w:rPr>
          <w:sz w:val="28"/>
          <w:szCs w:val="28"/>
          <w:lang w:val="fr-FR"/>
          <w:rPrChange w:id="13547" w:author="Peng Luqi" w:date="2019-10-13T14:50:00Z">
            <w:rPr>
              <w:lang w:val="fr-FR"/>
            </w:rPr>
          </w:rPrChange>
        </w:rPr>
        <w:pPrChange w:id="13548" w:author="Peng Luqi" w:date="2019-10-13T14:20:00Z">
          <w:pPr>
            <w:ind w:left="130" w:right="183"/>
            <w:jc w:val="both"/>
          </w:pPr>
        </w:pPrChange>
      </w:pPr>
      <w:r w:rsidRPr="00F94CB9">
        <w:rPr>
          <w:sz w:val="28"/>
          <w:szCs w:val="28"/>
          <w:lang w:val="fr-FR"/>
          <w:rPrChange w:id="13549" w:author="Peng Luqi" w:date="2019-10-13T14:50:00Z">
            <w:rPr>
              <w:lang w:val="fr-FR"/>
            </w:rPr>
          </w:rPrChange>
        </w:rPr>
        <w:lastRenderedPageBreak/>
        <w:t>Pourquoi le développement humain, y compris le développement de l</w:t>
      </w:r>
      <w:del w:id="13550" w:author="Peng Luqi" w:date="2019-10-13T14:43:00Z">
        <w:r w:rsidRPr="00F94CB9" w:rsidDel="00EF666F">
          <w:rPr>
            <w:sz w:val="28"/>
            <w:szCs w:val="28"/>
            <w:lang w:val="fr-FR"/>
            <w:rPrChange w:id="13551" w:author="Peng Luqi" w:date="2019-10-13T14:50:00Z">
              <w:rPr>
                <w:lang w:val="fr-FR"/>
              </w:rPr>
            </w:rPrChange>
          </w:rPr>
          <w:delText>’</w:delText>
        </w:r>
      </w:del>
      <w:ins w:id="13552" w:author="Peng Luqi" w:date="2019-10-13T14:43:00Z">
        <w:r w:rsidR="00EF666F" w:rsidRPr="00F94CB9">
          <w:rPr>
            <w:sz w:val="28"/>
            <w:szCs w:val="28"/>
            <w:lang w:val="fr-FR"/>
            <w:rPrChange w:id="13553" w:author="Peng Luqi" w:date="2019-10-13T14:50:00Z">
              <w:rPr>
                <w:lang w:val="fr-FR"/>
              </w:rPr>
            </w:rPrChange>
          </w:rPr>
          <w:t>’</w:t>
        </w:r>
      </w:ins>
      <w:r w:rsidRPr="00F94CB9">
        <w:rPr>
          <w:sz w:val="28"/>
          <w:szCs w:val="28"/>
          <w:lang w:val="fr-FR"/>
          <w:rPrChange w:id="13554" w:author="Peng Luqi" w:date="2019-10-13T14:50:00Z">
            <w:rPr>
              <w:lang w:val="fr-FR"/>
            </w:rPr>
          </w:rPrChange>
        </w:rPr>
        <w:t>économie, ne peut-il pas augmenter progressivement ? Pourquoi avez-vous tant de hauts et bas ? Ne pouvez-vous pas être aussi stable que moi ?</w:t>
      </w:r>
    </w:p>
    <w:p w:rsidR="002B38DF" w:rsidRPr="00F94CB9" w:rsidRDefault="002B38DF">
      <w:pPr>
        <w:pStyle w:val="a3"/>
        <w:ind w:left="170" w:right="170"/>
        <w:jc w:val="both"/>
        <w:rPr>
          <w:lang w:val="fr-FR"/>
          <w:rPrChange w:id="13555" w:author="Peng Luqi" w:date="2019-10-13T14:50:00Z">
            <w:rPr>
              <w:sz w:val="20"/>
              <w:lang w:val="fr-FR"/>
            </w:rPr>
          </w:rPrChange>
        </w:rPr>
        <w:pPrChange w:id="13556" w:author="Peng Luqi" w:date="2019-10-13T14:20:00Z">
          <w:pPr>
            <w:pStyle w:val="a3"/>
            <w:spacing w:before="9"/>
          </w:pPr>
        </w:pPrChange>
      </w:pPr>
    </w:p>
    <w:p w:rsidR="002B38DF" w:rsidRDefault="00716360" w:rsidP="00CB23F4">
      <w:pPr>
        <w:ind w:left="170" w:right="170"/>
        <w:jc w:val="both"/>
        <w:rPr>
          <w:ins w:id="13557" w:author="Peng Luqi" w:date="2019-10-13T23:08:00Z"/>
          <w:sz w:val="28"/>
          <w:szCs w:val="28"/>
          <w:lang w:val="fr-FR"/>
        </w:rPr>
      </w:pPr>
      <w:r w:rsidRPr="00F94CB9">
        <w:rPr>
          <w:sz w:val="28"/>
          <w:szCs w:val="28"/>
          <w:lang w:val="fr-FR"/>
          <w:rPrChange w:id="13558" w:author="Peng Luqi" w:date="2019-10-13T14:50:00Z">
            <w:rPr>
              <w:lang w:val="fr-FR"/>
            </w:rPr>
          </w:rPrChange>
        </w:rPr>
        <w:t>D</w:t>
      </w:r>
      <w:del w:id="13559" w:author="Peng Luqi" w:date="2019-10-13T14:43:00Z">
        <w:r w:rsidRPr="00F94CB9" w:rsidDel="00EF666F">
          <w:rPr>
            <w:sz w:val="28"/>
            <w:szCs w:val="28"/>
            <w:lang w:val="fr-FR"/>
            <w:rPrChange w:id="13560" w:author="Peng Luqi" w:date="2019-10-13T14:50:00Z">
              <w:rPr>
                <w:lang w:val="fr-FR"/>
              </w:rPr>
            </w:rPrChange>
          </w:rPr>
          <w:delText>’</w:delText>
        </w:r>
      </w:del>
      <w:ins w:id="13561" w:author="Peng Luqi" w:date="2019-10-13T14:43:00Z">
        <w:r w:rsidR="00EF666F" w:rsidRPr="00F94CB9">
          <w:rPr>
            <w:sz w:val="28"/>
            <w:szCs w:val="28"/>
            <w:lang w:val="fr-FR"/>
            <w:rPrChange w:id="13562" w:author="Peng Luqi" w:date="2019-10-13T14:50:00Z">
              <w:rPr>
                <w:lang w:val="fr-FR"/>
              </w:rPr>
            </w:rPrChange>
          </w:rPr>
          <w:t>’</w:t>
        </w:r>
      </w:ins>
      <w:r w:rsidRPr="00F94CB9">
        <w:rPr>
          <w:sz w:val="28"/>
          <w:szCs w:val="28"/>
          <w:lang w:val="fr-FR"/>
          <w:rPrChange w:id="13563" w:author="Peng Luqi" w:date="2019-10-13T14:50:00Z">
            <w:rPr>
              <w:lang w:val="fr-FR"/>
            </w:rPr>
          </w:rPrChange>
        </w:rPr>
        <w:t>où viennent ces fluctuations ? Peut-être avez-vous entendu parler de « Kangbo ». Je ne me souviens jamais du nom complet. Chaque fois, quand je le cite, je dois passer par Google pour accéder à la page Wikipédia, puis la récupérer et la coller : la longue vague de Kondratieff. Ce « Master Kong » est le premier Russe à avoir étudié les grands cycles. Kangbo est une sorte de phénomène de cycle économique de 50 à 60 ans, généralement divisé en deux phases : la phase A croissante et la phase B décroissante.</w:t>
      </w:r>
    </w:p>
    <w:p w:rsidR="001007FD" w:rsidRDefault="001007FD" w:rsidP="00CB23F4">
      <w:pPr>
        <w:ind w:left="170" w:right="170"/>
        <w:jc w:val="both"/>
        <w:rPr>
          <w:ins w:id="13564" w:author="Peng Luqi" w:date="2019-10-13T23:08:00Z"/>
          <w:sz w:val="28"/>
          <w:szCs w:val="28"/>
          <w:lang w:val="fr-FR"/>
        </w:rPr>
      </w:pPr>
    </w:p>
    <w:p w:rsidR="001007FD" w:rsidRPr="00F94CB9" w:rsidDel="001007FD" w:rsidRDefault="001007FD">
      <w:pPr>
        <w:ind w:left="170" w:right="170"/>
        <w:jc w:val="both"/>
        <w:rPr>
          <w:del w:id="13565" w:author="Peng Luqi" w:date="2019-10-13T23:08:00Z"/>
          <w:sz w:val="28"/>
          <w:szCs w:val="28"/>
          <w:lang w:val="fr-FR"/>
          <w:rPrChange w:id="13566" w:author="Peng Luqi" w:date="2019-10-13T14:50:00Z">
            <w:rPr>
              <w:del w:id="13567" w:author="Peng Luqi" w:date="2019-10-13T23:08:00Z"/>
              <w:lang w:val="fr-FR"/>
            </w:rPr>
          </w:rPrChange>
        </w:rPr>
        <w:pPrChange w:id="13568" w:author="Peng Luqi" w:date="2019-10-13T14:20:00Z">
          <w:pPr>
            <w:ind w:left="130" w:right="183"/>
            <w:jc w:val="both"/>
          </w:pPr>
        </w:pPrChange>
      </w:pPr>
    </w:p>
    <w:p w:rsidR="00000000" w:rsidRDefault="0010589D">
      <w:pPr>
        <w:ind w:left="170" w:right="170"/>
        <w:jc w:val="both"/>
        <w:rPr>
          <w:del w:id="13569" w:author="Peng Luqi" w:date="2019-10-13T23:08:00Z"/>
          <w:sz w:val="28"/>
          <w:szCs w:val="28"/>
          <w:lang w:val="fr-FR"/>
          <w:rPrChange w:id="13570" w:author="Peng Luqi" w:date="2019-10-13T14:50:00Z">
            <w:rPr>
              <w:del w:id="13571" w:author="Peng Luqi" w:date="2019-10-13T23:08:00Z"/>
              <w:lang w:val="fr-FR"/>
            </w:rPr>
          </w:rPrChange>
        </w:rPr>
        <w:sectPr w:rsidR="00000000">
          <w:pgSz w:w="11910" w:h="16840"/>
          <w:pgMar w:top="1360" w:right="1240" w:bottom="280" w:left="1320" w:header="720" w:footer="720" w:gutter="0"/>
          <w:cols w:space="720"/>
        </w:sectPr>
        <w:pPrChange w:id="13572" w:author="Peng Luqi" w:date="2019-10-13T14:20:00Z">
          <w:pPr>
            <w:jc w:val="both"/>
          </w:pPr>
        </w:pPrChange>
      </w:pPr>
    </w:p>
    <w:p w:rsidR="002B38DF" w:rsidRPr="00F94CB9" w:rsidRDefault="00716360">
      <w:pPr>
        <w:pStyle w:val="a3"/>
        <w:ind w:left="170" w:right="170"/>
        <w:jc w:val="both"/>
        <w:rPr>
          <w:lang w:val="fr-FR"/>
          <w:rPrChange w:id="13573" w:author="Peng Luqi" w:date="2019-10-13T14:50:00Z">
            <w:rPr>
              <w:sz w:val="20"/>
            </w:rPr>
          </w:rPrChange>
        </w:rPr>
        <w:pPrChange w:id="13574" w:author="Peng Luqi" w:date="2019-10-13T14:20:00Z">
          <w:pPr>
            <w:pStyle w:val="a3"/>
            <w:ind w:left="132"/>
          </w:pPr>
        </w:pPrChange>
      </w:pPr>
      <w:r w:rsidRPr="00F94CB9">
        <w:rPr>
          <w:noProof/>
          <w:lang w:val="fr-FR"/>
          <w:rPrChange w:id="13575" w:author="Peng Luqi" w:date="2019-10-13T14:50:00Z">
            <w:rPr>
              <w:noProof/>
              <w:sz w:val="20"/>
            </w:rPr>
          </w:rPrChange>
        </w:rPr>
        <w:drawing>
          <wp:inline distT="0" distB="0" distL="0" distR="0">
            <wp:extent cx="5483165" cy="2421731"/>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4" cstate="print"/>
                    <a:stretch>
                      <a:fillRect/>
                    </a:stretch>
                  </pic:blipFill>
                  <pic:spPr>
                    <a:xfrm>
                      <a:off x="0" y="0"/>
                      <a:ext cx="5483165" cy="2421731"/>
                    </a:xfrm>
                    <a:prstGeom prst="rect">
                      <a:avLst/>
                    </a:prstGeom>
                  </pic:spPr>
                </pic:pic>
              </a:graphicData>
            </a:graphic>
          </wp:inline>
        </w:drawing>
      </w:r>
    </w:p>
    <w:p w:rsidR="002B38DF" w:rsidRPr="00F94CB9" w:rsidRDefault="002B38DF">
      <w:pPr>
        <w:pStyle w:val="a3"/>
        <w:ind w:left="170" w:right="170"/>
        <w:jc w:val="both"/>
        <w:rPr>
          <w:lang w:val="fr-FR"/>
          <w:rPrChange w:id="13576" w:author="Peng Luqi" w:date="2019-10-13T14:50:00Z">
            <w:rPr>
              <w:sz w:val="12"/>
            </w:rPr>
          </w:rPrChange>
        </w:rPr>
        <w:pPrChange w:id="13577" w:author="Peng Luqi" w:date="2019-10-13T14:20:00Z">
          <w:pPr>
            <w:pStyle w:val="a3"/>
          </w:pPr>
        </w:pPrChange>
      </w:pPr>
    </w:p>
    <w:p w:rsidR="001007FD" w:rsidRDefault="00716360" w:rsidP="00CB23F4">
      <w:pPr>
        <w:ind w:left="170" w:right="170"/>
        <w:jc w:val="both"/>
        <w:rPr>
          <w:ins w:id="13578" w:author="Peng Luqi" w:date="2019-10-13T23:08:00Z"/>
          <w:sz w:val="28"/>
          <w:szCs w:val="28"/>
          <w:lang w:val="fr-FR"/>
        </w:rPr>
      </w:pPr>
      <w:r w:rsidRPr="00F94CB9">
        <w:rPr>
          <w:sz w:val="28"/>
          <w:szCs w:val="28"/>
          <w:lang w:val="fr-FR"/>
          <w:rPrChange w:id="13579" w:author="Peng Luqi" w:date="2019-10-13T14:50:00Z">
            <w:rPr>
              <w:lang w:val="fr-FR"/>
            </w:rPr>
          </w:rPrChange>
        </w:rPr>
        <w:t>L</w:t>
      </w:r>
      <w:del w:id="13580" w:author="Peng Luqi" w:date="2019-10-13T14:43:00Z">
        <w:r w:rsidRPr="00F94CB9" w:rsidDel="00EF666F">
          <w:rPr>
            <w:sz w:val="28"/>
            <w:szCs w:val="28"/>
            <w:lang w:val="fr-FR"/>
            <w:rPrChange w:id="13581" w:author="Peng Luqi" w:date="2019-10-13T14:50:00Z">
              <w:rPr>
                <w:lang w:val="fr-FR"/>
              </w:rPr>
            </w:rPrChange>
          </w:rPr>
          <w:delText>’</w:delText>
        </w:r>
      </w:del>
      <w:ins w:id="13582" w:author="Peng Luqi" w:date="2019-10-13T14:43:00Z">
        <w:r w:rsidR="00EF666F" w:rsidRPr="00F94CB9">
          <w:rPr>
            <w:sz w:val="28"/>
            <w:szCs w:val="28"/>
            <w:lang w:val="fr-FR"/>
            <w:rPrChange w:id="13583" w:author="Peng Luqi" w:date="2019-10-13T14:50:00Z">
              <w:rPr>
                <w:lang w:val="fr-FR"/>
              </w:rPr>
            </w:rPrChange>
          </w:rPr>
          <w:t>’</w:t>
        </w:r>
      </w:ins>
      <w:r w:rsidRPr="00F94CB9">
        <w:rPr>
          <w:sz w:val="28"/>
          <w:szCs w:val="28"/>
          <w:lang w:val="fr-FR"/>
          <w:rPrChange w:id="13584" w:author="Peng Luqi" w:date="2019-10-13T14:50:00Z">
            <w:rPr>
              <w:lang w:val="fr-FR"/>
            </w:rPr>
          </w:rPrChange>
        </w:rPr>
        <w:t xml:space="preserve">image ci-dessus explique la tendance économique mondiale dans le cadre de la théorie des ondes longues. </w:t>
      </w:r>
    </w:p>
    <w:p w:rsidR="001007FD" w:rsidRDefault="001007FD" w:rsidP="00CB23F4">
      <w:pPr>
        <w:ind w:left="170" w:right="170"/>
        <w:jc w:val="both"/>
        <w:rPr>
          <w:ins w:id="13585" w:author="Peng Luqi" w:date="2019-10-13T23:08:00Z"/>
          <w:sz w:val="28"/>
          <w:szCs w:val="28"/>
          <w:lang w:val="fr-FR"/>
        </w:rPr>
      </w:pPr>
    </w:p>
    <w:p w:rsidR="002B38DF" w:rsidRPr="00F94CB9" w:rsidRDefault="00716360">
      <w:pPr>
        <w:ind w:left="170" w:right="170"/>
        <w:jc w:val="both"/>
        <w:rPr>
          <w:sz w:val="28"/>
          <w:szCs w:val="28"/>
          <w:lang w:val="fr-FR"/>
          <w:rPrChange w:id="13586" w:author="Peng Luqi" w:date="2019-10-13T14:50:00Z">
            <w:rPr>
              <w:lang w:val="fr-FR"/>
            </w:rPr>
          </w:rPrChange>
        </w:rPr>
        <w:pPrChange w:id="13587" w:author="Peng Luqi" w:date="2019-10-13T14:20:00Z">
          <w:pPr>
            <w:spacing w:before="92"/>
            <w:ind w:left="130" w:right="183"/>
            <w:jc w:val="both"/>
          </w:pPr>
        </w:pPrChange>
      </w:pPr>
      <w:r w:rsidRPr="00F94CB9">
        <w:rPr>
          <w:sz w:val="28"/>
          <w:szCs w:val="28"/>
          <w:lang w:val="fr-FR"/>
          <w:rPrChange w:id="13588" w:author="Peng Luqi" w:date="2019-10-13T14:50:00Z">
            <w:rPr>
              <w:lang w:val="fr-FR"/>
            </w:rPr>
          </w:rPrChange>
        </w:rPr>
        <w:t>L</w:t>
      </w:r>
      <w:del w:id="13589" w:author="Peng Luqi" w:date="2019-10-13T14:43:00Z">
        <w:r w:rsidRPr="00F94CB9" w:rsidDel="00EF666F">
          <w:rPr>
            <w:sz w:val="28"/>
            <w:szCs w:val="28"/>
            <w:lang w:val="fr-FR"/>
            <w:rPrChange w:id="13590" w:author="Peng Luqi" w:date="2019-10-13T14:50:00Z">
              <w:rPr>
                <w:lang w:val="fr-FR"/>
              </w:rPr>
            </w:rPrChange>
          </w:rPr>
          <w:delText>’</w:delText>
        </w:r>
      </w:del>
      <w:ins w:id="13591" w:author="Peng Luqi" w:date="2019-10-13T14:43:00Z">
        <w:r w:rsidR="00EF666F" w:rsidRPr="00F94CB9">
          <w:rPr>
            <w:sz w:val="28"/>
            <w:szCs w:val="28"/>
            <w:lang w:val="fr-FR"/>
            <w:rPrChange w:id="13592" w:author="Peng Luqi" w:date="2019-10-13T14:50:00Z">
              <w:rPr>
                <w:lang w:val="fr-FR"/>
              </w:rPr>
            </w:rPrChange>
          </w:rPr>
          <w:t>’</w:t>
        </w:r>
      </w:ins>
      <w:r w:rsidRPr="00F94CB9">
        <w:rPr>
          <w:sz w:val="28"/>
          <w:szCs w:val="28"/>
          <w:lang w:val="fr-FR"/>
          <w:rPrChange w:id="13593" w:author="Peng Luqi" w:date="2019-10-13T14:50:00Z">
            <w:rPr>
              <w:lang w:val="fr-FR"/>
            </w:rPr>
          </w:rPrChange>
        </w:rPr>
        <w:t>application de cette théorie de Kangbo dans la pratique est toujours incertaine car elle est difficile</w:t>
      </w:r>
      <w:r w:rsidRPr="00F94CB9">
        <w:rPr>
          <w:spacing w:val="-17"/>
          <w:sz w:val="28"/>
          <w:szCs w:val="28"/>
          <w:lang w:val="fr-FR"/>
          <w:rPrChange w:id="13594" w:author="Peng Luqi" w:date="2019-10-13T14:50:00Z">
            <w:rPr>
              <w:spacing w:val="-17"/>
              <w:lang w:val="fr-FR"/>
            </w:rPr>
          </w:rPrChange>
        </w:rPr>
        <w:t xml:space="preserve"> </w:t>
      </w:r>
      <w:r w:rsidRPr="00F94CB9">
        <w:rPr>
          <w:sz w:val="28"/>
          <w:szCs w:val="28"/>
          <w:lang w:val="fr-FR"/>
          <w:rPrChange w:id="13595" w:author="Peng Luqi" w:date="2019-10-13T14:50:00Z">
            <w:rPr>
              <w:lang w:val="fr-FR"/>
            </w:rPr>
          </w:rPrChange>
        </w:rPr>
        <w:t>à</w:t>
      </w:r>
      <w:r w:rsidRPr="00F94CB9">
        <w:rPr>
          <w:spacing w:val="-16"/>
          <w:sz w:val="28"/>
          <w:szCs w:val="28"/>
          <w:lang w:val="fr-FR"/>
          <w:rPrChange w:id="13596" w:author="Peng Luqi" w:date="2019-10-13T14:50:00Z">
            <w:rPr>
              <w:spacing w:val="-16"/>
              <w:lang w:val="fr-FR"/>
            </w:rPr>
          </w:rPrChange>
        </w:rPr>
        <w:t xml:space="preserve"> </w:t>
      </w:r>
      <w:r w:rsidRPr="00F94CB9">
        <w:rPr>
          <w:sz w:val="28"/>
          <w:szCs w:val="28"/>
          <w:lang w:val="fr-FR"/>
          <w:rPrChange w:id="13597" w:author="Peng Luqi" w:date="2019-10-13T14:50:00Z">
            <w:rPr>
              <w:lang w:val="fr-FR"/>
            </w:rPr>
          </w:rPrChange>
        </w:rPr>
        <w:t>quantifier</w:t>
      </w:r>
      <w:r w:rsidRPr="00F94CB9">
        <w:rPr>
          <w:spacing w:val="-16"/>
          <w:sz w:val="28"/>
          <w:szCs w:val="28"/>
          <w:lang w:val="fr-FR"/>
          <w:rPrChange w:id="13598" w:author="Peng Luqi" w:date="2019-10-13T14:50:00Z">
            <w:rPr>
              <w:spacing w:val="-16"/>
              <w:lang w:val="fr-FR"/>
            </w:rPr>
          </w:rPrChange>
        </w:rPr>
        <w:t xml:space="preserve"> </w:t>
      </w:r>
      <w:r w:rsidRPr="00F94CB9">
        <w:rPr>
          <w:sz w:val="28"/>
          <w:szCs w:val="28"/>
          <w:lang w:val="fr-FR"/>
          <w:rPrChange w:id="13599" w:author="Peng Luqi" w:date="2019-10-13T14:50:00Z">
            <w:rPr>
              <w:lang w:val="fr-FR"/>
            </w:rPr>
          </w:rPrChange>
        </w:rPr>
        <w:t>par</w:t>
      </w:r>
      <w:r w:rsidRPr="00F94CB9">
        <w:rPr>
          <w:spacing w:val="-16"/>
          <w:sz w:val="28"/>
          <w:szCs w:val="28"/>
          <w:lang w:val="fr-FR"/>
          <w:rPrChange w:id="13600" w:author="Peng Luqi" w:date="2019-10-13T14:50:00Z">
            <w:rPr>
              <w:spacing w:val="-16"/>
              <w:lang w:val="fr-FR"/>
            </w:rPr>
          </w:rPrChange>
        </w:rPr>
        <w:t xml:space="preserve"> </w:t>
      </w:r>
      <w:r w:rsidRPr="00F94CB9">
        <w:rPr>
          <w:sz w:val="28"/>
          <w:szCs w:val="28"/>
          <w:lang w:val="fr-FR"/>
          <w:rPrChange w:id="13601" w:author="Peng Luqi" w:date="2019-10-13T14:50:00Z">
            <w:rPr>
              <w:lang w:val="fr-FR"/>
            </w:rPr>
          </w:rPrChange>
        </w:rPr>
        <w:t>les</w:t>
      </w:r>
      <w:r w:rsidRPr="00F94CB9">
        <w:rPr>
          <w:spacing w:val="-16"/>
          <w:sz w:val="28"/>
          <w:szCs w:val="28"/>
          <w:lang w:val="fr-FR"/>
          <w:rPrChange w:id="13602" w:author="Peng Luqi" w:date="2019-10-13T14:50:00Z">
            <w:rPr>
              <w:spacing w:val="-16"/>
              <w:lang w:val="fr-FR"/>
            </w:rPr>
          </w:rPrChange>
        </w:rPr>
        <w:t xml:space="preserve"> </w:t>
      </w:r>
      <w:r w:rsidRPr="00F94CB9">
        <w:rPr>
          <w:sz w:val="28"/>
          <w:szCs w:val="28"/>
          <w:lang w:val="fr-FR"/>
          <w:rPrChange w:id="13603" w:author="Peng Luqi" w:date="2019-10-13T14:50:00Z">
            <w:rPr>
              <w:lang w:val="fr-FR"/>
            </w:rPr>
          </w:rPrChange>
        </w:rPr>
        <w:t>universitaires.</w:t>
      </w:r>
      <w:r w:rsidRPr="00F94CB9">
        <w:rPr>
          <w:spacing w:val="-16"/>
          <w:sz w:val="28"/>
          <w:szCs w:val="28"/>
          <w:lang w:val="fr-FR"/>
          <w:rPrChange w:id="13604" w:author="Peng Luqi" w:date="2019-10-13T14:50:00Z">
            <w:rPr>
              <w:spacing w:val="-16"/>
              <w:lang w:val="fr-FR"/>
            </w:rPr>
          </w:rPrChange>
        </w:rPr>
        <w:t xml:space="preserve"> </w:t>
      </w:r>
      <w:r w:rsidRPr="00F94CB9">
        <w:rPr>
          <w:sz w:val="28"/>
          <w:szCs w:val="28"/>
          <w:lang w:val="fr-FR"/>
          <w:rPrChange w:id="13605" w:author="Peng Luqi" w:date="2019-10-13T14:50:00Z">
            <w:rPr>
              <w:lang w:val="fr-FR"/>
            </w:rPr>
          </w:rPrChange>
        </w:rPr>
        <w:t>Elle</w:t>
      </w:r>
      <w:r w:rsidRPr="00F94CB9">
        <w:rPr>
          <w:spacing w:val="-16"/>
          <w:sz w:val="28"/>
          <w:szCs w:val="28"/>
          <w:lang w:val="fr-FR"/>
          <w:rPrChange w:id="13606" w:author="Peng Luqi" w:date="2019-10-13T14:50:00Z">
            <w:rPr>
              <w:spacing w:val="-16"/>
              <w:lang w:val="fr-FR"/>
            </w:rPr>
          </w:rPrChange>
        </w:rPr>
        <w:t xml:space="preserve"> </w:t>
      </w:r>
      <w:r w:rsidRPr="00F94CB9">
        <w:rPr>
          <w:sz w:val="28"/>
          <w:szCs w:val="28"/>
          <w:lang w:val="fr-FR"/>
          <w:rPrChange w:id="13607" w:author="Peng Luqi" w:date="2019-10-13T14:50:00Z">
            <w:rPr>
              <w:lang w:val="fr-FR"/>
            </w:rPr>
          </w:rPrChange>
        </w:rPr>
        <w:t>est</w:t>
      </w:r>
      <w:r w:rsidRPr="00F94CB9">
        <w:rPr>
          <w:spacing w:val="-17"/>
          <w:sz w:val="28"/>
          <w:szCs w:val="28"/>
          <w:lang w:val="fr-FR"/>
          <w:rPrChange w:id="13608" w:author="Peng Luqi" w:date="2019-10-13T14:50:00Z">
            <w:rPr>
              <w:spacing w:val="-17"/>
              <w:lang w:val="fr-FR"/>
            </w:rPr>
          </w:rPrChange>
        </w:rPr>
        <w:t xml:space="preserve"> </w:t>
      </w:r>
      <w:r w:rsidRPr="00F94CB9">
        <w:rPr>
          <w:sz w:val="28"/>
          <w:szCs w:val="28"/>
          <w:lang w:val="fr-FR"/>
          <w:rPrChange w:id="13609" w:author="Peng Luqi" w:date="2019-10-13T14:50:00Z">
            <w:rPr>
              <w:lang w:val="fr-FR"/>
            </w:rPr>
          </w:rPrChange>
        </w:rPr>
        <w:t>donc</w:t>
      </w:r>
      <w:r w:rsidRPr="00F94CB9">
        <w:rPr>
          <w:spacing w:val="-16"/>
          <w:sz w:val="28"/>
          <w:szCs w:val="28"/>
          <w:lang w:val="fr-FR"/>
          <w:rPrChange w:id="13610" w:author="Peng Luqi" w:date="2019-10-13T14:50:00Z">
            <w:rPr>
              <w:spacing w:val="-16"/>
              <w:lang w:val="fr-FR"/>
            </w:rPr>
          </w:rPrChange>
        </w:rPr>
        <w:t xml:space="preserve"> </w:t>
      </w:r>
      <w:r w:rsidRPr="00F94CB9">
        <w:rPr>
          <w:sz w:val="28"/>
          <w:szCs w:val="28"/>
          <w:lang w:val="fr-FR"/>
          <w:rPrChange w:id="13611" w:author="Peng Luqi" w:date="2019-10-13T14:50:00Z">
            <w:rPr>
              <w:lang w:val="fr-FR"/>
            </w:rPr>
          </w:rPrChange>
        </w:rPr>
        <w:t>délaissée</w:t>
      </w:r>
      <w:r w:rsidRPr="00F94CB9">
        <w:rPr>
          <w:spacing w:val="-16"/>
          <w:sz w:val="28"/>
          <w:szCs w:val="28"/>
          <w:lang w:val="fr-FR"/>
          <w:rPrChange w:id="13612" w:author="Peng Luqi" w:date="2019-10-13T14:50:00Z">
            <w:rPr>
              <w:spacing w:val="-16"/>
              <w:lang w:val="fr-FR"/>
            </w:rPr>
          </w:rPrChange>
        </w:rPr>
        <w:t xml:space="preserve"> </w:t>
      </w:r>
      <w:r w:rsidRPr="00F94CB9">
        <w:rPr>
          <w:sz w:val="28"/>
          <w:szCs w:val="28"/>
          <w:lang w:val="fr-FR"/>
          <w:rPrChange w:id="13613" w:author="Peng Luqi" w:date="2019-10-13T14:50:00Z">
            <w:rPr>
              <w:lang w:val="fr-FR"/>
            </w:rPr>
          </w:rPrChange>
        </w:rPr>
        <w:t>par</w:t>
      </w:r>
      <w:r w:rsidRPr="00F94CB9">
        <w:rPr>
          <w:spacing w:val="-16"/>
          <w:sz w:val="28"/>
          <w:szCs w:val="28"/>
          <w:lang w:val="fr-FR"/>
          <w:rPrChange w:id="13614" w:author="Peng Luqi" w:date="2019-10-13T14:50:00Z">
            <w:rPr>
              <w:spacing w:val="-16"/>
              <w:lang w:val="fr-FR"/>
            </w:rPr>
          </w:rPrChange>
        </w:rPr>
        <w:t xml:space="preserve"> </w:t>
      </w:r>
      <w:r w:rsidRPr="00F94CB9">
        <w:rPr>
          <w:sz w:val="28"/>
          <w:szCs w:val="28"/>
          <w:lang w:val="fr-FR"/>
          <w:rPrChange w:id="13615" w:author="Peng Luqi" w:date="2019-10-13T14:50:00Z">
            <w:rPr>
              <w:lang w:val="fr-FR"/>
            </w:rPr>
          </w:rPrChange>
        </w:rPr>
        <w:t>ces</w:t>
      </w:r>
      <w:r w:rsidRPr="00F94CB9">
        <w:rPr>
          <w:spacing w:val="-16"/>
          <w:sz w:val="28"/>
          <w:szCs w:val="28"/>
          <w:lang w:val="fr-FR"/>
          <w:rPrChange w:id="13616" w:author="Peng Luqi" w:date="2019-10-13T14:50:00Z">
            <w:rPr>
              <w:spacing w:val="-16"/>
              <w:lang w:val="fr-FR"/>
            </w:rPr>
          </w:rPrChange>
        </w:rPr>
        <w:t xml:space="preserve"> </w:t>
      </w:r>
      <w:r w:rsidRPr="00F94CB9">
        <w:rPr>
          <w:sz w:val="28"/>
          <w:szCs w:val="28"/>
          <w:lang w:val="fr-FR"/>
          <w:rPrChange w:id="13617" w:author="Peng Luqi" w:date="2019-10-13T14:50:00Z">
            <w:rPr>
              <w:lang w:val="fr-FR"/>
            </w:rPr>
          </w:rPrChange>
        </w:rPr>
        <w:t>derniers.</w:t>
      </w:r>
      <w:r w:rsidRPr="00F94CB9">
        <w:rPr>
          <w:spacing w:val="-16"/>
          <w:sz w:val="28"/>
          <w:szCs w:val="28"/>
          <w:lang w:val="fr-FR"/>
          <w:rPrChange w:id="13618" w:author="Peng Luqi" w:date="2019-10-13T14:50:00Z">
            <w:rPr>
              <w:spacing w:val="-16"/>
              <w:lang w:val="fr-FR"/>
            </w:rPr>
          </w:rPrChange>
        </w:rPr>
        <w:t xml:space="preserve"> </w:t>
      </w:r>
      <w:r w:rsidRPr="00F94CB9">
        <w:rPr>
          <w:sz w:val="28"/>
          <w:szCs w:val="28"/>
          <w:lang w:val="fr-FR"/>
          <w:rPrChange w:id="13619" w:author="Peng Luqi" w:date="2019-10-13T14:50:00Z">
            <w:rPr>
              <w:lang w:val="fr-FR"/>
            </w:rPr>
          </w:rPrChange>
        </w:rPr>
        <w:t>Maintenant,</w:t>
      </w:r>
      <w:r w:rsidRPr="00F94CB9">
        <w:rPr>
          <w:spacing w:val="-16"/>
          <w:sz w:val="28"/>
          <w:szCs w:val="28"/>
          <w:lang w:val="fr-FR"/>
          <w:rPrChange w:id="13620" w:author="Peng Luqi" w:date="2019-10-13T14:50:00Z">
            <w:rPr>
              <w:spacing w:val="-16"/>
              <w:lang w:val="fr-FR"/>
            </w:rPr>
          </w:rPrChange>
        </w:rPr>
        <w:t xml:space="preserve"> </w:t>
      </w:r>
      <w:r w:rsidRPr="00F94CB9">
        <w:rPr>
          <w:sz w:val="28"/>
          <w:szCs w:val="28"/>
          <w:lang w:val="fr-FR"/>
          <w:rPrChange w:id="13621" w:author="Peng Luqi" w:date="2019-10-13T14:50:00Z">
            <w:rPr>
              <w:lang w:val="fr-FR"/>
            </w:rPr>
          </w:rPrChange>
        </w:rPr>
        <w:t>la</w:t>
      </w:r>
      <w:r w:rsidRPr="00F94CB9">
        <w:rPr>
          <w:spacing w:val="-17"/>
          <w:sz w:val="28"/>
          <w:szCs w:val="28"/>
          <w:lang w:val="fr-FR"/>
          <w:rPrChange w:id="13622" w:author="Peng Luqi" w:date="2019-10-13T14:50:00Z">
            <w:rPr>
              <w:spacing w:val="-17"/>
              <w:lang w:val="fr-FR"/>
            </w:rPr>
          </w:rPrChange>
        </w:rPr>
        <w:t xml:space="preserve"> </w:t>
      </w:r>
      <w:r w:rsidRPr="00F94CB9">
        <w:rPr>
          <w:sz w:val="28"/>
          <w:szCs w:val="28"/>
          <w:lang w:val="fr-FR"/>
          <w:rPrChange w:id="13623" w:author="Peng Luqi" w:date="2019-10-13T14:50:00Z">
            <w:rPr>
              <w:lang w:val="fr-FR"/>
            </w:rPr>
          </w:rPrChange>
        </w:rPr>
        <w:t>théorie de Kangbo n</w:t>
      </w:r>
      <w:del w:id="13624" w:author="Peng Luqi" w:date="2019-10-13T14:43:00Z">
        <w:r w:rsidRPr="00F94CB9" w:rsidDel="00EF666F">
          <w:rPr>
            <w:sz w:val="28"/>
            <w:szCs w:val="28"/>
            <w:lang w:val="fr-FR"/>
            <w:rPrChange w:id="13625" w:author="Peng Luqi" w:date="2019-10-13T14:50:00Z">
              <w:rPr>
                <w:lang w:val="fr-FR"/>
              </w:rPr>
            </w:rPrChange>
          </w:rPr>
          <w:delText>’</w:delText>
        </w:r>
      </w:del>
      <w:ins w:id="13626" w:author="Peng Luqi" w:date="2019-10-13T14:43:00Z">
        <w:r w:rsidR="00EF666F" w:rsidRPr="00F94CB9">
          <w:rPr>
            <w:sz w:val="28"/>
            <w:szCs w:val="28"/>
            <w:lang w:val="fr-FR"/>
            <w:rPrChange w:id="13627" w:author="Peng Luqi" w:date="2019-10-13T14:50:00Z">
              <w:rPr>
                <w:lang w:val="fr-FR"/>
              </w:rPr>
            </w:rPrChange>
          </w:rPr>
          <w:t>’</w:t>
        </w:r>
      </w:ins>
      <w:r w:rsidRPr="00F94CB9">
        <w:rPr>
          <w:sz w:val="28"/>
          <w:szCs w:val="28"/>
          <w:lang w:val="fr-FR"/>
          <w:rPrChange w:id="13628" w:author="Peng Luqi" w:date="2019-10-13T14:50:00Z">
            <w:rPr>
              <w:lang w:val="fr-FR"/>
            </w:rPr>
          </w:rPrChange>
        </w:rPr>
        <w:t>est que la base théorique de nombreuses économies non</w:t>
      </w:r>
      <w:r w:rsidRPr="00F94CB9">
        <w:rPr>
          <w:spacing w:val="-19"/>
          <w:sz w:val="28"/>
          <w:szCs w:val="28"/>
          <w:lang w:val="fr-FR"/>
          <w:rPrChange w:id="13629" w:author="Peng Luqi" w:date="2019-10-13T14:50:00Z">
            <w:rPr>
              <w:spacing w:val="-19"/>
              <w:lang w:val="fr-FR"/>
            </w:rPr>
          </w:rPrChange>
        </w:rPr>
        <w:t xml:space="preserve"> </w:t>
      </w:r>
      <w:r w:rsidRPr="00F94CB9">
        <w:rPr>
          <w:sz w:val="28"/>
          <w:szCs w:val="28"/>
          <w:lang w:val="fr-FR"/>
          <w:rPrChange w:id="13630" w:author="Peng Luqi" w:date="2019-10-13T14:50:00Z">
            <w:rPr>
              <w:lang w:val="fr-FR"/>
            </w:rPr>
          </w:rPrChange>
        </w:rPr>
        <w:t>orthodoxes.</w:t>
      </w:r>
    </w:p>
    <w:p w:rsidR="002B38DF" w:rsidRPr="00F94CB9" w:rsidRDefault="002B38DF">
      <w:pPr>
        <w:pStyle w:val="a3"/>
        <w:ind w:left="170" w:right="170"/>
        <w:jc w:val="both"/>
        <w:rPr>
          <w:lang w:val="fr-FR"/>
          <w:rPrChange w:id="13631" w:author="Peng Luqi" w:date="2019-10-13T14:50:00Z">
            <w:rPr>
              <w:sz w:val="20"/>
              <w:lang w:val="fr-FR"/>
            </w:rPr>
          </w:rPrChange>
        </w:rPr>
        <w:pPrChange w:id="13632" w:author="Peng Luqi" w:date="2019-10-13T14:20:00Z">
          <w:pPr>
            <w:pStyle w:val="a3"/>
            <w:spacing w:before="11"/>
          </w:pPr>
        </w:pPrChange>
      </w:pPr>
    </w:p>
    <w:p w:rsidR="002B38DF" w:rsidRPr="00F94CB9" w:rsidRDefault="00716360">
      <w:pPr>
        <w:ind w:left="170" w:right="170"/>
        <w:jc w:val="both"/>
        <w:rPr>
          <w:sz w:val="28"/>
          <w:szCs w:val="28"/>
          <w:lang w:val="fr-FR"/>
          <w:rPrChange w:id="13633" w:author="Peng Luqi" w:date="2019-10-13T14:50:00Z">
            <w:rPr>
              <w:lang w:val="fr-FR"/>
            </w:rPr>
          </w:rPrChange>
        </w:rPr>
        <w:pPrChange w:id="13634" w:author="Peng Luqi" w:date="2019-10-13T14:20:00Z">
          <w:pPr>
            <w:ind w:left="130"/>
            <w:jc w:val="both"/>
          </w:pPr>
        </w:pPrChange>
      </w:pPr>
      <w:r w:rsidRPr="00F94CB9">
        <w:rPr>
          <w:sz w:val="28"/>
          <w:szCs w:val="28"/>
          <w:lang w:val="fr-FR"/>
          <w:rPrChange w:id="13635" w:author="Peng Luqi" w:date="2019-10-13T14:50:00Z">
            <w:rPr>
              <w:lang w:val="fr-FR"/>
            </w:rPr>
          </w:rPrChange>
        </w:rPr>
        <w:t>Cependant, cela n</w:t>
      </w:r>
      <w:del w:id="13636" w:author="Peng Luqi" w:date="2019-10-13T14:43:00Z">
        <w:r w:rsidRPr="00F94CB9" w:rsidDel="00EF666F">
          <w:rPr>
            <w:sz w:val="28"/>
            <w:szCs w:val="28"/>
            <w:lang w:val="fr-FR"/>
            <w:rPrChange w:id="13637" w:author="Peng Luqi" w:date="2019-10-13T14:50:00Z">
              <w:rPr>
                <w:lang w:val="fr-FR"/>
              </w:rPr>
            </w:rPrChange>
          </w:rPr>
          <w:delText>’</w:delText>
        </w:r>
      </w:del>
      <w:ins w:id="13638" w:author="Peng Luqi" w:date="2019-10-13T14:43:00Z">
        <w:r w:rsidR="00EF666F" w:rsidRPr="00F94CB9">
          <w:rPr>
            <w:sz w:val="28"/>
            <w:szCs w:val="28"/>
            <w:lang w:val="fr-FR"/>
            <w:rPrChange w:id="13639" w:author="Peng Luqi" w:date="2019-10-13T14:50:00Z">
              <w:rPr>
                <w:lang w:val="fr-FR"/>
              </w:rPr>
            </w:rPrChange>
          </w:rPr>
          <w:t>’</w:t>
        </w:r>
      </w:ins>
      <w:r w:rsidRPr="00F94CB9">
        <w:rPr>
          <w:sz w:val="28"/>
          <w:szCs w:val="28"/>
          <w:lang w:val="fr-FR"/>
          <w:rPrChange w:id="13640" w:author="Peng Luqi" w:date="2019-10-13T14:50:00Z">
            <w:rPr>
              <w:lang w:val="fr-FR"/>
            </w:rPr>
          </w:rPrChange>
        </w:rPr>
        <w:t>affecte pas ce fait simple que nous pouvons comprendre :</w:t>
      </w:r>
    </w:p>
    <w:p w:rsidR="002B38DF" w:rsidRPr="00F94CB9" w:rsidRDefault="002B38DF">
      <w:pPr>
        <w:pStyle w:val="a3"/>
        <w:ind w:left="170" w:right="170"/>
        <w:jc w:val="both"/>
        <w:rPr>
          <w:lang w:val="fr-FR"/>
          <w:rPrChange w:id="13641" w:author="Peng Luqi" w:date="2019-10-13T14:50:00Z">
            <w:rPr>
              <w:sz w:val="24"/>
              <w:lang w:val="fr-FR"/>
            </w:rPr>
          </w:rPrChange>
        </w:rPr>
        <w:pPrChange w:id="13642" w:author="Peng Luqi" w:date="2019-10-13T14:20:00Z">
          <w:pPr>
            <w:pStyle w:val="a3"/>
            <w:spacing w:before="4"/>
          </w:pPr>
        </w:pPrChange>
      </w:pPr>
    </w:p>
    <w:p w:rsidR="002B38DF" w:rsidRPr="001007FD" w:rsidRDefault="00716360">
      <w:pPr>
        <w:pStyle w:val="a4"/>
        <w:numPr>
          <w:ilvl w:val="2"/>
          <w:numId w:val="23"/>
        </w:numPr>
        <w:ind w:left="1077" w:right="720" w:hanging="357"/>
        <w:jc w:val="both"/>
        <w:rPr>
          <w:sz w:val="28"/>
          <w:lang w:val="fr-FR"/>
          <w:rPrChange w:id="13643" w:author="Peng Luqi" w:date="2019-10-13T23:08:00Z">
            <w:rPr>
              <w:lang w:val="fr-FR"/>
            </w:rPr>
          </w:rPrChange>
        </w:rPr>
        <w:pPrChange w:id="13644" w:author="Peng Luqi" w:date="2019-10-13T23:08:00Z">
          <w:pPr>
            <w:pStyle w:val="a4"/>
            <w:numPr>
              <w:numId w:val="7"/>
            </w:numPr>
            <w:tabs>
              <w:tab w:val="left" w:pos="850"/>
              <w:tab w:val="left" w:pos="851"/>
            </w:tabs>
            <w:spacing w:line="251" w:lineRule="exact"/>
          </w:pPr>
        </w:pPrChange>
      </w:pPr>
      <w:r w:rsidRPr="001007FD">
        <w:rPr>
          <w:sz w:val="28"/>
          <w:lang w:val="fr-FR"/>
          <w:rPrChange w:id="13645" w:author="Peng Luqi" w:date="2019-10-13T23:08:00Z">
            <w:rPr>
              <w:lang w:val="fr-FR"/>
            </w:rPr>
          </w:rPrChange>
        </w:rPr>
        <w:t>Une hausse n</w:t>
      </w:r>
      <w:del w:id="13646" w:author="Peng Luqi" w:date="2019-10-13T14:43:00Z">
        <w:r w:rsidRPr="001007FD" w:rsidDel="00EF666F">
          <w:rPr>
            <w:sz w:val="28"/>
            <w:lang w:val="fr-FR"/>
            <w:rPrChange w:id="13647" w:author="Peng Luqi" w:date="2019-10-13T23:08:00Z">
              <w:rPr>
                <w:lang w:val="fr-FR"/>
              </w:rPr>
            </w:rPrChange>
          </w:rPr>
          <w:delText>’</w:delText>
        </w:r>
      </w:del>
      <w:ins w:id="13648" w:author="Peng Luqi" w:date="2019-10-13T14:43:00Z">
        <w:r w:rsidR="00EF666F" w:rsidRPr="001007FD">
          <w:rPr>
            <w:sz w:val="28"/>
            <w:lang w:val="fr-FR"/>
            <w:rPrChange w:id="13649" w:author="Peng Luqi" w:date="2019-10-13T23:08:00Z">
              <w:rPr>
                <w:lang w:val="fr-FR"/>
              </w:rPr>
            </w:rPrChange>
          </w:rPr>
          <w:t>’</w:t>
        </w:r>
      </w:ins>
      <w:r w:rsidRPr="001007FD">
        <w:rPr>
          <w:sz w:val="28"/>
          <w:lang w:val="fr-FR"/>
          <w:rPrChange w:id="13650" w:author="Peng Luqi" w:date="2019-10-13T23:08:00Z">
            <w:rPr>
              <w:lang w:val="fr-FR"/>
            </w:rPr>
          </w:rPrChange>
        </w:rPr>
        <w:t>appelle pas une tendance, une baisse n</w:t>
      </w:r>
      <w:del w:id="13651" w:author="Peng Luqi" w:date="2019-10-13T14:43:00Z">
        <w:r w:rsidRPr="001007FD" w:rsidDel="00EF666F">
          <w:rPr>
            <w:sz w:val="28"/>
            <w:lang w:val="fr-FR"/>
            <w:rPrChange w:id="13652" w:author="Peng Luqi" w:date="2019-10-13T23:08:00Z">
              <w:rPr>
                <w:lang w:val="fr-FR"/>
              </w:rPr>
            </w:rPrChange>
          </w:rPr>
          <w:delText>’</w:delText>
        </w:r>
      </w:del>
      <w:ins w:id="13653" w:author="Peng Luqi" w:date="2019-10-13T14:43:00Z">
        <w:r w:rsidR="00EF666F" w:rsidRPr="001007FD">
          <w:rPr>
            <w:sz w:val="28"/>
            <w:lang w:val="fr-FR"/>
            <w:rPrChange w:id="13654" w:author="Peng Luqi" w:date="2019-10-13T23:08:00Z">
              <w:rPr>
                <w:lang w:val="fr-FR"/>
              </w:rPr>
            </w:rPrChange>
          </w:rPr>
          <w:t>’</w:t>
        </w:r>
      </w:ins>
      <w:r w:rsidRPr="001007FD">
        <w:rPr>
          <w:sz w:val="28"/>
          <w:lang w:val="fr-FR"/>
          <w:rPrChange w:id="13655" w:author="Peng Luqi" w:date="2019-10-13T23:08:00Z">
            <w:rPr>
              <w:lang w:val="fr-FR"/>
            </w:rPr>
          </w:rPrChange>
        </w:rPr>
        <w:t>en appelle pas une</w:t>
      </w:r>
      <w:r w:rsidRPr="001007FD">
        <w:rPr>
          <w:sz w:val="28"/>
          <w:lang w:val="fr-FR"/>
          <w:rPrChange w:id="13656" w:author="Peng Luqi" w:date="2019-10-13T23:08:00Z">
            <w:rPr>
              <w:spacing w:val="-21"/>
              <w:lang w:val="fr-FR"/>
            </w:rPr>
          </w:rPrChange>
        </w:rPr>
        <w:t xml:space="preserve"> </w:t>
      </w:r>
      <w:r w:rsidRPr="001007FD">
        <w:rPr>
          <w:sz w:val="28"/>
          <w:lang w:val="fr-FR"/>
          <w:rPrChange w:id="13657" w:author="Peng Luqi" w:date="2019-10-13T23:08:00Z">
            <w:rPr>
              <w:lang w:val="fr-FR"/>
            </w:rPr>
          </w:rPrChange>
        </w:rPr>
        <w:t>autre.</w:t>
      </w:r>
    </w:p>
    <w:p w:rsidR="002B38DF" w:rsidRPr="001007FD" w:rsidRDefault="00716360">
      <w:pPr>
        <w:pStyle w:val="a4"/>
        <w:numPr>
          <w:ilvl w:val="2"/>
          <w:numId w:val="23"/>
        </w:numPr>
        <w:ind w:left="1077" w:right="720" w:hanging="357"/>
        <w:jc w:val="both"/>
        <w:rPr>
          <w:sz w:val="28"/>
          <w:lang w:val="fr-FR"/>
          <w:rPrChange w:id="13658" w:author="Peng Luqi" w:date="2019-10-13T23:08:00Z">
            <w:rPr>
              <w:lang w:val="fr-FR"/>
            </w:rPr>
          </w:rPrChange>
        </w:rPr>
        <w:pPrChange w:id="13659" w:author="Peng Luqi" w:date="2019-10-13T23:08:00Z">
          <w:pPr>
            <w:pStyle w:val="a4"/>
            <w:numPr>
              <w:numId w:val="7"/>
            </w:numPr>
            <w:tabs>
              <w:tab w:val="left" w:pos="850"/>
              <w:tab w:val="left" w:pos="851"/>
            </w:tabs>
            <w:spacing w:line="251" w:lineRule="exact"/>
          </w:pPr>
        </w:pPrChange>
      </w:pPr>
      <w:r w:rsidRPr="001007FD">
        <w:rPr>
          <w:sz w:val="28"/>
          <w:lang w:val="fr-FR"/>
          <w:rPrChange w:id="13660" w:author="Peng Luqi" w:date="2019-10-13T23:08:00Z">
            <w:rPr>
              <w:lang w:val="fr-FR"/>
            </w:rPr>
          </w:rPrChange>
        </w:rPr>
        <w:t>Une hausse et une chute constituent un</w:t>
      </w:r>
      <w:r w:rsidRPr="001007FD">
        <w:rPr>
          <w:sz w:val="28"/>
          <w:lang w:val="fr-FR"/>
          <w:rPrChange w:id="13661" w:author="Peng Luqi" w:date="2019-10-13T23:08:00Z">
            <w:rPr>
              <w:spacing w:val="-9"/>
              <w:lang w:val="fr-FR"/>
            </w:rPr>
          </w:rPrChange>
        </w:rPr>
        <w:t xml:space="preserve"> </w:t>
      </w:r>
      <w:r w:rsidRPr="001007FD">
        <w:rPr>
          <w:sz w:val="28"/>
          <w:lang w:val="fr-FR"/>
          <w:rPrChange w:id="13662" w:author="Peng Luqi" w:date="2019-10-13T23:08:00Z">
            <w:rPr>
              <w:lang w:val="fr-FR"/>
            </w:rPr>
          </w:rPrChange>
        </w:rPr>
        <w:t>cycle.</w:t>
      </w:r>
    </w:p>
    <w:p w:rsidR="002B38DF" w:rsidRPr="001007FD" w:rsidRDefault="00716360">
      <w:pPr>
        <w:pStyle w:val="a4"/>
        <w:numPr>
          <w:ilvl w:val="2"/>
          <w:numId w:val="23"/>
        </w:numPr>
        <w:ind w:left="1077" w:right="720" w:hanging="357"/>
        <w:jc w:val="both"/>
        <w:rPr>
          <w:sz w:val="28"/>
          <w:lang w:val="fr-FR"/>
          <w:rPrChange w:id="13663" w:author="Peng Luqi" w:date="2019-10-13T23:08:00Z">
            <w:rPr>
              <w:lang w:val="fr-FR"/>
            </w:rPr>
          </w:rPrChange>
        </w:rPr>
        <w:pPrChange w:id="13664" w:author="Peng Luqi" w:date="2019-10-13T23:08:00Z">
          <w:pPr>
            <w:pStyle w:val="a4"/>
            <w:numPr>
              <w:numId w:val="7"/>
            </w:numPr>
            <w:tabs>
              <w:tab w:val="left" w:pos="850"/>
              <w:tab w:val="left" w:pos="851"/>
            </w:tabs>
            <w:spacing w:before="1"/>
          </w:pPr>
        </w:pPrChange>
      </w:pPr>
      <w:r w:rsidRPr="001007FD">
        <w:rPr>
          <w:sz w:val="28"/>
          <w:lang w:val="fr-FR"/>
          <w:rPrChange w:id="13665" w:author="Peng Luqi" w:date="2019-10-13T23:08:00Z">
            <w:rPr>
              <w:lang w:val="fr-FR"/>
            </w:rPr>
          </w:rPrChange>
        </w:rPr>
        <w:t>Il faut au moins deux cycles pour juger d</w:t>
      </w:r>
      <w:del w:id="13666" w:author="Peng Luqi" w:date="2019-10-13T14:43:00Z">
        <w:r w:rsidRPr="001007FD" w:rsidDel="00EF666F">
          <w:rPr>
            <w:sz w:val="28"/>
            <w:lang w:val="fr-FR"/>
            <w:rPrChange w:id="13667" w:author="Peng Luqi" w:date="2019-10-13T23:08:00Z">
              <w:rPr>
                <w:lang w:val="fr-FR"/>
              </w:rPr>
            </w:rPrChange>
          </w:rPr>
          <w:delText>’</w:delText>
        </w:r>
      </w:del>
      <w:ins w:id="13668" w:author="Peng Luqi" w:date="2019-10-13T14:43:00Z">
        <w:r w:rsidR="00EF666F" w:rsidRPr="001007FD">
          <w:rPr>
            <w:sz w:val="28"/>
            <w:lang w:val="fr-FR"/>
            <w:rPrChange w:id="13669" w:author="Peng Luqi" w:date="2019-10-13T23:08:00Z">
              <w:rPr>
                <w:lang w:val="fr-FR"/>
              </w:rPr>
            </w:rPrChange>
          </w:rPr>
          <w:t>’</w:t>
        </w:r>
      </w:ins>
      <w:r w:rsidRPr="001007FD">
        <w:rPr>
          <w:sz w:val="28"/>
          <w:lang w:val="fr-FR"/>
          <w:rPrChange w:id="13670" w:author="Peng Luqi" w:date="2019-10-13T23:08:00Z">
            <w:rPr>
              <w:lang w:val="fr-FR"/>
            </w:rPr>
          </w:rPrChange>
        </w:rPr>
        <w:t>une</w:t>
      </w:r>
      <w:r w:rsidRPr="001007FD">
        <w:rPr>
          <w:sz w:val="28"/>
          <w:lang w:val="fr-FR"/>
          <w:rPrChange w:id="13671" w:author="Peng Luqi" w:date="2019-10-13T23:08:00Z">
            <w:rPr>
              <w:spacing w:val="-9"/>
              <w:lang w:val="fr-FR"/>
            </w:rPr>
          </w:rPrChange>
        </w:rPr>
        <w:t xml:space="preserve"> </w:t>
      </w:r>
      <w:r w:rsidRPr="001007FD">
        <w:rPr>
          <w:sz w:val="28"/>
          <w:lang w:val="fr-FR"/>
          <w:rPrChange w:id="13672" w:author="Peng Luqi" w:date="2019-10-13T23:08:00Z">
            <w:rPr>
              <w:lang w:val="fr-FR"/>
            </w:rPr>
          </w:rPrChange>
        </w:rPr>
        <w:t>tendance.</w:t>
      </w:r>
    </w:p>
    <w:p w:rsidR="002B38DF" w:rsidRPr="00F94CB9" w:rsidRDefault="002B38DF">
      <w:pPr>
        <w:pStyle w:val="a3"/>
        <w:ind w:left="170" w:right="170"/>
        <w:jc w:val="both"/>
        <w:rPr>
          <w:lang w:val="fr-FR"/>
          <w:rPrChange w:id="13673" w:author="Peng Luqi" w:date="2019-10-13T14:50:00Z">
            <w:rPr>
              <w:sz w:val="24"/>
              <w:lang w:val="fr-FR"/>
            </w:rPr>
          </w:rPrChange>
        </w:rPr>
        <w:pPrChange w:id="13674" w:author="Peng Luqi" w:date="2019-10-13T14:20:00Z">
          <w:pPr>
            <w:pStyle w:val="a3"/>
            <w:spacing w:before="4"/>
          </w:pPr>
        </w:pPrChange>
      </w:pPr>
    </w:p>
    <w:p w:rsidR="002B38DF" w:rsidRPr="00F94CB9" w:rsidRDefault="00716360">
      <w:pPr>
        <w:ind w:left="170" w:right="170"/>
        <w:jc w:val="both"/>
        <w:rPr>
          <w:sz w:val="28"/>
          <w:szCs w:val="28"/>
          <w:lang w:val="fr-FR"/>
          <w:rPrChange w:id="13675" w:author="Peng Luqi" w:date="2019-10-13T14:50:00Z">
            <w:rPr>
              <w:lang w:val="fr-FR"/>
            </w:rPr>
          </w:rPrChange>
        </w:rPr>
        <w:pPrChange w:id="13676" w:author="Peng Luqi" w:date="2019-10-13T14:20:00Z">
          <w:pPr>
            <w:ind w:left="130" w:right="184"/>
            <w:jc w:val="both"/>
          </w:pPr>
        </w:pPrChange>
      </w:pPr>
      <w:r w:rsidRPr="00F94CB9">
        <w:rPr>
          <w:sz w:val="28"/>
          <w:szCs w:val="28"/>
          <w:lang w:val="fr-FR"/>
          <w:rPrChange w:id="13677" w:author="Peng Luqi" w:date="2019-10-13T14:50:00Z">
            <w:rPr>
              <w:lang w:val="fr-FR"/>
            </w:rPr>
          </w:rPrChange>
        </w:rPr>
        <w:t>Après deux cycles, les deux fluctuations ne peuvent être que l</w:t>
      </w:r>
      <w:del w:id="13678" w:author="Peng Luqi" w:date="2019-10-13T14:43:00Z">
        <w:r w:rsidRPr="00F94CB9" w:rsidDel="00EF666F">
          <w:rPr>
            <w:sz w:val="28"/>
            <w:szCs w:val="28"/>
            <w:lang w:val="fr-FR"/>
            <w:rPrChange w:id="13679" w:author="Peng Luqi" w:date="2019-10-13T14:50:00Z">
              <w:rPr>
                <w:lang w:val="fr-FR"/>
              </w:rPr>
            </w:rPrChange>
          </w:rPr>
          <w:delText>’</w:delText>
        </w:r>
      </w:del>
      <w:ins w:id="13680" w:author="Peng Luqi" w:date="2019-10-13T14:43:00Z">
        <w:r w:rsidR="00EF666F" w:rsidRPr="00F94CB9">
          <w:rPr>
            <w:sz w:val="28"/>
            <w:szCs w:val="28"/>
            <w:lang w:val="fr-FR"/>
            <w:rPrChange w:id="13681" w:author="Peng Luqi" w:date="2019-10-13T14:50:00Z">
              <w:rPr>
                <w:lang w:val="fr-FR"/>
              </w:rPr>
            </w:rPrChange>
          </w:rPr>
          <w:t>’</w:t>
        </w:r>
      </w:ins>
      <w:r w:rsidRPr="00F94CB9">
        <w:rPr>
          <w:sz w:val="28"/>
          <w:szCs w:val="28"/>
          <w:lang w:val="fr-FR"/>
          <w:rPrChange w:id="13682" w:author="Peng Luqi" w:date="2019-10-13T14:50:00Z">
            <w:rPr>
              <w:lang w:val="fr-FR"/>
            </w:rPr>
          </w:rPrChange>
        </w:rPr>
        <w:t>une des trois tendances suivantes : une hausse, une dérive horizontale ou une baisse.</w:t>
      </w:r>
    </w:p>
    <w:p w:rsidR="002B38DF" w:rsidRPr="00F94CB9" w:rsidRDefault="002B38DF">
      <w:pPr>
        <w:pStyle w:val="a3"/>
        <w:ind w:left="170" w:right="170"/>
        <w:jc w:val="both"/>
        <w:rPr>
          <w:lang w:val="fr-FR"/>
          <w:rPrChange w:id="13683" w:author="Peng Luqi" w:date="2019-10-13T14:50:00Z">
            <w:rPr>
              <w:sz w:val="20"/>
              <w:lang w:val="fr-FR"/>
            </w:rPr>
          </w:rPrChange>
        </w:rPr>
        <w:pPrChange w:id="13684" w:author="Peng Luqi" w:date="2019-10-13T14:20:00Z">
          <w:pPr>
            <w:pStyle w:val="a3"/>
            <w:spacing w:before="8"/>
          </w:pPr>
        </w:pPrChange>
      </w:pPr>
    </w:p>
    <w:p w:rsidR="002B38DF" w:rsidRPr="00F94CB9" w:rsidRDefault="00716360">
      <w:pPr>
        <w:ind w:left="170" w:right="170"/>
        <w:jc w:val="both"/>
        <w:rPr>
          <w:sz w:val="28"/>
          <w:szCs w:val="28"/>
          <w:lang w:val="fr-FR"/>
          <w:rPrChange w:id="13685" w:author="Peng Luqi" w:date="2019-10-13T14:50:00Z">
            <w:rPr>
              <w:lang w:val="fr-FR"/>
            </w:rPr>
          </w:rPrChange>
        </w:rPr>
        <w:pPrChange w:id="13686" w:author="Peng Luqi" w:date="2019-10-13T14:20:00Z">
          <w:pPr>
            <w:ind w:left="130" w:right="183"/>
            <w:jc w:val="both"/>
          </w:pPr>
        </w:pPrChange>
      </w:pPr>
      <w:r w:rsidRPr="00F94CB9">
        <w:rPr>
          <w:sz w:val="28"/>
          <w:szCs w:val="28"/>
          <w:lang w:val="fr-FR"/>
          <w:rPrChange w:id="13687" w:author="Peng Luqi" w:date="2019-10-13T14:50:00Z">
            <w:rPr>
              <w:lang w:val="fr-FR"/>
            </w:rPr>
          </w:rPrChange>
        </w:rPr>
        <w:t>Voyez ce graphique de tendance concernant les prix des indices boursiers du monde de ces quatre dernières</w:t>
      </w:r>
      <w:r w:rsidRPr="00F94CB9">
        <w:rPr>
          <w:spacing w:val="-7"/>
          <w:sz w:val="28"/>
          <w:szCs w:val="28"/>
          <w:lang w:val="fr-FR"/>
          <w:rPrChange w:id="13688" w:author="Peng Luqi" w:date="2019-10-13T14:50:00Z">
            <w:rPr>
              <w:spacing w:val="-7"/>
              <w:lang w:val="fr-FR"/>
            </w:rPr>
          </w:rPrChange>
        </w:rPr>
        <w:t xml:space="preserve"> </w:t>
      </w:r>
      <w:r w:rsidRPr="00F94CB9">
        <w:rPr>
          <w:sz w:val="28"/>
          <w:szCs w:val="28"/>
          <w:lang w:val="fr-FR"/>
          <w:rPrChange w:id="13689" w:author="Peng Luqi" w:date="2019-10-13T14:50:00Z">
            <w:rPr>
              <w:lang w:val="fr-FR"/>
            </w:rPr>
          </w:rPrChange>
        </w:rPr>
        <w:t>décennies.</w:t>
      </w:r>
      <w:r w:rsidRPr="00F94CB9">
        <w:rPr>
          <w:spacing w:val="-6"/>
          <w:sz w:val="28"/>
          <w:szCs w:val="28"/>
          <w:lang w:val="fr-FR"/>
          <w:rPrChange w:id="13690" w:author="Peng Luqi" w:date="2019-10-13T14:50:00Z">
            <w:rPr>
              <w:spacing w:val="-6"/>
              <w:lang w:val="fr-FR"/>
            </w:rPr>
          </w:rPrChange>
        </w:rPr>
        <w:t xml:space="preserve"> </w:t>
      </w:r>
      <w:r w:rsidRPr="00F94CB9">
        <w:rPr>
          <w:sz w:val="28"/>
          <w:szCs w:val="28"/>
          <w:lang w:val="fr-FR"/>
          <w:rPrChange w:id="13691" w:author="Peng Luqi" w:date="2019-10-13T14:50:00Z">
            <w:rPr>
              <w:lang w:val="fr-FR"/>
            </w:rPr>
          </w:rPrChange>
        </w:rPr>
        <w:t>Nous</w:t>
      </w:r>
      <w:r w:rsidRPr="00F94CB9">
        <w:rPr>
          <w:spacing w:val="-5"/>
          <w:sz w:val="28"/>
          <w:szCs w:val="28"/>
          <w:lang w:val="fr-FR"/>
          <w:rPrChange w:id="13692" w:author="Peng Luqi" w:date="2019-10-13T14:50:00Z">
            <w:rPr>
              <w:spacing w:val="-5"/>
              <w:lang w:val="fr-FR"/>
            </w:rPr>
          </w:rPrChange>
        </w:rPr>
        <w:t xml:space="preserve"> </w:t>
      </w:r>
      <w:r w:rsidRPr="00F94CB9">
        <w:rPr>
          <w:sz w:val="28"/>
          <w:szCs w:val="28"/>
          <w:lang w:val="fr-FR"/>
          <w:rPrChange w:id="13693" w:author="Peng Luqi" w:date="2019-10-13T14:50:00Z">
            <w:rPr>
              <w:lang w:val="fr-FR"/>
            </w:rPr>
          </w:rPrChange>
        </w:rPr>
        <w:t>pouvons</w:t>
      </w:r>
      <w:r w:rsidRPr="00F94CB9">
        <w:rPr>
          <w:spacing w:val="-6"/>
          <w:sz w:val="28"/>
          <w:szCs w:val="28"/>
          <w:lang w:val="fr-FR"/>
          <w:rPrChange w:id="13694" w:author="Peng Luqi" w:date="2019-10-13T14:50:00Z">
            <w:rPr>
              <w:spacing w:val="-6"/>
              <w:lang w:val="fr-FR"/>
            </w:rPr>
          </w:rPrChange>
        </w:rPr>
        <w:t xml:space="preserve"> </w:t>
      </w:r>
      <w:r w:rsidRPr="00F94CB9">
        <w:rPr>
          <w:sz w:val="28"/>
          <w:szCs w:val="28"/>
          <w:lang w:val="fr-FR"/>
          <w:rPrChange w:id="13695" w:author="Peng Luqi" w:date="2019-10-13T14:50:00Z">
            <w:rPr>
              <w:lang w:val="fr-FR"/>
            </w:rPr>
          </w:rPrChange>
        </w:rPr>
        <w:t>observer</w:t>
      </w:r>
      <w:r w:rsidRPr="00F94CB9">
        <w:rPr>
          <w:spacing w:val="-6"/>
          <w:sz w:val="28"/>
          <w:szCs w:val="28"/>
          <w:lang w:val="fr-FR"/>
          <w:rPrChange w:id="13696" w:author="Peng Luqi" w:date="2019-10-13T14:50:00Z">
            <w:rPr>
              <w:spacing w:val="-6"/>
              <w:lang w:val="fr-FR"/>
            </w:rPr>
          </w:rPrChange>
        </w:rPr>
        <w:t xml:space="preserve"> </w:t>
      </w:r>
      <w:r w:rsidRPr="00F94CB9">
        <w:rPr>
          <w:sz w:val="28"/>
          <w:szCs w:val="28"/>
          <w:lang w:val="fr-FR"/>
          <w:rPrChange w:id="13697" w:author="Peng Luqi" w:date="2019-10-13T14:50:00Z">
            <w:rPr>
              <w:lang w:val="fr-FR"/>
            </w:rPr>
          </w:rPrChange>
        </w:rPr>
        <w:t>la</w:t>
      </w:r>
      <w:r w:rsidRPr="00F94CB9">
        <w:rPr>
          <w:spacing w:val="-6"/>
          <w:sz w:val="28"/>
          <w:szCs w:val="28"/>
          <w:lang w:val="fr-FR"/>
          <w:rPrChange w:id="13698" w:author="Peng Luqi" w:date="2019-10-13T14:50:00Z">
            <w:rPr>
              <w:spacing w:val="-6"/>
              <w:lang w:val="fr-FR"/>
            </w:rPr>
          </w:rPrChange>
        </w:rPr>
        <w:t xml:space="preserve"> </w:t>
      </w:r>
      <w:r w:rsidRPr="00F94CB9">
        <w:rPr>
          <w:sz w:val="28"/>
          <w:szCs w:val="28"/>
          <w:lang w:val="fr-FR"/>
          <w:rPrChange w:id="13699" w:author="Peng Luqi" w:date="2019-10-13T14:50:00Z">
            <w:rPr>
              <w:lang w:val="fr-FR"/>
            </w:rPr>
          </w:rPrChange>
        </w:rPr>
        <w:t>tendance</w:t>
      </w:r>
      <w:r w:rsidRPr="00F94CB9">
        <w:rPr>
          <w:spacing w:val="-6"/>
          <w:sz w:val="28"/>
          <w:szCs w:val="28"/>
          <w:lang w:val="fr-FR"/>
          <w:rPrChange w:id="13700" w:author="Peng Luqi" w:date="2019-10-13T14:50:00Z">
            <w:rPr>
              <w:spacing w:val="-6"/>
              <w:lang w:val="fr-FR"/>
            </w:rPr>
          </w:rPrChange>
        </w:rPr>
        <w:t xml:space="preserve"> </w:t>
      </w:r>
      <w:r w:rsidRPr="00F94CB9">
        <w:rPr>
          <w:sz w:val="28"/>
          <w:szCs w:val="28"/>
          <w:lang w:val="fr-FR"/>
          <w:rPrChange w:id="13701" w:author="Peng Luqi" w:date="2019-10-13T14:50:00Z">
            <w:rPr>
              <w:lang w:val="fr-FR"/>
            </w:rPr>
          </w:rPrChange>
        </w:rPr>
        <w:t>à</w:t>
      </w:r>
      <w:r w:rsidRPr="00F94CB9">
        <w:rPr>
          <w:spacing w:val="-7"/>
          <w:sz w:val="28"/>
          <w:szCs w:val="28"/>
          <w:lang w:val="fr-FR"/>
          <w:rPrChange w:id="13702" w:author="Peng Luqi" w:date="2019-10-13T14:50:00Z">
            <w:rPr>
              <w:spacing w:val="-7"/>
              <w:lang w:val="fr-FR"/>
            </w:rPr>
          </w:rPrChange>
        </w:rPr>
        <w:t xml:space="preserve"> </w:t>
      </w:r>
      <w:r w:rsidRPr="00F94CB9">
        <w:rPr>
          <w:sz w:val="28"/>
          <w:szCs w:val="28"/>
          <w:lang w:val="fr-FR"/>
          <w:rPrChange w:id="13703" w:author="Peng Luqi" w:date="2019-10-13T14:50:00Z">
            <w:rPr>
              <w:lang w:val="fr-FR"/>
            </w:rPr>
          </w:rPrChange>
        </w:rPr>
        <w:t>la</w:t>
      </w:r>
      <w:r w:rsidRPr="00F94CB9">
        <w:rPr>
          <w:spacing w:val="-6"/>
          <w:sz w:val="28"/>
          <w:szCs w:val="28"/>
          <w:lang w:val="fr-FR"/>
          <w:rPrChange w:id="13704" w:author="Peng Luqi" w:date="2019-10-13T14:50:00Z">
            <w:rPr>
              <w:spacing w:val="-6"/>
              <w:lang w:val="fr-FR"/>
            </w:rPr>
          </w:rPrChange>
        </w:rPr>
        <w:t xml:space="preserve"> </w:t>
      </w:r>
      <w:r w:rsidRPr="00F94CB9">
        <w:rPr>
          <w:sz w:val="28"/>
          <w:szCs w:val="28"/>
          <w:lang w:val="fr-FR"/>
          <w:rPrChange w:id="13705" w:author="Peng Luqi" w:date="2019-10-13T14:50:00Z">
            <w:rPr>
              <w:lang w:val="fr-FR"/>
            </w:rPr>
          </w:rPrChange>
        </w:rPr>
        <w:t>hausse</w:t>
      </w:r>
      <w:r w:rsidRPr="00F94CB9">
        <w:rPr>
          <w:spacing w:val="-6"/>
          <w:sz w:val="28"/>
          <w:szCs w:val="28"/>
          <w:lang w:val="fr-FR"/>
          <w:rPrChange w:id="13706" w:author="Peng Luqi" w:date="2019-10-13T14:50:00Z">
            <w:rPr>
              <w:spacing w:val="-6"/>
              <w:lang w:val="fr-FR"/>
            </w:rPr>
          </w:rPrChange>
        </w:rPr>
        <w:t xml:space="preserve"> </w:t>
      </w:r>
      <w:r w:rsidRPr="00F94CB9">
        <w:rPr>
          <w:sz w:val="28"/>
          <w:szCs w:val="28"/>
          <w:lang w:val="fr-FR"/>
          <w:rPrChange w:id="13707" w:author="Peng Luqi" w:date="2019-10-13T14:50:00Z">
            <w:rPr>
              <w:lang w:val="fr-FR"/>
            </w:rPr>
          </w:rPrChange>
        </w:rPr>
        <w:t>liée</w:t>
      </w:r>
      <w:r w:rsidRPr="00F94CB9">
        <w:rPr>
          <w:spacing w:val="-6"/>
          <w:sz w:val="28"/>
          <w:szCs w:val="28"/>
          <w:lang w:val="fr-FR"/>
          <w:rPrChange w:id="13708" w:author="Peng Luqi" w:date="2019-10-13T14:50:00Z">
            <w:rPr>
              <w:spacing w:val="-6"/>
              <w:lang w:val="fr-FR"/>
            </w:rPr>
          </w:rPrChange>
        </w:rPr>
        <w:t xml:space="preserve"> </w:t>
      </w:r>
      <w:r w:rsidRPr="00F94CB9">
        <w:rPr>
          <w:sz w:val="28"/>
          <w:szCs w:val="28"/>
          <w:lang w:val="fr-FR"/>
          <w:rPrChange w:id="13709" w:author="Peng Luqi" w:date="2019-10-13T14:50:00Z">
            <w:rPr>
              <w:lang w:val="fr-FR"/>
            </w:rPr>
          </w:rPrChange>
        </w:rPr>
        <w:t>à</w:t>
      </w:r>
      <w:r w:rsidRPr="00F94CB9">
        <w:rPr>
          <w:spacing w:val="-7"/>
          <w:sz w:val="28"/>
          <w:szCs w:val="28"/>
          <w:lang w:val="fr-FR"/>
          <w:rPrChange w:id="13710" w:author="Peng Luqi" w:date="2019-10-13T14:50:00Z">
            <w:rPr>
              <w:spacing w:val="-7"/>
              <w:lang w:val="fr-FR"/>
            </w:rPr>
          </w:rPrChange>
        </w:rPr>
        <w:t xml:space="preserve"> </w:t>
      </w:r>
      <w:r w:rsidRPr="00F94CB9">
        <w:rPr>
          <w:sz w:val="28"/>
          <w:szCs w:val="28"/>
          <w:lang w:val="fr-FR"/>
          <w:rPrChange w:id="13711" w:author="Peng Luqi" w:date="2019-10-13T14:50:00Z">
            <w:rPr>
              <w:lang w:val="fr-FR"/>
            </w:rPr>
          </w:rPrChange>
        </w:rPr>
        <w:t>plusieurs</w:t>
      </w:r>
      <w:r w:rsidRPr="00F94CB9">
        <w:rPr>
          <w:spacing w:val="-5"/>
          <w:sz w:val="28"/>
          <w:szCs w:val="28"/>
          <w:lang w:val="fr-FR"/>
          <w:rPrChange w:id="13712" w:author="Peng Luqi" w:date="2019-10-13T14:50:00Z">
            <w:rPr>
              <w:spacing w:val="-5"/>
              <w:lang w:val="fr-FR"/>
            </w:rPr>
          </w:rPrChange>
        </w:rPr>
        <w:t xml:space="preserve"> </w:t>
      </w:r>
      <w:r w:rsidRPr="00F94CB9">
        <w:rPr>
          <w:sz w:val="28"/>
          <w:szCs w:val="28"/>
          <w:lang w:val="fr-FR"/>
          <w:rPrChange w:id="13713" w:author="Peng Luqi" w:date="2019-10-13T14:50:00Z">
            <w:rPr>
              <w:lang w:val="fr-FR"/>
            </w:rPr>
          </w:rPrChange>
        </w:rPr>
        <w:t>cycles</w:t>
      </w:r>
      <w:r w:rsidRPr="00F94CB9">
        <w:rPr>
          <w:spacing w:val="-6"/>
          <w:sz w:val="28"/>
          <w:szCs w:val="28"/>
          <w:lang w:val="fr-FR"/>
          <w:rPrChange w:id="13714" w:author="Peng Luqi" w:date="2019-10-13T14:50:00Z">
            <w:rPr>
              <w:spacing w:val="-6"/>
              <w:lang w:val="fr-FR"/>
            </w:rPr>
          </w:rPrChange>
        </w:rPr>
        <w:t xml:space="preserve"> </w:t>
      </w:r>
      <w:r w:rsidRPr="00F94CB9">
        <w:rPr>
          <w:sz w:val="28"/>
          <w:szCs w:val="28"/>
          <w:lang w:val="fr-FR"/>
          <w:rPrChange w:id="13715" w:author="Peng Luqi" w:date="2019-10-13T14:50:00Z">
            <w:rPr>
              <w:lang w:val="fr-FR"/>
            </w:rPr>
          </w:rPrChange>
        </w:rPr>
        <w:t>de</w:t>
      </w:r>
      <w:r w:rsidRPr="00F94CB9">
        <w:rPr>
          <w:spacing w:val="-7"/>
          <w:sz w:val="28"/>
          <w:szCs w:val="28"/>
          <w:lang w:val="fr-FR"/>
          <w:rPrChange w:id="13716" w:author="Peng Luqi" w:date="2019-10-13T14:50:00Z">
            <w:rPr>
              <w:spacing w:val="-7"/>
              <w:lang w:val="fr-FR"/>
            </w:rPr>
          </w:rPrChange>
        </w:rPr>
        <w:t xml:space="preserve"> </w:t>
      </w:r>
      <w:r w:rsidRPr="00F94CB9">
        <w:rPr>
          <w:sz w:val="28"/>
          <w:szCs w:val="28"/>
          <w:lang w:val="fr-FR"/>
          <w:rPrChange w:id="13717" w:author="Peng Luqi" w:date="2019-10-13T14:50:00Z">
            <w:rPr>
              <w:lang w:val="fr-FR"/>
            </w:rPr>
          </w:rPrChange>
        </w:rPr>
        <w:t>hausse</w:t>
      </w:r>
      <w:r w:rsidRPr="00F94CB9">
        <w:rPr>
          <w:spacing w:val="-6"/>
          <w:sz w:val="28"/>
          <w:szCs w:val="28"/>
          <w:lang w:val="fr-FR"/>
          <w:rPrChange w:id="13718" w:author="Peng Luqi" w:date="2019-10-13T14:50:00Z">
            <w:rPr>
              <w:spacing w:val="-6"/>
              <w:lang w:val="fr-FR"/>
            </w:rPr>
          </w:rPrChange>
        </w:rPr>
        <w:t xml:space="preserve"> </w:t>
      </w:r>
      <w:r w:rsidRPr="00F94CB9">
        <w:rPr>
          <w:sz w:val="28"/>
          <w:szCs w:val="28"/>
          <w:lang w:val="fr-FR"/>
          <w:rPrChange w:id="13719" w:author="Peng Luqi" w:date="2019-10-13T14:50:00Z">
            <w:rPr>
              <w:lang w:val="fr-FR"/>
            </w:rPr>
          </w:rPrChange>
        </w:rPr>
        <w:t>et de</w:t>
      </w:r>
      <w:r w:rsidRPr="00F94CB9">
        <w:rPr>
          <w:spacing w:val="-2"/>
          <w:sz w:val="28"/>
          <w:szCs w:val="28"/>
          <w:lang w:val="fr-FR"/>
          <w:rPrChange w:id="13720" w:author="Peng Luqi" w:date="2019-10-13T14:50:00Z">
            <w:rPr>
              <w:spacing w:val="-2"/>
              <w:lang w:val="fr-FR"/>
            </w:rPr>
          </w:rPrChange>
        </w:rPr>
        <w:t xml:space="preserve"> </w:t>
      </w:r>
      <w:r w:rsidRPr="00F94CB9">
        <w:rPr>
          <w:sz w:val="28"/>
          <w:szCs w:val="28"/>
          <w:lang w:val="fr-FR"/>
          <w:rPrChange w:id="13721" w:author="Peng Luqi" w:date="2019-10-13T14:50:00Z">
            <w:rPr>
              <w:lang w:val="fr-FR"/>
            </w:rPr>
          </w:rPrChange>
        </w:rPr>
        <w:t>baisse.</w:t>
      </w:r>
    </w:p>
    <w:p w:rsidR="002B38DF" w:rsidRPr="00F94CB9" w:rsidRDefault="00C2743D">
      <w:pPr>
        <w:pStyle w:val="a3"/>
        <w:ind w:left="170" w:right="170"/>
        <w:jc w:val="both"/>
        <w:rPr>
          <w:lang w:val="fr-FR"/>
          <w:rPrChange w:id="13722" w:author="Peng Luqi" w:date="2019-10-13T14:50:00Z">
            <w:rPr>
              <w:sz w:val="18"/>
              <w:lang w:val="fr-FR"/>
            </w:rPr>
          </w:rPrChange>
        </w:rPr>
        <w:pPrChange w:id="13723" w:author="Peng Luqi" w:date="2019-10-13T14:20:00Z">
          <w:pPr>
            <w:pStyle w:val="a3"/>
            <w:spacing w:before="5"/>
          </w:pPr>
        </w:pPrChange>
      </w:pPr>
      <w:r w:rsidRPr="00F94CB9">
        <w:rPr>
          <w:noProof/>
          <w:lang w:val="fr-FR"/>
          <w:rPrChange w:id="13724" w:author="Peng Luqi" w:date="2019-10-13T14:50:00Z">
            <w:rPr>
              <w:noProof/>
              <w:lang w:val="fr-FR"/>
            </w:rPr>
          </w:rPrChange>
        </w:rPr>
        <w:lastRenderedPageBreak/>
        <mc:AlternateContent>
          <mc:Choice Requires="wpg">
            <w:drawing>
              <wp:anchor distT="0" distB="0" distL="0" distR="0" simplePos="0" relativeHeight="251662848" behindDoc="1" locked="0" layoutInCell="1" allowOverlap="1">
                <wp:simplePos x="0" y="0"/>
                <wp:positionH relativeFrom="page">
                  <wp:posOffset>922655</wp:posOffset>
                </wp:positionH>
                <wp:positionV relativeFrom="paragraph">
                  <wp:posOffset>165735</wp:posOffset>
                </wp:positionV>
                <wp:extent cx="5486400" cy="2073275"/>
                <wp:effectExtent l="0" t="4445" r="1270" b="8255"/>
                <wp:wrapTopAndBottom/>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073275"/>
                          <a:chOff x="1453" y="261"/>
                          <a:chExt cx="8640" cy="3265"/>
                        </a:xfrm>
                      </wpg:grpSpPr>
                      <pic:pic xmlns:pic="http://schemas.openxmlformats.org/drawingml/2006/picture">
                        <pic:nvPicPr>
                          <pic:cNvPr id="1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452" y="261"/>
                            <a:ext cx="8640" cy="3084"/>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6"/>
                        <wps:cNvSpPr>
                          <a:spLocks noChangeArrowheads="1"/>
                        </wps:cNvSpPr>
                        <wps:spPr bwMode="auto">
                          <a:xfrm>
                            <a:off x="3129" y="821"/>
                            <a:ext cx="1490" cy="3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15"/>
                        <wps:cNvSpPr>
                          <a:spLocks noChangeArrowheads="1"/>
                        </wps:cNvSpPr>
                        <wps:spPr bwMode="auto">
                          <a:xfrm>
                            <a:off x="3839" y="3119"/>
                            <a:ext cx="830"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4"/>
                        <wps:cNvSpPr>
                          <a:spLocks noChangeArrowheads="1"/>
                        </wps:cNvSpPr>
                        <wps:spPr bwMode="auto">
                          <a:xfrm>
                            <a:off x="3839" y="3119"/>
                            <a:ext cx="830"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3"/>
                        <wps:cNvSpPr>
                          <a:spLocks noChangeArrowheads="1"/>
                        </wps:cNvSpPr>
                        <wps:spPr bwMode="auto">
                          <a:xfrm>
                            <a:off x="5547" y="3141"/>
                            <a:ext cx="830" cy="30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12"/>
                        <wps:cNvSpPr>
                          <a:spLocks noChangeArrowheads="1"/>
                        </wps:cNvSpPr>
                        <wps:spPr bwMode="auto">
                          <a:xfrm>
                            <a:off x="7179" y="3139"/>
                            <a:ext cx="830"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1"/>
                        <wps:cNvSpPr>
                          <a:spLocks noChangeArrowheads="1"/>
                        </wps:cNvSpPr>
                        <wps:spPr bwMode="auto">
                          <a:xfrm>
                            <a:off x="7179" y="3139"/>
                            <a:ext cx="830"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10"/>
                        <wps:cNvSpPr>
                          <a:spLocks noChangeArrowheads="1"/>
                        </wps:cNvSpPr>
                        <wps:spPr bwMode="auto">
                          <a:xfrm>
                            <a:off x="9009" y="3149"/>
                            <a:ext cx="830"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9"/>
                        <wps:cNvSpPr txBox="1">
                          <a:spLocks noChangeArrowheads="1"/>
                        </wps:cNvSpPr>
                        <wps:spPr bwMode="auto">
                          <a:xfrm>
                            <a:off x="3135" y="819"/>
                            <a:ext cx="130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44" w:lineRule="exact"/>
                              </w:pPr>
                              <w:r>
                                <w:t>13 juillet 1979</w:t>
                              </w:r>
                            </w:p>
                          </w:txbxContent>
                        </wps:txbx>
                        <wps:bodyPr rot="0" vert="horz" wrap="square" lIns="0" tIns="0" rIns="0" bIns="0" anchor="t" anchorCtr="0" upright="1">
                          <a:noAutofit/>
                        </wps:bodyPr>
                      </wps:wsp>
                      <wps:wsp>
                        <wps:cNvPr id="28" name="Text Box 8"/>
                        <wps:cNvSpPr txBox="1">
                          <a:spLocks noChangeArrowheads="1"/>
                        </wps:cNvSpPr>
                        <wps:spPr bwMode="auto">
                          <a:xfrm>
                            <a:off x="3955" y="3118"/>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44" w:lineRule="exact"/>
                              </w:pPr>
                              <w:r>
                                <w:t>1989</w:t>
                              </w:r>
                            </w:p>
                          </w:txbxContent>
                        </wps:txbx>
                        <wps:bodyPr rot="0" vert="horz" wrap="square" lIns="0" tIns="0" rIns="0" bIns="0" anchor="t" anchorCtr="0" upright="1">
                          <a:noAutofit/>
                        </wps:bodyPr>
                      </wps:wsp>
                      <wps:wsp>
                        <wps:cNvPr id="30" name="Text Box 7"/>
                        <wps:cNvSpPr txBox="1">
                          <a:spLocks noChangeArrowheads="1"/>
                        </wps:cNvSpPr>
                        <wps:spPr bwMode="auto">
                          <a:xfrm>
                            <a:off x="5554" y="3138"/>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44" w:lineRule="exact"/>
                              </w:pPr>
                              <w:r>
                                <w:t>1999</w:t>
                              </w:r>
                            </w:p>
                          </w:txbxContent>
                        </wps:txbx>
                        <wps:bodyPr rot="0" vert="horz" wrap="square" lIns="0" tIns="0" rIns="0" bIns="0" anchor="t" anchorCtr="0" upright="1">
                          <a:noAutofit/>
                        </wps:bodyPr>
                      </wps:wsp>
                      <wps:wsp>
                        <wps:cNvPr id="32" name="Text Box 6"/>
                        <wps:cNvSpPr txBox="1">
                          <a:spLocks noChangeArrowheads="1"/>
                        </wps:cNvSpPr>
                        <wps:spPr bwMode="auto">
                          <a:xfrm>
                            <a:off x="7406" y="3138"/>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44" w:lineRule="exact"/>
                              </w:pPr>
                              <w:r>
                                <w:t>2009</w:t>
                              </w:r>
                            </w:p>
                          </w:txbxContent>
                        </wps:txbx>
                        <wps:bodyPr rot="0" vert="horz" wrap="square" lIns="0" tIns="0" rIns="0" bIns="0" anchor="t" anchorCtr="0" upright="1">
                          <a:noAutofit/>
                        </wps:bodyPr>
                      </wps:wsp>
                      <wps:wsp>
                        <wps:cNvPr id="34" name="Text Box 5"/>
                        <wps:cNvSpPr txBox="1">
                          <a:spLocks noChangeArrowheads="1"/>
                        </wps:cNvSpPr>
                        <wps:spPr bwMode="auto">
                          <a:xfrm>
                            <a:off x="9125" y="3147"/>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69D5" w:rsidRDefault="000269D5">
                              <w:pPr>
                                <w:spacing w:line="244" w:lineRule="exact"/>
                              </w:pPr>
                              <w:r>
                                <w:t>2019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42" style="position:absolute;left:0;text-align:left;margin-left:72.65pt;margin-top:13.05pt;width:6in;height:163.25pt;z-index:-251653632;mso-wrap-distance-left:0;mso-wrap-distance-right:0;mso-position-horizontal-relative:page;mso-position-vertical-relative:text" coordorigin="1453,261" coordsize="8640,3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">
                <v:shape id="Picture 17" o:spid="_x0000_s1043" type="#_x0000_t75" style="position:absolute;left:1452;top:261;width:8640;height: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">
                  <v:imagedata r:id="rId26" o:title=""/>
                </v:shape>
                <v:rect id="Rectangle 16" o:spid="_x0000_s1044" style="position:absolute;left:3129;top:821;width:149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" filled="f" strokecolor="white"/>
                <v:rect id="Rectangle 15" o:spid="_x0000_s1045" style="position:absolute;left:3839;top:3119;width:8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14" o:spid="_x0000_s1046" style="position:absolute;left:3839;top:3119;width:8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" filled="f" strokecolor="white"/>
                <v:rect id="Rectangle 13" o:spid="_x0000_s1047" style="position:absolute;left:5547;top:3141;width:83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" filled="f" strokecolor="white"/>
                <v:rect id="Rectangle 12" o:spid="_x0000_s1048" style="position:absolute;left:7179;top:3139;width:8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rect id="Rectangle 11" o:spid="_x0000_s1049" style="position:absolute;left:7179;top:3139;width:8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" filled="f" strokecolor="white"/>
                <v:rect id="Rectangle 10" o:spid="_x0000_s1050" style="position:absolute;left:9009;top:3149;width:8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" filled="f" strokecolor="white"/>
                <v:shape id="Text Box 9" o:spid="_x0000_s1051" type="#_x0000_t202" style="position:absolute;left:3135;top:819;width:130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0269D5" w:rsidRDefault="000269D5">
                        <w:pPr>
                          <w:spacing w:line="244" w:lineRule="exact"/>
                        </w:pPr>
                        <w:r>
                          <w:t>13 juillet 1979</w:t>
                        </w:r>
                      </w:p>
                    </w:txbxContent>
                  </v:textbox>
                </v:shape>
                <v:shape id="Text Box 8" o:spid="_x0000_s1052" type="#_x0000_t202" style="position:absolute;left:3955;top:3118;width:4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0269D5" w:rsidRDefault="000269D5">
                        <w:pPr>
                          <w:spacing w:line="244" w:lineRule="exact"/>
                        </w:pPr>
                        <w:r>
                          <w:t>1989</w:t>
                        </w:r>
                      </w:p>
                    </w:txbxContent>
                  </v:textbox>
                </v:shape>
                <v:shape id="Text Box 7" o:spid="_x0000_s1053" type="#_x0000_t202" style="position:absolute;left:5554;top:3138;width:4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0269D5" w:rsidRDefault="000269D5">
                        <w:pPr>
                          <w:spacing w:line="244" w:lineRule="exact"/>
                        </w:pPr>
                        <w:r>
                          <w:t>1999</w:t>
                        </w:r>
                      </w:p>
                    </w:txbxContent>
                  </v:textbox>
                </v:shape>
                <v:shape id="Text Box 6" o:spid="_x0000_s1054" type="#_x0000_t202" style="position:absolute;left:7406;top:3138;width:4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0269D5" w:rsidRDefault="000269D5">
                        <w:pPr>
                          <w:spacing w:line="244" w:lineRule="exact"/>
                        </w:pPr>
                        <w:r>
                          <w:t>2009</w:t>
                        </w:r>
                      </w:p>
                    </w:txbxContent>
                  </v:textbox>
                </v:shape>
                <v:shape id="Text Box 5" o:spid="_x0000_s1055" type="#_x0000_t202" style="position:absolute;left:9125;top:3147;width:4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0269D5" w:rsidRDefault="000269D5">
                        <w:pPr>
                          <w:spacing w:line="244" w:lineRule="exact"/>
                        </w:pPr>
                        <w:r>
                          <w:t>2019</w:t>
                        </w:r>
                      </w:p>
                    </w:txbxContent>
                  </v:textbox>
                </v:shape>
                <w10:wrap type="topAndBottom" anchorx="page"/>
              </v:group>
            </w:pict>
          </mc:Fallback>
        </mc:AlternateContent>
      </w:r>
    </w:p>
    <w:p w:rsidR="002B38DF" w:rsidRDefault="00716360" w:rsidP="00CB23F4">
      <w:pPr>
        <w:ind w:left="170" w:right="170"/>
        <w:jc w:val="both"/>
        <w:rPr>
          <w:ins w:id="13725" w:author="Peng Luqi" w:date="2019-10-13T23:08:00Z"/>
          <w:sz w:val="28"/>
          <w:szCs w:val="28"/>
          <w:lang w:val="fr-FR"/>
        </w:rPr>
      </w:pPr>
      <w:r w:rsidRPr="00F94CB9">
        <w:rPr>
          <w:sz w:val="28"/>
          <w:szCs w:val="28"/>
          <w:lang w:val="fr-FR"/>
          <w:rPrChange w:id="13726" w:author="Peng Luqi" w:date="2019-10-13T14:50:00Z">
            <w:rPr>
              <w:lang w:val="fr-FR"/>
            </w:rPr>
          </w:rPrChange>
        </w:rPr>
        <w:t>Voyez</w:t>
      </w:r>
      <w:r w:rsidRPr="00F94CB9">
        <w:rPr>
          <w:spacing w:val="-5"/>
          <w:sz w:val="28"/>
          <w:szCs w:val="28"/>
          <w:lang w:val="fr-FR"/>
          <w:rPrChange w:id="13727" w:author="Peng Luqi" w:date="2019-10-13T14:50:00Z">
            <w:rPr>
              <w:spacing w:val="-5"/>
              <w:lang w:val="fr-FR"/>
            </w:rPr>
          </w:rPrChange>
        </w:rPr>
        <w:t xml:space="preserve"> </w:t>
      </w:r>
      <w:r w:rsidRPr="00F94CB9">
        <w:rPr>
          <w:sz w:val="28"/>
          <w:szCs w:val="28"/>
          <w:lang w:val="fr-FR"/>
          <w:rPrChange w:id="13728" w:author="Peng Luqi" w:date="2019-10-13T14:50:00Z">
            <w:rPr>
              <w:lang w:val="fr-FR"/>
            </w:rPr>
          </w:rPrChange>
        </w:rPr>
        <w:t>la</w:t>
      </w:r>
      <w:r w:rsidRPr="00F94CB9">
        <w:rPr>
          <w:spacing w:val="-4"/>
          <w:sz w:val="28"/>
          <w:szCs w:val="28"/>
          <w:lang w:val="fr-FR"/>
          <w:rPrChange w:id="13729" w:author="Peng Luqi" w:date="2019-10-13T14:50:00Z">
            <w:rPr>
              <w:spacing w:val="-4"/>
              <w:lang w:val="fr-FR"/>
            </w:rPr>
          </w:rPrChange>
        </w:rPr>
        <w:t xml:space="preserve"> </w:t>
      </w:r>
      <w:r w:rsidRPr="00F94CB9">
        <w:rPr>
          <w:sz w:val="28"/>
          <w:szCs w:val="28"/>
          <w:lang w:val="fr-FR"/>
          <w:rPrChange w:id="13730" w:author="Peng Luqi" w:date="2019-10-13T14:50:00Z">
            <w:rPr>
              <w:lang w:val="fr-FR"/>
            </w:rPr>
          </w:rPrChange>
        </w:rPr>
        <w:t>tendance</w:t>
      </w:r>
      <w:r w:rsidRPr="00F94CB9">
        <w:rPr>
          <w:spacing w:val="-5"/>
          <w:sz w:val="28"/>
          <w:szCs w:val="28"/>
          <w:lang w:val="fr-FR"/>
          <w:rPrChange w:id="13731" w:author="Peng Luqi" w:date="2019-10-13T14:50:00Z">
            <w:rPr>
              <w:spacing w:val="-5"/>
              <w:lang w:val="fr-FR"/>
            </w:rPr>
          </w:rPrChange>
        </w:rPr>
        <w:t xml:space="preserve"> </w:t>
      </w:r>
      <w:r w:rsidRPr="00F94CB9">
        <w:rPr>
          <w:sz w:val="28"/>
          <w:szCs w:val="28"/>
          <w:lang w:val="fr-FR"/>
          <w:rPrChange w:id="13732" w:author="Peng Luqi" w:date="2019-10-13T14:50:00Z">
            <w:rPr>
              <w:lang w:val="fr-FR"/>
            </w:rPr>
          </w:rPrChange>
        </w:rPr>
        <w:t>du</w:t>
      </w:r>
      <w:r w:rsidRPr="00F94CB9">
        <w:rPr>
          <w:spacing w:val="-4"/>
          <w:sz w:val="28"/>
          <w:szCs w:val="28"/>
          <w:lang w:val="fr-FR"/>
          <w:rPrChange w:id="13733" w:author="Peng Luqi" w:date="2019-10-13T14:50:00Z">
            <w:rPr>
              <w:spacing w:val="-4"/>
              <w:lang w:val="fr-FR"/>
            </w:rPr>
          </w:rPrChange>
        </w:rPr>
        <w:t xml:space="preserve"> </w:t>
      </w:r>
      <w:r w:rsidRPr="00F94CB9">
        <w:rPr>
          <w:sz w:val="28"/>
          <w:szCs w:val="28"/>
          <w:lang w:val="fr-FR"/>
          <w:rPrChange w:id="13734" w:author="Peng Luqi" w:date="2019-10-13T14:50:00Z">
            <w:rPr>
              <w:lang w:val="fr-FR"/>
            </w:rPr>
          </w:rPrChange>
        </w:rPr>
        <w:t>prix</w:t>
      </w:r>
      <w:r w:rsidRPr="00F94CB9">
        <w:rPr>
          <w:spacing w:val="-4"/>
          <w:sz w:val="28"/>
          <w:szCs w:val="28"/>
          <w:lang w:val="fr-FR"/>
          <w:rPrChange w:id="13735" w:author="Peng Luqi" w:date="2019-10-13T14:50:00Z">
            <w:rPr>
              <w:spacing w:val="-4"/>
              <w:lang w:val="fr-FR"/>
            </w:rPr>
          </w:rPrChange>
        </w:rPr>
        <w:t xml:space="preserve"> </w:t>
      </w:r>
      <w:r w:rsidRPr="00F94CB9">
        <w:rPr>
          <w:sz w:val="28"/>
          <w:szCs w:val="28"/>
          <w:lang w:val="fr-FR"/>
          <w:rPrChange w:id="13736" w:author="Peng Luqi" w:date="2019-10-13T14:50:00Z">
            <w:rPr>
              <w:lang w:val="fr-FR"/>
            </w:rPr>
          </w:rPrChange>
        </w:rPr>
        <w:t>du</w:t>
      </w:r>
      <w:r w:rsidRPr="00F94CB9">
        <w:rPr>
          <w:spacing w:val="-4"/>
          <w:sz w:val="28"/>
          <w:szCs w:val="28"/>
          <w:lang w:val="fr-FR"/>
          <w:rPrChange w:id="13737" w:author="Peng Luqi" w:date="2019-10-13T14:50:00Z">
            <w:rPr>
              <w:spacing w:val="-4"/>
              <w:lang w:val="fr-FR"/>
            </w:rPr>
          </w:rPrChange>
        </w:rPr>
        <w:t xml:space="preserve"> </w:t>
      </w:r>
      <w:r w:rsidRPr="00F94CB9">
        <w:rPr>
          <w:sz w:val="28"/>
          <w:szCs w:val="28"/>
          <w:lang w:val="fr-FR"/>
          <w:rPrChange w:id="13738" w:author="Peng Luqi" w:date="2019-10-13T14:50:00Z">
            <w:rPr>
              <w:lang w:val="fr-FR"/>
            </w:rPr>
          </w:rPrChange>
        </w:rPr>
        <w:t>Bitcoin</w:t>
      </w:r>
      <w:r w:rsidRPr="00F94CB9">
        <w:rPr>
          <w:spacing w:val="-4"/>
          <w:sz w:val="28"/>
          <w:szCs w:val="28"/>
          <w:lang w:val="fr-FR"/>
          <w:rPrChange w:id="13739" w:author="Peng Luqi" w:date="2019-10-13T14:50:00Z">
            <w:rPr>
              <w:spacing w:val="-4"/>
              <w:lang w:val="fr-FR"/>
            </w:rPr>
          </w:rPrChange>
        </w:rPr>
        <w:t xml:space="preserve"> </w:t>
      </w:r>
      <w:r w:rsidRPr="00F94CB9">
        <w:rPr>
          <w:sz w:val="28"/>
          <w:szCs w:val="28"/>
          <w:lang w:val="fr-FR"/>
          <w:rPrChange w:id="13740" w:author="Peng Luqi" w:date="2019-10-13T14:50:00Z">
            <w:rPr>
              <w:lang w:val="fr-FR"/>
            </w:rPr>
          </w:rPrChange>
        </w:rPr>
        <w:t>ou</w:t>
      </w:r>
      <w:r w:rsidRPr="00F94CB9">
        <w:rPr>
          <w:spacing w:val="-4"/>
          <w:sz w:val="28"/>
          <w:szCs w:val="28"/>
          <w:lang w:val="fr-FR"/>
          <w:rPrChange w:id="13741" w:author="Peng Luqi" w:date="2019-10-13T14:50:00Z">
            <w:rPr>
              <w:spacing w:val="-4"/>
              <w:lang w:val="fr-FR"/>
            </w:rPr>
          </w:rPrChange>
        </w:rPr>
        <w:t xml:space="preserve"> </w:t>
      </w:r>
      <w:r w:rsidRPr="00F94CB9">
        <w:rPr>
          <w:sz w:val="28"/>
          <w:szCs w:val="28"/>
          <w:lang w:val="fr-FR"/>
          <w:rPrChange w:id="13742" w:author="Peng Luqi" w:date="2019-10-13T14:50:00Z">
            <w:rPr>
              <w:lang w:val="fr-FR"/>
            </w:rPr>
          </w:rPrChange>
        </w:rPr>
        <w:t>la</w:t>
      </w:r>
      <w:r w:rsidRPr="00F94CB9">
        <w:rPr>
          <w:spacing w:val="-4"/>
          <w:sz w:val="28"/>
          <w:szCs w:val="28"/>
          <w:lang w:val="fr-FR"/>
          <w:rPrChange w:id="13743" w:author="Peng Luqi" w:date="2019-10-13T14:50:00Z">
            <w:rPr>
              <w:spacing w:val="-4"/>
              <w:lang w:val="fr-FR"/>
            </w:rPr>
          </w:rPrChange>
        </w:rPr>
        <w:t xml:space="preserve"> </w:t>
      </w:r>
      <w:r w:rsidRPr="00F94CB9">
        <w:rPr>
          <w:sz w:val="28"/>
          <w:szCs w:val="28"/>
          <w:lang w:val="fr-FR"/>
          <w:rPrChange w:id="13744" w:author="Peng Luqi" w:date="2019-10-13T14:50:00Z">
            <w:rPr>
              <w:lang w:val="fr-FR"/>
            </w:rPr>
          </w:rPrChange>
        </w:rPr>
        <w:t>tendance</w:t>
      </w:r>
      <w:r w:rsidRPr="00F94CB9">
        <w:rPr>
          <w:spacing w:val="-5"/>
          <w:sz w:val="28"/>
          <w:szCs w:val="28"/>
          <w:lang w:val="fr-FR"/>
          <w:rPrChange w:id="13745" w:author="Peng Luqi" w:date="2019-10-13T14:50:00Z">
            <w:rPr>
              <w:spacing w:val="-5"/>
              <w:lang w:val="fr-FR"/>
            </w:rPr>
          </w:rPrChange>
        </w:rPr>
        <w:t xml:space="preserve"> </w:t>
      </w:r>
      <w:r w:rsidRPr="00F94CB9">
        <w:rPr>
          <w:sz w:val="28"/>
          <w:szCs w:val="28"/>
          <w:lang w:val="fr-FR"/>
          <w:rPrChange w:id="13746" w:author="Peng Luqi" w:date="2019-10-13T14:50:00Z">
            <w:rPr>
              <w:lang w:val="fr-FR"/>
            </w:rPr>
          </w:rPrChange>
        </w:rPr>
        <w:t>de</w:t>
      </w:r>
      <w:r w:rsidRPr="00F94CB9">
        <w:rPr>
          <w:spacing w:val="-4"/>
          <w:sz w:val="28"/>
          <w:szCs w:val="28"/>
          <w:lang w:val="fr-FR"/>
          <w:rPrChange w:id="13747" w:author="Peng Luqi" w:date="2019-10-13T14:50:00Z">
            <w:rPr>
              <w:spacing w:val="-4"/>
              <w:lang w:val="fr-FR"/>
            </w:rPr>
          </w:rPrChange>
        </w:rPr>
        <w:t xml:space="preserve"> </w:t>
      </w:r>
      <w:r w:rsidRPr="00F94CB9">
        <w:rPr>
          <w:sz w:val="28"/>
          <w:szCs w:val="28"/>
          <w:lang w:val="fr-FR"/>
          <w:rPrChange w:id="13748" w:author="Peng Luqi" w:date="2019-10-13T14:50:00Z">
            <w:rPr>
              <w:lang w:val="fr-FR"/>
            </w:rPr>
          </w:rPrChange>
        </w:rPr>
        <w:t>la</w:t>
      </w:r>
      <w:r w:rsidRPr="00F94CB9">
        <w:rPr>
          <w:spacing w:val="-4"/>
          <w:sz w:val="28"/>
          <w:szCs w:val="28"/>
          <w:lang w:val="fr-FR"/>
          <w:rPrChange w:id="13749" w:author="Peng Luqi" w:date="2019-10-13T14:50:00Z">
            <w:rPr>
              <w:spacing w:val="-4"/>
              <w:lang w:val="fr-FR"/>
            </w:rPr>
          </w:rPrChange>
        </w:rPr>
        <w:t xml:space="preserve"> </w:t>
      </w:r>
      <w:r w:rsidRPr="00F94CB9">
        <w:rPr>
          <w:sz w:val="28"/>
          <w:szCs w:val="28"/>
          <w:lang w:val="fr-FR"/>
          <w:rPrChange w:id="13750" w:author="Peng Luqi" w:date="2019-10-13T14:50:00Z">
            <w:rPr>
              <w:lang w:val="fr-FR"/>
            </w:rPr>
          </w:rPrChange>
        </w:rPr>
        <w:t>capitalisation</w:t>
      </w:r>
      <w:r w:rsidRPr="00F94CB9">
        <w:rPr>
          <w:spacing w:val="-4"/>
          <w:sz w:val="28"/>
          <w:szCs w:val="28"/>
          <w:lang w:val="fr-FR"/>
          <w:rPrChange w:id="13751" w:author="Peng Luqi" w:date="2019-10-13T14:50:00Z">
            <w:rPr>
              <w:spacing w:val="-4"/>
              <w:lang w:val="fr-FR"/>
            </w:rPr>
          </w:rPrChange>
        </w:rPr>
        <w:t xml:space="preserve"> </w:t>
      </w:r>
      <w:r w:rsidRPr="00F94CB9">
        <w:rPr>
          <w:sz w:val="28"/>
          <w:szCs w:val="28"/>
          <w:lang w:val="fr-FR"/>
          <w:rPrChange w:id="13752" w:author="Peng Luqi" w:date="2019-10-13T14:50:00Z">
            <w:rPr>
              <w:lang w:val="fr-FR"/>
            </w:rPr>
          </w:rPrChange>
        </w:rPr>
        <w:t>totale</w:t>
      </w:r>
      <w:r w:rsidRPr="00F94CB9">
        <w:rPr>
          <w:spacing w:val="-4"/>
          <w:sz w:val="28"/>
          <w:szCs w:val="28"/>
          <w:lang w:val="fr-FR"/>
          <w:rPrChange w:id="13753" w:author="Peng Luqi" w:date="2019-10-13T14:50:00Z">
            <w:rPr>
              <w:spacing w:val="-4"/>
              <w:lang w:val="fr-FR"/>
            </w:rPr>
          </w:rPrChange>
        </w:rPr>
        <w:t xml:space="preserve"> </w:t>
      </w:r>
      <w:r w:rsidRPr="00F94CB9">
        <w:rPr>
          <w:sz w:val="28"/>
          <w:szCs w:val="28"/>
          <w:lang w:val="fr-FR"/>
          <w:rPrChange w:id="13754" w:author="Peng Luqi" w:date="2019-10-13T14:50:00Z">
            <w:rPr>
              <w:lang w:val="fr-FR"/>
            </w:rPr>
          </w:rPrChange>
        </w:rPr>
        <w:t>des</w:t>
      </w:r>
      <w:r w:rsidRPr="00F94CB9">
        <w:rPr>
          <w:spacing w:val="-5"/>
          <w:sz w:val="28"/>
          <w:szCs w:val="28"/>
          <w:lang w:val="fr-FR"/>
          <w:rPrChange w:id="13755" w:author="Peng Luqi" w:date="2019-10-13T14:50:00Z">
            <w:rPr>
              <w:spacing w:val="-5"/>
              <w:lang w:val="fr-FR"/>
            </w:rPr>
          </w:rPrChange>
        </w:rPr>
        <w:t xml:space="preserve"> </w:t>
      </w:r>
      <w:r w:rsidRPr="00F94CB9">
        <w:rPr>
          <w:sz w:val="28"/>
          <w:szCs w:val="28"/>
          <w:lang w:val="fr-FR"/>
          <w:rPrChange w:id="13756" w:author="Peng Luqi" w:date="2019-10-13T14:50:00Z">
            <w:rPr>
              <w:lang w:val="fr-FR"/>
            </w:rPr>
          </w:rPrChange>
        </w:rPr>
        <w:t>crypto</w:t>
      </w:r>
      <w:r w:rsidRPr="00F94CB9">
        <w:rPr>
          <w:spacing w:val="-4"/>
          <w:sz w:val="28"/>
          <w:szCs w:val="28"/>
          <w:lang w:val="fr-FR"/>
          <w:rPrChange w:id="13757" w:author="Peng Luqi" w:date="2019-10-13T14:50:00Z">
            <w:rPr>
              <w:spacing w:val="-4"/>
              <w:lang w:val="fr-FR"/>
            </w:rPr>
          </w:rPrChange>
        </w:rPr>
        <w:t xml:space="preserve"> </w:t>
      </w:r>
      <w:r w:rsidRPr="00F94CB9">
        <w:rPr>
          <w:sz w:val="28"/>
          <w:szCs w:val="28"/>
          <w:lang w:val="fr-FR"/>
          <w:rPrChange w:id="13758" w:author="Peng Luqi" w:date="2019-10-13T14:50:00Z">
            <w:rPr>
              <w:lang w:val="fr-FR"/>
            </w:rPr>
          </w:rPrChange>
        </w:rPr>
        <w:t>monnaies</w:t>
      </w:r>
      <w:r w:rsidRPr="00F94CB9">
        <w:rPr>
          <w:spacing w:val="-4"/>
          <w:sz w:val="28"/>
          <w:szCs w:val="28"/>
          <w:lang w:val="fr-FR"/>
          <w:rPrChange w:id="13759" w:author="Peng Luqi" w:date="2019-10-13T14:50:00Z">
            <w:rPr>
              <w:spacing w:val="-4"/>
              <w:lang w:val="fr-FR"/>
            </w:rPr>
          </w:rPrChange>
        </w:rPr>
        <w:t xml:space="preserve"> </w:t>
      </w:r>
      <w:r w:rsidRPr="00F94CB9">
        <w:rPr>
          <w:sz w:val="28"/>
          <w:szCs w:val="28"/>
          <w:lang w:val="fr-FR"/>
          <w:rPrChange w:id="13760" w:author="Peng Luqi" w:date="2019-10-13T14:50:00Z">
            <w:rPr>
              <w:lang w:val="fr-FR"/>
            </w:rPr>
          </w:rPrChange>
        </w:rPr>
        <w:t>sur le marché, il en va de même et il s</w:t>
      </w:r>
      <w:del w:id="13761" w:author="Peng Luqi" w:date="2019-10-13T14:43:00Z">
        <w:r w:rsidRPr="00F94CB9" w:rsidDel="00EF666F">
          <w:rPr>
            <w:sz w:val="28"/>
            <w:szCs w:val="28"/>
            <w:lang w:val="fr-FR"/>
            <w:rPrChange w:id="13762" w:author="Peng Luqi" w:date="2019-10-13T14:50:00Z">
              <w:rPr>
                <w:lang w:val="fr-FR"/>
              </w:rPr>
            </w:rPrChange>
          </w:rPr>
          <w:delText>’</w:delText>
        </w:r>
      </w:del>
      <w:ins w:id="13763" w:author="Peng Luqi" w:date="2019-10-13T14:43:00Z">
        <w:r w:rsidR="00EF666F" w:rsidRPr="00F94CB9">
          <w:rPr>
            <w:sz w:val="28"/>
            <w:szCs w:val="28"/>
            <w:lang w:val="fr-FR"/>
            <w:rPrChange w:id="13764" w:author="Peng Luqi" w:date="2019-10-13T14:50:00Z">
              <w:rPr>
                <w:lang w:val="fr-FR"/>
              </w:rPr>
            </w:rPrChange>
          </w:rPr>
          <w:t>’</w:t>
        </w:r>
      </w:ins>
      <w:r w:rsidRPr="00F94CB9">
        <w:rPr>
          <w:sz w:val="28"/>
          <w:szCs w:val="28"/>
          <w:lang w:val="fr-FR"/>
          <w:rPrChange w:id="13765" w:author="Peng Luqi" w:date="2019-10-13T14:50:00Z">
            <w:rPr>
              <w:lang w:val="fr-FR"/>
            </w:rPr>
          </w:rPrChange>
        </w:rPr>
        <w:t>agit d</w:t>
      </w:r>
      <w:del w:id="13766" w:author="Peng Luqi" w:date="2019-10-13T14:43:00Z">
        <w:r w:rsidRPr="00F94CB9" w:rsidDel="00EF666F">
          <w:rPr>
            <w:sz w:val="28"/>
            <w:szCs w:val="28"/>
            <w:lang w:val="fr-FR"/>
            <w:rPrChange w:id="13767" w:author="Peng Luqi" w:date="2019-10-13T14:50:00Z">
              <w:rPr>
                <w:lang w:val="fr-FR"/>
              </w:rPr>
            </w:rPrChange>
          </w:rPr>
          <w:delText>’</w:delText>
        </w:r>
      </w:del>
      <w:ins w:id="13768" w:author="Peng Luqi" w:date="2019-10-13T14:43:00Z">
        <w:r w:rsidR="00EF666F" w:rsidRPr="00F94CB9">
          <w:rPr>
            <w:sz w:val="28"/>
            <w:szCs w:val="28"/>
            <w:lang w:val="fr-FR"/>
            <w:rPrChange w:id="13769" w:author="Peng Luqi" w:date="2019-10-13T14:50:00Z">
              <w:rPr>
                <w:lang w:val="fr-FR"/>
              </w:rPr>
            </w:rPrChange>
          </w:rPr>
          <w:t>’</w:t>
        </w:r>
      </w:ins>
      <w:r w:rsidRPr="00F94CB9">
        <w:rPr>
          <w:sz w:val="28"/>
          <w:szCs w:val="28"/>
          <w:lang w:val="fr-FR"/>
          <w:rPrChange w:id="13770" w:author="Peng Luqi" w:date="2019-10-13T14:50:00Z">
            <w:rPr>
              <w:lang w:val="fr-FR"/>
            </w:rPr>
          </w:rPrChange>
        </w:rPr>
        <w:t>une tendance à la hausse liée à un certain nombre de cycles de hausse et de</w:t>
      </w:r>
      <w:r w:rsidRPr="00F94CB9">
        <w:rPr>
          <w:spacing w:val="-5"/>
          <w:sz w:val="28"/>
          <w:szCs w:val="28"/>
          <w:lang w:val="fr-FR"/>
          <w:rPrChange w:id="13771" w:author="Peng Luqi" w:date="2019-10-13T14:50:00Z">
            <w:rPr>
              <w:spacing w:val="-5"/>
              <w:lang w:val="fr-FR"/>
            </w:rPr>
          </w:rPrChange>
        </w:rPr>
        <w:t xml:space="preserve"> </w:t>
      </w:r>
      <w:r w:rsidRPr="00F94CB9">
        <w:rPr>
          <w:sz w:val="28"/>
          <w:szCs w:val="28"/>
          <w:lang w:val="fr-FR"/>
          <w:rPrChange w:id="13772" w:author="Peng Luqi" w:date="2019-10-13T14:50:00Z">
            <w:rPr>
              <w:lang w:val="fr-FR"/>
            </w:rPr>
          </w:rPrChange>
        </w:rPr>
        <w:t>baisse.</w:t>
      </w:r>
    </w:p>
    <w:p w:rsidR="001007FD" w:rsidRDefault="001007FD" w:rsidP="00CB23F4">
      <w:pPr>
        <w:ind w:left="170" w:right="170"/>
        <w:jc w:val="both"/>
        <w:rPr>
          <w:ins w:id="13773" w:author="Peng Luqi" w:date="2019-10-13T23:08:00Z"/>
          <w:sz w:val="28"/>
          <w:szCs w:val="28"/>
          <w:lang w:val="fr-FR"/>
        </w:rPr>
      </w:pPr>
    </w:p>
    <w:p w:rsidR="001007FD" w:rsidRPr="00F94CB9" w:rsidDel="001007FD" w:rsidRDefault="001007FD">
      <w:pPr>
        <w:ind w:left="170" w:right="170"/>
        <w:jc w:val="both"/>
        <w:rPr>
          <w:del w:id="13774" w:author="Peng Luqi" w:date="2019-10-13T23:08:00Z"/>
          <w:sz w:val="28"/>
          <w:szCs w:val="28"/>
          <w:lang w:val="fr-FR"/>
          <w:rPrChange w:id="13775" w:author="Peng Luqi" w:date="2019-10-13T14:50:00Z">
            <w:rPr>
              <w:del w:id="13776" w:author="Peng Luqi" w:date="2019-10-13T23:08:00Z"/>
              <w:lang w:val="fr-FR"/>
            </w:rPr>
          </w:rPrChange>
        </w:rPr>
        <w:pPrChange w:id="13777" w:author="Peng Luqi" w:date="2019-10-13T14:20:00Z">
          <w:pPr>
            <w:spacing w:before="16"/>
            <w:ind w:left="130" w:right="182"/>
            <w:jc w:val="both"/>
          </w:pPr>
        </w:pPrChange>
      </w:pPr>
    </w:p>
    <w:p w:rsidR="00000000" w:rsidRDefault="0010589D">
      <w:pPr>
        <w:ind w:left="170" w:right="170"/>
        <w:jc w:val="both"/>
        <w:rPr>
          <w:del w:id="13778" w:author="Peng Luqi" w:date="2019-10-13T23:08:00Z"/>
          <w:sz w:val="28"/>
          <w:szCs w:val="28"/>
          <w:lang w:val="fr-FR"/>
          <w:rPrChange w:id="13779" w:author="Peng Luqi" w:date="2019-10-13T14:50:00Z">
            <w:rPr>
              <w:del w:id="13780" w:author="Peng Luqi" w:date="2019-10-13T23:08:00Z"/>
              <w:lang w:val="fr-FR"/>
            </w:rPr>
          </w:rPrChange>
        </w:rPr>
        <w:sectPr w:rsidR="00000000">
          <w:pgSz w:w="11910" w:h="16840"/>
          <w:pgMar w:top="1440" w:right="1240" w:bottom="280" w:left="1320" w:header="720" w:footer="720" w:gutter="0"/>
          <w:cols w:space="720"/>
        </w:sectPr>
        <w:pPrChange w:id="13781" w:author="Peng Luqi" w:date="2019-10-13T14:20:00Z">
          <w:pPr>
            <w:jc w:val="both"/>
          </w:pPr>
        </w:pPrChange>
      </w:pPr>
    </w:p>
    <w:p w:rsidR="002B38DF" w:rsidRPr="00F94CB9" w:rsidRDefault="00716360">
      <w:pPr>
        <w:pStyle w:val="a3"/>
        <w:ind w:left="170" w:right="170"/>
        <w:jc w:val="both"/>
        <w:rPr>
          <w:lang w:val="fr-FR"/>
          <w:rPrChange w:id="13782" w:author="Peng Luqi" w:date="2019-10-13T14:50:00Z">
            <w:rPr>
              <w:sz w:val="20"/>
            </w:rPr>
          </w:rPrChange>
        </w:rPr>
        <w:pPrChange w:id="13783" w:author="Peng Luqi" w:date="2019-10-13T14:20:00Z">
          <w:pPr>
            <w:pStyle w:val="a3"/>
            <w:ind w:left="132"/>
          </w:pPr>
        </w:pPrChange>
      </w:pPr>
      <w:r w:rsidRPr="00F94CB9">
        <w:rPr>
          <w:noProof/>
          <w:lang w:val="fr-FR"/>
          <w:rPrChange w:id="13784" w:author="Peng Luqi" w:date="2019-10-13T14:50:00Z">
            <w:rPr>
              <w:noProof/>
              <w:sz w:val="20"/>
            </w:rPr>
          </w:rPrChange>
        </w:rPr>
        <w:drawing>
          <wp:inline distT="0" distB="0" distL="0" distR="0">
            <wp:extent cx="5484065" cy="1789938"/>
            <wp:effectExtent l="0" t="0" r="0" b="0"/>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7" cstate="print"/>
                    <a:stretch>
                      <a:fillRect/>
                    </a:stretch>
                  </pic:blipFill>
                  <pic:spPr>
                    <a:xfrm>
                      <a:off x="0" y="0"/>
                      <a:ext cx="5484065" cy="1789938"/>
                    </a:xfrm>
                    <a:prstGeom prst="rect">
                      <a:avLst/>
                    </a:prstGeom>
                  </pic:spPr>
                </pic:pic>
              </a:graphicData>
            </a:graphic>
          </wp:inline>
        </w:drawing>
      </w:r>
    </w:p>
    <w:p w:rsidR="002B38DF" w:rsidRPr="00F94CB9" w:rsidRDefault="002B38DF">
      <w:pPr>
        <w:pStyle w:val="a3"/>
        <w:ind w:left="170" w:right="170"/>
        <w:jc w:val="both"/>
        <w:rPr>
          <w:lang w:val="fr-FR"/>
          <w:rPrChange w:id="13785" w:author="Peng Luqi" w:date="2019-10-13T14:50:00Z">
            <w:rPr>
              <w:sz w:val="11"/>
            </w:rPr>
          </w:rPrChange>
        </w:rPr>
        <w:pPrChange w:id="13786" w:author="Peng Luqi" w:date="2019-10-13T14:20:00Z">
          <w:pPr>
            <w:pStyle w:val="a3"/>
            <w:spacing w:before="9"/>
          </w:pPr>
        </w:pPrChange>
      </w:pPr>
    </w:p>
    <w:p w:rsidR="002B38DF" w:rsidRPr="00F94CB9" w:rsidRDefault="00716360">
      <w:pPr>
        <w:ind w:left="170" w:right="170"/>
        <w:jc w:val="both"/>
        <w:rPr>
          <w:sz w:val="28"/>
          <w:szCs w:val="28"/>
          <w:lang w:val="fr-FR"/>
          <w:rPrChange w:id="13787" w:author="Peng Luqi" w:date="2019-10-13T14:50:00Z">
            <w:rPr>
              <w:lang w:val="fr-FR"/>
            </w:rPr>
          </w:rPrChange>
        </w:rPr>
        <w:pPrChange w:id="13788" w:author="Peng Luqi" w:date="2019-10-13T14:20:00Z">
          <w:pPr>
            <w:spacing w:before="91"/>
            <w:ind w:left="130" w:right="182"/>
            <w:jc w:val="both"/>
          </w:pPr>
        </w:pPrChange>
      </w:pPr>
      <w:r w:rsidRPr="00F94CB9">
        <w:rPr>
          <w:sz w:val="28"/>
          <w:szCs w:val="28"/>
          <w:lang w:val="fr-FR"/>
          <w:rPrChange w:id="13789" w:author="Peng Luqi" w:date="2019-10-13T14:50:00Z">
            <w:rPr>
              <w:lang w:val="fr-FR"/>
            </w:rPr>
          </w:rPrChange>
        </w:rPr>
        <w:t>Donc,</w:t>
      </w:r>
      <w:r w:rsidRPr="00F94CB9">
        <w:rPr>
          <w:spacing w:val="-12"/>
          <w:sz w:val="28"/>
          <w:szCs w:val="28"/>
          <w:lang w:val="fr-FR"/>
          <w:rPrChange w:id="13790" w:author="Peng Luqi" w:date="2019-10-13T14:50:00Z">
            <w:rPr>
              <w:spacing w:val="-12"/>
              <w:lang w:val="fr-FR"/>
            </w:rPr>
          </w:rPrChange>
        </w:rPr>
        <w:t xml:space="preserve"> </w:t>
      </w:r>
      <w:r w:rsidRPr="00F94CB9">
        <w:rPr>
          <w:sz w:val="28"/>
          <w:szCs w:val="28"/>
          <w:lang w:val="fr-FR"/>
          <w:rPrChange w:id="13791" w:author="Peng Luqi" w:date="2019-10-13T14:50:00Z">
            <w:rPr>
              <w:lang w:val="fr-FR"/>
            </w:rPr>
          </w:rPrChange>
        </w:rPr>
        <w:t>pourquoi</w:t>
      </w:r>
      <w:r w:rsidRPr="00F94CB9">
        <w:rPr>
          <w:spacing w:val="-11"/>
          <w:sz w:val="28"/>
          <w:szCs w:val="28"/>
          <w:lang w:val="fr-FR"/>
          <w:rPrChange w:id="13792" w:author="Peng Luqi" w:date="2019-10-13T14:50:00Z">
            <w:rPr>
              <w:spacing w:val="-11"/>
              <w:lang w:val="fr-FR"/>
            </w:rPr>
          </w:rPrChange>
        </w:rPr>
        <w:t xml:space="preserve"> </w:t>
      </w:r>
      <w:r w:rsidRPr="00F94CB9">
        <w:rPr>
          <w:sz w:val="28"/>
          <w:szCs w:val="28"/>
          <w:lang w:val="fr-FR"/>
          <w:rPrChange w:id="13793" w:author="Peng Luqi" w:date="2019-10-13T14:50:00Z">
            <w:rPr>
              <w:lang w:val="fr-FR"/>
            </w:rPr>
          </w:rPrChange>
        </w:rPr>
        <w:t>le</w:t>
      </w:r>
      <w:r w:rsidRPr="00F94CB9">
        <w:rPr>
          <w:spacing w:val="-11"/>
          <w:sz w:val="28"/>
          <w:szCs w:val="28"/>
          <w:lang w:val="fr-FR"/>
          <w:rPrChange w:id="13794" w:author="Peng Luqi" w:date="2019-10-13T14:50:00Z">
            <w:rPr>
              <w:spacing w:val="-11"/>
              <w:lang w:val="fr-FR"/>
            </w:rPr>
          </w:rPrChange>
        </w:rPr>
        <w:t xml:space="preserve"> </w:t>
      </w:r>
      <w:r w:rsidRPr="00F94CB9">
        <w:rPr>
          <w:sz w:val="28"/>
          <w:szCs w:val="28"/>
          <w:lang w:val="fr-FR"/>
          <w:rPrChange w:id="13795" w:author="Peng Luqi" w:date="2019-10-13T14:50:00Z">
            <w:rPr>
              <w:lang w:val="fr-FR"/>
            </w:rPr>
          </w:rPrChange>
        </w:rPr>
        <w:t>monde</w:t>
      </w:r>
      <w:r w:rsidRPr="00F94CB9">
        <w:rPr>
          <w:spacing w:val="-11"/>
          <w:sz w:val="28"/>
          <w:szCs w:val="28"/>
          <w:lang w:val="fr-FR"/>
          <w:rPrChange w:id="13796" w:author="Peng Luqi" w:date="2019-10-13T14:50:00Z">
            <w:rPr>
              <w:spacing w:val="-11"/>
              <w:lang w:val="fr-FR"/>
            </w:rPr>
          </w:rPrChange>
        </w:rPr>
        <w:t xml:space="preserve"> </w:t>
      </w:r>
      <w:r w:rsidRPr="00F94CB9">
        <w:rPr>
          <w:sz w:val="28"/>
          <w:szCs w:val="28"/>
          <w:lang w:val="fr-FR"/>
          <w:rPrChange w:id="13797" w:author="Peng Luqi" w:date="2019-10-13T14:50:00Z">
            <w:rPr>
              <w:lang w:val="fr-FR"/>
            </w:rPr>
          </w:rPrChange>
        </w:rPr>
        <w:t>a-t-il</w:t>
      </w:r>
      <w:r w:rsidRPr="00F94CB9">
        <w:rPr>
          <w:spacing w:val="-11"/>
          <w:sz w:val="28"/>
          <w:szCs w:val="28"/>
          <w:lang w:val="fr-FR"/>
          <w:rPrChange w:id="13798" w:author="Peng Luqi" w:date="2019-10-13T14:50:00Z">
            <w:rPr>
              <w:spacing w:val="-11"/>
              <w:lang w:val="fr-FR"/>
            </w:rPr>
          </w:rPrChange>
        </w:rPr>
        <w:t xml:space="preserve"> </w:t>
      </w:r>
      <w:r w:rsidRPr="00F94CB9">
        <w:rPr>
          <w:sz w:val="28"/>
          <w:szCs w:val="28"/>
          <w:lang w:val="fr-FR"/>
          <w:rPrChange w:id="13799" w:author="Peng Luqi" w:date="2019-10-13T14:50:00Z">
            <w:rPr>
              <w:lang w:val="fr-FR"/>
            </w:rPr>
          </w:rPrChange>
        </w:rPr>
        <w:t>mis</w:t>
      </w:r>
      <w:r w:rsidRPr="00F94CB9">
        <w:rPr>
          <w:spacing w:val="-11"/>
          <w:sz w:val="28"/>
          <w:szCs w:val="28"/>
          <w:lang w:val="fr-FR"/>
          <w:rPrChange w:id="13800" w:author="Peng Luqi" w:date="2019-10-13T14:50:00Z">
            <w:rPr>
              <w:spacing w:val="-11"/>
              <w:lang w:val="fr-FR"/>
            </w:rPr>
          </w:rPrChange>
        </w:rPr>
        <w:t xml:space="preserve"> </w:t>
      </w:r>
      <w:r w:rsidRPr="00F94CB9">
        <w:rPr>
          <w:sz w:val="28"/>
          <w:szCs w:val="28"/>
          <w:lang w:val="fr-FR"/>
          <w:rPrChange w:id="13801" w:author="Peng Luqi" w:date="2019-10-13T14:50:00Z">
            <w:rPr>
              <w:lang w:val="fr-FR"/>
            </w:rPr>
          </w:rPrChange>
        </w:rPr>
        <w:t>si</w:t>
      </w:r>
      <w:r w:rsidRPr="00F94CB9">
        <w:rPr>
          <w:spacing w:val="-12"/>
          <w:sz w:val="28"/>
          <w:szCs w:val="28"/>
          <w:lang w:val="fr-FR"/>
          <w:rPrChange w:id="13802" w:author="Peng Luqi" w:date="2019-10-13T14:50:00Z">
            <w:rPr>
              <w:spacing w:val="-12"/>
              <w:lang w:val="fr-FR"/>
            </w:rPr>
          </w:rPrChange>
        </w:rPr>
        <w:t xml:space="preserve"> </w:t>
      </w:r>
      <w:r w:rsidRPr="00F94CB9">
        <w:rPr>
          <w:sz w:val="28"/>
          <w:szCs w:val="28"/>
          <w:lang w:val="fr-FR"/>
          <w:rPrChange w:id="13803" w:author="Peng Luqi" w:date="2019-10-13T14:50:00Z">
            <w:rPr>
              <w:lang w:val="fr-FR"/>
            </w:rPr>
          </w:rPrChange>
        </w:rPr>
        <w:t>longtemps</w:t>
      </w:r>
      <w:r w:rsidRPr="00F94CB9">
        <w:rPr>
          <w:spacing w:val="-12"/>
          <w:sz w:val="28"/>
          <w:szCs w:val="28"/>
          <w:lang w:val="fr-FR"/>
          <w:rPrChange w:id="13804" w:author="Peng Luqi" w:date="2019-10-13T14:50:00Z">
            <w:rPr>
              <w:spacing w:val="-12"/>
              <w:lang w:val="fr-FR"/>
            </w:rPr>
          </w:rPrChange>
        </w:rPr>
        <w:t xml:space="preserve"> </w:t>
      </w:r>
      <w:r w:rsidRPr="00F94CB9">
        <w:rPr>
          <w:sz w:val="28"/>
          <w:szCs w:val="28"/>
          <w:lang w:val="fr-FR"/>
          <w:rPrChange w:id="13805" w:author="Peng Luqi" w:date="2019-10-13T14:50:00Z">
            <w:rPr>
              <w:lang w:val="fr-FR"/>
            </w:rPr>
          </w:rPrChange>
        </w:rPr>
        <w:t>à</w:t>
      </w:r>
      <w:r w:rsidRPr="00F94CB9">
        <w:rPr>
          <w:spacing w:val="-11"/>
          <w:sz w:val="28"/>
          <w:szCs w:val="28"/>
          <w:lang w:val="fr-FR"/>
          <w:rPrChange w:id="13806" w:author="Peng Luqi" w:date="2019-10-13T14:50:00Z">
            <w:rPr>
              <w:spacing w:val="-11"/>
              <w:lang w:val="fr-FR"/>
            </w:rPr>
          </w:rPrChange>
        </w:rPr>
        <w:t xml:space="preserve"> </w:t>
      </w:r>
      <w:r w:rsidRPr="00F94CB9">
        <w:rPr>
          <w:sz w:val="28"/>
          <w:szCs w:val="28"/>
          <w:lang w:val="fr-FR"/>
          <w:rPrChange w:id="13807" w:author="Peng Luqi" w:date="2019-10-13T14:50:00Z">
            <w:rPr>
              <w:lang w:val="fr-FR"/>
            </w:rPr>
          </w:rPrChange>
        </w:rPr>
        <w:t>se</w:t>
      </w:r>
      <w:r w:rsidRPr="00F94CB9">
        <w:rPr>
          <w:spacing w:val="-12"/>
          <w:sz w:val="28"/>
          <w:szCs w:val="28"/>
          <w:lang w:val="fr-FR"/>
          <w:rPrChange w:id="13808" w:author="Peng Luqi" w:date="2019-10-13T14:50:00Z">
            <w:rPr>
              <w:spacing w:val="-12"/>
              <w:lang w:val="fr-FR"/>
            </w:rPr>
          </w:rPrChange>
        </w:rPr>
        <w:t xml:space="preserve"> </w:t>
      </w:r>
      <w:r w:rsidRPr="00F94CB9">
        <w:rPr>
          <w:sz w:val="28"/>
          <w:szCs w:val="28"/>
          <w:lang w:val="fr-FR"/>
          <w:rPrChange w:id="13809" w:author="Peng Luqi" w:date="2019-10-13T14:50:00Z">
            <w:rPr>
              <w:lang w:val="fr-FR"/>
            </w:rPr>
          </w:rPrChange>
        </w:rPr>
        <w:t>remettre</w:t>
      </w:r>
      <w:r w:rsidRPr="00F94CB9">
        <w:rPr>
          <w:spacing w:val="-12"/>
          <w:sz w:val="28"/>
          <w:szCs w:val="28"/>
          <w:lang w:val="fr-FR"/>
          <w:rPrChange w:id="13810" w:author="Peng Luqi" w:date="2019-10-13T14:50:00Z">
            <w:rPr>
              <w:spacing w:val="-12"/>
              <w:lang w:val="fr-FR"/>
            </w:rPr>
          </w:rPrChange>
        </w:rPr>
        <w:t xml:space="preserve"> </w:t>
      </w:r>
      <w:r w:rsidRPr="00F94CB9">
        <w:rPr>
          <w:sz w:val="28"/>
          <w:szCs w:val="28"/>
          <w:lang w:val="fr-FR"/>
          <w:rPrChange w:id="13811" w:author="Peng Luqi" w:date="2019-10-13T14:50:00Z">
            <w:rPr>
              <w:lang w:val="fr-FR"/>
            </w:rPr>
          </w:rPrChange>
        </w:rPr>
        <w:t>de</w:t>
      </w:r>
      <w:r w:rsidRPr="00F94CB9">
        <w:rPr>
          <w:spacing w:val="-12"/>
          <w:sz w:val="28"/>
          <w:szCs w:val="28"/>
          <w:lang w:val="fr-FR"/>
          <w:rPrChange w:id="13812" w:author="Peng Luqi" w:date="2019-10-13T14:50:00Z">
            <w:rPr>
              <w:spacing w:val="-12"/>
              <w:lang w:val="fr-FR"/>
            </w:rPr>
          </w:rPrChange>
        </w:rPr>
        <w:t xml:space="preserve"> </w:t>
      </w:r>
      <w:r w:rsidRPr="00F94CB9">
        <w:rPr>
          <w:sz w:val="28"/>
          <w:szCs w:val="28"/>
          <w:lang w:val="fr-FR"/>
          <w:rPrChange w:id="13813" w:author="Peng Luqi" w:date="2019-10-13T14:50:00Z">
            <w:rPr>
              <w:lang w:val="fr-FR"/>
            </w:rPr>
          </w:rPrChange>
        </w:rPr>
        <w:t>la</w:t>
      </w:r>
      <w:r w:rsidRPr="00F94CB9">
        <w:rPr>
          <w:spacing w:val="-12"/>
          <w:sz w:val="28"/>
          <w:szCs w:val="28"/>
          <w:lang w:val="fr-FR"/>
          <w:rPrChange w:id="13814" w:author="Peng Luqi" w:date="2019-10-13T14:50:00Z">
            <w:rPr>
              <w:spacing w:val="-12"/>
              <w:lang w:val="fr-FR"/>
            </w:rPr>
          </w:rPrChange>
        </w:rPr>
        <w:t xml:space="preserve"> </w:t>
      </w:r>
      <w:r w:rsidRPr="00F94CB9">
        <w:rPr>
          <w:sz w:val="28"/>
          <w:szCs w:val="28"/>
          <w:lang w:val="fr-FR"/>
          <w:rPrChange w:id="13815" w:author="Peng Luqi" w:date="2019-10-13T14:50:00Z">
            <w:rPr>
              <w:lang w:val="fr-FR"/>
            </w:rPr>
          </w:rPrChange>
        </w:rPr>
        <w:t>Grande</w:t>
      </w:r>
      <w:r w:rsidRPr="00F94CB9">
        <w:rPr>
          <w:spacing w:val="-12"/>
          <w:sz w:val="28"/>
          <w:szCs w:val="28"/>
          <w:lang w:val="fr-FR"/>
          <w:rPrChange w:id="13816" w:author="Peng Luqi" w:date="2019-10-13T14:50:00Z">
            <w:rPr>
              <w:spacing w:val="-12"/>
              <w:lang w:val="fr-FR"/>
            </w:rPr>
          </w:rPrChange>
        </w:rPr>
        <w:t xml:space="preserve"> </w:t>
      </w:r>
      <w:r w:rsidRPr="00F94CB9">
        <w:rPr>
          <w:sz w:val="28"/>
          <w:szCs w:val="28"/>
          <w:lang w:val="fr-FR"/>
          <w:rPrChange w:id="13817" w:author="Peng Luqi" w:date="2019-10-13T14:50:00Z">
            <w:rPr>
              <w:lang w:val="fr-FR"/>
            </w:rPr>
          </w:rPrChange>
        </w:rPr>
        <w:t>Dépression</w:t>
      </w:r>
      <w:r w:rsidRPr="00F94CB9">
        <w:rPr>
          <w:spacing w:val="-12"/>
          <w:sz w:val="28"/>
          <w:szCs w:val="28"/>
          <w:lang w:val="fr-FR"/>
          <w:rPrChange w:id="13818" w:author="Peng Luqi" w:date="2019-10-13T14:50:00Z">
            <w:rPr>
              <w:spacing w:val="-12"/>
              <w:lang w:val="fr-FR"/>
            </w:rPr>
          </w:rPrChange>
        </w:rPr>
        <w:t xml:space="preserve"> </w:t>
      </w:r>
      <w:r w:rsidRPr="00F94CB9">
        <w:rPr>
          <w:sz w:val="28"/>
          <w:szCs w:val="28"/>
          <w:lang w:val="fr-FR"/>
          <w:rPrChange w:id="13819" w:author="Peng Luqi" w:date="2019-10-13T14:50:00Z">
            <w:rPr>
              <w:lang w:val="fr-FR"/>
            </w:rPr>
          </w:rPrChange>
        </w:rPr>
        <w:t>des</w:t>
      </w:r>
      <w:r w:rsidRPr="00F94CB9">
        <w:rPr>
          <w:spacing w:val="-12"/>
          <w:sz w:val="28"/>
          <w:szCs w:val="28"/>
          <w:lang w:val="fr-FR"/>
          <w:rPrChange w:id="13820" w:author="Peng Luqi" w:date="2019-10-13T14:50:00Z">
            <w:rPr>
              <w:spacing w:val="-12"/>
              <w:lang w:val="fr-FR"/>
            </w:rPr>
          </w:rPrChange>
        </w:rPr>
        <w:t xml:space="preserve"> </w:t>
      </w:r>
      <w:r w:rsidRPr="00F94CB9">
        <w:rPr>
          <w:sz w:val="28"/>
          <w:szCs w:val="28"/>
          <w:lang w:val="fr-FR"/>
          <w:rPrChange w:id="13821" w:author="Peng Luqi" w:date="2019-10-13T14:50:00Z">
            <w:rPr>
              <w:lang w:val="fr-FR"/>
            </w:rPr>
          </w:rPrChange>
        </w:rPr>
        <w:t>années</w:t>
      </w:r>
      <w:r w:rsidRPr="00F94CB9">
        <w:rPr>
          <w:spacing w:val="-12"/>
          <w:sz w:val="28"/>
          <w:szCs w:val="28"/>
          <w:lang w:val="fr-FR"/>
          <w:rPrChange w:id="13822" w:author="Peng Luqi" w:date="2019-10-13T14:50:00Z">
            <w:rPr>
              <w:spacing w:val="-12"/>
              <w:lang w:val="fr-FR"/>
            </w:rPr>
          </w:rPrChange>
        </w:rPr>
        <w:t xml:space="preserve"> </w:t>
      </w:r>
      <w:r w:rsidRPr="00F94CB9">
        <w:rPr>
          <w:sz w:val="28"/>
          <w:szCs w:val="28"/>
          <w:lang w:val="fr-FR"/>
          <w:rPrChange w:id="13823" w:author="Peng Luqi" w:date="2019-10-13T14:50:00Z">
            <w:rPr>
              <w:lang w:val="fr-FR"/>
            </w:rPr>
          </w:rPrChange>
        </w:rPr>
        <w:t>1930 (c</w:t>
      </w:r>
      <w:del w:id="13824" w:author="Peng Luqi" w:date="2019-10-13T14:43:00Z">
        <w:r w:rsidRPr="00F94CB9" w:rsidDel="00EF666F">
          <w:rPr>
            <w:sz w:val="28"/>
            <w:szCs w:val="28"/>
            <w:lang w:val="fr-FR"/>
            <w:rPrChange w:id="13825" w:author="Peng Luqi" w:date="2019-10-13T14:50:00Z">
              <w:rPr>
                <w:lang w:val="fr-FR"/>
              </w:rPr>
            </w:rPrChange>
          </w:rPr>
          <w:delText>’</w:delText>
        </w:r>
      </w:del>
      <w:ins w:id="13826" w:author="Peng Luqi" w:date="2019-10-13T14:43:00Z">
        <w:r w:rsidR="00EF666F" w:rsidRPr="00F94CB9">
          <w:rPr>
            <w:sz w:val="28"/>
            <w:szCs w:val="28"/>
            <w:lang w:val="fr-FR"/>
            <w:rPrChange w:id="13827" w:author="Peng Luqi" w:date="2019-10-13T14:50:00Z">
              <w:rPr>
                <w:lang w:val="fr-FR"/>
              </w:rPr>
            </w:rPrChange>
          </w:rPr>
          <w:t>’</w:t>
        </w:r>
      </w:ins>
      <w:r w:rsidRPr="00F94CB9">
        <w:rPr>
          <w:sz w:val="28"/>
          <w:szCs w:val="28"/>
          <w:lang w:val="fr-FR"/>
          <w:rPrChange w:id="13828" w:author="Peng Luqi" w:date="2019-10-13T14:50:00Z">
            <w:rPr>
              <w:lang w:val="fr-FR"/>
            </w:rPr>
          </w:rPrChange>
        </w:rPr>
        <w:t>est-à-dire à faire un cycle entier) ? Alors que se remettre de la crise financière asiatique dans les années 1990 n</w:t>
      </w:r>
      <w:del w:id="13829" w:author="Peng Luqi" w:date="2019-10-13T14:43:00Z">
        <w:r w:rsidRPr="00F94CB9" w:rsidDel="00EF666F">
          <w:rPr>
            <w:sz w:val="28"/>
            <w:szCs w:val="28"/>
            <w:lang w:val="fr-FR"/>
            <w:rPrChange w:id="13830" w:author="Peng Luqi" w:date="2019-10-13T14:50:00Z">
              <w:rPr>
                <w:lang w:val="fr-FR"/>
              </w:rPr>
            </w:rPrChange>
          </w:rPr>
          <w:delText>’</w:delText>
        </w:r>
      </w:del>
      <w:ins w:id="13831" w:author="Peng Luqi" w:date="2019-10-13T14:43:00Z">
        <w:r w:rsidR="00EF666F" w:rsidRPr="00F94CB9">
          <w:rPr>
            <w:sz w:val="28"/>
            <w:szCs w:val="28"/>
            <w:lang w:val="fr-FR"/>
            <w:rPrChange w:id="13832" w:author="Peng Luqi" w:date="2019-10-13T14:50:00Z">
              <w:rPr>
                <w:lang w:val="fr-FR"/>
              </w:rPr>
            </w:rPrChange>
          </w:rPr>
          <w:t>’</w:t>
        </w:r>
      </w:ins>
      <w:r w:rsidRPr="00F94CB9">
        <w:rPr>
          <w:sz w:val="28"/>
          <w:szCs w:val="28"/>
          <w:lang w:val="fr-FR"/>
          <w:rPrChange w:id="13833" w:author="Peng Luqi" w:date="2019-10-13T14:50:00Z">
            <w:rPr>
              <w:lang w:val="fr-FR"/>
            </w:rPr>
          </w:rPrChange>
        </w:rPr>
        <w:t>a duré que quelques années ? De plus, en ce siècle, pourquoi la récession économique mondiale</w:t>
      </w:r>
      <w:r w:rsidRPr="00F94CB9">
        <w:rPr>
          <w:spacing w:val="-13"/>
          <w:sz w:val="28"/>
          <w:szCs w:val="28"/>
          <w:lang w:val="fr-FR"/>
          <w:rPrChange w:id="13834" w:author="Peng Luqi" w:date="2019-10-13T14:50:00Z">
            <w:rPr>
              <w:spacing w:val="-13"/>
              <w:lang w:val="fr-FR"/>
            </w:rPr>
          </w:rPrChange>
        </w:rPr>
        <w:t xml:space="preserve"> </w:t>
      </w:r>
      <w:r w:rsidRPr="00F94CB9">
        <w:rPr>
          <w:sz w:val="28"/>
          <w:szCs w:val="28"/>
          <w:lang w:val="fr-FR"/>
          <w:rPrChange w:id="13835" w:author="Peng Luqi" w:date="2019-10-13T14:50:00Z">
            <w:rPr>
              <w:lang w:val="fr-FR"/>
            </w:rPr>
          </w:rPrChange>
        </w:rPr>
        <w:t>déclenchée</w:t>
      </w:r>
      <w:r w:rsidRPr="00F94CB9">
        <w:rPr>
          <w:spacing w:val="-13"/>
          <w:sz w:val="28"/>
          <w:szCs w:val="28"/>
          <w:lang w:val="fr-FR"/>
          <w:rPrChange w:id="13836" w:author="Peng Luqi" w:date="2019-10-13T14:50:00Z">
            <w:rPr>
              <w:spacing w:val="-13"/>
              <w:lang w:val="fr-FR"/>
            </w:rPr>
          </w:rPrChange>
        </w:rPr>
        <w:t xml:space="preserve"> </w:t>
      </w:r>
      <w:r w:rsidRPr="00F94CB9">
        <w:rPr>
          <w:sz w:val="28"/>
          <w:szCs w:val="28"/>
          <w:lang w:val="fr-FR"/>
          <w:rPrChange w:id="13837" w:author="Peng Luqi" w:date="2019-10-13T14:50:00Z">
            <w:rPr>
              <w:lang w:val="fr-FR"/>
            </w:rPr>
          </w:rPrChange>
        </w:rPr>
        <w:t>par</w:t>
      </w:r>
      <w:r w:rsidRPr="00F94CB9">
        <w:rPr>
          <w:spacing w:val="-13"/>
          <w:sz w:val="28"/>
          <w:szCs w:val="28"/>
          <w:lang w:val="fr-FR"/>
          <w:rPrChange w:id="13838" w:author="Peng Luqi" w:date="2019-10-13T14:50:00Z">
            <w:rPr>
              <w:spacing w:val="-13"/>
              <w:lang w:val="fr-FR"/>
            </w:rPr>
          </w:rPrChange>
        </w:rPr>
        <w:t xml:space="preserve"> </w:t>
      </w:r>
      <w:r w:rsidRPr="00F94CB9">
        <w:rPr>
          <w:sz w:val="28"/>
          <w:szCs w:val="28"/>
          <w:lang w:val="fr-FR"/>
          <w:rPrChange w:id="13839" w:author="Peng Luqi" w:date="2019-10-13T14:50:00Z">
            <w:rPr>
              <w:lang w:val="fr-FR"/>
            </w:rPr>
          </w:rPrChange>
        </w:rPr>
        <w:t>la</w:t>
      </w:r>
      <w:r w:rsidRPr="00F94CB9">
        <w:rPr>
          <w:spacing w:val="-13"/>
          <w:sz w:val="28"/>
          <w:szCs w:val="28"/>
          <w:lang w:val="fr-FR"/>
          <w:rPrChange w:id="13840" w:author="Peng Luqi" w:date="2019-10-13T14:50:00Z">
            <w:rPr>
              <w:spacing w:val="-13"/>
              <w:lang w:val="fr-FR"/>
            </w:rPr>
          </w:rPrChange>
        </w:rPr>
        <w:t xml:space="preserve"> </w:t>
      </w:r>
      <w:r w:rsidRPr="00F94CB9">
        <w:rPr>
          <w:sz w:val="28"/>
          <w:szCs w:val="28"/>
          <w:lang w:val="fr-FR"/>
          <w:rPrChange w:id="13841" w:author="Peng Luqi" w:date="2019-10-13T14:50:00Z">
            <w:rPr>
              <w:lang w:val="fr-FR"/>
            </w:rPr>
          </w:rPrChange>
        </w:rPr>
        <w:t>crise</w:t>
      </w:r>
      <w:r w:rsidRPr="00F94CB9">
        <w:rPr>
          <w:spacing w:val="-13"/>
          <w:sz w:val="28"/>
          <w:szCs w:val="28"/>
          <w:lang w:val="fr-FR"/>
          <w:rPrChange w:id="13842" w:author="Peng Luqi" w:date="2019-10-13T14:50:00Z">
            <w:rPr>
              <w:spacing w:val="-13"/>
              <w:lang w:val="fr-FR"/>
            </w:rPr>
          </w:rPrChange>
        </w:rPr>
        <w:t xml:space="preserve"> </w:t>
      </w:r>
      <w:r w:rsidRPr="00F94CB9">
        <w:rPr>
          <w:sz w:val="28"/>
          <w:szCs w:val="28"/>
          <w:lang w:val="fr-FR"/>
          <w:rPrChange w:id="13843" w:author="Peng Luqi" w:date="2019-10-13T14:50:00Z">
            <w:rPr>
              <w:lang w:val="fr-FR"/>
            </w:rPr>
          </w:rPrChange>
        </w:rPr>
        <w:t>américaine</w:t>
      </w:r>
      <w:r w:rsidRPr="00F94CB9">
        <w:rPr>
          <w:spacing w:val="-13"/>
          <w:sz w:val="28"/>
          <w:szCs w:val="28"/>
          <w:lang w:val="fr-FR"/>
          <w:rPrChange w:id="13844" w:author="Peng Luqi" w:date="2019-10-13T14:50:00Z">
            <w:rPr>
              <w:spacing w:val="-13"/>
              <w:lang w:val="fr-FR"/>
            </w:rPr>
          </w:rPrChange>
        </w:rPr>
        <w:t xml:space="preserve"> </w:t>
      </w:r>
      <w:r w:rsidRPr="00F94CB9">
        <w:rPr>
          <w:sz w:val="28"/>
          <w:szCs w:val="28"/>
          <w:lang w:val="fr-FR"/>
          <w:rPrChange w:id="13845" w:author="Peng Luqi" w:date="2019-10-13T14:50:00Z">
            <w:rPr>
              <w:lang w:val="fr-FR"/>
            </w:rPr>
          </w:rPrChange>
        </w:rPr>
        <w:t>des</w:t>
      </w:r>
      <w:r w:rsidRPr="00F94CB9">
        <w:rPr>
          <w:spacing w:val="-12"/>
          <w:sz w:val="28"/>
          <w:szCs w:val="28"/>
          <w:lang w:val="fr-FR"/>
          <w:rPrChange w:id="13846" w:author="Peng Luqi" w:date="2019-10-13T14:50:00Z">
            <w:rPr>
              <w:spacing w:val="-12"/>
              <w:lang w:val="fr-FR"/>
            </w:rPr>
          </w:rPrChange>
        </w:rPr>
        <w:t xml:space="preserve"> </w:t>
      </w:r>
      <w:r w:rsidRPr="00F94CB9">
        <w:rPr>
          <w:sz w:val="28"/>
          <w:szCs w:val="28"/>
          <w:lang w:val="fr-FR"/>
          <w:rPrChange w:id="13847" w:author="Peng Luqi" w:date="2019-10-13T14:50:00Z">
            <w:rPr>
              <w:lang w:val="fr-FR"/>
            </w:rPr>
          </w:rPrChange>
        </w:rPr>
        <w:t>prêts</w:t>
      </w:r>
      <w:r w:rsidRPr="00F94CB9">
        <w:rPr>
          <w:spacing w:val="-13"/>
          <w:sz w:val="28"/>
          <w:szCs w:val="28"/>
          <w:lang w:val="fr-FR"/>
          <w:rPrChange w:id="13848" w:author="Peng Luqi" w:date="2019-10-13T14:50:00Z">
            <w:rPr>
              <w:spacing w:val="-13"/>
              <w:lang w:val="fr-FR"/>
            </w:rPr>
          </w:rPrChange>
        </w:rPr>
        <w:t xml:space="preserve"> </w:t>
      </w:r>
      <w:r w:rsidRPr="00F94CB9">
        <w:rPr>
          <w:sz w:val="28"/>
          <w:szCs w:val="28"/>
          <w:lang w:val="fr-FR"/>
          <w:rPrChange w:id="13849" w:author="Peng Luqi" w:date="2019-10-13T14:50:00Z">
            <w:rPr>
              <w:lang w:val="fr-FR"/>
            </w:rPr>
          </w:rPrChange>
        </w:rPr>
        <w:t>hypothécaires</w:t>
      </w:r>
      <w:r w:rsidRPr="00F94CB9">
        <w:rPr>
          <w:spacing w:val="-13"/>
          <w:sz w:val="28"/>
          <w:szCs w:val="28"/>
          <w:lang w:val="fr-FR"/>
          <w:rPrChange w:id="13850" w:author="Peng Luqi" w:date="2019-10-13T14:50:00Z">
            <w:rPr>
              <w:spacing w:val="-13"/>
              <w:lang w:val="fr-FR"/>
            </w:rPr>
          </w:rPrChange>
        </w:rPr>
        <w:t xml:space="preserve"> </w:t>
      </w:r>
      <w:r w:rsidRPr="00F94CB9">
        <w:rPr>
          <w:sz w:val="28"/>
          <w:szCs w:val="28"/>
          <w:lang w:val="fr-FR"/>
          <w:rPrChange w:id="13851" w:author="Peng Luqi" w:date="2019-10-13T14:50:00Z">
            <w:rPr>
              <w:lang w:val="fr-FR"/>
            </w:rPr>
          </w:rPrChange>
        </w:rPr>
        <w:t>à</w:t>
      </w:r>
      <w:r w:rsidRPr="00F94CB9">
        <w:rPr>
          <w:spacing w:val="-13"/>
          <w:sz w:val="28"/>
          <w:szCs w:val="28"/>
          <w:lang w:val="fr-FR"/>
          <w:rPrChange w:id="13852" w:author="Peng Luqi" w:date="2019-10-13T14:50:00Z">
            <w:rPr>
              <w:spacing w:val="-13"/>
              <w:lang w:val="fr-FR"/>
            </w:rPr>
          </w:rPrChange>
        </w:rPr>
        <w:t xml:space="preserve"> </w:t>
      </w:r>
      <w:r w:rsidRPr="00F94CB9">
        <w:rPr>
          <w:sz w:val="28"/>
          <w:szCs w:val="28"/>
          <w:lang w:val="fr-FR"/>
          <w:rPrChange w:id="13853" w:author="Peng Luqi" w:date="2019-10-13T14:50:00Z">
            <w:rPr>
              <w:lang w:val="fr-FR"/>
            </w:rPr>
          </w:rPrChange>
        </w:rPr>
        <w:t>risque</w:t>
      </w:r>
      <w:r w:rsidRPr="00F94CB9">
        <w:rPr>
          <w:spacing w:val="-13"/>
          <w:sz w:val="28"/>
          <w:szCs w:val="28"/>
          <w:lang w:val="fr-FR"/>
          <w:rPrChange w:id="13854" w:author="Peng Luqi" w:date="2019-10-13T14:50:00Z">
            <w:rPr>
              <w:spacing w:val="-13"/>
              <w:lang w:val="fr-FR"/>
            </w:rPr>
          </w:rPrChange>
        </w:rPr>
        <w:t xml:space="preserve"> </w:t>
      </w:r>
      <w:r w:rsidRPr="00F94CB9">
        <w:rPr>
          <w:sz w:val="28"/>
          <w:szCs w:val="28"/>
          <w:lang w:val="fr-FR"/>
          <w:rPrChange w:id="13855" w:author="Peng Luqi" w:date="2019-10-13T14:50:00Z">
            <w:rPr>
              <w:lang w:val="fr-FR"/>
            </w:rPr>
          </w:rPrChange>
        </w:rPr>
        <w:t>a-t-elle</w:t>
      </w:r>
      <w:r w:rsidRPr="00F94CB9">
        <w:rPr>
          <w:spacing w:val="-13"/>
          <w:sz w:val="28"/>
          <w:szCs w:val="28"/>
          <w:lang w:val="fr-FR"/>
          <w:rPrChange w:id="13856" w:author="Peng Luqi" w:date="2019-10-13T14:50:00Z">
            <w:rPr>
              <w:spacing w:val="-13"/>
              <w:lang w:val="fr-FR"/>
            </w:rPr>
          </w:rPrChange>
        </w:rPr>
        <w:t xml:space="preserve"> </w:t>
      </w:r>
      <w:r w:rsidRPr="00F94CB9">
        <w:rPr>
          <w:sz w:val="28"/>
          <w:szCs w:val="28"/>
          <w:lang w:val="fr-FR"/>
          <w:rPrChange w:id="13857" w:author="Peng Luqi" w:date="2019-10-13T14:50:00Z">
            <w:rPr>
              <w:lang w:val="fr-FR"/>
            </w:rPr>
          </w:rPrChange>
        </w:rPr>
        <w:t>été</w:t>
      </w:r>
      <w:r w:rsidRPr="00F94CB9">
        <w:rPr>
          <w:spacing w:val="-13"/>
          <w:sz w:val="28"/>
          <w:szCs w:val="28"/>
          <w:lang w:val="fr-FR"/>
          <w:rPrChange w:id="13858" w:author="Peng Luqi" w:date="2019-10-13T14:50:00Z">
            <w:rPr>
              <w:spacing w:val="-13"/>
              <w:lang w:val="fr-FR"/>
            </w:rPr>
          </w:rPrChange>
        </w:rPr>
        <w:t xml:space="preserve"> </w:t>
      </w:r>
      <w:r w:rsidRPr="00F94CB9">
        <w:rPr>
          <w:sz w:val="28"/>
          <w:szCs w:val="28"/>
          <w:lang w:val="fr-FR"/>
          <w:rPrChange w:id="13859" w:author="Peng Luqi" w:date="2019-10-13T14:50:00Z">
            <w:rPr>
              <w:lang w:val="fr-FR"/>
            </w:rPr>
          </w:rPrChange>
        </w:rPr>
        <w:t>inversée</w:t>
      </w:r>
      <w:r w:rsidRPr="00F94CB9">
        <w:rPr>
          <w:spacing w:val="-13"/>
          <w:sz w:val="28"/>
          <w:szCs w:val="28"/>
          <w:lang w:val="fr-FR"/>
          <w:rPrChange w:id="13860" w:author="Peng Luqi" w:date="2019-10-13T14:50:00Z">
            <w:rPr>
              <w:spacing w:val="-13"/>
              <w:lang w:val="fr-FR"/>
            </w:rPr>
          </w:rPrChange>
        </w:rPr>
        <w:t xml:space="preserve"> </w:t>
      </w:r>
      <w:r w:rsidRPr="00F94CB9">
        <w:rPr>
          <w:sz w:val="28"/>
          <w:szCs w:val="28"/>
          <w:lang w:val="fr-FR"/>
          <w:rPrChange w:id="13861" w:author="Peng Luqi" w:date="2019-10-13T14:50:00Z">
            <w:rPr>
              <w:lang w:val="fr-FR"/>
            </w:rPr>
          </w:rPrChange>
        </w:rPr>
        <w:t>encore plus rapidement</w:t>
      </w:r>
      <w:r w:rsidRPr="00F94CB9">
        <w:rPr>
          <w:spacing w:val="-3"/>
          <w:sz w:val="28"/>
          <w:szCs w:val="28"/>
          <w:lang w:val="fr-FR"/>
          <w:rPrChange w:id="13862" w:author="Peng Luqi" w:date="2019-10-13T14:50:00Z">
            <w:rPr>
              <w:spacing w:val="-3"/>
              <w:lang w:val="fr-FR"/>
            </w:rPr>
          </w:rPrChange>
        </w:rPr>
        <w:t xml:space="preserve"> </w:t>
      </w:r>
      <w:r w:rsidRPr="00F94CB9">
        <w:rPr>
          <w:sz w:val="28"/>
          <w:szCs w:val="28"/>
          <w:lang w:val="fr-FR"/>
          <w:rPrChange w:id="13863" w:author="Peng Luqi" w:date="2019-10-13T14:50:00Z">
            <w:rPr>
              <w:lang w:val="fr-FR"/>
            </w:rPr>
          </w:rPrChange>
        </w:rPr>
        <w:t>?</w:t>
      </w:r>
    </w:p>
    <w:p w:rsidR="002B38DF" w:rsidRPr="00F94CB9" w:rsidRDefault="002B38DF">
      <w:pPr>
        <w:pStyle w:val="a3"/>
        <w:ind w:left="170" w:right="170"/>
        <w:jc w:val="both"/>
        <w:rPr>
          <w:lang w:val="fr-FR"/>
          <w:rPrChange w:id="13864" w:author="Peng Luqi" w:date="2019-10-13T14:50:00Z">
            <w:rPr>
              <w:sz w:val="21"/>
              <w:lang w:val="fr-FR"/>
            </w:rPr>
          </w:rPrChange>
        </w:rPr>
        <w:pPrChange w:id="13865" w:author="Peng Luqi" w:date="2019-10-13T14:20:00Z">
          <w:pPr>
            <w:pStyle w:val="a3"/>
            <w:spacing w:before="1"/>
          </w:pPr>
        </w:pPrChange>
      </w:pPr>
    </w:p>
    <w:p w:rsidR="002B38DF" w:rsidRPr="00F94CB9" w:rsidRDefault="00716360">
      <w:pPr>
        <w:ind w:left="170" w:right="170"/>
        <w:jc w:val="both"/>
        <w:rPr>
          <w:sz w:val="28"/>
          <w:szCs w:val="28"/>
          <w:lang w:val="fr-FR"/>
          <w:rPrChange w:id="13866" w:author="Peng Luqi" w:date="2019-10-13T14:50:00Z">
            <w:rPr>
              <w:lang w:val="fr-FR"/>
            </w:rPr>
          </w:rPrChange>
        </w:rPr>
        <w:pPrChange w:id="13867" w:author="Peng Luqi" w:date="2019-10-13T14:20:00Z">
          <w:pPr>
            <w:ind w:left="130"/>
          </w:pPr>
        </w:pPrChange>
      </w:pPr>
      <w:r w:rsidRPr="00F94CB9">
        <w:rPr>
          <w:sz w:val="28"/>
          <w:szCs w:val="28"/>
          <w:lang w:val="fr-FR"/>
          <w:rPrChange w:id="13868" w:author="Peng Luqi" w:date="2019-10-13T14:50:00Z">
            <w:rPr>
              <w:lang w:val="fr-FR"/>
            </w:rPr>
          </w:rPrChange>
        </w:rPr>
        <w:t>La raison est très simple et directe, tout le monde peut comprendre :</w:t>
      </w:r>
    </w:p>
    <w:p w:rsidR="002B38DF" w:rsidRPr="00F94CB9" w:rsidRDefault="002B38DF">
      <w:pPr>
        <w:pStyle w:val="a3"/>
        <w:ind w:left="170" w:right="170"/>
        <w:jc w:val="both"/>
        <w:rPr>
          <w:lang w:val="fr-FR"/>
          <w:rPrChange w:id="13869" w:author="Peng Luqi" w:date="2019-10-13T14:50:00Z">
            <w:rPr>
              <w:sz w:val="20"/>
              <w:lang w:val="fr-FR"/>
            </w:rPr>
          </w:rPrChange>
        </w:rPr>
        <w:pPrChange w:id="13870" w:author="Peng Luqi" w:date="2019-10-13T14:20:00Z">
          <w:pPr>
            <w:pStyle w:val="a3"/>
            <w:spacing w:before="6"/>
          </w:pPr>
        </w:pPrChange>
      </w:pPr>
    </w:p>
    <w:p w:rsidR="002B38DF" w:rsidRPr="00F94CB9" w:rsidRDefault="00716360">
      <w:pPr>
        <w:pStyle w:val="a3"/>
        <w:ind w:left="720" w:right="720"/>
        <w:jc w:val="both"/>
        <w:rPr>
          <w:lang w:val="fr-FR"/>
          <w:rPrChange w:id="13871" w:author="Peng Luqi" w:date="2019-10-13T14:50:00Z">
            <w:rPr>
              <w:lang w:val="fr-FR"/>
            </w:rPr>
          </w:rPrChange>
        </w:rPr>
        <w:pPrChange w:id="13872" w:author="Peng Luqi" w:date="2019-10-13T23:09:00Z">
          <w:pPr>
            <w:spacing w:before="1"/>
            <w:ind w:left="130" w:right="181"/>
            <w:jc w:val="both"/>
          </w:pPr>
        </w:pPrChange>
      </w:pPr>
      <w:r w:rsidRPr="00F94CB9">
        <w:rPr>
          <w:lang w:val="fr-FR"/>
          <w:rPrChange w:id="13873" w:author="Peng Luqi" w:date="2019-10-13T14:50:00Z">
            <w:rPr>
              <w:lang w:val="fr-FR"/>
            </w:rPr>
          </w:rPrChange>
        </w:rPr>
        <w:t>Le flux d</w:t>
      </w:r>
      <w:del w:id="13874" w:author="Peng Luqi" w:date="2019-10-13T14:43:00Z">
        <w:r w:rsidRPr="00F94CB9" w:rsidDel="00EF666F">
          <w:rPr>
            <w:lang w:val="fr-FR"/>
            <w:rPrChange w:id="13875" w:author="Peng Luqi" w:date="2019-10-13T14:50:00Z">
              <w:rPr>
                <w:lang w:val="fr-FR"/>
              </w:rPr>
            </w:rPrChange>
          </w:rPr>
          <w:delText>’</w:delText>
        </w:r>
      </w:del>
      <w:ins w:id="13876" w:author="Peng Luqi" w:date="2019-10-13T14:43:00Z">
        <w:r w:rsidR="00EF666F" w:rsidRPr="00F94CB9">
          <w:rPr>
            <w:lang w:val="fr-FR"/>
            <w:rPrChange w:id="13877" w:author="Peng Luqi" w:date="2019-10-13T14:50:00Z">
              <w:rPr>
                <w:lang w:val="fr-FR"/>
              </w:rPr>
            </w:rPrChange>
          </w:rPr>
          <w:t>’</w:t>
        </w:r>
      </w:ins>
      <w:r w:rsidRPr="00F94CB9">
        <w:rPr>
          <w:lang w:val="fr-FR"/>
          <w:rPrChange w:id="13878" w:author="Peng Luqi" w:date="2019-10-13T14:50:00Z">
            <w:rPr>
              <w:lang w:val="fr-FR"/>
            </w:rPr>
          </w:rPrChange>
        </w:rPr>
        <w:t>informations à grande vitesse rend la collaboration mondiale plus cohérente et plus facile. Ainsi, même si les crises continueront d</w:t>
      </w:r>
      <w:del w:id="13879" w:author="Peng Luqi" w:date="2019-10-13T14:43:00Z">
        <w:r w:rsidRPr="00F94CB9" w:rsidDel="00EF666F">
          <w:rPr>
            <w:lang w:val="fr-FR"/>
            <w:rPrChange w:id="13880" w:author="Peng Luqi" w:date="2019-10-13T14:50:00Z">
              <w:rPr>
                <w:lang w:val="fr-FR"/>
              </w:rPr>
            </w:rPrChange>
          </w:rPr>
          <w:delText>’</w:delText>
        </w:r>
      </w:del>
      <w:ins w:id="13881" w:author="Peng Luqi" w:date="2019-10-13T14:43:00Z">
        <w:r w:rsidR="00EF666F" w:rsidRPr="00F94CB9">
          <w:rPr>
            <w:lang w:val="fr-FR"/>
            <w:rPrChange w:id="13882" w:author="Peng Luqi" w:date="2019-10-13T14:50:00Z">
              <w:rPr>
                <w:lang w:val="fr-FR"/>
              </w:rPr>
            </w:rPrChange>
          </w:rPr>
          <w:t>’</w:t>
        </w:r>
      </w:ins>
      <w:r w:rsidRPr="00F94CB9">
        <w:rPr>
          <w:lang w:val="fr-FR"/>
          <w:rPrChange w:id="13883" w:author="Peng Luqi" w:date="2019-10-13T14:50:00Z">
            <w:rPr>
              <w:lang w:val="fr-FR"/>
            </w:rPr>
          </w:rPrChange>
        </w:rPr>
        <w:t>apparaître, la vitesse de récupération s</w:t>
      </w:r>
      <w:del w:id="13884" w:author="Peng Luqi" w:date="2019-10-13T14:43:00Z">
        <w:r w:rsidRPr="00F94CB9" w:rsidDel="00EF666F">
          <w:rPr>
            <w:lang w:val="fr-FR"/>
            <w:rPrChange w:id="13885" w:author="Peng Luqi" w:date="2019-10-13T14:50:00Z">
              <w:rPr>
                <w:lang w:val="fr-FR"/>
              </w:rPr>
            </w:rPrChange>
          </w:rPr>
          <w:delText>’</w:delText>
        </w:r>
      </w:del>
      <w:ins w:id="13886" w:author="Peng Luqi" w:date="2019-10-13T14:43:00Z">
        <w:r w:rsidR="00EF666F" w:rsidRPr="00F94CB9">
          <w:rPr>
            <w:lang w:val="fr-FR"/>
            <w:rPrChange w:id="13887" w:author="Peng Luqi" w:date="2019-10-13T14:50:00Z">
              <w:rPr>
                <w:lang w:val="fr-FR"/>
              </w:rPr>
            </w:rPrChange>
          </w:rPr>
          <w:t>’</w:t>
        </w:r>
      </w:ins>
      <w:r w:rsidRPr="00F94CB9">
        <w:rPr>
          <w:lang w:val="fr-FR"/>
          <w:rPrChange w:id="13888" w:author="Peng Luqi" w:date="2019-10-13T14:50:00Z">
            <w:rPr>
              <w:lang w:val="fr-FR"/>
            </w:rPr>
          </w:rPrChange>
        </w:rPr>
        <w:t>accélère.</w:t>
      </w:r>
    </w:p>
    <w:p w:rsidR="002B38DF" w:rsidRPr="00F94CB9" w:rsidRDefault="002B38DF">
      <w:pPr>
        <w:pStyle w:val="a3"/>
        <w:ind w:left="170" w:right="170"/>
        <w:jc w:val="both"/>
        <w:rPr>
          <w:lang w:val="fr-FR"/>
          <w:rPrChange w:id="13889" w:author="Peng Luqi" w:date="2019-10-13T14:50:00Z">
            <w:rPr>
              <w:sz w:val="22"/>
              <w:lang w:val="fr-FR"/>
            </w:rPr>
          </w:rPrChange>
        </w:rPr>
        <w:pPrChange w:id="13890" w:author="Peng Luqi" w:date="2019-10-13T14:20:00Z">
          <w:pPr>
            <w:pStyle w:val="a3"/>
            <w:spacing w:before="4"/>
          </w:pPr>
        </w:pPrChange>
      </w:pPr>
    </w:p>
    <w:p w:rsidR="002B38DF" w:rsidRPr="00F94CB9" w:rsidRDefault="00716360">
      <w:pPr>
        <w:ind w:left="170" w:right="170"/>
        <w:jc w:val="both"/>
        <w:rPr>
          <w:sz w:val="28"/>
          <w:szCs w:val="28"/>
          <w:lang w:val="fr-FR"/>
          <w:rPrChange w:id="13891" w:author="Peng Luqi" w:date="2019-10-13T14:50:00Z">
            <w:rPr>
              <w:lang w:val="fr-FR"/>
            </w:rPr>
          </w:rPrChange>
        </w:rPr>
        <w:pPrChange w:id="13892" w:author="Peng Luqi" w:date="2019-10-13T14:20:00Z">
          <w:pPr>
            <w:ind w:left="130" w:right="180"/>
            <w:jc w:val="both"/>
          </w:pPr>
        </w:pPrChange>
      </w:pPr>
      <w:r w:rsidRPr="00F94CB9">
        <w:rPr>
          <w:sz w:val="28"/>
          <w:szCs w:val="28"/>
          <w:lang w:val="fr-FR"/>
          <w:rPrChange w:id="13893" w:author="Peng Luqi" w:date="2019-10-13T14:50:00Z">
            <w:rPr>
              <w:lang w:val="fr-FR"/>
            </w:rPr>
          </w:rPrChange>
        </w:rPr>
        <w:t>En</w:t>
      </w:r>
      <w:r w:rsidRPr="00F94CB9">
        <w:rPr>
          <w:spacing w:val="-15"/>
          <w:sz w:val="28"/>
          <w:szCs w:val="28"/>
          <w:lang w:val="fr-FR"/>
          <w:rPrChange w:id="13894" w:author="Peng Luqi" w:date="2019-10-13T14:50:00Z">
            <w:rPr>
              <w:spacing w:val="-15"/>
              <w:lang w:val="fr-FR"/>
            </w:rPr>
          </w:rPrChange>
        </w:rPr>
        <w:t xml:space="preserve"> </w:t>
      </w:r>
      <w:r w:rsidRPr="00F94CB9">
        <w:rPr>
          <w:sz w:val="28"/>
          <w:szCs w:val="28"/>
          <w:lang w:val="fr-FR"/>
          <w:rPrChange w:id="13895" w:author="Peng Luqi" w:date="2019-10-13T14:50:00Z">
            <w:rPr>
              <w:lang w:val="fr-FR"/>
            </w:rPr>
          </w:rPrChange>
        </w:rPr>
        <w:t>d</w:t>
      </w:r>
      <w:del w:id="13896" w:author="Peng Luqi" w:date="2019-10-13T14:43:00Z">
        <w:r w:rsidRPr="00F94CB9" w:rsidDel="00EF666F">
          <w:rPr>
            <w:sz w:val="28"/>
            <w:szCs w:val="28"/>
            <w:lang w:val="fr-FR"/>
            <w:rPrChange w:id="13897" w:author="Peng Luqi" w:date="2019-10-13T14:50:00Z">
              <w:rPr>
                <w:lang w:val="fr-FR"/>
              </w:rPr>
            </w:rPrChange>
          </w:rPr>
          <w:delText>’</w:delText>
        </w:r>
      </w:del>
      <w:ins w:id="13898" w:author="Peng Luqi" w:date="2019-10-13T14:43:00Z">
        <w:r w:rsidR="00EF666F" w:rsidRPr="00F94CB9">
          <w:rPr>
            <w:sz w:val="28"/>
            <w:szCs w:val="28"/>
            <w:lang w:val="fr-FR"/>
            <w:rPrChange w:id="13899" w:author="Peng Luqi" w:date="2019-10-13T14:50:00Z">
              <w:rPr>
                <w:lang w:val="fr-FR"/>
              </w:rPr>
            </w:rPrChange>
          </w:rPr>
          <w:t>’</w:t>
        </w:r>
      </w:ins>
      <w:r w:rsidRPr="00F94CB9">
        <w:rPr>
          <w:sz w:val="28"/>
          <w:szCs w:val="28"/>
          <w:lang w:val="fr-FR"/>
          <w:rPrChange w:id="13900" w:author="Peng Luqi" w:date="2019-10-13T14:50:00Z">
            <w:rPr>
              <w:lang w:val="fr-FR"/>
            </w:rPr>
          </w:rPrChange>
        </w:rPr>
        <w:t>autres</w:t>
      </w:r>
      <w:r w:rsidRPr="00F94CB9">
        <w:rPr>
          <w:spacing w:val="-15"/>
          <w:sz w:val="28"/>
          <w:szCs w:val="28"/>
          <w:lang w:val="fr-FR"/>
          <w:rPrChange w:id="13901" w:author="Peng Luqi" w:date="2019-10-13T14:50:00Z">
            <w:rPr>
              <w:spacing w:val="-15"/>
              <w:lang w:val="fr-FR"/>
            </w:rPr>
          </w:rPrChange>
        </w:rPr>
        <w:t xml:space="preserve"> </w:t>
      </w:r>
      <w:r w:rsidRPr="00F94CB9">
        <w:rPr>
          <w:sz w:val="28"/>
          <w:szCs w:val="28"/>
          <w:lang w:val="fr-FR"/>
          <w:rPrChange w:id="13902" w:author="Peng Luqi" w:date="2019-10-13T14:50:00Z">
            <w:rPr>
              <w:lang w:val="fr-FR"/>
            </w:rPr>
          </w:rPrChange>
        </w:rPr>
        <w:t>termes,</w:t>
      </w:r>
      <w:r w:rsidRPr="00F94CB9">
        <w:rPr>
          <w:spacing w:val="-15"/>
          <w:sz w:val="28"/>
          <w:szCs w:val="28"/>
          <w:lang w:val="fr-FR"/>
          <w:rPrChange w:id="13903" w:author="Peng Luqi" w:date="2019-10-13T14:50:00Z">
            <w:rPr>
              <w:spacing w:val="-15"/>
              <w:lang w:val="fr-FR"/>
            </w:rPr>
          </w:rPrChange>
        </w:rPr>
        <w:t xml:space="preserve"> </w:t>
      </w:r>
      <w:r w:rsidRPr="00F94CB9">
        <w:rPr>
          <w:sz w:val="28"/>
          <w:szCs w:val="28"/>
          <w:lang w:val="fr-FR"/>
          <w:rPrChange w:id="13904" w:author="Peng Luqi" w:date="2019-10-13T14:50:00Z">
            <w:rPr>
              <w:lang w:val="fr-FR"/>
            </w:rPr>
          </w:rPrChange>
        </w:rPr>
        <w:t>la</w:t>
      </w:r>
      <w:r w:rsidRPr="00F94CB9">
        <w:rPr>
          <w:spacing w:val="-15"/>
          <w:sz w:val="28"/>
          <w:szCs w:val="28"/>
          <w:lang w:val="fr-FR"/>
          <w:rPrChange w:id="13905" w:author="Peng Luqi" w:date="2019-10-13T14:50:00Z">
            <w:rPr>
              <w:spacing w:val="-15"/>
              <w:lang w:val="fr-FR"/>
            </w:rPr>
          </w:rPrChange>
        </w:rPr>
        <w:t xml:space="preserve"> </w:t>
      </w:r>
      <w:r w:rsidRPr="00F94CB9">
        <w:rPr>
          <w:sz w:val="28"/>
          <w:szCs w:val="28"/>
          <w:lang w:val="fr-FR"/>
          <w:rPrChange w:id="13906" w:author="Peng Luqi" w:date="2019-10-13T14:50:00Z">
            <w:rPr>
              <w:lang w:val="fr-FR"/>
            </w:rPr>
          </w:rPrChange>
        </w:rPr>
        <w:t>formation</w:t>
      </w:r>
      <w:r w:rsidRPr="00F94CB9">
        <w:rPr>
          <w:spacing w:val="-15"/>
          <w:sz w:val="28"/>
          <w:szCs w:val="28"/>
          <w:lang w:val="fr-FR"/>
          <w:rPrChange w:id="13907" w:author="Peng Luqi" w:date="2019-10-13T14:50:00Z">
            <w:rPr>
              <w:spacing w:val="-15"/>
              <w:lang w:val="fr-FR"/>
            </w:rPr>
          </w:rPrChange>
        </w:rPr>
        <w:t xml:space="preserve"> </w:t>
      </w:r>
      <w:r w:rsidRPr="00F94CB9">
        <w:rPr>
          <w:sz w:val="28"/>
          <w:szCs w:val="28"/>
          <w:lang w:val="fr-FR"/>
          <w:rPrChange w:id="13908" w:author="Peng Luqi" w:date="2019-10-13T14:50:00Z">
            <w:rPr>
              <w:lang w:val="fr-FR"/>
            </w:rPr>
          </w:rPrChange>
        </w:rPr>
        <w:t>du</w:t>
      </w:r>
      <w:r w:rsidRPr="00F94CB9">
        <w:rPr>
          <w:spacing w:val="-15"/>
          <w:sz w:val="28"/>
          <w:szCs w:val="28"/>
          <w:lang w:val="fr-FR"/>
          <w:rPrChange w:id="13909" w:author="Peng Luqi" w:date="2019-10-13T14:50:00Z">
            <w:rPr>
              <w:spacing w:val="-15"/>
              <w:lang w:val="fr-FR"/>
            </w:rPr>
          </w:rPrChange>
        </w:rPr>
        <w:t xml:space="preserve"> </w:t>
      </w:r>
      <w:r w:rsidRPr="00F94CB9">
        <w:rPr>
          <w:sz w:val="28"/>
          <w:szCs w:val="28"/>
          <w:lang w:val="fr-FR"/>
          <w:rPrChange w:id="13910" w:author="Peng Luqi" w:date="2019-10-13T14:50:00Z">
            <w:rPr>
              <w:lang w:val="fr-FR"/>
            </w:rPr>
          </w:rPrChange>
        </w:rPr>
        <w:t>cycle</w:t>
      </w:r>
      <w:r w:rsidRPr="00F94CB9">
        <w:rPr>
          <w:spacing w:val="-15"/>
          <w:sz w:val="28"/>
          <w:szCs w:val="28"/>
          <w:lang w:val="fr-FR"/>
          <w:rPrChange w:id="13911" w:author="Peng Luqi" w:date="2019-10-13T14:50:00Z">
            <w:rPr>
              <w:spacing w:val="-15"/>
              <w:lang w:val="fr-FR"/>
            </w:rPr>
          </w:rPrChange>
        </w:rPr>
        <w:t xml:space="preserve"> </w:t>
      </w:r>
      <w:r w:rsidRPr="00F94CB9">
        <w:rPr>
          <w:sz w:val="28"/>
          <w:szCs w:val="28"/>
          <w:lang w:val="fr-FR"/>
          <w:rPrChange w:id="13912" w:author="Peng Luqi" w:date="2019-10-13T14:50:00Z">
            <w:rPr>
              <w:lang w:val="fr-FR"/>
            </w:rPr>
          </w:rPrChange>
        </w:rPr>
        <w:t>économique</w:t>
      </w:r>
      <w:r w:rsidRPr="00F94CB9">
        <w:rPr>
          <w:spacing w:val="-15"/>
          <w:sz w:val="28"/>
          <w:szCs w:val="28"/>
          <w:lang w:val="fr-FR"/>
          <w:rPrChange w:id="13913" w:author="Peng Luqi" w:date="2019-10-13T14:50:00Z">
            <w:rPr>
              <w:spacing w:val="-15"/>
              <w:lang w:val="fr-FR"/>
            </w:rPr>
          </w:rPrChange>
        </w:rPr>
        <w:t xml:space="preserve"> </w:t>
      </w:r>
      <w:r w:rsidRPr="00F94CB9">
        <w:rPr>
          <w:sz w:val="28"/>
          <w:szCs w:val="28"/>
          <w:lang w:val="fr-FR"/>
          <w:rPrChange w:id="13914" w:author="Peng Luqi" w:date="2019-10-13T14:50:00Z">
            <w:rPr>
              <w:lang w:val="fr-FR"/>
            </w:rPr>
          </w:rPrChange>
        </w:rPr>
        <w:t>est</w:t>
      </w:r>
      <w:r w:rsidRPr="00F94CB9">
        <w:rPr>
          <w:spacing w:val="-15"/>
          <w:sz w:val="28"/>
          <w:szCs w:val="28"/>
          <w:lang w:val="fr-FR"/>
          <w:rPrChange w:id="13915" w:author="Peng Luqi" w:date="2019-10-13T14:50:00Z">
            <w:rPr>
              <w:spacing w:val="-15"/>
              <w:lang w:val="fr-FR"/>
            </w:rPr>
          </w:rPrChange>
        </w:rPr>
        <w:t xml:space="preserve"> </w:t>
      </w:r>
      <w:r w:rsidRPr="00F94CB9">
        <w:rPr>
          <w:sz w:val="28"/>
          <w:szCs w:val="28"/>
          <w:lang w:val="fr-FR"/>
          <w:rPrChange w:id="13916" w:author="Peng Luqi" w:date="2019-10-13T14:50:00Z">
            <w:rPr>
              <w:lang w:val="fr-FR"/>
            </w:rPr>
          </w:rPrChange>
        </w:rPr>
        <w:t>essentiellement</w:t>
      </w:r>
      <w:r w:rsidRPr="00F94CB9">
        <w:rPr>
          <w:spacing w:val="-15"/>
          <w:sz w:val="28"/>
          <w:szCs w:val="28"/>
          <w:lang w:val="fr-FR"/>
          <w:rPrChange w:id="13917" w:author="Peng Luqi" w:date="2019-10-13T14:50:00Z">
            <w:rPr>
              <w:spacing w:val="-15"/>
              <w:lang w:val="fr-FR"/>
            </w:rPr>
          </w:rPrChange>
        </w:rPr>
        <w:t xml:space="preserve"> </w:t>
      </w:r>
      <w:r w:rsidRPr="00F94CB9">
        <w:rPr>
          <w:sz w:val="28"/>
          <w:szCs w:val="28"/>
          <w:lang w:val="fr-FR"/>
          <w:rPrChange w:id="13918" w:author="Peng Luqi" w:date="2019-10-13T14:50:00Z">
            <w:rPr>
              <w:lang w:val="fr-FR"/>
            </w:rPr>
          </w:rPrChange>
        </w:rPr>
        <w:t>due</w:t>
      </w:r>
      <w:r w:rsidRPr="00F94CB9">
        <w:rPr>
          <w:spacing w:val="-15"/>
          <w:sz w:val="28"/>
          <w:szCs w:val="28"/>
          <w:lang w:val="fr-FR"/>
          <w:rPrChange w:id="13919" w:author="Peng Luqi" w:date="2019-10-13T14:50:00Z">
            <w:rPr>
              <w:spacing w:val="-15"/>
              <w:lang w:val="fr-FR"/>
            </w:rPr>
          </w:rPrChange>
        </w:rPr>
        <w:t xml:space="preserve"> </w:t>
      </w:r>
      <w:r w:rsidRPr="00F94CB9">
        <w:rPr>
          <w:sz w:val="28"/>
          <w:szCs w:val="28"/>
          <w:lang w:val="fr-FR"/>
          <w:rPrChange w:id="13920" w:author="Peng Luqi" w:date="2019-10-13T14:50:00Z">
            <w:rPr>
              <w:lang w:val="fr-FR"/>
            </w:rPr>
          </w:rPrChange>
        </w:rPr>
        <w:t>à</w:t>
      </w:r>
      <w:r w:rsidRPr="00F94CB9">
        <w:rPr>
          <w:spacing w:val="-15"/>
          <w:sz w:val="28"/>
          <w:szCs w:val="28"/>
          <w:lang w:val="fr-FR"/>
          <w:rPrChange w:id="13921" w:author="Peng Luqi" w:date="2019-10-13T14:50:00Z">
            <w:rPr>
              <w:spacing w:val="-15"/>
              <w:lang w:val="fr-FR"/>
            </w:rPr>
          </w:rPrChange>
        </w:rPr>
        <w:t xml:space="preserve"> </w:t>
      </w:r>
      <w:r w:rsidRPr="00F94CB9">
        <w:rPr>
          <w:sz w:val="28"/>
          <w:szCs w:val="28"/>
          <w:lang w:val="fr-FR"/>
          <w:rPrChange w:id="13922" w:author="Peng Luqi" w:date="2019-10-13T14:50:00Z">
            <w:rPr>
              <w:lang w:val="fr-FR"/>
            </w:rPr>
          </w:rPrChange>
        </w:rPr>
        <w:t>la</w:t>
      </w:r>
      <w:r w:rsidRPr="00F94CB9">
        <w:rPr>
          <w:spacing w:val="-14"/>
          <w:sz w:val="28"/>
          <w:szCs w:val="28"/>
          <w:lang w:val="fr-FR"/>
          <w:rPrChange w:id="13923" w:author="Peng Luqi" w:date="2019-10-13T14:50:00Z">
            <w:rPr>
              <w:spacing w:val="-14"/>
              <w:lang w:val="fr-FR"/>
            </w:rPr>
          </w:rPrChange>
        </w:rPr>
        <w:t xml:space="preserve"> </w:t>
      </w:r>
      <w:r w:rsidRPr="00F94CB9">
        <w:rPr>
          <w:sz w:val="28"/>
          <w:szCs w:val="28"/>
          <w:lang w:val="fr-FR"/>
          <w:rPrChange w:id="13924" w:author="Peng Luqi" w:date="2019-10-13T14:50:00Z">
            <w:rPr>
              <w:lang w:val="fr-FR"/>
            </w:rPr>
          </w:rPrChange>
        </w:rPr>
        <w:t>coordination,</w:t>
      </w:r>
      <w:r w:rsidRPr="00F94CB9">
        <w:rPr>
          <w:spacing w:val="-15"/>
          <w:sz w:val="28"/>
          <w:szCs w:val="28"/>
          <w:lang w:val="fr-FR"/>
          <w:rPrChange w:id="13925" w:author="Peng Luqi" w:date="2019-10-13T14:50:00Z">
            <w:rPr>
              <w:spacing w:val="-15"/>
              <w:lang w:val="fr-FR"/>
            </w:rPr>
          </w:rPrChange>
        </w:rPr>
        <w:t xml:space="preserve"> </w:t>
      </w:r>
      <w:r w:rsidRPr="00F94CB9">
        <w:rPr>
          <w:sz w:val="28"/>
          <w:szCs w:val="28"/>
          <w:lang w:val="fr-FR"/>
          <w:rPrChange w:id="13926" w:author="Peng Luqi" w:date="2019-10-13T14:50:00Z">
            <w:rPr>
              <w:lang w:val="fr-FR"/>
            </w:rPr>
          </w:rPrChange>
        </w:rPr>
        <w:t>laquelle est soit harmonieuse, soit cacophonique. Lorsque la communication se fait entre plusieurs parties, on parle de multipartisme. Il est impossible de connaître l</w:t>
      </w:r>
      <w:del w:id="13927" w:author="Peng Luqi" w:date="2019-10-13T14:43:00Z">
        <w:r w:rsidRPr="00F94CB9" w:rsidDel="00EF666F">
          <w:rPr>
            <w:sz w:val="28"/>
            <w:szCs w:val="28"/>
            <w:lang w:val="fr-FR"/>
            <w:rPrChange w:id="13928" w:author="Peng Luqi" w:date="2019-10-13T14:50:00Z">
              <w:rPr>
                <w:lang w:val="fr-FR"/>
              </w:rPr>
            </w:rPrChange>
          </w:rPr>
          <w:delText>’</w:delText>
        </w:r>
      </w:del>
      <w:ins w:id="13929" w:author="Peng Luqi" w:date="2019-10-13T14:43:00Z">
        <w:r w:rsidR="00EF666F" w:rsidRPr="00F94CB9">
          <w:rPr>
            <w:sz w:val="28"/>
            <w:szCs w:val="28"/>
            <w:lang w:val="fr-FR"/>
            <w:rPrChange w:id="13930" w:author="Peng Luqi" w:date="2019-10-13T14:50:00Z">
              <w:rPr>
                <w:lang w:val="fr-FR"/>
              </w:rPr>
            </w:rPrChange>
          </w:rPr>
          <w:t>’</w:t>
        </w:r>
      </w:ins>
      <w:r w:rsidRPr="00F94CB9">
        <w:rPr>
          <w:sz w:val="28"/>
          <w:szCs w:val="28"/>
          <w:lang w:val="fr-FR"/>
          <w:rPrChange w:id="13931" w:author="Peng Luqi" w:date="2019-10-13T14:50:00Z">
            <w:rPr>
              <w:lang w:val="fr-FR"/>
            </w:rPr>
          </w:rPrChange>
        </w:rPr>
        <w:t>existence d</w:t>
      </w:r>
      <w:del w:id="13932" w:author="Peng Luqi" w:date="2019-10-13T14:43:00Z">
        <w:r w:rsidRPr="00F94CB9" w:rsidDel="00EF666F">
          <w:rPr>
            <w:sz w:val="28"/>
            <w:szCs w:val="28"/>
            <w:lang w:val="fr-FR"/>
            <w:rPrChange w:id="13933" w:author="Peng Luqi" w:date="2019-10-13T14:50:00Z">
              <w:rPr>
                <w:lang w:val="fr-FR"/>
              </w:rPr>
            </w:rPrChange>
          </w:rPr>
          <w:delText>’</w:delText>
        </w:r>
      </w:del>
      <w:ins w:id="13934" w:author="Peng Luqi" w:date="2019-10-13T14:43:00Z">
        <w:r w:rsidR="00EF666F" w:rsidRPr="00F94CB9">
          <w:rPr>
            <w:sz w:val="28"/>
            <w:szCs w:val="28"/>
            <w:lang w:val="fr-FR"/>
            <w:rPrChange w:id="13935" w:author="Peng Luqi" w:date="2019-10-13T14:50:00Z">
              <w:rPr>
                <w:lang w:val="fr-FR"/>
              </w:rPr>
            </w:rPrChange>
          </w:rPr>
          <w:t>’</w:t>
        </w:r>
      </w:ins>
      <w:r w:rsidRPr="00F94CB9">
        <w:rPr>
          <w:sz w:val="28"/>
          <w:szCs w:val="28"/>
          <w:lang w:val="fr-FR"/>
          <w:rPrChange w:id="13936" w:author="Peng Luqi" w:date="2019-10-13T14:50:00Z">
            <w:rPr>
              <w:lang w:val="fr-FR"/>
            </w:rPr>
          </w:rPrChange>
        </w:rPr>
        <w:t>autres nœuds. À mesure que la communication devient plus efficace, la durée du cycle devient de plus en plus courte, bien que les fluctuations</w:t>
      </w:r>
      <w:r w:rsidRPr="00F94CB9">
        <w:rPr>
          <w:spacing w:val="-14"/>
          <w:sz w:val="28"/>
          <w:szCs w:val="28"/>
          <w:lang w:val="fr-FR"/>
          <w:rPrChange w:id="13937" w:author="Peng Luqi" w:date="2019-10-13T14:50:00Z">
            <w:rPr>
              <w:spacing w:val="-14"/>
              <w:lang w:val="fr-FR"/>
            </w:rPr>
          </w:rPrChange>
        </w:rPr>
        <w:t xml:space="preserve"> </w:t>
      </w:r>
      <w:r w:rsidRPr="00F94CB9">
        <w:rPr>
          <w:sz w:val="28"/>
          <w:szCs w:val="28"/>
          <w:lang w:val="fr-FR"/>
          <w:rPrChange w:id="13938" w:author="Peng Luqi" w:date="2019-10-13T14:50:00Z">
            <w:rPr>
              <w:lang w:val="fr-FR"/>
            </w:rPr>
          </w:rPrChange>
        </w:rPr>
        <w:t>(c</w:t>
      </w:r>
      <w:del w:id="13939" w:author="Peng Luqi" w:date="2019-10-13T14:43:00Z">
        <w:r w:rsidRPr="00F94CB9" w:rsidDel="00EF666F">
          <w:rPr>
            <w:sz w:val="28"/>
            <w:szCs w:val="28"/>
            <w:lang w:val="fr-FR"/>
            <w:rPrChange w:id="13940" w:author="Peng Luqi" w:date="2019-10-13T14:50:00Z">
              <w:rPr>
                <w:lang w:val="fr-FR"/>
              </w:rPr>
            </w:rPrChange>
          </w:rPr>
          <w:delText>’</w:delText>
        </w:r>
      </w:del>
      <w:ins w:id="13941" w:author="Peng Luqi" w:date="2019-10-13T14:43:00Z">
        <w:r w:rsidR="00EF666F" w:rsidRPr="00F94CB9">
          <w:rPr>
            <w:sz w:val="28"/>
            <w:szCs w:val="28"/>
            <w:lang w:val="fr-FR"/>
            <w:rPrChange w:id="13942" w:author="Peng Luqi" w:date="2019-10-13T14:50:00Z">
              <w:rPr>
                <w:lang w:val="fr-FR"/>
              </w:rPr>
            </w:rPrChange>
          </w:rPr>
          <w:t>’</w:t>
        </w:r>
      </w:ins>
      <w:r w:rsidRPr="00F94CB9">
        <w:rPr>
          <w:sz w:val="28"/>
          <w:szCs w:val="28"/>
          <w:lang w:val="fr-FR"/>
          <w:rPrChange w:id="13943" w:author="Peng Luqi" w:date="2019-10-13T14:50:00Z">
            <w:rPr>
              <w:lang w:val="fr-FR"/>
            </w:rPr>
          </w:rPrChange>
        </w:rPr>
        <w:t>est-à-dire</w:t>
      </w:r>
      <w:r w:rsidRPr="00F94CB9">
        <w:rPr>
          <w:spacing w:val="-13"/>
          <w:sz w:val="28"/>
          <w:szCs w:val="28"/>
          <w:lang w:val="fr-FR"/>
          <w:rPrChange w:id="13944" w:author="Peng Luqi" w:date="2019-10-13T14:50:00Z">
            <w:rPr>
              <w:spacing w:val="-13"/>
              <w:lang w:val="fr-FR"/>
            </w:rPr>
          </w:rPrChange>
        </w:rPr>
        <w:t xml:space="preserve"> </w:t>
      </w:r>
      <w:r w:rsidRPr="00F94CB9">
        <w:rPr>
          <w:sz w:val="28"/>
          <w:szCs w:val="28"/>
          <w:lang w:val="fr-FR"/>
          <w:rPrChange w:id="13945" w:author="Peng Luqi" w:date="2019-10-13T14:50:00Z">
            <w:rPr>
              <w:lang w:val="fr-FR"/>
            </w:rPr>
          </w:rPrChange>
        </w:rPr>
        <w:t>les</w:t>
      </w:r>
      <w:r w:rsidRPr="00F94CB9">
        <w:rPr>
          <w:spacing w:val="-13"/>
          <w:sz w:val="28"/>
          <w:szCs w:val="28"/>
          <w:lang w:val="fr-FR"/>
          <w:rPrChange w:id="13946" w:author="Peng Luqi" w:date="2019-10-13T14:50:00Z">
            <w:rPr>
              <w:spacing w:val="-13"/>
              <w:lang w:val="fr-FR"/>
            </w:rPr>
          </w:rPrChange>
        </w:rPr>
        <w:t xml:space="preserve"> </w:t>
      </w:r>
      <w:r w:rsidRPr="00F94CB9">
        <w:rPr>
          <w:sz w:val="28"/>
          <w:szCs w:val="28"/>
          <w:lang w:val="fr-FR"/>
          <w:rPrChange w:id="13947" w:author="Peng Luqi" w:date="2019-10-13T14:50:00Z">
            <w:rPr>
              <w:lang w:val="fr-FR"/>
            </w:rPr>
          </w:rPrChange>
        </w:rPr>
        <w:t>incohérences</w:t>
      </w:r>
      <w:r w:rsidRPr="00F94CB9">
        <w:rPr>
          <w:spacing w:val="-13"/>
          <w:sz w:val="28"/>
          <w:szCs w:val="28"/>
          <w:lang w:val="fr-FR"/>
          <w:rPrChange w:id="13948" w:author="Peng Luqi" w:date="2019-10-13T14:50:00Z">
            <w:rPr>
              <w:spacing w:val="-13"/>
              <w:lang w:val="fr-FR"/>
            </w:rPr>
          </w:rPrChange>
        </w:rPr>
        <w:t xml:space="preserve"> </w:t>
      </w:r>
      <w:r w:rsidRPr="00F94CB9">
        <w:rPr>
          <w:sz w:val="28"/>
          <w:szCs w:val="28"/>
          <w:lang w:val="fr-FR"/>
          <w:rPrChange w:id="13949" w:author="Peng Luqi" w:date="2019-10-13T14:50:00Z">
            <w:rPr>
              <w:lang w:val="fr-FR"/>
            </w:rPr>
          </w:rPrChange>
        </w:rPr>
        <w:t>occasionnelles</w:t>
      </w:r>
      <w:r w:rsidRPr="00F94CB9">
        <w:rPr>
          <w:spacing w:val="-14"/>
          <w:sz w:val="28"/>
          <w:szCs w:val="28"/>
          <w:lang w:val="fr-FR"/>
          <w:rPrChange w:id="13950" w:author="Peng Luqi" w:date="2019-10-13T14:50:00Z">
            <w:rPr>
              <w:spacing w:val="-14"/>
              <w:lang w:val="fr-FR"/>
            </w:rPr>
          </w:rPrChange>
        </w:rPr>
        <w:t xml:space="preserve"> </w:t>
      </w:r>
      <w:r w:rsidRPr="00F94CB9">
        <w:rPr>
          <w:sz w:val="28"/>
          <w:szCs w:val="28"/>
          <w:lang w:val="fr-FR"/>
          <w:rPrChange w:id="13951" w:author="Peng Luqi" w:date="2019-10-13T14:50:00Z">
            <w:rPr>
              <w:lang w:val="fr-FR"/>
            </w:rPr>
          </w:rPrChange>
        </w:rPr>
        <w:t>entre</w:t>
      </w:r>
      <w:r w:rsidRPr="00F94CB9">
        <w:rPr>
          <w:spacing w:val="-13"/>
          <w:sz w:val="28"/>
          <w:szCs w:val="28"/>
          <w:lang w:val="fr-FR"/>
          <w:rPrChange w:id="13952" w:author="Peng Luqi" w:date="2019-10-13T14:50:00Z">
            <w:rPr>
              <w:spacing w:val="-13"/>
              <w:lang w:val="fr-FR"/>
            </w:rPr>
          </w:rPrChange>
        </w:rPr>
        <w:t xml:space="preserve"> </w:t>
      </w:r>
      <w:r w:rsidRPr="00F94CB9">
        <w:rPr>
          <w:sz w:val="28"/>
          <w:szCs w:val="28"/>
          <w:lang w:val="fr-FR"/>
          <w:rPrChange w:id="13953" w:author="Peng Luqi" w:date="2019-10-13T14:50:00Z">
            <w:rPr>
              <w:lang w:val="fr-FR"/>
            </w:rPr>
          </w:rPrChange>
        </w:rPr>
        <w:t>plusieurs</w:t>
      </w:r>
      <w:r w:rsidRPr="00F94CB9">
        <w:rPr>
          <w:spacing w:val="-13"/>
          <w:sz w:val="28"/>
          <w:szCs w:val="28"/>
          <w:lang w:val="fr-FR"/>
          <w:rPrChange w:id="13954" w:author="Peng Luqi" w:date="2019-10-13T14:50:00Z">
            <w:rPr>
              <w:spacing w:val="-13"/>
              <w:lang w:val="fr-FR"/>
            </w:rPr>
          </w:rPrChange>
        </w:rPr>
        <w:t xml:space="preserve"> </w:t>
      </w:r>
      <w:r w:rsidRPr="00F94CB9">
        <w:rPr>
          <w:sz w:val="28"/>
          <w:szCs w:val="28"/>
          <w:lang w:val="fr-FR"/>
          <w:rPrChange w:id="13955" w:author="Peng Luqi" w:date="2019-10-13T14:50:00Z">
            <w:rPr>
              <w:lang w:val="fr-FR"/>
            </w:rPr>
          </w:rPrChange>
        </w:rPr>
        <w:t>parties)</w:t>
      </w:r>
      <w:r w:rsidRPr="00F94CB9">
        <w:rPr>
          <w:spacing w:val="-13"/>
          <w:sz w:val="28"/>
          <w:szCs w:val="28"/>
          <w:lang w:val="fr-FR"/>
          <w:rPrChange w:id="13956" w:author="Peng Luqi" w:date="2019-10-13T14:50:00Z">
            <w:rPr>
              <w:spacing w:val="-13"/>
              <w:lang w:val="fr-FR"/>
            </w:rPr>
          </w:rPrChange>
        </w:rPr>
        <w:t xml:space="preserve"> </w:t>
      </w:r>
      <w:r w:rsidRPr="00F94CB9">
        <w:rPr>
          <w:sz w:val="28"/>
          <w:szCs w:val="28"/>
          <w:lang w:val="fr-FR"/>
          <w:rPrChange w:id="13957" w:author="Peng Luqi" w:date="2019-10-13T14:50:00Z">
            <w:rPr>
              <w:lang w:val="fr-FR"/>
            </w:rPr>
          </w:rPrChange>
        </w:rPr>
        <w:t>ne</w:t>
      </w:r>
      <w:r w:rsidRPr="00F94CB9">
        <w:rPr>
          <w:spacing w:val="-13"/>
          <w:sz w:val="28"/>
          <w:szCs w:val="28"/>
          <w:lang w:val="fr-FR"/>
          <w:rPrChange w:id="13958" w:author="Peng Luqi" w:date="2019-10-13T14:50:00Z">
            <w:rPr>
              <w:spacing w:val="-13"/>
              <w:lang w:val="fr-FR"/>
            </w:rPr>
          </w:rPrChange>
        </w:rPr>
        <w:t xml:space="preserve"> </w:t>
      </w:r>
      <w:r w:rsidRPr="00F94CB9">
        <w:rPr>
          <w:sz w:val="28"/>
          <w:szCs w:val="28"/>
          <w:lang w:val="fr-FR"/>
          <w:rPrChange w:id="13959" w:author="Peng Luqi" w:date="2019-10-13T14:50:00Z">
            <w:rPr>
              <w:lang w:val="fr-FR"/>
            </w:rPr>
          </w:rPrChange>
        </w:rPr>
        <w:t>puissent</w:t>
      </w:r>
      <w:r w:rsidRPr="00F94CB9">
        <w:rPr>
          <w:spacing w:val="-14"/>
          <w:sz w:val="28"/>
          <w:szCs w:val="28"/>
          <w:lang w:val="fr-FR"/>
          <w:rPrChange w:id="13960" w:author="Peng Luqi" w:date="2019-10-13T14:50:00Z">
            <w:rPr>
              <w:spacing w:val="-14"/>
              <w:lang w:val="fr-FR"/>
            </w:rPr>
          </w:rPrChange>
        </w:rPr>
        <w:t xml:space="preserve"> </w:t>
      </w:r>
      <w:r w:rsidRPr="00F94CB9">
        <w:rPr>
          <w:sz w:val="28"/>
          <w:szCs w:val="28"/>
          <w:lang w:val="fr-FR"/>
          <w:rPrChange w:id="13961" w:author="Peng Luqi" w:date="2019-10-13T14:50:00Z">
            <w:rPr>
              <w:lang w:val="fr-FR"/>
            </w:rPr>
          </w:rPrChange>
        </w:rPr>
        <w:t>jamais</w:t>
      </w:r>
      <w:r w:rsidRPr="00F94CB9">
        <w:rPr>
          <w:spacing w:val="-13"/>
          <w:sz w:val="28"/>
          <w:szCs w:val="28"/>
          <w:lang w:val="fr-FR"/>
          <w:rPrChange w:id="13962" w:author="Peng Luqi" w:date="2019-10-13T14:50:00Z">
            <w:rPr>
              <w:spacing w:val="-13"/>
              <w:lang w:val="fr-FR"/>
            </w:rPr>
          </w:rPrChange>
        </w:rPr>
        <w:t xml:space="preserve"> </w:t>
      </w:r>
      <w:r w:rsidRPr="00F94CB9">
        <w:rPr>
          <w:sz w:val="28"/>
          <w:szCs w:val="28"/>
          <w:lang w:val="fr-FR"/>
          <w:rPrChange w:id="13963" w:author="Peng Luqi" w:date="2019-10-13T14:50:00Z">
            <w:rPr>
              <w:lang w:val="fr-FR"/>
            </w:rPr>
          </w:rPrChange>
        </w:rPr>
        <w:t>être éliminées.</w:t>
      </w:r>
    </w:p>
    <w:p w:rsidR="002B38DF" w:rsidRPr="00F94CB9" w:rsidRDefault="002B38DF">
      <w:pPr>
        <w:pStyle w:val="a3"/>
        <w:ind w:left="170" w:right="170"/>
        <w:jc w:val="both"/>
        <w:rPr>
          <w:lang w:val="fr-FR"/>
          <w:rPrChange w:id="13964" w:author="Peng Luqi" w:date="2019-10-13T14:50:00Z">
            <w:rPr>
              <w:sz w:val="21"/>
              <w:lang w:val="fr-FR"/>
            </w:rPr>
          </w:rPrChange>
        </w:rPr>
        <w:pPrChange w:id="13965" w:author="Peng Luqi" w:date="2019-10-13T14:20:00Z">
          <w:pPr>
            <w:pStyle w:val="a3"/>
            <w:spacing w:before="7"/>
          </w:pPr>
        </w:pPrChange>
      </w:pPr>
    </w:p>
    <w:p w:rsidR="002B38DF" w:rsidRPr="00F94CB9" w:rsidDel="001007FD" w:rsidRDefault="00716360">
      <w:pPr>
        <w:ind w:left="170" w:right="170"/>
        <w:jc w:val="both"/>
        <w:rPr>
          <w:del w:id="13966" w:author="Peng Luqi" w:date="2019-10-13T23:10:00Z"/>
          <w:sz w:val="28"/>
          <w:szCs w:val="28"/>
          <w:lang w:val="fr-FR"/>
          <w:rPrChange w:id="13967" w:author="Peng Luqi" w:date="2019-10-13T14:50:00Z">
            <w:rPr>
              <w:del w:id="13968" w:author="Peng Luqi" w:date="2019-10-13T23:10:00Z"/>
              <w:lang w:val="fr-FR"/>
            </w:rPr>
          </w:rPrChange>
        </w:rPr>
        <w:pPrChange w:id="13969" w:author="Peng Luqi" w:date="2019-10-13T14:20:00Z">
          <w:pPr>
            <w:ind w:left="130" w:right="182"/>
            <w:jc w:val="both"/>
          </w:pPr>
        </w:pPrChange>
      </w:pPr>
      <w:r w:rsidRPr="00F94CB9">
        <w:rPr>
          <w:sz w:val="28"/>
          <w:szCs w:val="28"/>
          <w:lang w:val="fr-FR"/>
          <w:rPrChange w:id="13970" w:author="Peng Luqi" w:date="2019-10-13T14:50:00Z">
            <w:rPr>
              <w:lang w:val="fr-FR"/>
            </w:rPr>
          </w:rPrChange>
        </w:rPr>
        <w:lastRenderedPageBreak/>
        <w:t>C</w:t>
      </w:r>
      <w:del w:id="13971" w:author="Peng Luqi" w:date="2019-10-13T14:43:00Z">
        <w:r w:rsidRPr="00F94CB9" w:rsidDel="00EF666F">
          <w:rPr>
            <w:sz w:val="28"/>
            <w:szCs w:val="28"/>
            <w:lang w:val="fr-FR"/>
            <w:rPrChange w:id="13972" w:author="Peng Luqi" w:date="2019-10-13T14:50:00Z">
              <w:rPr>
                <w:lang w:val="fr-FR"/>
              </w:rPr>
            </w:rPrChange>
          </w:rPr>
          <w:delText>’</w:delText>
        </w:r>
      </w:del>
      <w:ins w:id="13973" w:author="Peng Luqi" w:date="2019-10-13T14:43:00Z">
        <w:r w:rsidR="00EF666F" w:rsidRPr="00F94CB9">
          <w:rPr>
            <w:sz w:val="28"/>
            <w:szCs w:val="28"/>
            <w:lang w:val="fr-FR"/>
            <w:rPrChange w:id="13974" w:author="Peng Luqi" w:date="2019-10-13T14:50:00Z">
              <w:rPr>
                <w:lang w:val="fr-FR"/>
              </w:rPr>
            </w:rPrChange>
          </w:rPr>
          <w:t>’</w:t>
        </w:r>
      </w:ins>
      <w:r w:rsidRPr="00F94CB9">
        <w:rPr>
          <w:sz w:val="28"/>
          <w:szCs w:val="28"/>
          <w:lang w:val="fr-FR"/>
          <w:rPrChange w:id="13975" w:author="Peng Luqi" w:date="2019-10-13T14:50:00Z">
            <w:rPr>
              <w:lang w:val="fr-FR"/>
            </w:rPr>
          </w:rPrChange>
        </w:rPr>
        <w:t>est pourquoi le cycle de fluctuation des actifs numériques dans la blockchain est relativement court. Au cours des huit dernières années, j</w:t>
      </w:r>
      <w:del w:id="13976" w:author="Peng Luqi" w:date="2019-10-13T14:43:00Z">
        <w:r w:rsidRPr="00F94CB9" w:rsidDel="00EF666F">
          <w:rPr>
            <w:sz w:val="28"/>
            <w:szCs w:val="28"/>
            <w:lang w:val="fr-FR"/>
            <w:rPrChange w:id="13977" w:author="Peng Luqi" w:date="2019-10-13T14:50:00Z">
              <w:rPr>
                <w:lang w:val="fr-FR"/>
              </w:rPr>
            </w:rPrChange>
          </w:rPr>
          <w:delText>’</w:delText>
        </w:r>
      </w:del>
      <w:ins w:id="13978" w:author="Peng Luqi" w:date="2019-10-13T14:43:00Z">
        <w:r w:rsidR="00EF666F" w:rsidRPr="00F94CB9">
          <w:rPr>
            <w:sz w:val="28"/>
            <w:szCs w:val="28"/>
            <w:lang w:val="fr-FR"/>
            <w:rPrChange w:id="13979" w:author="Peng Luqi" w:date="2019-10-13T14:50:00Z">
              <w:rPr>
                <w:lang w:val="fr-FR"/>
              </w:rPr>
            </w:rPrChange>
          </w:rPr>
          <w:t>’</w:t>
        </w:r>
      </w:ins>
      <w:r w:rsidRPr="00F94CB9">
        <w:rPr>
          <w:sz w:val="28"/>
          <w:szCs w:val="28"/>
          <w:lang w:val="fr-FR"/>
          <w:rPrChange w:id="13980" w:author="Peng Luqi" w:date="2019-10-13T14:50:00Z">
            <w:rPr>
              <w:lang w:val="fr-FR"/>
            </w:rPr>
          </w:rPrChange>
        </w:rPr>
        <w:t>ai entendu de nombreuses personnes utilisant le Bitcoin réduire de moitié le volume des activités minières, c</w:t>
      </w:r>
      <w:del w:id="13981" w:author="Peng Luqi" w:date="2019-10-13T14:43:00Z">
        <w:r w:rsidRPr="00F94CB9" w:rsidDel="00EF666F">
          <w:rPr>
            <w:sz w:val="28"/>
            <w:szCs w:val="28"/>
            <w:lang w:val="fr-FR"/>
            <w:rPrChange w:id="13982" w:author="Peng Luqi" w:date="2019-10-13T14:50:00Z">
              <w:rPr>
                <w:lang w:val="fr-FR"/>
              </w:rPr>
            </w:rPrChange>
          </w:rPr>
          <w:delText>’</w:delText>
        </w:r>
      </w:del>
      <w:ins w:id="13983" w:author="Peng Luqi" w:date="2019-10-13T14:43:00Z">
        <w:r w:rsidR="00EF666F" w:rsidRPr="00F94CB9">
          <w:rPr>
            <w:sz w:val="28"/>
            <w:szCs w:val="28"/>
            <w:lang w:val="fr-FR"/>
            <w:rPrChange w:id="13984" w:author="Peng Luqi" w:date="2019-10-13T14:50:00Z">
              <w:rPr>
                <w:lang w:val="fr-FR"/>
              </w:rPr>
            </w:rPrChange>
          </w:rPr>
          <w:t>’</w:t>
        </w:r>
      </w:ins>
      <w:r w:rsidRPr="00F94CB9">
        <w:rPr>
          <w:sz w:val="28"/>
          <w:szCs w:val="28"/>
          <w:lang w:val="fr-FR"/>
          <w:rPrChange w:id="13985" w:author="Peng Luqi" w:date="2019-10-13T14:50:00Z">
            <w:rPr>
              <w:lang w:val="fr-FR"/>
            </w:rPr>
          </w:rPrChange>
        </w:rPr>
        <w:t>est-à-dire sur quatre ans, comme base de cycle.</w:t>
      </w:r>
      <w:ins w:id="13986" w:author="Peng Luqi" w:date="2019-10-13T23:10:00Z">
        <w:r w:rsidR="001007FD">
          <w:rPr>
            <w:sz w:val="28"/>
            <w:szCs w:val="28"/>
            <w:lang w:val="fr-FR"/>
          </w:rPr>
          <w:t xml:space="preserve"> </w:t>
        </w:r>
      </w:ins>
    </w:p>
    <w:p w:rsidR="002B38DF" w:rsidRPr="00F94CB9" w:rsidDel="001007FD" w:rsidRDefault="002B38DF">
      <w:pPr>
        <w:ind w:left="170" w:right="170"/>
        <w:jc w:val="both"/>
        <w:rPr>
          <w:del w:id="13987" w:author="Peng Luqi" w:date="2019-10-13T23:10:00Z"/>
          <w:sz w:val="28"/>
          <w:lang w:val="fr-FR"/>
          <w:rPrChange w:id="13988" w:author="Peng Luqi" w:date="2019-10-13T14:50:00Z">
            <w:rPr>
              <w:del w:id="13989" w:author="Peng Luqi" w:date="2019-10-13T23:10:00Z"/>
              <w:sz w:val="21"/>
              <w:lang w:val="fr-FR"/>
            </w:rPr>
          </w:rPrChange>
        </w:rPr>
        <w:pPrChange w:id="13990" w:author="Peng Luqi" w:date="2019-10-13T23:10:00Z">
          <w:pPr>
            <w:pStyle w:val="a3"/>
            <w:spacing w:before="5"/>
          </w:pPr>
        </w:pPrChange>
      </w:pPr>
    </w:p>
    <w:p w:rsidR="002B38DF" w:rsidRPr="00F94CB9" w:rsidRDefault="00716360">
      <w:pPr>
        <w:ind w:left="170" w:right="170"/>
        <w:jc w:val="both"/>
        <w:rPr>
          <w:sz w:val="28"/>
          <w:szCs w:val="28"/>
          <w:lang w:val="fr-FR"/>
          <w:rPrChange w:id="13991" w:author="Peng Luqi" w:date="2019-10-13T14:50:00Z">
            <w:rPr>
              <w:lang w:val="fr-FR"/>
            </w:rPr>
          </w:rPrChange>
        </w:rPr>
        <w:pPrChange w:id="13992" w:author="Peng Luqi" w:date="2019-10-13T14:20:00Z">
          <w:pPr>
            <w:spacing w:line="237" w:lineRule="auto"/>
            <w:ind w:left="130" w:right="184"/>
            <w:jc w:val="both"/>
          </w:pPr>
        </w:pPrChange>
      </w:pPr>
      <w:r w:rsidRPr="00F94CB9">
        <w:rPr>
          <w:sz w:val="28"/>
          <w:szCs w:val="28"/>
          <w:lang w:val="fr-FR"/>
          <w:rPrChange w:id="13993" w:author="Peng Luqi" w:date="2019-10-13T14:50:00Z">
            <w:rPr>
              <w:lang w:val="fr-FR"/>
            </w:rPr>
          </w:rPrChange>
        </w:rPr>
        <w:t>Cette base perd progressivement de son sens car la valeur du Bitcoin sur le marché ne correspond plus à la valeur totale des crypto monnaies.</w:t>
      </w:r>
    </w:p>
    <w:p w:rsidR="002B38DF" w:rsidRPr="00F94CB9" w:rsidRDefault="002B38DF">
      <w:pPr>
        <w:pStyle w:val="a3"/>
        <w:ind w:left="170" w:right="170"/>
        <w:jc w:val="both"/>
        <w:rPr>
          <w:lang w:val="fr-FR"/>
          <w:rPrChange w:id="13994" w:author="Peng Luqi" w:date="2019-10-13T14:50:00Z">
            <w:rPr>
              <w:sz w:val="22"/>
              <w:lang w:val="fr-FR"/>
            </w:rPr>
          </w:rPrChange>
        </w:rPr>
        <w:pPrChange w:id="13995" w:author="Peng Luqi" w:date="2019-10-13T14:20:00Z">
          <w:pPr>
            <w:pStyle w:val="a3"/>
            <w:spacing w:before="2"/>
          </w:pPr>
        </w:pPrChange>
      </w:pPr>
    </w:p>
    <w:p w:rsidR="002B38DF" w:rsidRPr="00F94CB9" w:rsidRDefault="00716360">
      <w:pPr>
        <w:ind w:left="170" w:right="170"/>
        <w:jc w:val="both"/>
        <w:rPr>
          <w:sz w:val="28"/>
          <w:szCs w:val="28"/>
          <w:lang w:val="fr-FR"/>
          <w:rPrChange w:id="13996" w:author="Peng Luqi" w:date="2019-10-13T14:50:00Z">
            <w:rPr>
              <w:lang w:val="fr-FR"/>
            </w:rPr>
          </w:rPrChange>
        </w:rPr>
        <w:pPrChange w:id="13997" w:author="Peng Luqi" w:date="2019-10-13T14:20:00Z">
          <w:pPr>
            <w:ind w:left="130" w:right="182"/>
            <w:jc w:val="both"/>
          </w:pPr>
        </w:pPrChange>
      </w:pPr>
      <w:r w:rsidRPr="00F94CB9">
        <w:rPr>
          <w:sz w:val="28"/>
          <w:szCs w:val="28"/>
          <w:lang w:val="fr-FR"/>
          <w:rPrChange w:id="13998" w:author="Peng Luqi" w:date="2019-10-13T14:50:00Z">
            <w:rPr>
              <w:lang w:val="fr-FR"/>
            </w:rPr>
          </w:rPrChange>
        </w:rPr>
        <w:t xml:space="preserve">À mon avis, le cycle de fluctuation concernant </w:t>
      </w:r>
      <w:del w:id="13999" w:author="Peng Luqi" w:date="2019-10-13T23:10:00Z">
        <w:r w:rsidRPr="00F94CB9" w:rsidDel="001007FD">
          <w:rPr>
            <w:sz w:val="28"/>
            <w:szCs w:val="28"/>
            <w:lang w:val="fr-FR"/>
            <w:rPrChange w:id="14000" w:author="Peng Luqi" w:date="2019-10-13T14:50:00Z">
              <w:rPr>
                <w:lang w:val="fr-FR"/>
              </w:rPr>
            </w:rPrChange>
          </w:rPr>
          <w:delText>les crypto</w:delText>
        </w:r>
      </w:del>
      <w:ins w:id="14001" w:author="Peng Luqi" w:date="2019-10-13T23:10:00Z">
        <w:r w:rsidR="001007FD" w:rsidRPr="00F94CB9">
          <w:rPr>
            <w:sz w:val="28"/>
            <w:szCs w:val="28"/>
            <w:lang w:val="fr-FR"/>
          </w:rPr>
          <w:t>les crypto</w:t>
        </w:r>
      </w:ins>
      <w:r w:rsidRPr="00F94CB9">
        <w:rPr>
          <w:sz w:val="28"/>
          <w:szCs w:val="28"/>
          <w:lang w:val="fr-FR"/>
          <w:rPrChange w:id="14002" w:author="Peng Luqi" w:date="2019-10-13T14:50:00Z">
            <w:rPr>
              <w:lang w:val="fr-FR"/>
            </w:rPr>
          </w:rPrChange>
        </w:rPr>
        <w:t xml:space="preserve"> monnaies est généralement plus court que le cycle</w:t>
      </w:r>
      <w:r w:rsidRPr="00F94CB9">
        <w:rPr>
          <w:spacing w:val="-17"/>
          <w:sz w:val="28"/>
          <w:szCs w:val="28"/>
          <w:lang w:val="fr-FR"/>
          <w:rPrChange w:id="14003" w:author="Peng Luqi" w:date="2019-10-13T14:50:00Z">
            <w:rPr>
              <w:spacing w:val="-17"/>
              <w:lang w:val="fr-FR"/>
            </w:rPr>
          </w:rPrChange>
        </w:rPr>
        <w:t xml:space="preserve"> </w:t>
      </w:r>
      <w:r w:rsidRPr="00F94CB9">
        <w:rPr>
          <w:sz w:val="28"/>
          <w:szCs w:val="28"/>
          <w:lang w:val="fr-FR"/>
          <w:rPrChange w:id="14004" w:author="Peng Luqi" w:date="2019-10-13T14:50:00Z">
            <w:rPr>
              <w:lang w:val="fr-FR"/>
            </w:rPr>
          </w:rPrChange>
        </w:rPr>
        <w:t>boursier,</w:t>
      </w:r>
      <w:r w:rsidRPr="00F94CB9">
        <w:rPr>
          <w:spacing w:val="-17"/>
          <w:sz w:val="28"/>
          <w:szCs w:val="28"/>
          <w:lang w:val="fr-FR"/>
          <w:rPrChange w:id="14005" w:author="Peng Luqi" w:date="2019-10-13T14:50:00Z">
            <w:rPr>
              <w:spacing w:val="-17"/>
              <w:lang w:val="fr-FR"/>
            </w:rPr>
          </w:rPrChange>
        </w:rPr>
        <w:t xml:space="preserve"> </w:t>
      </w:r>
      <w:r w:rsidRPr="00F94CB9">
        <w:rPr>
          <w:sz w:val="28"/>
          <w:szCs w:val="28"/>
          <w:lang w:val="fr-FR"/>
          <w:rPrChange w:id="14006" w:author="Peng Luqi" w:date="2019-10-13T14:50:00Z">
            <w:rPr>
              <w:lang w:val="fr-FR"/>
            </w:rPr>
          </w:rPrChange>
        </w:rPr>
        <w:t>et</w:t>
      </w:r>
      <w:r w:rsidRPr="00F94CB9">
        <w:rPr>
          <w:spacing w:val="-17"/>
          <w:sz w:val="28"/>
          <w:szCs w:val="28"/>
          <w:lang w:val="fr-FR"/>
          <w:rPrChange w:id="14007" w:author="Peng Luqi" w:date="2019-10-13T14:50:00Z">
            <w:rPr>
              <w:spacing w:val="-17"/>
              <w:lang w:val="fr-FR"/>
            </w:rPr>
          </w:rPrChange>
        </w:rPr>
        <w:t xml:space="preserve"> </w:t>
      </w:r>
      <w:r w:rsidRPr="00F94CB9">
        <w:rPr>
          <w:sz w:val="28"/>
          <w:szCs w:val="28"/>
          <w:lang w:val="fr-FR"/>
          <w:rPrChange w:id="14008" w:author="Peng Luqi" w:date="2019-10-13T14:50:00Z">
            <w:rPr>
              <w:lang w:val="fr-FR"/>
            </w:rPr>
          </w:rPrChange>
        </w:rPr>
        <w:t>cela</w:t>
      </w:r>
      <w:r w:rsidRPr="00F94CB9">
        <w:rPr>
          <w:spacing w:val="-16"/>
          <w:sz w:val="28"/>
          <w:szCs w:val="28"/>
          <w:lang w:val="fr-FR"/>
          <w:rPrChange w:id="14009" w:author="Peng Luqi" w:date="2019-10-13T14:50:00Z">
            <w:rPr>
              <w:spacing w:val="-16"/>
              <w:lang w:val="fr-FR"/>
            </w:rPr>
          </w:rPrChange>
        </w:rPr>
        <w:t xml:space="preserve"> </w:t>
      </w:r>
      <w:r w:rsidRPr="00F94CB9">
        <w:rPr>
          <w:sz w:val="28"/>
          <w:szCs w:val="28"/>
          <w:lang w:val="fr-FR"/>
          <w:rPrChange w:id="14010" w:author="Peng Luqi" w:date="2019-10-13T14:50:00Z">
            <w:rPr>
              <w:lang w:val="fr-FR"/>
            </w:rPr>
          </w:rPrChange>
        </w:rPr>
        <w:t>va</w:t>
      </w:r>
      <w:r w:rsidRPr="00F94CB9">
        <w:rPr>
          <w:spacing w:val="-17"/>
          <w:sz w:val="28"/>
          <w:szCs w:val="28"/>
          <w:lang w:val="fr-FR"/>
          <w:rPrChange w:id="14011" w:author="Peng Luqi" w:date="2019-10-13T14:50:00Z">
            <w:rPr>
              <w:spacing w:val="-17"/>
              <w:lang w:val="fr-FR"/>
            </w:rPr>
          </w:rPrChange>
        </w:rPr>
        <w:t xml:space="preserve"> </w:t>
      </w:r>
      <w:r w:rsidRPr="00F94CB9">
        <w:rPr>
          <w:sz w:val="28"/>
          <w:szCs w:val="28"/>
          <w:lang w:val="fr-FR"/>
          <w:rPrChange w:id="14012" w:author="Peng Luqi" w:date="2019-10-13T14:50:00Z">
            <w:rPr>
              <w:lang w:val="fr-FR"/>
            </w:rPr>
          </w:rPrChange>
        </w:rPr>
        <w:t>aller</w:t>
      </w:r>
      <w:r w:rsidRPr="00F94CB9">
        <w:rPr>
          <w:spacing w:val="-17"/>
          <w:sz w:val="28"/>
          <w:szCs w:val="28"/>
          <w:lang w:val="fr-FR"/>
          <w:rPrChange w:id="14013" w:author="Peng Luqi" w:date="2019-10-13T14:50:00Z">
            <w:rPr>
              <w:spacing w:val="-17"/>
              <w:lang w:val="fr-FR"/>
            </w:rPr>
          </w:rPrChange>
        </w:rPr>
        <w:t xml:space="preserve"> </w:t>
      </w:r>
      <w:r w:rsidRPr="00F94CB9">
        <w:rPr>
          <w:sz w:val="28"/>
          <w:szCs w:val="28"/>
          <w:lang w:val="fr-FR"/>
          <w:rPrChange w:id="14014" w:author="Peng Luqi" w:date="2019-10-13T14:50:00Z">
            <w:rPr>
              <w:lang w:val="fr-FR"/>
            </w:rPr>
          </w:rPrChange>
        </w:rPr>
        <w:t>en</w:t>
      </w:r>
      <w:r w:rsidRPr="00F94CB9">
        <w:rPr>
          <w:spacing w:val="-16"/>
          <w:sz w:val="28"/>
          <w:szCs w:val="28"/>
          <w:lang w:val="fr-FR"/>
          <w:rPrChange w:id="14015" w:author="Peng Luqi" w:date="2019-10-13T14:50:00Z">
            <w:rPr>
              <w:spacing w:val="-16"/>
              <w:lang w:val="fr-FR"/>
            </w:rPr>
          </w:rPrChange>
        </w:rPr>
        <w:t xml:space="preserve"> </w:t>
      </w:r>
      <w:r w:rsidRPr="00F94CB9">
        <w:rPr>
          <w:sz w:val="28"/>
          <w:szCs w:val="28"/>
          <w:lang w:val="fr-FR"/>
          <w:rPrChange w:id="14016" w:author="Peng Luqi" w:date="2019-10-13T14:50:00Z">
            <w:rPr>
              <w:lang w:val="fr-FR"/>
            </w:rPr>
          </w:rPrChange>
        </w:rPr>
        <w:t>s</w:t>
      </w:r>
      <w:del w:id="14017" w:author="Peng Luqi" w:date="2019-10-13T14:43:00Z">
        <w:r w:rsidRPr="00F94CB9" w:rsidDel="00EF666F">
          <w:rPr>
            <w:sz w:val="28"/>
            <w:szCs w:val="28"/>
            <w:lang w:val="fr-FR"/>
            <w:rPrChange w:id="14018" w:author="Peng Luqi" w:date="2019-10-13T14:50:00Z">
              <w:rPr>
                <w:lang w:val="fr-FR"/>
              </w:rPr>
            </w:rPrChange>
          </w:rPr>
          <w:delText>’</w:delText>
        </w:r>
      </w:del>
      <w:ins w:id="14019" w:author="Peng Luqi" w:date="2019-10-13T14:43:00Z">
        <w:r w:rsidR="00EF666F" w:rsidRPr="00F94CB9">
          <w:rPr>
            <w:sz w:val="28"/>
            <w:szCs w:val="28"/>
            <w:lang w:val="fr-FR"/>
            <w:rPrChange w:id="14020" w:author="Peng Luqi" w:date="2019-10-13T14:50:00Z">
              <w:rPr>
                <w:lang w:val="fr-FR"/>
              </w:rPr>
            </w:rPrChange>
          </w:rPr>
          <w:t>’</w:t>
        </w:r>
      </w:ins>
      <w:r w:rsidRPr="00F94CB9">
        <w:rPr>
          <w:sz w:val="28"/>
          <w:szCs w:val="28"/>
          <w:lang w:val="fr-FR"/>
          <w:rPrChange w:id="14021" w:author="Peng Luqi" w:date="2019-10-13T14:50:00Z">
            <w:rPr>
              <w:lang w:val="fr-FR"/>
            </w:rPr>
          </w:rPrChange>
        </w:rPr>
        <w:t>accentuant.</w:t>
      </w:r>
      <w:r w:rsidRPr="00F94CB9">
        <w:rPr>
          <w:spacing w:val="-17"/>
          <w:sz w:val="28"/>
          <w:szCs w:val="28"/>
          <w:lang w:val="fr-FR"/>
          <w:rPrChange w:id="14022" w:author="Peng Luqi" w:date="2019-10-13T14:50:00Z">
            <w:rPr>
              <w:spacing w:val="-17"/>
              <w:lang w:val="fr-FR"/>
            </w:rPr>
          </w:rPrChange>
        </w:rPr>
        <w:t xml:space="preserve"> </w:t>
      </w:r>
      <w:r w:rsidRPr="00F94CB9">
        <w:rPr>
          <w:sz w:val="28"/>
          <w:szCs w:val="28"/>
          <w:lang w:val="fr-FR"/>
          <w:rPrChange w:id="14023" w:author="Peng Luqi" w:date="2019-10-13T14:50:00Z">
            <w:rPr>
              <w:lang w:val="fr-FR"/>
            </w:rPr>
          </w:rPrChange>
        </w:rPr>
        <w:t>La</w:t>
      </w:r>
      <w:r w:rsidRPr="00F94CB9">
        <w:rPr>
          <w:spacing w:val="-17"/>
          <w:sz w:val="28"/>
          <w:szCs w:val="28"/>
          <w:lang w:val="fr-FR"/>
          <w:rPrChange w:id="14024" w:author="Peng Luqi" w:date="2019-10-13T14:50:00Z">
            <w:rPr>
              <w:spacing w:val="-17"/>
              <w:lang w:val="fr-FR"/>
            </w:rPr>
          </w:rPrChange>
        </w:rPr>
        <w:t xml:space="preserve"> </w:t>
      </w:r>
      <w:r w:rsidRPr="00F94CB9">
        <w:rPr>
          <w:sz w:val="28"/>
          <w:szCs w:val="28"/>
          <w:lang w:val="fr-FR"/>
          <w:rPrChange w:id="14025" w:author="Peng Luqi" w:date="2019-10-13T14:50:00Z">
            <w:rPr>
              <w:lang w:val="fr-FR"/>
            </w:rPr>
          </w:rPrChange>
        </w:rPr>
        <w:t>principale</w:t>
      </w:r>
      <w:r w:rsidRPr="00F94CB9">
        <w:rPr>
          <w:spacing w:val="-16"/>
          <w:sz w:val="28"/>
          <w:szCs w:val="28"/>
          <w:lang w:val="fr-FR"/>
          <w:rPrChange w:id="14026" w:author="Peng Luqi" w:date="2019-10-13T14:50:00Z">
            <w:rPr>
              <w:spacing w:val="-16"/>
              <w:lang w:val="fr-FR"/>
            </w:rPr>
          </w:rPrChange>
        </w:rPr>
        <w:t xml:space="preserve"> </w:t>
      </w:r>
      <w:r w:rsidRPr="00F94CB9">
        <w:rPr>
          <w:sz w:val="28"/>
          <w:szCs w:val="28"/>
          <w:lang w:val="fr-FR"/>
          <w:rPrChange w:id="14027" w:author="Peng Luqi" w:date="2019-10-13T14:50:00Z">
            <w:rPr>
              <w:lang w:val="fr-FR"/>
            </w:rPr>
          </w:rPrChange>
        </w:rPr>
        <w:t>raison</w:t>
      </w:r>
      <w:r w:rsidRPr="00F94CB9">
        <w:rPr>
          <w:spacing w:val="-17"/>
          <w:sz w:val="28"/>
          <w:szCs w:val="28"/>
          <w:lang w:val="fr-FR"/>
          <w:rPrChange w:id="14028" w:author="Peng Luqi" w:date="2019-10-13T14:50:00Z">
            <w:rPr>
              <w:spacing w:val="-17"/>
              <w:lang w:val="fr-FR"/>
            </w:rPr>
          </w:rPrChange>
        </w:rPr>
        <w:t xml:space="preserve"> </w:t>
      </w:r>
      <w:r w:rsidRPr="00F94CB9">
        <w:rPr>
          <w:sz w:val="28"/>
          <w:szCs w:val="28"/>
          <w:lang w:val="fr-FR"/>
          <w:rPrChange w:id="14029" w:author="Peng Luqi" w:date="2019-10-13T14:50:00Z">
            <w:rPr>
              <w:lang w:val="fr-FR"/>
            </w:rPr>
          </w:rPrChange>
        </w:rPr>
        <w:t>est</w:t>
      </w:r>
      <w:r w:rsidRPr="00F94CB9">
        <w:rPr>
          <w:spacing w:val="-17"/>
          <w:sz w:val="28"/>
          <w:szCs w:val="28"/>
          <w:lang w:val="fr-FR"/>
          <w:rPrChange w:id="14030" w:author="Peng Luqi" w:date="2019-10-13T14:50:00Z">
            <w:rPr>
              <w:spacing w:val="-17"/>
              <w:lang w:val="fr-FR"/>
            </w:rPr>
          </w:rPrChange>
        </w:rPr>
        <w:t xml:space="preserve"> </w:t>
      </w:r>
      <w:r w:rsidRPr="00F94CB9">
        <w:rPr>
          <w:sz w:val="28"/>
          <w:szCs w:val="28"/>
          <w:lang w:val="fr-FR"/>
          <w:rPrChange w:id="14031" w:author="Peng Luqi" w:date="2019-10-13T14:50:00Z">
            <w:rPr>
              <w:lang w:val="fr-FR"/>
            </w:rPr>
          </w:rPrChange>
        </w:rPr>
        <w:t>que</w:t>
      </w:r>
      <w:r w:rsidRPr="00F94CB9">
        <w:rPr>
          <w:spacing w:val="-16"/>
          <w:sz w:val="28"/>
          <w:szCs w:val="28"/>
          <w:lang w:val="fr-FR"/>
          <w:rPrChange w:id="14032" w:author="Peng Luqi" w:date="2019-10-13T14:50:00Z">
            <w:rPr>
              <w:spacing w:val="-16"/>
              <w:lang w:val="fr-FR"/>
            </w:rPr>
          </w:rPrChange>
        </w:rPr>
        <w:t xml:space="preserve"> </w:t>
      </w:r>
      <w:r w:rsidRPr="00F94CB9">
        <w:rPr>
          <w:sz w:val="28"/>
          <w:szCs w:val="28"/>
          <w:lang w:val="fr-FR"/>
          <w:rPrChange w:id="14033" w:author="Peng Luqi" w:date="2019-10-13T14:50:00Z">
            <w:rPr>
              <w:lang w:val="fr-FR"/>
            </w:rPr>
          </w:rPrChange>
        </w:rPr>
        <w:t>l</w:t>
      </w:r>
      <w:del w:id="14034" w:author="Peng Luqi" w:date="2019-10-13T14:43:00Z">
        <w:r w:rsidRPr="00F94CB9" w:rsidDel="00EF666F">
          <w:rPr>
            <w:sz w:val="28"/>
            <w:szCs w:val="28"/>
            <w:lang w:val="fr-FR"/>
            <w:rPrChange w:id="14035" w:author="Peng Luqi" w:date="2019-10-13T14:50:00Z">
              <w:rPr>
                <w:lang w:val="fr-FR"/>
              </w:rPr>
            </w:rPrChange>
          </w:rPr>
          <w:delText>’</w:delText>
        </w:r>
      </w:del>
      <w:ins w:id="14036" w:author="Peng Luqi" w:date="2019-10-13T14:43:00Z">
        <w:r w:rsidR="00EF666F" w:rsidRPr="00F94CB9">
          <w:rPr>
            <w:sz w:val="28"/>
            <w:szCs w:val="28"/>
            <w:lang w:val="fr-FR"/>
            <w:rPrChange w:id="14037" w:author="Peng Luqi" w:date="2019-10-13T14:50:00Z">
              <w:rPr>
                <w:lang w:val="fr-FR"/>
              </w:rPr>
            </w:rPrChange>
          </w:rPr>
          <w:t>’</w:t>
        </w:r>
      </w:ins>
      <w:r w:rsidRPr="00F94CB9">
        <w:rPr>
          <w:sz w:val="28"/>
          <w:szCs w:val="28"/>
          <w:lang w:val="fr-FR"/>
          <w:rPrChange w:id="14038" w:author="Peng Luqi" w:date="2019-10-13T14:50:00Z">
            <w:rPr>
              <w:lang w:val="fr-FR"/>
            </w:rPr>
          </w:rPrChange>
        </w:rPr>
        <w:t>efficacité</w:t>
      </w:r>
      <w:r w:rsidRPr="00F94CB9">
        <w:rPr>
          <w:spacing w:val="-17"/>
          <w:sz w:val="28"/>
          <w:szCs w:val="28"/>
          <w:lang w:val="fr-FR"/>
          <w:rPrChange w:id="14039" w:author="Peng Luqi" w:date="2019-10-13T14:50:00Z">
            <w:rPr>
              <w:spacing w:val="-17"/>
              <w:lang w:val="fr-FR"/>
            </w:rPr>
          </w:rPrChange>
        </w:rPr>
        <w:t xml:space="preserve"> </w:t>
      </w:r>
      <w:r w:rsidRPr="00F94CB9">
        <w:rPr>
          <w:sz w:val="28"/>
          <w:szCs w:val="28"/>
          <w:lang w:val="fr-FR"/>
          <w:rPrChange w:id="14040" w:author="Peng Luqi" w:date="2019-10-13T14:50:00Z">
            <w:rPr>
              <w:lang w:val="fr-FR"/>
            </w:rPr>
          </w:rPrChange>
        </w:rPr>
        <w:t>de</w:t>
      </w:r>
      <w:r w:rsidRPr="00F94CB9">
        <w:rPr>
          <w:spacing w:val="-17"/>
          <w:sz w:val="28"/>
          <w:szCs w:val="28"/>
          <w:lang w:val="fr-FR"/>
          <w:rPrChange w:id="14041" w:author="Peng Luqi" w:date="2019-10-13T14:50:00Z">
            <w:rPr>
              <w:spacing w:val="-17"/>
              <w:lang w:val="fr-FR"/>
            </w:rPr>
          </w:rPrChange>
        </w:rPr>
        <w:t xml:space="preserve"> </w:t>
      </w:r>
      <w:r w:rsidRPr="00F94CB9">
        <w:rPr>
          <w:sz w:val="28"/>
          <w:szCs w:val="28"/>
          <w:lang w:val="fr-FR"/>
          <w:rPrChange w:id="14042" w:author="Peng Luqi" w:date="2019-10-13T14:50:00Z">
            <w:rPr>
              <w:lang w:val="fr-FR"/>
            </w:rPr>
          </w:rPrChange>
        </w:rPr>
        <w:t>la</w:t>
      </w:r>
      <w:r w:rsidRPr="00F94CB9">
        <w:rPr>
          <w:spacing w:val="-16"/>
          <w:sz w:val="28"/>
          <w:szCs w:val="28"/>
          <w:lang w:val="fr-FR"/>
          <w:rPrChange w:id="14043" w:author="Peng Luqi" w:date="2019-10-13T14:50:00Z">
            <w:rPr>
              <w:spacing w:val="-16"/>
              <w:lang w:val="fr-FR"/>
            </w:rPr>
          </w:rPrChange>
        </w:rPr>
        <w:t xml:space="preserve"> </w:t>
      </w:r>
      <w:r w:rsidRPr="00F94CB9">
        <w:rPr>
          <w:sz w:val="28"/>
          <w:szCs w:val="28"/>
          <w:lang w:val="fr-FR"/>
          <w:rPrChange w:id="14044" w:author="Peng Luqi" w:date="2019-10-13T14:50:00Z">
            <w:rPr>
              <w:lang w:val="fr-FR"/>
            </w:rPr>
          </w:rPrChange>
        </w:rPr>
        <w:t>coordination multipartite du marché de la blockchain est évidemment plus élevée. Pour mieux comprendre : il y a peu</w:t>
      </w:r>
      <w:r w:rsidRPr="00F94CB9">
        <w:rPr>
          <w:spacing w:val="-11"/>
          <w:sz w:val="28"/>
          <w:szCs w:val="28"/>
          <w:lang w:val="fr-FR"/>
          <w:rPrChange w:id="14045" w:author="Peng Luqi" w:date="2019-10-13T14:50:00Z">
            <w:rPr>
              <w:spacing w:val="-11"/>
              <w:lang w:val="fr-FR"/>
            </w:rPr>
          </w:rPrChange>
        </w:rPr>
        <w:t xml:space="preserve"> </w:t>
      </w:r>
      <w:r w:rsidRPr="00F94CB9">
        <w:rPr>
          <w:sz w:val="28"/>
          <w:szCs w:val="28"/>
          <w:lang w:val="fr-FR"/>
          <w:rPrChange w:id="14046" w:author="Peng Luqi" w:date="2019-10-13T14:50:00Z">
            <w:rPr>
              <w:lang w:val="fr-FR"/>
            </w:rPr>
          </w:rPrChange>
        </w:rPr>
        <w:t>qui</w:t>
      </w:r>
      <w:r w:rsidRPr="00F94CB9">
        <w:rPr>
          <w:spacing w:val="-9"/>
          <w:sz w:val="28"/>
          <w:szCs w:val="28"/>
          <w:lang w:val="fr-FR"/>
          <w:rPrChange w:id="14047" w:author="Peng Luqi" w:date="2019-10-13T14:50:00Z">
            <w:rPr>
              <w:spacing w:val="-9"/>
              <w:lang w:val="fr-FR"/>
            </w:rPr>
          </w:rPrChange>
        </w:rPr>
        <w:t xml:space="preserve"> </w:t>
      </w:r>
      <w:r w:rsidRPr="00F94CB9">
        <w:rPr>
          <w:sz w:val="28"/>
          <w:szCs w:val="28"/>
          <w:lang w:val="fr-FR"/>
          <w:rPrChange w:id="14048" w:author="Peng Luqi" w:date="2019-10-13T14:50:00Z">
            <w:rPr>
              <w:lang w:val="fr-FR"/>
            </w:rPr>
          </w:rPrChange>
        </w:rPr>
        <w:t>influent</w:t>
      </w:r>
      <w:r w:rsidRPr="00F94CB9">
        <w:rPr>
          <w:spacing w:val="-10"/>
          <w:sz w:val="28"/>
          <w:szCs w:val="28"/>
          <w:lang w:val="fr-FR"/>
          <w:rPrChange w:id="14049" w:author="Peng Luqi" w:date="2019-10-13T14:50:00Z">
            <w:rPr>
              <w:spacing w:val="-10"/>
              <w:lang w:val="fr-FR"/>
            </w:rPr>
          </w:rPrChange>
        </w:rPr>
        <w:t xml:space="preserve"> </w:t>
      </w:r>
      <w:r w:rsidRPr="00F94CB9">
        <w:rPr>
          <w:sz w:val="28"/>
          <w:szCs w:val="28"/>
          <w:lang w:val="fr-FR"/>
          <w:rPrChange w:id="14050" w:author="Peng Luqi" w:date="2019-10-13T14:50:00Z">
            <w:rPr>
              <w:lang w:val="fr-FR"/>
            </w:rPr>
          </w:rPrChange>
        </w:rPr>
        <w:t>sur</w:t>
      </w:r>
      <w:r w:rsidRPr="00F94CB9">
        <w:rPr>
          <w:spacing w:val="-10"/>
          <w:sz w:val="28"/>
          <w:szCs w:val="28"/>
          <w:lang w:val="fr-FR"/>
          <w:rPrChange w:id="14051" w:author="Peng Luqi" w:date="2019-10-13T14:50:00Z">
            <w:rPr>
              <w:spacing w:val="-10"/>
              <w:lang w:val="fr-FR"/>
            </w:rPr>
          </w:rPrChange>
        </w:rPr>
        <w:t xml:space="preserve"> </w:t>
      </w:r>
      <w:r w:rsidRPr="00F94CB9">
        <w:rPr>
          <w:sz w:val="28"/>
          <w:szCs w:val="28"/>
          <w:lang w:val="fr-FR"/>
          <w:rPrChange w:id="14052" w:author="Peng Luqi" w:date="2019-10-13T14:50:00Z">
            <w:rPr>
              <w:lang w:val="fr-FR"/>
            </w:rPr>
          </w:rPrChange>
        </w:rPr>
        <w:t>les</w:t>
      </w:r>
      <w:r w:rsidRPr="00F94CB9">
        <w:rPr>
          <w:spacing w:val="-10"/>
          <w:sz w:val="28"/>
          <w:szCs w:val="28"/>
          <w:lang w:val="fr-FR"/>
          <w:rPrChange w:id="14053" w:author="Peng Luqi" w:date="2019-10-13T14:50:00Z">
            <w:rPr>
              <w:spacing w:val="-10"/>
              <w:lang w:val="fr-FR"/>
            </w:rPr>
          </w:rPrChange>
        </w:rPr>
        <w:t xml:space="preserve"> </w:t>
      </w:r>
      <w:r w:rsidRPr="00F94CB9">
        <w:rPr>
          <w:sz w:val="28"/>
          <w:szCs w:val="28"/>
          <w:lang w:val="fr-FR"/>
          <w:rPrChange w:id="14054" w:author="Peng Luqi" w:date="2019-10-13T14:50:00Z">
            <w:rPr>
              <w:lang w:val="fr-FR"/>
            </w:rPr>
          </w:rPrChange>
        </w:rPr>
        <w:t>grandes</w:t>
      </w:r>
      <w:r w:rsidRPr="00F94CB9">
        <w:rPr>
          <w:spacing w:val="-10"/>
          <w:sz w:val="28"/>
          <w:szCs w:val="28"/>
          <w:lang w:val="fr-FR"/>
          <w:rPrChange w:id="14055" w:author="Peng Luqi" w:date="2019-10-13T14:50:00Z">
            <w:rPr>
              <w:spacing w:val="-10"/>
              <w:lang w:val="fr-FR"/>
            </w:rPr>
          </w:rPrChange>
        </w:rPr>
        <w:t xml:space="preserve"> </w:t>
      </w:r>
      <w:r w:rsidRPr="00F94CB9">
        <w:rPr>
          <w:sz w:val="28"/>
          <w:szCs w:val="28"/>
          <w:lang w:val="fr-FR"/>
          <w:rPrChange w:id="14056" w:author="Peng Luqi" w:date="2019-10-13T14:50:00Z">
            <w:rPr>
              <w:lang w:val="fr-FR"/>
            </w:rPr>
          </w:rPrChange>
        </w:rPr>
        <w:t>places</w:t>
      </w:r>
      <w:r w:rsidRPr="00F94CB9">
        <w:rPr>
          <w:spacing w:val="-9"/>
          <w:sz w:val="28"/>
          <w:szCs w:val="28"/>
          <w:lang w:val="fr-FR"/>
          <w:rPrChange w:id="14057" w:author="Peng Luqi" w:date="2019-10-13T14:50:00Z">
            <w:rPr>
              <w:spacing w:val="-9"/>
              <w:lang w:val="fr-FR"/>
            </w:rPr>
          </w:rPrChange>
        </w:rPr>
        <w:t xml:space="preserve"> </w:t>
      </w:r>
      <w:r w:rsidRPr="00F94CB9">
        <w:rPr>
          <w:sz w:val="28"/>
          <w:szCs w:val="28"/>
          <w:lang w:val="fr-FR"/>
          <w:rPrChange w:id="14058" w:author="Peng Luqi" w:date="2019-10-13T14:50:00Z">
            <w:rPr>
              <w:lang w:val="fr-FR"/>
            </w:rPr>
          </w:rPrChange>
        </w:rPr>
        <w:t>boursières</w:t>
      </w:r>
      <w:r w:rsidRPr="00F94CB9">
        <w:rPr>
          <w:spacing w:val="-10"/>
          <w:sz w:val="28"/>
          <w:szCs w:val="28"/>
          <w:lang w:val="fr-FR"/>
          <w:rPrChange w:id="14059" w:author="Peng Luqi" w:date="2019-10-13T14:50:00Z">
            <w:rPr>
              <w:spacing w:val="-10"/>
              <w:lang w:val="fr-FR"/>
            </w:rPr>
          </w:rPrChange>
        </w:rPr>
        <w:t xml:space="preserve"> </w:t>
      </w:r>
      <w:r w:rsidRPr="00F94CB9">
        <w:rPr>
          <w:sz w:val="28"/>
          <w:szCs w:val="28"/>
          <w:lang w:val="fr-FR"/>
          <w:rPrChange w:id="14060" w:author="Peng Luqi" w:date="2019-10-13T14:50:00Z">
            <w:rPr>
              <w:lang w:val="fr-FR"/>
            </w:rPr>
          </w:rPrChange>
        </w:rPr>
        <w:t>de</w:t>
      </w:r>
      <w:r w:rsidRPr="00F94CB9">
        <w:rPr>
          <w:spacing w:val="-10"/>
          <w:sz w:val="28"/>
          <w:szCs w:val="28"/>
          <w:lang w:val="fr-FR"/>
          <w:rPrChange w:id="14061" w:author="Peng Luqi" w:date="2019-10-13T14:50:00Z">
            <w:rPr>
              <w:spacing w:val="-10"/>
              <w:lang w:val="fr-FR"/>
            </w:rPr>
          </w:rPrChange>
        </w:rPr>
        <w:t xml:space="preserve"> </w:t>
      </w:r>
      <w:r w:rsidRPr="00F94CB9">
        <w:rPr>
          <w:sz w:val="28"/>
          <w:szCs w:val="28"/>
          <w:lang w:val="fr-FR"/>
          <w:rPrChange w:id="14062" w:author="Peng Luqi" w:date="2019-10-13T14:50:00Z">
            <w:rPr>
              <w:lang w:val="fr-FR"/>
            </w:rPr>
          </w:rPrChange>
        </w:rPr>
        <w:t>la</w:t>
      </w:r>
      <w:r w:rsidRPr="00F94CB9">
        <w:rPr>
          <w:spacing w:val="-10"/>
          <w:sz w:val="28"/>
          <w:szCs w:val="28"/>
          <w:lang w:val="fr-FR"/>
          <w:rPrChange w:id="14063" w:author="Peng Luqi" w:date="2019-10-13T14:50:00Z">
            <w:rPr>
              <w:spacing w:val="-10"/>
              <w:lang w:val="fr-FR"/>
            </w:rPr>
          </w:rPrChange>
        </w:rPr>
        <w:t xml:space="preserve"> </w:t>
      </w:r>
      <w:r w:rsidRPr="00F94CB9">
        <w:rPr>
          <w:sz w:val="28"/>
          <w:szCs w:val="28"/>
          <w:lang w:val="fr-FR"/>
          <w:rPrChange w:id="14064" w:author="Peng Luqi" w:date="2019-10-13T14:50:00Z">
            <w:rPr>
              <w:lang w:val="fr-FR"/>
            </w:rPr>
          </w:rPrChange>
        </w:rPr>
        <w:t>planète.</w:t>
      </w:r>
      <w:r w:rsidRPr="00F94CB9">
        <w:rPr>
          <w:spacing w:val="-9"/>
          <w:sz w:val="28"/>
          <w:szCs w:val="28"/>
          <w:lang w:val="fr-FR"/>
          <w:rPrChange w:id="14065" w:author="Peng Luqi" w:date="2019-10-13T14:50:00Z">
            <w:rPr>
              <w:spacing w:val="-9"/>
              <w:lang w:val="fr-FR"/>
            </w:rPr>
          </w:rPrChange>
        </w:rPr>
        <w:t xml:space="preserve"> </w:t>
      </w:r>
      <w:r w:rsidRPr="00F94CB9">
        <w:rPr>
          <w:sz w:val="28"/>
          <w:szCs w:val="28"/>
          <w:lang w:val="fr-FR"/>
          <w:rPrChange w:id="14066" w:author="Peng Luqi" w:date="2019-10-13T14:50:00Z">
            <w:rPr>
              <w:lang w:val="fr-FR"/>
            </w:rPr>
          </w:rPrChange>
        </w:rPr>
        <w:t>Mais</w:t>
      </w:r>
      <w:r w:rsidRPr="00F94CB9">
        <w:rPr>
          <w:spacing w:val="-11"/>
          <w:sz w:val="28"/>
          <w:szCs w:val="28"/>
          <w:lang w:val="fr-FR"/>
          <w:rPrChange w:id="14067" w:author="Peng Luqi" w:date="2019-10-13T14:50:00Z">
            <w:rPr>
              <w:spacing w:val="-11"/>
              <w:lang w:val="fr-FR"/>
            </w:rPr>
          </w:rPrChange>
        </w:rPr>
        <w:t xml:space="preserve"> </w:t>
      </w:r>
      <w:r w:rsidRPr="00F94CB9">
        <w:rPr>
          <w:sz w:val="28"/>
          <w:szCs w:val="28"/>
          <w:lang w:val="fr-FR"/>
          <w:rPrChange w:id="14068" w:author="Peng Luqi" w:date="2019-10-13T14:50:00Z">
            <w:rPr>
              <w:lang w:val="fr-FR"/>
            </w:rPr>
          </w:rPrChange>
        </w:rPr>
        <w:t>quand</w:t>
      </w:r>
      <w:r w:rsidRPr="00F94CB9">
        <w:rPr>
          <w:spacing w:val="-10"/>
          <w:sz w:val="28"/>
          <w:szCs w:val="28"/>
          <w:lang w:val="fr-FR"/>
          <w:rPrChange w:id="14069" w:author="Peng Luqi" w:date="2019-10-13T14:50:00Z">
            <w:rPr>
              <w:spacing w:val="-10"/>
              <w:lang w:val="fr-FR"/>
            </w:rPr>
          </w:rPrChange>
        </w:rPr>
        <w:t xml:space="preserve"> </w:t>
      </w:r>
      <w:r w:rsidRPr="00F94CB9">
        <w:rPr>
          <w:sz w:val="28"/>
          <w:szCs w:val="28"/>
          <w:lang w:val="fr-FR"/>
          <w:rPrChange w:id="14070" w:author="Peng Luqi" w:date="2019-10-13T14:50:00Z">
            <w:rPr>
              <w:lang w:val="fr-FR"/>
            </w:rPr>
          </w:rPrChange>
        </w:rPr>
        <w:t>est-il</w:t>
      </w:r>
      <w:r w:rsidRPr="00F94CB9">
        <w:rPr>
          <w:spacing w:val="-10"/>
          <w:sz w:val="28"/>
          <w:szCs w:val="28"/>
          <w:lang w:val="fr-FR"/>
          <w:rPrChange w:id="14071" w:author="Peng Luqi" w:date="2019-10-13T14:50:00Z">
            <w:rPr>
              <w:spacing w:val="-10"/>
              <w:lang w:val="fr-FR"/>
            </w:rPr>
          </w:rPrChange>
        </w:rPr>
        <w:t xml:space="preserve"> </w:t>
      </w:r>
      <w:r w:rsidRPr="00F94CB9">
        <w:rPr>
          <w:sz w:val="28"/>
          <w:szCs w:val="28"/>
          <w:lang w:val="fr-FR"/>
          <w:rPrChange w:id="14072" w:author="Peng Luqi" w:date="2019-10-13T14:50:00Z">
            <w:rPr>
              <w:lang w:val="fr-FR"/>
            </w:rPr>
          </w:rPrChange>
        </w:rPr>
        <w:t>des</w:t>
      </w:r>
      <w:r w:rsidRPr="00F94CB9">
        <w:rPr>
          <w:spacing w:val="-10"/>
          <w:sz w:val="28"/>
          <w:szCs w:val="28"/>
          <w:lang w:val="fr-FR"/>
          <w:rPrChange w:id="14073" w:author="Peng Luqi" w:date="2019-10-13T14:50:00Z">
            <w:rPr>
              <w:spacing w:val="-10"/>
              <w:lang w:val="fr-FR"/>
            </w:rPr>
          </w:rPrChange>
        </w:rPr>
        <w:t xml:space="preserve"> </w:t>
      </w:r>
      <w:r w:rsidRPr="00F94CB9">
        <w:rPr>
          <w:sz w:val="28"/>
          <w:szCs w:val="28"/>
          <w:lang w:val="fr-FR"/>
          <w:rPrChange w:id="14074" w:author="Peng Luqi" w:date="2019-10-13T14:50:00Z">
            <w:rPr>
              <w:lang w:val="fr-FR"/>
            </w:rPr>
          </w:rPrChange>
        </w:rPr>
        <w:t>crypto</w:t>
      </w:r>
      <w:r w:rsidRPr="00F94CB9">
        <w:rPr>
          <w:spacing w:val="-10"/>
          <w:sz w:val="28"/>
          <w:szCs w:val="28"/>
          <w:lang w:val="fr-FR"/>
          <w:rPrChange w:id="14075" w:author="Peng Luqi" w:date="2019-10-13T14:50:00Z">
            <w:rPr>
              <w:spacing w:val="-10"/>
              <w:lang w:val="fr-FR"/>
            </w:rPr>
          </w:rPrChange>
        </w:rPr>
        <w:t xml:space="preserve"> </w:t>
      </w:r>
      <w:r w:rsidRPr="00F94CB9">
        <w:rPr>
          <w:sz w:val="28"/>
          <w:szCs w:val="28"/>
          <w:lang w:val="fr-FR"/>
          <w:rPrChange w:id="14076" w:author="Peng Luqi" w:date="2019-10-13T14:50:00Z">
            <w:rPr>
              <w:lang w:val="fr-FR"/>
            </w:rPr>
          </w:rPrChange>
        </w:rPr>
        <w:t>monnaies</w:t>
      </w:r>
      <w:r w:rsidRPr="00F94CB9">
        <w:rPr>
          <w:spacing w:val="-4"/>
          <w:sz w:val="28"/>
          <w:szCs w:val="28"/>
          <w:lang w:val="fr-FR"/>
          <w:rPrChange w:id="14077" w:author="Peng Luqi" w:date="2019-10-13T14:50:00Z">
            <w:rPr>
              <w:spacing w:val="-4"/>
              <w:lang w:val="fr-FR"/>
            </w:rPr>
          </w:rPrChange>
        </w:rPr>
        <w:t xml:space="preserve"> </w:t>
      </w:r>
      <w:r w:rsidRPr="00F94CB9">
        <w:rPr>
          <w:sz w:val="28"/>
          <w:szCs w:val="28"/>
          <w:lang w:val="fr-FR"/>
          <w:rPrChange w:id="14078" w:author="Peng Luqi" w:date="2019-10-13T14:50:00Z">
            <w:rPr>
              <w:lang w:val="fr-FR"/>
            </w:rPr>
          </w:rPrChange>
        </w:rPr>
        <w:t xml:space="preserve">? Allez jeter un œil sur </w:t>
      </w:r>
      <w:r w:rsidRPr="00F94CB9">
        <w:rPr>
          <w:i/>
          <w:sz w:val="28"/>
          <w:szCs w:val="28"/>
          <w:lang w:val="fr-FR"/>
          <w:rPrChange w:id="14079" w:author="Peng Luqi" w:date="2019-10-13T14:50:00Z">
            <w:rPr>
              <w:i/>
              <w:lang w:val="fr-FR"/>
            </w:rPr>
          </w:rPrChange>
        </w:rPr>
        <w:t>coinmarketcap</w:t>
      </w:r>
      <w:r w:rsidRPr="00F94CB9">
        <w:rPr>
          <w:sz w:val="28"/>
          <w:szCs w:val="28"/>
          <w:lang w:val="fr-FR"/>
          <w:rPrChange w:id="14080" w:author="Peng Luqi" w:date="2019-10-13T14:50:00Z">
            <w:rPr>
              <w:lang w:val="fr-FR"/>
            </w:rPr>
          </w:rPrChange>
        </w:rPr>
        <w:t>, vous verrez qu</w:t>
      </w:r>
      <w:del w:id="14081" w:author="Peng Luqi" w:date="2019-10-13T14:43:00Z">
        <w:r w:rsidRPr="00F94CB9" w:rsidDel="00EF666F">
          <w:rPr>
            <w:sz w:val="28"/>
            <w:szCs w:val="28"/>
            <w:lang w:val="fr-FR"/>
            <w:rPrChange w:id="14082" w:author="Peng Luqi" w:date="2019-10-13T14:50:00Z">
              <w:rPr>
                <w:lang w:val="fr-FR"/>
              </w:rPr>
            </w:rPrChange>
          </w:rPr>
          <w:delText>’</w:delText>
        </w:r>
      </w:del>
      <w:ins w:id="14083" w:author="Peng Luqi" w:date="2019-10-13T14:43:00Z">
        <w:r w:rsidR="00EF666F" w:rsidRPr="00F94CB9">
          <w:rPr>
            <w:sz w:val="28"/>
            <w:szCs w:val="28"/>
            <w:lang w:val="fr-FR"/>
            <w:rPrChange w:id="14084" w:author="Peng Luqi" w:date="2019-10-13T14:50:00Z">
              <w:rPr>
                <w:lang w:val="fr-FR"/>
              </w:rPr>
            </w:rPrChange>
          </w:rPr>
          <w:t>’</w:t>
        </w:r>
      </w:ins>
      <w:r w:rsidRPr="00F94CB9">
        <w:rPr>
          <w:sz w:val="28"/>
          <w:szCs w:val="28"/>
          <w:lang w:val="fr-FR"/>
          <w:rPrChange w:id="14085" w:author="Peng Luqi" w:date="2019-10-13T14:50:00Z">
            <w:rPr>
              <w:lang w:val="fr-FR"/>
            </w:rPr>
          </w:rPrChange>
        </w:rPr>
        <w:t>il existe des milliers de transactions, chaque jour et chaque année. Voilà, l</w:t>
      </w:r>
      <w:del w:id="14086" w:author="Peng Luqi" w:date="2019-10-13T14:43:00Z">
        <w:r w:rsidRPr="00F94CB9" w:rsidDel="00EF666F">
          <w:rPr>
            <w:sz w:val="28"/>
            <w:szCs w:val="28"/>
            <w:lang w:val="fr-FR"/>
            <w:rPrChange w:id="14087" w:author="Peng Luqi" w:date="2019-10-13T14:50:00Z">
              <w:rPr>
                <w:lang w:val="fr-FR"/>
              </w:rPr>
            </w:rPrChange>
          </w:rPr>
          <w:delText>’</w:delText>
        </w:r>
      </w:del>
      <w:ins w:id="14088" w:author="Peng Luqi" w:date="2019-10-13T14:43:00Z">
        <w:r w:rsidR="00EF666F" w:rsidRPr="00F94CB9">
          <w:rPr>
            <w:sz w:val="28"/>
            <w:szCs w:val="28"/>
            <w:lang w:val="fr-FR"/>
            <w:rPrChange w:id="14089" w:author="Peng Luqi" w:date="2019-10-13T14:50:00Z">
              <w:rPr>
                <w:lang w:val="fr-FR"/>
              </w:rPr>
            </w:rPrChange>
          </w:rPr>
          <w:t>’</w:t>
        </w:r>
      </w:ins>
      <w:r w:rsidRPr="00F94CB9">
        <w:rPr>
          <w:sz w:val="28"/>
          <w:szCs w:val="28"/>
          <w:lang w:val="fr-FR"/>
          <w:rPrChange w:id="14090" w:author="Peng Luqi" w:date="2019-10-13T14:50:00Z">
            <w:rPr>
              <w:lang w:val="fr-FR"/>
            </w:rPr>
          </w:rPrChange>
        </w:rPr>
        <w:t>efficacité de la coordination des marchés va bien au-delà du marché boursier traditionnel.</w:t>
      </w:r>
    </w:p>
    <w:p w:rsidR="002B38DF" w:rsidRPr="00F94CB9" w:rsidRDefault="002B38DF">
      <w:pPr>
        <w:pStyle w:val="a3"/>
        <w:ind w:left="170" w:right="170"/>
        <w:jc w:val="both"/>
        <w:rPr>
          <w:lang w:val="fr-FR"/>
          <w:rPrChange w:id="14091" w:author="Peng Luqi" w:date="2019-10-13T14:50:00Z">
            <w:rPr>
              <w:sz w:val="21"/>
              <w:lang w:val="fr-FR"/>
            </w:rPr>
          </w:rPrChange>
        </w:rPr>
        <w:pPrChange w:id="14092" w:author="Peng Luqi" w:date="2019-10-13T14:20:00Z">
          <w:pPr>
            <w:pStyle w:val="a3"/>
            <w:spacing w:before="8"/>
          </w:pPr>
        </w:pPrChange>
      </w:pPr>
    </w:p>
    <w:p w:rsidR="002B38DF" w:rsidRDefault="00716360" w:rsidP="00CB23F4">
      <w:pPr>
        <w:ind w:left="170" w:right="170"/>
        <w:jc w:val="both"/>
        <w:rPr>
          <w:ins w:id="14093" w:author="Peng Luqi" w:date="2019-10-13T23:10:00Z"/>
          <w:sz w:val="28"/>
          <w:szCs w:val="28"/>
          <w:lang w:val="fr-FR"/>
        </w:rPr>
      </w:pPr>
      <w:r w:rsidRPr="00F94CB9">
        <w:rPr>
          <w:sz w:val="28"/>
          <w:szCs w:val="28"/>
          <w:lang w:val="fr-FR"/>
          <w:rPrChange w:id="14094" w:author="Peng Luqi" w:date="2019-10-13T14:50:00Z">
            <w:rPr>
              <w:lang w:val="fr-FR"/>
            </w:rPr>
          </w:rPrChange>
        </w:rPr>
        <w:t>Le cycle réduit. Quel est le sens de cette conclusion simple et fiable pour les gens ordinaires ? En bref, c</w:t>
      </w:r>
      <w:del w:id="14095" w:author="Peng Luqi" w:date="2019-10-13T14:43:00Z">
        <w:r w:rsidRPr="00F94CB9" w:rsidDel="00EF666F">
          <w:rPr>
            <w:sz w:val="28"/>
            <w:szCs w:val="28"/>
            <w:lang w:val="fr-FR"/>
            <w:rPrChange w:id="14096" w:author="Peng Luqi" w:date="2019-10-13T14:50:00Z">
              <w:rPr>
                <w:lang w:val="fr-FR"/>
              </w:rPr>
            </w:rPrChange>
          </w:rPr>
          <w:delText>’</w:delText>
        </w:r>
      </w:del>
      <w:ins w:id="14097" w:author="Peng Luqi" w:date="2019-10-13T14:43:00Z">
        <w:r w:rsidR="00EF666F" w:rsidRPr="00F94CB9">
          <w:rPr>
            <w:sz w:val="28"/>
            <w:szCs w:val="28"/>
            <w:lang w:val="fr-FR"/>
            <w:rPrChange w:id="14098" w:author="Peng Luqi" w:date="2019-10-13T14:50:00Z">
              <w:rPr>
                <w:lang w:val="fr-FR"/>
              </w:rPr>
            </w:rPrChange>
          </w:rPr>
          <w:t>’</w:t>
        </w:r>
      </w:ins>
      <w:r w:rsidRPr="00F94CB9">
        <w:rPr>
          <w:sz w:val="28"/>
          <w:szCs w:val="28"/>
          <w:lang w:val="fr-FR"/>
          <w:rPrChange w:id="14099" w:author="Peng Luqi" w:date="2019-10-13T14:50:00Z">
            <w:rPr>
              <w:lang w:val="fr-FR"/>
            </w:rPr>
          </w:rPrChange>
        </w:rPr>
        <w:t>est :</w:t>
      </w:r>
    </w:p>
    <w:p w:rsidR="001007FD" w:rsidRPr="00F94CB9" w:rsidRDefault="001007FD">
      <w:pPr>
        <w:ind w:left="170" w:right="170"/>
        <w:jc w:val="both"/>
        <w:rPr>
          <w:sz w:val="28"/>
          <w:szCs w:val="28"/>
          <w:lang w:val="fr-FR"/>
          <w:rPrChange w:id="14100" w:author="Peng Luqi" w:date="2019-10-13T14:50:00Z">
            <w:rPr>
              <w:lang w:val="fr-FR"/>
            </w:rPr>
          </w:rPrChange>
        </w:rPr>
        <w:pPrChange w:id="14101" w:author="Peng Luqi" w:date="2019-10-13T14:20:00Z">
          <w:pPr>
            <w:spacing w:before="1" w:line="482" w:lineRule="auto"/>
            <w:ind w:left="130" w:right="940"/>
          </w:pPr>
        </w:pPrChange>
      </w:pPr>
    </w:p>
    <w:p w:rsidR="002B38DF" w:rsidRPr="00F94CB9" w:rsidRDefault="00716360">
      <w:pPr>
        <w:pStyle w:val="a3"/>
        <w:ind w:left="720" w:right="720"/>
        <w:jc w:val="both"/>
        <w:rPr>
          <w:lang w:val="fr-FR"/>
          <w:rPrChange w:id="14102" w:author="Peng Luqi" w:date="2019-10-13T14:50:00Z">
            <w:rPr>
              <w:lang w:val="fr-FR"/>
            </w:rPr>
          </w:rPrChange>
        </w:rPr>
        <w:pPrChange w:id="14103" w:author="Peng Luqi" w:date="2019-10-13T23:10:00Z">
          <w:pPr>
            <w:spacing w:line="249" w:lineRule="exact"/>
            <w:ind w:left="130"/>
          </w:pPr>
        </w:pPrChange>
      </w:pPr>
      <w:r w:rsidRPr="00F94CB9">
        <w:rPr>
          <w:lang w:val="fr-FR"/>
          <w:rPrChange w:id="14104" w:author="Peng Luqi" w:date="2019-10-13T14:50:00Z">
            <w:rPr>
              <w:lang w:val="fr-FR"/>
            </w:rPr>
          </w:rPrChange>
        </w:rPr>
        <w:t>L</w:t>
      </w:r>
      <w:del w:id="14105" w:author="Peng Luqi" w:date="2019-10-13T14:43:00Z">
        <w:r w:rsidRPr="00F94CB9" w:rsidDel="00EF666F">
          <w:rPr>
            <w:lang w:val="fr-FR"/>
            <w:rPrChange w:id="14106" w:author="Peng Luqi" w:date="2019-10-13T14:50:00Z">
              <w:rPr>
                <w:lang w:val="fr-FR"/>
              </w:rPr>
            </w:rPrChange>
          </w:rPr>
          <w:delText>’</w:delText>
        </w:r>
      </w:del>
      <w:ins w:id="14107" w:author="Peng Luqi" w:date="2019-10-13T14:43:00Z">
        <w:r w:rsidR="00EF666F" w:rsidRPr="00F94CB9">
          <w:rPr>
            <w:lang w:val="fr-FR"/>
            <w:rPrChange w:id="14108" w:author="Peng Luqi" w:date="2019-10-13T14:50:00Z">
              <w:rPr>
                <w:lang w:val="fr-FR"/>
              </w:rPr>
            </w:rPrChange>
          </w:rPr>
          <w:t>’</w:t>
        </w:r>
      </w:ins>
      <w:r w:rsidRPr="00F94CB9">
        <w:rPr>
          <w:lang w:val="fr-FR"/>
          <w:rPrChange w:id="14109" w:author="Peng Luqi" w:date="2019-10-13T14:50:00Z">
            <w:rPr>
              <w:lang w:val="fr-FR"/>
            </w:rPr>
          </w:rPrChange>
        </w:rPr>
        <w:t>éternel est en train de raccourcir.</w:t>
      </w:r>
    </w:p>
    <w:p w:rsidR="002B38DF" w:rsidRPr="00F94CB9" w:rsidRDefault="002B38DF">
      <w:pPr>
        <w:pStyle w:val="a3"/>
        <w:ind w:left="170" w:right="170"/>
        <w:jc w:val="both"/>
        <w:rPr>
          <w:lang w:val="fr-FR"/>
          <w:rPrChange w:id="14110" w:author="Peng Luqi" w:date="2019-10-13T14:50:00Z">
            <w:rPr>
              <w:sz w:val="22"/>
              <w:lang w:val="fr-FR"/>
            </w:rPr>
          </w:rPrChange>
        </w:rPr>
        <w:pPrChange w:id="14111" w:author="Peng Luqi" w:date="2019-10-13T14:20:00Z">
          <w:pPr>
            <w:pStyle w:val="a3"/>
            <w:spacing w:before="2"/>
          </w:pPr>
        </w:pPrChange>
      </w:pPr>
    </w:p>
    <w:p w:rsidR="002B38DF" w:rsidRPr="00F94CB9" w:rsidRDefault="00716360">
      <w:pPr>
        <w:ind w:left="170" w:right="170"/>
        <w:jc w:val="both"/>
        <w:rPr>
          <w:sz w:val="28"/>
          <w:szCs w:val="28"/>
          <w:lang w:val="fr-FR"/>
          <w:rPrChange w:id="14112" w:author="Peng Luqi" w:date="2019-10-13T14:50:00Z">
            <w:rPr>
              <w:lang w:val="fr-FR"/>
            </w:rPr>
          </w:rPrChange>
        </w:rPr>
        <w:pPrChange w:id="14113" w:author="Peng Luqi" w:date="2019-10-13T14:20:00Z">
          <w:pPr>
            <w:ind w:left="130"/>
          </w:pPr>
        </w:pPrChange>
      </w:pPr>
      <w:r w:rsidRPr="00F94CB9">
        <w:rPr>
          <w:sz w:val="28"/>
          <w:szCs w:val="28"/>
          <w:lang w:val="fr-FR"/>
          <w:rPrChange w:id="14114" w:author="Peng Luqi" w:date="2019-10-13T14:50:00Z">
            <w:rPr>
              <w:lang w:val="fr-FR"/>
            </w:rPr>
          </w:rPrChange>
        </w:rPr>
        <w:t>Il sera raccourci certes, mais que signifiera alors le long terme ?</w:t>
      </w:r>
    </w:p>
    <w:p w:rsidR="002B38DF" w:rsidRPr="00F94CB9" w:rsidRDefault="002B38DF">
      <w:pPr>
        <w:pStyle w:val="a3"/>
        <w:ind w:left="170" w:right="170"/>
        <w:jc w:val="both"/>
        <w:rPr>
          <w:lang w:val="fr-FR"/>
          <w:rPrChange w:id="14115" w:author="Peng Luqi" w:date="2019-10-13T14:50:00Z">
            <w:rPr>
              <w:sz w:val="21"/>
              <w:lang w:val="fr-FR"/>
            </w:rPr>
          </w:rPrChange>
        </w:rPr>
        <w:pPrChange w:id="14116" w:author="Peng Luqi" w:date="2019-10-13T14:20:00Z">
          <w:pPr>
            <w:pStyle w:val="a3"/>
            <w:spacing w:before="10"/>
          </w:pPr>
        </w:pPrChange>
      </w:pPr>
    </w:p>
    <w:p w:rsidR="002B38DF" w:rsidRPr="00F94CB9" w:rsidDel="001007FD" w:rsidRDefault="00716360">
      <w:pPr>
        <w:ind w:left="170" w:right="170"/>
        <w:jc w:val="both"/>
        <w:rPr>
          <w:del w:id="14117" w:author="Peng Luqi" w:date="2019-10-13T23:11:00Z"/>
          <w:sz w:val="28"/>
          <w:szCs w:val="28"/>
          <w:lang w:val="fr-FR"/>
          <w:rPrChange w:id="14118" w:author="Peng Luqi" w:date="2019-10-13T14:50:00Z">
            <w:rPr>
              <w:del w:id="14119" w:author="Peng Luqi" w:date="2019-10-13T23:11:00Z"/>
              <w:lang w:val="fr-FR"/>
            </w:rPr>
          </w:rPrChange>
        </w:rPr>
        <w:pPrChange w:id="14120" w:author="Peng Luqi" w:date="2019-10-13T14:20:00Z">
          <w:pPr>
            <w:ind w:left="130" w:right="181"/>
            <w:jc w:val="both"/>
          </w:pPr>
        </w:pPrChange>
      </w:pPr>
      <w:r w:rsidRPr="00F94CB9">
        <w:rPr>
          <w:sz w:val="28"/>
          <w:szCs w:val="28"/>
          <w:lang w:val="fr-FR"/>
          <w:rPrChange w:id="14121" w:author="Peng Luqi" w:date="2019-10-13T14:50:00Z">
            <w:rPr>
              <w:lang w:val="fr-FR"/>
            </w:rPr>
          </w:rPrChange>
        </w:rPr>
        <w:t>Qu</w:t>
      </w:r>
      <w:del w:id="14122" w:author="Peng Luqi" w:date="2019-10-13T14:43:00Z">
        <w:r w:rsidRPr="00F94CB9" w:rsidDel="00EF666F">
          <w:rPr>
            <w:sz w:val="28"/>
            <w:szCs w:val="28"/>
            <w:lang w:val="fr-FR"/>
            <w:rPrChange w:id="14123" w:author="Peng Luqi" w:date="2019-10-13T14:50:00Z">
              <w:rPr>
                <w:lang w:val="fr-FR"/>
              </w:rPr>
            </w:rPrChange>
          </w:rPr>
          <w:delText>’</w:delText>
        </w:r>
      </w:del>
      <w:ins w:id="14124" w:author="Peng Luqi" w:date="2019-10-13T14:43:00Z">
        <w:r w:rsidR="00EF666F" w:rsidRPr="00F94CB9">
          <w:rPr>
            <w:sz w:val="28"/>
            <w:szCs w:val="28"/>
            <w:lang w:val="fr-FR"/>
            <w:rPrChange w:id="14125" w:author="Peng Luqi" w:date="2019-10-13T14:50:00Z">
              <w:rPr>
                <w:lang w:val="fr-FR"/>
              </w:rPr>
            </w:rPrChange>
          </w:rPr>
          <w:t>’</w:t>
        </w:r>
      </w:ins>
      <w:r w:rsidRPr="00F94CB9">
        <w:rPr>
          <w:sz w:val="28"/>
          <w:szCs w:val="28"/>
          <w:lang w:val="fr-FR"/>
          <w:rPrChange w:id="14126" w:author="Peng Luqi" w:date="2019-10-13T14:50:00Z">
            <w:rPr>
              <w:lang w:val="fr-FR"/>
            </w:rPr>
          </w:rPrChange>
        </w:rPr>
        <w:t>est-ce que le long terme ? À mon avis, pour les gens ordinaires, le long terme est au moins deux cycles majeurs. S</w:t>
      </w:r>
      <w:del w:id="14127" w:author="Peng Luqi" w:date="2019-10-13T14:43:00Z">
        <w:r w:rsidRPr="00F94CB9" w:rsidDel="00EF666F">
          <w:rPr>
            <w:sz w:val="28"/>
            <w:szCs w:val="28"/>
            <w:lang w:val="fr-FR"/>
            <w:rPrChange w:id="14128" w:author="Peng Luqi" w:date="2019-10-13T14:50:00Z">
              <w:rPr>
                <w:lang w:val="fr-FR"/>
              </w:rPr>
            </w:rPrChange>
          </w:rPr>
          <w:delText>’</w:delText>
        </w:r>
      </w:del>
      <w:ins w:id="14129" w:author="Peng Luqi" w:date="2019-10-13T14:43:00Z">
        <w:r w:rsidR="00EF666F" w:rsidRPr="00F94CB9">
          <w:rPr>
            <w:sz w:val="28"/>
            <w:szCs w:val="28"/>
            <w:lang w:val="fr-FR"/>
            <w:rPrChange w:id="14130" w:author="Peng Luqi" w:date="2019-10-13T14:50:00Z">
              <w:rPr>
                <w:lang w:val="fr-FR"/>
              </w:rPr>
            </w:rPrChange>
          </w:rPr>
          <w:t>’</w:t>
        </w:r>
      </w:ins>
      <w:r w:rsidRPr="00F94CB9">
        <w:rPr>
          <w:sz w:val="28"/>
          <w:szCs w:val="28"/>
          <w:lang w:val="fr-FR"/>
          <w:rPrChange w:id="14131" w:author="Peng Luqi" w:date="2019-10-13T14:50:00Z">
            <w:rPr>
              <w:lang w:val="fr-FR"/>
            </w:rPr>
          </w:rPrChange>
        </w:rPr>
        <w:t>il y passe trois cycles, alors cela équivaut à l</w:t>
      </w:r>
      <w:del w:id="14132" w:author="Peng Luqi" w:date="2019-10-13T14:43:00Z">
        <w:r w:rsidRPr="00F94CB9" w:rsidDel="00EF666F">
          <w:rPr>
            <w:sz w:val="28"/>
            <w:szCs w:val="28"/>
            <w:lang w:val="fr-FR"/>
            <w:rPrChange w:id="14133" w:author="Peng Luqi" w:date="2019-10-13T14:50:00Z">
              <w:rPr>
                <w:lang w:val="fr-FR"/>
              </w:rPr>
            </w:rPrChange>
          </w:rPr>
          <w:delText>’</w:delText>
        </w:r>
      </w:del>
      <w:ins w:id="14134" w:author="Peng Luqi" w:date="2019-10-13T14:43:00Z">
        <w:r w:rsidR="00EF666F" w:rsidRPr="00F94CB9">
          <w:rPr>
            <w:sz w:val="28"/>
            <w:szCs w:val="28"/>
            <w:lang w:val="fr-FR"/>
            <w:rPrChange w:id="14135" w:author="Peng Luqi" w:date="2019-10-13T14:50:00Z">
              <w:rPr>
                <w:lang w:val="fr-FR"/>
              </w:rPr>
            </w:rPrChange>
          </w:rPr>
          <w:t>’</w:t>
        </w:r>
      </w:ins>
      <w:r w:rsidRPr="00F94CB9">
        <w:rPr>
          <w:sz w:val="28"/>
          <w:szCs w:val="28"/>
          <w:lang w:val="fr-FR"/>
          <w:rPrChange w:id="14136" w:author="Peng Luqi" w:date="2019-10-13T14:50:00Z">
            <w:rPr>
              <w:lang w:val="fr-FR"/>
            </w:rPr>
          </w:rPrChange>
        </w:rPr>
        <w:t>éternel de Buffett. Combien de temps</w:t>
      </w:r>
      <w:ins w:id="14137" w:author="Peng Luqi" w:date="2019-10-13T23:11:00Z">
        <w:r w:rsidR="001007FD">
          <w:rPr>
            <w:sz w:val="28"/>
            <w:szCs w:val="28"/>
            <w:lang w:val="fr-FR"/>
          </w:rPr>
          <w:t xml:space="preserve"> </w:t>
        </w:r>
      </w:ins>
    </w:p>
    <w:p w:rsidR="00000000" w:rsidRDefault="0010589D">
      <w:pPr>
        <w:ind w:left="170" w:right="170"/>
        <w:jc w:val="both"/>
        <w:rPr>
          <w:del w:id="14138" w:author="Peng Luqi" w:date="2019-10-13T23:11:00Z"/>
          <w:sz w:val="28"/>
          <w:szCs w:val="28"/>
          <w:lang w:val="fr-FR"/>
          <w:rPrChange w:id="14139" w:author="Peng Luqi" w:date="2019-10-13T14:50:00Z">
            <w:rPr>
              <w:del w:id="14140" w:author="Peng Luqi" w:date="2019-10-13T23:11:00Z"/>
              <w:lang w:val="fr-FR"/>
            </w:rPr>
          </w:rPrChange>
        </w:rPr>
        <w:sectPr w:rsidR="00000000">
          <w:pgSz w:w="11910" w:h="16840"/>
          <w:pgMar w:top="1440" w:right="1240" w:bottom="280" w:left="1320" w:header="720" w:footer="720" w:gutter="0"/>
          <w:cols w:space="720"/>
        </w:sectPr>
        <w:pPrChange w:id="14141" w:author="Peng Luqi" w:date="2019-10-13T14:20:00Z">
          <w:pPr>
            <w:jc w:val="both"/>
          </w:pPr>
        </w:pPrChange>
      </w:pPr>
    </w:p>
    <w:p w:rsidR="002B38DF" w:rsidRPr="00F94CB9" w:rsidRDefault="00716360">
      <w:pPr>
        <w:ind w:left="170" w:right="170"/>
        <w:jc w:val="both"/>
        <w:rPr>
          <w:sz w:val="28"/>
          <w:szCs w:val="28"/>
          <w:lang w:val="fr-FR"/>
          <w:rPrChange w:id="14142" w:author="Peng Luqi" w:date="2019-10-13T14:50:00Z">
            <w:rPr>
              <w:lang w:val="fr-FR"/>
            </w:rPr>
          </w:rPrChange>
        </w:rPr>
        <w:pPrChange w:id="14143" w:author="Peng Luqi" w:date="2019-10-13T14:20:00Z">
          <w:pPr>
            <w:spacing w:before="68"/>
            <w:ind w:left="130" w:right="183"/>
            <w:jc w:val="both"/>
          </w:pPr>
        </w:pPrChange>
      </w:pPr>
      <w:r w:rsidRPr="00F94CB9">
        <w:rPr>
          <w:sz w:val="28"/>
          <w:szCs w:val="28"/>
          <w:lang w:val="fr-FR"/>
          <w:rPrChange w:id="14144" w:author="Peng Luqi" w:date="2019-10-13T14:50:00Z">
            <w:rPr>
              <w:lang w:val="fr-FR"/>
            </w:rPr>
          </w:rPrChange>
        </w:rPr>
        <w:t>durent deux cycles ? Le cycle actuel de fluctuation de la valeur marchande des crypto monnaies est d</w:t>
      </w:r>
      <w:del w:id="14145" w:author="Peng Luqi" w:date="2019-10-13T14:43:00Z">
        <w:r w:rsidRPr="00F94CB9" w:rsidDel="00EF666F">
          <w:rPr>
            <w:sz w:val="28"/>
            <w:szCs w:val="28"/>
            <w:lang w:val="fr-FR"/>
            <w:rPrChange w:id="14146" w:author="Peng Luqi" w:date="2019-10-13T14:50:00Z">
              <w:rPr>
                <w:lang w:val="fr-FR"/>
              </w:rPr>
            </w:rPrChange>
          </w:rPr>
          <w:delText>’</w:delText>
        </w:r>
      </w:del>
      <w:ins w:id="14147" w:author="Peng Luqi" w:date="2019-10-13T14:43:00Z">
        <w:r w:rsidR="00EF666F" w:rsidRPr="00F94CB9">
          <w:rPr>
            <w:sz w:val="28"/>
            <w:szCs w:val="28"/>
            <w:lang w:val="fr-FR"/>
            <w:rPrChange w:id="14148" w:author="Peng Luqi" w:date="2019-10-13T14:50:00Z">
              <w:rPr>
                <w:lang w:val="fr-FR"/>
              </w:rPr>
            </w:rPrChange>
          </w:rPr>
          <w:t>’</w:t>
        </w:r>
      </w:ins>
      <w:r w:rsidRPr="00F94CB9">
        <w:rPr>
          <w:sz w:val="28"/>
          <w:szCs w:val="28"/>
          <w:lang w:val="fr-FR"/>
          <w:rPrChange w:id="14149" w:author="Peng Luqi" w:date="2019-10-13T14:50:00Z">
            <w:rPr>
              <w:lang w:val="fr-FR"/>
            </w:rPr>
          </w:rPrChange>
        </w:rPr>
        <w:t>environ trois à cinq ans. Par conséquent, dans environ sept ans, il est probable que se passent deux cycles. Faites attention : il s</w:t>
      </w:r>
      <w:del w:id="14150" w:author="Peng Luqi" w:date="2019-10-13T14:43:00Z">
        <w:r w:rsidRPr="00F94CB9" w:rsidDel="00EF666F">
          <w:rPr>
            <w:sz w:val="28"/>
            <w:szCs w:val="28"/>
            <w:lang w:val="fr-FR"/>
            <w:rPrChange w:id="14151" w:author="Peng Luqi" w:date="2019-10-13T14:50:00Z">
              <w:rPr>
                <w:lang w:val="fr-FR"/>
              </w:rPr>
            </w:rPrChange>
          </w:rPr>
          <w:delText>’</w:delText>
        </w:r>
      </w:del>
      <w:ins w:id="14152" w:author="Peng Luqi" w:date="2019-10-13T14:43:00Z">
        <w:r w:rsidR="00EF666F" w:rsidRPr="00F94CB9">
          <w:rPr>
            <w:sz w:val="28"/>
            <w:szCs w:val="28"/>
            <w:lang w:val="fr-FR"/>
            <w:rPrChange w:id="14153" w:author="Peng Luqi" w:date="2019-10-13T14:50:00Z">
              <w:rPr>
                <w:lang w:val="fr-FR"/>
              </w:rPr>
            </w:rPrChange>
          </w:rPr>
          <w:t>’</w:t>
        </w:r>
      </w:ins>
      <w:r w:rsidRPr="00F94CB9">
        <w:rPr>
          <w:sz w:val="28"/>
          <w:szCs w:val="28"/>
          <w:lang w:val="fr-FR"/>
          <w:rPrChange w:id="14154" w:author="Peng Luqi" w:date="2019-10-13T14:50:00Z">
            <w:rPr>
              <w:lang w:val="fr-FR"/>
            </w:rPr>
          </w:rPrChange>
        </w:rPr>
        <w:t>agit de deux cycles, ce qui n</w:t>
      </w:r>
      <w:del w:id="14155" w:author="Peng Luqi" w:date="2019-10-13T14:43:00Z">
        <w:r w:rsidRPr="00F94CB9" w:rsidDel="00EF666F">
          <w:rPr>
            <w:sz w:val="28"/>
            <w:szCs w:val="28"/>
            <w:lang w:val="fr-FR"/>
            <w:rPrChange w:id="14156" w:author="Peng Luqi" w:date="2019-10-13T14:50:00Z">
              <w:rPr>
                <w:lang w:val="fr-FR"/>
              </w:rPr>
            </w:rPrChange>
          </w:rPr>
          <w:delText>’</w:delText>
        </w:r>
      </w:del>
      <w:ins w:id="14157" w:author="Peng Luqi" w:date="2019-10-13T14:43:00Z">
        <w:r w:rsidR="00EF666F" w:rsidRPr="00F94CB9">
          <w:rPr>
            <w:sz w:val="28"/>
            <w:szCs w:val="28"/>
            <w:lang w:val="fr-FR"/>
            <w:rPrChange w:id="14158" w:author="Peng Luqi" w:date="2019-10-13T14:50:00Z">
              <w:rPr>
                <w:lang w:val="fr-FR"/>
              </w:rPr>
            </w:rPrChange>
          </w:rPr>
          <w:t>’</w:t>
        </w:r>
      </w:ins>
      <w:r w:rsidRPr="00F94CB9">
        <w:rPr>
          <w:sz w:val="28"/>
          <w:szCs w:val="28"/>
          <w:lang w:val="fr-FR"/>
          <w:rPrChange w:id="14159" w:author="Peng Luqi" w:date="2019-10-13T14:50:00Z">
            <w:rPr>
              <w:lang w:val="fr-FR"/>
            </w:rPr>
          </w:rPrChange>
        </w:rPr>
        <w:t>équivaut pas à 7 ans.</w:t>
      </w:r>
    </w:p>
    <w:p w:rsidR="002B38DF" w:rsidRPr="00F94CB9" w:rsidRDefault="002B38DF">
      <w:pPr>
        <w:pStyle w:val="a3"/>
        <w:ind w:left="170" w:right="170"/>
        <w:jc w:val="both"/>
        <w:rPr>
          <w:lang w:val="fr-FR"/>
          <w:rPrChange w:id="14160" w:author="Peng Luqi" w:date="2019-10-13T14:50:00Z">
            <w:rPr>
              <w:sz w:val="22"/>
              <w:lang w:val="fr-FR"/>
            </w:rPr>
          </w:rPrChange>
        </w:rPr>
        <w:pPrChange w:id="14161" w:author="Peng Luqi" w:date="2019-10-13T14:20:00Z">
          <w:pPr>
            <w:pStyle w:val="a3"/>
            <w:spacing w:before="1"/>
          </w:pPr>
        </w:pPrChange>
      </w:pPr>
    </w:p>
    <w:p w:rsidR="002B38DF" w:rsidRPr="00F94CB9" w:rsidRDefault="00716360">
      <w:pPr>
        <w:ind w:left="170" w:right="170"/>
        <w:jc w:val="both"/>
        <w:rPr>
          <w:sz w:val="28"/>
          <w:szCs w:val="28"/>
          <w:lang w:val="fr-FR"/>
          <w:rPrChange w:id="14162" w:author="Peng Luqi" w:date="2019-10-13T14:50:00Z">
            <w:rPr>
              <w:lang w:val="fr-FR"/>
            </w:rPr>
          </w:rPrChange>
        </w:rPr>
        <w:pPrChange w:id="14163" w:author="Peng Luqi" w:date="2019-10-13T14:20:00Z">
          <w:pPr>
            <w:ind w:left="130" w:right="183"/>
            <w:jc w:val="both"/>
          </w:pPr>
        </w:pPrChange>
      </w:pPr>
      <w:r w:rsidRPr="00F94CB9">
        <w:rPr>
          <w:sz w:val="28"/>
          <w:szCs w:val="28"/>
          <w:lang w:val="fr-FR"/>
          <w:rPrChange w:id="14164" w:author="Peng Luqi" w:date="2019-10-13T14:50:00Z">
            <w:rPr>
              <w:lang w:val="fr-FR"/>
            </w:rPr>
          </w:rPrChange>
        </w:rPr>
        <w:t>Comment</w:t>
      </w:r>
      <w:r w:rsidRPr="00F94CB9">
        <w:rPr>
          <w:spacing w:val="-9"/>
          <w:sz w:val="28"/>
          <w:szCs w:val="28"/>
          <w:lang w:val="fr-FR"/>
          <w:rPrChange w:id="14165" w:author="Peng Luqi" w:date="2019-10-13T14:50:00Z">
            <w:rPr>
              <w:spacing w:val="-9"/>
              <w:lang w:val="fr-FR"/>
            </w:rPr>
          </w:rPrChange>
        </w:rPr>
        <w:t xml:space="preserve"> </w:t>
      </w:r>
      <w:r w:rsidRPr="00F94CB9">
        <w:rPr>
          <w:sz w:val="28"/>
          <w:szCs w:val="28"/>
          <w:lang w:val="fr-FR"/>
          <w:rPrChange w:id="14166" w:author="Peng Luqi" w:date="2019-10-13T14:50:00Z">
            <w:rPr>
              <w:lang w:val="fr-FR"/>
            </w:rPr>
          </w:rPrChange>
        </w:rPr>
        <w:t>juger</w:t>
      </w:r>
      <w:r w:rsidRPr="00F94CB9">
        <w:rPr>
          <w:spacing w:val="-8"/>
          <w:sz w:val="28"/>
          <w:szCs w:val="28"/>
          <w:lang w:val="fr-FR"/>
          <w:rPrChange w:id="14167" w:author="Peng Luqi" w:date="2019-10-13T14:50:00Z">
            <w:rPr>
              <w:spacing w:val="-8"/>
              <w:lang w:val="fr-FR"/>
            </w:rPr>
          </w:rPrChange>
        </w:rPr>
        <w:t xml:space="preserve"> </w:t>
      </w:r>
      <w:r w:rsidRPr="00F94CB9">
        <w:rPr>
          <w:sz w:val="28"/>
          <w:szCs w:val="28"/>
          <w:lang w:val="fr-FR"/>
          <w:rPrChange w:id="14168" w:author="Peng Luqi" w:date="2019-10-13T14:50:00Z">
            <w:rPr>
              <w:lang w:val="fr-FR"/>
            </w:rPr>
          </w:rPrChange>
        </w:rPr>
        <w:t>d</w:t>
      </w:r>
      <w:del w:id="14169" w:author="Peng Luqi" w:date="2019-10-13T14:43:00Z">
        <w:r w:rsidRPr="00F94CB9" w:rsidDel="00EF666F">
          <w:rPr>
            <w:sz w:val="28"/>
            <w:szCs w:val="28"/>
            <w:lang w:val="fr-FR"/>
            <w:rPrChange w:id="14170" w:author="Peng Luqi" w:date="2019-10-13T14:50:00Z">
              <w:rPr>
                <w:lang w:val="fr-FR"/>
              </w:rPr>
            </w:rPrChange>
          </w:rPr>
          <w:delText>’</w:delText>
        </w:r>
      </w:del>
      <w:ins w:id="14171" w:author="Peng Luqi" w:date="2019-10-13T14:43:00Z">
        <w:r w:rsidR="00EF666F" w:rsidRPr="00F94CB9">
          <w:rPr>
            <w:sz w:val="28"/>
            <w:szCs w:val="28"/>
            <w:lang w:val="fr-FR"/>
            <w:rPrChange w:id="14172" w:author="Peng Luqi" w:date="2019-10-13T14:50:00Z">
              <w:rPr>
                <w:lang w:val="fr-FR"/>
              </w:rPr>
            </w:rPrChange>
          </w:rPr>
          <w:t>’</w:t>
        </w:r>
      </w:ins>
      <w:r w:rsidRPr="00F94CB9">
        <w:rPr>
          <w:sz w:val="28"/>
          <w:szCs w:val="28"/>
          <w:lang w:val="fr-FR"/>
          <w:rPrChange w:id="14173" w:author="Peng Luqi" w:date="2019-10-13T14:50:00Z">
            <w:rPr>
              <w:lang w:val="fr-FR"/>
            </w:rPr>
          </w:rPrChange>
        </w:rPr>
        <w:t>un</w:t>
      </w:r>
      <w:r w:rsidRPr="00F94CB9">
        <w:rPr>
          <w:spacing w:val="-9"/>
          <w:sz w:val="28"/>
          <w:szCs w:val="28"/>
          <w:lang w:val="fr-FR"/>
          <w:rPrChange w:id="14174" w:author="Peng Luqi" w:date="2019-10-13T14:50:00Z">
            <w:rPr>
              <w:spacing w:val="-9"/>
              <w:lang w:val="fr-FR"/>
            </w:rPr>
          </w:rPrChange>
        </w:rPr>
        <w:t xml:space="preserve"> </w:t>
      </w:r>
      <w:r w:rsidRPr="00F94CB9">
        <w:rPr>
          <w:sz w:val="28"/>
          <w:szCs w:val="28"/>
          <w:lang w:val="fr-FR"/>
          <w:rPrChange w:id="14175" w:author="Peng Luqi" w:date="2019-10-13T14:50:00Z">
            <w:rPr>
              <w:lang w:val="fr-FR"/>
            </w:rPr>
          </w:rPrChange>
        </w:rPr>
        <w:t>cycle</w:t>
      </w:r>
      <w:r w:rsidRPr="00F94CB9">
        <w:rPr>
          <w:spacing w:val="-4"/>
          <w:sz w:val="28"/>
          <w:szCs w:val="28"/>
          <w:lang w:val="fr-FR"/>
          <w:rPrChange w:id="14176" w:author="Peng Luqi" w:date="2019-10-13T14:50:00Z">
            <w:rPr>
              <w:spacing w:val="-4"/>
              <w:lang w:val="fr-FR"/>
            </w:rPr>
          </w:rPrChange>
        </w:rPr>
        <w:t xml:space="preserve"> </w:t>
      </w:r>
      <w:r w:rsidRPr="00F94CB9">
        <w:rPr>
          <w:sz w:val="28"/>
          <w:szCs w:val="28"/>
          <w:lang w:val="fr-FR"/>
          <w:rPrChange w:id="14177" w:author="Peng Luqi" w:date="2019-10-13T14:50:00Z">
            <w:rPr>
              <w:lang w:val="fr-FR"/>
            </w:rPr>
          </w:rPrChange>
        </w:rPr>
        <w:t>?</w:t>
      </w:r>
      <w:r w:rsidRPr="00F94CB9">
        <w:rPr>
          <w:spacing w:val="-8"/>
          <w:sz w:val="28"/>
          <w:szCs w:val="28"/>
          <w:lang w:val="fr-FR"/>
          <w:rPrChange w:id="14178" w:author="Peng Luqi" w:date="2019-10-13T14:50:00Z">
            <w:rPr>
              <w:spacing w:val="-8"/>
              <w:lang w:val="fr-FR"/>
            </w:rPr>
          </w:rPrChange>
        </w:rPr>
        <w:t xml:space="preserve"> </w:t>
      </w:r>
      <w:r w:rsidRPr="00F94CB9">
        <w:rPr>
          <w:sz w:val="28"/>
          <w:szCs w:val="28"/>
          <w:lang w:val="fr-FR"/>
          <w:rPrChange w:id="14179" w:author="Peng Luqi" w:date="2019-10-13T14:50:00Z">
            <w:rPr>
              <w:lang w:val="fr-FR"/>
            </w:rPr>
          </w:rPrChange>
        </w:rPr>
        <w:t>Tout</w:t>
      </w:r>
      <w:r w:rsidRPr="00F94CB9">
        <w:rPr>
          <w:spacing w:val="-9"/>
          <w:sz w:val="28"/>
          <w:szCs w:val="28"/>
          <w:lang w:val="fr-FR"/>
          <w:rPrChange w:id="14180" w:author="Peng Luqi" w:date="2019-10-13T14:50:00Z">
            <w:rPr>
              <w:spacing w:val="-9"/>
              <w:lang w:val="fr-FR"/>
            </w:rPr>
          </w:rPrChange>
        </w:rPr>
        <w:t xml:space="preserve"> </w:t>
      </w:r>
      <w:r w:rsidRPr="00F94CB9">
        <w:rPr>
          <w:sz w:val="28"/>
          <w:szCs w:val="28"/>
          <w:lang w:val="fr-FR"/>
          <w:rPrChange w:id="14181" w:author="Peng Luqi" w:date="2019-10-13T14:50:00Z">
            <w:rPr>
              <w:lang w:val="fr-FR"/>
            </w:rPr>
          </w:rPrChange>
        </w:rPr>
        <w:t>simplement,</w:t>
      </w:r>
      <w:r w:rsidRPr="00F94CB9">
        <w:rPr>
          <w:spacing w:val="-8"/>
          <w:sz w:val="28"/>
          <w:szCs w:val="28"/>
          <w:lang w:val="fr-FR"/>
          <w:rPrChange w:id="14182" w:author="Peng Luqi" w:date="2019-10-13T14:50:00Z">
            <w:rPr>
              <w:spacing w:val="-8"/>
              <w:lang w:val="fr-FR"/>
            </w:rPr>
          </w:rPrChange>
        </w:rPr>
        <w:t xml:space="preserve"> </w:t>
      </w:r>
      <w:r w:rsidRPr="00F94CB9">
        <w:rPr>
          <w:sz w:val="28"/>
          <w:szCs w:val="28"/>
          <w:lang w:val="fr-FR"/>
          <w:rPrChange w:id="14183" w:author="Peng Luqi" w:date="2019-10-13T14:50:00Z">
            <w:rPr>
              <w:lang w:val="fr-FR"/>
            </w:rPr>
          </w:rPrChange>
        </w:rPr>
        <w:t>vous</w:t>
      </w:r>
      <w:r w:rsidRPr="00F94CB9">
        <w:rPr>
          <w:spacing w:val="-9"/>
          <w:sz w:val="28"/>
          <w:szCs w:val="28"/>
          <w:lang w:val="fr-FR"/>
          <w:rPrChange w:id="14184" w:author="Peng Luqi" w:date="2019-10-13T14:50:00Z">
            <w:rPr>
              <w:spacing w:val="-9"/>
              <w:lang w:val="fr-FR"/>
            </w:rPr>
          </w:rPrChange>
        </w:rPr>
        <w:t xml:space="preserve"> </w:t>
      </w:r>
      <w:r w:rsidRPr="00F94CB9">
        <w:rPr>
          <w:sz w:val="28"/>
          <w:szCs w:val="28"/>
          <w:lang w:val="fr-FR"/>
          <w:rPrChange w:id="14185" w:author="Peng Luqi" w:date="2019-10-13T14:50:00Z">
            <w:rPr>
              <w:lang w:val="fr-FR"/>
            </w:rPr>
          </w:rPrChange>
        </w:rPr>
        <w:t>recherchez</w:t>
      </w:r>
      <w:r w:rsidRPr="00F94CB9">
        <w:rPr>
          <w:spacing w:val="-8"/>
          <w:sz w:val="28"/>
          <w:szCs w:val="28"/>
          <w:lang w:val="fr-FR"/>
          <w:rPrChange w:id="14186" w:author="Peng Luqi" w:date="2019-10-13T14:50:00Z">
            <w:rPr>
              <w:spacing w:val="-8"/>
              <w:lang w:val="fr-FR"/>
            </w:rPr>
          </w:rPrChange>
        </w:rPr>
        <w:t xml:space="preserve"> </w:t>
      </w:r>
      <w:r w:rsidRPr="00F94CB9">
        <w:rPr>
          <w:sz w:val="28"/>
          <w:szCs w:val="28"/>
          <w:lang w:val="fr-FR"/>
          <w:rPrChange w:id="14187" w:author="Peng Luqi" w:date="2019-10-13T14:50:00Z">
            <w:rPr>
              <w:lang w:val="fr-FR"/>
            </w:rPr>
          </w:rPrChange>
        </w:rPr>
        <w:t>le</w:t>
      </w:r>
      <w:r w:rsidRPr="00F94CB9">
        <w:rPr>
          <w:spacing w:val="-9"/>
          <w:sz w:val="28"/>
          <w:szCs w:val="28"/>
          <w:lang w:val="fr-FR"/>
          <w:rPrChange w:id="14188" w:author="Peng Luqi" w:date="2019-10-13T14:50:00Z">
            <w:rPr>
              <w:spacing w:val="-9"/>
              <w:lang w:val="fr-FR"/>
            </w:rPr>
          </w:rPrChange>
        </w:rPr>
        <w:t xml:space="preserve"> </w:t>
      </w:r>
      <w:r w:rsidRPr="00F94CB9">
        <w:rPr>
          <w:sz w:val="28"/>
          <w:szCs w:val="28"/>
          <w:lang w:val="fr-FR"/>
          <w:rPrChange w:id="14189" w:author="Peng Luqi" w:date="2019-10-13T14:50:00Z">
            <w:rPr>
              <w:lang w:val="fr-FR"/>
            </w:rPr>
          </w:rPrChange>
        </w:rPr>
        <w:t>point</w:t>
      </w:r>
      <w:r w:rsidRPr="00F94CB9">
        <w:rPr>
          <w:spacing w:val="-9"/>
          <w:sz w:val="28"/>
          <w:szCs w:val="28"/>
          <w:lang w:val="fr-FR"/>
          <w:rPrChange w:id="14190" w:author="Peng Luqi" w:date="2019-10-13T14:50:00Z">
            <w:rPr>
              <w:spacing w:val="-9"/>
              <w:lang w:val="fr-FR"/>
            </w:rPr>
          </w:rPrChange>
        </w:rPr>
        <w:t xml:space="preserve"> </w:t>
      </w:r>
      <w:r w:rsidRPr="00F94CB9">
        <w:rPr>
          <w:sz w:val="28"/>
          <w:szCs w:val="28"/>
          <w:lang w:val="fr-FR"/>
          <w:rPrChange w:id="14191" w:author="Peng Luqi" w:date="2019-10-13T14:50:00Z">
            <w:rPr>
              <w:lang w:val="fr-FR"/>
            </w:rPr>
          </w:rPrChange>
        </w:rPr>
        <w:t>haut</w:t>
      </w:r>
      <w:r w:rsidRPr="00F94CB9">
        <w:rPr>
          <w:spacing w:val="-9"/>
          <w:sz w:val="28"/>
          <w:szCs w:val="28"/>
          <w:lang w:val="fr-FR"/>
          <w:rPrChange w:id="14192" w:author="Peng Luqi" w:date="2019-10-13T14:50:00Z">
            <w:rPr>
              <w:spacing w:val="-9"/>
              <w:lang w:val="fr-FR"/>
            </w:rPr>
          </w:rPrChange>
        </w:rPr>
        <w:t xml:space="preserve"> </w:t>
      </w:r>
      <w:r w:rsidRPr="00F94CB9">
        <w:rPr>
          <w:sz w:val="28"/>
          <w:szCs w:val="28"/>
          <w:lang w:val="fr-FR"/>
          <w:rPrChange w:id="14193" w:author="Peng Luqi" w:date="2019-10-13T14:50:00Z">
            <w:rPr>
              <w:lang w:val="fr-FR"/>
            </w:rPr>
          </w:rPrChange>
        </w:rPr>
        <w:t>historique</w:t>
      </w:r>
      <w:r w:rsidRPr="00F94CB9">
        <w:rPr>
          <w:spacing w:val="-9"/>
          <w:sz w:val="28"/>
          <w:szCs w:val="28"/>
          <w:lang w:val="fr-FR"/>
          <w:rPrChange w:id="14194" w:author="Peng Luqi" w:date="2019-10-13T14:50:00Z">
            <w:rPr>
              <w:spacing w:val="-9"/>
              <w:lang w:val="fr-FR"/>
            </w:rPr>
          </w:rPrChange>
        </w:rPr>
        <w:t xml:space="preserve"> </w:t>
      </w:r>
      <w:r w:rsidRPr="00F94CB9">
        <w:rPr>
          <w:sz w:val="28"/>
          <w:szCs w:val="28"/>
          <w:lang w:val="fr-FR"/>
          <w:rPrChange w:id="14195" w:author="Peng Luqi" w:date="2019-10-13T14:50:00Z">
            <w:rPr>
              <w:lang w:val="fr-FR"/>
            </w:rPr>
          </w:rPrChange>
        </w:rPr>
        <w:t>et</w:t>
      </w:r>
      <w:r w:rsidRPr="00F94CB9">
        <w:rPr>
          <w:spacing w:val="-9"/>
          <w:sz w:val="28"/>
          <w:szCs w:val="28"/>
          <w:lang w:val="fr-FR"/>
          <w:rPrChange w:id="14196" w:author="Peng Luqi" w:date="2019-10-13T14:50:00Z">
            <w:rPr>
              <w:spacing w:val="-9"/>
              <w:lang w:val="fr-FR"/>
            </w:rPr>
          </w:rPrChange>
        </w:rPr>
        <w:t xml:space="preserve"> </w:t>
      </w:r>
      <w:r w:rsidRPr="00F94CB9">
        <w:rPr>
          <w:sz w:val="28"/>
          <w:szCs w:val="28"/>
          <w:lang w:val="fr-FR"/>
          <w:rPrChange w:id="14197" w:author="Peng Luqi" w:date="2019-10-13T14:50:00Z">
            <w:rPr>
              <w:lang w:val="fr-FR"/>
            </w:rPr>
          </w:rPrChange>
        </w:rPr>
        <w:t>le</w:t>
      </w:r>
      <w:r w:rsidRPr="00F94CB9">
        <w:rPr>
          <w:spacing w:val="-8"/>
          <w:sz w:val="28"/>
          <w:szCs w:val="28"/>
          <w:lang w:val="fr-FR"/>
          <w:rPrChange w:id="14198" w:author="Peng Luqi" w:date="2019-10-13T14:50:00Z">
            <w:rPr>
              <w:spacing w:val="-8"/>
              <w:lang w:val="fr-FR"/>
            </w:rPr>
          </w:rPrChange>
        </w:rPr>
        <w:t xml:space="preserve"> </w:t>
      </w:r>
      <w:r w:rsidRPr="00F94CB9">
        <w:rPr>
          <w:sz w:val="28"/>
          <w:szCs w:val="28"/>
          <w:lang w:val="fr-FR"/>
          <w:rPrChange w:id="14199" w:author="Peng Luqi" w:date="2019-10-13T14:50:00Z">
            <w:rPr>
              <w:lang w:val="fr-FR"/>
            </w:rPr>
          </w:rPrChange>
        </w:rPr>
        <w:t>considérez comme le point de départ de la phase B du cycle (c</w:t>
      </w:r>
      <w:del w:id="14200" w:author="Peng Luqi" w:date="2019-10-13T14:43:00Z">
        <w:r w:rsidRPr="00F94CB9" w:rsidDel="00EF666F">
          <w:rPr>
            <w:sz w:val="28"/>
            <w:szCs w:val="28"/>
            <w:lang w:val="fr-FR"/>
            <w:rPrChange w:id="14201" w:author="Peng Luqi" w:date="2019-10-13T14:50:00Z">
              <w:rPr>
                <w:lang w:val="fr-FR"/>
              </w:rPr>
            </w:rPrChange>
          </w:rPr>
          <w:delText>’</w:delText>
        </w:r>
      </w:del>
      <w:ins w:id="14202" w:author="Peng Luqi" w:date="2019-10-13T14:43:00Z">
        <w:r w:rsidR="00EF666F" w:rsidRPr="00F94CB9">
          <w:rPr>
            <w:sz w:val="28"/>
            <w:szCs w:val="28"/>
            <w:lang w:val="fr-FR"/>
            <w:rPrChange w:id="14203" w:author="Peng Luqi" w:date="2019-10-13T14:50:00Z">
              <w:rPr>
                <w:lang w:val="fr-FR"/>
              </w:rPr>
            </w:rPrChange>
          </w:rPr>
          <w:t>’</w:t>
        </w:r>
      </w:ins>
      <w:r w:rsidRPr="00F94CB9">
        <w:rPr>
          <w:sz w:val="28"/>
          <w:szCs w:val="28"/>
          <w:lang w:val="fr-FR"/>
          <w:rPrChange w:id="14204" w:author="Peng Luqi" w:date="2019-10-13T14:50:00Z">
            <w:rPr>
              <w:lang w:val="fr-FR"/>
            </w:rPr>
          </w:rPrChange>
        </w:rPr>
        <w:t>est-à-dire la phase de ralentissement), jusqu</w:t>
      </w:r>
      <w:del w:id="14205" w:author="Peng Luqi" w:date="2019-10-13T14:43:00Z">
        <w:r w:rsidRPr="00F94CB9" w:rsidDel="00EF666F">
          <w:rPr>
            <w:sz w:val="28"/>
            <w:szCs w:val="28"/>
            <w:lang w:val="fr-FR"/>
            <w:rPrChange w:id="14206" w:author="Peng Luqi" w:date="2019-10-13T14:50:00Z">
              <w:rPr>
                <w:lang w:val="fr-FR"/>
              </w:rPr>
            </w:rPrChange>
          </w:rPr>
          <w:delText>’</w:delText>
        </w:r>
      </w:del>
      <w:ins w:id="14207" w:author="Peng Luqi" w:date="2019-10-13T14:43:00Z">
        <w:r w:rsidR="00EF666F" w:rsidRPr="00F94CB9">
          <w:rPr>
            <w:sz w:val="28"/>
            <w:szCs w:val="28"/>
            <w:lang w:val="fr-FR"/>
            <w:rPrChange w:id="14208" w:author="Peng Luqi" w:date="2019-10-13T14:50:00Z">
              <w:rPr>
                <w:lang w:val="fr-FR"/>
              </w:rPr>
            </w:rPrChange>
          </w:rPr>
          <w:t>’</w:t>
        </w:r>
      </w:ins>
      <w:r w:rsidRPr="00F94CB9">
        <w:rPr>
          <w:sz w:val="28"/>
          <w:szCs w:val="28"/>
          <w:lang w:val="fr-FR"/>
          <w:rPrChange w:id="14209" w:author="Peng Luqi" w:date="2019-10-13T14:50:00Z">
            <w:rPr>
              <w:lang w:val="fr-FR"/>
            </w:rPr>
          </w:rPrChange>
        </w:rPr>
        <w:t>au prochain point le plus élevé, c</w:t>
      </w:r>
      <w:del w:id="14210" w:author="Peng Luqi" w:date="2019-10-13T14:43:00Z">
        <w:r w:rsidRPr="00F94CB9" w:rsidDel="00EF666F">
          <w:rPr>
            <w:sz w:val="28"/>
            <w:szCs w:val="28"/>
            <w:lang w:val="fr-FR"/>
            <w:rPrChange w:id="14211" w:author="Peng Luqi" w:date="2019-10-13T14:50:00Z">
              <w:rPr>
                <w:lang w:val="fr-FR"/>
              </w:rPr>
            </w:rPrChange>
          </w:rPr>
          <w:delText>’</w:delText>
        </w:r>
      </w:del>
      <w:ins w:id="14212" w:author="Peng Luqi" w:date="2019-10-13T14:43:00Z">
        <w:r w:rsidR="00EF666F" w:rsidRPr="00F94CB9">
          <w:rPr>
            <w:sz w:val="28"/>
            <w:szCs w:val="28"/>
            <w:lang w:val="fr-FR"/>
            <w:rPrChange w:id="14213" w:author="Peng Luqi" w:date="2019-10-13T14:50:00Z">
              <w:rPr>
                <w:lang w:val="fr-FR"/>
              </w:rPr>
            </w:rPrChange>
          </w:rPr>
          <w:t>’</w:t>
        </w:r>
      </w:ins>
      <w:r w:rsidRPr="00F94CB9">
        <w:rPr>
          <w:sz w:val="28"/>
          <w:szCs w:val="28"/>
          <w:lang w:val="fr-FR"/>
          <w:rPrChange w:id="14214" w:author="Peng Luqi" w:date="2019-10-13T14:50:00Z">
            <w:rPr>
              <w:lang w:val="fr-FR"/>
            </w:rPr>
          </w:rPrChange>
        </w:rPr>
        <w:t>est l</w:t>
      </w:r>
      <w:del w:id="14215" w:author="Peng Luqi" w:date="2019-10-13T14:43:00Z">
        <w:r w:rsidRPr="00F94CB9" w:rsidDel="00EF666F">
          <w:rPr>
            <w:sz w:val="28"/>
            <w:szCs w:val="28"/>
            <w:lang w:val="fr-FR"/>
            <w:rPrChange w:id="14216" w:author="Peng Luqi" w:date="2019-10-13T14:50:00Z">
              <w:rPr>
                <w:lang w:val="fr-FR"/>
              </w:rPr>
            </w:rPrChange>
          </w:rPr>
          <w:delText>’</w:delText>
        </w:r>
      </w:del>
      <w:ins w:id="14217" w:author="Peng Luqi" w:date="2019-10-13T14:43:00Z">
        <w:r w:rsidR="00EF666F" w:rsidRPr="00F94CB9">
          <w:rPr>
            <w:sz w:val="28"/>
            <w:szCs w:val="28"/>
            <w:lang w:val="fr-FR"/>
            <w:rPrChange w:id="14218" w:author="Peng Luqi" w:date="2019-10-13T14:50:00Z">
              <w:rPr>
                <w:lang w:val="fr-FR"/>
              </w:rPr>
            </w:rPrChange>
          </w:rPr>
          <w:t>’</w:t>
        </w:r>
      </w:ins>
      <w:r w:rsidRPr="00F94CB9">
        <w:rPr>
          <w:sz w:val="28"/>
          <w:szCs w:val="28"/>
          <w:lang w:val="fr-FR"/>
          <w:rPrChange w:id="14219" w:author="Peng Luqi" w:date="2019-10-13T14:50:00Z">
            <w:rPr>
              <w:lang w:val="fr-FR"/>
            </w:rPr>
          </w:rPrChange>
        </w:rPr>
        <w:t>étape B. Après cela, la phase A (c</w:t>
      </w:r>
      <w:del w:id="14220" w:author="Peng Luqi" w:date="2019-10-13T14:43:00Z">
        <w:r w:rsidRPr="00F94CB9" w:rsidDel="00EF666F">
          <w:rPr>
            <w:sz w:val="28"/>
            <w:szCs w:val="28"/>
            <w:lang w:val="fr-FR"/>
            <w:rPrChange w:id="14221" w:author="Peng Luqi" w:date="2019-10-13T14:50:00Z">
              <w:rPr>
                <w:lang w:val="fr-FR"/>
              </w:rPr>
            </w:rPrChange>
          </w:rPr>
          <w:delText>’</w:delText>
        </w:r>
      </w:del>
      <w:ins w:id="14222" w:author="Peng Luqi" w:date="2019-10-13T14:43:00Z">
        <w:r w:rsidR="00EF666F" w:rsidRPr="00F94CB9">
          <w:rPr>
            <w:sz w:val="28"/>
            <w:szCs w:val="28"/>
            <w:lang w:val="fr-FR"/>
            <w:rPrChange w:id="14223" w:author="Peng Luqi" w:date="2019-10-13T14:50:00Z">
              <w:rPr>
                <w:lang w:val="fr-FR"/>
              </w:rPr>
            </w:rPrChange>
          </w:rPr>
          <w:t>’</w:t>
        </w:r>
      </w:ins>
      <w:r w:rsidRPr="00F94CB9">
        <w:rPr>
          <w:sz w:val="28"/>
          <w:szCs w:val="28"/>
          <w:lang w:val="fr-FR"/>
          <w:rPrChange w:id="14224" w:author="Peng Luqi" w:date="2019-10-13T14:50:00Z">
            <w:rPr>
              <w:lang w:val="fr-FR"/>
            </w:rPr>
          </w:rPrChange>
        </w:rPr>
        <w:t>est-à-dire la phase ascendante) est déjà terminée. Un cycle évolue toujours de cette</w:t>
      </w:r>
      <w:r w:rsidRPr="00F94CB9">
        <w:rPr>
          <w:spacing w:val="-12"/>
          <w:sz w:val="28"/>
          <w:szCs w:val="28"/>
          <w:lang w:val="fr-FR"/>
          <w:rPrChange w:id="14225" w:author="Peng Luqi" w:date="2019-10-13T14:50:00Z">
            <w:rPr>
              <w:spacing w:val="-12"/>
              <w:lang w:val="fr-FR"/>
            </w:rPr>
          </w:rPrChange>
        </w:rPr>
        <w:t xml:space="preserve"> </w:t>
      </w:r>
      <w:r w:rsidRPr="00F94CB9">
        <w:rPr>
          <w:sz w:val="28"/>
          <w:szCs w:val="28"/>
          <w:lang w:val="fr-FR"/>
          <w:rPrChange w:id="14226" w:author="Peng Luqi" w:date="2019-10-13T14:50:00Z">
            <w:rPr>
              <w:lang w:val="fr-FR"/>
            </w:rPr>
          </w:rPrChange>
        </w:rPr>
        <w:t>manière.</w:t>
      </w:r>
    </w:p>
    <w:p w:rsidR="002B38DF" w:rsidRPr="00F94CB9" w:rsidRDefault="002B38DF">
      <w:pPr>
        <w:pStyle w:val="a3"/>
        <w:ind w:left="170" w:right="170"/>
        <w:jc w:val="both"/>
        <w:rPr>
          <w:lang w:val="fr-FR"/>
          <w:rPrChange w:id="14227" w:author="Peng Luqi" w:date="2019-10-13T14:50:00Z">
            <w:rPr>
              <w:sz w:val="21"/>
              <w:lang w:val="fr-FR"/>
            </w:rPr>
          </w:rPrChange>
        </w:rPr>
        <w:pPrChange w:id="14228" w:author="Peng Luqi" w:date="2019-10-13T14:20:00Z">
          <w:pPr>
            <w:pStyle w:val="a3"/>
            <w:spacing w:before="9"/>
          </w:pPr>
        </w:pPrChange>
      </w:pPr>
    </w:p>
    <w:p w:rsidR="002B38DF" w:rsidRPr="00F94CB9" w:rsidRDefault="00716360">
      <w:pPr>
        <w:ind w:left="170" w:right="170"/>
        <w:jc w:val="both"/>
        <w:rPr>
          <w:sz w:val="28"/>
          <w:szCs w:val="28"/>
          <w:lang w:val="fr-FR"/>
          <w:rPrChange w:id="14229" w:author="Peng Luqi" w:date="2019-10-13T14:50:00Z">
            <w:rPr>
              <w:lang w:val="fr-FR"/>
            </w:rPr>
          </w:rPrChange>
        </w:rPr>
        <w:pPrChange w:id="14230" w:author="Peng Luqi" w:date="2019-10-13T14:20:00Z">
          <w:pPr>
            <w:ind w:left="130" w:right="181"/>
            <w:jc w:val="both"/>
          </w:pPr>
        </w:pPrChange>
      </w:pPr>
      <w:r w:rsidRPr="00F94CB9">
        <w:rPr>
          <w:sz w:val="28"/>
          <w:szCs w:val="28"/>
          <w:lang w:val="fr-FR"/>
          <w:rPrChange w:id="14231" w:author="Peng Luqi" w:date="2019-10-13T14:50:00Z">
            <w:rPr>
              <w:lang w:val="fr-FR"/>
            </w:rPr>
          </w:rPrChange>
        </w:rPr>
        <w:t>Il convient de noter qu</w:t>
      </w:r>
      <w:del w:id="14232" w:author="Peng Luqi" w:date="2019-10-13T14:43:00Z">
        <w:r w:rsidRPr="00F94CB9" w:rsidDel="00EF666F">
          <w:rPr>
            <w:sz w:val="28"/>
            <w:szCs w:val="28"/>
            <w:lang w:val="fr-FR"/>
            <w:rPrChange w:id="14233" w:author="Peng Luqi" w:date="2019-10-13T14:50:00Z">
              <w:rPr>
                <w:lang w:val="fr-FR"/>
              </w:rPr>
            </w:rPrChange>
          </w:rPr>
          <w:delText>’</w:delText>
        </w:r>
      </w:del>
      <w:ins w:id="14234" w:author="Peng Luqi" w:date="2019-10-13T14:43:00Z">
        <w:r w:rsidR="00EF666F" w:rsidRPr="00F94CB9">
          <w:rPr>
            <w:sz w:val="28"/>
            <w:szCs w:val="28"/>
            <w:lang w:val="fr-FR"/>
            <w:rPrChange w:id="14235" w:author="Peng Luqi" w:date="2019-10-13T14:50:00Z">
              <w:rPr>
                <w:lang w:val="fr-FR"/>
              </w:rPr>
            </w:rPrChange>
          </w:rPr>
          <w:t>’</w:t>
        </w:r>
      </w:ins>
      <w:r w:rsidRPr="00F94CB9">
        <w:rPr>
          <w:sz w:val="28"/>
          <w:szCs w:val="28"/>
          <w:lang w:val="fr-FR"/>
          <w:rPrChange w:id="14236" w:author="Peng Luqi" w:date="2019-10-13T14:50:00Z">
            <w:rPr>
              <w:lang w:val="fr-FR"/>
            </w:rPr>
          </w:rPrChange>
        </w:rPr>
        <w:t>un cycle aussi important, pour qui que ce soit, n</w:t>
      </w:r>
      <w:del w:id="14237" w:author="Peng Luqi" w:date="2019-10-13T14:43:00Z">
        <w:r w:rsidRPr="00F94CB9" w:rsidDel="00EF666F">
          <w:rPr>
            <w:sz w:val="28"/>
            <w:szCs w:val="28"/>
            <w:lang w:val="fr-FR"/>
            <w:rPrChange w:id="14238" w:author="Peng Luqi" w:date="2019-10-13T14:50:00Z">
              <w:rPr>
                <w:lang w:val="fr-FR"/>
              </w:rPr>
            </w:rPrChange>
          </w:rPr>
          <w:delText>’</w:delText>
        </w:r>
      </w:del>
      <w:ins w:id="14239" w:author="Peng Luqi" w:date="2019-10-13T14:43:00Z">
        <w:r w:rsidR="00EF666F" w:rsidRPr="00F94CB9">
          <w:rPr>
            <w:sz w:val="28"/>
            <w:szCs w:val="28"/>
            <w:lang w:val="fr-FR"/>
            <w:rPrChange w:id="14240" w:author="Peng Luqi" w:date="2019-10-13T14:50:00Z">
              <w:rPr>
                <w:lang w:val="fr-FR"/>
              </w:rPr>
            </w:rPrChange>
          </w:rPr>
          <w:t>’</w:t>
        </w:r>
      </w:ins>
      <w:r w:rsidRPr="00F94CB9">
        <w:rPr>
          <w:sz w:val="28"/>
          <w:szCs w:val="28"/>
          <w:lang w:val="fr-FR"/>
          <w:rPrChange w:id="14241" w:author="Peng Luqi" w:date="2019-10-13T14:50:00Z">
            <w:rPr>
              <w:lang w:val="fr-FR"/>
            </w:rPr>
          </w:rPrChange>
        </w:rPr>
        <w:t>est connu qu</w:t>
      </w:r>
      <w:del w:id="14242" w:author="Peng Luqi" w:date="2019-10-13T14:43:00Z">
        <w:r w:rsidRPr="00F94CB9" w:rsidDel="00EF666F">
          <w:rPr>
            <w:sz w:val="28"/>
            <w:szCs w:val="28"/>
            <w:lang w:val="fr-FR"/>
            <w:rPrChange w:id="14243" w:author="Peng Luqi" w:date="2019-10-13T14:50:00Z">
              <w:rPr>
                <w:lang w:val="fr-FR"/>
              </w:rPr>
            </w:rPrChange>
          </w:rPr>
          <w:delText>’</w:delText>
        </w:r>
      </w:del>
      <w:ins w:id="14244" w:author="Peng Luqi" w:date="2019-10-13T14:43:00Z">
        <w:r w:rsidR="00EF666F" w:rsidRPr="00F94CB9">
          <w:rPr>
            <w:sz w:val="28"/>
            <w:szCs w:val="28"/>
            <w:lang w:val="fr-FR"/>
            <w:rPrChange w:id="14245" w:author="Peng Luqi" w:date="2019-10-13T14:50:00Z">
              <w:rPr>
                <w:lang w:val="fr-FR"/>
              </w:rPr>
            </w:rPrChange>
          </w:rPr>
          <w:t>’</w:t>
        </w:r>
      </w:ins>
      <w:r w:rsidRPr="00F94CB9">
        <w:rPr>
          <w:sz w:val="28"/>
          <w:szCs w:val="28"/>
          <w:lang w:val="fr-FR"/>
          <w:rPrChange w:id="14246" w:author="Peng Luqi" w:date="2019-10-13T14:50:00Z">
            <w:rPr>
              <w:lang w:val="fr-FR"/>
            </w:rPr>
          </w:rPrChange>
        </w:rPr>
        <w:t>avec le point de départ</w:t>
      </w:r>
      <w:r w:rsidRPr="00F94CB9">
        <w:rPr>
          <w:spacing w:val="-15"/>
          <w:sz w:val="28"/>
          <w:szCs w:val="28"/>
          <w:lang w:val="fr-FR"/>
          <w:rPrChange w:id="14247" w:author="Peng Luqi" w:date="2019-10-13T14:50:00Z">
            <w:rPr>
              <w:spacing w:val="-15"/>
              <w:lang w:val="fr-FR"/>
            </w:rPr>
          </w:rPrChange>
        </w:rPr>
        <w:t xml:space="preserve"> </w:t>
      </w:r>
      <w:r w:rsidRPr="00F94CB9">
        <w:rPr>
          <w:sz w:val="28"/>
          <w:szCs w:val="28"/>
          <w:lang w:val="fr-FR"/>
          <w:rPrChange w:id="14248" w:author="Peng Luqi" w:date="2019-10-13T14:50:00Z">
            <w:rPr>
              <w:lang w:val="fr-FR"/>
            </w:rPr>
          </w:rPrChange>
        </w:rPr>
        <w:t>de</w:t>
      </w:r>
      <w:r w:rsidRPr="00F94CB9">
        <w:rPr>
          <w:spacing w:val="-16"/>
          <w:sz w:val="28"/>
          <w:szCs w:val="28"/>
          <w:lang w:val="fr-FR"/>
          <w:rPrChange w:id="14249" w:author="Peng Luqi" w:date="2019-10-13T14:50:00Z">
            <w:rPr>
              <w:spacing w:val="-16"/>
              <w:lang w:val="fr-FR"/>
            </w:rPr>
          </w:rPrChange>
        </w:rPr>
        <w:t xml:space="preserve"> </w:t>
      </w:r>
      <w:r w:rsidRPr="00F94CB9">
        <w:rPr>
          <w:sz w:val="28"/>
          <w:szCs w:val="28"/>
          <w:lang w:val="fr-FR"/>
          <w:rPrChange w:id="14250" w:author="Peng Luqi" w:date="2019-10-13T14:50:00Z">
            <w:rPr>
              <w:lang w:val="fr-FR"/>
            </w:rPr>
          </w:rPrChange>
        </w:rPr>
        <w:t>la</w:t>
      </w:r>
      <w:r w:rsidRPr="00F94CB9">
        <w:rPr>
          <w:spacing w:val="-16"/>
          <w:sz w:val="28"/>
          <w:szCs w:val="28"/>
          <w:lang w:val="fr-FR"/>
          <w:rPrChange w:id="14251" w:author="Peng Luqi" w:date="2019-10-13T14:50:00Z">
            <w:rPr>
              <w:spacing w:val="-16"/>
              <w:lang w:val="fr-FR"/>
            </w:rPr>
          </w:rPrChange>
        </w:rPr>
        <w:t xml:space="preserve"> </w:t>
      </w:r>
      <w:r w:rsidRPr="00F94CB9">
        <w:rPr>
          <w:sz w:val="28"/>
          <w:szCs w:val="28"/>
          <w:lang w:val="fr-FR"/>
          <w:rPrChange w:id="14252" w:author="Peng Luqi" w:date="2019-10-13T14:50:00Z">
            <w:rPr>
              <w:lang w:val="fr-FR"/>
            </w:rPr>
          </w:rPrChange>
        </w:rPr>
        <w:t>phase</w:t>
      </w:r>
      <w:r w:rsidRPr="00F94CB9">
        <w:rPr>
          <w:spacing w:val="-15"/>
          <w:sz w:val="28"/>
          <w:szCs w:val="28"/>
          <w:lang w:val="fr-FR"/>
          <w:rPrChange w:id="14253" w:author="Peng Luqi" w:date="2019-10-13T14:50:00Z">
            <w:rPr>
              <w:spacing w:val="-15"/>
              <w:lang w:val="fr-FR"/>
            </w:rPr>
          </w:rPrChange>
        </w:rPr>
        <w:t xml:space="preserve"> </w:t>
      </w:r>
      <w:r w:rsidRPr="00F94CB9">
        <w:rPr>
          <w:sz w:val="28"/>
          <w:szCs w:val="28"/>
          <w:lang w:val="fr-FR"/>
          <w:rPrChange w:id="14254" w:author="Peng Luqi" w:date="2019-10-13T14:50:00Z">
            <w:rPr>
              <w:lang w:val="fr-FR"/>
            </w:rPr>
          </w:rPrChange>
        </w:rPr>
        <w:t>B,</w:t>
      </w:r>
      <w:r w:rsidRPr="00F94CB9">
        <w:rPr>
          <w:spacing w:val="-15"/>
          <w:sz w:val="28"/>
          <w:szCs w:val="28"/>
          <w:lang w:val="fr-FR"/>
          <w:rPrChange w:id="14255" w:author="Peng Luqi" w:date="2019-10-13T14:50:00Z">
            <w:rPr>
              <w:spacing w:val="-15"/>
              <w:lang w:val="fr-FR"/>
            </w:rPr>
          </w:rPrChange>
        </w:rPr>
        <w:t xml:space="preserve"> </w:t>
      </w:r>
      <w:r w:rsidRPr="00F94CB9">
        <w:rPr>
          <w:sz w:val="28"/>
          <w:szCs w:val="28"/>
          <w:lang w:val="fr-FR"/>
          <w:rPrChange w:id="14256" w:author="Peng Luqi" w:date="2019-10-13T14:50:00Z">
            <w:rPr>
              <w:lang w:val="fr-FR"/>
            </w:rPr>
          </w:rPrChange>
        </w:rPr>
        <w:t>car</w:t>
      </w:r>
      <w:r w:rsidRPr="00F94CB9">
        <w:rPr>
          <w:spacing w:val="-15"/>
          <w:sz w:val="28"/>
          <w:szCs w:val="28"/>
          <w:lang w:val="fr-FR"/>
          <w:rPrChange w:id="14257" w:author="Peng Luqi" w:date="2019-10-13T14:50:00Z">
            <w:rPr>
              <w:spacing w:val="-15"/>
              <w:lang w:val="fr-FR"/>
            </w:rPr>
          </w:rPrChange>
        </w:rPr>
        <w:t xml:space="preserve"> </w:t>
      </w:r>
      <w:r w:rsidRPr="00F94CB9">
        <w:rPr>
          <w:sz w:val="28"/>
          <w:szCs w:val="28"/>
          <w:lang w:val="fr-FR"/>
          <w:rPrChange w:id="14258" w:author="Peng Luqi" w:date="2019-10-13T14:50:00Z">
            <w:rPr>
              <w:lang w:val="fr-FR"/>
            </w:rPr>
          </w:rPrChange>
        </w:rPr>
        <w:t>c</w:t>
      </w:r>
      <w:del w:id="14259" w:author="Peng Luqi" w:date="2019-10-13T14:43:00Z">
        <w:r w:rsidRPr="00F94CB9" w:rsidDel="00EF666F">
          <w:rPr>
            <w:sz w:val="28"/>
            <w:szCs w:val="28"/>
            <w:lang w:val="fr-FR"/>
            <w:rPrChange w:id="14260" w:author="Peng Luqi" w:date="2019-10-13T14:50:00Z">
              <w:rPr>
                <w:lang w:val="fr-FR"/>
              </w:rPr>
            </w:rPrChange>
          </w:rPr>
          <w:delText>’</w:delText>
        </w:r>
      </w:del>
      <w:ins w:id="14261" w:author="Peng Luqi" w:date="2019-10-13T14:43:00Z">
        <w:r w:rsidR="00EF666F" w:rsidRPr="00F94CB9">
          <w:rPr>
            <w:sz w:val="28"/>
            <w:szCs w:val="28"/>
            <w:lang w:val="fr-FR"/>
            <w:rPrChange w:id="14262" w:author="Peng Luqi" w:date="2019-10-13T14:50:00Z">
              <w:rPr>
                <w:lang w:val="fr-FR"/>
              </w:rPr>
            </w:rPrChange>
          </w:rPr>
          <w:t>’</w:t>
        </w:r>
      </w:ins>
      <w:r w:rsidRPr="00F94CB9">
        <w:rPr>
          <w:sz w:val="28"/>
          <w:szCs w:val="28"/>
          <w:lang w:val="fr-FR"/>
          <w:rPrChange w:id="14263" w:author="Peng Luqi" w:date="2019-10-13T14:50:00Z">
            <w:rPr>
              <w:lang w:val="fr-FR"/>
            </w:rPr>
          </w:rPrChange>
        </w:rPr>
        <w:t>est</w:t>
      </w:r>
      <w:r w:rsidRPr="00F94CB9">
        <w:rPr>
          <w:spacing w:val="-15"/>
          <w:sz w:val="28"/>
          <w:szCs w:val="28"/>
          <w:lang w:val="fr-FR"/>
          <w:rPrChange w:id="14264" w:author="Peng Luqi" w:date="2019-10-13T14:50:00Z">
            <w:rPr>
              <w:spacing w:val="-15"/>
              <w:lang w:val="fr-FR"/>
            </w:rPr>
          </w:rPrChange>
        </w:rPr>
        <w:t xml:space="preserve"> </w:t>
      </w:r>
      <w:r w:rsidRPr="00F94CB9">
        <w:rPr>
          <w:sz w:val="28"/>
          <w:szCs w:val="28"/>
          <w:lang w:val="fr-FR"/>
          <w:rPrChange w:id="14265" w:author="Peng Luqi" w:date="2019-10-13T14:50:00Z">
            <w:rPr>
              <w:lang w:val="fr-FR"/>
            </w:rPr>
          </w:rPrChange>
        </w:rPr>
        <w:t>le</w:t>
      </w:r>
      <w:r w:rsidRPr="00F94CB9">
        <w:rPr>
          <w:spacing w:val="-15"/>
          <w:sz w:val="28"/>
          <w:szCs w:val="28"/>
          <w:lang w:val="fr-FR"/>
          <w:rPrChange w:id="14266" w:author="Peng Luqi" w:date="2019-10-13T14:50:00Z">
            <w:rPr>
              <w:spacing w:val="-15"/>
              <w:lang w:val="fr-FR"/>
            </w:rPr>
          </w:rPrChange>
        </w:rPr>
        <w:t xml:space="preserve"> </w:t>
      </w:r>
      <w:r w:rsidRPr="00F94CB9">
        <w:rPr>
          <w:sz w:val="28"/>
          <w:szCs w:val="28"/>
          <w:lang w:val="fr-FR"/>
          <w:rPrChange w:id="14267" w:author="Peng Luqi" w:date="2019-10-13T14:50:00Z">
            <w:rPr>
              <w:lang w:val="fr-FR"/>
            </w:rPr>
          </w:rPrChange>
        </w:rPr>
        <w:t>point</w:t>
      </w:r>
      <w:r w:rsidRPr="00F94CB9">
        <w:rPr>
          <w:spacing w:val="-16"/>
          <w:sz w:val="28"/>
          <w:szCs w:val="28"/>
          <w:lang w:val="fr-FR"/>
          <w:rPrChange w:id="14268" w:author="Peng Luqi" w:date="2019-10-13T14:50:00Z">
            <w:rPr>
              <w:spacing w:val="-16"/>
              <w:lang w:val="fr-FR"/>
            </w:rPr>
          </w:rPrChange>
        </w:rPr>
        <w:t xml:space="preserve"> </w:t>
      </w:r>
      <w:r w:rsidRPr="00F94CB9">
        <w:rPr>
          <w:sz w:val="28"/>
          <w:szCs w:val="28"/>
          <w:lang w:val="fr-FR"/>
          <w:rPrChange w:id="14269" w:author="Peng Luqi" w:date="2019-10-13T14:50:00Z">
            <w:rPr>
              <w:lang w:val="fr-FR"/>
            </w:rPr>
          </w:rPrChange>
        </w:rPr>
        <w:t>historique</w:t>
      </w:r>
      <w:r w:rsidRPr="00F94CB9">
        <w:rPr>
          <w:spacing w:val="-16"/>
          <w:sz w:val="28"/>
          <w:szCs w:val="28"/>
          <w:lang w:val="fr-FR"/>
          <w:rPrChange w:id="14270" w:author="Peng Luqi" w:date="2019-10-13T14:50:00Z">
            <w:rPr>
              <w:spacing w:val="-16"/>
              <w:lang w:val="fr-FR"/>
            </w:rPr>
          </w:rPrChange>
        </w:rPr>
        <w:t xml:space="preserve"> </w:t>
      </w:r>
      <w:r w:rsidRPr="00F94CB9">
        <w:rPr>
          <w:sz w:val="28"/>
          <w:szCs w:val="28"/>
          <w:lang w:val="fr-FR"/>
          <w:rPrChange w:id="14271" w:author="Peng Luqi" w:date="2019-10-13T14:50:00Z">
            <w:rPr>
              <w:lang w:val="fr-FR"/>
            </w:rPr>
          </w:rPrChange>
        </w:rPr>
        <w:t>le</w:t>
      </w:r>
      <w:r w:rsidRPr="00F94CB9">
        <w:rPr>
          <w:spacing w:val="-15"/>
          <w:sz w:val="28"/>
          <w:szCs w:val="28"/>
          <w:lang w:val="fr-FR"/>
          <w:rPrChange w:id="14272" w:author="Peng Luqi" w:date="2019-10-13T14:50:00Z">
            <w:rPr>
              <w:spacing w:val="-15"/>
              <w:lang w:val="fr-FR"/>
            </w:rPr>
          </w:rPrChange>
        </w:rPr>
        <w:t xml:space="preserve"> </w:t>
      </w:r>
      <w:r w:rsidRPr="00F94CB9">
        <w:rPr>
          <w:sz w:val="28"/>
          <w:szCs w:val="28"/>
          <w:lang w:val="fr-FR"/>
          <w:rPrChange w:id="14273" w:author="Peng Luqi" w:date="2019-10-13T14:50:00Z">
            <w:rPr>
              <w:lang w:val="fr-FR"/>
            </w:rPr>
          </w:rPrChange>
        </w:rPr>
        <w:t>plus</w:t>
      </w:r>
      <w:r w:rsidRPr="00F94CB9">
        <w:rPr>
          <w:spacing w:val="-16"/>
          <w:sz w:val="28"/>
          <w:szCs w:val="28"/>
          <w:lang w:val="fr-FR"/>
          <w:rPrChange w:id="14274" w:author="Peng Luqi" w:date="2019-10-13T14:50:00Z">
            <w:rPr>
              <w:spacing w:val="-16"/>
              <w:lang w:val="fr-FR"/>
            </w:rPr>
          </w:rPrChange>
        </w:rPr>
        <w:t xml:space="preserve"> </w:t>
      </w:r>
      <w:r w:rsidRPr="00F94CB9">
        <w:rPr>
          <w:sz w:val="28"/>
          <w:szCs w:val="28"/>
          <w:lang w:val="fr-FR"/>
          <w:rPrChange w:id="14275" w:author="Peng Luqi" w:date="2019-10-13T14:50:00Z">
            <w:rPr>
              <w:lang w:val="fr-FR"/>
            </w:rPr>
          </w:rPrChange>
        </w:rPr>
        <w:t>élevé</w:t>
      </w:r>
      <w:r w:rsidRPr="00F94CB9">
        <w:rPr>
          <w:spacing w:val="-16"/>
          <w:sz w:val="28"/>
          <w:szCs w:val="28"/>
          <w:lang w:val="fr-FR"/>
          <w:rPrChange w:id="14276" w:author="Peng Luqi" w:date="2019-10-13T14:50:00Z">
            <w:rPr>
              <w:spacing w:val="-16"/>
              <w:lang w:val="fr-FR"/>
            </w:rPr>
          </w:rPrChange>
        </w:rPr>
        <w:t xml:space="preserve"> </w:t>
      </w:r>
      <w:r w:rsidRPr="00F94CB9">
        <w:rPr>
          <w:sz w:val="28"/>
          <w:szCs w:val="28"/>
          <w:lang w:val="fr-FR"/>
          <w:rPrChange w:id="14277" w:author="Peng Luqi" w:date="2019-10-13T14:50:00Z">
            <w:rPr>
              <w:lang w:val="fr-FR"/>
            </w:rPr>
          </w:rPrChange>
        </w:rPr>
        <w:t>avant</w:t>
      </w:r>
      <w:r w:rsidRPr="00F94CB9">
        <w:rPr>
          <w:spacing w:val="-16"/>
          <w:sz w:val="28"/>
          <w:szCs w:val="28"/>
          <w:lang w:val="fr-FR"/>
          <w:rPrChange w:id="14278" w:author="Peng Luqi" w:date="2019-10-13T14:50:00Z">
            <w:rPr>
              <w:spacing w:val="-16"/>
              <w:lang w:val="fr-FR"/>
            </w:rPr>
          </w:rPrChange>
        </w:rPr>
        <w:t xml:space="preserve"> </w:t>
      </w:r>
      <w:r w:rsidRPr="00F94CB9">
        <w:rPr>
          <w:sz w:val="28"/>
          <w:szCs w:val="28"/>
          <w:lang w:val="fr-FR"/>
          <w:rPrChange w:id="14279" w:author="Peng Luqi" w:date="2019-10-13T14:50:00Z">
            <w:rPr>
              <w:lang w:val="fr-FR"/>
            </w:rPr>
          </w:rPrChange>
        </w:rPr>
        <w:t>le</w:t>
      </w:r>
      <w:r w:rsidRPr="00F94CB9">
        <w:rPr>
          <w:spacing w:val="-15"/>
          <w:sz w:val="28"/>
          <w:szCs w:val="28"/>
          <w:lang w:val="fr-FR"/>
          <w:rPrChange w:id="14280" w:author="Peng Luqi" w:date="2019-10-13T14:50:00Z">
            <w:rPr>
              <w:spacing w:val="-15"/>
              <w:lang w:val="fr-FR"/>
            </w:rPr>
          </w:rPrChange>
        </w:rPr>
        <w:t xml:space="preserve"> </w:t>
      </w:r>
      <w:r w:rsidRPr="00F94CB9">
        <w:rPr>
          <w:sz w:val="28"/>
          <w:szCs w:val="28"/>
          <w:lang w:val="fr-FR"/>
          <w:rPrChange w:id="14281" w:author="Peng Luqi" w:date="2019-10-13T14:50:00Z">
            <w:rPr>
              <w:lang w:val="fr-FR"/>
            </w:rPr>
          </w:rPrChange>
        </w:rPr>
        <w:t>courant</w:t>
      </w:r>
      <w:r w:rsidRPr="00F94CB9">
        <w:rPr>
          <w:spacing w:val="-16"/>
          <w:sz w:val="28"/>
          <w:szCs w:val="28"/>
          <w:lang w:val="fr-FR"/>
          <w:rPrChange w:id="14282" w:author="Peng Luqi" w:date="2019-10-13T14:50:00Z">
            <w:rPr>
              <w:spacing w:val="-16"/>
              <w:lang w:val="fr-FR"/>
            </w:rPr>
          </w:rPrChange>
        </w:rPr>
        <w:t xml:space="preserve"> </w:t>
      </w:r>
      <w:r w:rsidRPr="00F94CB9">
        <w:rPr>
          <w:sz w:val="28"/>
          <w:szCs w:val="28"/>
          <w:lang w:val="fr-FR"/>
          <w:rPrChange w:id="14283" w:author="Peng Luqi" w:date="2019-10-13T14:50:00Z">
            <w:rPr>
              <w:lang w:val="fr-FR"/>
            </w:rPr>
          </w:rPrChange>
        </w:rPr>
        <w:t>connu.</w:t>
      </w:r>
      <w:r w:rsidRPr="00F94CB9">
        <w:rPr>
          <w:spacing w:val="-13"/>
          <w:sz w:val="28"/>
          <w:szCs w:val="28"/>
          <w:lang w:val="fr-FR"/>
          <w:rPrChange w:id="14284" w:author="Peng Luqi" w:date="2019-10-13T14:50:00Z">
            <w:rPr>
              <w:spacing w:val="-13"/>
              <w:lang w:val="fr-FR"/>
            </w:rPr>
          </w:rPrChange>
        </w:rPr>
        <w:t xml:space="preserve"> </w:t>
      </w:r>
      <w:r w:rsidRPr="00F94CB9">
        <w:rPr>
          <w:sz w:val="28"/>
          <w:szCs w:val="28"/>
          <w:lang w:val="fr-FR"/>
          <w:rPrChange w:id="14285" w:author="Peng Luqi" w:date="2019-10-13T14:50:00Z">
            <w:rPr>
              <w:lang w:val="fr-FR"/>
            </w:rPr>
          </w:rPrChange>
        </w:rPr>
        <w:t>En</w:t>
      </w:r>
      <w:r w:rsidRPr="00F94CB9">
        <w:rPr>
          <w:spacing w:val="-16"/>
          <w:sz w:val="28"/>
          <w:szCs w:val="28"/>
          <w:lang w:val="fr-FR"/>
          <w:rPrChange w:id="14286" w:author="Peng Luqi" w:date="2019-10-13T14:50:00Z">
            <w:rPr>
              <w:spacing w:val="-16"/>
              <w:lang w:val="fr-FR"/>
            </w:rPr>
          </w:rPrChange>
        </w:rPr>
        <w:t xml:space="preserve"> </w:t>
      </w:r>
      <w:r w:rsidRPr="00F94CB9">
        <w:rPr>
          <w:sz w:val="28"/>
          <w:szCs w:val="28"/>
          <w:lang w:val="fr-FR"/>
          <w:rPrChange w:id="14287" w:author="Peng Luqi" w:date="2019-10-13T14:50:00Z">
            <w:rPr>
              <w:lang w:val="fr-FR"/>
            </w:rPr>
          </w:rPrChange>
        </w:rPr>
        <w:t>ce</w:t>
      </w:r>
      <w:r w:rsidRPr="00F94CB9">
        <w:rPr>
          <w:spacing w:val="-15"/>
          <w:sz w:val="28"/>
          <w:szCs w:val="28"/>
          <w:lang w:val="fr-FR"/>
          <w:rPrChange w:id="14288" w:author="Peng Luqi" w:date="2019-10-13T14:50:00Z">
            <w:rPr>
              <w:spacing w:val="-15"/>
              <w:lang w:val="fr-FR"/>
            </w:rPr>
          </w:rPrChange>
        </w:rPr>
        <w:t xml:space="preserve"> </w:t>
      </w:r>
      <w:r w:rsidRPr="00F94CB9">
        <w:rPr>
          <w:sz w:val="28"/>
          <w:szCs w:val="28"/>
          <w:lang w:val="fr-FR"/>
          <w:rPrChange w:id="14289" w:author="Peng Luqi" w:date="2019-10-13T14:50:00Z">
            <w:rPr>
              <w:lang w:val="fr-FR"/>
            </w:rPr>
          </w:rPrChange>
        </w:rPr>
        <w:t>qui</w:t>
      </w:r>
      <w:r w:rsidRPr="00F94CB9">
        <w:rPr>
          <w:spacing w:val="-16"/>
          <w:sz w:val="28"/>
          <w:szCs w:val="28"/>
          <w:lang w:val="fr-FR"/>
          <w:rPrChange w:id="14290" w:author="Peng Luqi" w:date="2019-10-13T14:50:00Z">
            <w:rPr>
              <w:spacing w:val="-16"/>
              <w:lang w:val="fr-FR"/>
            </w:rPr>
          </w:rPrChange>
        </w:rPr>
        <w:t xml:space="preserve"> </w:t>
      </w:r>
      <w:r w:rsidRPr="00F94CB9">
        <w:rPr>
          <w:sz w:val="28"/>
          <w:szCs w:val="28"/>
          <w:lang w:val="fr-FR"/>
          <w:rPrChange w:id="14291" w:author="Peng Luqi" w:date="2019-10-13T14:50:00Z">
            <w:rPr>
              <w:lang w:val="fr-FR"/>
            </w:rPr>
          </w:rPrChange>
        </w:rPr>
        <w:t>concerne la</w:t>
      </w:r>
      <w:r w:rsidRPr="00F94CB9">
        <w:rPr>
          <w:spacing w:val="-11"/>
          <w:sz w:val="28"/>
          <w:szCs w:val="28"/>
          <w:lang w:val="fr-FR"/>
          <w:rPrChange w:id="14292" w:author="Peng Luqi" w:date="2019-10-13T14:50:00Z">
            <w:rPr>
              <w:spacing w:val="-11"/>
              <w:lang w:val="fr-FR"/>
            </w:rPr>
          </w:rPrChange>
        </w:rPr>
        <w:t xml:space="preserve"> </w:t>
      </w:r>
      <w:r w:rsidRPr="00F94CB9">
        <w:rPr>
          <w:sz w:val="28"/>
          <w:szCs w:val="28"/>
          <w:lang w:val="fr-FR"/>
          <w:rPrChange w:id="14293" w:author="Peng Luqi" w:date="2019-10-13T14:50:00Z">
            <w:rPr>
              <w:lang w:val="fr-FR"/>
            </w:rPr>
          </w:rPrChange>
        </w:rPr>
        <w:t>phase</w:t>
      </w:r>
      <w:r w:rsidRPr="00F94CB9">
        <w:rPr>
          <w:spacing w:val="-10"/>
          <w:sz w:val="28"/>
          <w:szCs w:val="28"/>
          <w:lang w:val="fr-FR"/>
          <w:rPrChange w:id="14294" w:author="Peng Luqi" w:date="2019-10-13T14:50:00Z">
            <w:rPr>
              <w:spacing w:val="-10"/>
              <w:lang w:val="fr-FR"/>
            </w:rPr>
          </w:rPrChange>
        </w:rPr>
        <w:t xml:space="preserve"> </w:t>
      </w:r>
      <w:r w:rsidRPr="00F94CB9">
        <w:rPr>
          <w:sz w:val="28"/>
          <w:szCs w:val="28"/>
          <w:lang w:val="fr-FR"/>
          <w:rPrChange w:id="14295" w:author="Peng Luqi" w:date="2019-10-13T14:50:00Z">
            <w:rPr>
              <w:lang w:val="fr-FR"/>
            </w:rPr>
          </w:rPrChange>
        </w:rPr>
        <w:t>B</w:t>
      </w:r>
      <w:r w:rsidRPr="00F94CB9">
        <w:rPr>
          <w:spacing w:val="-10"/>
          <w:sz w:val="28"/>
          <w:szCs w:val="28"/>
          <w:lang w:val="fr-FR"/>
          <w:rPrChange w:id="14296" w:author="Peng Luqi" w:date="2019-10-13T14:50:00Z">
            <w:rPr>
              <w:spacing w:val="-10"/>
              <w:lang w:val="fr-FR"/>
            </w:rPr>
          </w:rPrChange>
        </w:rPr>
        <w:t xml:space="preserve"> </w:t>
      </w:r>
      <w:r w:rsidRPr="00F94CB9">
        <w:rPr>
          <w:sz w:val="28"/>
          <w:szCs w:val="28"/>
          <w:lang w:val="fr-FR"/>
          <w:rPrChange w:id="14297" w:author="Peng Luqi" w:date="2019-10-13T14:50:00Z">
            <w:rPr>
              <w:lang w:val="fr-FR"/>
            </w:rPr>
          </w:rPrChange>
        </w:rPr>
        <w:t>quand</w:t>
      </w:r>
      <w:r w:rsidRPr="00F94CB9">
        <w:rPr>
          <w:spacing w:val="-11"/>
          <w:sz w:val="28"/>
          <w:szCs w:val="28"/>
          <w:lang w:val="fr-FR"/>
          <w:rPrChange w:id="14298" w:author="Peng Luqi" w:date="2019-10-13T14:50:00Z">
            <w:rPr>
              <w:spacing w:val="-11"/>
              <w:lang w:val="fr-FR"/>
            </w:rPr>
          </w:rPrChange>
        </w:rPr>
        <w:t xml:space="preserve"> </w:t>
      </w:r>
      <w:r w:rsidRPr="00F94CB9">
        <w:rPr>
          <w:sz w:val="28"/>
          <w:szCs w:val="28"/>
          <w:lang w:val="fr-FR"/>
          <w:rPrChange w:id="14299" w:author="Peng Luqi" w:date="2019-10-13T14:50:00Z">
            <w:rPr>
              <w:lang w:val="fr-FR"/>
            </w:rPr>
          </w:rPrChange>
        </w:rPr>
        <w:t>se</w:t>
      </w:r>
      <w:r w:rsidRPr="00F94CB9">
        <w:rPr>
          <w:spacing w:val="-11"/>
          <w:sz w:val="28"/>
          <w:szCs w:val="28"/>
          <w:lang w:val="fr-FR"/>
          <w:rPrChange w:id="14300" w:author="Peng Luqi" w:date="2019-10-13T14:50:00Z">
            <w:rPr>
              <w:spacing w:val="-11"/>
              <w:lang w:val="fr-FR"/>
            </w:rPr>
          </w:rPrChange>
        </w:rPr>
        <w:t xml:space="preserve"> </w:t>
      </w:r>
      <w:r w:rsidRPr="00F94CB9">
        <w:rPr>
          <w:sz w:val="28"/>
          <w:szCs w:val="28"/>
          <w:lang w:val="fr-FR"/>
          <w:rPrChange w:id="14301" w:author="Peng Luqi" w:date="2019-10-13T14:50:00Z">
            <w:rPr>
              <w:lang w:val="fr-FR"/>
            </w:rPr>
          </w:rPrChange>
        </w:rPr>
        <w:t>termine-t-elle</w:t>
      </w:r>
      <w:r w:rsidRPr="00F94CB9">
        <w:rPr>
          <w:spacing w:val="-3"/>
          <w:sz w:val="28"/>
          <w:szCs w:val="28"/>
          <w:lang w:val="fr-FR"/>
          <w:rPrChange w:id="14302" w:author="Peng Luqi" w:date="2019-10-13T14:50:00Z">
            <w:rPr>
              <w:spacing w:val="-3"/>
              <w:lang w:val="fr-FR"/>
            </w:rPr>
          </w:rPrChange>
        </w:rPr>
        <w:t xml:space="preserve"> </w:t>
      </w:r>
      <w:r w:rsidRPr="00F94CB9">
        <w:rPr>
          <w:sz w:val="28"/>
          <w:szCs w:val="28"/>
          <w:lang w:val="fr-FR"/>
          <w:rPrChange w:id="14303" w:author="Peng Luqi" w:date="2019-10-13T14:50:00Z">
            <w:rPr>
              <w:lang w:val="fr-FR"/>
            </w:rPr>
          </w:rPrChange>
        </w:rPr>
        <w:t>?</w:t>
      </w:r>
      <w:r w:rsidRPr="00F94CB9">
        <w:rPr>
          <w:spacing w:val="-10"/>
          <w:sz w:val="28"/>
          <w:szCs w:val="28"/>
          <w:lang w:val="fr-FR"/>
          <w:rPrChange w:id="14304" w:author="Peng Luqi" w:date="2019-10-13T14:50:00Z">
            <w:rPr>
              <w:spacing w:val="-10"/>
              <w:lang w:val="fr-FR"/>
            </w:rPr>
          </w:rPrChange>
        </w:rPr>
        <w:t xml:space="preserve"> </w:t>
      </w:r>
      <w:r w:rsidRPr="00F94CB9">
        <w:rPr>
          <w:sz w:val="28"/>
          <w:szCs w:val="28"/>
          <w:lang w:val="fr-FR"/>
          <w:rPrChange w:id="14305" w:author="Peng Luqi" w:date="2019-10-13T14:50:00Z">
            <w:rPr>
              <w:lang w:val="fr-FR"/>
            </w:rPr>
          </w:rPrChange>
        </w:rPr>
        <w:t>La</w:t>
      </w:r>
      <w:r w:rsidRPr="00F94CB9">
        <w:rPr>
          <w:spacing w:val="-10"/>
          <w:sz w:val="28"/>
          <w:szCs w:val="28"/>
          <w:lang w:val="fr-FR"/>
          <w:rPrChange w:id="14306" w:author="Peng Luqi" w:date="2019-10-13T14:50:00Z">
            <w:rPr>
              <w:spacing w:val="-10"/>
              <w:lang w:val="fr-FR"/>
            </w:rPr>
          </w:rPrChange>
        </w:rPr>
        <w:t xml:space="preserve"> </w:t>
      </w:r>
      <w:r w:rsidRPr="00F94CB9">
        <w:rPr>
          <w:sz w:val="28"/>
          <w:szCs w:val="28"/>
          <w:lang w:val="fr-FR"/>
          <w:rPrChange w:id="14307" w:author="Peng Luqi" w:date="2019-10-13T14:50:00Z">
            <w:rPr>
              <w:lang w:val="fr-FR"/>
            </w:rPr>
          </w:rPrChange>
        </w:rPr>
        <w:t>phase</w:t>
      </w:r>
      <w:r w:rsidRPr="00F94CB9">
        <w:rPr>
          <w:spacing w:val="-11"/>
          <w:sz w:val="28"/>
          <w:szCs w:val="28"/>
          <w:lang w:val="fr-FR"/>
          <w:rPrChange w:id="14308" w:author="Peng Luqi" w:date="2019-10-13T14:50:00Z">
            <w:rPr>
              <w:spacing w:val="-11"/>
              <w:lang w:val="fr-FR"/>
            </w:rPr>
          </w:rPrChange>
        </w:rPr>
        <w:t xml:space="preserve"> </w:t>
      </w:r>
      <w:r w:rsidRPr="00F94CB9">
        <w:rPr>
          <w:sz w:val="28"/>
          <w:szCs w:val="28"/>
          <w:lang w:val="fr-FR"/>
          <w:rPrChange w:id="14309" w:author="Peng Luqi" w:date="2019-10-13T14:50:00Z">
            <w:rPr>
              <w:lang w:val="fr-FR"/>
            </w:rPr>
          </w:rPrChange>
        </w:rPr>
        <w:t>A</w:t>
      </w:r>
      <w:r w:rsidRPr="00F94CB9">
        <w:rPr>
          <w:spacing w:val="-11"/>
          <w:sz w:val="28"/>
          <w:szCs w:val="28"/>
          <w:lang w:val="fr-FR"/>
          <w:rPrChange w:id="14310" w:author="Peng Luqi" w:date="2019-10-13T14:50:00Z">
            <w:rPr>
              <w:spacing w:val="-11"/>
              <w:lang w:val="fr-FR"/>
            </w:rPr>
          </w:rPrChange>
        </w:rPr>
        <w:t xml:space="preserve"> </w:t>
      </w:r>
      <w:r w:rsidRPr="00F94CB9">
        <w:rPr>
          <w:sz w:val="28"/>
          <w:szCs w:val="28"/>
          <w:lang w:val="fr-FR"/>
          <w:rPrChange w:id="14311" w:author="Peng Luqi" w:date="2019-10-13T14:50:00Z">
            <w:rPr>
              <w:lang w:val="fr-FR"/>
            </w:rPr>
          </w:rPrChange>
        </w:rPr>
        <w:t>est</w:t>
      </w:r>
      <w:r w:rsidRPr="00F94CB9">
        <w:rPr>
          <w:spacing w:val="-10"/>
          <w:sz w:val="28"/>
          <w:szCs w:val="28"/>
          <w:lang w:val="fr-FR"/>
          <w:rPrChange w:id="14312" w:author="Peng Luqi" w:date="2019-10-13T14:50:00Z">
            <w:rPr>
              <w:spacing w:val="-10"/>
              <w:lang w:val="fr-FR"/>
            </w:rPr>
          </w:rPrChange>
        </w:rPr>
        <w:t xml:space="preserve"> </w:t>
      </w:r>
      <w:r w:rsidRPr="00F94CB9">
        <w:rPr>
          <w:sz w:val="28"/>
          <w:szCs w:val="28"/>
          <w:lang w:val="fr-FR"/>
          <w:rPrChange w:id="14313" w:author="Peng Luqi" w:date="2019-10-13T14:50:00Z">
            <w:rPr>
              <w:lang w:val="fr-FR"/>
            </w:rPr>
          </w:rPrChange>
        </w:rPr>
        <w:t>ouverte</w:t>
      </w:r>
      <w:r w:rsidRPr="00F94CB9">
        <w:rPr>
          <w:spacing w:val="-11"/>
          <w:sz w:val="28"/>
          <w:szCs w:val="28"/>
          <w:lang w:val="fr-FR"/>
          <w:rPrChange w:id="14314" w:author="Peng Luqi" w:date="2019-10-13T14:50:00Z">
            <w:rPr>
              <w:spacing w:val="-11"/>
              <w:lang w:val="fr-FR"/>
            </w:rPr>
          </w:rPrChange>
        </w:rPr>
        <w:t xml:space="preserve"> </w:t>
      </w:r>
      <w:r w:rsidRPr="00F94CB9">
        <w:rPr>
          <w:sz w:val="28"/>
          <w:szCs w:val="28"/>
          <w:lang w:val="fr-FR"/>
          <w:rPrChange w:id="14315" w:author="Peng Luqi" w:date="2019-10-13T14:50:00Z">
            <w:rPr>
              <w:lang w:val="fr-FR"/>
            </w:rPr>
          </w:rPrChange>
        </w:rPr>
        <w:t>à</w:t>
      </w:r>
      <w:r w:rsidRPr="00F94CB9">
        <w:rPr>
          <w:spacing w:val="-10"/>
          <w:sz w:val="28"/>
          <w:szCs w:val="28"/>
          <w:lang w:val="fr-FR"/>
          <w:rPrChange w:id="14316" w:author="Peng Luqi" w:date="2019-10-13T14:50:00Z">
            <w:rPr>
              <w:spacing w:val="-10"/>
              <w:lang w:val="fr-FR"/>
            </w:rPr>
          </w:rPrChange>
        </w:rPr>
        <w:t xml:space="preserve"> </w:t>
      </w:r>
      <w:r w:rsidRPr="00F94CB9">
        <w:rPr>
          <w:sz w:val="28"/>
          <w:szCs w:val="28"/>
          <w:lang w:val="fr-FR"/>
          <w:rPrChange w:id="14317" w:author="Peng Luqi" w:date="2019-10-13T14:50:00Z">
            <w:rPr>
              <w:lang w:val="fr-FR"/>
            </w:rPr>
          </w:rPrChange>
        </w:rPr>
        <w:t>la</w:t>
      </w:r>
      <w:r w:rsidRPr="00F94CB9">
        <w:rPr>
          <w:spacing w:val="-10"/>
          <w:sz w:val="28"/>
          <w:szCs w:val="28"/>
          <w:lang w:val="fr-FR"/>
          <w:rPrChange w:id="14318" w:author="Peng Luqi" w:date="2019-10-13T14:50:00Z">
            <w:rPr>
              <w:spacing w:val="-10"/>
              <w:lang w:val="fr-FR"/>
            </w:rPr>
          </w:rPrChange>
        </w:rPr>
        <w:t xml:space="preserve"> </w:t>
      </w:r>
      <w:r w:rsidRPr="00F94CB9">
        <w:rPr>
          <w:sz w:val="28"/>
          <w:szCs w:val="28"/>
          <w:lang w:val="fr-FR"/>
          <w:rPrChange w:id="14319" w:author="Peng Luqi" w:date="2019-10-13T14:50:00Z">
            <w:rPr>
              <w:lang w:val="fr-FR"/>
            </w:rPr>
          </w:rPrChange>
        </w:rPr>
        <w:t>fin</w:t>
      </w:r>
      <w:r w:rsidRPr="00F94CB9">
        <w:rPr>
          <w:spacing w:val="-11"/>
          <w:sz w:val="28"/>
          <w:szCs w:val="28"/>
          <w:lang w:val="fr-FR"/>
          <w:rPrChange w:id="14320" w:author="Peng Luqi" w:date="2019-10-13T14:50:00Z">
            <w:rPr>
              <w:spacing w:val="-11"/>
              <w:lang w:val="fr-FR"/>
            </w:rPr>
          </w:rPrChange>
        </w:rPr>
        <w:t xml:space="preserve"> </w:t>
      </w:r>
      <w:r w:rsidRPr="00F94CB9">
        <w:rPr>
          <w:sz w:val="28"/>
          <w:szCs w:val="28"/>
          <w:lang w:val="fr-FR"/>
          <w:rPrChange w:id="14321" w:author="Peng Luqi" w:date="2019-10-13T14:50:00Z">
            <w:rPr>
              <w:lang w:val="fr-FR"/>
            </w:rPr>
          </w:rPrChange>
        </w:rPr>
        <w:t>de</w:t>
      </w:r>
      <w:r w:rsidRPr="00F94CB9">
        <w:rPr>
          <w:spacing w:val="-10"/>
          <w:sz w:val="28"/>
          <w:szCs w:val="28"/>
          <w:lang w:val="fr-FR"/>
          <w:rPrChange w:id="14322" w:author="Peng Luqi" w:date="2019-10-13T14:50:00Z">
            <w:rPr>
              <w:spacing w:val="-10"/>
              <w:lang w:val="fr-FR"/>
            </w:rPr>
          </w:rPrChange>
        </w:rPr>
        <w:t xml:space="preserve"> </w:t>
      </w:r>
      <w:r w:rsidRPr="00F94CB9">
        <w:rPr>
          <w:sz w:val="28"/>
          <w:szCs w:val="28"/>
          <w:lang w:val="fr-FR"/>
          <w:rPrChange w:id="14323" w:author="Peng Luqi" w:date="2019-10-13T14:50:00Z">
            <w:rPr>
              <w:lang w:val="fr-FR"/>
            </w:rPr>
          </w:rPrChange>
        </w:rPr>
        <w:t>la</w:t>
      </w:r>
      <w:r w:rsidRPr="00F94CB9">
        <w:rPr>
          <w:spacing w:val="-10"/>
          <w:sz w:val="28"/>
          <w:szCs w:val="28"/>
          <w:lang w:val="fr-FR"/>
          <w:rPrChange w:id="14324" w:author="Peng Luqi" w:date="2019-10-13T14:50:00Z">
            <w:rPr>
              <w:spacing w:val="-10"/>
              <w:lang w:val="fr-FR"/>
            </w:rPr>
          </w:rPrChange>
        </w:rPr>
        <w:t xml:space="preserve"> </w:t>
      </w:r>
      <w:r w:rsidRPr="00F94CB9">
        <w:rPr>
          <w:sz w:val="28"/>
          <w:szCs w:val="28"/>
          <w:lang w:val="fr-FR"/>
          <w:rPrChange w:id="14325" w:author="Peng Luqi" w:date="2019-10-13T14:50:00Z">
            <w:rPr>
              <w:lang w:val="fr-FR"/>
            </w:rPr>
          </w:rPrChange>
        </w:rPr>
        <w:t>phase</w:t>
      </w:r>
      <w:r w:rsidRPr="00F94CB9">
        <w:rPr>
          <w:spacing w:val="-10"/>
          <w:sz w:val="28"/>
          <w:szCs w:val="28"/>
          <w:lang w:val="fr-FR"/>
          <w:rPrChange w:id="14326" w:author="Peng Luqi" w:date="2019-10-13T14:50:00Z">
            <w:rPr>
              <w:spacing w:val="-10"/>
              <w:lang w:val="fr-FR"/>
            </w:rPr>
          </w:rPrChange>
        </w:rPr>
        <w:t xml:space="preserve"> </w:t>
      </w:r>
      <w:r w:rsidRPr="00F94CB9">
        <w:rPr>
          <w:sz w:val="28"/>
          <w:szCs w:val="28"/>
          <w:lang w:val="fr-FR"/>
          <w:rPrChange w:id="14327" w:author="Peng Luqi" w:date="2019-10-13T14:50:00Z">
            <w:rPr>
              <w:lang w:val="fr-FR"/>
            </w:rPr>
          </w:rPrChange>
        </w:rPr>
        <w:t>B,</w:t>
      </w:r>
      <w:r w:rsidRPr="00F94CB9">
        <w:rPr>
          <w:spacing w:val="-11"/>
          <w:sz w:val="28"/>
          <w:szCs w:val="28"/>
          <w:lang w:val="fr-FR"/>
          <w:rPrChange w:id="14328" w:author="Peng Luqi" w:date="2019-10-13T14:50:00Z">
            <w:rPr>
              <w:spacing w:val="-11"/>
              <w:lang w:val="fr-FR"/>
            </w:rPr>
          </w:rPrChange>
        </w:rPr>
        <w:t xml:space="preserve"> </w:t>
      </w:r>
      <w:r w:rsidRPr="00F94CB9">
        <w:rPr>
          <w:sz w:val="28"/>
          <w:szCs w:val="28"/>
          <w:lang w:val="fr-FR"/>
          <w:rPrChange w:id="14329" w:author="Peng Luqi" w:date="2019-10-13T14:50:00Z">
            <w:rPr>
              <w:lang w:val="fr-FR"/>
            </w:rPr>
          </w:rPrChange>
        </w:rPr>
        <w:t>mais</w:t>
      </w:r>
      <w:r w:rsidRPr="00F94CB9">
        <w:rPr>
          <w:spacing w:val="-10"/>
          <w:sz w:val="28"/>
          <w:szCs w:val="28"/>
          <w:lang w:val="fr-FR"/>
          <w:rPrChange w:id="14330" w:author="Peng Luqi" w:date="2019-10-13T14:50:00Z">
            <w:rPr>
              <w:spacing w:val="-10"/>
              <w:lang w:val="fr-FR"/>
            </w:rPr>
          </w:rPrChange>
        </w:rPr>
        <w:t xml:space="preserve"> </w:t>
      </w:r>
      <w:r w:rsidRPr="00F94CB9">
        <w:rPr>
          <w:sz w:val="28"/>
          <w:szCs w:val="28"/>
          <w:lang w:val="fr-FR"/>
          <w:rPrChange w:id="14331" w:author="Peng Luqi" w:date="2019-10-13T14:50:00Z">
            <w:rPr>
              <w:lang w:val="fr-FR"/>
            </w:rPr>
          </w:rPrChange>
        </w:rPr>
        <w:t>quand</w:t>
      </w:r>
      <w:r w:rsidRPr="00F94CB9">
        <w:rPr>
          <w:spacing w:val="-10"/>
          <w:sz w:val="28"/>
          <w:szCs w:val="28"/>
          <w:lang w:val="fr-FR"/>
          <w:rPrChange w:id="14332" w:author="Peng Luqi" w:date="2019-10-13T14:50:00Z">
            <w:rPr>
              <w:spacing w:val="-10"/>
              <w:lang w:val="fr-FR"/>
            </w:rPr>
          </w:rPrChange>
        </w:rPr>
        <w:t xml:space="preserve"> </w:t>
      </w:r>
      <w:r w:rsidRPr="00F94CB9">
        <w:rPr>
          <w:sz w:val="28"/>
          <w:szCs w:val="28"/>
          <w:lang w:val="fr-FR"/>
          <w:rPrChange w:id="14333" w:author="Peng Luqi" w:date="2019-10-13T14:50:00Z">
            <w:rPr>
              <w:lang w:val="fr-FR"/>
            </w:rPr>
          </w:rPrChange>
        </w:rPr>
        <w:t>se</w:t>
      </w:r>
      <w:r w:rsidRPr="00F94CB9">
        <w:rPr>
          <w:spacing w:val="-11"/>
          <w:sz w:val="28"/>
          <w:szCs w:val="28"/>
          <w:lang w:val="fr-FR"/>
          <w:rPrChange w:id="14334" w:author="Peng Luqi" w:date="2019-10-13T14:50:00Z">
            <w:rPr>
              <w:spacing w:val="-11"/>
              <w:lang w:val="fr-FR"/>
            </w:rPr>
          </w:rPrChange>
        </w:rPr>
        <w:t xml:space="preserve"> </w:t>
      </w:r>
      <w:r w:rsidRPr="00F94CB9">
        <w:rPr>
          <w:sz w:val="28"/>
          <w:szCs w:val="28"/>
          <w:lang w:val="fr-FR"/>
          <w:rPrChange w:id="14335" w:author="Peng Luqi" w:date="2019-10-13T14:50:00Z">
            <w:rPr>
              <w:lang w:val="fr-FR"/>
            </w:rPr>
          </w:rPrChange>
        </w:rPr>
        <w:t>termine la</w:t>
      </w:r>
      <w:r w:rsidRPr="00F94CB9">
        <w:rPr>
          <w:spacing w:val="-4"/>
          <w:sz w:val="28"/>
          <w:szCs w:val="28"/>
          <w:lang w:val="fr-FR"/>
          <w:rPrChange w:id="14336" w:author="Peng Luqi" w:date="2019-10-13T14:50:00Z">
            <w:rPr>
              <w:spacing w:val="-4"/>
              <w:lang w:val="fr-FR"/>
            </w:rPr>
          </w:rPrChange>
        </w:rPr>
        <w:t xml:space="preserve"> </w:t>
      </w:r>
      <w:r w:rsidRPr="00F94CB9">
        <w:rPr>
          <w:sz w:val="28"/>
          <w:szCs w:val="28"/>
          <w:lang w:val="fr-FR"/>
          <w:rPrChange w:id="14337" w:author="Peng Luqi" w:date="2019-10-13T14:50:00Z">
            <w:rPr>
              <w:lang w:val="fr-FR"/>
            </w:rPr>
          </w:rPrChange>
        </w:rPr>
        <w:t>phase</w:t>
      </w:r>
      <w:r w:rsidRPr="00F94CB9">
        <w:rPr>
          <w:spacing w:val="-3"/>
          <w:sz w:val="28"/>
          <w:szCs w:val="28"/>
          <w:lang w:val="fr-FR"/>
          <w:rPrChange w:id="14338" w:author="Peng Luqi" w:date="2019-10-13T14:50:00Z">
            <w:rPr>
              <w:spacing w:val="-3"/>
              <w:lang w:val="fr-FR"/>
            </w:rPr>
          </w:rPrChange>
        </w:rPr>
        <w:t xml:space="preserve"> </w:t>
      </w:r>
      <w:r w:rsidRPr="00F94CB9">
        <w:rPr>
          <w:sz w:val="28"/>
          <w:szCs w:val="28"/>
          <w:lang w:val="fr-FR"/>
          <w:rPrChange w:id="14339" w:author="Peng Luqi" w:date="2019-10-13T14:50:00Z">
            <w:rPr>
              <w:lang w:val="fr-FR"/>
            </w:rPr>
          </w:rPrChange>
        </w:rPr>
        <w:t>A</w:t>
      </w:r>
      <w:r w:rsidRPr="00F94CB9">
        <w:rPr>
          <w:spacing w:val="-2"/>
          <w:sz w:val="28"/>
          <w:szCs w:val="28"/>
          <w:lang w:val="fr-FR"/>
          <w:rPrChange w:id="14340" w:author="Peng Luqi" w:date="2019-10-13T14:50:00Z">
            <w:rPr>
              <w:spacing w:val="-2"/>
              <w:lang w:val="fr-FR"/>
            </w:rPr>
          </w:rPrChange>
        </w:rPr>
        <w:t xml:space="preserve"> </w:t>
      </w:r>
      <w:r w:rsidRPr="00F94CB9">
        <w:rPr>
          <w:sz w:val="28"/>
          <w:szCs w:val="28"/>
          <w:lang w:val="fr-FR"/>
          <w:rPrChange w:id="14341" w:author="Peng Luqi" w:date="2019-10-13T14:50:00Z">
            <w:rPr>
              <w:lang w:val="fr-FR"/>
            </w:rPr>
          </w:rPrChange>
        </w:rPr>
        <w:t>?</w:t>
      </w:r>
      <w:r w:rsidRPr="00F94CB9">
        <w:rPr>
          <w:spacing w:val="-4"/>
          <w:sz w:val="28"/>
          <w:szCs w:val="28"/>
          <w:lang w:val="fr-FR"/>
          <w:rPrChange w:id="14342" w:author="Peng Luqi" w:date="2019-10-13T14:50:00Z">
            <w:rPr>
              <w:spacing w:val="-4"/>
              <w:lang w:val="fr-FR"/>
            </w:rPr>
          </w:rPrChange>
        </w:rPr>
        <w:t xml:space="preserve"> </w:t>
      </w:r>
      <w:r w:rsidRPr="00F94CB9">
        <w:rPr>
          <w:sz w:val="28"/>
          <w:szCs w:val="28"/>
          <w:lang w:val="fr-FR"/>
          <w:rPrChange w:id="14343" w:author="Peng Luqi" w:date="2019-10-13T14:50:00Z">
            <w:rPr>
              <w:lang w:val="fr-FR"/>
            </w:rPr>
          </w:rPrChange>
        </w:rPr>
        <w:t>Sur</w:t>
      </w:r>
      <w:r w:rsidRPr="00F94CB9">
        <w:rPr>
          <w:spacing w:val="-3"/>
          <w:sz w:val="28"/>
          <w:szCs w:val="28"/>
          <w:lang w:val="fr-FR"/>
          <w:rPrChange w:id="14344" w:author="Peng Luqi" w:date="2019-10-13T14:50:00Z">
            <w:rPr>
              <w:spacing w:val="-3"/>
              <w:lang w:val="fr-FR"/>
            </w:rPr>
          </w:rPrChange>
        </w:rPr>
        <w:t xml:space="preserve"> </w:t>
      </w:r>
      <w:r w:rsidRPr="00F94CB9">
        <w:rPr>
          <w:sz w:val="28"/>
          <w:szCs w:val="28"/>
          <w:lang w:val="fr-FR"/>
          <w:rPrChange w:id="14345" w:author="Peng Luqi" w:date="2019-10-13T14:50:00Z">
            <w:rPr>
              <w:lang w:val="fr-FR"/>
            </w:rPr>
          </w:rPrChange>
        </w:rPr>
        <w:t>le</w:t>
      </w:r>
      <w:r w:rsidRPr="00F94CB9">
        <w:rPr>
          <w:spacing w:val="-3"/>
          <w:sz w:val="28"/>
          <w:szCs w:val="28"/>
          <w:lang w:val="fr-FR"/>
          <w:rPrChange w:id="14346" w:author="Peng Luqi" w:date="2019-10-13T14:50:00Z">
            <w:rPr>
              <w:spacing w:val="-3"/>
              <w:lang w:val="fr-FR"/>
            </w:rPr>
          </w:rPrChange>
        </w:rPr>
        <w:t xml:space="preserve"> </w:t>
      </w:r>
      <w:r w:rsidRPr="00F94CB9">
        <w:rPr>
          <w:sz w:val="28"/>
          <w:szCs w:val="28"/>
          <w:lang w:val="fr-FR"/>
          <w:rPrChange w:id="14347" w:author="Peng Luqi" w:date="2019-10-13T14:50:00Z">
            <w:rPr>
              <w:lang w:val="fr-FR"/>
            </w:rPr>
          </w:rPrChange>
        </w:rPr>
        <w:t>moment,</w:t>
      </w:r>
      <w:r w:rsidRPr="00F94CB9">
        <w:rPr>
          <w:spacing w:val="-3"/>
          <w:sz w:val="28"/>
          <w:szCs w:val="28"/>
          <w:lang w:val="fr-FR"/>
          <w:rPrChange w:id="14348" w:author="Peng Luqi" w:date="2019-10-13T14:50:00Z">
            <w:rPr>
              <w:spacing w:val="-3"/>
              <w:lang w:val="fr-FR"/>
            </w:rPr>
          </w:rPrChange>
        </w:rPr>
        <w:t xml:space="preserve"> </w:t>
      </w:r>
      <w:r w:rsidRPr="00F94CB9">
        <w:rPr>
          <w:sz w:val="28"/>
          <w:szCs w:val="28"/>
          <w:lang w:val="fr-FR"/>
          <w:rPrChange w:id="14349" w:author="Peng Luqi" w:date="2019-10-13T14:50:00Z">
            <w:rPr>
              <w:lang w:val="fr-FR"/>
            </w:rPr>
          </w:rPrChange>
        </w:rPr>
        <w:t>il</w:t>
      </w:r>
      <w:r w:rsidRPr="00F94CB9">
        <w:rPr>
          <w:spacing w:val="-4"/>
          <w:sz w:val="28"/>
          <w:szCs w:val="28"/>
          <w:lang w:val="fr-FR"/>
          <w:rPrChange w:id="14350" w:author="Peng Luqi" w:date="2019-10-13T14:50:00Z">
            <w:rPr>
              <w:spacing w:val="-4"/>
              <w:lang w:val="fr-FR"/>
            </w:rPr>
          </w:rPrChange>
        </w:rPr>
        <w:t xml:space="preserve"> </w:t>
      </w:r>
      <w:r w:rsidRPr="00F94CB9">
        <w:rPr>
          <w:sz w:val="28"/>
          <w:szCs w:val="28"/>
          <w:lang w:val="fr-FR"/>
          <w:rPrChange w:id="14351" w:author="Peng Luqi" w:date="2019-10-13T14:50:00Z">
            <w:rPr>
              <w:lang w:val="fr-FR"/>
            </w:rPr>
          </w:rPrChange>
        </w:rPr>
        <w:t>n</w:t>
      </w:r>
      <w:del w:id="14352" w:author="Peng Luqi" w:date="2019-10-13T14:43:00Z">
        <w:r w:rsidRPr="00F94CB9" w:rsidDel="00EF666F">
          <w:rPr>
            <w:sz w:val="28"/>
            <w:szCs w:val="28"/>
            <w:lang w:val="fr-FR"/>
            <w:rPrChange w:id="14353" w:author="Peng Luqi" w:date="2019-10-13T14:50:00Z">
              <w:rPr>
                <w:lang w:val="fr-FR"/>
              </w:rPr>
            </w:rPrChange>
          </w:rPr>
          <w:delText>’</w:delText>
        </w:r>
      </w:del>
      <w:ins w:id="14354" w:author="Peng Luqi" w:date="2019-10-13T14:43:00Z">
        <w:r w:rsidR="00EF666F" w:rsidRPr="00F94CB9">
          <w:rPr>
            <w:sz w:val="28"/>
            <w:szCs w:val="28"/>
            <w:lang w:val="fr-FR"/>
            <w:rPrChange w:id="14355" w:author="Peng Luqi" w:date="2019-10-13T14:50:00Z">
              <w:rPr>
                <w:lang w:val="fr-FR"/>
              </w:rPr>
            </w:rPrChange>
          </w:rPr>
          <w:t>’</w:t>
        </w:r>
      </w:ins>
      <w:r w:rsidRPr="00F94CB9">
        <w:rPr>
          <w:sz w:val="28"/>
          <w:szCs w:val="28"/>
          <w:lang w:val="fr-FR"/>
          <w:rPrChange w:id="14356" w:author="Peng Luqi" w:date="2019-10-13T14:50:00Z">
            <w:rPr>
              <w:lang w:val="fr-FR"/>
            </w:rPr>
          </w:rPrChange>
        </w:rPr>
        <w:t>y</w:t>
      </w:r>
      <w:r w:rsidRPr="00F94CB9">
        <w:rPr>
          <w:spacing w:val="-3"/>
          <w:sz w:val="28"/>
          <w:szCs w:val="28"/>
          <w:lang w:val="fr-FR"/>
          <w:rPrChange w:id="14357" w:author="Peng Luqi" w:date="2019-10-13T14:50:00Z">
            <w:rPr>
              <w:spacing w:val="-3"/>
              <w:lang w:val="fr-FR"/>
            </w:rPr>
          </w:rPrChange>
        </w:rPr>
        <w:t xml:space="preserve"> </w:t>
      </w:r>
      <w:r w:rsidRPr="00F94CB9">
        <w:rPr>
          <w:sz w:val="28"/>
          <w:szCs w:val="28"/>
          <w:lang w:val="fr-FR"/>
          <w:rPrChange w:id="14358" w:author="Peng Luqi" w:date="2019-10-13T14:50:00Z">
            <w:rPr>
              <w:lang w:val="fr-FR"/>
            </w:rPr>
          </w:rPrChange>
        </w:rPr>
        <w:t>a</w:t>
      </w:r>
      <w:r w:rsidRPr="00F94CB9">
        <w:rPr>
          <w:spacing w:val="-3"/>
          <w:sz w:val="28"/>
          <w:szCs w:val="28"/>
          <w:lang w:val="fr-FR"/>
          <w:rPrChange w:id="14359" w:author="Peng Luqi" w:date="2019-10-13T14:50:00Z">
            <w:rPr>
              <w:spacing w:val="-3"/>
              <w:lang w:val="fr-FR"/>
            </w:rPr>
          </w:rPrChange>
        </w:rPr>
        <w:t xml:space="preserve"> </w:t>
      </w:r>
      <w:r w:rsidRPr="00F94CB9">
        <w:rPr>
          <w:sz w:val="28"/>
          <w:szCs w:val="28"/>
          <w:lang w:val="fr-FR"/>
          <w:rPrChange w:id="14360" w:author="Peng Luqi" w:date="2019-10-13T14:50:00Z">
            <w:rPr>
              <w:lang w:val="fr-FR"/>
            </w:rPr>
          </w:rPrChange>
        </w:rPr>
        <w:t>pas</w:t>
      </w:r>
      <w:r w:rsidRPr="00F94CB9">
        <w:rPr>
          <w:spacing w:val="-4"/>
          <w:sz w:val="28"/>
          <w:szCs w:val="28"/>
          <w:lang w:val="fr-FR"/>
          <w:rPrChange w:id="14361" w:author="Peng Luqi" w:date="2019-10-13T14:50:00Z">
            <w:rPr>
              <w:spacing w:val="-4"/>
              <w:lang w:val="fr-FR"/>
            </w:rPr>
          </w:rPrChange>
        </w:rPr>
        <w:t xml:space="preserve"> </w:t>
      </w:r>
      <w:r w:rsidRPr="00F94CB9">
        <w:rPr>
          <w:sz w:val="28"/>
          <w:szCs w:val="28"/>
          <w:lang w:val="fr-FR"/>
          <w:rPrChange w:id="14362" w:author="Peng Luqi" w:date="2019-10-13T14:50:00Z">
            <w:rPr>
              <w:lang w:val="fr-FR"/>
            </w:rPr>
          </w:rPrChange>
        </w:rPr>
        <w:t>de</w:t>
      </w:r>
      <w:r w:rsidRPr="00F94CB9">
        <w:rPr>
          <w:spacing w:val="-3"/>
          <w:sz w:val="28"/>
          <w:szCs w:val="28"/>
          <w:lang w:val="fr-FR"/>
          <w:rPrChange w:id="14363" w:author="Peng Luqi" w:date="2019-10-13T14:50:00Z">
            <w:rPr>
              <w:spacing w:val="-3"/>
              <w:lang w:val="fr-FR"/>
            </w:rPr>
          </w:rPrChange>
        </w:rPr>
        <w:t xml:space="preserve"> </w:t>
      </w:r>
      <w:r w:rsidRPr="00F94CB9">
        <w:rPr>
          <w:sz w:val="28"/>
          <w:szCs w:val="28"/>
          <w:lang w:val="fr-FR"/>
          <w:rPrChange w:id="14364" w:author="Peng Luqi" w:date="2019-10-13T14:50:00Z">
            <w:rPr>
              <w:lang w:val="fr-FR"/>
            </w:rPr>
          </w:rPrChange>
        </w:rPr>
        <w:t>moyen</w:t>
      </w:r>
      <w:r w:rsidRPr="00F94CB9">
        <w:rPr>
          <w:spacing w:val="-3"/>
          <w:sz w:val="28"/>
          <w:szCs w:val="28"/>
          <w:lang w:val="fr-FR"/>
          <w:rPrChange w:id="14365" w:author="Peng Luqi" w:date="2019-10-13T14:50:00Z">
            <w:rPr>
              <w:spacing w:val="-3"/>
              <w:lang w:val="fr-FR"/>
            </w:rPr>
          </w:rPrChange>
        </w:rPr>
        <w:t xml:space="preserve"> </w:t>
      </w:r>
      <w:r w:rsidRPr="00F94CB9">
        <w:rPr>
          <w:sz w:val="28"/>
          <w:szCs w:val="28"/>
          <w:lang w:val="fr-FR"/>
          <w:rPrChange w:id="14366" w:author="Peng Luqi" w:date="2019-10-13T14:50:00Z">
            <w:rPr>
              <w:lang w:val="fr-FR"/>
            </w:rPr>
          </w:rPrChange>
        </w:rPr>
        <w:t>de</w:t>
      </w:r>
      <w:r w:rsidRPr="00F94CB9">
        <w:rPr>
          <w:spacing w:val="-3"/>
          <w:sz w:val="28"/>
          <w:szCs w:val="28"/>
          <w:lang w:val="fr-FR"/>
          <w:rPrChange w:id="14367" w:author="Peng Luqi" w:date="2019-10-13T14:50:00Z">
            <w:rPr>
              <w:spacing w:val="-3"/>
              <w:lang w:val="fr-FR"/>
            </w:rPr>
          </w:rPrChange>
        </w:rPr>
        <w:t xml:space="preserve"> </w:t>
      </w:r>
      <w:r w:rsidRPr="00F94CB9">
        <w:rPr>
          <w:sz w:val="28"/>
          <w:szCs w:val="28"/>
          <w:lang w:val="fr-FR"/>
          <w:rPrChange w:id="14368" w:author="Peng Luqi" w:date="2019-10-13T14:50:00Z">
            <w:rPr>
              <w:lang w:val="fr-FR"/>
            </w:rPr>
          </w:rPrChange>
        </w:rPr>
        <w:t>le</w:t>
      </w:r>
      <w:r w:rsidRPr="00F94CB9">
        <w:rPr>
          <w:spacing w:val="-4"/>
          <w:sz w:val="28"/>
          <w:szCs w:val="28"/>
          <w:lang w:val="fr-FR"/>
          <w:rPrChange w:id="14369" w:author="Peng Luqi" w:date="2019-10-13T14:50:00Z">
            <w:rPr>
              <w:spacing w:val="-4"/>
              <w:lang w:val="fr-FR"/>
            </w:rPr>
          </w:rPrChange>
        </w:rPr>
        <w:t xml:space="preserve"> </w:t>
      </w:r>
      <w:r w:rsidRPr="00F94CB9">
        <w:rPr>
          <w:sz w:val="28"/>
          <w:szCs w:val="28"/>
          <w:lang w:val="fr-FR"/>
          <w:rPrChange w:id="14370" w:author="Peng Luqi" w:date="2019-10-13T14:50:00Z">
            <w:rPr>
              <w:lang w:val="fr-FR"/>
            </w:rPr>
          </w:rPrChange>
        </w:rPr>
        <w:t>savoir</w:t>
      </w:r>
      <w:r w:rsidRPr="00F94CB9">
        <w:rPr>
          <w:spacing w:val="-3"/>
          <w:sz w:val="28"/>
          <w:szCs w:val="28"/>
          <w:lang w:val="fr-FR"/>
          <w:rPrChange w:id="14371" w:author="Peng Luqi" w:date="2019-10-13T14:50:00Z">
            <w:rPr>
              <w:spacing w:val="-3"/>
              <w:lang w:val="fr-FR"/>
            </w:rPr>
          </w:rPrChange>
        </w:rPr>
        <w:t xml:space="preserve"> </w:t>
      </w:r>
      <w:r w:rsidRPr="00F94CB9">
        <w:rPr>
          <w:sz w:val="28"/>
          <w:szCs w:val="28"/>
          <w:lang w:val="fr-FR"/>
          <w:rPrChange w:id="14372" w:author="Peng Luqi" w:date="2019-10-13T14:50:00Z">
            <w:rPr>
              <w:lang w:val="fr-FR"/>
            </w:rPr>
          </w:rPrChange>
        </w:rPr>
        <w:t>et</w:t>
      </w:r>
      <w:r w:rsidRPr="00F94CB9">
        <w:rPr>
          <w:spacing w:val="-3"/>
          <w:sz w:val="28"/>
          <w:szCs w:val="28"/>
          <w:lang w:val="fr-FR"/>
          <w:rPrChange w:id="14373" w:author="Peng Luqi" w:date="2019-10-13T14:50:00Z">
            <w:rPr>
              <w:spacing w:val="-3"/>
              <w:lang w:val="fr-FR"/>
            </w:rPr>
          </w:rPrChange>
        </w:rPr>
        <w:t xml:space="preserve"> </w:t>
      </w:r>
      <w:r w:rsidRPr="00F94CB9">
        <w:rPr>
          <w:sz w:val="28"/>
          <w:szCs w:val="28"/>
          <w:lang w:val="fr-FR"/>
          <w:rPrChange w:id="14374" w:author="Peng Luqi" w:date="2019-10-13T14:50:00Z">
            <w:rPr>
              <w:lang w:val="fr-FR"/>
            </w:rPr>
          </w:rPrChange>
        </w:rPr>
        <w:t>il</w:t>
      </w:r>
      <w:r w:rsidRPr="00F94CB9">
        <w:rPr>
          <w:spacing w:val="-3"/>
          <w:sz w:val="28"/>
          <w:szCs w:val="28"/>
          <w:lang w:val="fr-FR"/>
          <w:rPrChange w:id="14375" w:author="Peng Luqi" w:date="2019-10-13T14:50:00Z">
            <w:rPr>
              <w:spacing w:val="-3"/>
              <w:lang w:val="fr-FR"/>
            </w:rPr>
          </w:rPrChange>
        </w:rPr>
        <w:t xml:space="preserve"> </w:t>
      </w:r>
      <w:r w:rsidRPr="00F94CB9">
        <w:rPr>
          <w:sz w:val="28"/>
          <w:szCs w:val="28"/>
          <w:lang w:val="fr-FR"/>
          <w:rPrChange w:id="14376" w:author="Peng Luqi" w:date="2019-10-13T14:50:00Z">
            <w:rPr>
              <w:lang w:val="fr-FR"/>
            </w:rPr>
          </w:rPrChange>
        </w:rPr>
        <w:t>n</w:t>
      </w:r>
      <w:del w:id="14377" w:author="Peng Luqi" w:date="2019-10-13T14:43:00Z">
        <w:r w:rsidRPr="00F94CB9" w:rsidDel="00EF666F">
          <w:rPr>
            <w:sz w:val="28"/>
            <w:szCs w:val="28"/>
            <w:lang w:val="fr-FR"/>
            <w:rPrChange w:id="14378" w:author="Peng Luqi" w:date="2019-10-13T14:50:00Z">
              <w:rPr>
                <w:lang w:val="fr-FR"/>
              </w:rPr>
            </w:rPrChange>
          </w:rPr>
          <w:delText>’</w:delText>
        </w:r>
      </w:del>
      <w:ins w:id="14379" w:author="Peng Luqi" w:date="2019-10-13T14:43:00Z">
        <w:r w:rsidR="00EF666F" w:rsidRPr="00F94CB9">
          <w:rPr>
            <w:sz w:val="28"/>
            <w:szCs w:val="28"/>
            <w:lang w:val="fr-FR"/>
            <w:rPrChange w:id="14380" w:author="Peng Luqi" w:date="2019-10-13T14:50:00Z">
              <w:rPr>
                <w:lang w:val="fr-FR"/>
              </w:rPr>
            </w:rPrChange>
          </w:rPr>
          <w:t>’</w:t>
        </w:r>
      </w:ins>
      <w:r w:rsidRPr="00F94CB9">
        <w:rPr>
          <w:sz w:val="28"/>
          <w:szCs w:val="28"/>
          <w:lang w:val="fr-FR"/>
          <w:rPrChange w:id="14381" w:author="Peng Luqi" w:date="2019-10-13T14:50:00Z">
            <w:rPr>
              <w:lang w:val="fr-FR"/>
            </w:rPr>
          </w:rPrChange>
        </w:rPr>
        <w:t>est</w:t>
      </w:r>
      <w:r w:rsidRPr="00F94CB9">
        <w:rPr>
          <w:spacing w:val="-4"/>
          <w:sz w:val="28"/>
          <w:szCs w:val="28"/>
          <w:lang w:val="fr-FR"/>
          <w:rPrChange w:id="14382" w:author="Peng Luqi" w:date="2019-10-13T14:50:00Z">
            <w:rPr>
              <w:spacing w:val="-4"/>
              <w:lang w:val="fr-FR"/>
            </w:rPr>
          </w:rPrChange>
        </w:rPr>
        <w:t xml:space="preserve"> </w:t>
      </w:r>
      <w:r w:rsidRPr="00F94CB9">
        <w:rPr>
          <w:sz w:val="28"/>
          <w:szCs w:val="28"/>
          <w:lang w:val="fr-FR"/>
          <w:rPrChange w:id="14383" w:author="Peng Luqi" w:date="2019-10-13T14:50:00Z">
            <w:rPr>
              <w:lang w:val="fr-FR"/>
            </w:rPr>
          </w:rPrChange>
        </w:rPr>
        <w:t>pas</w:t>
      </w:r>
      <w:r w:rsidRPr="00F94CB9">
        <w:rPr>
          <w:spacing w:val="-3"/>
          <w:sz w:val="28"/>
          <w:szCs w:val="28"/>
          <w:lang w:val="fr-FR"/>
          <w:rPrChange w:id="14384" w:author="Peng Luqi" w:date="2019-10-13T14:50:00Z">
            <w:rPr>
              <w:spacing w:val="-3"/>
              <w:lang w:val="fr-FR"/>
            </w:rPr>
          </w:rPrChange>
        </w:rPr>
        <w:t xml:space="preserve"> </w:t>
      </w:r>
      <w:r w:rsidRPr="00F94CB9">
        <w:rPr>
          <w:sz w:val="28"/>
          <w:szCs w:val="28"/>
          <w:lang w:val="fr-FR"/>
          <w:rPrChange w:id="14385" w:author="Peng Luqi" w:date="2019-10-13T14:50:00Z">
            <w:rPr>
              <w:lang w:val="fr-FR"/>
            </w:rPr>
          </w:rPrChange>
        </w:rPr>
        <w:t>nécessaire</w:t>
      </w:r>
      <w:r w:rsidRPr="00F94CB9">
        <w:rPr>
          <w:spacing w:val="-3"/>
          <w:sz w:val="28"/>
          <w:szCs w:val="28"/>
          <w:lang w:val="fr-FR"/>
          <w:rPrChange w:id="14386" w:author="Peng Luqi" w:date="2019-10-13T14:50:00Z">
            <w:rPr>
              <w:spacing w:val="-3"/>
              <w:lang w:val="fr-FR"/>
            </w:rPr>
          </w:rPrChange>
        </w:rPr>
        <w:t xml:space="preserve"> </w:t>
      </w:r>
      <w:r w:rsidRPr="00F94CB9">
        <w:rPr>
          <w:sz w:val="28"/>
          <w:szCs w:val="28"/>
          <w:lang w:val="fr-FR"/>
          <w:rPrChange w:id="14387" w:author="Peng Luqi" w:date="2019-10-13T14:50:00Z">
            <w:rPr>
              <w:lang w:val="fr-FR"/>
            </w:rPr>
          </w:rPrChange>
        </w:rPr>
        <w:t>d</w:t>
      </w:r>
      <w:del w:id="14388" w:author="Peng Luqi" w:date="2019-10-13T14:43:00Z">
        <w:r w:rsidRPr="00F94CB9" w:rsidDel="00EF666F">
          <w:rPr>
            <w:sz w:val="28"/>
            <w:szCs w:val="28"/>
            <w:lang w:val="fr-FR"/>
            <w:rPrChange w:id="14389" w:author="Peng Luqi" w:date="2019-10-13T14:50:00Z">
              <w:rPr>
                <w:lang w:val="fr-FR"/>
              </w:rPr>
            </w:rPrChange>
          </w:rPr>
          <w:delText>’</w:delText>
        </w:r>
      </w:del>
      <w:ins w:id="14390" w:author="Peng Luqi" w:date="2019-10-13T14:43:00Z">
        <w:r w:rsidR="00EF666F" w:rsidRPr="00F94CB9">
          <w:rPr>
            <w:sz w:val="28"/>
            <w:szCs w:val="28"/>
            <w:lang w:val="fr-FR"/>
            <w:rPrChange w:id="14391" w:author="Peng Luqi" w:date="2019-10-13T14:50:00Z">
              <w:rPr>
                <w:lang w:val="fr-FR"/>
              </w:rPr>
            </w:rPrChange>
          </w:rPr>
          <w:t>’</w:t>
        </w:r>
      </w:ins>
      <w:r w:rsidRPr="00F94CB9">
        <w:rPr>
          <w:sz w:val="28"/>
          <w:szCs w:val="28"/>
          <w:lang w:val="fr-FR"/>
          <w:rPrChange w:id="14392" w:author="Peng Luqi" w:date="2019-10-13T14:50:00Z">
            <w:rPr>
              <w:lang w:val="fr-FR"/>
            </w:rPr>
          </w:rPrChange>
        </w:rPr>
        <w:t>en</w:t>
      </w:r>
      <w:r w:rsidRPr="00F94CB9">
        <w:rPr>
          <w:spacing w:val="-4"/>
          <w:sz w:val="28"/>
          <w:szCs w:val="28"/>
          <w:lang w:val="fr-FR"/>
          <w:rPrChange w:id="14393" w:author="Peng Luqi" w:date="2019-10-13T14:50:00Z">
            <w:rPr>
              <w:spacing w:val="-4"/>
              <w:lang w:val="fr-FR"/>
            </w:rPr>
          </w:rPrChange>
        </w:rPr>
        <w:t xml:space="preserve"> </w:t>
      </w:r>
      <w:r w:rsidRPr="00F94CB9">
        <w:rPr>
          <w:sz w:val="28"/>
          <w:szCs w:val="28"/>
          <w:lang w:val="fr-FR"/>
          <w:rPrChange w:id="14394" w:author="Peng Luqi" w:date="2019-10-13T14:50:00Z">
            <w:rPr>
              <w:lang w:val="fr-FR"/>
            </w:rPr>
          </w:rPrChange>
        </w:rPr>
        <w:t>juger.</w:t>
      </w:r>
      <w:r w:rsidRPr="00F94CB9">
        <w:rPr>
          <w:spacing w:val="-3"/>
          <w:sz w:val="28"/>
          <w:szCs w:val="28"/>
          <w:lang w:val="fr-FR"/>
          <w:rPrChange w:id="14395" w:author="Peng Luqi" w:date="2019-10-13T14:50:00Z">
            <w:rPr>
              <w:spacing w:val="-3"/>
              <w:lang w:val="fr-FR"/>
            </w:rPr>
          </w:rPrChange>
        </w:rPr>
        <w:t xml:space="preserve"> </w:t>
      </w:r>
      <w:r w:rsidRPr="00F94CB9">
        <w:rPr>
          <w:sz w:val="28"/>
          <w:szCs w:val="28"/>
          <w:lang w:val="fr-FR"/>
          <w:rPrChange w:id="14396" w:author="Peng Luqi" w:date="2019-10-13T14:50:00Z">
            <w:rPr>
              <w:lang w:val="fr-FR"/>
            </w:rPr>
          </w:rPrChange>
        </w:rPr>
        <w:t>Car ce</w:t>
      </w:r>
      <w:r w:rsidRPr="00F94CB9">
        <w:rPr>
          <w:spacing w:val="-10"/>
          <w:sz w:val="28"/>
          <w:szCs w:val="28"/>
          <w:lang w:val="fr-FR"/>
          <w:rPrChange w:id="14397" w:author="Peng Luqi" w:date="2019-10-13T14:50:00Z">
            <w:rPr>
              <w:spacing w:val="-10"/>
              <w:lang w:val="fr-FR"/>
            </w:rPr>
          </w:rPrChange>
        </w:rPr>
        <w:t xml:space="preserve"> </w:t>
      </w:r>
      <w:r w:rsidRPr="00F94CB9">
        <w:rPr>
          <w:sz w:val="28"/>
          <w:szCs w:val="28"/>
          <w:lang w:val="fr-FR"/>
          <w:rPrChange w:id="14398" w:author="Peng Luqi" w:date="2019-10-13T14:50:00Z">
            <w:rPr>
              <w:lang w:val="fr-FR"/>
            </w:rPr>
          </w:rPrChange>
        </w:rPr>
        <w:t>n</w:t>
      </w:r>
      <w:del w:id="14399" w:author="Peng Luqi" w:date="2019-10-13T14:43:00Z">
        <w:r w:rsidRPr="00F94CB9" w:rsidDel="00EF666F">
          <w:rPr>
            <w:sz w:val="28"/>
            <w:szCs w:val="28"/>
            <w:lang w:val="fr-FR"/>
            <w:rPrChange w:id="14400" w:author="Peng Luqi" w:date="2019-10-13T14:50:00Z">
              <w:rPr>
                <w:lang w:val="fr-FR"/>
              </w:rPr>
            </w:rPrChange>
          </w:rPr>
          <w:delText>’</w:delText>
        </w:r>
      </w:del>
      <w:ins w:id="14401" w:author="Peng Luqi" w:date="2019-10-13T14:43:00Z">
        <w:r w:rsidR="00EF666F" w:rsidRPr="00F94CB9">
          <w:rPr>
            <w:sz w:val="28"/>
            <w:szCs w:val="28"/>
            <w:lang w:val="fr-FR"/>
            <w:rPrChange w:id="14402" w:author="Peng Luqi" w:date="2019-10-13T14:50:00Z">
              <w:rPr>
                <w:lang w:val="fr-FR"/>
              </w:rPr>
            </w:rPrChange>
          </w:rPr>
          <w:t>’</w:t>
        </w:r>
      </w:ins>
      <w:r w:rsidRPr="00F94CB9">
        <w:rPr>
          <w:sz w:val="28"/>
          <w:szCs w:val="28"/>
          <w:lang w:val="fr-FR"/>
          <w:rPrChange w:id="14403" w:author="Peng Luqi" w:date="2019-10-13T14:50:00Z">
            <w:rPr>
              <w:lang w:val="fr-FR"/>
            </w:rPr>
          </w:rPrChange>
        </w:rPr>
        <w:t>est</w:t>
      </w:r>
      <w:r w:rsidRPr="00F94CB9">
        <w:rPr>
          <w:spacing w:val="-9"/>
          <w:sz w:val="28"/>
          <w:szCs w:val="28"/>
          <w:lang w:val="fr-FR"/>
          <w:rPrChange w:id="14404" w:author="Peng Luqi" w:date="2019-10-13T14:50:00Z">
            <w:rPr>
              <w:spacing w:val="-9"/>
              <w:lang w:val="fr-FR"/>
            </w:rPr>
          </w:rPrChange>
        </w:rPr>
        <w:t xml:space="preserve"> </w:t>
      </w:r>
      <w:r w:rsidRPr="00F94CB9">
        <w:rPr>
          <w:sz w:val="28"/>
          <w:szCs w:val="28"/>
          <w:lang w:val="fr-FR"/>
          <w:rPrChange w:id="14405" w:author="Peng Luqi" w:date="2019-10-13T14:50:00Z">
            <w:rPr>
              <w:lang w:val="fr-FR"/>
            </w:rPr>
          </w:rPrChange>
        </w:rPr>
        <w:t>qu</w:t>
      </w:r>
      <w:del w:id="14406" w:author="Peng Luqi" w:date="2019-10-13T14:43:00Z">
        <w:r w:rsidRPr="00F94CB9" w:rsidDel="00EF666F">
          <w:rPr>
            <w:sz w:val="28"/>
            <w:szCs w:val="28"/>
            <w:lang w:val="fr-FR"/>
            <w:rPrChange w:id="14407" w:author="Peng Luqi" w:date="2019-10-13T14:50:00Z">
              <w:rPr>
                <w:lang w:val="fr-FR"/>
              </w:rPr>
            </w:rPrChange>
          </w:rPr>
          <w:delText>’</w:delText>
        </w:r>
      </w:del>
      <w:ins w:id="14408" w:author="Peng Luqi" w:date="2019-10-13T14:43:00Z">
        <w:r w:rsidR="00EF666F" w:rsidRPr="00F94CB9">
          <w:rPr>
            <w:sz w:val="28"/>
            <w:szCs w:val="28"/>
            <w:lang w:val="fr-FR"/>
            <w:rPrChange w:id="14409" w:author="Peng Luqi" w:date="2019-10-13T14:50:00Z">
              <w:rPr>
                <w:lang w:val="fr-FR"/>
              </w:rPr>
            </w:rPrChange>
          </w:rPr>
          <w:t>’</w:t>
        </w:r>
      </w:ins>
      <w:r w:rsidRPr="00F94CB9">
        <w:rPr>
          <w:sz w:val="28"/>
          <w:szCs w:val="28"/>
          <w:lang w:val="fr-FR"/>
          <w:rPrChange w:id="14410" w:author="Peng Luqi" w:date="2019-10-13T14:50:00Z">
            <w:rPr>
              <w:lang w:val="fr-FR"/>
            </w:rPr>
          </w:rPrChange>
        </w:rPr>
        <w:t>un</w:t>
      </w:r>
      <w:r w:rsidRPr="00F94CB9">
        <w:rPr>
          <w:spacing w:val="-9"/>
          <w:sz w:val="28"/>
          <w:szCs w:val="28"/>
          <w:lang w:val="fr-FR"/>
          <w:rPrChange w:id="14411" w:author="Peng Luqi" w:date="2019-10-13T14:50:00Z">
            <w:rPr>
              <w:spacing w:val="-9"/>
              <w:lang w:val="fr-FR"/>
            </w:rPr>
          </w:rPrChange>
        </w:rPr>
        <w:t xml:space="preserve"> </w:t>
      </w:r>
      <w:r w:rsidRPr="00F94CB9">
        <w:rPr>
          <w:sz w:val="28"/>
          <w:szCs w:val="28"/>
          <w:lang w:val="fr-FR"/>
          <w:rPrChange w:id="14412" w:author="Peng Luqi" w:date="2019-10-13T14:50:00Z">
            <w:rPr>
              <w:lang w:val="fr-FR"/>
            </w:rPr>
          </w:rPrChange>
        </w:rPr>
        <w:t>cycle.</w:t>
      </w:r>
      <w:r w:rsidRPr="00F94CB9">
        <w:rPr>
          <w:spacing w:val="-9"/>
          <w:sz w:val="28"/>
          <w:szCs w:val="28"/>
          <w:lang w:val="fr-FR"/>
          <w:rPrChange w:id="14413" w:author="Peng Luqi" w:date="2019-10-13T14:50:00Z">
            <w:rPr>
              <w:spacing w:val="-9"/>
              <w:lang w:val="fr-FR"/>
            </w:rPr>
          </w:rPrChange>
        </w:rPr>
        <w:t xml:space="preserve"> </w:t>
      </w:r>
      <w:r w:rsidRPr="00F94CB9">
        <w:rPr>
          <w:sz w:val="28"/>
          <w:szCs w:val="28"/>
          <w:lang w:val="fr-FR"/>
          <w:rPrChange w:id="14414" w:author="Peng Luqi" w:date="2019-10-13T14:50:00Z">
            <w:rPr>
              <w:lang w:val="fr-FR"/>
            </w:rPr>
          </w:rPrChange>
        </w:rPr>
        <w:t>Cependant,</w:t>
      </w:r>
      <w:r w:rsidRPr="00F94CB9">
        <w:rPr>
          <w:spacing w:val="-9"/>
          <w:sz w:val="28"/>
          <w:szCs w:val="28"/>
          <w:lang w:val="fr-FR"/>
          <w:rPrChange w:id="14415" w:author="Peng Luqi" w:date="2019-10-13T14:50:00Z">
            <w:rPr>
              <w:spacing w:val="-9"/>
              <w:lang w:val="fr-FR"/>
            </w:rPr>
          </w:rPrChange>
        </w:rPr>
        <w:t xml:space="preserve"> </w:t>
      </w:r>
      <w:r w:rsidRPr="00F94CB9">
        <w:rPr>
          <w:sz w:val="28"/>
          <w:szCs w:val="28"/>
          <w:lang w:val="fr-FR"/>
          <w:rPrChange w:id="14416" w:author="Peng Luqi" w:date="2019-10-13T14:50:00Z">
            <w:rPr>
              <w:lang w:val="fr-FR"/>
            </w:rPr>
          </w:rPrChange>
        </w:rPr>
        <w:t>après</w:t>
      </w:r>
      <w:r w:rsidRPr="00F94CB9">
        <w:rPr>
          <w:spacing w:val="-10"/>
          <w:sz w:val="28"/>
          <w:szCs w:val="28"/>
          <w:lang w:val="fr-FR"/>
          <w:rPrChange w:id="14417" w:author="Peng Luqi" w:date="2019-10-13T14:50:00Z">
            <w:rPr>
              <w:spacing w:val="-10"/>
              <w:lang w:val="fr-FR"/>
            </w:rPr>
          </w:rPrChange>
        </w:rPr>
        <w:t xml:space="preserve"> </w:t>
      </w:r>
      <w:r w:rsidRPr="00F94CB9">
        <w:rPr>
          <w:sz w:val="28"/>
          <w:szCs w:val="28"/>
          <w:lang w:val="fr-FR"/>
          <w:rPrChange w:id="14418" w:author="Peng Luqi" w:date="2019-10-13T14:50:00Z">
            <w:rPr>
              <w:lang w:val="fr-FR"/>
            </w:rPr>
          </w:rPrChange>
        </w:rPr>
        <w:t>deux</w:t>
      </w:r>
      <w:r w:rsidRPr="00F94CB9">
        <w:rPr>
          <w:spacing w:val="-9"/>
          <w:sz w:val="28"/>
          <w:szCs w:val="28"/>
          <w:lang w:val="fr-FR"/>
          <w:rPrChange w:id="14419" w:author="Peng Luqi" w:date="2019-10-13T14:50:00Z">
            <w:rPr>
              <w:spacing w:val="-9"/>
              <w:lang w:val="fr-FR"/>
            </w:rPr>
          </w:rPrChange>
        </w:rPr>
        <w:t xml:space="preserve"> </w:t>
      </w:r>
      <w:r w:rsidRPr="00F94CB9">
        <w:rPr>
          <w:sz w:val="28"/>
          <w:szCs w:val="28"/>
          <w:lang w:val="fr-FR"/>
          <w:rPrChange w:id="14420" w:author="Peng Luqi" w:date="2019-10-13T14:50:00Z">
            <w:rPr>
              <w:lang w:val="fr-FR"/>
            </w:rPr>
          </w:rPrChange>
        </w:rPr>
        <w:t>cycles,</w:t>
      </w:r>
      <w:r w:rsidRPr="00F94CB9">
        <w:rPr>
          <w:spacing w:val="-9"/>
          <w:sz w:val="28"/>
          <w:szCs w:val="28"/>
          <w:lang w:val="fr-FR"/>
          <w:rPrChange w:id="14421" w:author="Peng Luqi" w:date="2019-10-13T14:50:00Z">
            <w:rPr>
              <w:spacing w:val="-9"/>
              <w:lang w:val="fr-FR"/>
            </w:rPr>
          </w:rPrChange>
        </w:rPr>
        <w:t xml:space="preserve"> </w:t>
      </w:r>
      <w:r w:rsidRPr="00F94CB9">
        <w:rPr>
          <w:sz w:val="28"/>
          <w:szCs w:val="28"/>
          <w:lang w:val="fr-FR"/>
          <w:rPrChange w:id="14422" w:author="Peng Luqi" w:date="2019-10-13T14:50:00Z">
            <w:rPr>
              <w:lang w:val="fr-FR"/>
            </w:rPr>
          </w:rPrChange>
        </w:rPr>
        <w:t>vous</w:t>
      </w:r>
      <w:r w:rsidRPr="00F94CB9">
        <w:rPr>
          <w:spacing w:val="-9"/>
          <w:sz w:val="28"/>
          <w:szCs w:val="28"/>
          <w:lang w:val="fr-FR"/>
          <w:rPrChange w:id="14423" w:author="Peng Luqi" w:date="2019-10-13T14:50:00Z">
            <w:rPr>
              <w:spacing w:val="-9"/>
              <w:lang w:val="fr-FR"/>
            </w:rPr>
          </w:rPrChange>
        </w:rPr>
        <w:t xml:space="preserve"> </w:t>
      </w:r>
      <w:r w:rsidRPr="00F94CB9">
        <w:rPr>
          <w:sz w:val="28"/>
          <w:szCs w:val="28"/>
          <w:lang w:val="fr-FR"/>
          <w:rPrChange w:id="14424" w:author="Peng Luqi" w:date="2019-10-13T14:50:00Z">
            <w:rPr>
              <w:lang w:val="fr-FR"/>
            </w:rPr>
          </w:rPrChange>
        </w:rPr>
        <w:t>ne</w:t>
      </w:r>
      <w:r w:rsidRPr="00F94CB9">
        <w:rPr>
          <w:spacing w:val="-9"/>
          <w:sz w:val="28"/>
          <w:szCs w:val="28"/>
          <w:lang w:val="fr-FR"/>
          <w:rPrChange w:id="14425" w:author="Peng Luqi" w:date="2019-10-13T14:50:00Z">
            <w:rPr>
              <w:spacing w:val="-9"/>
              <w:lang w:val="fr-FR"/>
            </w:rPr>
          </w:rPrChange>
        </w:rPr>
        <w:t xml:space="preserve"> </w:t>
      </w:r>
      <w:r w:rsidRPr="00F94CB9">
        <w:rPr>
          <w:sz w:val="28"/>
          <w:szCs w:val="28"/>
          <w:lang w:val="fr-FR"/>
          <w:rPrChange w:id="14426" w:author="Peng Luqi" w:date="2019-10-13T14:50:00Z">
            <w:rPr>
              <w:lang w:val="fr-FR"/>
            </w:rPr>
          </w:rPrChange>
        </w:rPr>
        <w:t>pouvez</w:t>
      </w:r>
      <w:r w:rsidRPr="00F94CB9">
        <w:rPr>
          <w:spacing w:val="-10"/>
          <w:sz w:val="28"/>
          <w:szCs w:val="28"/>
          <w:lang w:val="fr-FR"/>
          <w:rPrChange w:id="14427" w:author="Peng Luqi" w:date="2019-10-13T14:50:00Z">
            <w:rPr>
              <w:spacing w:val="-10"/>
              <w:lang w:val="fr-FR"/>
            </w:rPr>
          </w:rPrChange>
        </w:rPr>
        <w:t xml:space="preserve"> </w:t>
      </w:r>
      <w:r w:rsidRPr="00F94CB9">
        <w:rPr>
          <w:sz w:val="28"/>
          <w:szCs w:val="28"/>
          <w:lang w:val="fr-FR"/>
          <w:rPrChange w:id="14428" w:author="Peng Luqi" w:date="2019-10-13T14:50:00Z">
            <w:rPr>
              <w:lang w:val="fr-FR"/>
            </w:rPr>
          </w:rPrChange>
        </w:rPr>
        <w:t>pas</w:t>
      </w:r>
      <w:r w:rsidRPr="00F94CB9">
        <w:rPr>
          <w:spacing w:val="-9"/>
          <w:sz w:val="28"/>
          <w:szCs w:val="28"/>
          <w:lang w:val="fr-FR"/>
          <w:rPrChange w:id="14429" w:author="Peng Luqi" w:date="2019-10-13T14:50:00Z">
            <w:rPr>
              <w:spacing w:val="-9"/>
              <w:lang w:val="fr-FR"/>
            </w:rPr>
          </w:rPrChange>
        </w:rPr>
        <w:t xml:space="preserve"> </w:t>
      </w:r>
      <w:r w:rsidRPr="00F94CB9">
        <w:rPr>
          <w:sz w:val="28"/>
          <w:szCs w:val="28"/>
          <w:lang w:val="fr-FR"/>
          <w:rPrChange w:id="14430" w:author="Peng Luqi" w:date="2019-10-13T14:50:00Z">
            <w:rPr>
              <w:lang w:val="fr-FR"/>
            </w:rPr>
          </w:rPrChange>
        </w:rPr>
        <w:t>rater</w:t>
      </w:r>
      <w:r w:rsidRPr="00F94CB9">
        <w:rPr>
          <w:spacing w:val="-9"/>
          <w:sz w:val="28"/>
          <w:szCs w:val="28"/>
          <w:lang w:val="fr-FR"/>
          <w:rPrChange w:id="14431" w:author="Peng Luqi" w:date="2019-10-13T14:50:00Z">
            <w:rPr>
              <w:spacing w:val="-9"/>
              <w:lang w:val="fr-FR"/>
            </w:rPr>
          </w:rPrChange>
        </w:rPr>
        <w:t xml:space="preserve"> </w:t>
      </w:r>
      <w:r w:rsidRPr="00F94CB9">
        <w:rPr>
          <w:sz w:val="28"/>
          <w:szCs w:val="28"/>
          <w:lang w:val="fr-FR"/>
          <w:rPrChange w:id="14432" w:author="Peng Luqi" w:date="2019-10-13T14:50:00Z">
            <w:rPr>
              <w:lang w:val="fr-FR"/>
            </w:rPr>
          </w:rPrChange>
        </w:rPr>
        <w:t>le</w:t>
      </w:r>
      <w:r w:rsidRPr="00F94CB9">
        <w:rPr>
          <w:spacing w:val="-9"/>
          <w:sz w:val="28"/>
          <w:szCs w:val="28"/>
          <w:lang w:val="fr-FR"/>
          <w:rPrChange w:id="14433" w:author="Peng Luqi" w:date="2019-10-13T14:50:00Z">
            <w:rPr>
              <w:spacing w:val="-9"/>
              <w:lang w:val="fr-FR"/>
            </w:rPr>
          </w:rPrChange>
        </w:rPr>
        <w:t xml:space="preserve"> </w:t>
      </w:r>
      <w:r w:rsidRPr="00F94CB9">
        <w:rPr>
          <w:sz w:val="28"/>
          <w:szCs w:val="28"/>
          <w:lang w:val="fr-FR"/>
          <w:rPrChange w:id="14434" w:author="Peng Luqi" w:date="2019-10-13T14:50:00Z">
            <w:rPr>
              <w:lang w:val="fr-FR"/>
            </w:rPr>
          </w:rPrChange>
        </w:rPr>
        <w:t>fait</w:t>
      </w:r>
      <w:r w:rsidRPr="00F94CB9">
        <w:rPr>
          <w:spacing w:val="-9"/>
          <w:sz w:val="28"/>
          <w:szCs w:val="28"/>
          <w:lang w:val="fr-FR"/>
          <w:rPrChange w:id="14435" w:author="Peng Luqi" w:date="2019-10-13T14:50:00Z">
            <w:rPr>
              <w:spacing w:val="-9"/>
              <w:lang w:val="fr-FR"/>
            </w:rPr>
          </w:rPrChange>
        </w:rPr>
        <w:t xml:space="preserve"> </w:t>
      </w:r>
      <w:r w:rsidRPr="00F94CB9">
        <w:rPr>
          <w:sz w:val="28"/>
          <w:szCs w:val="28"/>
          <w:lang w:val="fr-FR"/>
          <w:rPrChange w:id="14436" w:author="Peng Luqi" w:date="2019-10-13T14:50:00Z">
            <w:rPr>
              <w:lang w:val="fr-FR"/>
            </w:rPr>
          </w:rPrChange>
        </w:rPr>
        <w:t>qu</w:t>
      </w:r>
      <w:del w:id="14437" w:author="Peng Luqi" w:date="2019-10-13T14:43:00Z">
        <w:r w:rsidRPr="00F94CB9" w:rsidDel="00EF666F">
          <w:rPr>
            <w:sz w:val="28"/>
            <w:szCs w:val="28"/>
            <w:lang w:val="fr-FR"/>
            <w:rPrChange w:id="14438" w:author="Peng Luqi" w:date="2019-10-13T14:50:00Z">
              <w:rPr>
                <w:lang w:val="fr-FR"/>
              </w:rPr>
            </w:rPrChange>
          </w:rPr>
          <w:delText>’</w:delText>
        </w:r>
      </w:del>
      <w:ins w:id="14439" w:author="Peng Luqi" w:date="2019-10-13T14:43:00Z">
        <w:r w:rsidR="00EF666F" w:rsidRPr="00F94CB9">
          <w:rPr>
            <w:sz w:val="28"/>
            <w:szCs w:val="28"/>
            <w:lang w:val="fr-FR"/>
            <w:rPrChange w:id="14440" w:author="Peng Luqi" w:date="2019-10-13T14:50:00Z">
              <w:rPr>
                <w:lang w:val="fr-FR"/>
              </w:rPr>
            </w:rPrChange>
          </w:rPr>
          <w:t>’</w:t>
        </w:r>
      </w:ins>
      <w:r w:rsidRPr="00F94CB9">
        <w:rPr>
          <w:sz w:val="28"/>
          <w:szCs w:val="28"/>
          <w:lang w:val="fr-FR"/>
          <w:rPrChange w:id="14441" w:author="Peng Luqi" w:date="2019-10-13T14:50:00Z">
            <w:rPr>
              <w:lang w:val="fr-FR"/>
            </w:rPr>
          </w:rPrChange>
        </w:rPr>
        <w:t>ils</w:t>
      </w:r>
      <w:r w:rsidRPr="00F94CB9">
        <w:rPr>
          <w:spacing w:val="-9"/>
          <w:sz w:val="28"/>
          <w:szCs w:val="28"/>
          <w:lang w:val="fr-FR"/>
          <w:rPrChange w:id="14442" w:author="Peng Luqi" w:date="2019-10-13T14:50:00Z">
            <w:rPr>
              <w:spacing w:val="-9"/>
              <w:lang w:val="fr-FR"/>
            </w:rPr>
          </w:rPrChange>
        </w:rPr>
        <w:t xml:space="preserve"> </w:t>
      </w:r>
      <w:r w:rsidRPr="00F94CB9">
        <w:rPr>
          <w:sz w:val="28"/>
          <w:szCs w:val="28"/>
          <w:lang w:val="fr-FR"/>
          <w:rPrChange w:id="14443" w:author="Peng Luqi" w:date="2019-10-13T14:50:00Z">
            <w:rPr>
              <w:lang w:val="fr-FR"/>
            </w:rPr>
          </w:rPrChange>
        </w:rPr>
        <w:t>soient</w:t>
      </w:r>
      <w:r w:rsidRPr="00F94CB9">
        <w:rPr>
          <w:spacing w:val="-10"/>
          <w:sz w:val="28"/>
          <w:szCs w:val="28"/>
          <w:lang w:val="fr-FR"/>
          <w:rPrChange w:id="14444" w:author="Peng Luqi" w:date="2019-10-13T14:50:00Z">
            <w:rPr>
              <w:spacing w:val="-10"/>
              <w:lang w:val="fr-FR"/>
            </w:rPr>
          </w:rPrChange>
        </w:rPr>
        <w:t xml:space="preserve"> </w:t>
      </w:r>
      <w:r w:rsidRPr="00F94CB9">
        <w:rPr>
          <w:sz w:val="28"/>
          <w:szCs w:val="28"/>
          <w:lang w:val="fr-FR"/>
          <w:rPrChange w:id="14445" w:author="Peng Luqi" w:date="2019-10-13T14:50:00Z">
            <w:rPr>
              <w:lang w:val="fr-FR"/>
            </w:rPr>
          </w:rPrChange>
        </w:rPr>
        <w:t>passés, n</w:t>
      </w:r>
      <w:del w:id="14446" w:author="Peng Luqi" w:date="2019-10-13T14:43:00Z">
        <w:r w:rsidRPr="00F94CB9" w:rsidDel="00EF666F">
          <w:rPr>
            <w:sz w:val="28"/>
            <w:szCs w:val="28"/>
            <w:lang w:val="fr-FR"/>
            <w:rPrChange w:id="14447" w:author="Peng Luqi" w:date="2019-10-13T14:50:00Z">
              <w:rPr>
                <w:lang w:val="fr-FR"/>
              </w:rPr>
            </w:rPrChange>
          </w:rPr>
          <w:delText>’</w:delText>
        </w:r>
      </w:del>
      <w:ins w:id="14448" w:author="Peng Luqi" w:date="2019-10-13T14:43:00Z">
        <w:r w:rsidR="00EF666F" w:rsidRPr="00F94CB9">
          <w:rPr>
            <w:sz w:val="28"/>
            <w:szCs w:val="28"/>
            <w:lang w:val="fr-FR"/>
            <w:rPrChange w:id="14449" w:author="Peng Luqi" w:date="2019-10-13T14:50:00Z">
              <w:rPr>
                <w:lang w:val="fr-FR"/>
              </w:rPr>
            </w:rPrChange>
          </w:rPr>
          <w:t>’</w:t>
        </w:r>
      </w:ins>
      <w:r w:rsidRPr="00F94CB9">
        <w:rPr>
          <w:sz w:val="28"/>
          <w:szCs w:val="28"/>
          <w:lang w:val="fr-FR"/>
          <w:rPrChange w:id="14450" w:author="Peng Luqi" w:date="2019-10-13T14:50:00Z">
            <w:rPr>
              <w:lang w:val="fr-FR"/>
            </w:rPr>
          </w:rPrChange>
        </w:rPr>
        <w:t>est-ce pas</w:t>
      </w:r>
      <w:r w:rsidRPr="00F94CB9">
        <w:rPr>
          <w:spacing w:val="-3"/>
          <w:sz w:val="28"/>
          <w:szCs w:val="28"/>
          <w:lang w:val="fr-FR"/>
          <w:rPrChange w:id="14451" w:author="Peng Luqi" w:date="2019-10-13T14:50:00Z">
            <w:rPr>
              <w:spacing w:val="-3"/>
              <w:lang w:val="fr-FR"/>
            </w:rPr>
          </w:rPrChange>
        </w:rPr>
        <w:t xml:space="preserve"> </w:t>
      </w:r>
      <w:r w:rsidRPr="00F94CB9">
        <w:rPr>
          <w:sz w:val="28"/>
          <w:szCs w:val="28"/>
          <w:lang w:val="fr-FR"/>
          <w:rPrChange w:id="14452" w:author="Peng Luqi" w:date="2019-10-13T14:50:00Z">
            <w:rPr>
              <w:lang w:val="fr-FR"/>
            </w:rPr>
          </w:rPrChange>
        </w:rPr>
        <w:t>?</w:t>
      </w:r>
    </w:p>
    <w:p w:rsidR="002B38DF" w:rsidRPr="00F94CB9" w:rsidRDefault="002B38DF">
      <w:pPr>
        <w:pStyle w:val="a3"/>
        <w:ind w:left="170" w:right="170"/>
        <w:jc w:val="both"/>
        <w:rPr>
          <w:lang w:val="fr-FR"/>
          <w:rPrChange w:id="14453" w:author="Peng Luqi" w:date="2019-10-13T14:50:00Z">
            <w:rPr>
              <w:sz w:val="22"/>
              <w:lang w:val="fr-FR"/>
            </w:rPr>
          </w:rPrChange>
        </w:rPr>
        <w:pPrChange w:id="14454" w:author="Peng Luqi" w:date="2019-10-13T14:20:00Z">
          <w:pPr>
            <w:pStyle w:val="a3"/>
          </w:pPr>
        </w:pPrChange>
      </w:pPr>
    </w:p>
    <w:p w:rsidR="002B38DF" w:rsidRDefault="00716360" w:rsidP="00CB23F4">
      <w:pPr>
        <w:ind w:left="170" w:right="170"/>
        <w:jc w:val="both"/>
        <w:rPr>
          <w:ins w:id="14455" w:author="Peng Luqi" w:date="2019-10-13T23:12:00Z"/>
          <w:sz w:val="28"/>
          <w:szCs w:val="28"/>
          <w:lang w:val="fr-FR"/>
        </w:rPr>
      </w:pPr>
      <w:r w:rsidRPr="00F94CB9">
        <w:rPr>
          <w:sz w:val="28"/>
          <w:szCs w:val="28"/>
          <w:lang w:val="fr-FR"/>
          <w:rPrChange w:id="14456" w:author="Peng Luqi" w:date="2019-10-13T14:50:00Z">
            <w:rPr>
              <w:lang w:val="fr-FR"/>
            </w:rPr>
          </w:rPrChange>
        </w:rPr>
        <w:t>À ce moment-là, vous pouvez rester en position, ou retirer de l</w:t>
      </w:r>
      <w:del w:id="14457" w:author="Peng Luqi" w:date="2019-10-13T14:43:00Z">
        <w:r w:rsidRPr="00F94CB9" w:rsidDel="00EF666F">
          <w:rPr>
            <w:sz w:val="28"/>
            <w:szCs w:val="28"/>
            <w:lang w:val="fr-FR"/>
            <w:rPrChange w:id="14458" w:author="Peng Luqi" w:date="2019-10-13T14:50:00Z">
              <w:rPr>
                <w:lang w:val="fr-FR"/>
              </w:rPr>
            </w:rPrChange>
          </w:rPr>
          <w:delText>’</w:delText>
        </w:r>
      </w:del>
      <w:ins w:id="14459" w:author="Peng Luqi" w:date="2019-10-13T14:43:00Z">
        <w:r w:rsidR="00EF666F" w:rsidRPr="00F94CB9">
          <w:rPr>
            <w:sz w:val="28"/>
            <w:szCs w:val="28"/>
            <w:lang w:val="fr-FR"/>
            <w:rPrChange w:id="14460" w:author="Peng Luqi" w:date="2019-10-13T14:50:00Z">
              <w:rPr>
                <w:lang w:val="fr-FR"/>
              </w:rPr>
            </w:rPrChange>
          </w:rPr>
          <w:t>’</w:t>
        </w:r>
      </w:ins>
      <w:r w:rsidRPr="00F94CB9">
        <w:rPr>
          <w:sz w:val="28"/>
          <w:szCs w:val="28"/>
          <w:lang w:val="fr-FR"/>
          <w:rPrChange w:id="14461" w:author="Peng Luqi" w:date="2019-10-13T14:50:00Z">
            <w:rPr>
              <w:lang w:val="fr-FR"/>
            </w:rPr>
          </w:rPrChange>
        </w:rPr>
        <w:t>argent, ou en retirer une partie, garder un</w:t>
      </w:r>
      <w:r w:rsidRPr="00F94CB9">
        <w:rPr>
          <w:spacing w:val="-10"/>
          <w:sz w:val="28"/>
          <w:szCs w:val="28"/>
          <w:lang w:val="fr-FR"/>
          <w:rPrChange w:id="14462" w:author="Peng Luqi" w:date="2019-10-13T14:50:00Z">
            <w:rPr>
              <w:spacing w:val="-10"/>
              <w:lang w:val="fr-FR"/>
            </w:rPr>
          </w:rPrChange>
        </w:rPr>
        <w:t xml:space="preserve"> </w:t>
      </w:r>
      <w:r w:rsidRPr="00F94CB9">
        <w:rPr>
          <w:sz w:val="28"/>
          <w:szCs w:val="28"/>
          <w:lang w:val="fr-FR"/>
          <w:rPrChange w:id="14463" w:author="Peng Luqi" w:date="2019-10-13T14:50:00Z">
            <w:rPr>
              <w:lang w:val="fr-FR"/>
            </w:rPr>
          </w:rPrChange>
        </w:rPr>
        <w:t>solde,</w:t>
      </w:r>
      <w:r w:rsidRPr="00F94CB9">
        <w:rPr>
          <w:spacing w:val="-9"/>
          <w:sz w:val="28"/>
          <w:szCs w:val="28"/>
          <w:lang w:val="fr-FR"/>
          <w:rPrChange w:id="14464" w:author="Peng Luqi" w:date="2019-10-13T14:50:00Z">
            <w:rPr>
              <w:spacing w:val="-9"/>
              <w:lang w:val="fr-FR"/>
            </w:rPr>
          </w:rPrChange>
        </w:rPr>
        <w:t xml:space="preserve"> </w:t>
      </w:r>
      <w:r w:rsidRPr="00F94CB9">
        <w:rPr>
          <w:sz w:val="28"/>
          <w:szCs w:val="28"/>
          <w:lang w:val="fr-FR"/>
          <w:rPrChange w:id="14465" w:author="Peng Luqi" w:date="2019-10-13T14:50:00Z">
            <w:rPr>
              <w:lang w:val="fr-FR"/>
            </w:rPr>
          </w:rPrChange>
        </w:rPr>
        <w:t>c</w:t>
      </w:r>
      <w:del w:id="14466" w:author="Peng Luqi" w:date="2019-10-13T14:43:00Z">
        <w:r w:rsidRPr="00F94CB9" w:rsidDel="00EF666F">
          <w:rPr>
            <w:sz w:val="28"/>
            <w:szCs w:val="28"/>
            <w:lang w:val="fr-FR"/>
            <w:rPrChange w:id="14467" w:author="Peng Luqi" w:date="2019-10-13T14:50:00Z">
              <w:rPr>
                <w:lang w:val="fr-FR"/>
              </w:rPr>
            </w:rPrChange>
          </w:rPr>
          <w:delText>’</w:delText>
        </w:r>
      </w:del>
      <w:ins w:id="14468" w:author="Peng Luqi" w:date="2019-10-13T14:43:00Z">
        <w:r w:rsidR="00EF666F" w:rsidRPr="00F94CB9">
          <w:rPr>
            <w:sz w:val="28"/>
            <w:szCs w:val="28"/>
            <w:lang w:val="fr-FR"/>
            <w:rPrChange w:id="14469" w:author="Peng Luqi" w:date="2019-10-13T14:50:00Z">
              <w:rPr>
                <w:lang w:val="fr-FR"/>
              </w:rPr>
            </w:rPrChange>
          </w:rPr>
          <w:t>’</w:t>
        </w:r>
      </w:ins>
      <w:r w:rsidRPr="00F94CB9">
        <w:rPr>
          <w:sz w:val="28"/>
          <w:szCs w:val="28"/>
          <w:lang w:val="fr-FR"/>
          <w:rPrChange w:id="14470" w:author="Peng Luqi" w:date="2019-10-13T14:50:00Z">
            <w:rPr>
              <w:lang w:val="fr-FR"/>
            </w:rPr>
          </w:rPrChange>
        </w:rPr>
        <w:t>est</w:t>
      </w:r>
      <w:r w:rsidRPr="00F94CB9">
        <w:rPr>
          <w:spacing w:val="-9"/>
          <w:sz w:val="28"/>
          <w:szCs w:val="28"/>
          <w:lang w:val="fr-FR"/>
          <w:rPrChange w:id="14471" w:author="Peng Luqi" w:date="2019-10-13T14:50:00Z">
            <w:rPr>
              <w:spacing w:val="-9"/>
              <w:lang w:val="fr-FR"/>
            </w:rPr>
          </w:rPrChange>
        </w:rPr>
        <w:t xml:space="preserve"> </w:t>
      </w:r>
      <w:r w:rsidRPr="00F94CB9">
        <w:rPr>
          <w:sz w:val="28"/>
          <w:szCs w:val="28"/>
          <w:lang w:val="fr-FR"/>
          <w:rPrChange w:id="14472" w:author="Peng Luqi" w:date="2019-10-13T14:50:00Z">
            <w:rPr>
              <w:lang w:val="fr-FR"/>
            </w:rPr>
          </w:rPrChange>
        </w:rPr>
        <w:t>au</w:t>
      </w:r>
      <w:r w:rsidRPr="00F94CB9">
        <w:rPr>
          <w:spacing w:val="-10"/>
          <w:sz w:val="28"/>
          <w:szCs w:val="28"/>
          <w:lang w:val="fr-FR"/>
          <w:rPrChange w:id="14473" w:author="Peng Luqi" w:date="2019-10-13T14:50:00Z">
            <w:rPr>
              <w:spacing w:val="-10"/>
              <w:lang w:val="fr-FR"/>
            </w:rPr>
          </w:rPrChange>
        </w:rPr>
        <w:t xml:space="preserve"> </w:t>
      </w:r>
      <w:r w:rsidRPr="00F94CB9">
        <w:rPr>
          <w:sz w:val="28"/>
          <w:szCs w:val="28"/>
          <w:lang w:val="fr-FR"/>
          <w:rPrChange w:id="14474" w:author="Peng Luqi" w:date="2019-10-13T14:50:00Z">
            <w:rPr>
              <w:lang w:val="fr-FR"/>
            </w:rPr>
          </w:rPrChange>
        </w:rPr>
        <w:t>choix.</w:t>
      </w:r>
      <w:r w:rsidRPr="00F94CB9">
        <w:rPr>
          <w:spacing w:val="-8"/>
          <w:sz w:val="28"/>
          <w:szCs w:val="28"/>
          <w:lang w:val="fr-FR"/>
          <w:rPrChange w:id="14475" w:author="Peng Luqi" w:date="2019-10-13T14:50:00Z">
            <w:rPr>
              <w:spacing w:val="-8"/>
              <w:lang w:val="fr-FR"/>
            </w:rPr>
          </w:rPrChange>
        </w:rPr>
        <w:t xml:space="preserve"> </w:t>
      </w:r>
      <w:r w:rsidRPr="00F94CB9">
        <w:rPr>
          <w:sz w:val="28"/>
          <w:szCs w:val="28"/>
          <w:lang w:val="fr-FR"/>
          <w:rPrChange w:id="14476" w:author="Peng Luqi" w:date="2019-10-13T14:50:00Z">
            <w:rPr>
              <w:lang w:val="fr-FR"/>
            </w:rPr>
          </w:rPrChange>
        </w:rPr>
        <w:t>Aujourd</w:t>
      </w:r>
      <w:del w:id="14477" w:author="Peng Luqi" w:date="2019-10-13T14:43:00Z">
        <w:r w:rsidRPr="00F94CB9" w:rsidDel="00EF666F">
          <w:rPr>
            <w:sz w:val="28"/>
            <w:szCs w:val="28"/>
            <w:lang w:val="fr-FR"/>
            <w:rPrChange w:id="14478" w:author="Peng Luqi" w:date="2019-10-13T14:50:00Z">
              <w:rPr>
                <w:lang w:val="fr-FR"/>
              </w:rPr>
            </w:rPrChange>
          </w:rPr>
          <w:delText>’</w:delText>
        </w:r>
      </w:del>
      <w:ins w:id="14479" w:author="Peng Luqi" w:date="2019-10-13T14:43:00Z">
        <w:r w:rsidR="00EF666F" w:rsidRPr="00F94CB9">
          <w:rPr>
            <w:sz w:val="28"/>
            <w:szCs w:val="28"/>
            <w:lang w:val="fr-FR"/>
            <w:rPrChange w:id="14480" w:author="Peng Luqi" w:date="2019-10-13T14:50:00Z">
              <w:rPr>
                <w:lang w:val="fr-FR"/>
              </w:rPr>
            </w:rPrChange>
          </w:rPr>
          <w:t>’</w:t>
        </w:r>
      </w:ins>
      <w:r w:rsidRPr="00F94CB9">
        <w:rPr>
          <w:sz w:val="28"/>
          <w:szCs w:val="28"/>
          <w:lang w:val="fr-FR"/>
          <w:rPrChange w:id="14481" w:author="Peng Luqi" w:date="2019-10-13T14:50:00Z">
            <w:rPr>
              <w:lang w:val="fr-FR"/>
            </w:rPr>
          </w:rPrChange>
        </w:rPr>
        <w:t>hui,</w:t>
      </w:r>
      <w:r w:rsidRPr="00F94CB9">
        <w:rPr>
          <w:spacing w:val="-9"/>
          <w:sz w:val="28"/>
          <w:szCs w:val="28"/>
          <w:lang w:val="fr-FR"/>
          <w:rPrChange w:id="14482" w:author="Peng Luqi" w:date="2019-10-13T14:50:00Z">
            <w:rPr>
              <w:spacing w:val="-9"/>
              <w:lang w:val="fr-FR"/>
            </w:rPr>
          </w:rPrChange>
        </w:rPr>
        <w:t xml:space="preserve"> </w:t>
      </w:r>
      <w:r w:rsidRPr="00F94CB9">
        <w:rPr>
          <w:sz w:val="28"/>
          <w:szCs w:val="28"/>
          <w:lang w:val="fr-FR"/>
          <w:rPrChange w:id="14483" w:author="Peng Luqi" w:date="2019-10-13T14:50:00Z">
            <w:rPr>
              <w:lang w:val="fr-FR"/>
            </w:rPr>
          </w:rPrChange>
        </w:rPr>
        <w:t>il</w:t>
      </w:r>
      <w:r w:rsidRPr="00F94CB9">
        <w:rPr>
          <w:spacing w:val="-8"/>
          <w:sz w:val="28"/>
          <w:szCs w:val="28"/>
          <w:lang w:val="fr-FR"/>
          <w:rPrChange w:id="14484" w:author="Peng Luqi" w:date="2019-10-13T14:50:00Z">
            <w:rPr>
              <w:spacing w:val="-8"/>
              <w:lang w:val="fr-FR"/>
            </w:rPr>
          </w:rPrChange>
        </w:rPr>
        <w:t xml:space="preserve"> </w:t>
      </w:r>
      <w:r w:rsidRPr="00F94CB9">
        <w:rPr>
          <w:sz w:val="28"/>
          <w:szCs w:val="28"/>
          <w:lang w:val="fr-FR"/>
          <w:rPrChange w:id="14485" w:author="Peng Luqi" w:date="2019-10-13T14:50:00Z">
            <w:rPr>
              <w:lang w:val="fr-FR"/>
            </w:rPr>
          </w:rPrChange>
        </w:rPr>
        <w:t>est</w:t>
      </w:r>
      <w:r w:rsidRPr="00F94CB9">
        <w:rPr>
          <w:spacing w:val="-10"/>
          <w:sz w:val="28"/>
          <w:szCs w:val="28"/>
          <w:lang w:val="fr-FR"/>
          <w:rPrChange w:id="14486" w:author="Peng Luqi" w:date="2019-10-13T14:50:00Z">
            <w:rPr>
              <w:spacing w:val="-10"/>
              <w:lang w:val="fr-FR"/>
            </w:rPr>
          </w:rPrChange>
        </w:rPr>
        <w:t xml:space="preserve"> </w:t>
      </w:r>
      <w:r w:rsidRPr="00F94CB9">
        <w:rPr>
          <w:sz w:val="28"/>
          <w:szCs w:val="28"/>
          <w:lang w:val="fr-FR"/>
          <w:rPrChange w:id="14487" w:author="Peng Luqi" w:date="2019-10-13T14:50:00Z">
            <w:rPr>
              <w:lang w:val="fr-FR"/>
            </w:rPr>
          </w:rPrChange>
        </w:rPr>
        <w:t>difficile</w:t>
      </w:r>
      <w:r w:rsidRPr="00F94CB9">
        <w:rPr>
          <w:spacing w:val="-8"/>
          <w:sz w:val="28"/>
          <w:szCs w:val="28"/>
          <w:lang w:val="fr-FR"/>
          <w:rPrChange w:id="14488" w:author="Peng Luqi" w:date="2019-10-13T14:50:00Z">
            <w:rPr>
              <w:spacing w:val="-8"/>
              <w:lang w:val="fr-FR"/>
            </w:rPr>
          </w:rPrChange>
        </w:rPr>
        <w:t xml:space="preserve"> </w:t>
      </w:r>
      <w:r w:rsidRPr="00F94CB9">
        <w:rPr>
          <w:sz w:val="28"/>
          <w:szCs w:val="28"/>
          <w:lang w:val="fr-FR"/>
          <w:rPrChange w:id="14489" w:author="Peng Luqi" w:date="2019-10-13T14:50:00Z">
            <w:rPr>
              <w:lang w:val="fr-FR"/>
            </w:rPr>
          </w:rPrChange>
        </w:rPr>
        <w:t>d</w:t>
      </w:r>
      <w:del w:id="14490" w:author="Peng Luqi" w:date="2019-10-13T14:43:00Z">
        <w:r w:rsidRPr="00F94CB9" w:rsidDel="00EF666F">
          <w:rPr>
            <w:sz w:val="28"/>
            <w:szCs w:val="28"/>
            <w:lang w:val="fr-FR"/>
            <w:rPrChange w:id="14491" w:author="Peng Luqi" w:date="2019-10-13T14:50:00Z">
              <w:rPr>
                <w:lang w:val="fr-FR"/>
              </w:rPr>
            </w:rPrChange>
          </w:rPr>
          <w:delText>’</w:delText>
        </w:r>
      </w:del>
      <w:ins w:id="14492" w:author="Peng Luqi" w:date="2019-10-13T14:43:00Z">
        <w:r w:rsidR="00EF666F" w:rsidRPr="00F94CB9">
          <w:rPr>
            <w:sz w:val="28"/>
            <w:szCs w:val="28"/>
            <w:lang w:val="fr-FR"/>
            <w:rPrChange w:id="14493" w:author="Peng Luqi" w:date="2019-10-13T14:50:00Z">
              <w:rPr>
                <w:lang w:val="fr-FR"/>
              </w:rPr>
            </w:rPrChange>
          </w:rPr>
          <w:t>’</w:t>
        </w:r>
      </w:ins>
      <w:r w:rsidRPr="00F94CB9">
        <w:rPr>
          <w:sz w:val="28"/>
          <w:szCs w:val="28"/>
          <w:lang w:val="fr-FR"/>
          <w:rPrChange w:id="14494" w:author="Peng Luqi" w:date="2019-10-13T14:50:00Z">
            <w:rPr>
              <w:lang w:val="fr-FR"/>
            </w:rPr>
          </w:rPrChange>
        </w:rPr>
        <w:t>imaginer</w:t>
      </w:r>
      <w:r w:rsidRPr="00F94CB9">
        <w:rPr>
          <w:spacing w:val="-9"/>
          <w:sz w:val="28"/>
          <w:szCs w:val="28"/>
          <w:lang w:val="fr-FR"/>
          <w:rPrChange w:id="14495" w:author="Peng Luqi" w:date="2019-10-13T14:50:00Z">
            <w:rPr>
              <w:spacing w:val="-9"/>
              <w:lang w:val="fr-FR"/>
            </w:rPr>
          </w:rPrChange>
        </w:rPr>
        <w:t xml:space="preserve"> </w:t>
      </w:r>
      <w:r w:rsidRPr="00F94CB9">
        <w:rPr>
          <w:sz w:val="28"/>
          <w:szCs w:val="28"/>
          <w:lang w:val="fr-FR"/>
          <w:rPrChange w:id="14496" w:author="Peng Luqi" w:date="2019-10-13T14:50:00Z">
            <w:rPr>
              <w:lang w:val="fr-FR"/>
            </w:rPr>
          </w:rPrChange>
        </w:rPr>
        <w:t>ce</w:t>
      </w:r>
      <w:r w:rsidRPr="00F94CB9">
        <w:rPr>
          <w:spacing w:val="-9"/>
          <w:sz w:val="28"/>
          <w:szCs w:val="28"/>
          <w:lang w:val="fr-FR"/>
          <w:rPrChange w:id="14497" w:author="Peng Luqi" w:date="2019-10-13T14:50:00Z">
            <w:rPr>
              <w:spacing w:val="-9"/>
              <w:lang w:val="fr-FR"/>
            </w:rPr>
          </w:rPrChange>
        </w:rPr>
        <w:t xml:space="preserve"> </w:t>
      </w:r>
      <w:r w:rsidRPr="00F94CB9">
        <w:rPr>
          <w:sz w:val="28"/>
          <w:szCs w:val="28"/>
          <w:lang w:val="fr-FR"/>
          <w:rPrChange w:id="14498" w:author="Peng Luqi" w:date="2019-10-13T14:50:00Z">
            <w:rPr>
              <w:lang w:val="fr-FR"/>
            </w:rPr>
          </w:rPrChange>
        </w:rPr>
        <w:t>que</w:t>
      </w:r>
      <w:r w:rsidRPr="00F94CB9">
        <w:rPr>
          <w:spacing w:val="-10"/>
          <w:sz w:val="28"/>
          <w:szCs w:val="28"/>
          <w:lang w:val="fr-FR"/>
          <w:rPrChange w:id="14499" w:author="Peng Luqi" w:date="2019-10-13T14:50:00Z">
            <w:rPr>
              <w:spacing w:val="-10"/>
              <w:lang w:val="fr-FR"/>
            </w:rPr>
          </w:rPrChange>
        </w:rPr>
        <w:t xml:space="preserve"> </w:t>
      </w:r>
      <w:r w:rsidRPr="00F94CB9">
        <w:rPr>
          <w:sz w:val="28"/>
          <w:szCs w:val="28"/>
          <w:lang w:val="fr-FR"/>
          <w:rPrChange w:id="14500" w:author="Peng Luqi" w:date="2019-10-13T14:50:00Z">
            <w:rPr>
              <w:lang w:val="fr-FR"/>
            </w:rPr>
          </w:rPrChange>
        </w:rPr>
        <w:t>vous</w:t>
      </w:r>
      <w:r w:rsidRPr="00F94CB9">
        <w:rPr>
          <w:spacing w:val="-9"/>
          <w:sz w:val="28"/>
          <w:szCs w:val="28"/>
          <w:lang w:val="fr-FR"/>
          <w:rPrChange w:id="14501" w:author="Peng Luqi" w:date="2019-10-13T14:50:00Z">
            <w:rPr>
              <w:spacing w:val="-9"/>
              <w:lang w:val="fr-FR"/>
            </w:rPr>
          </w:rPrChange>
        </w:rPr>
        <w:t xml:space="preserve"> </w:t>
      </w:r>
      <w:r w:rsidRPr="00F94CB9">
        <w:rPr>
          <w:sz w:val="28"/>
          <w:szCs w:val="28"/>
          <w:lang w:val="fr-FR"/>
          <w:rPrChange w:id="14502" w:author="Peng Luqi" w:date="2019-10-13T14:50:00Z">
            <w:rPr>
              <w:lang w:val="fr-FR"/>
            </w:rPr>
          </w:rPrChange>
        </w:rPr>
        <w:t>serez</w:t>
      </w:r>
      <w:r w:rsidRPr="00F94CB9">
        <w:rPr>
          <w:spacing w:val="-9"/>
          <w:sz w:val="28"/>
          <w:szCs w:val="28"/>
          <w:lang w:val="fr-FR"/>
          <w:rPrChange w:id="14503" w:author="Peng Luqi" w:date="2019-10-13T14:50:00Z">
            <w:rPr>
              <w:spacing w:val="-9"/>
              <w:lang w:val="fr-FR"/>
            </w:rPr>
          </w:rPrChange>
        </w:rPr>
        <w:t xml:space="preserve"> </w:t>
      </w:r>
      <w:r w:rsidRPr="00F94CB9">
        <w:rPr>
          <w:sz w:val="28"/>
          <w:szCs w:val="28"/>
          <w:lang w:val="fr-FR"/>
          <w:rPrChange w:id="14504" w:author="Peng Luqi" w:date="2019-10-13T14:50:00Z">
            <w:rPr>
              <w:lang w:val="fr-FR"/>
            </w:rPr>
          </w:rPrChange>
        </w:rPr>
        <w:t>à</w:t>
      </w:r>
      <w:r w:rsidRPr="00F94CB9">
        <w:rPr>
          <w:spacing w:val="-10"/>
          <w:sz w:val="28"/>
          <w:szCs w:val="28"/>
          <w:lang w:val="fr-FR"/>
          <w:rPrChange w:id="14505" w:author="Peng Luqi" w:date="2019-10-13T14:50:00Z">
            <w:rPr>
              <w:spacing w:val="-10"/>
              <w:lang w:val="fr-FR"/>
            </w:rPr>
          </w:rPrChange>
        </w:rPr>
        <w:t xml:space="preserve"> </w:t>
      </w:r>
      <w:r w:rsidRPr="00F94CB9">
        <w:rPr>
          <w:sz w:val="28"/>
          <w:szCs w:val="28"/>
          <w:lang w:val="fr-FR"/>
          <w:rPrChange w:id="14506" w:author="Peng Luqi" w:date="2019-10-13T14:50:00Z">
            <w:rPr>
              <w:lang w:val="fr-FR"/>
            </w:rPr>
          </w:rPrChange>
        </w:rPr>
        <w:t>l</w:t>
      </w:r>
      <w:del w:id="14507" w:author="Peng Luqi" w:date="2019-10-13T14:43:00Z">
        <w:r w:rsidRPr="00F94CB9" w:rsidDel="00EF666F">
          <w:rPr>
            <w:sz w:val="28"/>
            <w:szCs w:val="28"/>
            <w:lang w:val="fr-FR"/>
            <w:rPrChange w:id="14508" w:author="Peng Luqi" w:date="2019-10-13T14:50:00Z">
              <w:rPr>
                <w:lang w:val="fr-FR"/>
              </w:rPr>
            </w:rPrChange>
          </w:rPr>
          <w:delText>’</w:delText>
        </w:r>
      </w:del>
      <w:ins w:id="14509" w:author="Peng Luqi" w:date="2019-10-13T14:43:00Z">
        <w:r w:rsidR="00EF666F" w:rsidRPr="00F94CB9">
          <w:rPr>
            <w:sz w:val="28"/>
            <w:szCs w:val="28"/>
            <w:lang w:val="fr-FR"/>
            <w:rPrChange w:id="14510" w:author="Peng Luqi" w:date="2019-10-13T14:50:00Z">
              <w:rPr>
                <w:lang w:val="fr-FR"/>
              </w:rPr>
            </w:rPrChange>
          </w:rPr>
          <w:t>’</w:t>
        </w:r>
      </w:ins>
      <w:r w:rsidRPr="00F94CB9">
        <w:rPr>
          <w:sz w:val="28"/>
          <w:szCs w:val="28"/>
          <w:lang w:val="fr-FR"/>
          <w:rPrChange w:id="14511" w:author="Peng Luqi" w:date="2019-10-13T14:50:00Z">
            <w:rPr>
              <w:lang w:val="fr-FR"/>
            </w:rPr>
          </w:rPrChange>
        </w:rPr>
        <w:t>avenir,</w:t>
      </w:r>
      <w:r w:rsidRPr="00F94CB9">
        <w:rPr>
          <w:spacing w:val="-8"/>
          <w:sz w:val="28"/>
          <w:szCs w:val="28"/>
          <w:lang w:val="fr-FR"/>
          <w:rPrChange w:id="14512" w:author="Peng Luqi" w:date="2019-10-13T14:50:00Z">
            <w:rPr>
              <w:spacing w:val="-8"/>
              <w:lang w:val="fr-FR"/>
            </w:rPr>
          </w:rPrChange>
        </w:rPr>
        <w:t xml:space="preserve"> </w:t>
      </w:r>
      <w:r w:rsidRPr="00F94CB9">
        <w:rPr>
          <w:sz w:val="28"/>
          <w:szCs w:val="28"/>
          <w:lang w:val="fr-FR"/>
          <w:rPrChange w:id="14513" w:author="Peng Luqi" w:date="2019-10-13T14:50:00Z">
            <w:rPr>
              <w:lang w:val="fr-FR"/>
            </w:rPr>
          </w:rPrChange>
        </w:rPr>
        <w:t xml:space="preserve">cependant, selon mon expérience, le </w:t>
      </w:r>
      <w:r w:rsidRPr="00F94CB9">
        <w:rPr>
          <w:sz w:val="28"/>
          <w:szCs w:val="28"/>
          <w:lang w:val="fr-FR"/>
          <w:rPrChange w:id="14514" w:author="Peng Luqi" w:date="2019-10-13T14:50:00Z">
            <w:rPr>
              <w:lang w:val="fr-FR"/>
            </w:rPr>
          </w:rPrChange>
        </w:rPr>
        <w:lastRenderedPageBreak/>
        <w:t>changement le plus grand est également le plus lent, comme tous ceux qui se font</w:t>
      </w:r>
      <w:r w:rsidRPr="00F94CB9">
        <w:rPr>
          <w:spacing w:val="-2"/>
          <w:sz w:val="28"/>
          <w:szCs w:val="28"/>
          <w:lang w:val="fr-FR"/>
          <w:rPrChange w:id="14515" w:author="Peng Luqi" w:date="2019-10-13T14:50:00Z">
            <w:rPr>
              <w:spacing w:val="-2"/>
              <w:lang w:val="fr-FR"/>
            </w:rPr>
          </w:rPrChange>
        </w:rPr>
        <w:t xml:space="preserve"> </w:t>
      </w:r>
      <w:r w:rsidRPr="00F94CB9">
        <w:rPr>
          <w:sz w:val="28"/>
          <w:szCs w:val="28"/>
          <w:lang w:val="fr-FR"/>
          <w:rPrChange w:id="14516" w:author="Peng Luqi" w:date="2019-10-13T14:50:00Z">
            <w:rPr>
              <w:lang w:val="fr-FR"/>
            </w:rPr>
          </w:rPrChange>
        </w:rPr>
        <w:t>réellement.</w:t>
      </w:r>
    </w:p>
    <w:p w:rsidR="00C96301" w:rsidRDefault="00C96301" w:rsidP="00CB23F4">
      <w:pPr>
        <w:ind w:left="170" w:right="170"/>
        <w:jc w:val="both"/>
        <w:rPr>
          <w:ins w:id="14517" w:author="Peng Luqi" w:date="2019-10-13T23:12:00Z"/>
          <w:sz w:val="28"/>
          <w:szCs w:val="28"/>
          <w:lang w:val="fr-FR"/>
        </w:rPr>
      </w:pPr>
    </w:p>
    <w:p w:rsidR="00C96301" w:rsidRPr="00C96301" w:rsidRDefault="00C96301">
      <w:pPr>
        <w:pStyle w:val="a3"/>
        <w:ind w:left="720" w:right="720"/>
        <w:jc w:val="both"/>
        <w:rPr>
          <w:lang w:val="fr-FR"/>
          <w:rPrChange w:id="14518" w:author="Peng Luqi" w:date="2019-10-13T23:13:00Z">
            <w:rPr>
              <w:lang w:val="fr-FR"/>
            </w:rPr>
          </w:rPrChange>
        </w:rPr>
        <w:pPrChange w:id="14519" w:author="Peng Luqi" w:date="2019-10-13T23:13:00Z">
          <w:pPr>
            <w:ind w:left="130" w:right="183"/>
            <w:jc w:val="both"/>
          </w:pPr>
        </w:pPrChange>
      </w:pPr>
      <w:ins w:id="14520" w:author="Peng Luqi" w:date="2019-10-13T23:12:00Z">
        <w:r w:rsidRPr="00C96301">
          <w:rPr>
            <w:rFonts w:ascii="宋体" w:eastAsia="宋体" w:hAnsi="宋体" w:cs="宋体" w:hint="eastAsia"/>
            <w:lang w:val="fr-FR"/>
            <w:rPrChange w:id="14521" w:author="Peng Luqi" w:date="2019-10-13T23:13:00Z">
              <w:rPr>
                <w:rFonts w:eastAsiaTheme="minorEastAsia" w:hint="eastAsia"/>
                <w:lang w:val="fr-FR" w:eastAsia="zh-CN"/>
              </w:rPr>
            </w:rPrChange>
          </w:rPr>
          <w:t>前所未有地淡定从容。</w:t>
        </w:r>
      </w:ins>
    </w:p>
    <w:p w:rsidR="002B38DF" w:rsidRPr="00F94CB9" w:rsidRDefault="002B38DF">
      <w:pPr>
        <w:pStyle w:val="a3"/>
        <w:ind w:left="170" w:right="170"/>
        <w:jc w:val="both"/>
        <w:rPr>
          <w:lang w:val="fr-FR"/>
          <w:rPrChange w:id="14522" w:author="Peng Luqi" w:date="2019-10-13T14:50:00Z">
            <w:rPr>
              <w:sz w:val="21"/>
              <w:lang w:val="fr-FR"/>
            </w:rPr>
          </w:rPrChange>
        </w:rPr>
        <w:pPrChange w:id="14523" w:author="Peng Luqi" w:date="2019-10-13T14:20:00Z">
          <w:pPr>
            <w:pStyle w:val="a3"/>
            <w:spacing w:before="9"/>
          </w:pPr>
        </w:pPrChange>
      </w:pPr>
    </w:p>
    <w:p w:rsidR="002B38DF" w:rsidRPr="00F94CB9" w:rsidRDefault="00716360">
      <w:pPr>
        <w:ind w:left="170" w:right="170"/>
        <w:jc w:val="both"/>
        <w:rPr>
          <w:sz w:val="28"/>
          <w:szCs w:val="28"/>
          <w:lang w:val="fr-FR"/>
          <w:rPrChange w:id="14524" w:author="Peng Luqi" w:date="2019-10-13T14:50:00Z">
            <w:rPr>
              <w:lang w:val="fr-FR"/>
            </w:rPr>
          </w:rPrChange>
        </w:rPr>
        <w:pPrChange w:id="14525" w:author="Peng Luqi" w:date="2019-10-13T14:20:00Z">
          <w:pPr>
            <w:ind w:left="130" w:right="183"/>
            <w:jc w:val="both"/>
          </w:pPr>
        </w:pPrChange>
      </w:pPr>
      <w:r w:rsidRPr="00F94CB9">
        <w:rPr>
          <w:sz w:val="28"/>
          <w:szCs w:val="28"/>
          <w:lang w:val="fr-FR"/>
          <w:rPrChange w:id="14526" w:author="Peng Luqi" w:date="2019-10-13T14:50:00Z">
            <w:rPr>
              <w:lang w:val="fr-FR"/>
            </w:rPr>
          </w:rPrChange>
        </w:rPr>
        <w:t>Comme une personne ordinaire, combien de temps dure votre long terme ? Je vous l</w:t>
      </w:r>
      <w:del w:id="14527" w:author="Peng Luqi" w:date="2019-10-13T14:43:00Z">
        <w:r w:rsidRPr="00F94CB9" w:rsidDel="00EF666F">
          <w:rPr>
            <w:sz w:val="28"/>
            <w:szCs w:val="28"/>
            <w:lang w:val="fr-FR"/>
            <w:rPrChange w:id="14528" w:author="Peng Luqi" w:date="2019-10-13T14:50:00Z">
              <w:rPr>
                <w:lang w:val="fr-FR"/>
              </w:rPr>
            </w:rPrChange>
          </w:rPr>
          <w:delText>’</w:delText>
        </w:r>
      </w:del>
      <w:ins w:id="14529" w:author="Peng Luqi" w:date="2019-10-13T14:43:00Z">
        <w:r w:rsidR="00EF666F" w:rsidRPr="00F94CB9">
          <w:rPr>
            <w:sz w:val="28"/>
            <w:szCs w:val="28"/>
            <w:lang w:val="fr-FR"/>
            <w:rPrChange w:id="14530" w:author="Peng Luqi" w:date="2019-10-13T14:50:00Z">
              <w:rPr>
                <w:lang w:val="fr-FR"/>
              </w:rPr>
            </w:rPrChange>
          </w:rPr>
          <w:t>’</w:t>
        </w:r>
      </w:ins>
      <w:r w:rsidRPr="00F94CB9">
        <w:rPr>
          <w:sz w:val="28"/>
          <w:szCs w:val="28"/>
          <w:lang w:val="fr-FR"/>
          <w:rPrChange w:id="14531" w:author="Peng Luqi" w:date="2019-10-13T14:50:00Z">
            <w:rPr>
              <w:lang w:val="fr-FR"/>
            </w:rPr>
          </w:rPrChange>
        </w:rPr>
        <w:t>ai déjà dit : très simple, deux cycles ou plus. C</w:t>
      </w:r>
      <w:del w:id="14532" w:author="Peng Luqi" w:date="2019-10-13T14:43:00Z">
        <w:r w:rsidRPr="00F94CB9" w:rsidDel="00EF666F">
          <w:rPr>
            <w:sz w:val="28"/>
            <w:szCs w:val="28"/>
            <w:lang w:val="fr-FR"/>
            <w:rPrChange w:id="14533" w:author="Peng Luqi" w:date="2019-10-13T14:50:00Z">
              <w:rPr>
                <w:lang w:val="fr-FR"/>
              </w:rPr>
            </w:rPrChange>
          </w:rPr>
          <w:delText>’</w:delText>
        </w:r>
      </w:del>
      <w:ins w:id="14534" w:author="Peng Luqi" w:date="2019-10-13T14:43:00Z">
        <w:r w:rsidR="00EF666F" w:rsidRPr="00F94CB9">
          <w:rPr>
            <w:sz w:val="28"/>
            <w:szCs w:val="28"/>
            <w:lang w:val="fr-FR"/>
            <w:rPrChange w:id="14535" w:author="Peng Luqi" w:date="2019-10-13T14:50:00Z">
              <w:rPr>
                <w:lang w:val="fr-FR"/>
              </w:rPr>
            </w:rPrChange>
          </w:rPr>
          <w:t>’</w:t>
        </w:r>
      </w:ins>
      <w:r w:rsidRPr="00F94CB9">
        <w:rPr>
          <w:sz w:val="28"/>
          <w:szCs w:val="28"/>
          <w:lang w:val="fr-FR"/>
          <w:rPrChange w:id="14536" w:author="Peng Luqi" w:date="2019-10-13T14:50:00Z">
            <w:rPr>
              <w:lang w:val="fr-FR"/>
            </w:rPr>
          </w:rPrChange>
        </w:rPr>
        <w:t xml:space="preserve">est pourquoi nous avons finalement choisi les crypto monnaies. Choisissez les </w:t>
      </w:r>
      <w:r w:rsidRPr="00F94CB9">
        <w:rPr>
          <w:i/>
          <w:color w:val="00B0F0"/>
          <w:sz w:val="28"/>
          <w:szCs w:val="28"/>
          <w:lang w:val="fr-FR"/>
          <w:rPrChange w:id="14537" w:author="Peng Luqi" w:date="2019-10-13T14:50:00Z">
            <w:rPr>
              <w:i/>
              <w:color w:val="00B0F0"/>
              <w:lang w:val="fr-FR"/>
            </w:rPr>
          </w:rPrChange>
        </w:rPr>
        <w:t>BOX</w:t>
      </w:r>
      <w:r w:rsidRPr="00F94CB9">
        <w:rPr>
          <w:sz w:val="28"/>
          <w:szCs w:val="28"/>
          <w:lang w:val="fr-FR"/>
          <w:rPrChange w:id="14538" w:author="Peng Luqi" w:date="2019-10-13T14:50:00Z">
            <w:rPr>
              <w:lang w:val="fr-FR"/>
            </w:rPr>
          </w:rPrChange>
        </w:rPr>
        <w:t>. Deux cycles c</w:t>
      </w:r>
      <w:del w:id="14539" w:author="Peng Luqi" w:date="2019-10-13T14:43:00Z">
        <w:r w:rsidRPr="00F94CB9" w:rsidDel="00EF666F">
          <w:rPr>
            <w:sz w:val="28"/>
            <w:szCs w:val="28"/>
            <w:lang w:val="fr-FR"/>
            <w:rPrChange w:id="14540" w:author="Peng Luqi" w:date="2019-10-13T14:50:00Z">
              <w:rPr>
                <w:lang w:val="fr-FR"/>
              </w:rPr>
            </w:rPrChange>
          </w:rPr>
          <w:delText>’</w:delText>
        </w:r>
      </w:del>
      <w:ins w:id="14541" w:author="Peng Luqi" w:date="2019-10-13T14:43:00Z">
        <w:r w:rsidR="00EF666F" w:rsidRPr="00F94CB9">
          <w:rPr>
            <w:sz w:val="28"/>
            <w:szCs w:val="28"/>
            <w:lang w:val="fr-FR"/>
            <w:rPrChange w:id="14542" w:author="Peng Luqi" w:date="2019-10-13T14:50:00Z">
              <w:rPr>
                <w:lang w:val="fr-FR"/>
              </w:rPr>
            </w:rPrChange>
          </w:rPr>
          <w:t>’</w:t>
        </w:r>
      </w:ins>
      <w:r w:rsidRPr="00F94CB9">
        <w:rPr>
          <w:sz w:val="28"/>
          <w:szCs w:val="28"/>
          <w:lang w:val="fr-FR"/>
          <w:rPrChange w:id="14543" w:author="Peng Luqi" w:date="2019-10-13T14:50:00Z">
            <w:rPr>
              <w:lang w:val="fr-FR"/>
            </w:rPr>
          </w:rPrChange>
        </w:rPr>
        <w:t>est vraiment court. Et ils le seront de plus en plus. Lorsque vous aurez</w:t>
      </w:r>
      <w:r w:rsidRPr="00F94CB9">
        <w:rPr>
          <w:spacing w:val="-6"/>
          <w:sz w:val="28"/>
          <w:szCs w:val="28"/>
          <w:lang w:val="fr-FR"/>
          <w:rPrChange w:id="14544" w:author="Peng Luqi" w:date="2019-10-13T14:50:00Z">
            <w:rPr>
              <w:spacing w:val="-6"/>
              <w:lang w:val="fr-FR"/>
            </w:rPr>
          </w:rPrChange>
        </w:rPr>
        <w:t xml:space="preserve"> </w:t>
      </w:r>
      <w:r w:rsidRPr="00F94CB9">
        <w:rPr>
          <w:sz w:val="28"/>
          <w:szCs w:val="28"/>
          <w:lang w:val="fr-FR"/>
          <w:rPrChange w:id="14545" w:author="Peng Luqi" w:date="2019-10-13T14:50:00Z">
            <w:rPr>
              <w:lang w:val="fr-FR"/>
            </w:rPr>
          </w:rPrChange>
        </w:rPr>
        <w:t>parcouru</w:t>
      </w:r>
      <w:r w:rsidRPr="00F94CB9">
        <w:rPr>
          <w:spacing w:val="-5"/>
          <w:sz w:val="28"/>
          <w:szCs w:val="28"/>
          <w:lang w:val="fr-FR"/>
          <w:rPrChange w:id="14546" w:author="Peng Luqi" w:date="2019-10-13T14:50:00Z">
            <w:rPr>
              <w:spacing w:val="-5"/>
              <w:lang w:val="fr-FR"/>
            </w:rPr>
          </w:rPrChange>
        </w:rPr>
        <w:t xml:space="preserve"> </w:t>
      </w:r>
      <w:r w:rsidRPr="00F94CB9">
        <w:rPr>
          <w:sz w:val="28"/>
          <w:szCs w:val="28"/>
          <w:lang w:val="fr-FR"/>
          <w:rPrChange w:id="14547" w:author="Peng Luqi" w:date="2019-10-13T14:50:00Z">
            <w:rPr>
              <w:lang w:val="fr-FR"/>
            </w:rPr>
          </w:rPrChange>
        </w:rPr>
        <w:t>deux</w:t>
      </w:r>
      <w:r w:rsidRPr="00F94CB9">
        <w:rPr>
          <w:spacing w:val="-6"/>
          <w:sz w:val="28"/>
          <w:szCs w:val="28"/>
          <w:lang w:val="fr-FR"/>
          <w:rPrChange w:id="14548" w:author="Peng Luqi" w:date="2019-10-13T14:50:00Z">
            <w:rPr>
              <w:spacing w:val="-6"/>
              <w:lang w:val="fr-FR"/>
            </w:rPr>
          </w:rPrChange>
        </w:rPr>
        <w:t xml:space="preserve"> </w:t>
      </w:r>
      <w:r w:rsidRPr="00F94CB9">
        <w:rPr>
          <w:sz w:val="28"/>
          <w:szCs w:val="28"/>
          <w:lang w:val="fr-FR"/>
          <w:rPrChange w:id="14549" w:author="Peng Luqi" w:date="2019-10-13T14:50:00Z">
            <w:rPr>
              <w:lang w:val="fr-FR"/>
            </w:rPr>
          </w:rPrChange>
        </w:rPr>
        <w:t>cycles</w:t>
      </w:r>
      <w:r w:rsidRPr="00F94CB9">
        <w:rPr>
          <w:spacing w:val="-5"/>
          <w:sz w:val="28"/>
          <w:szCs w:val="28"/>
          <w:lang w:val="fr-FR"/>
          <w:rPrChange w:id="14550" w:author="Peng Luqi" w:date="2019-10-13T14:50:00Z">
            <w:rPr>
              <w:spacing w:val="-5"/>
              <w:lang w:val="fr-FR"/>
            </w:rPr>
          </w:rPrChange>
        </w:rPr>
        <w:t xml:space="preserve"> </w:t>
      </w:r>
      <w:r w:rsidRPr="00F94CB9">
        <w:rPr>
          <w:sz w:val="28"/>
          <w:szCs w:val="28"/>
          <w:lang w:val="fr-FR"/>
          <w:rPrChange w:id="14551" w:author="Peng Luqi" w:date="2019-10-13T14:50:00Z">
            <w:rPr>
              <w:lang w:val="fr-FR"/>
            </w:rPr>
          </w:rPrChange>
        </w:rPr>
        <w:t>et</w:t>
      </w:r>
      <w:r w:rsidRPr="00F94CB9">
        <w:rPr>
          <w:spacing w:val="-6"/>
          <w:sz w:val="28"/>
          <w:szCs w:val="28"/>
          <w:lang w:val="fr-FR"/>
          <w:rPrChange w:id="14552" w:author="Peng Luqi" w:date="2019-10-13T14:50:00Z">
            <w:rPr>
              <w:spacing w:val="-6"/>
              <w:lang w:val="fr-FR"/>
            </w:rPr>
          </w:rPrChange>
        </w:rPr>
        <w:t xml:space="preserve"> </w:t>
      </w:r>
      <w:r w:rsidRPr="00F94CB9">
        <w:rPr>
          <w:sz w:val="28"/>
          <w:szCs w:val="28"/>
          <w:lang w:val="fr-FR"/>
          <w:rPrChange w:id="14553" w:author="Peng Luqi" w:date="2019-10-13T14:50:00Z">
            <w:rPr>
              <w:lang w:val="fr-FR"/>
            </w:rPr>
          </w:rPrChange>
        </w:rPr>
        <w:t>que</w:t>
      </w:r>
      <w:r w:rsidRPr="00F94CB9">
        <w:rPr>
          <w:spacing w:val="-5"/>
          <w:sz w:val="28"/>
          <w:szCs w:val="28"/>
          <w:lang w:val="fr-FR"/>
          <w:rPrChange w:id="14554" w:author="Peng Luqi" w:date="2019-10-13T14:50:00Z">
            <w:rPr>
              <w:spacing w:val="-5"/>
              <w:lang w:val="fr-FR"/>
            </w:rPr>
          </w:rPrChange>
        </w:rPr>
        <w:t xml:space="preserve"> </w:t>
      </w:r>
      <w:r w:rsidRPr="00F94CB9">
        <w:rPr>
          <w:sz w:val="28"/>
          <w:szCs w:val="28"/>
          <w:lang w:val="fr-FR"/>
          <w:rPrChange w:id="14555" w:author="Peng Luqi" w:date="2019-10-13T14:50:00Z">
            <w:rPr>
              <w:lang w:val="fr-FR"/>
            </w:rPr>
          </w:rPrChange>
        </w:rPr>
        <w:t>vous</w:t>
      </w:r>
      <w:r w:rsidRPr="00F94CB9">
        <w:rPr>
          <w:spacing w:val="-5"/>
          <w:sz w:val="28"/>
          <w:szCs w:val="28"/>
          <w:lang w:val="fr-FR"/>
          <w:rPrChange w:id="14556" w:author="Peng Luqi" w:date="2019-10-13T14:50:00Z">
            <w:rPr>
              <w:spacing w:val="-5"/>
              <w:lang w:val="fr-FR"/>
            </w:rPr>
          </w:rPrChange>
        </w:rPr>
        <w:t xml:space="preserve"> </w:t>
      </w:r>
      <w:r w:rsidRPr="00F94CB9">
        <w:rPr>
          <w:sz w:val="28"/>
          <w:szCs w:val="28"/>
          <w:lang w:val="fr-FR"/>
          <w:rPrChange w:id="14557" w:author="Peng Luqi" w:date="2019-10-13T14:50:00Z">
            <w:rPr>
              <w:lang w:val="fr-FR"/>
            </w:rPr>
          </w:rPrChange>
        </w:rPr>
        <w:t>regarderez</w:t>
      </w:r>
      <w:r w:rsidRPr="00F94CB9">
        <w:rPr>
          <w:spacing w:val="-6"/>
          <w:sz w:val="28"/>
          <w:szCs w:val="28"/>
          <w:lang w:val="fr-FR"/>
          <w:rPrChange w:id="14558" w:author="Peng Luqi" w:date="2019-10-13T14:50:00Z">
            <w:rPr>
              <w:spacing w:val="-6"/>
              <w:lang w:val="fr-FR"/>
            </w:rPr>
          </w:rPrChange>
        </w:rPr>
        <w:t xml:space="preserve"> </w:t>
      </w:r>
      <w:r w:rsidRPr="00F94CB9">
        <w:rPr>
          <w:sz w:val="28"/>
          <w:szCs w:val="28"/>
          <w:lang w:val="fr-FR"/>
          <w:rPrChange w:id="14559" w:author="Peng Luqi" w:date="2019-10-13T14:50:00Z">
            <w:rPr>
              <w:lang w:val="fr-FR"/>
            </w:rPr>
          </w:rPrChange>
        </w:rPr>
        <w:t>en</w:t>
      </w:r>
      <w:r w:rsidRPr="00F94CB9">
        <w:rPr>
          <w:spacing w:val="-5"/>
          <w:sz w:val="28"/>
          <w:szCs w:val="28"/>
          <w:lang w:val="fr-FR"/>
          <w:rPrChange w:id="14560" w:author="Peng Luqi" w:date="2019-10-13T14:50:00Z">
            <w:rPr>
              <w:spacing w:val="-5"/>
              <w:lang w:val="fr-FR"/>
            </w:rPr>
          </w:rPrChange>
        </w:rPr>
        <w:t xml:space="preserve"> </w:t>
      </w:r>
      <w:r w:rsidRPr="00F94CB9">
        <w:rPr>
          <w:sz w:val="28"/>
          <w:szCs w:val="28"/>
          <w:lang w:val="fr-FR"/>
          <w:rPrChange w:id="14561" w:author="Peng Luqi" w:date="2019-10-13T14:50:00Z">
            <w:rPr>
              <w:lang w:val="fr-FR"/>
            </w:rPr>
          </w:rPrChange>
        </w:rPr>
        <w:t>arrière,</w:t>
      </w:r>
      <w:r w:rsidRPr="00F94CB9">
        <w:rPr>
          <w:spacing w:val="-6"/>
          <w:sz w:val="28"/>
          <w:szCs w:val="28"/>
          <w:lang w:val="fr-FR"/>
          <w:rPrChange w:id="14562" w:author="Peng Luqi" w:date="2019-10-13T14:50:00Z">
            <w:rPr>
              <w:spacing w:val="-6"/>
              <w:lang w:val="fr-FR"/>
            </w:rPr>
          </w:rPrChange>
        </w:rPr>
        <w:t xml:space="preserve"> </w:t>
      </w:r>
      <w:r w:rsidRPr="00F94CB9">
        <w:rPr>
          <w:sz w:val="28"/>
          <w:szCs w:val="28"/>
          <w:lang w:val="fr-FR"/>
          <w:rPrChange w:id="14563" w:author="Peng Luqi" w:date="2019-10-13T14:50:00Z">
            <w:rPr>
              <w:lang w:val="fr-FR"/>
            </w:rPr>
          </w:rPrChange>
        </w:rPr>
        <w:t>vous</w:t>
      </w:r>
      <w:r w:rsidRPr="00F94CB9">
        <w:rPr>
          <w:spacing w:val="-5"/>
          <w:sz w:val="28"/>
          <w:szCs w:val="28"/>
          <w:lang w:val="fr-FR"/>
          <w:rPrChange w:id="14564" w:author="Peng Luqi" w:date="2019-10-13T14:50:00Z">
            <w:rPr>
              <w:spacing w:val="-5"/>
              <w:lang w:val="fr-FR"/>
            </w:rPr>
          </w:rPrChange>
        </w:rPr>
        <w:t xml:space="preserve"> </w:t>
      </w:r>
      <w:r w:rsidRPr="00F94CB9">
        <w:rPr>
          <w:sz w:val="28"/>
          <w:szCs w:val="28"/>
          <w:lang w:val="fr-FR"/>
          <w:rPrChange w:id="14565" w:author="Peng Luqi" w:date="2019-10-13T14:50:00Z">
            <w:rPr>
              <w:lang w:val="fr-FR"/>
            </w:rPr>
          </w:rPrChange>
        </w:rPr>
        <w:t>comprendrez</w:t>
      </w:r>
      <w:r w:rsidRPr="00F94CB9">
        <w:rPr>
          <w:spacing w:val="-7"/>
          <w:sz w:val="28"/>
          <w:szCs w:val="28"/>
          <w:lang w:val="fr-FR"/>
          <w:rPrChange w:id="14566" w:author="Peng Luqi" w:date="2019-10-13T14:50:00Z">
            <w:rPr>
              <w:spacing w:val="-7"/>
              <w:lang w:val="fr-FR"/>
            </w:rPr>
          </w:rPrChange>
        </w:rPr>
        <w:t xml:space="preserve"> </w:t>
      </w:r>
      <w:r w:rsidRPr="00F94CB9">
        <w:rPr>
          <w:sz w:val="28"/>
          <w:szCs w:val="28"/>
          <w:lang w:val="fr-FR"/>
          <w:rPrChange w:id="14567" w:author="Peng Luqi" w:date="2019-10-13T14:50:00Z">
            <w:rPr>
              <w:lang w:val="fr-FR"/>
            </w:rPr>
          </w:rPrChange>
        </w:rPr>
        <w:t>parfaitement</w:t>
      </w:r>
      <w:r w:rsidRPr="00F94CB9">
        <w:rPr>
          <w:spacing w:val="-5"/>
          <w:sz w:val="28"/>
          <w:szCs w:val="28"/>
          <w:lang w:val="fr-FR"/>
          <w:rPrChange w:id="14568" w:author="Peng Luqi" w:date="2019-10-13T14:50:00Z">
            <w:rPr>
              <w:spacing w:val="-5"/>
              <w:lang w:val="fr-FR"/>
            </w:rPr>
          </w:rPrChange>
        </w:rPr>
        <w:t xml:space="preserve"> </w:t>
      </w:r>
      <w:r w:rsidRPr="00F94CB9">
        <w:rPr>
          <w:sz w:val="28"/>
          <w:szCs w:val="28"/>
          <w:lang w:val="fr-FR"/>
          <w:rPrChange w:id="14569" w:author="Peng Luqi" w:date="2019-10-13T14:50:00Z">
            <w:rPr>
              <w:lang w:val="fr-FR"/>
            </w:rPr>
          </w:rPrChange>
        </w:rPr>
        <w:t>ce</w:t>
      </w:r>
      <w:r w:rsidRPr="00F94CB9">
        <w:rPr>
          <w:spacing w:val="-5"/>
          <w:sz w:val="28"/>
          <w:szCs w:val="28"/>
          <w:lang w:val="fr-FR"/>
          <w:rPrChange w:id="14570" w:author="Peng Luqi" w:date="2019-10-13T14:50:00Z">
            <w:rPr>
              <w:spacing w:val="-5"/>
              <w:lang w:val="fr-FR"/>
            </w:rPr>
          </w:rPrChange>
        </w:rPr>
        <w:t xml:space="preserve"> </w:t>
      </w:r>
      <w:r w:rsidRPr="00F94CB9">
        <w:rPr>
          <w:sz w:val="28"/>
          <w:szCs w:val="28"/>
          <w:lang w:val="fr-FR"/>
          <w:rPrChange w:id="14571" w:author="Peng Luqi" w:date="2019-10-13T14:50:00Z">
            <w:rPr>
              <w:lang w:val="fr-FR"/>
            </w:rPr>
          </w:rPrChange>
        </w:rPr>
        <w:t>que</w:t>
      </w:r>
      <w:r w:rsidRPr="00F94CB9">
        <w:rPr>
          <w:spacing w:val="-6"/>
          <w:sz w:val="28"/>
          <w:szCs w:val="28"/>
          <w:lang w:val="fr-FR"/>
          <w:rPrChange w:id="14572" w:author="Peng Luqi" w:date="2019-10-13T14:50:00Z">
            <w:rPr>
              <w:spacing w:val="-6"/>
              <w:lang w:val="fr-FR"/>
            </w:rPr>
          </w:rPrChange>
        </w:rPr>
        <w:t xml:space="preserve"> </w:t>
      </w:r>
      <w:r w:rsidRPr="00F94CB9">
        <w:rPr>
          <w:sz w:val="28"/>
          <w:szCs w:val="28"/>
          <w:lang w:val="fr-FR"/>
          <w:rPrChange w:id="14573" w:author="Peng Luqi" w:date="2019-10-13T14:50:00Z">
            <w:rPr>
              <w:lang w:val="fr-FR"/>
            </w:rPr>
          </w:rPrChange>
        </w:rPr>
        <w:t>je voulais</w:t>
      </w:r>
      <w:r w:rsidRPr="00F94CB9">
        <w:rPr>
          <w:spacing w:val="-2"/>
          <w:sz w:val="28"/>
          <w:szCs w:val="28"/>
          <w:lang w:val="fr-FR"/>
          <w:rPrChange w:id="14574" w:author="Peng Luqi" w:date="2019-10-13T14:50:00Z">
            <w:rPr>
              <w:spacing w:val="-2"/>
              <w:lang w:val="fr-FR"/>
            </w:rPr>
          </w:rPrChange>
        </w:rPr>
        <w:t xml:space="preserve"> </w:t>
      </w:r>
      <w:r w:rsidRPr="00F94CB9">
        <w:rPr>
          <w:sz w:val="28"/>
          <w:szCs w:val="28"/>
          <w:lang w:val="fr-FR"/>
          <w:rPrChange w:id="14575" w:author="Peng Luqi" w:date="2019-10-13T14:50:00Z">
            <w:rPr>
              <w:lang w:val="fr-FR"/>
            </w:rPr>
          </w:rPrChange>
        </w:rPr>
        <w:t>dire.</w:t>
      </w:r>
    </w:p>
    <w:p w:rsidR="002B38DF" w:rsidRPr="00F94CB9" w:rsidRDefault="002B38DF">
      <w:pPr>
        <w:pStyle w:val="a3"/>
        <w:ind w:left="170" w:right="170"/>
        <w:jc w:val="both"/>
        <w:rPr>
          <w:lang w:val="fr-FR"/>
          <w:rPrChange w:id="14576" w:author="Peng Luqi" w:date="2019-10-13T14:50:00Z">
            <w:rPr>
              <w:sz w:val="22"/>
              <w:lang w:val="fr-FR"/>
            </w:rPr>
          </w:rPrChange>
        </w:rPr>
        <w:pPrChange w:id="14577" w:author="Peng Luqi" w:date="2019-10-13T14:20:00Z">
          <w:pPr>
            <w:pStyle w:val="a3"/>
            <w:spacing w:before="4"/>
          </w:pPr>
        </w:pPrChange>
      </w:pPr>
    </w:p>
    <w:p w:rsidR="002B38DF" w:rsidRPr="00F94CB9" w:rsidRDefault="00716360">
      <w:pPr>
        <w:ind w:left="170" w:right="170"/>
        <w:jc w:val="both"/>
        <w:rPr>
          <w:sz w:val="28"/>
          <w:szCs w:val="28"/>
          <w:lang w:val="fr-FR"/>
          <w:rPrChange w:id="14578" w:author="Peng Luqi" w:date="2019-10-13T14:50:00Z">
            <w:rPr>
              <w:lang w:val="fr-FR"/>
            </w:rPr>
          </w:rPrChange>
        </w:rPr>
        <w:pPrChange w:id="14579" w:author="Peng Luqi" w:date="2019-10-13T14:20:00Z">
          <w:pPr>
            <w:ind w:left="130"/>
            <w:jc w:val="both"/>
          </w:pPr>
        </w:pPrChange>
      </w:pPr>
      <w:r w:rsidRPr="00F94CB9">
        <w:rPr>
          <w:sz w:val="28"/>
          <w:szCs w:val="28"/>
          <w:lang w:val="fr-FR"/>
          <w:rPrChange w:id="14580" w:author="Peng Luqi" w:date="2019-10-13T14:50:00Z">
            <w:rPr>
              <w:lang w:val="fr-FR"/>
            </w:rPr>
          </w:rPrChange>
        </w:rPr>
        <w:t>Ne vous inquiétez pas, car le soi-disant long terme n</w:t>
      </w:r>
      <w:del w:id="14581" w:author="Peng Luqi" w:date="2019-10-13T14:43:00Z">
        <w:r w:rsidRPr="00F94CB9" w:rsidDel="00EF666F">
          <w:rPr>
            <w:sz w:val="28"/>
            <w:szCs w:val="28"/>
            <w:lang w:val="fr-FR"/>
            <w:rPrChange w:id="14582" w:author="Peng Luqi" w:date="2019-10-13T14:50:00Z">
              <w:rPr>
                <w:lang w:val="fr-FR"/>
              </w:rPr>
            </w:rPrChange>
          </w:rPr>
          <w:delText>’</w:delText>
        </w:r>
      </w:del>
      <w:ins w:id="14583" w:author="Peng Luqi" w:date="2019-10-13T14:43:00Z">
        <w:r w:rsidR="00EF666F" w:rsidRPr="00F94CB9">
          <w:rPr>
            <w:sz w:val="28"/>
            <w:szCs w:val="28"/>
            <w:lang w:val="fr-FR"/>
            <w:rPrChange w:id="14584" w:author="Peng Luqi" w:date="2019-10-13T14:50:00Z">
              <w:rPr>
                <w:lang w:val="fr-FR"/>
              </w:rPr>
            </w:rPrChange>
          </w:rPr>
          <w:t>’</w:t>
        </w:r>
      </w:ins>
      <w:r w:rsidRPr="00F94CB9">
        <w:rPr>
          <w:sz w:val="28"/>
          <w:szCs w:val="28"/>
          <w:lang w:val="fr-FR"/>
          <w:rPrChange w:id="14585" w:author="Peng Luqi" w:date="2019-10-13T14:50:00Z">
            <w:rPr>
              <w:lang w:val="fr-FR"/>
            </w:rPr>
          </w:rPrChange>
        </w:rPr>
        <w:t>est pas très long en réalité.</w:t>
      </w:r>
    </w:p>
    <w:p w:rsidR="002B38DF" w:rsidRPr="00F94CB9" w:rsidRDefault="00716360">
      <w:pPr>
        <w:pStyle w:val="a3"/>
        <w:ind w:left="170" w:right="170"/>
        <w:jc w:val="both"/>
        <w:rPr>
          <w:lang w:val="fr-FR"/>
          <w:rPrChange w:id="14586" w:author="Peng Luqi" w:date="2019-10-13T14:50:00Z">
            <w:rPr>
              <w:sz w:val="14"/>
              <w:lang w:val="fr-FR"/>
            </w:rPr>
          </w:rPrChange>
        </w:rPr>
        <w:pPrChange w:id="14587" w:author="Peng Luqi" w:date="2019-10-13T14:20:00Z">
          <w:pPr>
            <w:pStyle w:val="a3"/>
            <w:spacing w:before="4"/>
          </w:pPr>
        </w:pPrChange>
      </w:pPr>
      <w:r w:rsidRPr="00F94CB9">
        <w:rPr>
          <w:noProof/>
          <w:lang w:val="fr-FR"/>
          <w:rPrChange w:id="14588" w:author="Peng Luqi" w:date="2019-10-13T14:50:00Z">
            <w:rPr>
              <w:noProof/>
            </w:rPr>
          </w:rPrChange>
        </w:rPr>
        <w:drawing>
          <wp:anchor distT="0" distB="0" distL="0" distR="0" simplePos="0" relativeHeight="251664384" behindDoc="0" locked="0" layoutInCell="1" allowOverlap="1">
            <wp:simplePos x="0" y="0"/>
            <wp:positionH relativeFrom="page">
              <wp:posOffset>917737</wp:posOffset>
            </wp:positionH>
            <wp:positionV relativeFrom="paragraph">
              <wp:posOffset>129633</wp:posOffset>
            </wp:positionV>
            <wp:extent cx="5814726" cy="10287"/>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8" cstate="print"/>
                    <a:stretch>
                      <a:fillRect/>
                    </a:stretch>
                  </pic:blipFill>
                  <pic:spPr>
                    <a:xfrm>
                      <a:off x="0" y="0"/>
                      <a:ext cx="5814726" cy="10287"/>
                    </a:xfrm>
                    <a:prstGeom prst="rect">
                      <a:avLst/>
                    </a:prstGeom>
                  </pic:spPr>
                </pic:pic>
              </a:graphicData>
            </a:graphic>
          </wp:anchor>
        </w:drawing>
      </w:r>
    </w:p>
    <w:p w:rsidR="002B38DF" w:rsidRPr="00C96301" w:rsidRDefault="00716360">
      <w:pPr>
        <w:pStyle w:val="1"/>
        <w:ind w:left="170" w:right="170"/>
        <w:jc w:val="both"/>
        <w:rPr>
          <w:b w:val="0"/>
          <w:sz w:val="36"/>
          <w:lang w:val="fr-FR"/>
          <w:rPrChange w:id="14589" w:author="Peng Luqi" w:date="2019-10-13T23:13:00Z">
            <w:rPr>
              <w:b/>
              <w:lang w:val="fr-FR"/>
            </w:rPr>
          </w:rPrChange>
        </w:rPr>
        <w:pPrChange w:id="14590" w:author="Peng Luqi" w:date="2019-10-13T23:13:00Z">
          <w:pPr>
            <w:spacing w:before="2"/>
            <w:ind w:left="130"/>
            <w:jc w:val="both"/>
          </w:pPr>
        </w:pPrChange>
      </w:pPr>
      <w:r w:rsidRPr="00C96301">
        <w:rPr>
          <w:bCs w:val="0"/>
          <w:sz w:val="36"/>
          <w:szCs w:val="22"/>
          <w:lang w:val="fr-FR"/>
          <w:rPrChange w:id="14591" w:author="Peng Luqi" w:date="2019-10-13T23:13:00Z">
            <w:rPr>
              <w:bCs/>
              <w:lang w:val="fr-FR"/>
            </w:rPr>
          </w:rPrChange>
        </w:rPr>
        <w:t>Conclusion</w:t>
      </w:r>
    </w:p>
    <w:p w:rsidR="002B38DF" w:rsidRPr="00F94CB9" w:rsidRDefault="002B38DF">
      <w:pPr>
        <w:pStyle w:val="a3"/>
        <w:ind w:left="170" w:right="170"/>
        <w:jc w:val="both"/>
        <w:rPr>
          <w:b/>
          <w:lang w:val="fr-FR"/>
          <w:rPrChange w:id="14592" w:author="Peng Luqi" w:date="2019-10-13T14:50:00Z">
            <w:rPr>
              <w:b/>
              <w:sz w:val="22"/>
              <w:lang w:val="fr-FR"/>
            </w:rPr>
          </w:rPrChange>
        </w:rPr>
        <w:pPrChange w:id="14593" w:author="Peng Luqi" w:date="2019-10-13T14:20:00Z">
          <w:pPr>
            <w:pStyle w:val="a3"/>
            <w:spacing w:before="2"/>
          </w:pPr>
        </w:pPrChange>
      </w:pPr>
    </w:p>
    <w:p w:rsidR="00C96301" w:rsidRDefault="00716360" w:rsidP="00CB23F4">
      <w:pPr>
        <w:ind w:left="170" w:right="170"/>
        <w:jc w:val="both"/>
        <w:rPr>
          <w:ins w:id="14594" w:author="Peng Luqi" w:date="2019-10-13T23:14:00Z"/>
          <w:sz w:val="28"/>
          <w:szCs w:val="28"/>
          <w:lang w:val="fr-FR"/>
        </w:rPr>
      </w:pPr>
      <w:r w:rsidRPr="00F94CB9">
        <w:rPr>
          <w:sz w:val="28"/>
          <w:szCs w:val="28"/>
          <w:lang w:val="fr-FR"/>
          <w:rPrChange w:id="14595" w:author="Peng Luqi" w:date="2019-10-13T14:50:00Z">
            <w:rPr>
              <w:lang w:val="fr-FR"/>
            </w:rPr>
          </w:rPrChange>
        </w:rPr>
        <w:t>J</w:t>
      </w:r>
      <w:del w:id="14596" w:author="Peng Luqi" w:date="2019-10-13T14:43:00Z">
        <w:r w:rsidRPr="00F94CB9" w:rsidDel="00EF666F">
          <w:rPr>
            <w:sz w:val="28"/>
            <w:szCs w:val="28"/>
            <w:lang w:val="fr-FR"/>
            <w:rPrChange w:id="14597" w:author="Peng Luqi" w:date="2019-10-13T14:50:00Z">
              <w:rPr>
                <w:lang w:val="fr-FR"/>
              </w:rPr>
            </w:rPrChange>
          </w:rPr>
          <w:delText>’</w:delText>
        </w:r>
      </w:del>
      <w:ins w:id="14598" w:author="Peng Luqi" w:date="2019-10-13T14:43:00Z">
        <w:r w:rsidR="00EF666F" w:rsidRPr="00F94CB9">
          <w:rPr>
            <w:sz w:val="28"/>
            <w:szCs w:val="28"/>
            <w:lang w:val="fr-FR"/>
            <w:rPrChange w:id="14599" w:author="Peng Luqi" w:date="2019-10-13T14:50:00Z">
              <w:rPr>
                <w:lang w:val="fr-FR"/>
              </w:rPr>
            </w:rPrChange>
          </w:rPr>
          <w:t>’</w:t>
        </w:r>
      </w:ins>
      <w:r w:rsidRPr="00F94CB9">
        <w:rPr>
          <w:sz w:val="28"/>
          <w:szCs w:val="28"/>
          <w:lang w:val="fr-FR"/>
          <w:rPrChange w:id="14600" w:author="Peng Luqi" w:date="2019-10-13T14:50:00Z">
            <w:rPr>
              <w:lang w:val="fr-FR"/>
            </w:rPr>
          </w:rPrChange>
        </w:rPr>
        <w:t>espère pouvoir vous l</w:t>
      </w:r>
      <w:del w:id="14601" w:author="Peng Luqi" w:date="2019-10-13T14:43:00Z">
        <w:r w:rsidRPr="00F94CB9" w:rsidDel="00EF666F">
          <w:rPr>
            <w:sz w:val="28"/>
            <w:szCs w:val="28"/>
            <w:lang w:val="fr-FR"/>
            <w:rPrChange w:id="14602" w:author="Peng Luqi" w:date="2019-10-13T14:50:00Z">
              <w:rPr>
                <w:lang w:val="fr-FR"/>
              </w:rPr>
            </w:rPrChange>
          </w:rPr>
          <w:delText>’</w:delText>
        </w:r>
      </w:del>
      <w:ins w:id="14603" w:author="Peng Luqi" w:date="2019-10-13T14:43:00Z">
        <w:r w:rsidR="00EF666F" w:rsidRPr="00F94CB9">
          <w:rPr>
            <w:sz w:val="28"/>
            <w:szCs w:val="28"/>
            <w:lang w:val="fr-FR"/>
            <w:rPrChange w:id="14604" w:author="Peng Luqi" w:date="2019-10-13T14:50:00Z">
              <w:rPr>
                <w:lang w:val="fr-FR"/>
              </w:rPr>
            </w:rPrChange>
          </w:rPr>
          <w:t>’</w:t>
        </w:r>
      </w:ins>
      <w:r w:rsidRPr="00F94CB9">
        <w:rPr>
          <w:sz w:val="28"/>
          <w:szCs w:val="28"/>
          <w:lang w:val="fr-FR"/>
          <w:rPrChange w:id="14605" w:author="Peng Luqi" w:date="2019-10-13T14:50:00Z">
            <w:rPr>
              <w:lang w:val="fr-FR"/>
            </w:rPr>
          </w:rPrChange>
        </w:rPr>
        <w:t>expliquer. Je sais que c</w:t>
      </w:r>
      <w:del w:id="14606" w:author="Peng Luqi" w:date="2019-10-13T14:43:00Z">
        <w:r w:rsidRPr="00F94CB9" w:rsidDel="00EF666F">
          <w:rPr>
            <w:sz w:val="28"/>
            <w:szCs w:val="28"/>
            <w:lang w:val="fr-FR"/>
            <w:rPrChange w:id="14607" w:author="Peng Luqi" w:date="2019-10-13T14:50:00Z">
              <w:rPr>
                <w:lang w:val="fr-FR"/>
              </w:rPr>
            </w:rPrChange>
          </w:rPr>
          <w:delText>’</w:delText>
        </w:r>
      </w:del>
      <w:ins w:id="14608" w:author="Peng Luqi" w:date="2019-10-13T14:43:00Z">
        <w:r w:rsidR="00EF666F" w:rsidRPr="00F94CB9">
          <w:rPr>
            <w:sz w:val="28"/>
            <w:szCs w:val="28"/>
            <w:lang w:val="fr-FR"/>
            <w:rPrChange w:id="14609" w:author="Peng Luqi" w:date="2019-10-13T14:50:00Z">
              <w:rPr>
                <w:lang w:val="fr-FR"/>
              </w:rPr>
            </w:rPrChange>
          </w:rPr>
          <w:t>’</w:t>
        </w:r>
      </w:ins>
      <w:r w:rsidRPr="00F94CB9">
        <w:rPr>
          <w:sz w:val="28"/>
          <w:szCs w:val="28"/>
          <w:lang w:val="fr-FR"/>
          <w:rPrChange w:id="14610" w:author="Peng Luqi" w:date="2019-10-13T14:50:00Z">
            <w:rPr>
              <w:lang w:val="fr-FR"/>
            </w:rPr>
          </w:rPrChange>
        </w:rPr>
        <w:t xml:space="preserve">est très difficile, et mes propos ne soutiendront pas le contraire. </w:t>
      </w:r>
    </w:p>
    <w:p w:rsidR="00C96301" w:rsidRDefault="00C96301" w:rsidP="00CB23F4">
      <w:pPr>
        <w:ind w:left="170" w:right="170"/>
        <w:jc w:val="both"/>
        <w:rPr>
          <w:ins w:id="14611" w:author="Peng Luqi" w:date="2019-10-13T23:14:00Z"/>
          <w:sz w:val="28"/>
          <w:szCs w:val="28"/>
          <w:lang w:val="fr-FR"/>
        </w:rPr>
      </w:pPr>
    </w:p>
    <w:p w:rsidR="00C96301" w:rsidRDefault="00716360" w:rsidP="00CB23F4">
      <w:pPr>
        <w:ind w:left="170" w:right="170"/>
        <w:jc w:val="both"/>
        <w:rPr>
          <w:ins w:id="14612" w:author="Peng Luqi" w:date="2019-10-13T23:14:00Z"/>
          <w:sz w:val="28"/>
          <w:szCs w:val="28"/>
          <w:lang w:val="fr-FR"/>
        </w:rPr>
      </w:pPr>
      <w:r w:rsidRPr="00F94CB9">
        <w:rPr>
          <w:sz w:val="28"/>
          <w:szCs w:val="28"/>
          <w:lang w:val="fr-FR"/>
          <w:rPrChange w:id="14613" w:author="Peng Luqi" w:date="2019-10-13T14:50:00Z">
            <w:rPr>
              <w:lang w:val="fr-FR"/>
            </w:rPr>
          </w:rPrChange>
        </w:rPr>
        <w:t xml:space="preserve">Pour parler franchement, je ne fais que transmettre au public un fait simple et certain, sans distinction : </w:t>
      </w:r>
    </w:p>
    <w:p w:rsidR="00C96301" w:rsidRDefault="00C96301" w:rsidP="00CB23F4">
      <w:pPr>
        <w:ind w:left="170" w:right="170"/>
        <w:jc w:val="both"/>
        <w:rPr>
          <w:ins w:id="14614" w:author="Peng Luqi" w:date="2019-10-13T23:14:00Z"/>
          <w:sz w:val="28"/>
          <w:szCs w:val="28"/>
          <w:lang w:val="fr-FR"/>
        </w:rPr>
      </w:pPr>
    </w:p>
    <w:p w:rsidR="002B38DF" w:rsidRPr="00F94CB9" w:rsidRDefault="00716360">
      <w:pPr>
        <w:pStyle w:val="a3"/>
        <w:ind w:left="720" w:right="720"/>
        <w:jc w:val="both"/>
        <w:rPr>
          <w:lang w:val="fr-FR"/>
          <w:rPrChange w:id="14615" w:author="Peng Luqi" w:date="2019-10-13T14:50:00Z">
            <w:rPr>
              <w:lang w:val="fr-FR"/>
            </w:rPr>
          </w:rPrChange>
        </w:rPr>
        <w:pPrChange w:id="14616" w:author="Peng Luqi" w:date="2019-10-13T23:14:00Z">
          <w:pPr>
            <w:ind w:left="130" w:right="183"/>
            <w:jc w:val="both"/>
          </w:pPr>
        </w:pPrChange>
      </w:pPr>
      <w:del w:id="14617" w:author="Peng Luqi" w:date="2019-10-13T23:14:00Z">
        <w:r w:rsidRPr="00F94CB9" w:rsidDel="00C96301">
          <w:rPr>
            <w:lang w:val="fr-FR"/>
            <w:rPrChange w:id="14618" w:author="Peng Luqi" w:date="2019-10-13T14:50:00Z">
              <w:rPr>
                <w:lang w:val="fr-FR"/>
              </w:rPr>
            </w:rPrChange>
          </w:rPr>
          <w:delText>nous</w:delText>
        </w:r>
      </w:del>
      <w:ins w:id="14619" w:author="Peng Luqi" w:date="2019-10-13T23:14:00Z">
        <w:r w:rsidR="00C96301" w:rsidRPr="00F94CB9">
          <w:rPr>
            <w:lang w:val="fr-FR"/>
            <w:rPrChange w:id="14620" w:author="Peng Luqi" w:date="2019-10-13T14:50:00Z">
              <w:rPr>
                <w:lang w:val="fr-FR"/>
              </w:rPr>
            </w:rPrChange>
          </w:rPr>
          <w:t>Nous</w:t>
        </w:r>
      </w:ins>
      <w:r w:rsidRPr="00F94CB9">
        <w:rPr>
          <w:lang w:val="fr-FR"/>
          <w:rPrChange w:id="14621" w:author="Peng Luqi" w:date="2019-10-13T14:50:00Z">
            <w:rPr>
              <w:lang w:val="fr-FR"/>
            </w:rPr>
          </w:rPrChange>
        </w:rPr>
        <w:t xml:space="preserve"> sommes tous les gens ordinaires, mais chacun de nous a la possibilité de vivre de manière</w:t>
      </w:r>
      <w:r w:rsidRPr="00C96301">
        <w:rPr>
          <w:lang w:val="fr-FR"/>
          <w:rPrChange w:id="14622" w:author="Peng Luqi" w:date="2019-10-13T23:14:00Z">
            <w:rPr>
              <w:spacing w:val="-2"/>
              <w:lang w:val="fr-FR"/>
            </w:rPr>
          </w:rPrChange>
        </w:rPr>
        <w:t xml:space="preserve"> </w:t>
      </w:r>
      <w:r w:rsidRPr="00F94CB9">
        <w:rPr>
          <w:lang w:val="fr-FR"/>
          <w:rPrChange w:id="14623" w:author="Peng Luqi" w:date="2019-10-13T14:50:00Z">
            <w:rPr>
              <w:lang w:val="fr-FR"/>
            </w:rPr>
          </w:rPrChange>
        </w:rPr>
        <w:t>différente.</w:t>
      </w:r>
    </w:p>
    <w:p w:rsidR="002B38DF" w:rsidRPr="00F94CB9" w:rsidRDefault="002B38DF">
      <w:pPr>
        <w:pStyle w:val="a3"/>
        <w:ind w:left="170" w:right="170"/>
        <w:jc w:val="both"/>
        <w:rPr>
          <w:lang w:val="fr-FR"/>
          <w:rPrChange w:id="14624" w:author="Peng Luqi" w:date="2019-10-13T14:50:00Z">
            <w:rPr>
              <w:sz w:val="21"/>
              <w:lang w:val="fr-FR"/>
            </w:rPr>
          </w:rPrChange>
        </w:rPr>
        <w:pPrChange w:id="14625" w:author="Peng Luqi" w:date="2019-10-13T14:20:00Z">
          <w:pPr>
            <w:pStyle w:val="a3"/>
            <w:spacing w:before="9"/>
          </w:pPr>
        </w:pPrChange>
      </w:pPr>
    </w:p>
    <w:p w:rsidR="00C96301" w:rsidRDefault="00716360" w:rsidP="00CB23F4">
      <w:pPr>
        <w:ind w:left="170" w:right="170"/>
        <w:jc w:val="both"/>
        <w:rPr>
          <w:ins w:id="14626" w:author="Peng Luqi" w:date="2019-10-13T23:14:00Z"/>
          <w:spacing w:val="-5"/>
          <w:sz w:val="28"/>
          <w:szCs w:val="28"/>
          <w:lang w:val="fr-FR"/>
        </w:rPr>
      </w:pPr>
      <w:r w:rsidRPr="007A5531">
        <w:rPr>
          <w:sz w:val="28"/>
          <w:szCs w:val="28"/>
          <w:highlight w:val="yellow"/>
          <w:lang w:val="fr-FR"/>
          <w:rPrChange w:id="14627" w:author="Peng Luqi" w:date="2019-10-13T23:26:00Z">
            <w:rPr>
              <w:lang w:val="fr-FR"/>
            </w:rPr>
          </w:rPrChange>
        </w:rPr>
        <w:t>Voilà</w:t>
      </w:r>
      <w:r w:rsidRPr="007A5531">
        <w:rPr>
          <w:spacing w:val="-6"/>
          <w:sz w:val="28"/>
          <w:szCs w:val="28"/>
          <w:highlight w:val="yellow"/>
          <w:lang w:val="fr-FR"/>
          <w:rPrChange w:id="14628" w:author="Peng Luqi" w:date="2019-10-13T23:26:00Z">
            <w:rPr>
              <w:spacing w:val="-6"/>
              <w:lang w:val="fr-FR"/>
            </w:rPr>
          </w:rPrChange>
        </w:rPr>
        <w:t xml:space="preserve"> </w:t>
      </w:r>
      <w:r w:rsidRPr="007A5531">
        <w:rPr>
          <w:sz w:val="28"/>
          <w:szCs w:val="28"/>
          <w:highlight w:val="yellow"/>
          <w:lang w:val="fr-FR"/>
          <w:rPrChange w:id="14629" w:author="Peng Luqi" w:date="2019-10-13T23:26:00Z">
            <w:rPr>
              <w:lang w:val="fr-FR"/>
            </w:rPr>
          </w:rPrChange>
        </w:rPr>
        <w:t>pourquoi</w:t>
      </w:r>
      <w:r w:rsidRPr="007A5531">
        <w:rPr>
          <w:spacing w:val="-4"/>
          <w:sz w:val="28"/>
          <w:szCs w:val="28"/>
          <w:highlight w:val="yellow"/>
          <w:lang w:val="fr-FR"/>
          <w:rPrChange w:id="14630" w:author="Peng Luqi" w:date="2019-10-13T23:26:00Z">
            <w:rPr>
              <w:spacing w:val="-4"/>
              <w:lang w:val="fr-FR"/>
            </w:rPr>
          </w:rPrChange>
        </w:rPr>
        <w:t xml:space="preserve"> </w:t>
      </w:r>
      <w:r w:rsidRPr="007A5531">
        <w:rPr>
          <w:sz w:val="28"/>
          <w:szCs w:val="28"/>
          <w:highlight w:val="yellow"/>
          <w:lang w:val="fr-FR"/>
          <w:rPrChange w:id="14631" w:author="Peng Luqi" w:date="2019-10-13T23:26:00Z">
            <w:rPr>
              <w:lang w:val="fr-FR"/>
            </w:rPr>
          </w:rPrChange>
        </w:rPr>
        <w:t>:</w:t>
      </w:r>
      <w:r w:rsidRPr="00F94CB9">
        <w:rPr>
          <w:spacing w:val="-5"/>
          <w:sz w:val="28"/>
          <w:szCs w:val="28"/>
          <w:lang w:val="fr-FR"/>
          <w:rPrChange w:id="14632" w:author="Peng Luqi" w:date="2019-10-13T14:50:00Z">
            <w:rPr>
              <w:spacing w:val="-5"/>
              <w:lang w:val="fr-FR"/>
            </w:rPr>
          </w:rPrChange>
        </w:rPr>
        <w:t xml:space="preserve"> </w:t>
      </w:r>
    </w:p>
    <w:p w:rsidR="00C96301" w:rsidRDefault="00C96301" w:rsidP="00CB23F4">
      <w:pPr>
        <w:ind w:left="170" w:right="170"/>
        <w:jc w:val="both"/>
        <w:rPr>
          <w:ins w:id="14633" w:author="Peng Luqi" w:date="2019-10-13T23:14:00Z"/>
          <w:spacing w:val="-5"/>
          <w:sz w:val="28"/>
          <w:szCs w:val="28"/>
          <w:lang w:val="fr-FR"/>
        </w:rPr>
      </w:pPr>
    </w:p>
    <w:p w:rsidR="00C96301" w:rsidRPr="00C96301" w:rsidRDefault="00716360">
      <w:pPr>
        <w:pStyle w:val="a3"/>
        <w:ind w:left="720" w:right="720"/>
        <w:jc w:val="both"/>
        <w:rPr>
          <w:ins w:id="14634" w:author="Peng Luqi" w:date="2019-10-13T23:14:00Z"/>
          <w:lang w:val="fr-FR"/>
          <w:rPrChange w:id="14635" w:author="Peng Luqi" w:date="2019-10-13T23:14:00Z">
            <w:rPr>
              <w:ins w:id="14636" w:author="Peng Luqi" w:date="2019-10-13T23:14:00Z"/>
              <w:spacing w:val="-7"/>
              <w:sz w:val="28"/>
              <w:szCs w:val="28"/>
              <w:lang w:val="fr-FR"/>
            </w:rPr>
          </w:rPrChange>
        </w:rPr>
        <w:pPrChange w:id="14637" w:author="Peng Luqi" w:date="2019-10-13T23:14:00Z">
          <w:pPr>
            <w:ind w:left="170" w:right="170"/>
            <w:jc w:val="both"/>
          </w:pPr>
        </w:pPrChange>
      </w:pPr>
      <w:del w:id="14638" w:author="Peng Luqi" w:date="2019-10-13T23:14:00Z">
        <w:r w:rsidRPr="00F94CB9" w:rsidDel="00C96301">
          <w:rPr>
            <w:lang w:val="fr-FR"/>
            <w:rPrChange w:id="14639" w:author="Peng Luqi" w:date="2019-10-13T14:50:00Z">
              <w:rPr>
                <w:lang w:val="fr-FR"/>
              </w:rPr>
            </w:rPrChange>
          </w:rPr>
          <w:delText>au</w:delText>
        </w:r>
      </w:del>
      <w:ins w:id="14640" w:author="Peng Luqi" w:date="2019-10-13T23:14:00Z">
        <w:r w:rsidR="00C96301" w:rsidRPr="00F94CB9">
          <w:rPr>
            <w:lang w:val="fr-FR"/>
            <w:rPrChange w:id="14641" w:author="Peng Luqi" w:date="2019-10-13T14:50:00Z">
              <w:rPr>
                <w:lang w:val="fr-FR"/>
              </w:rPr>
            </w:rPrChange>
          </w:rPr>
          <w:t>Au</w:t>
        </w:r>
      </w:ins>
      <w:r w:rsidRPr="00C96301">
        <w:rPr>
          <w:lang w:val="fr-FR"/>
          <w:rPrChange w:id="14642" w:author="Peng Luqi" w:date="2019-10-13T23:14:00Z">
            <w:rPr>
              <w:spacing w:val="-6"/>
              <w:lang w:val="fr-FR"/>
            </w:rPr>
          </w:rPrChange>
        </w:rPr>
        <w:t xml:space="preserve"> </w:t>
      </w:r>
      <w:r w:rsidRPr="00F94CB9">
        <w:rPr>
          <w:lang w:val="fr-FR"/>
          <w:rPrChange w:id="14643" w:author="Peng Luqi" w:date="2019-10-13T14:50:00Z">
            <w:rPr>
              <w:lang w:val="fr-FR"/>
            </w:rPr>
          </w:rPrChange>
        </w:rPr>
        <w:t>sein</w:t>
      </w:r>
      <w:r w:rsidRPr="00C96301">
        <w:rPr>
          <w:lang w:val="fr-FR"/>
          <w:rPrChange w:id="14644" w:author="Peng Luqi" w:date="2019-10-13T23:14:00Z">
            <w:rPr>
              <w:spacing w:val="-5"/>
              <w:lang w:val="fr-FR"/>
            </w:rPr>
          </w:rPrChange>
        </w:rPr>
        <w:t xml:space="preserve"> </w:t>
      </w:r>
      <w:r w:rsidRPr="00F94CB9">
        <w:rPr>
          <w:lang w:val="fr-FR"/>
          <w:rPrChange w:id="14645" w:author="Peng Luqi" w:date="2019-10-13T14:50:00Z">
            <w:rPr>
              <w:lang w:val="fr-FR"/>
            </w:rPr>
          </w:rPrChange>
        </w:rPr>
        <w:t>de</w:t>
      </w:r>
      <w:r w:rsidRPr="00C96301">
        <w:rPr>
          <w:lang w:val="fr-FR"/>
          <w:rPrChange w:id="14646" w:author="Peng Luqi" w:date="2019-10-13T23:14:00Z">
            <w:rPr>
              <w:spacing w:val="-6"/>
              <w:lang w:val="fr-FR"/>
            </w:rPr>
          </w:rPrChange>
        </w:rPr>
        <w:t xml:space="preserve"> </w:t>
      </w:r>
      <w:r w:rsidRPr="00F94CB9">
        <w:rPr>
          <w:lang w:val="fr-FR"/>
          <w:rPrChange w:id="14647" w:author="Peng Luqi" w:date="2019-10-13T14:50:00Z">
            <w:rPr>
              <w:lang w:val="fr-FR"/>
            </w:rPr>
          </w:rPrChange>
        </w:rPr>
        <w:t>vos</w:t>
      </w:r>
      <w:r w:rsidRPr="00C96301">
        <w:rPr>
          <w:lang w:val="fr-FR"/>
          <w:rPrChange w:id="14648" w:author="Peng Luqi" w:date="2019-10-13T23:14:00Z">
            <w:rPr>
              <w:spacing w:val="-5"/>
              <w:lang w:val="fr-FR"/>
            </w:rPr>
          </w:rPrChange>
        </w:rPr>
        <w:t xml:space="preserve"> </w:t>
      </w:r>
      <w:r w:rsidRPr="00F94CB9">
        <w:rPr>
          <w:lang w:val="fr-FR"/>
          <w:rPrChange w:id="14649" w:author="Peng Luqi" w:date="2019-10-13T14:50:00Z">
            <w:rPr>
              <w:lang w:val="fr-FR"/>
            </w:rPr>
          </w:rPrChange>
        </w:rPr>
        <w:t>frontières</w:t>
      </w:r>
      <w:r w:rsidRPr="00C96301">
        <w:rPr>
          <w:lang w:val="fr-FR"/>
          <w:rPrChange w:id="14650" w:author="Peng Luqi" w:date="2019-10-13T23:14:00Z">
            <w:rPr>
              <w:spacing w:val="-5"/>
              <w:lang w:val="fr-FR"/>
            </w:rPr>
          </w:rPrChange>
        </w:rPr>
        <w:t xml:space="preserve"> </w:t>
      </w:r>
      <w:r w:rsidRPr="00F94CB9">
        <w:rPr>
          <w:lang w:val="fr-FR"/>
          <w:rPrChange w:id="14651" w:author="Peng Luqi" w:date="2019-10-13T14:50:00Z">
            <w:rPr>
              <w:lang w:val="fr-FR"/>
            </w:rPr>
          </w:rPrChange>
        </w:rPr>
        <w:t>actives,</w:t>
      </w:r>
      <w:r w:rsidRPr="00C96301">
        <w:rPr>
          <w:lang w:val="fr-FR"/>
          <w:rPrChange w:id="14652" w:author="Peng Luqi" w:date="2019-10-13T23:14:00Z">
            <w:rPr>
              <w:spacing w:val="-5"/>
              <w:lang w:val="fr-FR"/>
            </w:rPr>
          </w:rPrChange>
        </w:rPr>
        <w:t xml:space="preserve"> </w:t>
      </w:r>
      <w:r w:rsidRPr="00F94CB9">
        <w:rPr>
          <w:lang w:val="fr-FR"/>
          <w:rPrChange w:id="14653" w:author="Peng Luqi" w:date="2019-10-13T14:50:00Z">
            <w:rPr>
              <w:lang w:val="fr-FR"/>
            </w:rPr>
          </w:rPrChange>
        </w:rPr>
        <w:t>renforcez</w:t>
      </w:r>
      <w:r w:rsidRPr="00C96301">
        <w:rPr>
          <w:lang w:val="fr-FR"/>
          <w:rPrChange w:id="14654" w:author="Peng Luqi" w:date="2019-10-13T23:14:00Z">
            <w:rPr>
              <w:spacing w:val="-5"/>
              <w:lang w:val="fr-FR"/>
            </w:rPr>
          </w:rPrChange>
        </w:rPr>
        <w:t xml:space="preserve"> </w:t>
      </w:r>
      <w:r w:rsidRPr="00F94CB9">
        <w:rPr>
          <w:lang w:val="fr-FR"/>
          <w:rPrChange w:id="14655" w:author="Peng Luqi" w:date="2019-10-13T14:50:00Z">
            <w:rPr>
              <w:lang w:val="fr-FR"/>
            </w:rPr>
          </w:rPrChange>
        </w:rPr>
        <w:t>continuellement</w:t>
      </w:r>
      <w:r w:rsidRPr="00C96301">
        <w:rPr>
          <w:lang w:val="fr-FR"/>
          <w:rPrChange w:id="14656" w:author="Peng Luqi" w:date="2019-10-13T23:14:00Z">
            <w:rPr>
              <w:spacing w:val="-5"/>
              <w:lang w:val="fr-FR"/>
            </w:rPr>
          </w:rPrChange>
        </w:rPr>
        <w:t xml:space="preserve"> </w:t>
      </w:r>
      <w:r w:rsidRPr="00F94CB9">
        <w:rPr>
          <w:lang w:val="fr-FR"/>
          <w:rPrChange w:id="14657" w:author="Peng Luqi" w:date="2019-10-13T14:50:00Z">
            <w:rPr>
              <w:lang w:val="fr-FR"/>
            </w:rPr>
          </w:rPrChange>
        </w:rPr>
        <w:t>votre</w:t>
      </w:r>
      <w:r w:rsidRPr="00C96301">
        <w:rPr>
          <w:lang w:val="fr-FR"/>
          <w:rPrChange w:id="14658" w:author="Peng Luqi" w:date="2019-10-13T23:14:00Z">
            <w:rPr>
              <w:spacing w:val="-8"/>
              <w:lang w:val="fr-FR"/>
            </w:rPr>
          </w:rPrChange>
        </w:rPr>
        <w:t xml:space="preserve"> </w:t>
      </w:r>
      <w:r w:rsidRPr="00F94CB9">
        <w:rPr>
          <w:lang w:val="fr-FR"/>
          <w:rPrChange w:id="14659" w:author="Peng Luqi" w:date="2019-10-13T14:50:00Z">
            <w:rPr>
              <w:lang w:val="fr-FR"/>
            </w:rPr>
          </w:rPrChange>
        </w:rPr>
        <w:t>mental</w:t>
      </w:r>
      <w:r w:rsidRPr="00C96301">
        <w:rPr>
          <w:lang w:val="fr-FR"/>
          <w:rPrChange w:id="14660" w:author="Peng Luqi" w:date="2019-10-13T23:14:00Z">
            <w:rPr>
              <w:spacing w:val="-4"/>
              <w:lang w:val="fr-FR"/>
            </w:rPr>
          </w:rPrChange>
        </w:rPr>
        <w:t xml:space="preserve"> </w:t>
      </w:r>
      <w:r w:rsidRPr="00F94CB9">
        <w:rPr>
          <w:lang w:val="fr-FR"/>
          <w:rPrChange w:id="14661" w:author="Peng Luqi" w:date="2019-10-13T14:50:00Z">
            <w:rPr>
              <w:lang w:val="fr-FR"/>
            </w:rPr>
          </w:rPrChange>
        </w:rPr>
        <w:t>et</w:t>
      </w:r>
      <w:r w:rsidRPr="00C96301">
        <w:rPr>
          <w:lang w:val="fr-FR"/>
          <w:rPrChange w:id="14662" w:author="Peng Luqi" w:date="2019-10-13T23:14:00Z">
            <w:rPr>
              <w:spacing w:val="-5"/>
              <w:lang w:val="fr-FR"/>
            </w:rPr>
          </w:rPrChange>
        </w:rPr>
        <w:t xml:space="preserve"> </w:t>
      </w:r>
      <w:r w:rsidRPr="00F94CB9">
        <w:rPr>
          <w:lang w:val="fr-FR"/>
          <w:rPrChange w:id="14663" w:author="Peng Luqi" w:date="2019-10-13T14:50:00Z">
            <w:rPr>
              <w:lang w:val="fr-FR"/>
            </w:rPr>
          </w:rPrChange>
        </w:rPr>
        <w:t>faites</w:t>
      </w:r>
      <w:r w:rsidRPr="00C96301">
        <w:rPr>
          <w:lang w:val="fr-FR"/>
          <w:rPrChange w:id="14664" w:author="Peng Luqi" w:date="2019-10-13T23:14:00Z">
            <w:rPr>
              <w:spacing w:val="-5"/>
              <w:lang w:val="fr-FR"/>
            </w:rPr>
          </w:rPrChange>
        </w:rPr>
        <w:t xml:space="preserve"> </w:t>
      </w:r>
      <w:r w:rsidRPr="00F94CB9">
        <w:rPr>
          <w:lang w:val="fr-FR"/>
          <w:rPrChange w:id="14665" w:author="Peng Luqi" w:date="2019-10-13T14:50:00Z">
            <w:rPr>
              <w:lang w:val="fr-FR"/>
            </w:rPr>
          </w:rPrChange>
        </w:rPr>
        <w:t>tous les efforts possibles pour gagner de l</w:t>
      </w:r>
      <w:del w:id="14666" w:author="Peng Luqi" w:date="2019-10-13T14:43:00Z">
        <w:r w:rsidRPr="00F94CB9" w:rsidDel="00EF666F">
          <w:rPr>
            <w:lang w:val="fr-FR"/>
            <w:rPrChange w:id="14667" w:author="Peng Luqi" w:date="2019-10-13T14:50:00Z">
              <w:rPr>
                <w:lang w:val="fr-FR"/>
              </w:rPr>
            </w:rPrChange>
          </w:rPr>
          <w:delText>’</w:delText>
        </w:r>
      </w:del>
      <w:ins w:id="14668" w:author="Peng Luqi" w:date="2019-10-13T14:43:00Z">
        <w:r w:rsidR="00EF666F" w:rsidRPr="00F94CB9">
          <w:rPr>
            <w:lang w:val="fr-FR"/>
            <w:rPrChange w:id="14669" w:author="Peng Luqi" w:date="2019-10-13T14:50:00Z">
              <w:rPr>
                <w:lang w:val="fr-FR"/>
              </w:rPr>
            </w:rPrChange>
          </w:rPr>
          <w:t>’</w:t>
        </w:r>
      </w:ins>
      <w:r w:rsidRPr="00F94CB9">
        <w:rPr>
          <w:lang w:val="fr-FR"/>
          <w:rPrChange w:id="14670" w:author="Peng Luqi" w:date="2019-10-13T14:50:00Z">
            <w:rPr>
              <w:lang w:val="fr-FR"/>
            </w:rPr>
          </w:rPrChange>
        </w:rPr>
        <w:t>argent ; en même temps, en dehors des limites actives, choisissez les</w:t>
      </w:r>
      <w:r w:rsidRPr="00C96301">
        <w:rPr>
          <w:lang w:val="fr-FR"/>
          <w:rPrChange w:id="14671" w:author="Peng Luqi" w:date="2019-10-13T23:14:00Z">
            <w:rPr>
              <w:spacing w:val="-14"/>
              <w:lang w:val="fr-FR"/>
            </w:rPr>
          </w:rPrChange>
        </w:rPr>
        <w:t xml:space="preserve"> </w:t>
      </w:r>
      <w:bookmarkStart w:id="14672" w:name="OLE_LINK1"/>
      <w:bookmarkStart w:id="14673" w:name="OLE_LINK2"/>
      <w:r w:rsidRPr="00C96301">
        <w:rPr>
          <w:i/>
          <w:color w:val="00B0F0"/>
          <w:lang w:val="fr-FR"/>
          <w:rPrChange w:id="14674" w:author="Peng Luqi" w:date="2019-10-13T23:16:00Z">
            <w:rPr>
              <w:i/>
              <w:color w:val="00B0F0"/>
              <w:lang w:val="fr-FR"/>
            </w:rPr>
          </w:rPrChange>
        </w:rPr>
        <w:t>BOX</w:t>
      </w:r>
      <w:bookmarkEnd w:id="14672"/>
      <w:bookmarkEnd w:id="14673"/>
      <w:r w:rsidRPr="00F94CB9">
        <w:rPr>
          <w:lang w:val="fr-FR"/>
          <w:rPrChange w:id="14675" w:author="Peng Luqi" w:date="2019-10-13T14:50:00Z">
            <w:rPr>
              <w:lang w:val="fr-FR"/>
            </w:rPr>
          </w:rPrChange>
        </w:rPr>
        <w:t>,</w:t>
      </w:r>
      <w:r w:rsidRPr="00C96301">
        <w:rPr>
          <w:lang w:val="fr-FR"/>
          <w:rPrChange w:id="14676" w:author="Peng Luqi" w:date="2019-10-13T23:14:00Z">
            <w:rPr>
              <w:spacing w:val="-14"/>
              <w:lang w:val="fr-FR"/>
            </w:rPr>
          </w:rPrChange>
        </w:rPr>
        <w:t xml:space="preserve"> </w:t>
      </w:r>
      <w:r w:rsidRPr="00F94CB9">
        <w:rPr>
          <w:lang w:val="fr-FR"/>
          <w:rPrChange w:id="14677" w:author="Peng Luqi" w:date="2019-10-13T14:50:00Z">
            <w:rPr>
              <w:lang w:val="fr-FR"/>
            </w:rPr>
          </w:rPrChange>
        </w:rPr>
        <w:t>investissez</w:t>
      </w:r>
      <w:r w:rsidRPr="00C96301">
        <w:rPr>
          <w:lang w:val="fr-FR"/>
          <w:rPrChange w:id="14678" w:author="Peng Luqi" w:date="2019-10-13T23:14:00Z">
            <w:rPr>
              <w:spacing w:val="-14"/>
              <w:lang w:val="fr-FR"/>
            </w:rPr>
          </w:rPrChange>
        </w:rPr>
        <w:t xml:space="preserve"> </w:t>
      </w:r>
      <w:r w:rsidRPr="00F94CB9">
        <w:rPr>
          <w:lang w:val="fr-FR"/>
          <w:rPrChange w:id="14679" w:author="Peng Luqi" w:date="2019-10-13T14:50:00Z">
            <w:rPr>
              <w:lang w:val="fr-FR"/>
            </w:rPr>
          </w:rPrChange>
        </w:rPr>
        <w:t>régulièrement</w:t>
      </w:r>
      <w:r w:rsidRPr="00C96301">
        <w:rPr>
          <w:lang w:val="fr-FR"/>
          <w:rPrChange w:id="14680" w:author="Peng Luqi" w:date="2019-10-13T23:14:00Z">
            <w:rPr>
              <w:spacing w:val="-13"/>
              <w:lang w:val="fr-FR"/>
            </w:rPr>
          </w:rPrChange>
        </w:rPr>
        <w:t xml:space="preserve"> </w:t>
      </w:r>
      <w:r w:rsidRPr="00F94CB9">
        <w:rPr>
          <w:lang w:val="fr-FR"/>
          <w:rPrChange w:id="14681" w:author="Peng Luqi" w:date="2019-10-13T14:50:00Z">
            <w:rPr>
              <w:lang w:val="fr-FR"/>
            </w:rPr>
          </w:rPrChange>
        </w:rPr>
        <w:t>avec</w:t>
      </w:r>
      <w:r w:rsidRPr="00C96301">
        <w:rPr>
          <w:lang w:val="fr-FR"/>
          <w:rPrChange w:id="14682" w:author="Peng Luqi" w:date="2019-10-13T23:14:00Z">
            <w:rPr>
              <w:spacing w:val="-14"/>
              <w:lang w:val="fr-FR"/>
            </w:rPr>
          </w:rPrChange>
        </w:rPr>
        <w:t xml:space="preserve"> </w:t>
      </w:r>
      <w:r w:rsidRPr="00F94CB9">
        <w:rPr>
          <w:lang w:val="fr-FR"/>
          <w:rPrChange w:id="14683" w:author="Peng Luqi" w:date="2019-10-13T14:50:00Z">
            <w:rPr>
              <w:lang w:val="fr-FR"/>
            </w:rPr>
          </w:rPrChange>
        </w:rPr>
        <w:t>l</w:t>
      </w:r>
      <w:del w:id="14684" w:author="Peng Luqi" w:date="2019-10-13T14:43:00Z">
        <w:r w:rsidRPr="00F94CB9" w:rsidDel="00EF666F">
          <w:rPr>
            <w:lang w:val="fr-FR"/>
            <w:rPrChange w:id="14685" w:author="Peng Luqi" w:date="2019-10-13T14:50:00Z">
              <w:rPr>
                <w:lang w:val="fr-FR"/>
              </w:rPr>
            </w:rPrChange>
          </w:rPr>
          <w:delText>’</w:delText>
        </w:r>
      </w:del>
      <w:ins w:id="14686" w:author="Peng Luqi" w:date="2019-10-13T14:43:00Z">
        <w:r w:rsidR="00EF666F" w:rsidRPr="00F94CB9">
          <w:rPr>
            <w:lang w:val="fr-FR"/>
            <w:rPrChange w:id="14687" w:author="Peng Luqi" w:date="2019-10-13T14:50:00Z">
              <w:rPr>
                <w:lang w:val="fr-FR"/>
              </w:rPr>
            </w:rPrChange>
          </w:rPr>
          <w:t>’</w:t>
        </w:r>
      </w:ins>
      <w:r w:rsidRPr="00F94CB9">
        <w:rPr>
          <w:lang w:val="fr-FR"/>
          <w:rPrChange w:id="14688" w:author="Peng Luqi" w:date="2019-10-13T14:50:00Z">
            <w:rPr>
              <w:lang w:val="fr-FR"/>
            </w:rPr>
          </w:rPrChange>
        </w:rPr>
        <w:t>argent</w:t>
      </w:r>
      <w:r w:rsidRPr="00C96301">
        <w:rPr>
          <w:lang w:val="fr-FR"/>
          <w:rPrChange w:id="14689" w:author="Peng Luqi" w:date="2019-10-13T23:14:00Z">
            <w:rPr>
              <w:spacing w:val="-14"/>
              <w:lang w:val="fr-FR"/>
            </w:rPr>
          </w:rPrChange>
        </w:rPr>
        <w:t xml:space="preserve"> </w:t>
      </w:r>
      <w:r w:rsidRPr="00F94CB9">
        <w:rPr>
          <w:lang w:val="fr-FR"/>
          <w:rPrChange w:id="14690" w:author="Peng Luqi" w:date="2019-10-13T14:50:00Z">
            <w:rPr>
              <w:lang w:val="fr-FR"/>
            </w:rPr>
          </w:rPrChange>
        </w:rPr>
        <w:t>que</w:t>
      </w:r>
      <w:r w:rsidRPr="00C96301">
        <w:rPr>
          <w:lang w:val="fr-FR"/>
          <w:rPrChange w:id="14691" w:author="Peng Luqi" w:date="2019-10-13T23:14:00Z">
            <w:rPr>
              <w:spacing w:val="-13"/>
              <w:lang w:val="fr-FR"/>
            </w:rPr>
          </w:rPrChange>
        </w:rPr>
        <w:t xml:space="preserve"> </w:t>
      </w:r>
      <w:r w:rsidRPr="00F94CB9">
        <w:rPr>
          <w:lang w:val="fr-FR"/>
          <w:rPrChange w:id="14692" w:author="Peng Luqi" w:date="2019-10-13T14:50:00Z">
            <w:rPr>
              <w:lang w:val="fr-FR"/>
            </w:rPr>
          </w:rPrChange>
        </w:rPr>
        <w:t>vous</w:t>
      </w:r>
      <w:r w:rsidRPr="00C96301">
        <w:rPr>
          <w:lang w:val="fr-FR"/>
          <w:rPrChange w:id="14693" w:author="Peng Luqi" w:date="2019-10-13T23:14:00Z">
            <w:rPr>
              <w:spacing w:val="-14"/>
              <w:lang w:val="fr-FR"/>
            </w:rPr>
          </w:rPrChange>
        </w:rPr>
        <w:t xml:space="preserve"> </w:t>
      </w:r>
      <w:r w:rsidRPr="00F94CB9">
        <w:rPr>
          <w:lang w:val="fr-FR"/>
          <w:rPrChange w:id="14694" w:author="Peng Luqi" w:date="2019-10-13T14:50:00Z">
            <w:rPr>
              <w:lang w:val="fr-FR"/>
            </w:rPr>
          </w:rPrChange>
        </w:rPr>
        <w:t>gagnez</w:t>
      </w:r>
      <w:r w:rsidRPr="00C96301">
        <w:rPr>
          <w:lang w:val="fr-FR"/>
          <w:rPrChange w:id="14695" w:author="Peng Luqi" w:date="2019-10-13T23:14:00Z">
            <w:rPr>
              <w:spacing w:val="-14"/>
              <w:lang w:val="fr-FR"/>
            </w:rPr>
          </w:rPrChange>
        </w:rPr>
        <w:t xml:space="preserve"> </w:t>
      </w:r>
      <w:r w:rsidRPr="00F94CB9">
        <w:rPr>
          <w:lang w:val="fr-FR"/>
          <w:rPrChange w:id="14696" w:author="Peng Luqi" w:date="2019-10-13T14:50:00Z">
            <w:rPr>
              <w:lang w:val="fr-FR"/>
            </w:rPr>
          </w:rPrChange>
        </w:rPr>
        <w:t>dans</w:t>
      </w:r>
      <w:r w:rsidRPr="00C96301">
        <w:rPr>
          <w:lang w:val="fr-FR"/>
          <w:rPrChange w:id="14697" w:author="Peng Luqi" w:date="2019-10-13T23:14:00Z">
            <w:rPr>
              <w:spacing w:val="-14"/>
              <w:lang w:val="fr-FR"/>
            </w:rPr>
          </w:rPrChange>
        </w:rPr>
        <w:t xml:space="preserve"> </w:t>
      </w:r>
      <w:r w:rsidRPr="00F94CB9">
        <w:rPr>
          <w:lang w:val="fr-FR"/>
          <w:rPrChange w:id="14698" w:author="Peng Luqi" w:date="2019-10-13T14:50:00Z">
            <w:rPr>
              <w:lang w:val="fr-FR"/>
            </w:rPr>
          </w:rPrChange>
        </w:rPr>
        <w:t>les</w:t>
      </w:r>
      <w:r w:rsidRPr="00C96301">
        <w:rPr>
          <w:lang w:val="fr-FR"/>
          <w:rPrChange w:id="14699" w:author="Peng Luqi" w:date="2019-10-13T23:14:00Z">
            <w:rPr>
              <w:spacing w:val="-14"/>
              <w:lang w:val="fr-FR"/>
            </w:rPr>
          </w:rPrChange>
        </w:rPr>
        <w:t xml:space="preserve"> </w:t>
      </w:r>
      <w:r w:rsidRPr="00F94CB9">
        <w:rPr>
          <w:lang w:val="fr-FR"/>
          <w:rPrChange w:id="14700" w:author="Peng Luqi" w:date="2019-10-13T14:50:00Z">
            <w:rPr>
              <w:lang w:val="fr-FR"/>
            </w:rPr>
          </w:rPrChange>
        </w:rPr>
        <w:t>limites</w:t>
      </w:r>
      <w:r w:rsidRPr="00C96301">
        <w:rPr>
          <w:lang w:val="fr-FR"/>
          <w:rPrChange w:id="14701" w:author="Peng Luqi" w:date="2019-10-13T23:14:00Z">
            <w:rPr>
              <w:spacing w:val="-13"/>
              <w:lang w:val="fr-FR"/>
            </w:rPr>
          </w:rPrChange>
        </w:rPr>
        <w:t xml:space="preserve"> </w:t>
      </w:r>
      <w:r w:rsidRPr="00F94CB9">
        <w:rPr>
          <w:lang w:val="fr-FR"/>
          <w:rPrChange w:id="14702" w:author="Peng Luqi" w:date="2019-10-13T14:50:00Z">
            <w:rPr>
              <w:lang w:val="fr-FR"/>
            </w:rPr>
          </w:rPrChange>
        </w:rPr>
        <w:t>actives.</w:t>
      </w:r>
      <w:r w:rsidRPr="00C96301">
        <w:rPr>
          <w:lang w:val="fr-FR"/>
          <w:rPrChange w:id="14703" w:author="Peng Luqi" w:date="2019-10-13T23:14:00Z">
            <w:rPr>
              <w:spacing w:val="-14"/>
              <w:lang w:val="fr-FR"/>
            </w:rPr>
          </w:rPrChange>
        </w:rPr>
        <w:t xml:space="preserve"> </w:t>
      </w:r>
      <w:r w:rsidRPr="00F94CB9">
        <w:rPr>
          <w:lang w:val="fr-FR"/>
          <w:rPrChange w:id="14704" w:author="Peng Luqi" w:date="2019-10-13T14:50:00Z">
            <w:rPr>
              <w:lang w:val="fr-FR"/>
            </w:rPr>
          </w:rPrChange>
        </w:rPr>
        <w:t>À</w:t>
      </w:r>
      <w:r w:rsidRPr="00C96301">
        <w:rPr>
          <w:lang w:val="fr-FR"/>
          <w:rPrChange w:id="14705" w:author="Peng Luqi" w:date="2019-10-13T23:14:00Z">
            <w:rPr>
              <w:spacing w:val="-15"/>
              <w:lang w:val="fr-FR"/>
            </w:rPr>
          </w:rPrChange>
        </w:rPr>
        <w:t xml:space="preserve"> </w:t>
      </w:r>
      <w:r w:rsidRPr="00F94CB9">
        <w:rPr>
          <w:lang w:val="fr-FR"/>
          <w:rPrChange w:id="14706" w:author="Peng Luqi" w:date="2019-10-13T14:50:00Z">
            <w:rPr>
              <w:lang w:val="fr-FR"/>
            </w:rPr>
          </w:rPrChange>
        </w:rPr>
        <w:t>long</w:t>
      </w:r>
      <w:r w:rsidRPr="00C96301">
        <w:rPr>
          <w:lang w:val="fr-FR"/>
          <w:rPrChange w:id="14707" w:author="Peng Luqi" w:date="2019-10-13T23:14:00Z">
            <w:rPr>
              <w:spacing w:val="-14"/>
              <w:lang w:val="fr-FR"/>
            </w:rPr>
          </w:rPrChange>
        </w:rPr>
        <w:t xml:space="preserve"> </w:t>
      </w:r>
      <w:r w:rsidRPr="00F94CB9">
        <w:rPr>
          <w:lang w:val="fr-FR"/>
          <w:rPrChange w:id="14708" w:author="Peng Luqi" w:date="2019-10-13T14:50:00Z">
            <w:rPr>
              <w:lang w:val="fr-FR"/>
            </w:rPr>
          </w:rPrChange>
        </w:rPr>
        <w:t>terme, vous pourrez progressivement vous débarrasser des chaînes de l</w:t>
      </w:r>
      <w:del w:id="14709" w:author="Peng Luqi" w:date="2019-10-13T14:43:00Z">
        <w:r w:rsidRPr="00F94CB9" w:rsidDel="00EF666F">
          <w:rPr>
            <w:lang w:val="fr-FR"/>
            <w:rPrChange w:id="14710" w:author="Peng Luqi" w:date="2019-10-13T14:50:00Z">
              <w:rPr>
                <w:lang w:val="fr-FR"/>
              </w:rPr>
            </w:rPrChange>
          </w:rPr>
          <w:delText>’</w:delText>
        </w:r>
      </w:del>
      <w:ins w:id="14711" w:author="Peng Luqi" w:date="2019-10-13T14:43:00Z">
        <w:r w:rsidR="00EF666F" w:rsidRPr="00F94CB9">
          <w:rPr>
            <w:lang w:val="fr-FR"/>
            <w:rPrChange w:id="14712" w:author="Peng Luqi" w:date="2019-10-13T14:50:00Z">
              <w:rPr>
                <w:lang w:val="fr-FR"/>
              </w:rPr>
            </w:rPrChange>
          </w:rPr>
          <w:t>’</w:t>
        </w:r>
      </w:ins>
      <w:r w:rsidRPr="00F94CB9">
        <w:rPr>
          <w:lang w:val="fr-FR"/>
          <w:rPrChange w:id="14713" w:author="Peng Luqi" w:date="2019-10-13T14:50:00Z">
            <w:rPr>
              <w:lang w:val="fr-FR"/>
            </w:rPr>
          </w:rPrChange>
        </w:rPr>
        <w:t>immobilité sociale à l</w:t>
      </w:r>
      <w:del w:id="14714" w:author="Peng Luqi" w:date="2019-10-13T14:43:00Z">
        <w:r w:rsidRPr="00F94CB9" w:rsidDel="00EF666F">
          <w:rPr>
            <w:lang w:val="fr-FR"/>
            <w:rPrChange w:id="14715" w:author="Peng Luqi" w:date="2019-10-13T14:50:00Z">
              <w:rPr>
                <w:lang w:val="fr-FR"/>
              </w:rPr>
            </w:rPrChange>
          </w:rPr>
          <w:delText>’</w:delText>
        </w:r>
      </w:del>
      <w:ins w:id="14716" w:author="Peng Luqi" w:date="2019-10-13T14:43:00Z">
        <w:r w:rsidR="00EF666F" w:rsidRPr="00F94CB9">
          <w:rPr>
            <w:lang w:val="fr-FR"/>
            <w:rPrChange w:id="14717" w:author="Peng Luqi" w:date="2019-10-13T14:50:00Z">
              <w:rPr>
                <w:lang w:val="fr-FR"/>
              </w:rPr>
            </w:rPrChange>
          </w:rPr>
          <w:t>’</w:t>
        </w:r>
      </w:ins>
      <w:r w:rsidRPr="00F94CB9">
        <w:rPr>
          <w:lang w:val="fr-FR"/>
          <w:rPrChange w:id="14718" w:author="Peng Luqi" w:date="2019-10-13T14:50:00Z">
            <w:rPr>
              <w:lang w:val="fr-FR"/>
            </w:rPr>
          </w:rPrChange>
        </w:rPr>
        <w:t>aide de la force passive</w:t>
      </w:r>
      <w:r w:rsidRPr="00C96301">
        <w:rPr>
          <w:lang w:val="fr-FR"/>
          <w:rPrChange w:id="14719" w:author="Peng Luqi" w:date="2019-10-13T23:14:00Z">
            <w:rPr>
              <w:spacing w:val="-8"/>
              <w:lang w:val="fr-FR"/>
            </w:rPr>
          </w:rPrChange>
        </w:rPr>
        <w:t xml:space="preserve"> </w:t>
      </w:r>
      <w:r w:rsidRPr="00F94CB9">
        <w:rPr>
          <w:lang w:val="fr-FR"/>
          <w:rPrChange w:id="14720" w:author="Peng Luqi" w:date="2019-10-13T14:50:00Z">
            <w:rPr>
              <w:lang w:val="fr-FR"/>
            </w:rPr>
          </w:rPrChange>
        </w:rPr>
        <w:t>magique</w:t>
      </w:r>
      <w:r w:rsidRPr="00C96301">
        <w:rPr>
          <w:lang w:val="fr-FR"/>
          <w:rPrChange w:id="14721" w:author="Peng Luqi" w:date="2019-10-13T23:14:00Z">
            <w:rPr>
              <w:spacing w:val="-7"/>
              <w:lang w:val="fr-FR"/>
            </w:rPr>
          </w:rPrChange>
        </w:rPr>
        <w:t xml:space="preserve"> </w:t>
      </w:r>
      <w:r w:rsidRPr="00F94CB9">
        <w:rPr>
          <w:lang w:val="fr-FR"/>
          <w:rPrChange w:id="14722" w:author="Peng Luqi" w:date="2019-10-13T14:50:00Z">
            <w:rPr>
              <w:lang w:val="fr-FR"/>
            </w:rPr>
          </w:rPrChange>
        </w:rPr>
        <w:t>générée</w:t>
      </w:r>
      <w:r w:rsidRPr="00C96301">
        <w:rPr>
          <w:lang w:val="fr-FR"/>
          <w:rPrChange w:id="14723" w:author="Peng Luqi" w:date="2019-10-13T23:14:00Z">
            <w:rPr>
              <w:spacing w:val="-7"/>
              <w:lang w:val="fr-FR"/>
            </w:rPr>
          </w:rPrChange>
        </w:rPr>
        <w:t xml:space="preserve"> </w:t>
      </w:r>
      <w:r w:rsidRPr="00F94CB9">
        <w:rPr>
          <w:lang w:val="fr-FR"/>
          <w:rPrChange w:id="14724" w:author="Peng Luqi" w:date="2019-10-13T14:50:00Z">
            <w:rPr>
              <w:lang w:val="fr-FR"/>
            </w:rPr>
          </w:rPrChange>
        </w:rPr>
        <w:t>par</w:t>
      </w:r>
      <w:r w:rsidRPr="00C96301">
        <w:rPr>
          <w:lang w:val="fr-FR"/>
          <w:rPrChange w:id="14725" w:author="Peng Luqi" w:date="2019-10-13T23:14:00Z">
            <w:rPr>
              <w:spacing w:val="-7"/>
              <w:lang w:val="fr-FR"/>
            </w:rPr>
          </w:rPrChange>
        </w:rPr>
        <w:t xml:space="preserve"> </w:t>
      </w:r>
      <w:r w:rsidRPr="00F94CB9">
        <w:rPr>
          <w:lang w:val="fr-FR"/>
          <w:rPrChange w:id="14726" w:author="Peng Luqi" w:date="2019-10-13T14:50:00Z">
            <w:rPr>
              <w:lang w:val="fr-FR"/>
            </w:rPr>
          </w:rPrChange>
        </w:rPr>
        <w:t>la</w:t>
      </w:r>
      <w:r w:rsidRPr="00C96301">
        <w:rPr>
          <w:lang w:val="fr-FR"/>
          <w:rPrChange w:id="14727" w:author="Peng Luqi" w:date="2019-10-13T23:14:00Z">
            <w:rPr>
              <w:spacing w:val="-7"/>
              <w:lang w:val="fr-FR"/>
            </w:rPr>
          </w:rPrChange>
        </w:rPr>
        <w:t xml:space="preserve"> </w:t>
      </w:r>
      <w:r w:rsidRPr="00F94CB9">
        <w:rPr>
          <w:lang w:val="fr-FR"/>
          <w:rPrChange w:id="14728" w:author="Peng Luqi" w:date="2019-10-13T14:50:00Z">
            <w:rPr>
              <w:lang w:val="fr-FR"/>
            </w:rPr>
          </w:rPrChange>
        </w:rPr>
        <w:t>tendance.</w:t>
      </w:r>
      <w:r w:rsidRPr="00C96301">
        <w:rPr>
          <w:lang w:val="fr-FR"/>
          <w:rPrChange w:id="14729" w:author="Peng Luqi" w:date="2019-10-13T23:14:00Z">
            <w:rPr>
              <w:spacing w:val="-7"/>
              <w:lang w:val="fr-FR"/>
            </w:rPr>
          </w:rPrChange>
        </w:rPr>
        <w:t xml:space="preserve"> </w:t>
      </w:r>
      <w:r w:rsidRPr="00F94CB9">
        <w:rPr>
          <w:lang w:val="fr-FR"/>
          <w:rPrChange w:id="14730" w:author="Peng Luqi" w:date="2019-10-13T14:50:00Z">
            <w:rPr>
              <w:lang w:val="fr-FR"/>
            </w:rPr>
          </w:rPrChange>
        </w:rPr>
        <w:t>Finalement,</w:t>
      </w:r>
      <w:r w:rsidRPr="00C96301">
        <w:rPr>
          <w:lang w:val="fr-FR"/>
          <w:rPrChange w:id="14731" w:author="Peng Luqi" w:date="2019-10-13T23:14:00Z">
            <w:rPr>
              <w:spacing w:val="-7"/>
              <w:lang w:val="fr-FR"/>
            </w:rPr>
          </w:rPrChange>
        </w:rPr>
        <w:t xml:space="preserve"> </w:t>
      </w:r>
      <w:r w:rsidRPr="00F94CB9">
        <w:rPr>
          <w:lang w:val="fr-FR"/>
          <w:rPrChange w:id="14732" w:author="Peng Luqi" w:date="2019-10-13T14:50:00Z">
            <w:rPr>
              <w:lang w:val="fr-FR"/>
            </w:rPr>
          </w:rPrChange>
        </w:rPr>
        <w:t>vous</w:t>
      </w:r>
      <w:r w:rsidRPr="00C96301">
        <w:rPr>
          <w:lang w:val="fr-FR"/>
          <w:rPrChange w:id="14733" w:author="Peng Luqi" w:date="2019-10-13T23:14:00Z">
            <w:rPr>
              <w:spacing w:val="-8"/>
              <w:lang w:val="fr-FR"/>
            </w:rPr>
          </w:rPrChange>
        </w:rPr>
        <w:t xml:space="preserve"> </w:t>
      </w:r>
      <w:r w:rsidRPr="00F94CB9">
        <w:rPr>
          <w:lang w:val="fr-FR"/>
          <w:rPrChange w:id="14734" w:author="Peng Luqi" w:date="2019-10-13T14:50:00Z">
            <w:rPr>
              <w:lang w:val="fr-FR"/>
            </w:rPr>
          </w:rPrChange>
        </w:rPr>
        <w:t>gagnerez</w:t>
      </w:r>
      <w:r w:rsidRPr="00C96301">
        <w:rPr>
          <w:lang w:val="fr-FR"/>
          <w:rPrChange w:id="14735" w:author="Peng Luqi" w:date="2019-10-13T23:14:00Z">
            <w:rPr>
              <w:spacing w:val="-7"/>
              <w:lang w:val="fr-FR"/>
            </w:rPr>
          </w:rPrChange>
        </w:rPr>
        <w:t xml:space="preserve"> </w:t>
      </w:r>
      <w:r w:rsidRPr="00F94CB9">
        <w:rPr>
          <w:lang w:val="fr-FR"/>
          <w:rPrChange w:id="14736" w:author="Peng Luqi" w:date="2019-10-13T14:50:00Z">
            <w:rPr>
              <w:lang w:val="fr-FR"/>
            </w:rPr>
          </w:rPrChange>
        </w:rPr>
        <w:t>votre</w:t>
      </w:r>
      <w:r w:rsidRPr="00C96301">
        <w:rPr>
          <w:lang w:val="fr-FR"/>
          <w:rPrChange w:id="14737" w:author="Peng Luqi" w:date="2019-10-13T23:14:00Z">
            <w:rPr>
              <w:spacing w:val="-7"/>
              <w:lang w:val="fr-FR"/>
            </w:rPr>
          </w:rPrChange>
        </w:rPr>
        <w:t xml:space="preserve"> </w:t>
      </w:r>
      <w:r w:rsidRPr="00F94CB9">
        <w:rPr>
          <w:lang w:val="fr-FR"/>
          <w:rPrChange w:id="14738" w:author="Peng Luqi" w:date="2019-10-13T14:50:00Z">
            <w:rPr>
              <w:lang w:val="fr-FR"/>
            </w:rPr>
          </w:rPrChange>
        </w:rPr>
        <w:t>liberté.</w:t>
      </w:r>
      <w:r w:rsidRPr="00C96301">
        <w:rPr>
          <w:lang w:val="fr-FR"/>
          <w:rPrChange w:id="14739" w:author="Peng Luqi" w:date="2019-10-13T23:14:00Z">
            <w:rPr>
              <w:spacing w:val="-7"/>
              <w:lang w:val="fr-FR"/>
            </w:rPr>
          </w:rPrChange>
        </w:rPr>
        <w:t xml:space="preserve"> </w:t>
      </w:r>
    </w:p>
    <w:p w:rsidR="00C96301" w:rsidRDefault="00C96301" w:rsidP="00CB23F4">
      <w:pPr>
        <w:ind w:left="170" w:right="170"/>
        <w:jc w:val="both"/>
        <w:rPr>
          <w:ins w:id="14740" w:author="Peng Luqi" w:date="2019-10-13T23:14:00Z"/>
          <w:spacing w:val="-7"/>
          <w:sz w:val="28"/>
          <w:szCs w:val="28"/>
          <w:lang w:val="fr-FR"/>
        </w:rPr>
      </w:pPr>
    </w:p>
    <w:p w:rsidR="002B38DF" w:rsidRPr="00F94CB9" w:rsidRDefault="00716360">
      <w:pPr>
        <w:ind w:left="170" w:right="170"/>
        <w:jc w:val="both"/>
        <w:rPr>
          <w:sz w:val="28"/>
          <w:szCs w:val="28"/>
          <w:lang w:val="fr-FR"/>
          <w:rPrChange w:id="14741" w:author="Peng Luqi" w:date="2019-10-13T14:50:00Z">
            <w:rPr>
              <w:lang w:val="fr-FR"/>
            </w:rPr>
          </w:rPrChange>
        </w:rPr>
        <w:pPrChange w:id="14742" w:author="Peng Luqi" w:date="2019-10-13T14:20:00Z">
          <w:pPr>
            <w:ind w:left="130" w:right="183"/>
            <w:jc w:val="both"/>
          </w:pPr>
        </w:pPrChange>
      </w:pPr>
      <w:r w:rsidRPr="00F94CB9">
        <w:rPr>
          <w:sz w:val="28"/>
          <w:szCs w:val="28"/>
          <w:lang w:val="fr-FR"/>
          <w:rPrChange w:id="14743" w:author="Peng Luqi" w:date="2019-10-13T14:50:00Z">
            <w:rPr>
              <w:lang w:val="fr-FR"/>
            </w:rPr>
          </w:rPrChange>
        </w:rPr>
        <w:t>Regardez</w:t>
      </w:r>
      <w:r w:rsidRPr="00F94CB9">
        <w:rPr>
          <w:spacing w:val="-7"/>
          <w:sz w:val="28"/>
          <w:szCs w:val="28"/>
          <w:lang w:val="fr-FR"/>
          <w:rPrChange w:id="14744" w:author="Peng Luqi" w:date="2019-10-13T14:50:00Z">
            <w:rPr>
              <w:spacing w:val="-7"/>
              <w:lang w:val="fr-FR"/>
            </w:rPr>
          </w:rPrChange>
        </w:rPr>
        <w:t xml:space="preserve"> </w:t>
      </w:r>
      <w:r w:rsidRPr="00F94CB9">
        <w:rPr>
          <w:sz w:val="28"/>
          <w:szCs w:val="28"/>
          <w:lang w:val="fr-FR"/>
          <w:rPrChange w:id="14745" w:author="Peng Luqi" w:date="2019-10-13T14:50:00Z">
            <w:rPr>
              <w:lang w:val="fr-FR"/>
            </w:rPr>
          </w:rPrChange>
        </w:rPr>
        <w:t>en</w:t>
      </w:r>
      <w:r w:rsidRPr="00F94CB9">
        <w:rPr>
          <w:spacing w:val="-7"/>
          <w:sz w:val="28"/>
          <w:szCs w:val="28"/>
          <w:lang w:val="fr-FR"/>
          <w:rPrChange w:id="14746" w:author="Peng Luqi" w:date="2019-10-13T14:50:00Z">
            <w:rPr>
              <w:spacing w:val="-7"/>
              <w:lang w:val="fr-FR"/>
            </w:rPr>
          </w:rPrChange>
        </w:rPr>
        <w:t xml:space="preserve"> </w:t>
      </w:r>
      <w:r w:rsidRPr="00F94CB9">
        <w:rPr>
          <w:sz w:val="28"/>
          <w:szCs w:val="28"/>
          <w:lang w:val="fr-FR"/>
          <w:rPrChange w:id="14747" w:author="Peng Luqi" w:date="2019-10-13T14:50:00Z">
            <w:rPr>
              <w:lang w:val="fr-FR"/>
            </w:rPr>
          </w:rPrChange>
        </w:rPr>
        <w:t xml:space="preserve">arrière, </w:t>
      </w:r>
      <w:r w:rsidRPr="007A5531">
        <w:rPr>
          <w:sz w:val="28"/>
          <w:szCs w:val="28"/>
          <w:highlight w:val="yellow"/>
          <w:lang w:val="fr-FR"/>
          <w:rPrChange w:id="14748" w:author="Peng Luqi" w:date="2019-10-13T23:27:00Z">
            <w:rPr>
              <w:lang w:val="fr-FR"/>
            </w:rPr>
          </w:rPrChange>
        </w:rPr>
        <w:t>j</w:t>
      </w:r>
      <w:del w:id="14749" w:author="Peng Luqi" w:date="2019-10-13T14:43:00Z">
        <w:r w:rsidRPr="007A5531" w:rsidDel="00EF666F">
          <w:rPr>
            <w:sz w:val="28"/>
            <w:szCs w:val="28"/>
            <w:highlight w:val="yellow"/>
            <w:lang w:val="fr-FR"/>
            <w:rPrChange w:id="14750" w:author="Peng Luqi" w:date="2019-10-13T23:27:00Z">
              <w:rPr>
                <w:lang w:val="fr-FR"/>
              </w:rPr>
            </w:rPrChange>
          </w:rPr>
          <w:delText>’</w:delText>
        </w:r>
      </w:del>
      <w:ins w:id="14751" w:author="Peng Luqi" w:date="2019-10-13T14:43:00Z">
        <w:r w:rsidR="00EF666F" w:rsidRPr="007A5531">
          <w:rPr>
            <w:sz w:val="28"/>
            <w:szCs w:val="28"/>
            <w:highlight w:val="yellow"/>
            <w:lang w:val="fr-FR"/>
            <w:rPrChange w:id="14752" w:author="Peng Luqi" w:date="2019-10-13T23:27:00Z">
              <w:rPr>
                <w:lang w:val="fr-FR"/>
              </w:rPr>
            </w:rPrChange>
          </w:rPr>
          <w:t>’</w:t>
        </w:r>
      </w:ins>
      <w:r w:rsidRPr="007A5531">
        <w:rPr>
          <w:sz w:val="28"/>
          <w:szCs w:val="28"/>
          <w:highlight w:val="yellow"/>
          <w:lang w:val="fr-FR"/>
          <w:rPrChange w:id="14753" w:author="Peng Luqi" w:date="2019-10-13T23:27:00Z">
            <w:rPr>
              <w:lang w:val="fr-FR"/>
            </w:rPr>
          </w:rPrChange>
        </w:rPr>
        <w:t>ai</w:t>
      </w:r>
      <w:r w:rsidRPr="007A5531">
        <w:rPr>
          <w:spacing w:val="-8"/>
          <w:sz w:val="28"/>
          <w:szCs w:val="28"/>
          <w:highlight w:val="yellow"/>
          <w:lang w:val="fr-FR"/>
          <w:rPrChange w:id="14754" w:author="Peng Luqi" w:date="2019-10-13T23:27:00Z">
            <w:rPr>
              <w:spacing w:val="-8"/>
              <w:lang w:val="fr-FR"/>
            </w:rPr>
          </w:rPrChange>
        </w:rPr>
        <w:t xml:space="preserve"> </w:t>
      </w:r>
      <w:r w:rsidRPr="007A5531">
        <w:rPr>
          <w:sz w:val="28"/>
          <w:szCs w:val="28"/>
          <w:highlight w:val="yellow"/>
          <w:lang w:val="fr-FR"/>
          <w:rPrChange w:id="14755" w:author="Peng Luqi" w:date="2019-10-13T23:27:00Z">
            <w:rPr>
              <w:lang w:val="fr-FR"/>
            </w:rPr>
          </w:rPrChange>
        </w:rPr>
        <w:t>écrit</w:t>
      </w:r>
      <w:r w:rsidRPr="007A5531">
        <w:rPr>
          <w:spacing w:val="-8"/>
          <w:sz w:val="28"/>
          <w:szCs w:val="28"/>
          <w:highlight w:val="yellow"/>
          <w:lang w:val="fr-FR"/>
          <w:rPrChange w:id="14756" w:author="Peng Luqi" w:date="2019-10-13T23:27:00Z">
            <w:rPr>
              <w:spacing w:val="-8"/>
              <w:lang w:val="fr-FR"/>
            </w:rPr>
          </w:rPrChange>
        </w:rPr>
        <w:t xml:space="preserve"> </w:t>
      </w:r>
      <w:r w:rsidRPr="007A5531">
        <w:rPr>
          <w:sz w:val="28"/>
          <w:szCs w:val="28"/>
          <w:highlight w:val="yellow"/>
          <w:lang w:val="fr-FR"/>
          <w:rPrChange w:id="14757" w:author="Peng Luqi" w:date="2019-10-13T23:27:00Z">
            <w:rPr>
              <w:lang w:val="fr-FR"/>
            </w:rPr>
          </w:rPrChange>
        </w:rPr>
        <w:t>un</w:t>
      </w:r>
      <w:r w:rsidRPr="007A5531">
        <w:rPr>
          <w:spacing w:val="-8"/>
          <w:sz w:val="28"/>
          <w:szCs w:val="28"/>
          <w:highlight w:val="yellow"/>
          <w:lang w:val="fr-FR"/>
          <w:rPrChange w:id="14758" w:author="Peng Luqi" w:date="2019-10-13T23:27:00Z">
            <w:rPr>
              <w:spacing w:val="-8"/>
              <w:lang w:val="fr-FR"/>
            </w:rPr>
          </w:rPrChange>
        </w:rPr>
        <w:t xml:space="preserve"> </w:t>
      </w:r>
      <w:r w:rsidRPr="007A5531">
        <w:rPr>
          <w:sz w:val="28"/>
          <w:szCs w:val="28"/>
          <w:highlight w:val="yellow"/>
          <w:lang w:val="fr-FR"/>
          <w:rPrChange w:id="14759" w:author="Peng Luqi" w:date="2019-10-13T23:27:00Z">
            <w:rPr>
              <w:lang w:val="fr-FR"/>
            </w:rPr>
          </w:rPrChange>
        </w:rPr>
        <w:t>livre</w:t>
      </w:r>
      <w:r w:rsidRPr="007A5531">
        <w:rPr>
          <w:spacing w:val="-10"/>
          <w:sz w:val="28"/>
          <w:szCs w:val="28"/>
          <w:highlight w:val="yellow"/>
          <w:lang w:val="fr-FR"/>
          <w:rPrChange w:id="14760" w:author="Peng Luqi" w:date="2019-10-13T23:27:00Z">
            <w:rPr>
              <w:spacing w:val="-10"/>
              <w:lang w:val="fr-FR"/>
            </w:rPr>
          </w:rPrChange>
        </w:rPr>
        <w:t xml:space="preserve"> </w:t>
      </w:r>
      <w:r w:rsidRPr="007A5531">
        <w:rPr>
          <w:sz w:val="28"/>
          <w:szCs w:val="28"/>
          <w:highlight w:val="yellow"/>
          <w:lang w:val="fr-FR"/>
          <w:rPrChange w:id="14761" w:author="Peng Luqi" w:date="2019-10-13T23:27:00Z">
            <w:rPr>
              <w:lang w:val="fr-FR"/>
            </w:rPr>
          </w:rPrChange>
        </w:rPr>
        <w:t>en</w:t>
      </w:r>
      <w:r w:rsidRPr="007A5531">
        <w:rPr>
          <w:spacing w:val="-8"/>
          <w:sz w:val="28"/>
          <w:szCs w:val="28"/>
          <w:highlight w:val="yellow"/>
          <w:lang w:val="fr-FR"/>
          <w:rPrChange w:id="14762" w:author="Peng Luqi" w:date="2019-10-13T23:27:00Z">
            <w:rPr>
              <w:spacing w:val="-8"/>
              <w:lang w:val="fr-FR"/>
            </w:rPr>
          </w:rPrChange>
        </w:rPr>
        <w:t xml:space="preserve"> </w:t>
      </w:r>
      <w:r w:rsidRPr="007A5531">
        <w:rPr>
          <w:sz w:val="28"/>
          <w:szCs w:val="28"/>
          <w:highlight w:val="yellow"/>
          <w:lang w:val="fr-FR"/>
          <w:rPrChange w:id="14763" w:author="Peng Luqi" w:date="2019-10-13T23:27:00Z">
            <w:rPr>
              <w:lang w:val="fr-FR"/>
            </w:rPr>
          </w:rPrChange>
        </w:rPr>
        <w:t>un</w:t>
      </w:r>
      <w:r w:rsidRPr="007A5531">
        <w:rPr>
          <w:spacing w:val="-9"/>
          <w:sz w:val="28"/>
          <w:szCs w:val="28"/>
          <w:highlight w:val="yellow"/>
          <w:lang w:val="fr-FR"/>
          <w:rPrChange w:id="14764" w:author="Peng Luqi" w:date="2019-10-13T23:27:00Z">
            <w:rPr>
              <w:spacing w:val="-9"/>
              <w:lang w:val="fr-FR"/>
            </w:rPr>
          </w:rPrChange>
        </w:rPr>
        <w:t xml:space="preserve"> </w:t>
      </w:r>
      <w:r w:rsidRPr="007A5531">
        <w:rPr>
          <w:sz w:val="28"/>
          <w:szCs w:val="28"/>
          <w:highlight w:val="yellow"/>
          <w:lang w:val="fr-FR"/>
          <w:rPrChange w:id="14765" w:author="Peng Luqi" w:date="2019-10-13T23:27:00Z">
            <w:rPr>
              <w:lang w:val="fr-FR"/>
            </w:rPr>
          </w:rPrChange>
        </w:rPr>
        <w:t>ou</w:t>
      </w:r>
      <w:r w:rsidRPr="007A5531">
        <w:rPr>
          <w:spacing w:val="-8"/>
          <w:sz w:val="28"/>
          <w:szCs w:val="28"/>
          <w:highlight w:val="yellow"/>
          <w:lang w:val="fr-FR"/>
          <w:rPrChange w:id="14766" w:author="Peng Luqi" w:date="2019-10-13T23:27:00Z">
            <w:rPr>
              <w:spacing w:val="-8"/>
              <w:lang w:val="fr-FR"/>
            </w:rPr>
          </w:rPrChange>
        </w:rPr>
        <w:t xml:space="preserve"> </w:t>
      </w:r>
      <w:r w:rsidRPr="007A5531">
        <w:rPr>
          <w:sz w:val="28"/>
          <w:szCs w:val="28"/>
          <w:highlight w:val="yellow"/>
          <w:lang w:val="fr-FR"/>
          <w:rPrChange w:id="14767" w:author="Peng Luqi" w:date="2019-10-13T23:27:00Z">
            <w:rPr>
              <w:lang w:val="fr-FR"/>
            </w:rPr>
          </w:rPrChange>
        </w:rPr>
        <w:t>deux</w:t>
      </w:r>
      <w:r w:rsidRPr="007A5531">
        <w:rPr>
          <w:spacing w:val="-9"/>
          <w:sz w:val="28"/>
          <w:szCs w:val="28"/>
          <w:highlight w:val="yellow"/>
          <w:lang w:val="fr-FR"/>
          <w:rPrChange w:id="14768" w:author="Peng Luqi" w:date="2019-10-13T23:27:00Z">
            <w:rPr>
              <w:spacing w:val="-9"/>
              <w:lang w:val="fr-FR"/>
            </w:rPr>
          </w:rPrChange>
        </w:rPr>
        <w:t xml:space="preserve"> </w:t>
      </w:r>
      <w:r w:rsidRPr="007A5531">
        <w:rPr>
          <w:sz w:val="28"/>
          <w:szCs w:val="28"/>
          <w:highlight w:val="yellow"/>
          <w:lang w:val="fr-FR"/>
          <w:rPrChange w:id="14769" w:author="Peng Luqi" w:date="2019-10-13T23:27:00Z">
            <w:rPr>
              <w:lang w:val="fr-FR"/>
            </w:rPr>
          </w:rPrChange>
        </w:rPr>
        <w:t>jours</w:t>
      </w:r>
      <w:r w:rsidRPr="00F94CB9">
        <w:rPr>
          <w:sz w:val="28"/>
          <w:szCs w:val="28"/>
          <w:lang w:val="fr-FR"/>
          <w:rPrChange w:id="14770" w:author="Peng Luqi" w:date="2019-10-13T14:50:00Z">
            <w:rPr>
              <w:lang w:val="fr-FR"/>
            </w:rPr>
          </w:rPrChange>
        </w:rPr>
        <w:t>.</w:t>
      </w:r>
      <w:r w:rsidRPr="00F94CB9">
        <w:rPr>
          <w:spacing w:val="-7"/>
          <w:sz w:val="28"/>
          <w:szCs w:val="28"/>
          <w:lang w:val="fr-FR"/>
          <w:rPrChange w:id="14771" w:author="Peng Luqi" w:date="2019-10-13T14:50:00Z">
            <w:rPr>
              <w:spacing w:val="-7"/>
              <w:lang w:val="fr-FR"/>
            </w:rPr>
          </w:rPrChange>
        </w:rPr>
        <w:t xml:space="preserve"> </w:t>
      </w:r>
      <w:r w:rsidRPr="00F94CB9">
        <w:rPr>
          <w:sz w:val="28"/>
          <w:szCs w:val="28"/>
          <w:lang w:val="fr-FR"/>
          <w:rPrChange w:id="14772" w:author="Peng Luqi" w:date="2019-10-13T14:50:00Z">
            <w:rPr>
              <w:lang w:val="fr-FR"/>
            </w:rPr>
          </w:rPrChange>
        </w:rPr>
        <w:t>La</w:t>
      </w:r>
      <w:r w:rsidRPr="00F94CB9">
        <w:rPr>
          <w:spacing w:val="-9"/>
          <w:sz w:val="28"/>
          <w:szCs w:val="28"/>
          <w:lang w:val="fr-FR"/>
          <w:rPrChange w:id="14773" w:author="Peng Luqi" w:date="2019-10-13T14:50:00Z">
            <w:rPr>
              <w:spacing w:val="-9"/>
              <w:lang w:val="fr-FR"/>
            </w:rPr>
          </w:rPrChange>
        </w:rPr>
        <w:t xml:space="preserve"> </w:t>
      </w:r>
      <w:r w:rsidRPr="00F94CB9">
        <w:rPr>
          <w:sz w:val="28"/>
          <w:szCs w:val="28"/>
          <w:lang w:val="fr-FR"/>
          <w:rPrChange w:id="14774" w:author="Peng Luqi" w:date="2019-10-13T14:50:00Z">
            <w:rPr>
              <w:lang w:val="fr-FR"/>
            </w:rPr>
          </w:rPrChange>
        </w:rPr>
        <w:t>publication</w:t>
      </w:r>
      <w:r w:rsidRPr="00F94CB9">
        <w:rPr>
          <w:spacing w:val="-8"/>
          <w:sz w:val="28"/>
          <w:szCs w:val="28"/>
          <w:lang w:val="fr-FR"/>
          <w:rPrChange w:id="14775" w:author="Peng Luqi" w:date="2019-10-13T14:50:00Z">
            <w:rPr>
              <w:spacing w:val="-8"/>
              <w:lang w:val="fr-FR"/>
            </w:rPr>
          </w:rPrChange>
        </w:rPr>
        <w:t xml:space="preserve"> </w:t>
      </w:r>
      <w:r w:rsidRPr="00F94CB9">
        <w:rPr>
          <w:sz w:val="28"/>
          <w:szCs w:val="28"/>
          <w:lang w:val="fr-FR"/>
          <w:rPrChange w:id="14776" w:author="Peng Luqi" w:date="2019-10-13T14:50:00Z">
            <w:rPr>
              <w:lang w:val="fr-FR"/>
            </w:rPr>
          </w:rPrChange>
        </w:rPr>
        <w:t>de</w:t>
      </w:r>
      <w:r w:rsidRPr="00F94CB9">
        <w:rPr>
          <w:spacing w:val="-10"/>
          <w:sz w:val="28"/>
          <w:szCs w:val="28"/>
          <w:lang w:val="fr-FR"/>
          <w:rPrChange w:id="14777" w:author="Peng Luqi" w:date="2019-10-13T14:50:00Z">
            <w:rPr>
              <w:spacing w:val="-10"/>
              <w:lang w:val="fr-FR"/>
            </w:rPr>
          </w:rPrChange>
        </w:rPr>
        <w:t xml:space="preserve"> </w:t>
      </w:r>
      <w:del w:id="14778" w:author="Peng Luqi" w:date="2019-10-13T23:15:00Z">
        <w:r w:rsidRPr="00F94CB9" w:rsidDel="00C96301">
          <w:rPr>
            <w:sz w:val="28"/>
            <w:szCs w:val="28"/>
            <w:lang w:val="fr-FR"/>
            <w:rPrChange w:id="14779" w:author="Peng Luqi" w:date="2019-10-13T14:50:00Z">
              <w:rPr>
                <w:lang w:val="fr-FR"/>
              </w:rPr>
            </w:rPrChange>
          </w:rPr>
          <w:delText>«</w:delText>
        </w:r>
      </w:del>
      <w:r w:rsidRPr="00F94CB9">
        <w:rPr>
          <w:spacing w:val="-2"/>
          <w:sz w:val="28"/>
          <w:szCs w:val="28"/>
          <w:lang w:val="fr-FR"/>
          <w:rPrChange w:id="14780" w:author="Peng Luqi" w:date="2019-10-13T14:50:00Z">
            <w:rPr>
              <w:spacing w:val="-2"/>
              <w:lang w:val="fr-FR"/>
            </w:rPr>
          </w:rPrChange>
        </w:rPr>
        <w:t xml:space="preserve"> </w:t>
      </w:r>
      <w:r w:rsidRPr="00C96301">
        <w:rPr>
          <w:i/>
          <w:iCs/>
          <w:sz w:val="28"/>
          <w:szCs w:val="28"/>
          <w:lang w:val="fr-FR"/>
          <w:rPrChange w:id="14781" w:author="Peng Luqi" w:date="2019-10-13T23:15:00Z">
            <w:rPr>
              <w:lang w:val="fr-FR"/>
            </w:rPr>
          </w:rPrChange>
        </w:rPr>
        <w:t>Traiter</w:t>
      </w:r>
      <w:r w:rsidRPr="00C96301">
        <w:rPr>
          <w:i/>
          <w:iCs/>
          <w:spacing w:val="-9"/>
          <w:sz w:val="28"/>
          <w:szCs w:val="28"/>
          <w:lang w:val="fr-FR"/>
          <w:rPrChange w:id="14782" w:author="Peng Luqi" w:date="2019-10-13T23:15:00Z">
            <w:rPr>
              <w:spacing w:val="-9"/>
              <w:lang w:val="fr-FR"/>
            </w:rPr>
          </w:rPrChange>
        </w:rPr>
        <w:t xml:space="preserve"> </w:t>
      </w:r>
      <w:r w:rsidRPr="00C96301">
        <w:rPr>
          <w:i/>
          <w:iCs/>
          <w:sz w:val="28"/>
          <w:szCs w:val="28"/>
          <w:lang w:val="fr-FR"/>
          <w:rPrChange w:id="14783" w:author="Peng Luqi" w:date="2019-10-13T23:15:00Z">
            <w:rPr>
              <w:lang w:val="fr-FR"/>
            </w:rPr>
          </w:rPrChange>
        </w:rPr>
        <w:t>le</w:t>
      </w:r>
      <w:r w:rsidRPr="00C96301">
        <w:rPr>
          <w:i/>
          <w:iCs/>
          <w:spacing w:val="-8"/>
          <w:sz w:val="28"/>
          <w:szCs w:val="28"/>
          <w:lang w:val="fr-FR"/>
          <w:rPrChange w:id="14784" w:author="Peng Luqi" w:date="2019-10-13T23:15:00Z">
            <w:rPr>
              <w:spacing w:val="-8"/>
              <w:lang w:val="fr-FR"/>
            </w:rPr>
          </w:rPrChange>
        </w:rPr>
        <w:t xml:space="preserve"> </w:t>
      </w:r>
      <w:r w:rsidRPr="00C96301">
        <w:rPr>
          <w:i/>
          <w:iCs/>
          <w:sz w:val="28"/>
          <w:szCs w:val="28"/>
          <w:lang w:val="fr-FR"/>
          <w:rPrChange w:id="14785" w:author="Peng Luqi" w:date="2019-10-13T23:15:00Z">
            <w:rPr>
              <w:lang w:val="fr-FR"/>
            </w:rPr>
          </w:rPrChange>
        </w:rPr>
        <w:t>temps</w:t>
      </w:r>
      <w:r w:rsidRPr="00C96301">
        <w:rPr>
          <w:i/>
          <w:iCs/>
          <w:spacing w:val="-9"/>
          <w:sz w:val="28"/>
          <w:szCs w:val="28"/>
          <w:lang w:val="fr-FR"/>
          <w:rPrChange w:id="14786" w:author="Peng Luqi" w:date="2019-10-13T23:15:00Z">
            <w:rPr>
              <w:spacing w:val="-9"/>
              <w:lang w:val="fr-FR"/>
            </w:rPr>
          </w:rPrChange>
        </w:rPr>
        <w:t xml:space="preserve"> </w:t>
      </w:r>
      <w:r w:rsidRPr="00C96301">
        <w:rPr>
          <w:i/>
          <w:iCs/>
          <w:sz w:val="28"/>
          <w:szCs w:val="28"/>
          <w:lang w:val="fr-FR"/>
          <w:rPrChange w:id="14787" w:author="Peng Luqi" w:date="2019-10-13T23:15:00Z">
            <w:rPr>
              <w:lang w:val="fr-FR"/>
            </w:rPr>
          </w:rPrChange>
        </w:rPr>
        <w:t>comme</w:t>
      </w:r>
      <w:r w:rsidRPr="00C96301">
        <w:rPr>
          <w:i/>
          <w:iCs/>
          <w:spacing w:val="-8"/>
          <w:sz w:val="28"/>
          <w:szCs w:val="28"/>
          <w:lang w:val="fr-FR"/>
          <w:rPrChange w:id="14788" w:author="Peng Luqi" w:date="2019-10-13T23:15:00Z">
            <w:rPr>
              <w:spacing w:val="-8"/>
              <w:lang w:val="fr-FR"/>
            </w:rPr>
          </w:rPrChange>
        </w:rPr>
        <w:t xml:space="preserve"> </w:t>
      </w:r>
      <w:r w:rsidRPr="00C96301">
        <w:rPr>
          <w:i/>
          <w:iCs/>
          <w:sz w:val="28"/>
          <w:szCs w:val="28"/>
          <w:lang w:val="fr-FR"/>
          <w:rPrChange w:id="14789" w:author="Peng Luqi" w:date="2019-10-13T23:15:00Z">
            <w:rPr>
              <w:lang w:val="fr-FR"/>
            </w:rPr>
          </w:rPrChange>
        </w:rPr>
        <w:t>un</w:t>
      </w:r>
      <w:r w:rsidRPr="00C96301">
        <w:rPr>
          <w:i/>
          <w:iCs/>
          <w:spacing w:val="-9"/>
          <w:sz w:val="28"/>
          <w:szCs w:val="28"/>
          <w:lang w:val="fr-FR"/>
          <w:rPrChange w:id="14790" w:author="Peng Luqi" w:date="2019-10-13T23:15:00Z">
            <w:rPr>
              <w:spacing w:val="-9"/>
              <w:lang w:val="fr-FR"/>
            </w:rPr>
          </w:rPrChange>
        </w:rPr>
        <w:t xml:space="preserve"> </w:t>
      </w:r>
      <w:r w:rsidRPr="00C96301">
        <w:rPr>
          <w:i/>
          <w:iCs/>
          <w:sz w:val="28"/>
          <w:szCs w:val="28"/>
          <w:lang w:val="fr-FR"/>
          <w:rPrChange w:id="14791" w:author="Peng Luqi" w:date="2019-10-13T23:15:00Z">
            <w:rPr>
              <w:lang w:val="fr-FR"/>
            </w:rPr>
          </w:rPrChange>
        </w:rPr>
        <w:t>ami</w:t>
      </w:r>
      <w:r w:rsidRPr="00F94CB9">
        <w:rPr>
          <w:spacing w:val="-2"/>
          <w:sz w:val="28"/>
          <w:szCs w:val="28"/>
          <w:lang w:val="fr-FR"/>
          <w:rPrChange w:id="14792" w:author="Peng Luqi" w:date="2019-10-13T14:50:00Z">
            <w:rPr>
              <w:spacing w:val="-2"/>
              <w:lang w:val="fr-FR"/>
            </w:rPr>
          </w:rPrChange>
        </w:rPr>
        <w:t xml:space="preserve"> </w:t>
      </w:r>
      <w:del w:id="14793" w:author="Peng Luqi" w:date="2019-10-13T23:15:00Z">
        <w:r w:rsidRPr="00F94CB9" w:rsidDel="00C96301">
          <w:rPr>
            <w:sz w:val="28"/>
            <w:szCs w:val="28"/>
            <w:lang w:val="fr-FR"/>
            <w:rPrChange w:id="14794" w:author="Peng Luqi" w:date="2019-10-13T14:50:00Z">
              <w:rPr>
                <w:lang w:val="fr-FR"/>
              </w:rPr>
            </w:rPrChange>
          </w:rPr>
          <w:delText>»</w:delText>
        </w:r>
        <w:r w:rsidRPr="00F94CB9" w:rsidDel="00C96301">
          <w:rPr>
            <w:spacing w:val="-9"/>
            <w:sz w:val="28"/>
            <w:szCs w:val="28"/>
            <w:lang w:val="fr-FR"/>
            <w:rPrChange w:id="14795" w:author="Peng Luqi" w:date="2019-10-13T14:50:00Z">
              <w:rPr>
                <w:spacing w:val="-9"/>
                <w:lang w:val="fr-FR"/>
              </w:rPr>
            </w:rPrChange>
          </w:rPr>
          <w:delText xml:space="preserve"> </w:delText>
        </w:r>
      </w:del>
      <w:r w:rsidRPr="00F94CB9">
        <w:rPr>
          <w:sz w:val="28"/>
          <w:szCs w:val="28"/>
          <w:lang w:val="fr-FR"/>
          <w:rPrChange w:id="14796" w:author="Peng Luqi" w:date="2019-10-13T14:50:00Z">
            <w:rPr>
              <w:lang w:val="fr-FR"/>
            </w:rPr>
          </w:rPrChange>
        </w:rPr>
        <w:t>s</w:t>
      </w:r>
      <w:del w:id="14797" w:author="Peng Luqi" w:date="2019-10-13T14:43:00Z">
        <w:r w:rsidRPr="00F94CB9" w:rsidDel="00EF666F">
          <w:rPr>
            <w:sz w:val="28"/>
            <w:szCs w:val="28"/>
            <w:lang w:val="fr-FR"/>
            <w:rPrChange w:id="14798" w:author="Peng Luqi" w:date="2019-10-13T14:50:00Z">
              <w:rPr>
                <w:lang w:val="fr-FR"/>
              </w:rPr>
            </w:rPrChange>
          </w:rPr>
          <w:delText>’</w:delText>
        </w:r>
      </w:del>
      <w:ins w:id="14799" w:author="Peng Luqi" w:date="2019-10-13T14:43:00Z">
        <w:r w:rsidR="00EF666F" w:rsidRPr="00F94CB9">
          <w:rPr>
            <w:sz w:val="28"/>
            <w:szCs w:val="28"/>
            <w:lang w:val="fr-FR"/>
            <w:rPrChange w:id="14800" w:author="Peng Luqi" w:date="2019-10-13T14:50:00Z">
              <w:rPr>
                <w:lang w:val="fr-FR"/>
              </w:rPr>
            </w:rPrChange>
          </w:rPr>
          <w:t>’</w:t>
        </w:r>
      </w:ins>
      <w:r w:rsidRPr="00F94CB9">
        <w:rPr>
          <w:sz w:val="28"/>
          <w:szCs w:val="28"/>
          <w:lang w:val="fr-FR"/>
          <w:rPrChange w:id="14801" w:author="Peng Luqi" w:date="2019-10-13T14:50:00Z">
            <w:rPr>
              <w:lang w:val="fr-FR"/>
            </w:rPr>
          </w:rPrChange>
        </w:rPr>
        <w:t>est</w:t>
      </w:r>
      <w:r w:rsidRPr="00F94CB9">
        <w:rPr>
          <w:spacing w:val="-8"/>
          <w:sz w:val="28"/>
          <w:szCs w:val="28"/>
          <w:lang w:val="fr-FR"/>
          <w:rPrChange w:id="14802" w:author="Peng Luqi" w:date="2019-10-13T14:50:00Z">
            <w:rPr>
              <w:spacing w:val="-8"/>
              <w:lang w:val="fr-FR"/>
            </w:rPr>
          </w:rPrChange>
        </w:rPr>
        <w:t xml:space="preserve"> </w:t>
      </w:r>
      <w:r w:rsidRPr="00F94CB9">
        <w:rPr>
          <w:sz w:val="28"/>
          <w:szCs w:val="28"/>
          <w:lang w:val="fr-FR"/>
          <w:rPrChange w:id="14803" w:author="Peng Luqi" w:date="2019-10-13T14:50:00Z">
            <w:rPr>
              <w:lang w:val="fr-FR"/>
            </w:rPr>
          </w:rPrChange>
        </w:rPr>
        <w:t>passée il y a une</w:t>
      </w:r>
      <w:r w:rsidRPr="00F94CB9">
        <w:rPr>
          <w:spacing w:val="-5"/>
          <w:sz w:val="28"/>
          <w:szCs w:val="28"/>
          <w:lang w:val="fr-FR"/>
          <w:rPrChange w:id="14804" w:author="Peng Luqi" w:date="2019-10-13T14:50:00Z">
            <w:rPr>
              <w:spacing w:val="-5"/>
              <w:lang w:val="fr-FR"/>
            </w:rPr>
          </w:rPrChange>
        </w:rPr>
        <w:t xml:space="preserve"> </w:t>
      </w:r>
      <w:r w:rsidRPr="00F94CB9">
        <w:rPr>
          <w:sz w:val="28"/>
          <w:szCs w:val="28"/>
          <w:lang w:val="fr-FR"/>
          <w:rPrChange w:id="14805" w:author="Peng Luqi" w:date="2019-10-13T14:50:00Z">
            <w:rPr>
              <w:lang w:val="fr-FR"/>
            </w:rPr>
          </w:rPrChange>
        </w:rPr>
        <w:t>décennie.</w:t>
      </w:r>
    </w:p>
    <w:p w:rsidR="002B38DF" w:rsidRPr="00F94CB9" w:rsidRDefault="002B38DF">
      <w:pPr>
        <w:pStyle w:val="a3"/>
        <w:ind w:left="170" w:right="170"/>
        <w:jc w:val="both"/>
        <w:rPr>
          <w:lang w:val="fr-FR"/>
          <w:rPrChange w:id="14806" w:author="Peng Luqi" w:date="2019-10-13T14:50:00Z">
            <w:rPr>
              <w:sz w:val="20"/>
              <w:lang w:val="fr-FR"/>
            </w:rPr>
          </w:rPrChange>
        </w:rPr>
        <w:pPrChange w:id="14807" w:author="Peng Luqi" w:date="2019-10-13T14:20:00Z">
          <w:pPr>
            <w:pStyle w:val="a3"/>
            <w:spacing w:before="11"/>
          </w:pPr>
        </w:pPrChange>
      </w:pPr>
    </w:p>
    <w:p w:rsidR="00C96301" w:rsidRDefault="00716360" w:rsidP="00CB23F4">
      <w:pPr>
        <w:ind w:left="170" w:right="170"/>
        <w:jc w:val="both"/>
        <w:rPr>
          <w:ins w:id="14808" w:author="Peng Luqi" w:date="2019-10-13T23:15:00Z"/>
          <w:sz w:val="28"/>
          <w:szCs w:val="28"/>
          <w:lang w:val="fr-FR"/>
        </w:rPr>
      </w:pPr>
      <w:r w:rsidRPr="00F94CB9">
        <w:rPr>
          <w:sz w:val="28"/>
          <w:szCs w:val="28"/>
          <w:lang w:val="fr-FR"/>
          <w:rPrChange w:id="14809" w:author="Peng Luqi" w:date="2019-10-13T14:50:00Z">
            <w:rPr>
              <w:lang w:val="fr-FR"/>
            </w:rPr>
          </w:rPrChange>
        </w:rPr>
        <w:t>Cette</w:t>
      </w:r>
      <w:r w:rsidRPr="00F94CB9">
        <w:rPr>
          <w:spacing w:val="-7"/>
          <w:sz w:val="28"/>
          <w:szCs w:val="28"/>
          <w:lang w:val="fr-FR"/>
          <w:rPrChange w:id="14810" w:author="Peng Luqi" w:date="2019-10-13T14:50:00Z">
            <w:rPr>
              <w:spacing w:val="-7"/>
              <w:lang w:val="fr-FR"/>
            </w:rPr>
          </w:rPrChange>
        </w:rPr>
        <w:t xml:space="preserve"> </w:t>
      </w:r>
      <w:r w:rsidRPr="00F94CB9">
        <w:rPr>
          <w:sz w:val="28"/>
          <w:szCs w:val="28"/>
          <w:lang w:val="fr-FR"/>
          <w:rPrChange w:id="14811" w:author="Peng Luqi" w:date="2019-10-13T14:50:00Z">
            <w:rPr>
              <w:lang w:val="fr-FR"/>
            </w:rPr>
          </w:rPrChange>
        </w:rPr>
        <w:t>fois-ci,</w:t>
      </w:r>
      <w:r w:rsidRPr="00F94CB9">
        <w:rPr>
          <w:spacing w:val="-6"/>
          <w:sz w:val="28"/>
          <w:szCs w:val="28"/>
          <w:lang w:val="fr-FR"/>
          <w:rPrChange w:id="14812" w:author="Peng Luqi" w:date="2019-10-13T14:50:00Z">
            <w:rPr>
              <w:spacing w:val="-6"/>
              <w:lang w:val="fr-FR"/>
            </w:rPr>
          </w:rPrChange>
        </w:rPr>
        <w:t xml:space="preserve"> </w:t>
      </w:r>
      <w:r w:rsidRPr="00F94CB9">
        <w:rPr>
          <w:sz w:val="28"/>
          <w:szCs w:val="28"/>
          <w:lang w:val="fr-FR"/>
          <w:rPrChange w:id="14813" w:author="Peng Luqi" w:date="2019-10-13T14:50:00Z">
            <w:rPr>
              <w:lang w:val="fr-FR"/>
            </w:rPr>
          </w:rPrChange>
        </w:rPr>
        <w:t>après</w:t>
      </w:r>
      <w:r w:rsidRPr="00F94CB9">
        <w:rPr>
          <w:spacing w:val="-6"/>
          <w:sz w:val="28"/>
          <w:szCs w:val="28"/>
          <w:lang w:val="fr-FR"/>
          <w:rPrChange w:id="14814" w:author="Peng Luqi" w:date="2019-10-13T14:50:00Z">
            <w:rPr>
              <w:spacing w:val="-6"/>
              <w:lang w:val="fr-FR"/>
            </w:rPr>
          </w:rPrChange>
        </w:rPr>
        <w:t xml:space="preserve"> </w:t>
      </w:r>
      <w:r w:rsidRPr="00F94CB9">
        <w:rPr>
          <w:sz w:val="28"/>
          <w:szCs w:val="28"/>
          <w:lang w:val="fr-FR"/>
          <w:rPrChange w:id="14815" w:author="Peng Luqi" w:date="2019-10-13T14:50:00Z">
            <w:rPr>
              <w:lang w:val="fr-FR"/>
            </w:rPr>
          </w:rPrChange>
        </w:rPr>
        <w:t>avoir</w:t>
      </w:r>
      <w:r w:rsidRPr="00F94CB9">
        <w:rPr>
          <w:spacing w:val="-6"/>
          <w:sz w:val="28"/>
          <w:szCs w:val="28"/>
          <w:lang w:val="fr-FR"/>
          <w:rPrChange w:id="14816" w:author="Peng Luqi" w:date="2019-10-13T14:50:00Z">
            <w:rPr>
              <w:spacing w:val="-6"/>
              <w:lang w:val="fr-FR"/>
            </w:rPr>
          </w:rPrChange>
        </w:rPr>
        <w:t xml:space="preserve"> </w:t>
      </w:r>
      <w:r w:rsidRPr="00F94CB9">
        <w:rPr>
          <w:sz w:val="28"/>
          <w:szCs w:val="28"/>
          <w:lang w:val="fr-FR"/>
          <w:rPrChange w:id="14817" w:author="Peng Luqi" w:date="2019-10-13T14:50:00Z">
            <w:rPr>
              <w:lang w:val="fr-FR"/>
            </w:rPr>
          </w:rPrChange>
        </w:rPr>
        <w:t>terminé</w:t>
      </w:r>
      <w:r w:rsidRPr="00F94CB9">
        <w:rPr>
          <w:spacing w:val="-6"/>
          <w:sz w:val="28"/>
          <w:szCs w:val="28"/>
          <w:lang w:val="fr-FR"/>
          <w:rPrChange w:id="14818" w:author="Peng Luqi" w:date="2019-10-13T14:50:00Z">
            <w:rPr>
              <w:spacing w:val="-6"/>
              <w:lang w:val="fr-FR"/>
            </w:rPr>
          </w:rPrChange>
        </w:rPr>
        <w:t xml:space="preserve"> </w:t>
      </w:r>
      <w:r w:rsidRPr="00F94CB9">
        <w:rPr>
          <w:sz w:val="28"/>
          <w:szCs w:val="28"/>
          <w:lang w:val="fr-FR"/>
          <w:rPrChange w:id="14819" w:author="Peng Luqi" w:date="2019-10-13T14:50:00Z">
            <w:rPr>
              <w:lang w:val="fr-FR"/>
            </w:rPr>
          </w:rPrChange>
        </w:rPr>
        <w:t>ce</w:t>
      </w:r>
      <w:r w:rsidRPr="00F94CB9">
        <w:rPr>
          <w:spacing w:val="-7"/>
          <w:sz w:val="28"/>
          <w:szCs w:val="28"/>
          <w:lang w:val="fr-FR"/>
          <w:rPrChange w:id="14820" w:author="Peng Luqi" w:date="2019-10-13T14:50:00Z">
            <w:rPr>
              <w:spacing w:val="-7"/>
              <w:lang w:val="fr-FR"/>
            </w:rPr>
          </w:rPrChange>
        </w:rPr>
        <w:t xml:space="preserve"> </w:t>
      </w:r>
      <w:r w:rsidRPr="00F94CB9">
        <w:rPr>
          <w:sz w:val="28"/>
          <w:szCs w:val="28"/>
          <w:lang w:val="fr-FR"/>
          <w:rPrChange w:id="14821" w:author="Peng Luqi" w:date="2019-10-13T14:50:00Z">
            <w:rPr>
              <w:lang w:val="fr-FR"/>
            </w:rPr>
          </w:rPrChange>
        </w:rPr>
        <w:t>livre,</w:t>
      </w:r>
      <w:r w:rsidRPr="00F94CB9">
        <w:rPr>
          <w:spacing w:val="-5"/>
          <w:sz w:val="28"/>
          <w:szCs w:val="28"/>
          <w:lang w:val="fr-FR"/>
          <w:rPrChange w:id="14822" w:author="Peng Luqi" w:date="2019-10-13T14:50:00Z">
            <w:rPr>
              <w:spacing w:val="-5"/>
              <w:lang w:val="fr-FR"/>
            </w:rPr>
          </w:rPrChange>
        </w:rPr>
        <w:t xml:space="preserve"> </w:t>
      </w:r>
      <w:r w:rsidRPr="00F94CB9">
        <w:rPr>
          <w:sz w:val="28"/>
          <w:szCs w:val="28"/>
          <w:lang w:val="fr-FR"/>
          <w:rPrChange w:id="14823" w:author="Peng Luqi" w:date="2019-10-13T14:50:00Z">
            <w:rPr>
              <w:lang w:val="fr-FR"/>
            </w:rPr>
          </w:rPrChange>
        </w:rPr>
        <w:t>ma</w:t>
      </w:r>
      <w:r w:rsidRPr="00F94CB9">
        <w:rPr>
          <w:spacing w:val="-6"/>
          <w:sz w:val="28"/>
          <w:szCs w:val="28"/>
          <w:lang w:val="fr-FR"/>
          <w:rPrChange w:id="14824" w:author="Peng Luqi" w:date="2019-10-13T14:50:00Z">
            <w:rPr>
              <w:spacing w:val="-6"/>
              <w:lang w:val="fr-FR"/>
            </w:rPr>
          </w:rPrChange>
        </w:rPr>
        <w:t xml:space="preserve"> </w:t>
      </w:r>
      <w:r w:rsidRPr="00F94CB9">
        <w:rPr>
          <w:sz w:val="28"/>
          <w:szCs w:val="28"/>
          <w:lang w:val="fr-FR"/>
          <w:rPrChange w:id="14825" w:author="Peng Luqi" w:date="2019-10-13T14:50:00Z">
            <w:rPr>
              <w:lang w:val="fr-FR"/>
            </w:rPr>
          </w:rPrChange>
        </w:rPr>
        <w:t>mentalité</w:t>
      </w:r>
      <w:r w:rsidRPr="00F94CB9">
        <w:rPr>
          <w:spacing w:val="-7"/>
          <w:sz w:val="28"/>
          <w:szCs w:val="28"/>
          <w:lang w:val="fr-FR"/>
          <w:rPrChange w:id="14826" w:author="Peng Luqi" w:date="2019-10-13T14:50:00Z">
            <w:rPr>
              <w:spacing w:val="-7"/>
              <w:lang w:val="fr-FR"/>
            </w:rPr>
          </w:rPrChange>
        </w:rPr>
        <w:t xml:space="preserve"> </w:t>
      </w:r>
      <w:r w:rsidRPr="00F94CB9">
        <w:rPr>
          <w:sz w:val="28"/>
          <w:szCs w:val="28"/>
          <w:lang w:val="fr-FR"/>
          <w:rPrChange w:id="14827" w:author="Peng Luqi" w:date="2019-10-13T14:50:00Z">
            <w:rPr>
              <w:lang w:val="fr-FR"/>
            </w:rPr>
          </w:rPrChange>
        </w:rPr>
        <w:t>est</w:t>
      </w:r>
      <w:r w:rsidRPr="00F94CB9">
        <w:rPr>
          <w:spacing w:val="-5"/>
          <w:sz w:val="28"/>
          <w:szCs w:val="28"/>
          <w:lang w:val="fr-FR"/>
          <w:rPrChange w:id="14828" w:author="Peng Luqi" w:date="2019-10-13T14:50:00Z">
            <w:rPr>
              <w:spacing w:val="-5"/>
              <w:lang w:val="fr-FR"/>
            </w:rPr>
          </w:rPrChange>
        </w:rPr>
        <w:t xml:space="preserve"> </w:t>
      </w:r>
      <w:r w:rsidRPr="00F94CB9">
        <w:rPr>
          <w:sz w:val="28"/>
          <w:szCs w:val="28"/>
          <w:lang w:val="fr-FR"/>
          <w:rPrChange w:id="14829" w:author="Peng Luqi" w:date="2019-10-13T14:50:00Z">
            <w:rPr>
              <w:lang w:val="fr-FR"/>
            </w:rPr>
          </w:rPrChange>
        </w:rPr>
        <w:t>très</w:t>
      </w:r>
      <w:r w:rsidRPr="00F94CB9">
        <w:rPr>
          <w:spacing w:val="-6"/>
          <w:sz w:val="28"/>
          <w:szCs w:val="28"/>
          <w:lang w:val="fr-FR"/>
          <w:rPrChange w:id="14830" w:author="Peng Luqi" w:date="2019-10-13T14:50:00Z">
            <w:rPr>
              <w:spacing w:val="-6"/>
              <w:lang w:val="fr-FR"/>
            </w:rPr>
          </w:rPrChange>
        </w:rPr>
        <w:t xml:space="preserve"> </w:t>
      </w:r>
      <w:r w:rsidRPr="00F94CB9">
        <w:rPr>
          <w:sz w:val="28"/>
          <w:szCs w:val="28"/>
          <w:lang w:val="fr-FR"/>
          <w:rPrChange w:id="14831" w:author="Peng Luqi" w:date="2019-10-13T14:50:00Z">
            <w:rPr>
              <w:lang w:val="fr-FR"/>
            </w:rPr>
          </w:rPrChange>
        </w:rPr>
        <w:t>différente,</w:t>
      </w:r>
      <w:r w:rsidRPr="00F94CB9">
        <w:rPr>
          <w:spacing w:val="-5"/>
          <w:sz w:val="28"/>
          <w:szCs w:val="28"/>
          <w:lang w:val="fr-FR"/>
          <w:rPrChange w:id="14832" w:author="Peng Luqi" w:date="2019-10-13T14:50:00Z">
            <w:rPr>
              <w:spacing w:val="-5"/>
              <w:lang w:val="fr-FR"/>
            </w:rPr>
          </w:rPrChange>
        </w:rPr>
        <w:t xml:space="preserve"> </w:t>
      </w:r>
      <w:r w:rsidRPr="00F94CB9">
        <w:rPr>
          <w:sz w:val="28"/>
          <w:szCs w:val="28"/>
          <w:lang w:val="fr-FR"/>
          <w:rPrChange w:id="14833" w:author="Peng Luqi" w:date="2019-10-13T14:50:00Z">
            <w:rPr>
              <w:lang w:val="fr-FR"/>
            </w:rPr>
          </w:rPrChange>
        </w:rPr>
        <w:t>parce</w:t>
      </w:r>
      <w:r w:rsidRPr="00F94CB9">
        <w:rPr>
          <w:spacing w:val="-6"/>
          <w:sz w:val="28"/>
          <w:szCs w:val="28"/>
          <w:lang w:val="fr-FR"/>
          <w:rPrChange w:id="14834" w:author="Peng Luqi" w:date="2019-10-13T14:50:00Z">
            <w:rPr>
              <w:spacing w:val="-6"/>
              <w:lang w:val="fr-FR"/>
            </w:rPr>
          </w:rPrChange>
        </w:rPr>
        <w:t xml:space="preserve"> </w:t>
      </w:r>
      <w:r w:rsidRPr="00F94CB9">
        <w:rPr>
          <w:sz w:val="28"/>
          <w:szCs w:val="28"/>
          <w:lang w:val="fr-FR"/>
          <w:rPrChange w:id="14835" w:author="Peng Luqi" w:date="2019-10-13T14:50:00Z">
            <w:rPr>
              <w:lang w:val="fr-FR"/>
            </w:rPr>
          </w:rPrChange>
        </w:rPr>
        <w:t>que</w:t>
      </w:r>
      <w:r w:rsidRPr="00F94CB9">
        <w:rPr>
          <w:spacing w:val="-7"/>
          <w:sz w:val="28"/>
          <w:szCs w:val="28"/>
          <w:lang w:val="fr-FR"/>
          <w:rPrChange w:id="14836" w:author="Peng Luqi" w:date="2019-10-13T14:50:00Z">
            <w:rPr>
              <w:spacing w:val="-7"/>
              <w:lang w:val="fr-FR"/>
            </w:rPr>
          </w:rPrChange>
        </w:rPr>
        <w:t xml:space="preserve"> </w:t>
      </w:r>
      <w:r w:rsidRPr="00F94CB9">
        <w:rPr>
          <w:sz w:val="28"/>
          <w:szCs w:val="28"/>
          <w:lang w:val="fr-FR"/>
          <w:rPrChange w:id="14837" w:author="Peng Luqi" w:date="2019-10-13T14:50:00Z">
            <w:rPr>
              <w:lang w:val="fr-FR"/>
            </w:rPr>
          </w:rPrChange>
        </w:rPr>
        <w:t>cela</w:t>
      </w:r>
      <w:r w:rsidRPr="00F94CB9">
        <w:rPr>
          <w:spacing w:val="-6"/>
          <w:sz w:val="28"/>
          <w:szCs w:val="28"/>
          <w:lang w:val="fr-FR"/>
          <w:rPrChange w:id="14838" w:author="Peng Luqi" w:date="2019-10-13T14:50:00Z">
            <w:rPr>
              <w:spacing w:val="-6"/>
              <w:lang w:val="fr-FR"/>
            </w:rPr>
          </w:rPrChange>
        </w:rPr>
        <w:t xml:space="preserve"> </w:t>
      </w:r>
      <w:r w:rsidRPr="00F94CB9">
        <w:rPr>
          <w:sz w:val="28"/>
          <w:szCs w:val="28"/>
          <w:lang w:val="fr-FR"/>
          <w:rPrChange w:id="14839" w:author="Peng Luqi" w:date="2019-10-13T14:50:00Z">
            <w:rPr>
              <w:lang w:val="fr-FR"/>
            </w:rPr>
          </w:rPrChange>
        </w:rPr>
        <w:t>semble</w:t>
      </w:r>
      <w:r w:rsidRPr="00F94CB9">
        <w:rPr>
          <w:spacing w:val="-6"/>
          <w:sz w:val="28"/>
          <w:szCs w:val="28"/>
          <w:lang w:val="fr-FR"/>
          <w:rPrChange w:id="14840" w:author="Peng Luqi" w:date="2019-10-13T14:50:00Z">
            <w:rPr>
              <w:spacing w:val="-6"/>
              <w:lang w:val="fr-FR"/>
            </w:rPr>
          </w:rPrChange>
        </w:rPr>
        <w:t xml:space="preserve"> </w:t>
      </w:r>
      <w:r w:rsidRPr="00F94CB9">
        <w:rPr>
          <w:sz w:val="28"/>
          <w:szCs w:val="28"/>
          <w:lang w:val="fr-FR"/>
          <w:rPrChange w:id="14841" w:author="Peng Luqi" w:date="2019-10-13T14:50:00Z">
            <w:rPr>
              <w:lang w:val="fr-FR"/>
            </w:rPr>
          </w:rPrChange>
        </w:rPr>
        <w:t>être</w:t>
      </w:r>
      <w:r w:rsidRPr="00F94CB9">
        <w:rPr>
          <w:spacing w:val="-7"/>
          <w:sz w:val="28"/>
          <w:szCs w:val="28"/>
          <w:lang w:val="fr-FR"/>
          <w:rPrChange w:id="14842" w:author="Peng Luqi" w:date="2019-10-13T14:50:00Z">
            <w:rPr>
              <w:spacing w:val="-7"/>
              <w:lang w:val="fr-FR"/>
            </w:rPr>
          </w:rPrChange>
        </w:rPr>
        <w:t xml:space="preserve"> </w:t>
      </w:r>
      <w:r w:rsidRPr="00F94CB9">
        <w:rPr>
          <w:sz w:val="28"/>
          <w:szCs w:val="28"/>
          <w:lang w:val="fr-FR"/>
          <w:rPrChange w:id="14843" w:author="Peng Luqi" w:date="2019-10-13T14:50:00Z">
            <w:rPr>
              <w:lang w:val="fr-FR"/>
            </w:rPr>
          </w:rPrChange>
        </w:rPr>
        <w:t>la méthode la plus efficace que j</w:t>
      </w:r>
      <w:del w:id="14844" w:author="Peng Luqi" w:date="2019-10-13T14:43:00Z">
        <w:r w:rsidRPr="00F94CB9" w:rsidDel="00EF666F">
          <w:rPr>
            <w:sz w:val="28"/>
            <w:szCs w:val="28"/>
            <w:lang w:val="fr-FR"/>
            <w:rPrChange w:id="14845" w:author="Peng Luqi" w:date="2019-10-13T14:50:00Z">
              <w:rPr>
                <w:lang w:val="fr-FR"/>
              </w:rPr>
            </w:rPrChange>
          </w:rPr>
          <w:delText>’</w:delText>
        </w:r>
      </w:del>
      <w:ins w:id="14846" w:author="Peng Luqi" w:date="2019-10-13T14:43:00Z">
        <w:r w:rsidR="00EF666F" w:rsidRPr="00F94CB9">
          <w:rPr>
            <w:sz w:val="28"/>
            <w:szCs w:val="28"/>
            <w:lang w:val="fr-FR"/>
            <w:rPrChange w:id="14847" w:author="Peng Luqi" w:date="2019-10-13T14:50:00Z">
              <w:rPr>
                <w:lang w:val="fr-FR"/>
              </w:rPr>
            </w:rPrChange>
          </w:rPr>
          <w:t>’</w:t>
        </w:r>
      </w:ins>
      <w:r w:rsidRPr="00F94CB9">
        <w:rPr>
          <w:sz w:val="28"/>
          <w:szCs w:val="28"/>
          <w:lang w:val="fr-FR"/>
          <w:rPrChange w:id="14848" w:author="Peng Luqi" w:date="2019-10-13T14:50:00Z">
            <w:rPr>
              <w:lang w:val="fr-FR"/>
            </w:rPr>
          </w:rPrChange>
        </w:rPr>
        <w:t xml:space="preserve">ai pu répandre. La méthode doit être praticable et claire, tandis que les objectifs doivent être excitants et réalistes. </w:t>
      </w:r>
    </w:p>
    <w:p w:rsidR="00C96301" w:rsidRDefault="00C96301" w:rsidP="00CB23F4">
      <w:pPr>
        <w:ind w:left="170" w:right="170"/>
        <w:jc w:val="both"/>
        <w:rPr>
          <w:ins w:id="14849" w:author="Peng Luqi" w:date="2019-10-13T23:15:00Z"/>
          <w:sz w:val="28"/>
          <w:szCs w:val="28"/>
          <w:lang w:val="fr-FR"/>
        </w:rPr>
      </w:pPr>
    </w:p>
    <w:p w:rsidR="002B38DF" w:rsidRPr="00F94CB9" w:rsidRDefault="00716360">
      <w:pPr>
        <w:ind w:left="170" w:right="170"/>
        <w:jc w:val="both"/>
        <w:rPr>
          <w:sz w:val="28"/>
          <w:szCs w:val="28"/>
          <w:lang w:val="fr-FR"/>
          <w:rPrChange w:id="14850" w:author="Peng Luqi" w:date="2019-10-13T14:50:00Z">
            <w:rPr>
              <w:lang w:val="fr-FR"/>
            </w:rPr>
          </w:rPrChange>
        </w:rPr>
        <w:pPrChange w:id="14851" w:author="Peng Luqi" w:date="2019-10-13T14:20:00Z">
          <w:pPr>
            <w:ind w:left="130" w:right="181"/>
            <w:jc w:val="both"/>
          </w:pPr>
        </w:pPrChange>
      </w:pPr>
      <w:r w:rsidRPr="00F94CB9">
        <w:rPr>
          <w:sz w:val="28"/>
          <w:szCs w:val="28"/>
          <w:lang w:val="fr-FR"/>
          <w:rPrChange w:id="14852" w:author="Peng Luqi" w:date="2019-10-13T14:50:00Z">
            <w:rPr>
              <w:lang w:val="fr-FR"/>
            </w:rPr>
          </w:rPrChange>
        </w:rPr>
        <w:t>Donc, il ne s</w:t>
      </w:r>
      <w:del w:id="14853" w:author="Peng Luqi" w:date="2019-10-13T14:43:00Z">
        <w:r w:rsidRPr="00F94CB9" w:rsidDel="00EF666F">
          <w:rPr>
            <w:sz w:val="28"/>
            <w:szCs w:val="28"/>
            <w:lang w:val="fr-FR"/>
            <w:rPrChange w:id="14854" w:author="Peng Luqi" w:date="2019-10-13T14:50:00Z">
              <w:rPr>
                <w:lang w:val="fr-FR"/>
              </w:rPr>
            </w:rPrChange>
          </w:rPr>
          <w:delText>’</w:delText>
        </w:r>
      </w:del>
      <w:ins w:id="14855" w:author="Peng Luqi" w:date="2019-10-13T14:43:00Z">
        <w:r w:rsidR="00EF666F" w:rsidRPr="00F94CB9">
          <w:rPr>
            <w:sz w:val="28"/>
            <w:szCs w:val="28"/>
            <w:lang w:val="fr-FR"/>
            <w:rPrChange w:id="14856" w:author="Peng Luqi" w:date="2019-10-13T14:50:00Z">
              <w:rPr>
                <w:lang w:val="fr-FR"/>
              </w:rPr>
            </w:rPrChange>
          </w:rPr>
          <w:t>’</w:t>
        </w:r>
      </w:ins>
      <w:r w:rsidRPr="00F94CB9">
        <w:rPr>
          <w:sz w:val="28"/>
          <w:szCs w:val="28"/>
          <w:lang w:val="fr-FR"/>
          <w:rPrChange w:id="14857" w:author="Peng Luqi" w:date="2019-10-13T14:50:00Z">
            <w:rPr>
              <w:lang w:val="fr-FR"/>
            </w:rPr>
          </w:rPrChange>
        </w:rPr>
        <w:t>agit pas simplement d</w:t>
      </w:r>
      <w:del w:id="14858" w:author="Peng Luqi" w:date="2019-10-13T14:43:00Z">
        <w:r w:rsidRPr="00F94CB9" w:rsidDel="00EF666F">
          <w:rPr>
            <w:sz w:val="28"/>
            <w:szCs w:val="28"/>
            <w:lang w:val="fr-FR"/>
            <w:rPrChange w:id="14859" w:author="Peng Luqi" w:date="2019-10-13T14:50:00Z">
              <w:rPr>
                <w:lang w:val="fr-FR"/>
              </w:rPr>
            </w:rPrChange>
          </w:rPr>
          <w:delText>’</w:delText>
        </w:r>
      </w:del>
      <w:ins w:id="14860" w:author="Peng Luqi" w:date="2019-10-13T14:43:00Z">
        <w:r w:rsidR="00EF666F" w:rsidRPr="00F94CB9">
          <w:rPr>
            <w:sz w:val="28"/>
            <w:szCs w:val="28"/>
            <w:lang w:val="fr-FR"/>
            <w:rPrChange w:id="14861" w:author="Peng Luqi" w:date="2019-10-13T14:50:00Z">
              <w:rPr>
                <w:lang w:val="fr-FR"/>
              </w:rPr>
            </w:rPrChange>
          </w:rPr>
          <w:t>’</w:t>
        </w:r>
      </w:ins>
      <w:r w:rsidRPr="00F94CB9">
        <w:rPr>
          <w:sz w:val="28"/>
          <w:szCs w:val="28"/>
          <w:lang w:val="fr-FR"/>
          <w:rPrChange w:id="14862" w:author="Peng Luqi" w:date="2019-10-13T14:50:00Z">
            <w:rPr>
              <w:lang w:val="fr-FR"/>
            </w:rPr>
          </w:rPrChange>
        </w:rPr>
        <w:t>une version imprimée de textes, mais d</w:t>
      </w:r>
      <w:del w:id="14863" w:author="Peng Luqi" w:date="2019-10-13T14:43:00Z">
        <w:r w:rsidRPr="00F94CB9" w:rsidDel="00EF666F">
          <w:rPr>
            <w:sz w:val="28"/>
            <w:szCs w:val="28"/>
            <w:lang w:val="fr-FR"/>
            <w:rPrChange w:id="14864" w:author="Peng Luqi" w:date="2019-10-13T14:50:00Z">
              <w:rPr>
                <w:lang w:val="fr-FR"/>
              </w:rPr>
            </w:rPrChange>
          </w:rPr>
          <w:delText>’</w:delText>
        </w:r>
      </w:del>
      <w:ins w:id="14865" w:author="Peng Luqi" w:date="2019-10-13T14:43:00Z">
        <w:r w:rsidR="00EF666F" w:rsidRPr="00F94CB9">
          <w:rPr>
            <w:sz w:val="28"/>
            <w:szCs w:val="28"/>
            <w:lang w:val="fr-FR"/>
            <w:rPrChange w:id="14866" w:author="Peng Luqi" w:date="2019-10-13T14:50:00Z">
              <w:rPr>
                <w:lang w:val="fr-FR"/>
              </w:rPr>
            </w:rPrChange>
          </w:rPr>
          <w:t>’</w:t>
        </w:r>
      </w:ins>
      <w:r w:rsidRPr="00F94CB9">
        <w:rPr>
          <w:sz w:val="28"/>
          <w:szCs w:val="28"/>
          <w:lang w:val="fr-FR"/>
          <w:rPrChange w:id="14867" w:author="Peng Luqi" w:date="2019-10-13T14:50:00Z">
            <w:rPr>
              <w:lang w:val="fr-FR"/>
            </w:rPr>
          </w:rPrChange>
        </w:rPr>
        <w:t>un produit très complet</w:t>
      </w:r>
      <w:r w:rsidRPr="00F94CB9">
        <w:rPr>
          <w:spacing w:val="-9"/>
          <w:sz w:val="28"/>
          <w:szCs w:val="28"/>
          <w:lang w:val="fr-FR"/>
          <w:rPrChange w:id="14868" w:author="Peng Luqi" w:date="2019-10-13T14:50:00Z">
            <w:rPr>
              <w:spacing w:val="-9"/>
              <w:lang w:val="fr-FR"/>
            </w:rPr>
          </w:rPrChange>
        </w:rPr>
        <w:t xml:space="preserve"> </w:t>
      </w:r>
      <w:r w:rsidRPr="00F94CB9">
        <w:rPr>
          <w:sz w:val="28"/>
          <w:szCs w:val="28"/>
          <w:lang w:val="fr-FR"/>
          <w:rPrChange w:id="14869" w:author="Peng Luqi" w:date="2019-10-13T14:50:00Z">
            <w:rPr>
              <w:lang w:val="fr-FR"/>
            </w:rPr>
          </w:rPrChange>
        </w:rPr>
        <w:t>:</w:t>
      </w:r>
    </w:p>
    <w:p w:rsidR="002B38DF" w:rsidRPr="00F94CB9" w:rsidRDefault="002B38DF">
      <w:pPr>
        <w:pStyle w:val="a3"/>
        <w:ind w:left="170" w:right="170"/>
        <w:jc w:val="both"/>
        <w:rPr>
          <w:lang w:val="fr-FR"/>
          <w:rPrChange w:id="14870" w:author="Peng Luqi" w:date="2019-10-13T14:50:00Z">
            <w:rPr>
              <w:sz w:val="20"/>
              <w:lang w:val="fr-FR"/>
            </w:rPr>
          </w:rPrChange>
        </w:rPr>
        <w:pPrChange w:id="14871" w:author="Peng Luqi" w:date="2019-10-13T14:20:00Z">
          <w:pPr>
            <w:pStyle w:val="a3"/>
            <w:spacing w:before="11"/>
          </w:pPr>
        </w:pPrChange>
      </w:pPr>
    </w:p>
    <w:p w:rsidR="002B38DF" w:rsidRPr="00C96301" w:rsidRDefault="00716360">
      <w:pPr>
        <w:pStyle w:val="a4"/>
        <w:numPr>
          <w:ilvl w:val="2"/>
          <w:numId w:val="23"/>
        </w:numPr>
        <w:ind w:left="1077" w:right="720" w:hanging="357"/>
        <w:jc w:val="both"/>
        <w:rPr>
          <w:sz w:val="28"/>
          <w:lang w:val="fr-FR"/>
          <w:rPrChange w:id="14872" w:author="Peng Luqi" w:date="2019-10-13T23:16:00Z">
            <w:rPr>
              <w:lang w:val="fr-FR"/>
            </w:rPr>
          </w:rPrChange>
        </w:rPr>
        <w:pPrChange w:id="14873" w:author="Peng Luqi" w:date="2019-10-13T23:16:00Z">
          <w:pPr>
            <w:pStyle w:val="a4"/>
            <w:numPr>
              <w:numId w:val="7"/>
            </w:numPr>
            <w:tabs>
              <w:tab w:val="left" w:pos="850"/>
              <w:tab w:val="left" w:pos="851"/>
            </w:tabs>
          </w:pPr>
        </w:pPrChange>
      </w:pPr>
      <w:r w:rsidRPr="00C96301">
        <w:rPr>
          <w:sz w:val="28"/>
          <w:lang w:val="fr-FR"/>
          <w:rPrChange w:id="14874" w:author="Peng Luqi" w:date="2019-10-13T23:16:00Z">
            <w:rPr>
              <w:lang w:val="fr-FR"/>
            </w:rPr>
          </w:rPrChange>
        </w:rPr>
        <w:t>Méthodologie de la pratique : investissement</w:t>
      </w:r>
      <w:r w:rsidRPr="00C96301">
        <w:rPr>
          <w:sz w:val="28"/>
          <w:lang w:val="fr-FR"/>
          <w:rPrChange w:id="14875" w:author="Peng Luqi" w:date="2019-10-13T23:16:00Z">
            <w:rPr>
              <w:spacing w:val="-7"/>
              <w:lang w:val="fr-FR"/>
            </w:rPr>
          </w:rPrChange>
        </w:rPr>
        <w:t xml:space="preserve"> </w:t>
      </w:r>
      <w:r w:rsidRPr="00C96301">
        <w:rPr>
          <w:sz w:val="28"/>
          <w:lang w:val="fr-FR"/>
          <w:rPrChange w:id="14876" w:author="Peng Luqi" w:date="2019-10-13T23:16:00Z">
            <w:rPr>
              <w:lang w:val="fr-FR"/>
            </w:rPr>
          </w:rPrChange>
        </w:rPr>
        <w:t>fixe</w:t>
      </w:r>
    </w:p>
    <w:p w:rsidR="002B38DF" w:rsidRPr="00C96301" w:rsidRDefault="00716360">
      <w:pPr>
        <w:pStyle w:val="a4"/>
        <w:numPr>
          <w:ilvl w:val="2"/>
          <w:numId w:val="23"/>
        </w:numPr>
        <w:ind w:left="1077" w:right="720" w:hanging="357"/>
        <w:jc w:val="both"/>
        <w:rPr>
          <w:sz w:val="28"/>
          <w:lang w:val="fr-FR"/>
          <w:rPrChange w:id="14877" w:author="Peng Luqi" w:date="2019-10-13T23:16:00Z">
            <w:rPr>
              <w:i/>
            </w:rPr>
          </w:rPrChange>
        </w:rPr>
        <w:pPrChange w:id="14878" w:author="Peng Luqi" w:date="2019-10-13T23:16:00Z">
          <w:pPr>
            <w:pStyle w:val="a4"/>
            <w:numPr>
              <w:numId w:val="7"/>
            </w:numPr>
            <w:tabs>
              <w:tab w:val="left" w:pos="850"/>
              <w:tab w:val="left" w:pos="851"/>
            </w:tabs>
            <w:spacing w:before="59"/>
          </w:pPr>
        </w:pPrChange>
      </w:pPr>
      <w:r w:rsidRPr="00C96301">
        <w:rPr>
          <w:sz w:val="28"/>
          <w:lang w:val="fr-FR"/>
          <w:rPrChange w:id="14879" w:author="Peng Luqi" w:date="2019-10-13T23:16:00Z">
            <w:rPr/>
          </w:rPrChange>
        </w:rPr>
        <w:t>La pratique : les</w:t>
      </w:r>
      <w:r w:rsidRPr="00C96301">
        <w:rPr>
          <w:sz w:val="28"/>
          <w:lang w:val="fr-FR"/>
          <w:rPrChange w:id="14880" w:author="Peng Luqi" w:date="2019-10-13T23:16:00Z">
            <w:rPr>
              <w:spacing w:val="-5"/>
            </w:rPr>
          </w:rPrChange>
        </w:rPr>
        <w:t xml:space="preserve"> </w:t>
      </w:r>
      <w:ins w:id="14881" w:author="Peng Luqi" w:date="2019-10-13T23:17:00Z">
        <w:r w:rsidR="00C96301" w:rsidRPr="00755F13">
          <w:rPr>
            <w:i/>
            <w:color w:val="00B0F0"/>
            <w:sz w:val="28"/>
            <w:szCs w:val="28"/>
            <w:lang w:val="fr-FR"/>
          </w:rPr>
          <w:t>BOX</w:t>
        </w:r>
        <w:r w:rsidR="00C96301" w:rsidRPr="00C96301" w:rsidDel="00C96301">
          <w:rPr>
            <w:sz w:val="28"/>
            <w:lang w:val="fr-FR"/>
          </w:rPr>
          <w:t xml:space="preserve"> </w:t>
        </w:r>
      </w:ins>
      <w:del w:id="14882" w:author="Peng Luqi" w:date="2019-10-13T23:17:00Z">
        <w:r w:rsidRPr="00C96301" w:rsidDel="00C96301">
          <w:rPr>
            <w:sz w:val="28"/>
            <w:lang w:val="fr-FR"/>
            <w:rPrChange w:id="14883" w:author="Peng Luqi" w:date="2019-10-13T23:16:00Z">
              <w:rPr>
                <w:i/>
                <w:color w:val="00B0F0"/>
              </w:rPr>
            </w:rPrChange>
          </w:rPr>
          <w:delText>BOX</w:delText>
        </w:r>
      </w:del>
    </w:p>
    <w:p w:rsidR="002B38DF" w:rsidRPr="00C96301" w:rsidRDefault="00716360">
      <w:pPr>
        <w:pStyle w:val="a4"/>
        <w:numPr>
          <w:ilvl w:val="2"/>
          <w:numId w:val="23"/>
        </w:numPr>
        <w:ind w:left="1077" w:right="720" w:hanging="357"/>
        <w:jc w:val="both"/>
        <w:rPr>
          <w:sz w:val="28"/>
          <w:lang w:val="fr-FR"/>
          <w:rPrChange w:id="14884" w:author="Peng Luqi" w:date="2019-10-13T23:16:00Z">
            <w:rPr>
              <w:i/>
            </w:rPr>
          </w:rPrChange>
        </w:rPr>
        <w:pPrChange w:id="14885" w:author="Peng Luqi" w:date="2019-10-13T23:16:00Z">
          <w:pPr>
            <w:pStyle w:val="a4"/>
            <w:numPr>
              <w:numId w:val="7"/>
            </w:numPr>
            <w:tabs>
              <w:tab w:val="left" w:pos="850"/>
              <w:tab w:val="left" w:pos="851"/>
            </w:tabs>
            <w:spacing w:before="59"/>
          </w:pPr>
        </w:pPrChange>
      </w:pPr>
      <w:r w:rsidRPr="00C96301">
        <w:rPr>
          <w:sz w:val="28"/>
          <w:lang w:val="fr-FR"/>
          <w:rPrChange w:id="14886" w:author="Peng Luqi" w:date="2019-10-13T23:16:00Z">
            <w:rPr/>
          </w:rPrChange>
        </w:rPr>
        <w:t>Suppléments :</w:t>
      </w:r>
      <w:r w:rsidRPr="00C96301">
        <w:rPr>
          <w:sz w:val="28"/>
          <w:lang w:val="fr-FR"/>
          <w:rPrChange w:id="14887" w:author="Peng Luqi" w:date="2019-10-13T23:16:00Z">
            <w:rPr>
              <w:spacing w:val="-3"/>
            </w:rPr>
          </w:rPrChange>
        </w:rPr>
        <w:t xml:space="preserve"> </w:t>
      </w:r>
      <w:r w:rsidRPr="00C96301">
        <w:rPr>
          <w:sz w:val="28"/>
          <w:u w:val="single"/>
          <w:lang w:val="fr-FR"/>
          <w:rPrChange w:id="14888" w:author="Peng Luqi" w:date="2019-10-13T23:16:00Z">
            <w:rPr>
              <w:i/>
            </w:rPr>
          </w:rPrChange>
        </w:rPr>
        <w:t>b.watch</w:t>
      </w:r>
    </w:p>
    <w:p w:rsidR="002B38DF" w:rsidRPr="00C96301" w:rsidRDefault="00716360">
      <w:pPr>
        <w:pStyle w:val="a4"/>
        <w:numPr>
          <w:ilvl w:val="2"/>
          <w:numId w:val="23"/>
        </w:numPr>
        <w:ind w:left="1077" w:right="720" w:hanging="357"/>
        <w:jc w:val="both"/>
        <w:rPr>
          <w:ins w:id="14889" w:author="Peng Luqi" w:date="2019-10-13T23:15:00Z"/>
          <w:sz w:val="28"/>
          <w:lang w:val="fr-FR"/>
          <w:rPrChange w:id="14890" w:author="Peng Luqi" w:date="2019-10-13T23:16:00Z">
            <w:rPr>
              <w:ins w:id="14891" w:author="Peng Luqi" w:date="2019-10-13T23:15:00Z"/>
              <w:sz w:val="28"/>
              <w:szCs w:val="28"/>
              <w:lang w:val="fr-FR"/>
            </w:rPr>
          </w:rPrChange>
        </w:rPr>
        <w:pPrChange w:id="14892" w:author="Peng Luqi" w:date="2019-10-13T23:16:00Z">
          <w:pPr>
            <w:pStyle w:val="a4"/>
            <w:numPr>
              <w:numId w:val="7"/>
            </w:numPr>
            <w:tabs>
              <w:tab w:val="left" w:pos="850"/>
              <w:tab w:val="left" w:pos="851"/>
            </w:tabs>
            <w:ind w:left="170" w:right="170"/>
            <w:jc w:val="both"/>
          </w:pPr>
        </w:pPrChange>
      </w:pPr>
      <w:r w:rsidRPr="00C96301">
        <w:rPr>
          <w:sz w:val="28"/>
          <w:lang w:val="fr-FR"/>
          <w:rPrChange w:id="14893" w:author="Peng Luqi" w:date="2019-10-13T23:16:00Z">
            <w:rPr>
              <w:lang w:val="fr-FR"/>
            </w:rPr>
          </w:rPrChange>
        </w:rPr>
        <w:t>Communauté : communiquer pour investir en</w:t>
      </w:r>
      <w:r w:rsidRPr="00C96301">
        <w:rPr>
          <w:sz w:val="28"/>
          <w:lang w:val="fr-FR"/>
          <w:rPrChange w:id="14894" w:author="Peng Luqi" w:date="2019-10-13T23:16:00Z">
            <w:rPr>
              <w:spacing w:val="-7"/>
              <w:lang w:val="fr-FR"/>
            </w:rPr>
          </w:rPrChange>
        </w:rPr>
        <w:t xml:space="preserve"> </w:t>
      </w:r>
      <w:r w:rsidRPr="00C96301">
        <w:rPr>
          <w:sz w:val="28"/>
          <w:lang w:val="fr-FR"/>
          <w:rPrChange w:id="14895" w:author="Peng Luqi" w:date="2019-10-13T23:16:00Z">
            <w:rPr>
              <w:lang w:val="fr-FR"/>
            </w:rPr>
          </w:rPrChange>
        </w:rPr>
        <w:t>groupe</w:t>
      </w:r>
    </w:p>
    <w:p w:rsidR="00C96301" w:rsidRDefault="00C96301" w:rsidP="00C96301">
      <w:pPr>
        <w:pStyle w:val="a4"/>
        <w:tabs>
          <w:tab w:val="left" w:pos="850"/>
          <w:tab w:val="left" w:pos="851"/>
        </w:tabs>
        <w:ind w:left="170" w:right="170" w:firstLine="0"/>
        <w:jc w:val="both"/>
        <w:rPr>
          <w:ins w:id="14896" w:author="Peng Luqi" w:date="2019-10-13T23:15:00Z"/>
          <w:sz w:val="28"/>
          <w:szCs w:val="28"/>
          <w:lang w:val="fr-FR"/>
        </w:rPr>
      </w:pPr>
    </w:p>
    <w:p w:rsidR="00C96301" w:rsidRPr="00F94CB9" w:rsidDel="00C96301" w:rsidRDefault="00C96301">
      <w:pPr>
        <w:pStyle w:val="a4"/>
        <w:tabs>
          <w:tab w:val="left" w:pos="850"/>
          <w:tab w:val="left" w:pos="851"/>
        </w:tabs>
        <w:ind w:left="170" w:right="170" w:firstLine="0"/>
        <w:jc w:val="both"/>
        <w:rPr>
          <w:del w:id="14897" w:author="Peng Luqi" w:date="2019-10-13T23:15:00Z"/>
          <w:sz w:val="28"/>
          <w:szCs w:val="28"/>
          <w:lang w:val="fr-FR"/>
          <w:rPrChange w:id="14898" w:author="Peng Luqi" w:date="2019-10-13T14:50:00Z">
            <w:rPr>
              <w:del w:id="14899" w:author="Peng Luqi" w:date="2019-10-13T23:15:00Z"/>
              <w:lang w:val="fr-FR"/>
            </w:rPr>
          </w:rPrChange>
        </w:rPr>
        <w:pPrChange w:id="14900" w:author="Peng Luqi" w:date="2019-10-13T23:15:00Z">
          <w:pPr>
            <w:pStyle w:val="a4"/>
            <w:numPr>
              <w:numId w:val="7"/>
            </w:numPr>
            <w:tabs>
              <w:tab w:val="left" w:pos="850"/>
              <w:tab w:val="left" w:pos="851"/>
            </w:tabs>
            <w:spacing w:before="64"/>
          </w:pPr>
        </w:pPrChange>
      </w:pPr>
    </w:p>
    <w:p w:rsidR="00000000" w:rsidRDefault="0010589D">
      <w:pPr>
        <w:ind w:left="170" w:right="170"/>
        <w:jc w:val="both"/>
        <w:rPr>
          <w:del w:id="14901" w:author="Peng Luqi" w:date="2019-10-13T23:15:00Z"/>
          <w:sz w:val="28"/>
          <w:szCs w:val="28"/>
          <w:lang w:val="fr-FR"/>
          <w:rPrChange w:id="14902" w:author="Peng Luqi" w:date="2019-10-13T14:50:00Z">
            <w:rPr>
              <w:del w:id="14903" w:author="Peng Luqi" w:date="2019-10-13T23:15:00Z"/>
              <w:lang w:val="fr-FR"/>
            </w:rPr>
          </w:rPrChange>
        </w:rPr>
        <w:sectPr w:rsidR="00000000">
          <w:pgSz w:w="11910" w:h="16840"/>
          <w:pgMar w:top="1360" w:right="1240" w:bottom="280" w:left="1320" w:header="720" w:footer="720" w:gutter="0"/>
          <w:cols w:space="720"/>
        </w:sectPr>
        <w:pPrChange w:id="14904" w:author="Peng Luqi" w:date="2019-10-13T14:20:00Z">
          <w:pPr/>
        </w:pPrChange>
      </w:pPr>
    </w:p>
    <w:p w:rsidR="00C96301" w:rsidRDefault="00716360" w:rsidP="00CB23F4">
      <w:pPr>
        <w:ind w:left="170" w:right="170"/>
        <w:jc w:val="both"/>
        <w:rPr>
          <w:ins w:id="14905" w:author="Peng Luqi" w:date="2019-10-13T23:17:00Z"/>
          <w:spacing w:val="-8"/>
          <w:sz w:val="28"/>
          <w:szCs w:val="28"/>
          <w:lang w:val="fr-FR"/>
        </w:rPr>
      </w:pPr>
      <w:r w:rsidRPr="00F94CB9">
        <w:rPr>
          <w:sz w:val="28"/>
          <w:szCs w:val="28"/>
          <w:lang w:val="fr-FR"/>
          <w:rPrChange w:id="14906" w:author="Peng Luqi" w:date="2019-10-13T14:50:00Z">
            <w:rPr>
              <w:lang w:val="fr-FR"/>
            </w:rPr>
          </w:rPrChange>
        </w:rPr>
        <w:t>Ceci</w:t>
      </w:r>
      <w:r w:rsidRPr="00F94CB9">
        <w:rPr>
          <w:spacing w:val="-15"/>
          <w:sz w:val="28"/>
          <w:szCs w:val="28"/>
          <w:lang w:val="fr-FR"/>
          <w:rPrChange w:id="14907" w:author="Peng Luqi" w:date="2019-10-13T14:50:00Z">
            <w:rPr>
              <w:spacing w:val="-15"/>
              <w:lang w:val="fr-FR"/>
            </w:rPr>
          </w:rPrChange>
        </w:rPr>
        <w:t xml:space="preserve"> </w:t>
      </w:r>
      <w:r w:rsidRPr="00F94CB9">
        <w:rPr>
          <w:sz w:val="28"/>
          <w:szCs w:val="28"/>
          <w:lang w:val="fr-FR"/>
          <w:rPrChange w:id="14908" w:author="Peng Luqi" w:date="2019-10-13T14:50:00Z">
            <w:rPr>
              <w:lang w:val="fr-FR"/>
            </w:rPr>
          </w:rPrChange>
        </w:rPr>
        <w:t>est</w:t>
      </w:r>
      <w:r w:rsidRPr="00F94CB9">
        <w:rPr>
          <w:spacing w:val="-15"/>
          <w:sz w:val="28"/>
          <w:szCs w:val="28"/>
          <w:lang w:val="fr-FR"/>
          <w:rPrChange w:id="14909" w:author="Peng Luqi" w:date="2019-10-13T14:50:00Z">
            <w:rPr>
              <w:spacing w:val="-15"/>
              <w:lang w:val="fr-FR"/>
            </w:rPr>
          </w:rPrChange>
        </w:rPr>
        <w:t xml:space="preserve"> </w:t>
      </w:r>
      <w:r w:rsidRPr="00F94CB9">
        <w:rPr>
          <w:sz w:val="28"/>
          <w:szCs w:val="28"/>
          <w:lang w:val="fr-FR"/>
          <w:rPrChange w:id="14910" w:author="Peng Luqi" w:date="2019-10-13T14:50:00Z">
            <w:rPr>
              <w:lang w:val="fr-FR"/>
            </w:rPr>
          </w:rPrChange>
        </w:rPr>
        <w:t>en</w:t>
      </w:r>
      <w:r w:rsidRPr="00F94CB9">
        <w:rPr>
          <w:spacing w:val="-15"/>
          <w:sz w:val="28"/>
          <w:szCs w:val="28"/>
          <w:lang w:val="fr-FR"/>
          <w:rPrChange w:id="14911" w:author="Peng Luqi" w:date="2019-10-13T14:50:00Z">
            <w:rPr>
              <w:spacing w:val="-15"/>
              <w:lang w:val="fr-FR"/>
            </w:rPr>
          </w:rPrChange>
        </w:rPr>
        <w:t xml:space="preserve"> </w:t>
      </w:r>
      <w:r w:rsidRPr="00F94CB9">
        <w:rPr>
          <w:sz w:val="28"/>
          <w:szCs w:val="28"/>
          <w:lang w:val="fr-FR"/>
          <w:rPrChange w:id="14912" w:author="Peng Luqi" w:date="2019-10-13T14:50:00Z">
            <w:rPr>
              <w:lang w:val="fr-FR"/>
            </w:rPr>
          </w:rPrChange>
        </w:rPr>
        <w:t>fait</w:t>
      </w:r>
      <w:r w:rsidRPr="00F94CB9">
        <w:rPr>
          <w:spacing w:val="-15"/>
          <w:sz w:val="28"/>
          <w:szCs w:val="28"/>
          <w:lang w:val="fr-FR"/>
          <w:rPrChange w:id="14913" w:author="Peng Luqi" w:date="2019-10-13T14:50:00Z">
            <w:rPr>
              <w:spacing w:val="-15"/>
              <w:lang w:val="fr-FR"/>
            </w:rPr>
          </w:rPrChange>
        </w:rPr>
        <w:t xml:space="preserve"> </w:t>
      </w:r>
      <w:r w:rsidRPr="00F94CB9">
        <w:rPr>
          <w:sz w:val="28"/>
          <w:szCs w:val="28"/>
          <w:lang w:val="fr-FR"/>
          <w:rPrChange w:id="14914" w:author="Peng Luqi" w:date="2019-10-13T14:50:00Z">
            <w:rPr>
              <w:lang w:val="fr-FR"/>
            </w:rPr>
          </w:rPrChange>
        </w:rPr>
        <w:t>une</w:t>
      </w:r>
      <w:r w:rsidRPr="00F94CB9">
        <w:rPr>
          <w:spacing w:val="-15"/>
          <w:sz w:val="28"/>
          <w:szCs w:val="28"/>
          <w:lang w:val="fr-FR"/>
          <w:rPrChange w:id="14915" w:author="Peng Luqi" w:date="2019-10-13T14:50:00Z">
            <w:rPr>
              <w:spacing w:val="-15"/>
              <w:lang w:val="fr-FR"/>
            </w:rPr>
          </w:rPrChange>
        </w:rPr>
        <w:t xml:space="preserve"> </w:t>
      </w:r>
      <w:r w:rsidRPr="00F94CB9">
        <w:rPr>
          <w:sz w:val="28"/>
          <w:szCs w:val="28"/>
          <w:lang w:val="fr-FR"/>
          <w:rPrChange w:id="14916" w:author="Peng Luqi" w:date="2019-10-13T14:50:00Z">
            <w:rPr>
              <w:lang w:val="fr-FR"/>
            </w:rPr>
          </w:rPrChange>
        </w:rPr>
        <w:t>conséquence</w:t>
      </w:r>
      <w:r w:rsidRPr="00F94CB9">
        <w:rPr>
          <w:spacing w:val="-15"/>
          <w:sz w:val="28"/>
          <w:szCs w:val="28"/>
          <w:lang w:val="fr-FR"/>
          <w:rPrChange w:id="14917" w:author="Peng Luqi" w:date="2019-10-13T14:50:00Z">
            <w:rPr>
              <w:spacing w:val="-15"/>
              <w:lang w:val="fr-FR"/>
            </w:rPr>
          </w:rPrChange>
        </w:rPr>
        <w:t xml:space="preserve"> </w:t>
      </w:r>
      <w:r w:rsidRPr="00F94CB9">
        <w:rPr>
          <w:sz w:val="28"/>
          <w:szCs w:val="28"/>
          <w:lang w:val="fr-FR"/>
          <w:rPrChange w:id="14918" w:author="Peng Luqi" w:date="2019-10-13T14:50:00Z">
            <w:rPr>
              <w:lang w:val="fr-FR"/>
            </w:rPr>
          </w:rPrChange>
        </w:rPr>
        <w:t>directe</w:t>
      </w:r>
      <w:r w:rsidRPr="00F94CB9">
        <w:rPr>
          <w:spacing w:val="-15"/>
          <w:sz w:val="28"/>
          <w:szCs w:val="28"/>
          <w:lang w:val="fr-FR"/>
          <w:rPrChange w:id="14919" w:author="Peng Luqi" w:date="2019-10-13T14:50:00Z">
            <w:rPr>
              <w:spacing w:val="-15"/>
              <w:lang w:val="fr-FR"/>
            </w:rPr>
          </w:rPrChange>
        </w:rPr>
        <w:t xml:space="preserve"> </w:t>
      </w:r>
      <w:r w:rsidRPr="00F94CB9">
        <w:rPr>
          <w:sz w:val="28"/>
          <w:szCs w:val="28"/>
          <w:lang w:val="fr-FR"/>
          <w:rPrChange w:id="14920" w:author="Peng Luqi" w:date="2019-10-13T14:50:00Z">
            <w:rPr>
              <w:lang w:val="fr-FR"/>
            </w:rPr>
          </w:rPrChange>
        </w:rPr>
        <w:t>du</w:t>
      </w:r>
      <w:r w:rsidRPr="00F94CB9">
        <w:rPr>
          <w:spacing w:val="-15"/>
          <w:sz w:val="28"/>
          <w:szCs w:val="28"/>
          <w:lang w:val="fr-FR"/>
          <w:rPrChange w:id="14921" w:author="Peng Luqi" w:date="2019-10-13T14:50:00Z">
            <w:rPr>
              <w:spacing w:val="-15"/>
              <w:lang w:val="fr-FR"/>
            </w:rPr>
          </w:rPrChange>
        </w:rPr>
        <w:t xml:space="preserve"> </w:t>
      </w:r>
      <w:r w:rsidRPr="00F94CB9">
        <w:rPr>
          <w:sz w:val="28"/>
          <w:szCs w:val="28"/>
          <w:lang w:val="fr-FR"/>
          <w:rPrChange w:id="14922" w:author="Peng Luqi" w:date="2019-10-13T14:50:00Z">
            <w:rPr>
              <w:lang w:val="fr-FR"/>
            </w:rPr>
          </w:rPrChange>
        </w:rPr>
        <w:t>métier</w:t>
      </w:r>
      <w:r w:rsidRPr="00F94CB9">
        <w:rPr>
          <w:spacing w:val="-15"/>
          <w:sz w:val="28"/>
          <w:szCs w:val="28"/>
          <w:lang w:val="fr-FR"/>
          <w:rPrChange w:id="14923" w:author="Peng Luqi" w:date="2019-10-13T14:50:00Z">
            <w:rPr>
              <w:spacing w:val="-15"/>
              <w:lang w:val="fr-FR"/>
            </w:rPr>
          </w:rPrChange>
        </w:rPr>
        <w:t xml:space="preserve"> </w:t>
      </w:r>
      <w:r w:rsidRPr="00F94CB9">
        <w:rPr>
          <w:sz w:val="28"/>
          <w:szCs w:val="28"/>
          <w:lang w:val="fr-FR"/>
          <w:rPrChange w:id="14924" w:author="Peng Luqi" w:date="2019-10-13T14:50:00Z">
            <w:rPr>
              <w:lang w:val="fr-FR"/>
            </w:rPr>
          </w:rPrChange>
        </w:rPr>
        <w:t>de</w:t>
      </w:r>
      <w:r w:rsidRPr="00F94CB9">
        <w:rPr>
          <w:spacing w:val="-16"/>
          <w:sz w:val="28"/>
          <w:szCs w:val="28"/>
          <w:lang w:val="fr-FR"/>
          <w:rPrChange w:id="14925" w:author="Peng Luqi" w:date="2019-10-13T14:50:00Z">
            <w:rPr>
              <w:spacing w:val="-16"/>
              <w:lang w:val="fr-FR"/>
            </w:rPr>
          </w:rPrChange>
        </w:rPr>
        <w:t xml:space="preserve"> </w:t>
      </w:r>
      <w:r w:rsidRPr="00F94CB9">
        <w:rPr>
          <w:sz w:val="28"/>
          <w:szCs w:val="28"/>
          <w:lang w:val="fr-FR"/>
          <w:rPrChange w:id="14926" w:author="Peng Luqi" w:date="2019-10-13T14:50:00Z">
            <w:rPr>
              <w:lang w:val="fr-FR"/>
            </w:rPr>
          </w:rPrChange>
        </w:rPr>
        <w:t>programmeurs</w:t>
      </w:r>
      <w:r w:rsidRPr="00F94CB9">
        <w:rPr>
          <w:spacing w:val="-15"/>
          <w:sz w:val="28"/>
          <w:szCs w:val="28"/>
          <w:lang w:val="fr-FR"/>
          <w:rPrChange w:id="14927" w:author="Peng Luqi" w:date="2019-10-13T14:50:00Z">
            <w:rPr>
              <w:spacing w:val="-15"/>
              <w:lang w:val="fr-FR"/>
            </w:rPr>
          </w:rPrChange>
        </w:rPr>
        <w:t xml:space="preserve"> </w:t>
      </w:r>
      <w:r w:rsidRPr="00F94CB9">
        <w:rPr>
          <w:sz w:val="28"/>
          <w:szCs w:val="28"/>
          <w:lang w:val="fr-FR"/>
          <w:rPrChange w:id="14928" w:author="Peng Luqi" w:date="2019-10-13T14:50:00Z">
            <w:rPr>
              <w:lang w:val="fr-FR"/>
            </w:rPr>
          </w:rPrChange>
        </w:rPr>
        <w:t>que</w:t>
      </w:r>
      <w:r w:rsidRPr="00F94CB9">
        <w:rPr>
          <w:spacing w:val="-15"/>
          <w:sz w:val="28"/>
          <w:szCs w:val="28"/>
          <w:lang w:val="fr-FR"/>
          <w:rPrChange w:id="14929" w:author="Peng Luqi" w:date="2019-10-13T14:50:00Z">
            <w:rPr>
              <w:spacing w:val="-15"/>
              <w:lang w:val="fr-FR"/>
            </w:rPr>
          </w:rPrChange>
        </w:rPr>
        <w:t xml:space="preserve"> </w:t>
      </w:r>
      <w:r w:rsidRPr="00F94CB9">
        <w:rPr>
          <w:sz w:val="28"/>
          <w:szCs w:val="28"/>
          <w:lang w:val="fr-FR"/>
          <w:rPrChange w:id="14930" w:author="Peng Luqi" w:date="2019-10-13T14:50:00Z">
            <w:rPr>
              <w:lang w:val="fr-FR"/>
            </w:rPr>
          </w:rPrChange>
        </w:rPr>
        <w:t>j</w:t>
      </w:r>
      <w:del w:id="14931" w:author="Peng Luqi" w:date="2019-10-13T14:43:00Z">
        <w:r w:rsidRPr="00F94CB9" w:rsidDel="00EF666F">
          <w:rPr>
            <w:sz w:val="28"/>
            <w:szCs w:val="28"/>
            <w:lang w:val="fr-FR"/>
            <w:rPrChange w:id="14932" w:author="Peng Luqi" w:date="2019-10-13T14:50:00Z">
              <w:rPr>
                <w:lang w:val="fr-FR"/>
              </w:rPr>
            </w:rPrChange>
          </w:rPr>
          <w:delText>’</w:delText>
        </w:r>
      </w:del>
      <w:ins w:id="14933" w:author="Peng Luqi" w:date="2019-10-13T14:43:00Z">
        <w:r w:rsidR="00EF666F" w:rsidRPr="00F94CB9">
          <w:rPr>
            <w:sz w:val="28"/>
            <w:szCs w:val="28"/>
            <w:lang w:val="fr-FR"/>
            <w:rPrChange w:id="14934" w:author="Peng Luqi" w:date="2019-10-13T14:50:00Z">
              <w:rPr>
                <w:lang w:val="fr-FR"/>
              </w:rPr>
            </w:rPrChange>
          </w:rPr>
          <w:t>’</w:t>
        </w:r>
      </w:ins>
      <w:r w:rsidRPr="00F94CB9">
        <w:rPr>
          <w:sz w:val="28"/>
          <w:szCs w:val="28"/>
          <w:lang w:val="fr-FR"/>
          <w:rPrChange w:id="14935" w:author="Peng Luqi" w:date="2019-10-13T14:50:00Z">
            <w:rPr>
              <w:lang w:val="fr-FR"/>
            </w:rPr>
          </w:rPrChange>
        </w:rPr>
        <w:t>ai</w:t>
      </w:r>
      <w:r w:rsidRPr="00F94CB9">
        <w:rPr>
          <w:spacing w:val="-15"/>
          <w:sz w:val="28"/>
          <w:szCs w:val="28"/>
          <w:lang w:val="fr-FR"/>
          <w:rPrChange w:id="14936" w:author="Peng Luqi" w:date="2019-10-13T14:50:00Z">
            <w:rPr>
              <w:spacing w:val="-15"/>
              <w:lang w:val="fr-FR"/>
            </w:rPr>
          </w:rPrChange>
        </w:rPr>
        <w:t xml:space="preserve"> </w:t>
      </w:r>
      <w:r w:rsidRPr="00F94CB9">
        <w:rPr>
          <w:sz w:val="28"/>
          <w:szCs w:val="28"/>
          <w:lang w:val="fr-FR"/>
          <w:rPrChange w:id="14937" w:author="Peng Luqi" w:date="2019-10-13T14:50:00Z">
            <w:rPr>
              <w:lang w:val="fr-FR"/>
            </w:rPr>
          </w:rPrChange>
        </w:rPr>
        <w:t>eu</w:t>
      </w:r>
      <w:r w:rsidRPr="00F94CB9">
        <w:rPr>
          <w:spacing w:val="-15"/>
          <w:sz w:val="28"/>
          <w:szCs w:val="28"/>
          <w:lang w:val="fr-FR"/>
          <w:rPrChange w:id="14938" w:author="Peng Luqi" w:date="2019-10-13T14:50:00Z">
            <w:rPr>
              <w:spacing w:val="-15"/>
              <w:lang w:val="fr-FR"/>
            </w:rPr>
          </w:rPrChange>
        </w:rPr>
        <w:t xml:space="preserve"> </w:t>
      </w:r>
      <w:r w:rsidRPr="00F94CB9">
        <w:rPr>
          <w:sz w:val="28"/>
          <w:szCs w:val="28"/>
          <w:lang w:val="fr-FR"/>
          <w:rPrChange w:id="14939" w:author="Peng Luqi" w:date="2019-10-13T14:50:00Z">
            <w:rPr>
              <w:lang w:val="fr-FR"/>
            </w:rPr>
          </w:rPrChange>
        </w:rPr>
        <w:t>au</w:t>
      </w:r>
      <w:r w:rsidRPr="00F94CB9">
        <w:rPr>
          <w:spacing w:val="-15"/>
          <w:sz w:val="28"/>
          <w:szCs w:val="28"/>
          <w:lang w:val="fr-FR"/>
          <w:rPrChange w:id="14940" w:author="Peng Luqi" w:date="2019-10-13T14:50:00Z">
            <w:rPr>
              <w:spacing w:val="-15"/>
              <w:lang w:val="fr-FR"/>
            </w:rPr>
          </w:rPrChange>
        </w:rPr>
        <w:t xml:space="preserve"> </w:t>
      </w:r>
      <w:r w:rsidRPr="00F94CB9">
        <w:rPr>
          <w:sz w:val="28"/>
          <w:szCs w:val="28"/>
          <w:lang w:val="fr-FR"/>
          <w:rPrChange w:id="14941" w:author="Peng Luqi" w:date="2019-10-13T14:50:00Z">
            <w:rPr>
              <w:lang w:val="fr-FR"/>
            </w:rPr>
          </w:rPrChange>
        </w:rPr>
        <w:t>cours</w:t>
      </w:r>
      <w:r w:rsidRPr="00F94CB9">
        <w:rPr>
          <w:spacing w:val="-15"/>
          <w:sz w:val="28"/>
          <w:szCs w:val="28"/>
          <w:lang w:val="fr-FR"/>
          <w:rPrChange w:id="14942" w:author="Peng Luqi" w:date="2019-10-13T14:50:00Z">
            <w:rPr>
              <w:spacing w:val="-15"/>
              <w:lang w:val="fr-FR"/>
            </w:rPr>
          </w:rPrChange>
        </w:rPr>
        <w:t xml:space="preserve"> </w:t>
      </w:r>
      <w:r w:rsidRPr="00F94CB9">
        <w:rPr>
          <w:sz w:val="28"/>
          <w:szCs w:val="28"/>
          <w:lang w:val="fr-FR"/>
          <w:rPrChange w:id="14943" w:author="Peng Luqi" w:date="2019-10-13T14:50:00Z">
            <w:rPr>
              <w:lang w:val="fr-FR"/>
            </w:rPr>
          </w:rPrChange>
        </w:rPr>
        <w:t>de</w:t>
      </w:r>
      <w:r w:rsidRPr="00F94CB9">
        <w:rPr>
          <w:spacing w:val="-15"/>
          <w:sz w:val="28"/>
          <w:szCs w:val="28"/>
          <w:lang w:val="fr-FR"/>
          <w:rPrChange w:id="14944" w:author="Peng Luqi" w:date="2019-10-13T14:50:00Z">
            <w:rPr>
              <w:spacing w:val="-15"/>
              <w:lang w:val="fr-FR"/>
            </w:rPr>
          </w:rPrChange>
        </w:rPr>
        <w:t xml:space="preserve"> </w:t>
      </w:r>
      <w:r w:rsidRPr="00F94CB9">
        <w:rPr>
          <w:sz w:val="28"/>
          <w:szCs w:val="28"/>
          <w:lang w:val="fr-FR"/>
          <w:rPrChange w:id="14945" w:author="Peng Luqi" w:date="2019-10-13T14:50:00Z">
            <w:rPr>
              <w:lang w:val="fr-FR"/>
            </w:rPr>
          </w:rPrChange>
        </w:rPr>
        <w:t>ces</w:t>
      </w:r>
      <w:r w:rsidRPr="00F94CB9">
        <w:rPr>
          <w:spacing w:val="-14"/>
          <w:sz w:val="28"/>
          <w:szCs w:val="28"/>
          <w:lang w:val="fr-FR"/>
          <w:rPrChange w:id="14946" w:author="Peng Luqi" w:date="2019-10-13T14:50:00Z">
            <w:rPr>
              <w:spacing w:val="-14"/>
              <w:lang w:val="fr-FR"/>
            </w:rPr>
          </w:rPrChange>
        </w:rPr>
        <w:t xml:space="preserve"> </w:t>
      </w:r>
      <w:r w:rsidRPr="00F94CB9">
        <w:rPr>
          <w:sz w:val="28"/>
          <w:szCs w:val="28"/>
          <w:lang w:val="fr-FR"/>
          <w:rPrChange w:id="14947" w:author="Peng Luqi" w:date="2019-10-13T14:50:00Z">
            <w:rPr>
              <w:lang w:val="fr-FR"/>
            </w:rPr>
          </w:rPrChange>
        </w:rPr>
        <w:t>dernières années.</w:t>
      </w:r>
      <w:r w:rsidRPr="00F94CB9">
        <w:rPr>
          <w:spacing w:val="-8"/>
          <w:sz w:val="28"/>
          <w:szCs w:val="28"/>
          <w:lang w:val="fr-FR"/>
          <w:rPrChange w:id="14948" w:author="Peng Luqi" w:date="2019-10-13T14:50:00Z">
            <w:rPr>
              <w:spacing w:val="-8"/>
              <w:lang w:val="fr-FR"/>
            </w:rPr>
          </w:rPrChange>
        </w:rPr>
        <w:t xml:space="preserve"> </w:t>
      </w:r>
    </w:p>
    <w:p w:rsidR="00C96301" w:rsidRDefault="00C96301" w:rsidP="00CB23F4">
      <w:pPr>
        <w:ind w:left="170" w:right="170"/>
        <w:jc w:val="both"/>
        <w:rPr>
          <w:ins w:id="14949" w:author="Peng Luqi" w:date="2019-10-13T23:17:00Z"/>
          <w:spacing w:val="-8"/>
          <w:sz w:val="28"/>
          <w:szCs w:val="28"/>
          <w:lang w:val="fr-FR"/>
        </w:rPr>
      </w:pPr>
    </w:p>
    <w:p w:rsidR="00C96301" w:rsidRDefault="00716360" w:rsidP="00CB23F4">
      <w:pPr>
        <w:ind w:left="170" w:right="170"/>
        <w:jc w:val="both"/>
        <w:rPr>
          <w:ins w:id="14950" w:author="Peng Luqi" w:date="2019-10-13T23:17:00Z"/>
          <w:sz w:val="28"/>
          <w:szCs w:val="28"/>
          <w:lang w:val="fr-FR"/>
        </w:rPr>
      </w:pPr>
      <w:r w:rsidRPr="00F94CB9">
        <w:rPr>
          <w:sz w:val="28"/>
          <w:szCs w:val="28"/>
          <w:lang w:val="fr-FR"/>
          <w:rPrChange w:id="14951" w:author="Peng Luqi" w:date="2019-10-13T14:50:00Z">
            <w:rPr>
              <w:lang w:val="fr-FR"/>
            </w:rPr>
          </w:rPrChange>
        </w:rPr>
        <w:t>Le</w:t>
      </w:r>
      <w:r w:rsidRPr="00F94CB9">
        <w:rPr>
          <w:spacing w:val="-8"/>
          <w:sz w:val="28"/>
          <w:szCs w:val="28"/>
          <w:lang w:val="fr-FR"/>
          <w:rPrChange w:id="14952" w:author="Peng Luqi" w:date="2019-10-13T14:50:00Z">
            <w:rPr>
              <w:spacing w:val="-8"/>
              <w:lang w:val="fr-FR"/>
            </w:rPr>
          </w:rPrChange>
        </w:rPr>
        <w:t xml:space="preserve"> </w:t>
      </w:r>
      <w:r w:rsidRPr="00F94CB9">
        <w:rPr>
          <w:sz w:val="28"/>
          <w:szCs w:val="28"/>
          <w:lang w:val="fr-FR"/>
          <w:rPrChange w:id="14953" w:author="Peng Luqi" w:date="2019-10-13T14:50:00Z">
            <w:rPr>
              <w:lang w:val="fr-FR"/>
            </w:rPr>
          </w:rPrChange>
        </w:rPr>
        <w:t>2</w:t>
      </w:r>
      <w:r w:rsidRPr="00F94CB9">
        <w:rPr>
          <w:spacing w:val="-7"/>
          <w:sz w:val="28"/>
          <w:szCs w:val="28"/>
          <w:lang w:val="fr-FR"/>
          <w:rPrChange w:id="14954" w:author="Peng Luqi" w:date="2019-10-13T14:50:00Z">
            <w:rPr>
              <w:spacing w:val="-7"/>
              <w:lang w:val="fr-FR"/>
            </w:rPr>
          </w:rPrChange>
        </w:rPr>
        <w:t xml:space="preserve"> </w:t>
      </w:r>
      <w:r w:rsidRPr="00F94CB9">
        <w:rPr>
          <w:sz w:val="28"/>
          <w:szCs w:val="28"/>
          <w:lang w:val="fr-FR"/>
          <w:rPrChange w:id="14955" w:author="Peng Luqi" w:date="2019-10-13T14:50:00Z">
            <w:rPr>
              <w:lang w:val="fr-FR"/>
            </w:rPr>
          </w:rPrChange>
        </w:rPr>
        <w:t>janvier</w:t>
      </w:r>
      <w:r w:rsidRPr="00F94CB9">
        <w:rPr>
          <w:spacing w:val="-8"/>
          <w:sz w:val="28"/>
          <w:szCs w:val="28"/>
          <w:lang w:val="fr-FR"/>
          <w:rPrChange w:id="14956" w:author="Peng Luqi" w:date="2019-10-13T14:50:00Z">
            <w:rPr>
              <w:spacing w:val="-8"/>
              <w:lang w:val="fr-FR"/>
            </w:rPr>
          </w:rPrChange>
        </w:rPr>
        <w:t xml:space="preserve"> </w:t>
      </w:r>
      <w:r w:rsidRPr="00F94CB9">
        <w:rPr>
          <w:sz w:val="28"/>
          <w:szCs w:val="28"/>
          <w:lang w:val="fr-FR"/>
          <w:rPrChange w:id="14957" w:author="Peng Luqi" w:date="2019-10-13T14:50:00Z">
            <w:rPr>
              <w:lang w:val="fr-FR"/>
            </w:rPr>
          </w:rPrChange>
        </w:rPr>
        <w:t>2019,</w:t>
      </w:r>
      <w:r w:rsidRPr="00F94CB9">
        <w:rPr>
          <w:spacing w:val="-7"/>
          <w:sz w:val="28"/>
          <w:szCs w:val="28"/>
          <w:lang w:val="fr-FR"/>
          <w:rPrChange w:id="14958" w:author="Peng Luqi" w:date="2019-10-13T14:50:00Z">
            <w:rPr>
              <w:spacing w:val="-7"/>
              <w:lang w:val="fr-FR"/>
            </w:rPr>
          </w:rPrChange>
        </w:rPr>
        <w:t xml:space="preserve"> </w:t>
      </w:r>
      <w:r w:rsidRPr="00F94CB9">
        <w:rPr>
          <w:sz w:val="28"/>
          <w:szCs w:val="28"/>
          <w:lang w:val="fr-FR"/>
          <w:rPrChange w:id="14959" w:author="Peng Luqi" w:date="2019-10-13T14:50:00Z">
            <w:rPr>
              <w:lang w:val="fr-FR"/>
            </w:rPr>
          </w:rPrChange>
        </w:rPr>
        <w:t>j</w:t>
      </w:r>
      <w:del w:id="14960" w:author="Peng Luqi" w:date="2019-10-13T14:43:00Z">
        <w:r w:rsidRPr="00F94CB9" w:rsidDel="00EF666F">
          <w:rPr>
            <w:sz w:val="28"/>
            <w:szCs w:val="28"/>
            <w:lang w:val="fr-FR"/>
            <w:rPrChange w:id="14961" w:author="Peng Luqi" w:date="2019-10-13T14:50:00Z">
              <w:rPr>
                <w:lang w:val="fr-FR"/>
              </w:rPr>
            </w:rPrChange>
          </w:rPr>
          <w:delText>’</w:delText>
        </w:r>
      </w:del>
      <w:ins w:id="14962" w:author="Peng Luqi" w:date="2019-10-13T14:43:00Z">
        <w:r w:rsidR="00EF666F" w:rsidRPr="00F94CB9">
          <w:rPr>
            <w:sz w:val="28"/>
            <w:szCs w:val="28"/>
            <w:lang w:val="fr-FR"/>
            <w:rPrChange w:id="14963" w:author="Peng Luqi" w:date="2019-10-13T14:50:00Z">
              <w:rPr>
                <w:lang w:val="fr-FR"/>
              </w:rPr>
            </w:rPrChange>
          </w:rPr>
          <w:t>’</w:t>
        </w:r>
      </w:ins>
      <w:r w:rsidRPr="00F94CB9">
        <w:rPr>
          <w:sz w:val="28"/>
          <w:szCs w:val="28"/>
          <w:lang w:val="fr-FR"/>
          <w:rPrChange w:id="14964" w:author="Peng Luqi" w:date="2019-10-13T14:50:00Z">
            <w:rPr>
              <w:lang w:val="fr-FR"/>
            </w:rPr>
          </w:rPrChange>
        </w:rPr>
        <w:t>ai</w:t>
      </w:r>
      <w:r w:rsidRPr="00F94CB9">
        <w:rPr>
          <w:spacing w:val="-8"/>
          <w:sz w:val="28"/>
          <w:szCs w:val="28"/>
          <w:lang w:val="fr-FR"/>
          <w:rPrChange w:id="14965" w:author="Peng Luqi" w:date="2019-10-13T14:50:00Z">
            <w:rPr>
              <w:spacing w:val="-8"/>
              <w:lang w:val="fr-FR"/>
            </w:rPr>
          </w:rPrChange>
        </w:rPr>
        <w:t xml:space="preserve"> </w:t>
      </w:r>
      <w:r w:rsidRPr="00F94CB9">
        <w:rPr>
          <w:sz w:val="28"/>
          <w:szCs w:val="28"/>
          <w:lang w:val="fr-FR"/>
          <w:rPrChange w:id="14966" w:author="Peng Luqi" w:date="2019-10-13T14:50:00Z">
            <w:rPr>
              <w:lang w:val="fr-FR"/>
            </w:rPr>
          </w:rPrChange>
        </w:rPr>
        <w:t>enfin</w:t>
      </w:r>
      <w:r w:rsidRPr="00F94CB9">
        <w:rPr>
          <w:spacing w:val="-8"/>
          <w:sz w:val="28"/>
          <w:szCs w:val="28"/>
          <w:lang w:val="fr-FR"/>
          <w:rPrChange w:id="14967" w:author="Peng Luqi" w:date="2019-10-13T14:50:00Z">
            <w:rPr>
              <w:spacing w:val="-8"/>
              <w:lang w:val="fr-FR"/>
            </w:rPr>
          </w:rPrChange>
        </w:rPr>
        <w:t xml:space="preserve"> </w:t>
      </w:r>
      <w:r w:rsidRPr="00F94CB9">
        <w:rPr>
          <w:sz w:val="28"/>
          <w:szCs w:val="28"/>
          <w:lang w:val="fr-FR"/>
          <w:rPrChange w:id="14968" w:author="Peng Luqi" w:date="2019-10-13T14:50:00Z">
            <w:rPr>
              <w:lang w:val="fr-FR"/>
            </w:rPr>
          </w:rPrChange>
        </w:rPr>
        <w:t>commencé</w:t>
      </w:r>
      <w:r w:rsidRPr="00F94CB9">
        <w:rPr>
          <w:spacing w:val="-7"/>
          <w:sz w:val="28"/>
          <w:szCs w:val="28"/>
          <w:lang w:val="fr-FR"/>
          <w:rPrChange w:id="14969" w:author="Peng Luqi" w:date="2019-10-13T14:50:00Z">
            <w:rPr>
              <w:spacing w:val="-7"/>
              <w:lang w:val="fr-FR"/>
            </w:rPr>
          </w:rPrChange>
        </w:rPr>
        <w:t xml:space="preserve"> </w:t>
      </w:r>
      <w:r w:rsidRPr="00F94CB9">
        <w:rPr>
          <w:sz w:val="28"/>
          <w:szCs w:val="28"/>
          <w:lang w:val="fr-FR"/>
          <w:rPrChange w:id="14970" w:author="Peng Luqi" w:date="2019-10-13T14:50:00Z">
            <w:rPr>
              <w:lang w:val="fr-FR"/>
            </w:rPr>
          </w:rPrChange>
        </w:rPr>
        <w:t>à</w:t>
      </w:r>
      <w:r w:rsidRPr="00F94CB9">
        <w:rPr>
          <w:spacing w:val="-8"/>
          <w:sz w:val="28"/>
          <w:szCs w:val="28"/>
          <w:lang w:val="fr-FR"/>
          <w:rPrChange w:id="14971" w:author="Peng Luqi" w:date="2019-10-13T14:50:00Z">
            <w:rPr>
              <w:spacing w:val="-8"/>
              <w:lang w:val="fr-FR"/>
            </w:rPr>
          </w:rPrChange>
        </w:rPr>
        <w:t xml:space="preserve"> </w:t>
      </w:r>
      <w:r w:rsidRPr="00F94CB9">
        <w:rPr>
          <w:sz w:val="28"/>
          <w:szCs w:val="28"/>
          <w:lang w:val="fr-FR"/>
          <w:rPrChange w:id="14972" w:author="Peng Luqi" w:date="2019-10-13T14:50:00Z">
            <w:rPr>
              <w:lang w:val="fr-FR"/>
            </w:rPr>
          </w:rPrChange>
        </w:rPr>
        <w:t>réécrire</w:t>
      </w:r>
      <w:r w:rsidRPr="00F94CB9">
        <w:rPr>
          <w:spacing w:val="-7"/>
          <w:sz w:val="28"/>
          <w:szCs w:val="28"/>
          <w:lang w:val="fr-FR"/>
          <w:rPrChange w:id="14973" w:author="Peng Luqi" w:date="2019-10-13T14:50:00Z">
            <w:rPr>
              <w:spacing w:val="-7"/>
              <w:lang w:val="fr-FR"/>
            </w:rPr>
          </w:rPrChange>
        </w:rPr>
        <w:t xml:space="preserve"> </w:t>
      </w:r>
      <w:r w:rsidRPr="00F94CB9">
        <w:rPr>
          <w:sz w:val="28"/>
          <w:szCs w:val="28"/>
          <w:lang w:val="fr-FR"/>
          <w:rPrChange w:id="14974" w:author="Peng Luqi" w:date="2019-10-13T14:50:00Z">
            <w:rPr>
              <w:lang w:val="fr-FR"/>
            </w:rPr>
          </w:rPrChange>
        </w:rPr>
        <w:t>un</w:t>
      </w:r>
      <w:r w:rsidRPr="00F94CB9">
        <w:rPr>
          <w:spacing w:val="-8"/>
          <w:sz w:val="28"/>
          <w:szCs w:val="28"/>
          <w:lang w:val="fr-FR"/>
          <w:rPrChange w:id="14975" w:author="Peng Luqi" w:date="2019-10-13T14:50:00Z">
            <w:rPr>
              <w:spacing w:val="-8"/>
              <w:lang w:val="fr-FR"/>
            </w:rPr>
          </w:rPrChange>
        </w:rPr>
        <w:t xml:space="preserve"> </w:t>
      </w:r>
      <w:r w:rsidRPr="00F94CB9">
        <w:rPr>
          <w:sz w:val="28"/>
          <w:szCs w:val="28"/>
          <w:lang w:val="fr-FR"/>
          <w:rPrChange w:id="14976" w:author="Peng Luqi" w:date="2019-10-13T14:50:00Z">
            <w:rPr>
              <w:lang w:val="fr-FR"/>
            </w:rPr>
          </w:rPrChange>
        </w:rPr>
        <w:t>livre</w:t>
      </w:r>
      <w:r w:rsidRPr="00F94CB9">
        <w:rPr>
          <w:spacing w:val="-7"/>
          <w:sz w:val="28"/>
          <w:szCs w:val="28"/>
          <w:lang w:val="fr-FR"/>
          <w:rPrChange w:id="14977" w:author="Peng Luqi" w:date="2019-10-13T14:50:00Z">
            <w:rPr>
              <w:spacing w:val="-7"/>
              <w:lang w:val="fr-FR"/>
            </w:rPr>
          </w:rPrChange>
        </w:rPr>
        <w:t xml:space="preserve"> </w:t>
      </w:r>
      <w:r w:rsidRPr="00F94CB9">
        <w:rPr>
          <w:sz w:val="28"/>
          <w:szCs w:val="28"/>
          <w:lang w:val="fr-FR"/>
          <w:rPrChange w:id="14978" w:author="Peng Luqi" w:date="2019-10-13T14:50:00Z">
            <w:rPr>
              <w:lang w:val="fr-FR"/>
            </w:rPr>
          </w:rPrChange>
        </w:rPr>
        <w:t>que</w:t>
      </w:r>
      <w:r w:rsidRPr="00F94CB9">
        <w:rPr>
          <w:spacing w:val="-8"/>
          <w:sz w:val="28"/>
          <w:szCs w:val="28"/>
          <w:lang w:val="fr-FR"/>
          <w:rPrChange w:id="14979" w:author="Peng Luqi" w:date="2019-10-13T14:50:00Z">
            <w:rPr>
              <w:spacing w:val="-8"/>
              <w:lang w:val="fr-FR"/>
            </w:rPr>
          </w:rPrChange>
        </w:rPr>
        <w:t xml:space="preserve"> </w:t>
      </w:r>
      <w:r w:rsidRPr="00F94CB9">
        <w:rPr>
          <w:sz w:val="28"/>
          <w:szCs w:val="28"/>
          <w:lang w:val="fr-FR"/>
          <w:rPrChange w:id="14980" w:author="Peng Luqi" w:date="2019-10-13T14:50:00Z">
            <w:rPr>
              <w:lang w:val="fr-FR"/>
            </w:rPr>
          </w:rPrChange>
        </w:rPr>
        <w:t>je</w:t>
      </w:r>
      <w:r w:rsidRPr="00F94CB9">
        <w:rPr>
          <w:spacing w:val="-8"/>
          <w:sz w:val="28"/>
          <w:szCs w:val="28"/>
          <w:lang w:val="fr-FR"/>
          <w:rPrChange w:id="14981" w:author="Peng Luqi" w:date="2019-10-13T14:50:00Z">
            <w:rPr>
              <w:spacing w:val="-8"/>
              <w:lang w:val="fr-FR"/>
            </w:rPr>
          </w:rPrChange>
        </w:rPr>
        <w:t xml:space="preserve"> </w:t>
      </w:r>
      <w:r w:rsidRPr="00F94CB9">
        <w:rPr>
          <w:sz w:val="28"/>
          <w:szCs w:val="28"/>
          <w:lang w:val="fr-FR"/>
          <w:rPrChange w:id="14982" w:author="Peng Luqi" w:date="2019-10-13T14:50:00Z">
            <w:rPr>
              <w:lang w:val="fr-FR"/>
            </w:rPr>
          </w:rPrChange>
        </w:rPr>
        <w:t>voulais</w:t>
      </w:r>
      <w:r w:rsidRPr="00F94CB9">
        <w:rPr>
          <w:spacing w:val="-7"/>
          <w:sz w:val="28"/>
          <w:szCs w:val="28"/>
          <w:lang w:val="fr-FR"/>
          <w:rPrChange w:id="14983" w:author="Peng Luqi" w:date="2019-10-13T14:50:00Z">
            <w:rPr>
              <w:spacing w:val="-7"/>
              <w:lang w:val="fr-FR"/>
            </w:rPr>
          </w:rPrChange>
        </w:rPr>
        <w:t xml:space="preserve"> </w:t>
      </w:r>
      <w:r w:rsidRPr="00F94CB9">
        <w:rPr>
          <w:sz w:val="28"/>
          <w:szCs w:val="28"/>
          <w:lang w:val="fr-FR"/>
          <w:rPrChange w:id="14984" w:author="Peng Luqi" w:date="2019-10-13T14:50:00Z">
            <w:rPr>
              <w:lang w:val="fr-FR"/>
            </w:rPr>
          </w:rPrChange>
        </w:rPr>
        <w:t>écrire</w:t>
      </w:r>
      <w:r w:rsidRPr="00F94CB9">
        <w:rPr>
          <w:spacing w:val="-8"/>
          <w:sz w:val="28"/>
          <w:szCs w:val="28"/>
          <w:lang w:val="fr-FR"/>
          <w:rPrChange w:id="14985" w:author="Peng Luqi" w:date="2019-10-13T14:50:00Z">
            <w:rPr>
              <w:spacing w:val="-8"/>
              <w:lang w:val="fr-FR"/>
            </w:rPr>
          </w:rPrChange>
        </w:rPr>
        <w:t xml:space="preserve"> </w:t>
      </w:r>
      <w:r w:rsidRPr="00F94CB9">
        <w:rPr>
          <w:sz w:val="28"/>
          <w:szCs w:val="28"/>
          <w:lang w:val="fr-FR"/>
          <w:rPrChange w:id="14986" w:author="Peng Luqi" w:date="2019-10-13T14:50:00Z">
            <w:rPr>
              <w:lang w:val="fr-FR"/>
            </w:rPr>
          </w:rPrChange>
        </w:rPr>
        <w:t>il</w:t>
      </w:r>
      <w:r w:rsidRPr="00F94CB9">
        <w:rPr>
          <w:spacing w:val="-7"/>
          <w:sz w:val="28"/>
          <w:szCs w:val="28"/>
          <w:lang w:val="fr-FR"/>
          <w:rPrChange w:id="14987" w:author="Peng Luqi" w:date="2019-10-13T14:50:00Z">
            <w:rPr>
              <w:spacing w:val="-7"/>
              <w:lang w:val="fr-FR"/>
            </w:rPr>
          </w:rPrChange>
        </w:rPr>
        <w:t xml:space="preserve"> </w:t>
      </w:r>
      <w:r w:rsidRPr="00F94CB9">
        <w:rPr>
          <w:sz w:val="28"/>
          <w:szCs w:val="28"/>
          <w:lang w:val="fr-FR"/>
          <w:rPrChange w:id="14988" w:author="Peng Luqi" w:date="2019-10-13T14:50:00Z">
            <w:rPr>
              <w:lang w:val="fr-FR"/>
            </w:rPr>
          </w:rPrChange>
        </w:rPr>
        <w:t>y</w:t>
      </w:r>
      <w:r w:rsidRPr="00F94CB9">
        <w:rPr>
          <w:spacing w:val="-8"/>
          <w:sz w:val="28"/>
          <w:szCs w:val="28"/>
          <w:lang w:val="fr-FR"/>
          <w:rPrChange w:id="14989" w:author="Peng Luqi" w:date="2019-10-13T14:50:00Z">
            <w:rPr>
              <w:spacing w:val="-8"/>
              <w:lang w:val="fr-FR"/>
            </w:rPr>
          </w:rPrChange>
        </w:rPr>
        <w:t xml:space="preserve"> </w:t>
      </w:r>
      <w:r w:rsidRPr="00F94CB9">
        <w:rPr>
          <w:sz w:val="28"/>
          <w:szCs w:val="28"/>
          <w:lang w:val="fr-FR"/>
          <w:rPrChange w:id="14990" w:author="Peng Luqi" w:date="2019-10-13T14:50:00Z">
            <w:rPr>
              <w:lang w:val="fr-FR"/>
            </w:rPr>
          </w:rPrChange>
        </w:rPr>
        <w:t>a</w:t>
      </w:r>
      <w:r w:rsidRPr="00F94CB9">
        <w:rPr>
          <w:spacing w:val="-7"/>
          <w:sz w:val="28"/>
          <w:szCs w:val="28"/>
          <w:lang w:val="fr-FR"/>
          <w:rPrChange w:id="14991" w:author="Peng Luqi" w:date="2019-10-13T14:50:00Z">
            <w:rPr>
              <w:spacing w:val="-7"/>
              <w:lang w:val="fr-FR"/>
            </w:rPr>
          </w:rPrChange>
        </w:rPr>
        <w:t xml:space="preserve"> </w:t>
      </w:r>
      <w:r w:rsidRPr="00F94CB9">
        <w:rPr>
          <w:sz w:val="28"/>
          <w:szCs w:val="28"/>
          <w:lang w:val="fr-FR"/>
          <w:rPrChange w:id="14992" w:author="Peng Luqi" w:date="2019-10-13T14:50:00Z">
            <w:rPr>
              <w:lang w:val="fr-FR"/>
            </w:rPr>
          </w:rPrChange>
        </w:rPr>
        <w:t>plus</w:t>
      </w:r>
      <w:r w:rsidRPr="00F94CB9">
        <w:rPr>
          <w:spacing w:val="-8"/>
          <w:sz w:val="28"/>
          <w:szCs w:val="28"/>
          <w:lang w:val="fr-FR"/>
          <w:rPrChange w:id="14993" w:author="Peng Luqi" w:date="2019-10-13T14:50:00Z">
            <w:rPr>
              <w:spacing w:val="-8"/>
              <w:lang w:val="fr-FR"/>
            </w:rPr>
          </w:rPrChange>
        </w:rPr>
        <w:t xml:space="preserve"> </w:t>
      </w:r>
      <w:r w:rsidRPr="00F94CB9">
        <w:rPr>
          <w:sz w:val="28"/>
          <w:szCs w:val="28"/>
          <w:lang w:val="fr-FR"/>
          <w:rPrChange w:id="14994" w:author="Peng Luqi" w:date="2019-10-13T14:50:00Z">
            <w:rPr>
              <w:lang w:val="fr-FR"/>
            </w:rPr>
          </w:rPrChange>
        </w:rPr>
        <w:t>de</w:t>
      </w:r>
      <w:r w:rsidRPr="00F94CB9">
        <w:rPr>
          <w:spacing w:val="-8"/>
          <w:sz w:val="28"/>
          <w:szCs w:val="28"/>
          <w:lang w:val="fr-FR"/>
          <w:rPrChange w:id="14995" w:author="Peng Luqi" w:date="2019-10-13T14:50:00Z">
            <w:rPr>
              <w:spacing w:val="-8"/>
              <w:lang w:val="fr-FR"/>
            </w:rPr>
          </w:rPrChange>
        </w:rPr>
        <w:t xml:space="preserve"> </w:t>
      </w:r>
      <w:r w:rsidRPr="00F94CB9">
        <w:rPr>
          <w:sz w:val="28"/>
          <w:szCs w:val="28"/>
          <w:lang w:val="fr-FR"/>
          <w:rPrChange w:id="14996" w:author="Peng Luqi" w:date="2019-10-13T14:50:00Z">
            <w:rPr>
              <w:lang w:val="fr-FR"/>
            </w:rPr>
          </w:rPrChange>
        </w:rPr>
        <w:t xml:space="preserve">dix ans, un livre sur la programmation accessible aux débutants. </w:t>
      </w:r>
    </w:p>
    <w:p w:rsidR="00C96301" w:rsidRDefault="00C96301" w:rsidP="00CB23F4">
      <w:pPr>
        <w:ind w:left="170" w:right="170"/>
        <w:jc w:val="both"/>
        <w:rPr>
          <w:ins w:id="14997" w:author="Peng Luqi" w:date="2019-10-13T23:17:00Z"/>
          <w:sz w:val="28"/>
          <w:szCs w:val="28"/>
          <w:lang w:val="fr-FR"/>
        </w:rPr>
      </w:pPr>
    </w:p>
    <w:p w:rsidR="002B38DF" w:rsidRPr="00F94CB9" w:rsidRDefault="00716360">
      <w:pPr>
        <w:ind w:left="170" w:right="170"/>
        <w:jc w:val="both"/>
        <w:rPr>
          <w:sz w:val="28"/>
          <w:szCs w:val="28"/>
          <w:lang w:val="fr-FR"/>
          <w:rPrChange w:id="14998" w:author="Peng Luqi" w:date="2019-10-13T14:50:00Z">
            <w:rPr>
              <w:lang w:val="fr-FR"/>
            </w:rPr>
          </w:rPrChange>
        </w:rPr>
        <w:pPrChange w:id="14999" w:author="Peng Luqi" w:date="2019-10-13T14:20:00Z">
          <w:pPr>
            <w:spacing w:before="68"/>
            <w:ind w:left="130" w:right="181"/>
            <w:jc w:val="both"/>
          </w:pPr>
        </w:pPrChange>
      </w:pPr>
      <w:del w:id="15000" w:author="Peng Luqi" w:date="2019-10-13T23:17:00Z">
        <w:r w:rsidRPr="00C96301" w:rsidDel="00C96301">
          <w:rPr>
            <w:i/>
            <w:iCs/>
            <w:sz w:val="28"/>
            <w:szCs w:val="28"/>
            <w:lang w:val="fr-FR"/>
            <w:rPrChange w:id="15001" w:author="Peng Luqi" w:date="2019-10-13T23:17:00Z">
              <w:rPr>
                <w:lang w:val="fr-FR"/>
              </w:rPr>
            </w:rPrChange>
          </w:rPr>
          <w:delText xml:space="preserve">« </w:delText>
        </w:r>
      </w:del>
      <w:r w:rsidRPr="00C96301">
        <w:rPr>
          <w:i/>
          <w:iCs/>
          <w:sz w:val="28"/>
          <w:szCs w:val="28"/>
          <w:lang w:val="fr-FR"/>
          <w:rPrChange w:id="15002" w:author="Peng Luqi" w:date="2019-10-13T23:17:00Z">
            <w:rPr>
              <w:lang w:val="fr-FR"/>
            </w:rPr>
          </w:rPrChange>
        </w:rPr>
        <w:t>L</w:t>
      </w:r>
      <w:del w:id="15003" w:author="Peng Luqi" w:date="2019-10-13T14:43:00Z">
        <w:r w:rsidRPr="00C96301" w:rsidDel="00EF666F">
          <w:rPr>
            <w:i/>
            <w:iCs/>
            <w:sz w:val="28"/>
            <w:szCs w:val="28"/>
            <w:lang w:val="fr-FR"/>
            <w:rPrChange w:id="15004" w:author="Peng Luqi" w:date="2019-10-13T23:17:00Z">
              <w:rPr>
                <w:lang w:val="fr-FR"/>
              </w:rPr>
            </w:rPrChange>
          </w:rPr>
          <w:delText>’</w:delText>
        </w:r>
      </w:del>
      <w:ins w:id="15005" w:author="Peng Luqi" w:date="2019-10-13T14:43:00Z">
        <w:r w:rsidR="00EF666F" w:rsidRPr="00C96301">
          <w:rPr>
            <w:i/>
            <w:iCs/>
            <w:sz w:val="28"/>
            <w:szCs w:val="28"/>
            <w:lang w:val="fr-FR"/>
            <w:rPrChange w:id="15006" w:author="Peng Luqi" w:date="2019-10-13T23:17:00Z">
              <w:rPr>
                <w:lang w:val="fr-FR"/>
              </w:rPr>
            </w:rPrChange>
          </w:rPr>
          <w:t>’</w:t>
        </w:r>
      </w:ins>
      <w:r w:rsidRPr="00C96301">
        <w:rPr>
          <w:i/>
          <w:iCs/>
          <w:sz w:val="28"/>
          <w:szCs w:val="28"/>
          <w:lang w:val="fr-FR"/>
          <w:rPrChange w:id="15007" w:author="Peng Luqi" w:date="2019-10-13T23:17:00Z">
            <w:rPr>
              <w:lang w:val="fr-FR"/>
            </w:rPr>
          </w:rPrChange>
        </w:rPr>
        <w:t>autodidaxie est un métier</w:t>
      </w:r>
      <w:del w:id="15008" w:author="Peng Luqi" w:date="2019-10-13T23:17:00Z">
        <w:r w:rsidRPr="00F94CB9" w:rsidDel="00C96301">
          <w:rPr>
            <w:sz w:val="28"/>
            <w:szCs w:val="28"/>
            <w:lang w:val="fr-FR"/>
            <w:rPrChange w:id="15009" w:author="Peng Luqi" w:date="2019-10-13T14:50:00Z">
              <w:rPr>
                <w:lang w:val="fr-FR"/>
              </w:rPr>
            </w:rPrChange>
          </w:rPr>
          <w:delText xml:space="preserve"> »</w:delText>
        </w:r>
      </w:del>
      <w:r w:rsidRPr="00F94CB9">
        <w:rPr>
          <w:sz w:val="28"/>
          <w:szCs w:val="28"/>
          <w:lang w:val="fr-FR"/>
          <w:rPrChange w:id="15010" w:author="Peng Luqi" w:date="2019-10-13T14:50:00Z">
            <w:rPr>
              <w:lang w:val="fr-FR"/>
            </w:rPr>
          </w:rPrChange>
        </w:rPr>
        <w:t xml:space="preserve"> a été mis en vente en juillet 2019. Quelques jours plus tard, ce livre a été premier dans la nouvelle liste de livres sur l</w:t>
      </w:r>
      <w:del w:id="15011" w:author="Peng Luqi" w:date="2019-10-13T14:43:00Z">
        <w:r w:rsidRPr="00F94CB9" w:rsidDel="00EF666F">
          <w:rPr>
            <w:sz w:val="28"/>
            <w:szCs w:val="28"/>
            <w:lang w:val="fr-FR"/>
            <w:rPrChange w:id="15012" w:author="Peng Luqi" w:date="2019-10-13T14:50:00Z">
              <w:rPr>
                <w:lang w:val="fr-FR"/>
              </w:rPr>
            </w:rPrChange>
          </w:rPr>
          <w:delText>’</w:delText>
        </w:r>
      </w:del>
      <w:ins w:id="15013" w:author="Peng Luqi" w:date="2019-10-13T14:43:00Z">
        <w:r w:rsidR="00EF666F" w:rsidRPr="00F94CB9">
          <w:rPr>
            <w:sz w:val="28"/>
            <w:szCs w:val="28"/>
            <w:lang w:val="fr-FR"/>
            <w:rPrChange w:id="15014" w:author="Peng Luqi" w:date="2019-10-13T14:50:00Z">
              <w:rPr>
                <w:lang w:val="fr-FR"/>
              </w:rPr>
            </w:rPrChange>
          </w:rPr>
          <w:t>’</w:t>
        </w:r>
      </w:ins>
      <w:r w:rsidRPr="00F94CB9">
        <w:rPr>
          <w:sz w:val="28"/>
          <w:szCs w:val="28"/>
          <w:lang w:val="fr-FR"/>
          <w:rPrChange w:id="15015" w:author="Peng Luqi" w:date="2019-10-13T14:50:00Z">
            <w:rPr>
              <w:lang w:val="fr-FR"/>
            </w:rPr>
          </w:rPrChange>
        </w:rPr>
        <w:t xml:space="preserve">informatique. Le 15 mars 2019, après avoir mis une version électronique de ce livre sur </w:t>
      </w:r>
      <w:r w:rsidRPr="00F94CB9">
        <w:rPr>
          <w:i/>
          <w:sz w:val="28"/>
          <w:szCs w:val="28"/>
          <w:lang w:val="fr-FR"/>
          <w:rPrChange w:id="15016" w:author="Peng Luqi" w:date="2019-10-13T14:50:00Z">
            <w:rPr>
              <w:i/>
              <w:lang w:val="fr-FR"/>
            </w:rPr>
          </w:rPrChange>
        </w:rPr>
        <w:t>github</w:t>
      </w:r>
      <w:r w:rsidRPr="00F94CB9">
        <w:rPr>
          <w:sz w:val="28"/>
          <w:szCs w:val="28"/>
          <w:lang w:val="fr-FR"/>
          <w:rPrChange w:id="15017" w:author="Peng Luqi" w:date="2019-10-13T14:50:00Z">
            <w:rPr>
              <w:lang w:val="fr-FR"/>
            </w:rPr>
          </w:rPrChange>
        </w:rPr>
        <w:t>, il est passé premier dans le domaine de l</w:t>
      </w:r>
      <w:del w:id="15018" w:author="Peng Luqi" w:date="2019-10-13T14:43:00Z">
        <w:r w:rsidRPr="00F94CB9" w:rsidDel="00EF666F">
          <w:rPr>
            <w:sz w:val="28"/>
            <w:szCs w:val="28"/>
            <w:lang w:val="fr-FR"/>
            <w:rPrChange w:id="15019" w:author="Peng Luqi" w:date="2019-10-13T14:50:00Z">
              <w:rPr>
                <w:lang w:val="fr-FR"/>
              </w:rPr>
            </w:rPrChange>
          </w:rPr>
          <w:delText>’</w:delText>
        </w:r>
      </w:del>
      <w:ins w:id="15020" w:author="Peng Luqi" w:date="2019-10-13T14:43:00Z">
        <w:r w:rsidR="00EF666F" w:rsidRPr="00F94CB9">
          <w:rPr>
            <w:sz w:val="28"/>
            <w:szCs w:val="28"/>
            <w:lang w:val="fr-FR"/>
            <w:rPrChange w:id="15021" w:author="Peng Luqi" w:date="2019-10-13T14:50:00Z">
              <w:rPr>
                <w:lang w:val="fr-FR"/>
              </w:rPr>
            </w:rPrChange>
          </w:rPr>
          <w:t>’</w:t>
        </w:r>
      </w:ins>
      <w:r w:rsidRPr="00F94CB9">
        <w:rPr>
          <w:sz w:val="28"/>
          <w:szCs w:val="28"/>
          <w:lang w:val="fr-FR"/>
          <w:rPrChange w:id="15022" w:author="Peng Luqi" w:date="2019-10-13T14:50:00Z">
            <w:rPr>
              <w:lang w:val="fr-FR"/>
            </w:rPr>
          </w:rPrChange>
        </w:rPr>
        <w:t>open source dans le monde entier en restant à cette place 16 jours au</w:t>
      </w:r>
      <w:r w:rsidRPr="00F94CB9">
        <w:rPr>
          <w:spacing w:val="-3"/>
          <w:sz w:val="28"/>
          <w:szCs w:val="28"/>
          <w:lang w:val="fr-FR"/>
          <w:rPrChange w:id="15023" w:author="Peng Luqi" w:date="2019-10-13T14:50:00Z">
            <w:rPr>
              <w:spacing w:val="-3"/>
              <w:lang w:val="fr-FR"/>
            </w:rPr>
          </w:rPrChange>
        </w:rPr>
        <w:t xml:space="preserve"> </w:t>
      </w:r>
      <w:r w:rsidRPr="00F94CB9">
        <w:rPr>
          <w:sz w:val="28"/>
          <w:szCs w:val="28"/>
          <w:lang w:val="fr-FR"/>
          <w:rPrChange w:id="15024" w:author="Peng Luqi" w:date="2019-10-13T14:50:00Z">
            <w:rPr>
              <w:lang w:val="fr-FR"/>
            </w:rPr>
          </w:rPrChange>
        </w:rPr>
        <w:t>total.</w:t>
      </w:r>
    </w:p>
    <w:p w:rsidR="002B38DF" w:rsidRPr="00F94CB9" w:rsidRDefault="002B38DF">
      <w:pPr>
        <w:pStyle w:val="a3"/>
        <w:ind w:left="170" w:right="170"/>
        <w:jc w:val="both"/>
        <w:rPr>
          <w:lang w:val="fr-FR"/>
          <w:rPrChange w:id="15025" w:author="Peng Luqi" w:date="2019-10-13T14:50:00Z">
            <w:rPr>
              <w:sz w:val="20"/>
              <w:lang w:val="fr-FR"/>
            </w:rPr>
          </w:rPrChange>
        </w:rPr>
        <w:pPrChange w:id="15026" w:author="Peng Luqi" w:date="2019-10-13T14:20:00Z">
          <w:pPr>
            <w:pStyle w:val="a3"/>
            <w:spacing w:before="10"/>
          </w:pPr>
        </w:pPrChange>
      </w:pPr>
    </w:p>
    <w:p w:rsidR="00C96301" w:rsidRDefault="00716360" w:rsidP="00CB23F4">
      <w:pPr>
        <w:ind w:left="170" w:right="170"/>
        <w:jc w:val="both"/>
        <w:rPr>
          <w:ins w:id="15027" w:author="Peng Luqi" w:date="2019-10-13T23:17:00Z"/>
          <w:sz w:val="28"/>
          <w:szCs w:val="28"/>
          <w:lang w:val="fr-FR"/>
        </w:rPr>
      </w:pPr>
      <w:r w:rsidRPr="007A5531">
        <w:rPr>
          <w:sz w:val="28"/>
          <w:szCs w:val="28"/>
          <w:highlight w:val="yellow"/>
          <w:lang w:val="fr-FR"/>
          <w:rPrChange w:id="15028" w:author="Peng Luqi" w:date="2019-10-13T23:29:00Z">
            <w:rPr>
              <w:lang w:val="fr-FR"/>
            </w:rPr>
          </w:rPrChange>
        </w:rPr>
        <w:t>Je ne programme pas pour écrire mes propres lignes de codes.</w:t>
      </w:r>
      <w:r w:rsidRPr="00F94CB9">
        <w:rPr>
          <w:sz w:val="28"/>
          <w:szCs w:val="28"/>
          <w:lang w:val="fr-FR"/>
          <w:rPrChange w:id="15029" w:author="Peng Luqi" w:date="2019-10-13T14:50:00Z">
            <w:rPr>
              <w:lang w:val="fr-FR"/>
            </w:rPr>
          </w:rPrChange>
        </w:rPr>
        <w:t xml:space="preserve"> En réalité mon but est simple : </w:t>
      </w:r>
    </w:p>
    <w:p w:rsidR="00C96301" w:rsidRDefault="00C96301" w:rsidP="00CB23F4">
      <w:pPr>
        <w:ind w:left="170" w:right="170"/>
        <w:jc w:val="both"/>
        <w:rPr>
          <w:ins w:id="15030" w:author="Peng Luqi" w:date="2019-10-13T23:17:00Z"/>
          <w:sz w:val="28"/>
          <w:szCs w:val="28"/>
          <w:lang w:val="fr-FR"/>
        </w:rPr>
      </w:pPr>
    </w:p>
    <w:p w:rsidR="00C96301" w:rsidRDefault="00716360">
      <w:pPr>
        <w:pStyle w:val="a3"/>
        <w:ind w:left="720" w:right="720"/>
        <w:jc w:val="both"/>
        <w:rPr>
          <w:ins w:id="15031" w:author="Peng Luqi" w:date="2019-10-13T23:18:00Z"/>
          <w:lang w:val="fr-FR"/>
        </w:rPr>
        <w:pPrChange w:id="15032" w:author="Peng Luqi" w:date="2019-10-13T23:18:00Z">
          <w:pPr>
            <w:ind w:left="170" w:right="170"/>
            <w:jc w:val="both"/>
          </w:pPr>
        </w:pPrChange>
      </w:pPr>
      <w:del w:id="15033" w:author="Peng Luqi" w:date="2019-10-13T23:17:00Z">
        <w:r w:rsidRPr="00F94CB9" w:rsidDel="00C96301">
          <w:rPr>
            <w:lang w:val="fr-FR"/>
            <w:rPrChange w:id="15034" w:author="Peng Luqi" w:date="2019-10-13T14:50:00Z">
              <w:rPr>
                <w:lang w:val="fr-FR"/>
              </w:rPr>
            </w:rPrChange>
          </w:rPr>
          <w:delText>si</w:delText>
        </w:r>
      </w:del>
      <w:ins w:id="15035" w:author="Peng Luqi" w:date="2019-10-13T23:17:00Z">
        <w:r w:rsidR="00C96301" w:rsidRPr="00F94CB9">
          <w:rPr>
            <w:lang w:val="fr-FR"/>
            <w:rPrChange w:id="15036" w:author="Peng Luqi" w:date="2019-10-13T14:50:00Z">
              <w:rPr>
                <w:lang w:val="fr-FR"/>
              </w:rPr>
            </w:rPrChange>
          </w:rPr>
          <w:t>Si</w:t>
        </w:r>
      </w:ins>
      <w:r w:rsidRPr="00F94CB9">
        <w:rPr>
          <w:lang w:val="fr-FR"/>
          <w:rPrChange w:id="15037" w:author="Peng Luqi" w:date="2019-10-13T14:50:00Z">
            <w:rPr>
              <w:lang w:val="fr-FR"/>
            </w:rPr>
          </w:rPrChange>
        </w:rPr>
        <w:t xml:space="preserve"> j</w:t>
      </w:r>
      <w:del w:id="15038" w:author="Peng Luqi" w:date="2019-10-13T14:43:00Z">
        <w:r w:rsidRPr="00F94CB9" w:rsidDel="00EF666F">
          <w:rPr>
            <w:lang w:val="fr-FR"/>
            <w:rPrChange w:id="15039" w:author="Peng Luqi" w:date="2019-10-13T14:50:00Z">
              <w:rPr>
                <w:lang w:val="fr-FR"/>
              </w:rPr>
            </w:rPrChange>
          </w:rPr>
          <w:delText>’</w:delText>
        </w:r>
      </w:del>
      <w:ins w:id="15040" w:author="Peng Luqi" w:date="2019-10-13T14:43:00Z">
        <w:r w:rsidR="00EF666F" w:rsidRPr="00F94CB9">
          <w:rPr>
            <w:lang w:val="fr-FR"/>
            <w:rPrChange w:id="15041" w:author="Peng Luqi" w:date="2019-10-13T14:50:00Z">
              <w:rPr>
                <w:lang w:val="fr-FR"/>
              </w:rPr>
            </w:rPrChange>
          </w:rPr>
          <w:t>’</w:t>
        </w:r>
      </w:ins>
      <w:r w:rsidRPr="00F94CB9">
        <w:rPr>
          <w:lang w:val="fr-FR"/>
          <w:rPrChange w:id="15042" w:author="Peng Luqi" w:date="2019-10-13T14:50:00Z">
            <w:rPr>
              <w:lang w:val="fr-FR"/>
            </w:rPr>
          </w:rPrChange>
        </w:rPr>
        <w:t>en sais un peu plus sur la programmation, j</w:t>
      </w:r>
      <w:del w:id="15043" w:author="Peng Luqi" w:date="2019-10-13T14:43:00Z">
        <w:r w:rsidRPr="00F94CB9" w:rsidDel="00EF666F">
          <w:rPr>
            <w:lang w:val="fr-FR"/>
            <w:rPrChange w:id="15044" w:author="Peng Luqi" w:date="2019-10-13T14:50:00Z">
              <w:rPr>
                <w:lang w:val="fr-FR"/>
              </w:rPr>
            </w:rPrChange>
          </w:rPr>
          <w:delText>’</w:delText>
        </w:r>
      </w:del>
      <w:ins w:id="15045" w:author="Peng Luqi" w:date="2019-10-13T14:43:00Z">
        <w:r w:rsidR="00EF666F" w:rsidRPr="00F94CB9">
          <w:rPr>
            <w:lang w:val="fr-FR"/>
            <w:rPrChange w:id="15046" w:author="Peng Luqi" w:date="2019-10-13T14:50:00Z">
              <w:rPr>
                <w:lang w:val="fr-FR"/>
              </w:rPr>
            </w:rPrChange>
          </w:rPr>
          <w:t>’</w:t>
        </w:r>
      </w:ins>
      <w:r w:rsidRPr="00F94CB9">
        <w:rPr>
          <w:lang w:val="fr-FR"/>
          <w:rPrChange w:id="15047" w:author="Peng Luqi" w:date="2019-10-13T14:50:00Z">
            <w:rPr>
              <w:lang w:val="fr-FR"/>
            </w:rPr>
          </w:rPrChange>
        </w:rPr>
        <w:t xml:space="preserve">aurais la capacité de communiquer plus efficacement avec de bons programmeurs et de communiquer avec eux à moindre coût. </w:t>
      </w:r>
    </w:p>
    <w:p w:rsidR="00C96301" w:rsidRDefault="00C96301" w:rsidP="00CB23F4">
      <w:pPr>
        <w:ind w:left="170" w:right="170"/>
        <w:jc w:val="both"/>
        <w:rPr>
          <w:ins w:id="15048" w:author="Peng Luqi" w:date="2019-10-13T23:18:00Z"/>
          <w:sz w:val="28"/>
          <w:szCs w:val="28"/>
          <w:lang w:val="fr-FR"/>
        </w:rPr>
      </w:pPr>
    </w:p>
    <w:p w:rsidR="00C96301" w:rsidRDefault="00716360" w:rsidP="00CB23F4">
      <w:pPr>
        <w:ind w:left="170" w:right="170"/>
        <w:jc w:val="both"/>
        <w:rPr>
          <w:ins w:id="15049" w:author="Peng Luqi" w:date="2019-10-13T23:18:00Z"/>
          <w:sz w:val="28"/>
          <w:szCs w:val="28"/>
          <w:lang w:val="fr-FR"/>
        </w:rPr>
      </w:pPr>
      <w:r w:rsidRPr="00F94CB9">
        <w:rPr>
          <w:sz w:val="28"/>
          <w:szCs w:val="28"/>
          <w:lang w:val="fr-FR"/>
          <w:rPrChange w:id="15050" w:author="Peng Luqi" w:date="2019-10-13T14:50:00Z">
            <w:rPr>
              <w:lang w:val="fr-FR"/>
            </w:rPr>
          </w:rPrChange>
        </w:rPr>
        <w:t>Si je ne comprends rien, je ne serais pas en mesure de vous fournir un produit complet et un environnement pratique, n</w:t>
      </w:r>
      <w:del w:id="15051" w:author="Peng Luqi" w:date="2019-10-13T14:43:00Z">
        <w:r w:rsidRPr="00F94CB9" w:rsidDel="00EF666F">
          <w:rPr>
            <w:sz w:val="28"/>
            <w:szCs w:val="28"/>
            <w:lang w:val="fr-FR"/>
            <w:rPrChange w:id="15052" w:author="Peng Luqi" w:date="2019-10-13T14:50:00Z">
              <w:rPr>
                <w:lang w:val="fr-FR"/>
              </w:rPr>
            </w:rPrChange>
          </w:rPr>
          <w:delText>’</w:delText>
        </w:r>
      </w:del>
      <w:ins w:id="15053" w:author="Peng Luqi" w:date="2019-10-13T14:43:00Z">
        <w:r w:rsidR="00EF666F" w:rsidRPr="00F94CB9">
          <w:rPr>
            <w:sz w:val="28"/>
            <w:szCs w:val="28"/>
            <w:lang w:val="fr-FR"/>
            <w:rPrChange w:id="15054" w:author="Peng Luqi" w:date="2019-10-13T14:50:00Z">
              <w:rPr>
                <w:lang w:val="fr-FR"/>
              </w:rPr>
            </w:rPrChange>
          </w:rPr>
          <w:t>’</w:t>
        </w:r>
      </w:ins>
      <w:r w:rsidRPr="00F94CB9">
        <w:rPr>
          <w:sz w:val="28"/>
          <w:szCs w:val="28"/>
          <w:lang w:val="fr-FR"/>
          <w:rPrChange w:id="15055" w:author="Peng Luqi" w:date="2019-10-13T14:50:00Z">
            <w:rPr>
              <w:lang w:val="fr-FR"/>
            </w:rPr>
          </w:rPrChange>
        </w:rPr>
        <w:t xml:space="preserve">est-ce pas ? </w:t>
      </w:r>
    </w:p>
    <w:p w:rsidR="00C96301" w:rsidRDefault="00C96301" w:rsidP="00CB23F4">
      <w:pPr>
        <w:ind w:left="170" w:right="170"/>
        <w:jc w:val="both"/>
        <w:rPr>
          <w:ins w:id="15056" w:author="Peng Luqi" w:date="2019-10-13T23:18:00Z"/>
          <w:sz w:val="28"/>
          <w:szCs w:val="28"/>
          <w:lang w:val="fr-FR"/>
        </w:rPr>
      </w:pPr>
    </w:p>
    <w:p w:rsidR="002B38DF" w:rsidRPr="00F94CB9" w:rsidDel="00C96301" w:rsidRDefault="00716360">
      <w:pPr>
        <w:ind w:left="170" w:right="170"/>
        <w:jc w:val="both"/>
        <w:rPr>
          <w:del w:id="15057" w:author="Peng Luqi" w:date="2019-10-13T23:18:00Z"/>
          <w:sz w:val="28"/>
          <w:szCs w:val="28"/>
          <w:lang w:val="fr-FR"/>
          <w:rPrChange w:id="15058" w:author="Peng Luqi" w:date="2019-10-13T14:50:00Z">
            <w:rPr>
              <w:del w:id="15059" w:author="Peng Luqi" w:date="2019-10-13T23:18:00Z"/>
              <w:lang w:val="fr-FR"/>
            </w:rPr>
          </w:rPrChange>
        </w:rPr>
        <w:pPrChange w:id="15060" w:author="Peng Luqi" w:date="2019-10-13T14:20:00Z">
          <w:pPr>
            <w:ind w:left="130" w:right="183"/>
            <w:jc w:val="both"/>
          </w:pPr>
        </w:pPrChange>
      </w:pPr>
      <w:r w:rsidRPr="00F94CB9">
        <w:rPr>
          <w:sz w:val="28"/>
          <w:szCs w:val="28"/>
          <w:lang w:val="fr-FR"/>
          <w:rPrChange w:id="15061" w:author="Peng Luqi" w:date="2019-10-13T14:50:00Z">
            <w:rPr>
              <w:lang w:val="fr-FR"/>
            </w:rPr>
          </w:rPrChange>
        </w:rPr>
        <w:t>Quelle est la motivation derrière tout ça ?</w:t>
      </w:r>
      <w:ins w:id="15062" w:author="Peng Luqi" w:date="2019-10-13T23:18:00Z">
        <w:r w:rsidR="00C96301">
          <w:rPr>
            <w:sz w:val="28"/>
            <w:szCs w:val="28"/>
            <w:lang w:val="fr-FR"/>
          </w:rPr>
          <w:t xml:space="preserve"> </w:t>
        </w:r>
      </w:ins>
    </w:p>
    <w:p w:rsidR="002B38DF" w:rsidRPr="00F94CB9" w:rsidDel="00C96301" w:rsidRDefault="002B38DF">
      <w:pPr>
        <w:pStyle w:val="a3"/>
        <w:ind w:left="170" w:right="170"/>
        <w:jc w:val="both"/>
        <w:rPr>
          <w:del w:id="15063" w:author="Peng Luqi" w:date="2019-10-13T23:18:00Z"/>
          <w:lang w:val="fr-FR"/>
          <w:rPrChange w:id="15064" w:author="Peng Luqi" w:date="2019-10-13T14:50:00Z">
            <w:rPr>
              <w:del w:id="15065" w:author="Peng Luqi" w:date="2019-10-13T23:18:00Z"/>
              <w:sz w:val="20"/>
              <w:lang w:val="fr-FR"/>
            </w:rPr>
          </w:rPrChange>
        </w:rPr>
        <w:pPrChange w:id="15066" w:author="Peng Luqi" w:date="2019-10-13T14:20:00Z">
          <w:pPr>
            <w:pStyle w:val="a3"/>
            <w:spacing w:before="8"/>
          </w:pPr>
        </w:pPrChange>
      </w:pPr>
    </w:p>
    <w:p w:rsidR="002B38DF" w:rsidRPr="00F94CB9" w:rsidRDefault="00716360">
      <w:pPr>
        <w:ind w:left="170" w:right="170"/>
        <w:jc w:val="both"/>
        <w:rPr>
          <w:sz w:val="28"/>
          <w:szCs w:val="28"/>
          <w:lang w:val="fr-FR"/>
          <w:rPrChange w:id="15067" w:author="Peng Luqi" w:date="2019-10-13T14:50:00Z">
            <w:rPr>
              <w:lang w:val="fr-FR"/>
            </w:rPr>
          </w:rPrChange>
        </w:rPr>
        <w:pPrChange w:id="15068" w:author="Peng Luqi" w:date="2019-10-13T23:18:00Z">
          <w:pPr>
            <w:ind w:left="130"/>
            <w:jc w:val="both"/>
          </w:pPr>
        </w:pPrChange>
      </w:pPr>
      <w:r w:rsidRPr="00F94CB9">
        <w:rPr>
          <w:sz w:val="28"/>
          <w:szCs w:val="28"/>
          <w:lang w:val="fr-FR"/>
          <w:rPrChange w:id="15069" w:author="Peng Luqi" w:date="2019-10-13T14:50:00Z">
            <w:rPr>
              <w:lang w:val="fr-FR"/>
            </w:rPr>
          </w:rPrChange>
        </w:rPr>
        <w:t>Cela peut tenir en une phrase :</w:t>
      </w:r>
    </w:p>
    <w:p w:rsidR="002B38DF" w:rsidRPr="00F94CB9" w:rsidRDefault="002B38DF">
      <w:pPr>
        <w:pStyle w:val="a3"/>
        <w:ind w:left="170" w:right="170"/>
        <w:jc w:val="both"/>
        <w:rPr>
          <w:lang w:val="fr-FR"/>
          <w:rPrChange w:id="15070" w:author="Peng Luqi" w:date="2019-10-13T14:50:00Z">
            <w:rPr>
              <w:sz w:val="24"/>
              <w:lang w:val="fr-FR"/>
            </w:rPr>
          </w:rPrChange>
        </w:rPr>
        <w:pPrChange w:id="15071" w:author="Peng Luqi" w:date="2019-10-13T14:20:00Z">
          <w:pPr>
            <w:pStyle w:val="a3"/>
            <w:spacing w:before="4"/>
          </w:pPr>
        </w:pPrChange>
      </w:pPr>
    </w:p>
    <w:p w:rsidR="002B38DF" w:rsidRPr="00F94CB9" w:rsidRDefault="00716360">
      <w:pPr>
        <w:pStyle w:val="a3"/>
        <w:ind w:left="720" w:right="720"/>
        <w:jc w:val="both"/>
        <w:rPr>
          <w:lang w:val="fr-FR"/>
          <w:rPrChange w:id="15072" w:author="Peng Luqi" w:date="2019-10-13T14:50:00Z">
            <w:rPr>
              <w:lang w:val="fr-FR"/>
            </w:rPr>
          </w:rPrChange>
        </w:rPr>
        <w:pPrChange w:id="15073" w:author="Peng Luqi" w:date="2019-10-13T23:18:00Z">
          <w:pPr>
            <w:ind w:left="130"/>
            <w:jc w:val="both"/>
          </w:pPr>
        </w:pPrChange>
      </w:pPr>
      <w:r w:rsidRPr="00F94CB9">
        <w:rPr>
          <w:lang w:val="fr-FR"/>
          <w:rPrChange w:id="15074" w:author="Peng Luqi" w:date="2019-10-13T14:50:00Z">
            <w:rPr>
              <w:lang w:val="fr-FR"/>
            </w:rPr>
          </w:rPrChange>
        </w:rPr>
        <w:t>Les gens sont invincibles s</w:t>
      </w:r>
      <w:del w:id="15075" w:author="Peng Luqi" w:date="2019-10-13T14:43:00Z">
        <w:r w:rsidRPr="00F94CB9" w:rsidDel="00EF666F">
          <w:rPr>
            <w:lang w:val="fr-FR"/>
            <w:rPrChange w:id="15076" w:author="Peng Luqi" w:date="2019-10-13T14:50:00Z">
              <w:rPr>
                <w:lang w:val="fr-FR"/>
              </w:rPr>
            </w:rPrChange>
          </w:rPr>
          <w:delText>’</w:delText>
        </w:r>
      </w:del>
      <w:ins w:id="15077" w:author="Peng Luqi" w:date="2019-10-13T14:43:00Z">
        <w:r w:rsidR="00EF666F" w:rsidRPr="00F94CB9">
          <w:rPr>
            <w:lang w:val="fr-FR"/>
            <w:rPrChange w:id="15078" w:author="Peng Luqi" w:date="2019-10-13T14:50:00Z">
              <w:rPr>
                <w:lang w:val="fr-FR"/>
              </w:rPr>
            </w:rPrChange>
          </w:rPr>
          <w:t>’</w:t>
        </w:r>
      </w:ins>
      <w:r w:rsidRPr="00F94CB9">
        <w:rPr>
          <w:lang w:val="fr-FR"/>
          <w:rPrChange w:id="15079" w:author="Peng Luqi" w:date="2019-10-13T14:50:00Z">
            <w:rPr>
              <w:lang w:val="fr-FR"/>
            </w:rPr>
          </w:rPrChange>
        </w:rPr>
        <w:t>ils n</w:t>
      </w:r>
      <w:del w:id="15080" w:author="Peng Luqi" w:date="2019-10-13T14:43:00Z">
        <w:r w:rsidRPr="00F94CB9" w:rsidDel="00EF666F">
          <w:rPr>
            <w:lang w:val="fr-FR"/>
            <w:rPrChange w:id="15081" w:author="Peng Luqi" w:date="2019-10-13T14:50:00Z">
              <w:rPr>
                <w:lang w:val="fr-FR"/>
              </w:rPr>
            </w:rPrChange>
          </w:rPr>
          <w:delText>’</w:delText>
        </w:r>
      </w:del>
      <w:ins w:id="15082" w:author="Peng Luqi" w:date="2019-10-13T14:43:00Z">
        <w:r w:rsidR="00EF666F" w:rsidRPr="00F94CB9">
          <w:rPr>
            <w:lang w:val="fr-FR"/>
            <w:rPrChange w:id="15083" w:author="Peng Luqi" w:date="2019-10-13T14:50:00Z">
              <w:rPr>
                <w:lang w:val="fr-FR"/>
              </w:rPr>
            </w:rPrChange>
          </w:rPr>
          <w:t>’</w:t>
        </w:r>
      </w:ins>
      <w:r w:rsidRPr="00F94CB9">
        <w:rPr>
          <w:lang w:val="fr-FR"/>
          <w:rPrChange w:id="15084" w:author="Peng Luqi" w:date="2019-10-13T14:50:00Z">
            <w:rPr>
              <w:lang w:val="fr-FR"/>
            </w:rPr>
          </w:rPrChange>
        </w:rPr>
        <w:t>ont peur de rien</w:t>
      </w:r>
      <w:r w:rsidRPr="00C96301">
        <w:rPr>
          <w:lang w:val="fr-FR"/>
          <w:rPrChange w:id="15085" w:author="Peng Luqi" w:date="2019-10-13T23:18:00Z">
            <w:rPr>
              <w:spacing w:val="-27"/>
              <w:lang w:val="fr-FR"/>
            </w:rPr>
          </w:rPrChange>
        </w:rPr>
        <w:t xml:space="preserve"> </w:t>
      </w:r>
      <w:r w:rsidRPr="00F94CB9">
        <w:rPr>
          <w:lang w:val="fr-FR"/>
          <w:rPrChange w:id="15086" w:author="Peng Luqi" w:date="2019-10-13T14:50:00Z">
            <w:rPr>
              <w:lang w:val="fr-FR"/>
            </w:rPr>
          </w:rPrChange>
        </w:rPr>
        <w:t>!</w:t>
      </w:r>
    </w:p>
    <w:p w:rsidR="002B38DF" w:rsidRPr="00F94CB9" w:rsidRDefault="002B38DF">
      <w:pPr>
        <w:pStyle w:val="a3"/>
        <w:ind w:left="170" w:right="170"/>
        <w:jc w:val="both"/>
        <w:rPr>
          <w:lang w:val="fr-FR"/>
          <w:rPrChange w:id="15087" w:author="Peng Luqi" w:date="2019-10-13T14:50:00Z">
            <w:rPr>
              <w:sz w:val="24"/>
              <w:lang w:val="fr-FR"/>
            </w:rPr>
          </w:rPrChange>
        </w:rPr>
        <w:pPrChange w:id="15088" w:author="Peng Luqi" w:date="2019-10-13T14:20:00Z">
          <w:pPr>
            <w:pStyle w:val="a3"/>
            <w:spacing w:before="3"/>
          </w:pPr>
        </w:pPrChange>
      </w:pPr>
    </w:p>
    <w:p w:rsidR="002B38DF" w:rsidRPr="00F94CB9" w:rsidRDefault="00716360">
      <w:pPr>
        <w:ind w:left="170" w:right="170"/>
        <w:jc w:val="both"/>
        <w:rPr>
          <w:sz w:val="28"/>
          <w:szCs w:val="28"/>
          <w:lang w:val="fr-FR"/>
          <w:rPrChange w:id="15089" w:author="Peng Luqi" w:date="2019-10-13T14:50:00Z">
            <w:rPr>
              <w:lang w:val="fr-FR"/>
            </w:rPr>
          </w:rPrChange>
        </w:rPr>
        <w:pPrChange w:id="15090" w:author="Peng Luqi" w:date="2019-10-13T14:20:00Z">
          <w:pPr>
            <w:spacing w:before="1"/>
            <w:ind w:left="130" w:right="183"/>
            <w:jc w:val="both"/>
          </w:pPr>
        </w:pPrChange>
      </w:pPr>
      <w:r w:rsidRPr="007A5531">
        <w:rPr>
          <w:sz w:val="28"/>
          <w:szCs w:val="28"/>
          <w:highlight w:val="yellow"/>
          <w:lang w:val="fr-FR"/>
          <w:rPrChange w:id="15091" w:author="Peng Luqi" w:date="2019-10-13T23:31:00Z">
            <w:rPr>
              <w:lang w:val="fr-FR"/>
            </w:rPr>
          </w:rPrChange>
        </w:rPr>
        <w:t>Ce n</w:t>
      </w:r>
      <w:del w:id="15092" w:author="Peng Luqi" w:date="2019-10-13T14:43:00Z">
        <w:r w:rsidRPr="007A5531" w:rsidDel="00EF666F">
          <w:rPr>
            <w:sz w:val="28"/>
            <w:szCs w:val="28"/>
            <w:highlight w:val="yellow"/>
            <w:lang w:val="fr-FR"/>
            <w:rPrChange w:id="15093" w:author="Peng Luqi" w:date="2019-10-13T23:31:00Z">
              <w:rPr>
                <w:lang w:val="fr-FR"/>
              </w:rPr>
            </w:rPrChange>
          </w:rPr>
          <w:delText>’</w:delText>
        </w:r>
      </w:del>
      <w:ins w:id="15094" w:author="Peng Luqi" w:date="2019-10-13T14:43:00Z">
        <w:r w:rsidR="00EF666F" w:rsidRPr="007A5531">
          <w:rPr>
            <w:sz w:val="28"/>
            <w:szCs w:val="28"/>
            <w:highlight w:val="yellow"/>
            <w:lang w:val="fr-FR"/>
            <w:rPrChange w:id="15095" w:author="Peng Luqi" w:date="2019-10-13T23:31:00Z">
              <w:rPr>
                <w:lang w:val="fr-FR"/>
              </w:rPr>
            </w:rPrChange>
          </w:rPr>
          <w:t>’</w:t>
        </w:r>
      </w:ins>
      <w:r w:rsidRPr="007A5531">
        <w:rPr>
          <w:sz w:val="28"/>
          <w:szCs w:val="28"/>
          <w:highlight w:val="yellow"/>
          <w:lang w:val="fr-FR"/>
          <w:rPrChange w:id="15096" w:author="Peng Luqi" w:date="2019-10-13T23:31:00Z">
            <w:rPr>
              <w:lang w:val="fr-FR"/>
            </w:rPr>
          </w:rPrChange>
        </w:rPr>
        <w:t>est pas une manille, mais de la pratique.</w:t>
      </w:r>
      <w:r w:rsidRPr="00F94CB9">
        <w:rPr>
          <w:sz w:val="28"/>
          <w:szCs w:val="28"/>
          <w:lang w:val="fr-FR"/>
          <w:rPrChange w:id="15097" w:author="Peng Luqi" w:date="2019-10-13T14:50:00Z">
            <w:rPr>
              <w:lang w:val="fr-FR"/>
            </w:rPr>
          </w:rPrChange>
        </w:rPr>
        <w:t xml:space="preserve"> J</w:t>
      </w:r>
      <w:del w:id="15098" w:author="Peng Luqi" w:date="2019-10-13T14:43:00Z">
        <w:r w:rsidRPr="00F94CB9" w:rsidDel="00EF666F">
          <w:rPr>
            <w:sz w:val="28"/>
            <w:szCs w:val="28"/>
            <w:lang w:val="fr-FR"/>
            <w:rPrChange w:id="15099" w:author="Peng Luqi" w:date="2019-10-13T14:50:00Z">
              <w:rPr>
                <w:lang w:val="fr-FR"/>
              </w:rPr>
            </w:rPrChange>
          </w:rPr>
          <w:delText>’</w:delText>
        </w:r>
      </w:del>
      <w:ins w:id="15100" w:author="Peng Luqi" w:date="2019-10-13T14:43:00Z">
        <w:r w:rsidR="00EF666F" w:rsidRPr="00F94CB9">
          <w:rPr>
            <w:sz w:val="28"/>
            <w:szCs w:val="28"/>
            <w:lang w:val="fr-FR"/>
            <w:rPrChange w:id="15101" w:author="Peng Luqi" w:date="2019-10-13T14:50:00Z">
              <w:rPr>
                <w:lang w:val="fr-FR"/>
              </w:rPr>
            </w:rPrChange>
          </w:rPr>
          <w:t>’</w:t>
        </w:r>
      </w:ins>
      <w:r w:rsidRPr="00F94CB9">
        <w:rPr>
          <w:sz w:val="28"/>
          <w:szCs w:val="28"/>
          <w:lang w:val="fr-FR"/>
          <w:rPrChange w:id="15102" w:author="Peng Luqi" w:date="2019-10-13T14:50:00Z">
            <w:rPr>
              <w:lang w:val="fr-FR"/>
            </w:rPr>
          </w:rPrChange>
        </w:rPr>
        <w:t>admire la pratique, et ça ne marche pas si on n</w:t>
      </w:r>
      <w:del w:id="15103" w:author="Peng Luqi" w:date="2019-10-13T14:43:00Z">
        <w:r w:rsidRPr="00F94CB9" w:rsidDel="00EF666F">
          <w:rPr>
            <w:sz w:val="28"/>
            <w:szCs w:val="28"/>
            <w:lang w:val="fr-FR"/>
            <w:rPrChange w:id="15104" w:author="Peng Luqi" w:date="2019-10-13T14:50:00Z">
              <w:rPr>
                <w:lang w:val="fr-FR"/>
              </w:rPr>
            </w:rPrChange>
          </w:rPr>
          <w:delText>’</w:delText>
        </w:r>
      </w:del>
      <w:ins w:id="15105" w:author="Peng Luqi" w:date="2019-10-13T14:43:00Z">
        <w:r w:rsidR="00EF666F" w:rsidRPr="00F94CB9">
          <w:rPr>
            <w:sz w:val="28"/>
            <w:szCs w:val="28"/>
            <w:lang w:val="fr-FR"/>
            <w:rPrChange w:id="15106" w:author="Peng Luqi" w:date="2019-10-13T14:50:00Z">
              <w:rPr>
                <w:lang w:val="fr-FR"/>
              </w:rPr>
            </w:rPrChange>
          </w:rPr>
          <w:t>’</w:t>
        </w:r>
      </w:ins>
      <w:r w:rsidRPr="00F94CB9">
        <w:rPr>
          <w:sz w:val="28"/>
          <w:szCs w:val="28"/>
          <w:lang w:val="fr-FR"/>
          <w:rPrChange w:id="15107" w:author="Peng Luqi" w:date="2019-10-13T14:50:00Z">
            <w:rPr>
              <w:lang w:val="fr-FR"/>
            </w:rPr>
          </w:rPrChange>
        </w:rPr>
        <w:t>y croit pas. Si je peux expliquer clairement quelque chose, fournir les objectifs et l</w:t>
      </w:r>
      <w:del w:id="15108" w:author="Peng Luqi" w:date="2019-10-13T14:43:00Z">
        <w:r w:rsidRPr="00F94CB9" w:rsidDel="00EF666F">
          <w:rPr>
            <w:sz w:val="28"/>
            <w:szCs w:val="28"/>
            <w:lang w:val="fr-FR"/>
            <w:rPrChange w:id="15109" w:author="Peng Luqi" w:date="2019-10-13T14:50:00Z">
              <w:rPr>
                <w:lang w:val="fr-FR"/>
              </w:rPr>
            </w:rPrChange>
          </w:rPr>
          <w:delText>’</w:delText>
        </w:r>
      </w:del>
      <w:ins w:id="15110" w:author="Peng Luqi" w:date="2019-10-13T14:43:00Z">
        <w:r w:rsidR="00EF666F" w:rsidRPr="00F94CB9">
          <w:rPr>
            <w:sz w:val="28"/>
            <w:szCs w:val="28"/>
            <w:lang w:val="fr-FR"/>
            <w:rPrChange w:id="15111" w:author="Peng Luqi" w:date="2019-10-13T14:50:00Z">
              <w:rPr>
                <w:lang w:val="fr-FR"/>
              </w:rPr>
            </w:rPrChange>
          </w:rPr>
          <w:t>’</w:t>
        </w:r>
      </w:ins>
      <w:r w:rsidRPr="00F94CB9">
        <w:rPr>
          <w:sz w:val="28"/>
          <w:szCs w:val="28"/>
          <w:lang w:val="fr-FR"/>
          <w:rPrChange w:id="15112" w:author="Peng Luqi" w:date="2019-10-13T14:50:00Z">
            <w:rPr>
              <w:lang w:val="fr-FR"/>
            </w:rPr>
          </w:rPrChange>
        </w:rPr>
        <w:t>environnement de la pratique, ce serait alors formidable, n</w:t>
      </w:r>
      <w:del w:id="15113" w:author="Peng Luqi" w:date="2019-10-13T14:43:00Z">
        <w:r w:rsidRPr="00F94CB9" w:rsidDel="00EF666F">
          <w:rPr>
            <w:sz w:val="28"/>
            <w:szCs w:val="28"/>
            <w:lang w:val="fr-FR"/>
            <w:rPrChange w:id="15114" w:author="Peng Luqi" w:date="2019-10-13T14:50:00Z">
              <w:rPr>
                <w:lang w:val="fr-FR"/>
              </w:rPr>
            </w:rPrChange>
          </w:rPr>
          <w:delText>’</w:delText>
        </w:r>
      </w:del>
      <w:ins w:id="15115" w:author="Peng Luqi" w:date="2019-10-13T14:43:00Z">
        <w:r w:rsidR="00EF666F" w:rsidRPr="00F94CB9">
          <w:rPr>
            <w:sz w:val="28"/>
            <w:szCs w:val="28"/>
            <w:lang w:val="fr-FR"/>
            <w:rPrChange w:id="15116" w:author="Peng Luqi" w:date="2019-10-13T14:50:00Z">
              <w:rPr>
                <w:lang w:val="fr-FR"/>
              </w:rPr>
            </w:rPrChange>
          </w:rPr>
          <w:t>’</w:t>
        </w:r>
      </w:ins>
      <w:r w:rsidRPr="00F94CB9">
        <w:rPr>
          <w:sz w:val="28"/>
          <w:szCs w:val="28"/>
          <w:lang w:val="fr-FR"/>
          <w:rPrChange w:id="15117" w:author="Peng Luqi" w:date="2019-10-13T14:50:00Z">
            <w:rPr>
              <w:lang w:val="fr-FR"/>
            </w:rPr>
          </w:rPrChange>
        </w:rPr>
        <w:t>est-ce pas</w:t>
      </w:r>
      <w:r w:rsidRPr="00F94CB9">
        <w:rPr>
          <w:spacing w:val="-9"/>
          <w:sz w:val="28"/>
          <w:szCs w:val="28"/>
          <w:lang w:val="fr-FR"/>
          <w:rPrChange w:id="15118" w:author="Peng Luqi" w:date="2019-10-13T14:50:00Z">
            <w:rPr>
              <w:spacing w:val="-9"/>
              <w:lang w:val="fr-FR"/>
            </w:rPr>
          </w:rPrChange>
        </w:rPr>
        <w:t xml:space="preserve"> </w:t>
      </w:r>
      <w:r w:rsidRPr="00F94CB9">
        <w:rPr>
          <w:sz w:val="28"/>
          <w:szCs w:val="28"/>
          <w:lang w:val="fr-FR"/>
          <w:rPrChange w:id="15119" w:author="Peng Luqi" w:date="2019-10-13T14:50:00Z">
            <w:rPr>
              <w:lang w:val="fr-FR"/>
            </w:rPr>
          </w:rPrChange>
        </w:rPr>
        <w:t>?</w:t>
      </w:r>
    </w:p>
    <w:p w:rsidR="002B38DF" w:rsidRPr="00F94CB9" w:rsidRDefault="002B38DF">
      <w:pPr>
        <w:pStyle w:val="a3"/>
        <w:ind w:left="170" w:right="170"/>
        <w:jc w:val="both"/>
        <w:rPr>
          <w:lang w:val="fr-FR"/>
          <w:rPrChange w:id="15120" w:author="Peng Luqi" w:date="2019-10-13T14:50:00Z">
            <w:rPr>
              <w:sz w:val="21"/>
              <w:lang w:val="fr-FR"/>
            </w:rPr>
          </w:rPrChange>
        </w:rPr>
        <w:pPrChange w:id="15121" w:author="Peng Luqi" w:date="2019-10-13T14:20:00Z">
          <w:pPr>
            <w:pStyle w:val="a3"/>
            <w:spacing w:before="2"/>
          </w:pPr>
        </w:pPrChange>
      </w:pPr>
    </w:p>
    <w:p w:rsidR="002B38DF" w:rsidRPr="00F94CB9" w:rsidRDefault="00716360">
      <w:pPr>
        <w:ind w:left="170" w:right="170"/>
        <w:jc w:val="both"/>
        <w:rPr>
          <w:sz w:val="28"/>
          <w:szCs w:val="28"/>
          <w:lang w:val="fr-FR"/>
          <w:rPrChange w:id="15122" w:author="Peng Luqi" w:date="2019-10-13T14:50:00Z">
            <w:rPr>
              <w:lang w:val="fr-FR"/>
            </w:rPr>
          </w:rPrChange>
        </w:rPr>
        <w:pPrChange w:id="15123" w:author="Peng Luqi" w:date="2019-10-13T14:20:00Z">
          <w:pPr>
            <w:ind w:left="130"/>
            <w:jc w:val="both"/>
          </w:pPr>
        </w:pPrChange>
      </w:pPr>
      <w:r w:rsidRPr="00F94CB9">
        <w:rPr>
          <w:sz w:val="28"/>
          <w:szCs w:val="28"/>
          <w:lang w:val="fr-FR"/>
          <w:rPrChange w:id="15124" w:author="Peng Luqi" w:date="2019-10-13T14:50:00Z">
            <w:rPr>
              <w:lang w:val="fr-FR"/>
            </w:rPr>
          </w:rPrChange>
        </w:rPr>
        <w:t xml:space="preserve">Il y a de nombreuses années, </w:t>
      </w:r>
      <w:r w:rsidRPr="001D733D">
        <w:rPr>
          <w:sz w:val="28"/>
          <w:szCs w:val="28"/>
          <w:highlight w:val="yellow"/>
          <w:lang w:val="fr-FR"/>
          <w:rPrChange w:id="15125" w:author="Peng Luqi" w:date="2019-10-13T23:31:00Z">
            <w:rPr>
              <w:lang w:val="fr-FR"/>
            </w:rPr>
          </w:rPrChange>
        </w:rPr>
        <w:t>ma femme m</w:t>
      </w:r>
      <w:del w:id="15126" w:author="Peng Luqi" w:date="2019-10-13T14:43:00Z">
        <w:r w:rsidRPr="001D733D" w:rsidDel="00EF666F">
          <w:rPr>
            <w:sz w:val="28"/>
            <w:szCs w:val="28"/>
            <w:highlight w:val="yellow"/>
            <w:lang w:val="fr-FR"/>
            <w:rPrChange w:id="15127" w:author="Peng Luqi" w:date="2019-10-13T23:31:00Z">
              <w:rPr>
                <w:lang w:val="fr-FR"/>
              </w:rPr>
            </w:rPrChange>
          </w:rPr>
          <w:delText>’</w:delText>
        </w:r>
      </w:del>
      <w:ins w:id="15128" w:author="Peng Luqi" w:date="2019-10-13T14:43:00Z">
        <w:r w:rsidR="00EF666F" w:rsidRPr="001D733D">
          <w:rPr>
            <w:sz w:val="28"/>
            <w:szCs w:val="28"/>
            <w:highlight w:val="yellow"/>
            <w:lang w:val="fr-FR"/>
            <w:rPrChange w:id="15129" w:author="Peng Luqi" w:date="2019-10-13T23:31:00Z">
              <w:rPr>
                <w:lang w:val="fr-FR"/>
              </w:rPr>
            </w:rPrChange>
          </w:rPr>
          <w:t>’</w:t>
        </w:r>
      </w:ins>
      <w:r w:rsidRPr="001D733D">
        <w:rPr>
          <w:sz w:val="28"/>
          <w:szCs w:val="28"/>
          <w:highlight w:val="yellow"/>
          <w:lang w:val="fr-FR"/>
          <w:rPrChange w:id="15130" w:author="Peng Luqi" w:date="2019-10-13T23:31:00Z">
            <w:rPr>
              <w:lang w:val="fr-FR"/>
            </w:rPr>
          </w:rPrChange>
        </w:rPr>
        <w:t>a écrit une chanson</w:t>
      </w:r>
      <w:r w:rsidRPr="00F94CB9">
        <w:rPr>
          <w:sz w:val="28"/>
          <w:szCs w:val="28"/>
          <w:lang w:val="fr-FR"/>
          <w:rPrChange w:id="15131" w:author="Peng Luqi" w:date="2019-10-13T14:50:00Z">
            <w:rPr>
              <w:lang w:val="fr-FR"/>
            </w:rPr>
          </w:rPrChange>
        </w:rPr>
        <w:t>, les paroles sont les suivantes :</w:t>
      </w:r>
    </w:p>
    <w:p w:rsidR="002B38DF" w:rsidRPr="00F94CB9" w:rsidRDefault="002B38DF">
      <w:pPr>
        <w:pStyle w:val="a3"/>
        <w:ind w:left="170" w:right="170"/>
        <w:jc w:val="both"/>
        <w:rPr>
          <w:lang w:val="fr-FR"/>
          <w:rPrChange w:id="15132" w:author="Peng Luqi" w:date="2019-10-13T14:50:00Z">
            <w:rPr>
              <w:sz w:val="20"/>
              <w:lang w:val="fr-FR"/>
            </w:rPr>
          </w:rPrChange>
        </w:rPr>
        <w:pPrChange w:id="15133" w:author="Peng Luqi" w:date="2019-10-13T14:20:00Z">
          <w:pPr>
            <w:pStyle w:val="a3"/>
            <w:spacing w:before="7"/>
          </w:pPr>
        </w:pPrChange>
      </w:pPr>
    </w:p>
    <w:p w:rsidR="00C96301" w:rsidRDefault="00716360" w:rsidP="00C96301">
      <w:pPr>
        <w:pStyle w:val="a3"/>
        <w:ind w:left="720" w:right="720"/>
        <w:jc w:val="both"/>
        <w:rPr>
          <w:ins w:id="15134" w:author="Peng Luqi" w:date="2019-10-13T23:19:00Z"/>
          <w:lang w:val="fr-FR"/>
        </w:rPr>
      </w:pPr>
      <w:r w:rsidRPr="001D733D">
        <w:rPr>
          <w:highlight w:val="yellow"/>
          <w:lang w:val="fr-FR"/>
          <w:rPrChange w:id="15135" w:author="Peng Luqi" w:date="2019-10-13T23:32:00Z">
            <w:rPr>
              <w:lang w:val="fr-FR"/>
            </w:rPr>
          </w:rPrChange>
        </w:rPr>
        <w:t>La chose la plus romantique</w:t>
      </w:r>
      <w:r w:rsidRPr="001D733D">
        <w:rPr>
          <w:lang w:val="fr-FR"/>
        </w:rPr>
        <w:t xml:space="preserve"> serait de vieillir avec toi.</w:t>
      </w:r>
      <w:r w:rsidRPr="00F94CB9">
        <w:rPr>
          <w:lang w:val="fr-FR"/>
        </w:rPr>
        <w:t xml:space="preserve"> </w:t>
      </w:r>
    </w:p>
    <w:p w:rsidR="00C96301" w:rsidRDefault="00C96301" w:rsidP="00C96301">
      <w:pPr>
        <w:pStyle w:val="a3"/>
        <w:ind w:right="720"/>
        <w:jc w:val="both"/>
        <w:rPr>
          <w:ins w:id="15136" w:author="Peng Luqi" w:date="2019-10-13T23:19:00Z"/>
          <w:lang w:val="fr-FR"/>
        </w:rPr>
      </w:pPr>
    </w:p>
    <w:p w:rsidR="002B38DF" w:rsidRPr="00F94CB9" w:rsidRDefault="00716360">
      <w:pPr>
        <w:ind w:left="170" w:right="170"/>
        <w:jc w:val="both"/>
        <w:rPr>
          <w:sz w:val="28"/>
          <w:szCs w:val="28"/>
          <w:lang w:val="fr-FR"/>
          <w:rPrChange w:id="15137" w:author="Peng Luqi" w:date="2019-10-13T14:50:00Z">
            <w:rPr>
              <w:lang w:val="fr-FR"/>
            </w:rPr>
          </w:rPrChange>
        </w:rPr>
        <w:pPrChange w:id="15138" w:author="Peng Luqi" w:date="2019-10-13T23:19:00Z">
          <w:pPr>
            <w:ind w:left="130" w:right="182"/>
            <w:jc w:val="both"/>
          </w:pPr>
        </w:pPrChange>
      </w:pPr>
      <w:r w:rsidRPr="00C96301">
        <w:rPr>
          <w:sz w:val="28"/>
          <w:szCs w:val="28"/>
          <w:highlight w:val="yellow"/>
          <w:lang w:val="fr-FR"/>
          <w:rPrChange w:id="15139" w:author="Peng Luqi" w:date="2019-10-13T23:20:00Z">
            <w:rPr>
              <w:lang w:val="fr-FR"/>
            </w:rPr>
          </w:rPrChange>
        </w:rPr>
        <w:t>Je suis très heureuse. Grâce à toi je suis un peu différente. Elle m</w:t>
      </w:r>
      <w:del w:id="15140" w:author="Peng Luqi" w:date="2019-10-13T14:43:00Z">
        <w:r w:rsidRPr="00C96301" w:rsidDel="00EF666F">
          <w:rPr>
            <w:sz w:val="28"/>
            <w:szCs w:val="28"/>
            <w:highlight w:val="yellow"/>
            <w:lang w:val="fr-FR"/>
            <w:rPrChange w:id="15141" w:author="Peng Luqi" w:date="2019-10-13T23:20:00Z">
              <w:rPr>
                <w:lang w:val="fr-FR"/>
              </w:rPr>
            </w:rPrChange>
          </w:rPr>
          <w:delText>’</w:delText>
        </w:r>
      </w:del>
      <w:ins w:id="15142" w:author="Peng Luqi" w:date="2019-10-13T14:43:00Z">
        <w:r w:rsidR="00EF666F" w:rsidRPr="00C96301">
          <w:rPr>
            <w:sz w:val="28"/>
            <w:szCs w:val="28"/>
            <w:highlight w:val="yellow"/>
            <w:lang w:val="fr-FR"/>
            <w:rPrChange w:id="15143" w:author="Peng Luqi" w:date="2019-10-13T23:20:00Z">
              <w:rPr>
                <w:lang w:val="fr-FR"/>
              </w:rPr>
            </w:rPrChange>
          </w:rPr>
          <w:t>’</w:t>
        </w:r>
      </w:ins>
      <w:r w:rsidRPr="00C96301">
        <w:rPr>
          <w:sz w:val="28"/>
          <w:szCs w:val="28"/>
          <w:highlight w:val="yellow"/>
          <w:lang w:val="fr-FR"/>
          <w:rPrChange w:id="15144" w:author="Peng Luqi" w:date="2019-10-13T23:20:00Z">
            <w:rPr>
              <w:lang w:val="fr-FR"/>
            </w:rPr>
          </w:rPrChange>
        </w:rPr>
        <w:t>a demandé : « Qu</w:t>
      </w:r>
      <w:del w:id="15145" w:author="Peng Luqi" w:date="2019-10-13T14:43:00Z">
        <w:r w:rsidRPr="00C96301" w:rsidDel="00EF666F">
          <w:rPr>
            <w:sz w:val="28"/>
            <w:szCs w:val="28"/>
            <w:highlight w:val="yellow"/>
            <w:lang w:val="fr-FR"/>
            <w:rPrChange w:id="15146" w:author="Peng Luqi" w:date="2019-10-13T23:20:00Z">
              <w:rPr>
                <w:lang w:val="fr-FR"/>
              </w:rPr>
            </w:rPrChange>
          </w:rPr>
          <w:delText>’</w:delText>
        </w:r>
      </w:del>
      <w:ins w:id="15147" w:author="Peng Luqi" w:date="2019-10-13T14:43:00Z">
        <w:r w:rsidR="00EF666F" w:rsidRPr="00C96301">
          <w:rPr>
            <w:sz w:val="28"/>
            <w:szCs w:val="28"/>
            <w:highlight w:val="yellow"/>
            <w:lang w:val="fr-FR"/>
            <w:rPrChange w:id="15148" w:author="Peng Luqi" w:date="2019-10-13T23:20:00Z">
              <w:rPr>
                <w:lang w:val="fr-FR"/>
              </w:rPr>
            </w:rPrChange>
          </w:rPr>
          <w:t>’</w:t>
        </w:r>
      </w:ins>
      <w:r w:rsidRPr="00C96301">
        <w:rPr>
          <w:sz w:val="28"/>
          <w:szCs w:val="28"/>
          <w:highlight w:val="yellow"/>
          <w:lang w:val="fr-FR"/>
          <w:rPrChange w:id="15149" w:author="Peng Luqi" w:date="2019-10-13T23:20:00Z">
            <w:rPr>
              <w:lang w:val="fr-FR"/>
            </w:rPr>
          </w:rPrChange>
        </w:rPr>
        <w:t>en penses-tu ? »</w:t>
      </w:r>
    </w:p>
    <w:p w:rsidR="002B38DF" w:rsidRPr="00F94CB9" w:rsidRDefault="002B38DF">
      <w:pPr>
        <w:pStyle w:val="a3"/>
        <w:ind w:left="170" w:right="170"/>
        <w:jc w:val="both"/>
        <w:rPr>
          <w:lang w:val="fr-FR"/>
          <w:rPrChange w:id="15150" w:author="Peng Luqi" w:date="2019-10-13T14:50:00Z">
            <w:rPr>
              <w:sz w:val="20"/>
              <w:lang w:val="fr-FR"/>
            </w:rPr>
          </w:rPrChange>
        </w:rPr>
        <w:pPrChange w:id="15151" w:author="Peng Luqi" w:date="2019-10-13T14:20:00Z">
          <w:pPr>
            <w:pStyle w:val="a3"/>
            <w:spacing w:before="8"/>
          </w:pPr>
        </w:pPrChange>
      </w:pPr>
    </w:p>
    <w:p w:rsidR="00C96301" w:rsidRDefault="00716360" w:rsidP="00CB23F4">
      <w:pPr>
        <w:ind w:left="170" w:right="170"/>
        <w:jc w:val="both"/>
        <w:rPr>
          <w:ins w:id="15152" w:author="Peng Luqi" w:date="2019-10-13T23:20:00Z"/>
          <w:sz w:val="28"/>
          <w:szCs w:val="28"/>
          <w:lang w:val="fr-FR"/>
        </w:rPr>
      </w:pPr>
      <w:r w:rsidRPr="00F94CB9">
        <w:rPr>
          <w:sz w:val="28"/>
          <w:szCs w:val="28"/>
          <w:lang w:val="fr-FR"/>
          <w:rPrChange w:id="15153" w:author="Peng Luqi" w:date="2019-10-13T14:50:00Z">
            <w:rPr>
              <w:lang w:val="fr-FR"/>
            </w:rPr>
          </w:rPrChange>
        </w:rPr>
        <w:t>J</w:t>
      </w:r>
      <w:del w:id="15154" w:author="Peng Luqi" w:date="2019-10-13T14:43:00Z">
        <w:r w:rsidRPr="00F94CB9" w:rsidDel="00EF666F">
          <w:rPr>
            <w:sz w:val="28"/>
            <w:szCs w:val="28"/>
            <w:lang w:val="fr-FR"/>
            <w:rPrChange w:id="15155" w:author="Peng Luqi" w:date="2019-10-13T14:50:00Z">
              <w:rPr>
                <w:lang w:val="fr-FR"/>
              </w:rPr>
            </w:rPrChange>
          </w:rPr>
          <w:delText>’</w:delText>
        </w:r>
      </w:del>
      <w:ins w:id="15156" w:author="Peng Luqi" w:date="2019-10-13T14:43:00Z">
        <w:r w:rsidR="00EF666F" w:rsidRPr="00F94CB9">
          <w:rPr>
            <w:sz w:val="28"/>
            <w:szCs w:val="28"/>
            <w:lang w:val="fr-FR"/>
            <w:rPrChange w:id="15157" w:author="Peng Luqi" w:date="2019-10-13T14:50:00Z">
              <w:rPr>
                <w:lang w:val="fr-FR"/>
              </w:rPr>
            </w:rPrChange>
          </w:rPr>
          <w:t>’</w:t>
        </w:r>
      </w:ins>
      <w:r w:rsidRPr="00F94CB9">
        <w:rPr>
          <w:sz w:val="28"/>
          <w:szCs w:val="28"/>
          <w:lang w:val="fr-FR"/>
          <w:rPrChange w:id="15158" w:author="Peng Luqi" w:date="2019-10-13T14:50:00Z">
            <w:rPr>
              <w:lang w:val="fr-FR"/>
            </w:rPr>
          </w:rPrChange>
        </w:rPr>
        <w:t>ai dit</w:t>
      </w:r>
      <w:ins w:id="15159" w:author="Peng Luqi" w:date="2019-10-13T23:20:00Z">
        <w:r w:rsidR="00C96301">
          <w:rPr>
            <w:sz w:val="28"/>
            <w:szCs w:val="28"/>
            <w:lang w:val="fr-FR"/>
          </w:rPr>
          <w:t> :</w:t>
        </w:r>
      </w:ins>
      <w:r w:rsidRPr="00F94CB9">
        <w:rPr>
          <w:sz w:val="28"/>
          <w:szCs w:val="28"/>
          <w:lang w:val="fr-FR"/>
          <w:rPrChange w:id="15160" w:author="Peng Luqi" w:date="2019-10-13T14:50:00Z">
            <w:rPr>
              <w:lang w:val="fr-FR"/>
            </w:rPr>
          </w:rPrChange>
        </w:rPr>
        <w:t xml:space="preserve"> </w:t>
      </w:r>
    </w:p>
    <w:p w:rsidR="00C96301" w:rsidRDefault="00C96301" w:rsidP="00CB23F4">
      <w:pPr>
        <w:ind w:left="170" w:right="170"/>
        <w:jc w:val="both"/>
        <w:rPr>
          <w:ins w:id="15161" w:author="Peng Luqi" w:date="2019-10-13T23:20:00Z"/>
          <w:sz w:val="28"/>
          <w:szCs w:val="28"/>
          <w:lang w:val="fr-FR"/>
        </w:rPr>
      </w:pPr>
    </w:p>
    <w:p w:rsidR="00C96301" w:rsidRDefault="00716360">
      <w:pPr>
        <w:pStyle w:val="a3"/>
        <w:ind w:left="720" w:right="720"/>
        <w:jc w:val="both"/>
        <w:rPr>
          <w:ins w:id="15162" w:author="Peng Luqi" w:date="2019-10-13T23:20:00Z"/>
          <w:lang w:val="fr-FR"/>
        </w:rPr>
        <w:pPrChange w:id="15163" w:author="Peng Luqi" w:date="2019-10-13T23:21:00Z">
          <w:pPr>
            <w:ind w:left="170" w:right="170"/>
            <w:jc w:val="both"/>
          </w:pPr>
        </w:pPrChange>
      </w:pPr>
      <w:del w:id="15164" w:author="Peng Luqi" w:date="2019-10-13T23:20:00Z">
        <w:r w:rsidRPr="001D733D" w:rsidDel="00C96301">
          <w:rPr>
            <w:highlight w:val="yellow"/>
            <w:lang w:val="fr-FR"/>
            <w:rPrChange w:id="15165" w:author="Peng Luqi" w:date="2019-10-13T23:32:00Z">
              <w:rPr>
                <w:lang w:val="fr-FR"/>
              </w:rPr>
            </w:rPrChange>
          </w:rPr>
          <w:lastRenderedPageBreak/>
          <w:delText>que l</w:delText>
        </w:r>
      </w:del>
      <w:ins w:id="15166" w:author="Peng Luqi" w:date="2019-10-13T23:20:00Z">
        <w:r w:rsidR="00C96301" w:rsidRPr="001D733D">
          <w:rPr>
            <w:highlight w:val="yellow"/>
            <w:lang w:val="fr-FR"/>
            <w:rPrChange w:id="15167" w:author="Peng Luqi" w:date="2019-10-13T23:32:00Z">
              <w:rPr>
                <w:lang w:val="fr-FR"/>
              </w:rPr>
            </w:rPrChange>
          </w:rPr>
          <w:t>L</w:t>
        </w:r>
      </w:ins>
      <w:r w:rsidRPr="001D733D">
        <w:rPr>
          <w:highlight w:val="yellow"/>
          <w:lang w:val="fr-FR"/>
          <w:rPrChange w:id="15168" w:author="Peng Luqi" w:date="2019-10-13T23:32:00Z">
            <w:rPr>
              <w:lang w:val="fr-FR"/>
            </w:rPr>
          </w:rPrChange>
        </w:rPr>
        <w:t>a chose la plus romantique</w:t>
      </w:r>
      <w:r w:rsidRPr="00F94CB9">
        <w:rPr>
          <w:lang w:val="fr-FR"/>
          <w:rPrChange w:id="15169" w:author="Peng Luqi" w:date="2019-10-13T14:50:00Z">
            <w:rPr>
              <w:lang w:val="fr-FR"/>
            </w:rPr>
          </w:rPrChange>
        </w:rPr>
        <w:t xml:space="preserve"> serait de devenir riche avec toi. </w:t>
      </w:r>
    </w:p>
    <w:p w:rsidR="00C96301" w:rsidRDefault="00C96301" w:rsidP="00CB23F4">
      <w:pPr>
        <w:ind w:left="170" w:right="170"/>
        <w:jc w:val="both"/>
        <w:rPr>
          <w:ins w:id="15170" w:author="Peng Luqi" w:date="2019-10-13T23:20:00Z"/>
          <w:sz w:val="28"/>
          <w:szCs w:val="28"/>
          <w:lang w:val="fr-FR"/>
        </w:rPr>
      </w:pPr>
    </w:p>
    <w:p w:rsidR="002B38DF" w:rsidRPr="00F94CB9" w:rsidRDefault="00716360">
      <w:pPr>
        <w:ind w:left="170" w:right="170"/>
        <w:jc w:val="both"/>
        <w:rPr>
          <w:sz w:val="28"/>
          <w:szCs w:val="28"/>
          <w:lang w:val="fr-FR"/>
          <w:rPrChange w:id="15171" w:author="Peng Luqi" w:date="2019-10-13T14:50:00Z">
            <w:rPr>
              <w:lang w:val="fr-FR"/>
            </w:rPr>
          </w:rPrChange>
        </w:rPr>
        <w:pPrChange w:id="15172" w:author="Peng Luqi" w:date="2019-10-13T14:20:00Z">
          <w:pPr>
            <w:ind w:left="130" w:right="183"/>
            <w:jc w:val="both"/>
          </w:pPr>
        </w:pPrChange>
      </w:pPr>
      <w:r w:rsidRPr="00F94CB9">
        <w:rPr>
          <w:sz w:val="28"/>
          <w:szCs w:val="28"/>
          <w:lang w:val="fr-FR"/>
          <w:rPrChange w:id="15173" w:author="Peng Luqi" w:date="2019-10-13T14:50:00Z">
            <w:rPr>
              <w:lang w:val="fr-FR"/>
            </w:rPr>
          </w:rPrChange>
        </w:rPr>
        <w:t>Bien qu</w:t>
      </w:r>
      <w:del w:id="15174" w:author="Peng Luqi" w:date="2019-10-13T14:43:00Z">
        <w:r w:rsidRPr="00F94CB9" w:rsidDel="00EF666F">
          <w:rPr>
            <w:sz w:val="28"/>
            <w:szCs w:val="28"/>
            <w:lang w:val="fr-FR"/>
            <w:rPrChange w:id="15175" w:author="Peng Luqi" w:date="2019-10-13T14:50:00Z">
              <w:rPr>
                <w:lang w:val="fr-FR"/>
              </w:rPr>
            </w:rPrChange>
          </w:rPr>
          <w:delText>’</w:delText>
        </w:r>
      </w:del>
      <w:ins w:id="15176" w:author="Peng Luqi" w:date="2019-10-13T14:43:00Z">
        <w:r w:rsidR="00EF666F" w:rsidRPr="00F94CB9">
          <w:rPr>
            <w:sz w:val="28"/>
            <w:szCs w:val="28"/>
            <w:lang w:val="fr-FR"/>
            <w:rPrChange w:id="15177" w:author="Peng Luqi" w:date="2019-10-13T14:50:00Z">
              <w:rPr>
                <w:lang w:val="fr-FR"/>
              </w:rPr>
            </w:rPrChange>
          </w:rPr>
          <w:t>’</w:t>
        </w:r>
      </w:ins>
      <w:r w:rsidRPr="00F94CB9">
        <w:rPr>
          <w:sz w:val="28"/>
          <w:szCs w:val="28"/>
          <w:lang w:val="fr-FR"/>
          <w:rPrChange w:id="15178" w:author="Peng Luqi" w:date="2019-10-13T14:50:00Z">
            <w:rPr>
              <w:lang w:val="fr-FR"/>
            </w:rPr>
          </w:rPrChange>
        </w:rPr>
        <w:t>il n</w:t>
      </w:r>
      <w:del w:id="15179" w:author="Peng Luqi" w:date="2019-10-13T14:43:00Z">
        <w:r w:rsidRPr="00F94CB9" w:rsidDel="00EF666F">
          <w:rPr>
            <w:sz w:val="28"/>
            <w:szCs w:val="28"/>
            <w:lang w:val="fr-FR"/>
            <w:rPrChange w:id="15180" w:author="Peng Luqi" w:date="2019-10-13T14:50:00Z">
              <w:rPr>
                <w:lang w:val="fr-FR"/>
              </w:rPr>
            </w:rPrChange>
          </w:rPr>
          <w:delText>’</w:delText>
        </w:r>
      </w:del>
      <w:ins w:id="15181" w:author="Peng Luqi" w:date="2019-10-13T14:43:00Z">
        <w:r w:rsidR="00EF666F" w:rsidRPr="00F94CB9">
          <w:rPr>
            <w:sz w:val="28"/>
            <w:szCs w:val="28"/>
            <w:lang w:val="fr-FR"/>
            <w:rPrChange w:id="15182" w:author="Peng Luqi" w:date="2019-10-13T14:50:00Z">
              <w:rPr>
                <w:lang w:val="fr-FR"/>
              </w:rPr>
            </w:rPrChange>
          </w:rPr>
          <w:t>’</w:t>
        </w:r>
      </w:ins>
      <w:r w:rsidRPr="00F94CB9">
        <w:rPr>
          <w:sz w:val="28"/>
          <w:szCs w:val="28"/>
          <w:lang w:val="fr-FR"/>
          <w:rPrChange w:id="15183" w:author="Peng Luqi" w:date="2019-10-13T14:50:00Z">
            <w:rPr>
              <w:lang w:val="fr-FR"/>
            </w:rPr>
          </w:rPrChange>
        </w:rPr>
        <w:t>y ait pas de rimes, cela me semblait plus romantique. Savez-vous ce qui est vraiment romantique ? Je l</w:t>
      </w:r>
      <w:del w:id="15184" w:author="Peng Luqi" w:date="2019-10-13T14:43:00Z">
        <w:r w:rsidRPr="00F94CB9" w:rsidDel="00EF666F">
          <w:rPr>
            <w:sz w:val="28"/>
            <w:szCs w:val="28"/>
            <w:lang w:val="fr-FR"/>
            <w:rPrChange w:id="15185" w:author="Peng Luqi" w:date="2019-10-13T14:50:00Z">
              <w:rPr>
                <w:lang w:val="fr-FR"/>
              </w:rPr>
            </w:rPrChange>
          </w:rPr>
          <w:delText>’</w:delText>
        </w:r>
      </w:del>
      <w:ins w:id="15186" w:author="Peng Luqi" w:date="2019-10-13T14:43:00Z">
        <w:r w:rsidR="00EF666F" w:rsidRPr="00F94CB9">
          <w:rPr>
            <w:sz w:val="28"/>
            <w:szCs w:val="28"/>
            <w:lang w:val="fr-FR"/>
            <w:rPrChange w:id="15187" w:author="Peng Luqi" w:date="2019-10-13T14:50:00Z">
              <w:rPr>
                <w:lang w:val="fr-FR"/>
              </w:rPr>
            </w:rPrChange>
          </w:rPr>
          <w:t>’</w:t>
        </w:r>
      </w:ins>
      <w:r w:rsidRPr="00F94CB9">
        <w:rPr>
          <w:sz w:val="28"/>
          <w:szCs w:val="28"/>
          <w:lang w:val="fr-FR"/>
          <w:rPrChange w:id="15188" w:author="Peng Luqi" w:date="2019-10-13T14:50:00Z">
            <w:rPr>
              <w:lang w:val="fr-FR"/>
            </w:rPr>
          </w:rPrChange>
        </w:rPr>
        <w:t xml:space="preserve">ai </w:t>
      </w:r>
      <w:del w:id="15189" w:author="Peng Luqi" w:date="2019-10-13T23:22:00Z">
        <w:r w:rsidRPr="00F94CB9" w:rsidDel="007A5531">
          <w:rPr>
            <w:sz w:val="28"/>
            <w:szCs w:val="28"/>
            <w:lang w:val="fr-FR"/>
            <w:rPrChange w:id="15190" w:author="Peng Luqi" w:date="2019-10-13T14:50:00Z">
              <w:rPr>
                <w:lang w:val="fr-FR"/>
              </w:rPr>
            </w:rPrChange>
          </w:rPr>
          <w:delText>fait</w:delText>
        </w:r>
      </w:del>
      <w:ins w:id="15191" w:author="Peng Luqi" w:date="2019-10-13T23:22:00Z">
        <w:r w:rsidR="007A5531">
          <w:rPr>
            <w:sz w:val="28"/>
            <w:szCs w:val="28"/>
            <w:lang w:val="fr-FR"/>
          </w:rPr>
          <w:t>réalisé</w:t>
        </w:r>
      </w:ins>
      <w:r w:rsidRPr="00F94CB9">
        <w:rPr>
          <w:sz w:val="28"/>
          <w:szCs w:val="28"/>
          <w:lang w:val="fr-FR"/>
          <w:rPrChange w:id="15192" w:author="Peng Luqi" w:date="2019-10-13T14:50:00Z">
            <w:rPr>
              <w:lang w:val="fr-FR"/>
            </w:rPr>
          </w:rPrChange>
        </w:rPr>
        <w:t>.</w:t>
      </w:r>
    </w:p>
    <w:p w:rsidR="002B38DF" w:rsidRPr="00F94CB9" w:rsidRDefault="002B38DF">
      <w:pPr>
        <w:pStyle w:val="a3"/>
        <w:ind w:left="170" w:right="170"/>
        <w:jc w:val="both"/>
        <w:rPr>
          <w:lang w:val="fr-FR"/>
          <w:rPrChange w:id="15193" w:author="Peng Luqi" w:date="2019-10-13T14:50:00Z">
            <w:rPr>
              <w:sz w:val="21"/>
              <w:lang w:val="fr-FR"/>
            </w:rPr>
          </w:rPrChange>
        </w:rPr>
        <w:pPrChange w:id="15194" w:author="Peng Luqi" w:date="2019-10-13T14:20:00Z">
          <w:pPr>
            <w:pStyle w:val="a3"/>
            <w:spacing w:before="1"/>
          </w:pPr>
        </w:pPrChange>
      </w:pPr>
    </w:p>
    <w:p w:rsidR="002B38DF" w:rsidRPr="00F94CB9" w:rsidRDefault="00716360">
      <w:pPr>
        <w:ind w:left="170" w:right="170"/>
        <w:jc w:val="both"/>
        <w:rPr>
          <w:sz w:val="28"/>
          <w:szCs w:val="28"/>
          <w:lang w:val="fr-FR"/>
          <w:rPrChange w:id="15195" w:author="Peng Luqi" w:date="2019-10-13T14:50:00Z">
            <w:rPr>
              <w:lang w:val="fr-FR"/>
            </w:rPr>
          </w:rPrChange>
        </w:rPr>
        <w:pPrChange w:id="15196" w:author="Peng Luqi" w:date="2019-10-13T14:20:00Z">
          <w:pPr>
            <w:ind w:left="130" w:right="182"/>
            <w:jc w:val="both"/>
          </w:pPr>
        </w:pPrChange>
      </w:pPr>
      <w:r w:rsidRPr="007A5531">
        <w:rPr>
          <w:sz w:val="28"/>
          <w:szCs w:val="28"/>
          <w:lang w:val="fr-FR"/>
          <w:rPrChange w:id="15197" w:author="Peng Luqi" w:date="2019-10-13T23:22:00Z">
            <w:rPr>
              <w:lang w:val="fr-FR"/>
            </w:rPr>
          </w:rPrChange>
        </w:rPr>
        <w:t>En fait, je n</w:t>
      </w:r>
      <w:del w:id="15198" w:author="Peng Luqi" w:date="2019-10-13T14:43:00Z">
        <w:r w:rsidRPr="007A5531" w:rsidDel="00EF666F">
          <w:rPr>
            <w:sz w:val="28"/>
            <w:szCs w:val="28"/>
            <w:lang w:val="fr-FR"/>
            <w:rPrChange w:id="15199" w:author="Peng Luqi" w:date="2019-10-13T23:22:00Z">
              <w:rPr>
                <w:lang w:val="fr-FR"/>
              </w:rPr>
            </w:rPrChange>
          </w:rPr>
          <w:delText>’</w:delText>
        </w:r>
      </w:del>
      <w:ins w:id="15200" w:author="Peng Luqi" w:date="2019-10-13T14:43:00Z">
        <w:r w:rsidR="00EF666F" w:rsidRPr="007A5531">
          <w:rPr>
            <w:sz w:val="28"/>
            <w:szCs w:val="28"/>
            <w:lang w:val="fr-FR"/>
            <w:rPrChange w:id="15201" w:author="Peng Luqi" w:date="2019-10-13T23:22:00Z">
              <w:rPr>
                <w:lang w:val="fr-FR"/>
              </w:rPr>
            </w:rPrChange>
          </w:rPr>
          <w:t>’</w:t>
        </w:r>
      </w:ins>
      <w:r w:rsidRPr="007A5531">
        <w:rPr>
          <w:sz w:val="28"/>
          <w:szCs w:val="28"/>
          <w:lang w:val="fr-FR"/>
          <w:rPrChange w:id="15202" w:author="Peng Luqi" w:date="2019-10-13T23:22:00Z">
            <w:rPr>
              <w:lang w:val="fr-FR"/>
            </w:rPr>
          </w:rPrChange>
        </w:rPr>
        <w:t>ai rien d</w:t>
      </w:r>
      <w:del w:id="15203" w:author="Peng Luqi" w:date="2019-10-13T14:43:00Z">
        <w:r w:rsidRPr="007A5531" w:rsidDel="00EF666F">
          <w:rPr>
            <w:sz w:val="28"/>
            <w:szCs w:val="28"/>
            <w:lang w:val="fr-FR"/>
            <w:rPrChange w:id="15204" w:author="Peng Luqi" w:date="2019-10-13T23:22:00Z">
              <w:rPr>
                <w:lang w:val="fr-FR"/>
              </w:rPr>
            </w:rPrChange>
          </w:rPr>
          <w:delText>’</w:delText>
        </w:r>
      </w:del>
      <w:ins w:id="15205" w:author="Peng Luqi" w:date="2019-10-13T14:43:00Z">
        <w:r w:rsidR="00EF666F" w:rsidRPr="007A5531">
          <w:rPr>
            <w:sz w:val="28"/>
            <w:szCs w:val="28"/>
            <w:lang w:val="fr-FR"/>
            <w:rPrChange w:id="15206" w:author="Peng Luqi" w:date="2019-10-13T23:22:00Z">
              <w:rPr>
                <w:lang w:val="fr-FR"/>
              </w:rPr>
            </w:rPrChange>
          </w:rPr>
          <w:t>’</w:t>
        </w:r>
      </w:ins>
      <w:r w:rsidRPr="007A5531">
        <w:rPr>
          <w:sz w:val="28"/>
          <w:szCs w:val="28"/>
          <w:lang w:val="fr-FR"/>
          <w:rPrChange w:id="15207" w:author="Peng Luqi" w:date="2019-10-13T23:22:00Z">
            <w:rPr>
              <w:lang w:val="fr-FR"/>
            </w:rPr>
          </w:rPrChange>
        </w:rPr>
        <w:t>original.</w:t>
      </w:r>
      <w:r w:rsidRPr="00F94CB9">
        <w:rPr>
          <w:sz w:val="28"/>
          <w:szCs w:val="28"/>
          <w:lang w:val="fr-FR"/>
          <w:rPrChange w:id="15208" w:author="Peng Luqi" w:date="2019-10-13T14:50:00Z">
            <w:rPr>
              <w:lang w:val="fr-FR"/>
            </w:rPr>
          </w:rPrChange>
        </w:rPr>
        <w:t xml:space="preserve"> Avant de lire ce livre, Warren Buffett ne connaissant pas la plupart des gens.</w:t>
      </w:r>
      <w:r w:rsidRPr="00F94CB9">
        <w:rPr>
          <w:spacing w:val="-8"/>
          <w:sz w:val="28"/>
          <w:szCs w:val="28"/>
          <w:lang w:val="fr-FR"/>
          <w:rPrChange w:id="15209" w:author="Peng Luqi" w:date="2019-10-13T14:50:00Z">
            <w:rPr>
              <w:spacing w:val="-8"/>
              <w:lang w:val="fr-FR"/>
            </w:rPr>
          </w:rPrChange>
        </w:rPr>
        <w:t xml:space="preserve"> </w:t>
      </w:r>
      <w:r w:rsidRPr="00F94CB9">
        <w:rPr>
          <w:sz w:val="28"/>
          <w:szCs w:val="28"/>
          <w:lang w:val="fr-FR"/>
          <w:rPrChange w:id="15210" w:author="Peng Luqi" w:date="2019-10-13T14:50:00Z">
            <w:rPr>
              <w:lang w:val="fr-FR"/>
            </w:rPr>
          </w:rPrChange>
        </w:rPr>
        <w:t>Il</w:t>
      </w:r>
      <w:r w:rsidRPr="00F94CB9">
        <w:rPr>
          <w:spacing w:val="-8"/>
          <w:sz w:val="28"/>
          <w:szCs w:val="28"/>
          <w:lang w:val="fr-FR"/>
          <w:rPrChange w:id="15211" w:author="Peng Luqi" w:date="2019-10-13T14:50:00Z">
            <w:rPr>
              <w:spacing w:val="-8"/>
              <w:lang w:val="fr-FR"/>
            </w:rPr>
          </w:rPrChange>
        </w:rPr>
        <w:t xml:space="preserve"> </w:t>
      </w:r>
      <w:r w:rsidRPr="00F94CB9">
        <w:rPr>
          <w:sz w:val="28"/>
          <w:szCs w:val="28"/>
          <w:lang w:val="fr-FR"/>
          <w:rPrChange w:id="15212" w:author="Peng Luqi" w:date="2019-10-13T14:50:00Z">
            <w:rPr>
              <w:lang w:val="fr-FR"/>
            </w:rPr>
          </w:rPrChange>
        </w:rPr>
        <w:t>a</w:t>
      </w:r>
      <w:r w:rsidRPr="00F94CB9">
        <w:rPr>
          <w:spacing w:val="-8"/>
          <w:sz w:val="28"/>
          <w:szCs w:val="28"/>
          <w:lang w:val="fr-FR"/>
          <w:rPrChange w:id="15213" w:author="Peng Luqi" w:date="2019-10-13T14:50:00Z">
            <w:rPr>
              <w:spacing w:val="-8"/>
              <w:lang w:val="fr-FR"/>
            </w:rPr>
          </w:rPrChange>
        </w:rPr>
        <w:t xml:space="preserve"> </w:t>
      </w:r>
      <w:r w:rsidRPr="00F94CB9">
        <w:rPr>
          <w:sz w:val="28"/>
          <w:szCs w:val="28"/>
          <w:lang w:val="fr-FR"/>
          <w:rPrChange w:id="15214" w:author="Peng Luqi" w:date="2019-10-13T14:50:00Z">
            <w:rPr>
              <w:lang w:val="fr-FR"/>
            </w:rPr>
          </w:rPrChange>
        </w:rPr>
        <w:t>toujours</w:t>
      </w:r>
      <w:r w:rsidRPr="00F94CB9">
        <w:rPr>
          <w:spacing w:val="-8"/>
          <w:sz w:val="28"/>
          <w:szCs w:val="28"/>
          <w:lang w:val="fr-FR"/>
          <w:rPrChange w:id="15215" w:author="Peng Luqi" w:date="2019-10-13T14:50:00Z">
            <w:rPr>
              <w:spacing w:val="-8"/>
              <w:lang w:val="fr-FR"/>
            </w:rPr>
          </w:rPrChange>
        </w:rPr>
        <w:t xml:space="preserve"> </w:t>
      </w:r>
      <w:r w:rsidRPr="00F94CB9">
        <w:rPr>
          <w:sz w:val="28"/>
          <w:szCs w:val="28"/>
          <w:lang w:val="fr-FR"/>
          <w:rPrChange w:id="15216" w:author="Peng Luqi" w:date="2019-10-13T14:50:00Z">
            <w:rPr>
              <w:lang w:val="fr-FR"/>
            </w:rPr>
          </w:rPrChange>
        </w:rPr>
        <w:t>été</w:t>
      </w:r>
      <w:r w:rsidRPr="00F94CB9">
        <w:rPr>
          <w:spacing w:val="-8"/>
          <w:sz w:val="28"/>
          <w:szCs w:val="28"/>
          <w:lang w:val="fr-FR"/>
          <w:rPrChange w:id="15217" w:author="Peng Luqi" w:date="2019-10-13T14:50:00Z">
            <w:rPr>
              <w:spacing w:val="-8"/>
              <w:lang w:val="fr-FR"/>
            </w:rPr>
          </w:rPrChange>
        </w:rPr>
        <w:t xml:space="preserve"> </w:t>
      </w:r>
      <w:r w:rsidRPr="00F94CB9">
        <w:rPr>
          <w:sz w:val="28"/>
          <w:szCs w:val="28"/>
          <w:lang w:val="fr-FR"/>
          <w:rPrChange w:id="15218" w:author="Peng Luqi" w:date="2019-10-13T14:50:00Z">
            <w:rPr>
              <w:lang w:val="fr-FR"/>
            </w:rPr>
          </w:rPrChange>
        </w:rPr>
        <w:t>un</w:t>
      </w:r>
      <w:r w:rsidRPr="00F94CB9">
        <w:rPr>
          <w:spacing w:val="-8"/>
          <w:sz w:val="28"/>
          <w:szCs w:val="28"/>
          <w:lang w:val="fr-FR"/>
          <w:rPrChange w:id="15219" w:author="Peng Luqi" w:date="2019-10-13T14:50:00Z">
            <w:rPr>
              <w:spacing w:val="-8"/>
              <w:lang w:val="fr-FR"/>
            </w:rPr>
          </w:rPrChange>
        </w:rPr>
        <w:t xml:space="preserve"> </w:t>
      </w:r>
      <w:r w:rsidRPr="00F94CB9">
        <w:rPr>
          <w:sz w:val="28"/>
          <w:szCs w:val="28"/>
          <w:lang w:val="fr-FR"/>
          <w:rPrChange w:id="15220" w:author="Peng Luqi" w:date="2019-10-13T14:50:00Z">
            <w:rPr>
              <w:lang w:val="fr-FR"/>
            </w:rPr>
          </w:rPrChange>
        </w:rPr>
        <w:t>peu</w:t>
      </w:r>
      <w:r w:rsidRPr="00F94CB9">
        <w:rPr>
          <w:spacing w:val="-8"/>
          <w:sz w:val="28"/>
          <w:szCs w:val="28"/>
          <w:lang w:val="fr-FR"/>
          <w:rPrChange w:id="15221" w:author="Peng Luqi" w:date="2019-10-13T14:50:00Z">
            <w:rPr>
              <w:spacing w:val="-8"/>
              <w:lang w:val="fr-FR"/>
            </w:rPr>
          </w:rPrChange>
        </w:rPr>
        <w:t xml:space="preserve"> </w:t>
      </w:r>
      <w:r w:rsidRPr="00F94CB9">
        <w:rPr>
          <w:sz w:val="28"/>
          <w:szCs w:val="28"/>
          <w:lang w:val="fr-FR"/>
          <w:rPrChange w:id="15222" w:author="Peng Luqi" w:date="2019-10-13T14:50:00Z">
            <w:rPr>
              <w:lang w:val="fr-FR"/>
            </w:rPr>
          </w:rPrChange>
        </w:rPr>
        <w:t>surpris</w:t>
      </w:r>
      <w:r w:rsidRPr="00F94CB9">
        <w:rPr>
          <w:spacing w:val="-8"/>
          <w:sz w:val="28"/>
          <w:szCs w:val="28"/>
          <w:lang w:val="fr-FR"/>
          <w:rPrChange w:id="15223" w:author="Peng Luqi" w:date="2019-10-13T14:50:00Z">
            <w:rPr>
              <w:spacing w:val="-8"/>
              <w:lang w:val="fr-FR"/>
            </w:rPr>
          </w:rPrChange>
        </w:rPr>
        <w:t xml:space="preserve"> </w:t>
      </w:r>
      <w:r w:rsidRPr="00F94CB9">
        <w:rPr>
          <w:sz w:val="28"/>
          <w:szCs w:val="28"/>
          <w:lang w:val="fr-FR"/>
          <w:rPrChange w:id="15224" w:author="Peng Luqi" w:date="2019-10-13T14:50:00Z">
            <w:rPr>
              <w:lang w:val="fr-FR"/>
            </w:rPr>
          </w:rPrChange>
        </w:rPr>
        <w:t>du</w:t>
      </w:r>
      <w:r w:rsidRPr="00F94CB9">
        <w:rPr>
          <w:spacing w:val="-8"/>
          <w:sz w:val="28"/>
          <w:szCs w:val="28"/>
          <w:lang w:val="fr-FR"/>
          <w:rPrChange w:id="15225" w:author="Peng Luqi" w:date="2019-10-13T14:50:00Z">
            <w:rPr>
              <w:spacing w:val="-8"/>
              <w:lang w:val="fr-FR"/>
            </w:rPr>
          </w:rPrChange>
        </w:rPr>
        <w:t xml:space="preserve"> </w:t>
      </w:r>
      <w:r w:rsidRPr="00F94CB9">
        <w:rPr>
          <w:sz w:val="28"/>
          <w:szCs w:val="28"/>
          <w:lang w:val="fr-FR"/>
          <w:rPrChange w:id="15226" w:author="Peng Luqi" w:date="2019-10-13T14:50:00Z">
            <w:rPr>
              <w:lang w:val="fr-FR"/>
            </w:rPr>
          </w:rPrChange>
        </w:rPr>
        <w:t>fait</w:t>
      </w:r>
      <w:r w:rsidRPr="00F94CB9">
        <w:rPr>
          <w:spacing w:val="-7"/>
          <w:sz w:val="28"/>
          <w:szCs w:val="28"/>
          <w:lang w:val="fr-FR"/>
          <w:rPrChange w:id="15227" w:author="Peng Luqi" w:date="2019-10-13T14:50:00Z">
            <w:rPr>
              <w:spacing w:val="-7"/>
              <w:lang w:val="fr-FR"/>
            </w:rPr>
          </w:rPrChange>
        </w:rPr>
        <w:t xml:space="preserve"> </w:t>
      </w:r>
      <w:r w:rsidRPr="00F94CB9">
        <w:rPr>
          <w:sz w:val="28"/>
          <w:szCs w:val="28"/>
          <w:lang w:val="fr-FR"/>
          <w:rPrChange w:id="15228" w:author="Peng Luqi" w:date="2019-10-13T14:50:00Z">
            <w:rPr>
              <w:lang w:val="fr-FR"/>
            </w:rPr>
          </w:rPrChange>
        </w:rPr>
        <w:t>que</w:t>
      </w:r>
      <w:r w:rsidRPr="00F94CB9">
        <w:rPr>
          <w:spacing w:val="-8"/>
          <w:sz w:val="28"/>
          <w:szCs w:val="28"/>
          <w:lang w:val="fr-FR"/>
          <w:rPrChange w:id="15229" w:author="Peng Luqi" w:date="2019-10-13T14:50:00Z">
            <w:rPr>
              <w:spacing w:val="-8"/>
              <w:lang w:val="fr-FR"/>
            </w:rPr>
          </w:rPrChange>
        </w:rPr>
        <w:t xml:space="preserve"> </w:t>
      </w:r>
      <w:r w:rsidRPr="00F94CB9">
        <w:rPr>
          <w:sz w:val="28"/>
          <w:szCs w:val="28"/>
          <w:lang w:val="fr-FR"/>
          <w:rPrChange w:id="15230" w:author="Peng Luqi" w:date="2019-10-13T14:50:00Z">
            <w:rPr>
              <w:lang w:val="fr-FR"/>
            </w:rPr>
          </w:rPrChange>
        </w:rPr>
        <w:t>les</w:t>
      </w:r>
      <w:r w:rsidRPr="00F94CB9">
        <w:rPr>
          <w:spacing w:val="-7"/>
          <w:sz w:val="28"/>
          <w:szCs w:val="28"/>
          <w:lang w:val="fr-FR"/>
          <w:rPrChange w:id="15231" w:author="Peng Luqi" w:date="2019-10-13T14:50:00Z">
            <w:rPr>
              <w:spacing w:val="-7"/>
              <w:lang w:val="fr-FR"/>
            </w:rPr>
          </w:rPrChange>
        </w:rPr>
        <w:t xml:space="preserve"> </w:t>
      </w:r>
      <w:r w:rsidRPr="00F94CB9">
        <w:rPr>
          <w:sz w:val="28"/>
          <w:szCs w:val="28"/>
          <w:lang w:val="fr-FR"/>
          <w:rPrChange w:id="15232" w:author="Peng Luqi" w:date="2019-10-13T14:50:00Z">
            <w:rPr>
              <w:lang w:val="fr-FR"/>
            </w:rPr>
          </w:rPrChange>
        </w:rPr>
        <w:t>gens</w:t>
      </w:r>
      <w:r w:rsidRPr="00F94CB9">
        <w:rPr>
          <w:spacing w:val="-8"/>
          <w:sz w:val="28"/>
          <w:szCs w:val="28"/>
          <w:lang w:val="fr-FR"/>
          <w:rPrChange w:id="15233" w:author="Peng Luqi" w:date="2019-10-13T14:50:00Z">
            <w:rPr>
              <w:spacing w:val="-8"/>
              <w:lang w:val="fr-FR"/>
            </w:rPr>
          </w:rPrChange>
        </w:rPr>
        <w:t xml:space="preserve"> </w:t>
      </w:r>
      <w:r w:rsidRPr="00F94CB9">
        <w:rPr>
          <w:sz w:val="28"/>
          <w:szCs w:val="28"/>
          <w:lang w:val="fr-FR"/>
          <w:rPrChange w:id="15234" w:author="Peng Luqi" w:date="2019-10-13T14:50:00Z">
            <w:rPr>
              <w:lang w:val="fr-FR"/>
            </w:rPr>
          </w:rPrChange>
        </w:rPr>
        <w:t>n</w:t>
      </w:r>
      <w:del w:id="15235" w:author="Peng Luqi" w:date="2019-10-13T14:43:00Z">
        <w:r w:rsidRPr="00F94CB9" w:rsidDel="00EF666F">
          <w:rPr>
            <w:sz w:val="28"/>
            <w:szCs w:val="28"/>
            <w:lang w:val="fr-FR"/>
            <w:rPrChange w:id="15236" w:author="Peng Luqi" w:date="2019-10-13T14:50:00Z">
              <w:rPr>
                <w:lang w:val="fr-FR"/>
              </w:rPr>
            </w:rPrChange>
          </w:rPr>
          <w:delText>’</w:delText>
        </w:r>
      </w:del>
      <w:ins w:id="15237" w:author="Peng Luqi" w:date="2019-10-13T14:43:00Z">
        <w:r w:rsidR="00EF666F" w:rsidRPr="00F94CB9">
          <w:rPr>
            <w:sz w:val="28"/>
            <w:szCs w:val="28"/>
            <w:lang w:val="fr-FR"/>
            <w:rPrChange w:id="15238" w:author="Peng Luqi" w:date="2019-10-13T14:50:00Z">
              <w:rPr>
                <w:lang w:val="fr-FR"/>
              </w:rPr>
            </w:rPrChange>
          </w:rPr>
          <w:t>’</w:t>
        </w:r>
      </w:ins>
      <w:r w:rsidRPr="00F94CB9">
        <w:rPr>
          <w:sz w:val="28"/>
          <w:szCs w:val="28"/>
          <w:lang w:val="fr-FR"/>
          <w:rPrChange w:id="15239" w:author="Peng Luqi" w:date="2019-10-13T14:50:00Z">
            <w:rPr>
              <w:lang w:val="fr-FR"/>
            </w:rPr>
          </w:rPrChange>
        </w:rPr>
        <w:t>aiment</w:t>
      </w:r>
      <w:r w:rsidRPr="00F94CB9">
        <w:rPr>
          <w:spacing w:val="-7"/>
          <w:sz w:val="28"/>
          <w:szCs w:val="28"/>
          <w:lang w:val="fr-FR"/>
          <w:rPrChange w:id="15240" w:author="Peng Luqi" w:date="2019-10-13T14:50:00Z">
            <w:rPr>
              <w:spacing w:val="-7"/>
              <w:lang w:val="fr-FR"/>
            </w:rPr>
          </w:rPrChange>
        </w:rPr>
        <w:t xml:space="preserve"> </w:t>
      </w:r>
      <w:r w:rsidRPr="00F94CB9">
        <w:rPr>
          <w:sz w:val="28"/>
          <w:szCs w:val="28"/>
          <w:lang w:val="fr-FR"/>
          <w:rPrChange w:id="15241" w:author="Peng Luqi" w:date="2019-10-13T14:50:00Z">
            <w:rPr>
              <w:lang w:val="fr-FR"/>
            </w:rPr>
          </w:rPrChange>
        </w:rPr>
        <w:t>pas</w:t>
      </w:r>
      <w:r w:rsidRPr="00F94CB9">
        <w:rPr>
          <w:spacing w:val="-8"/>
          <w:sz w:val="28"/>
          <w:szCs w:val="28"/>
          <w:lang w:val="fr-FR"/>
          <w:rPrChange w:id="15242" w:author="Peng Luqi" w:date="2019-10-13T14:50:00Z">
            <w:rPr>
              <w:spacing w:val="-8"/>
              <w:lang w:val="fr-FR"/>
            </w:rPr>
          </w:rPrChange>
        </w:rPr>
        <w:t xml:space="preserve"> </w:t>
      </w:r>
      <w:r w:rsidRPr="00F94CB9">
        <w:rPr>
          <w:sz w:val="28"/>
          <w:szCs w:val="28"/>
          <w:lang w:val="fr-FR"/>
          <w:rPrChange w:id="15243" w:author="Peng Luqi" w:date="2019-10-13T14:50:00Z">
            <w:rPr>
              <w:lang w:val="fr-FR"/>
            </w:rPr>
          </w:rPrChange>
        </w:rPr>
        <w:t>devenir</w:t>
      </w:r>
      <w:r w:rsidRPr="00F94CB9">
        <w:rPr>
          <w:spacing w:val="-8"/>
          <w:sz w:val="28"/>
          <w:szCs w:val="28"/>
          <w:lang w:val="fr-FR"/>
          <w:rPrChange w:id="15244" w:author="Peng Luqi" w:date="2019-10-13T14:50:00Z">
            <w:rPr>
              <w:spacing w:val="-8"/>
              <w:lang w:val="fr-FR"/>
            </w:rPr>
          </w:rPrChange>
        </w:rPr>
        <w:t xml:space="preserve"> </w:t>
      </w:r>
      <w:r w:rsidRPr="00F94CB9">
        <w:rPr>
          <w:sz w:val="28"/>
          <w:szCs w:val="28"/>
          <w:lang w:val="fr-FR"/>
          <w:rPrChange w:id="15245" w:author="Peng Luqi" w:date="2019-10-13T14:50:00Z">
            <w:rPr>
              <w:lang w:val="fr-FR"/>
            </w:rPr>
          </w:rPrChange>
        </w:rPr>
        <w:t>riches</w:t>
      </w:r>
      <w:r w:rsidRPr="00F94CB9">
        <w:rPr>
          <w:spacing w:val="-7"/>
          <w:sz w:val="28"/>
          <w:szCs w:val="28"/>
          <w:lang w:val="fr-FR"/>
          <w:rPrChange w:id="15246" w:author="Peng Luqi" w:date="2019-10-13T14:50:00Z">
            <w:rPr>
              <w:spacing w:val="-7"/>
              <w:lang w:val="fr-FR"/>
            </w:rPr>
          </w:rPrChange>
        </w:rPr>
        <w:t xml:space="preserve"> </w:t>
      </w:r>
      <w:r w:rsidRPr="00F94CB9">
        <w:rPr>
          <w:sz w:val="28"/>
          <w:szCs w:val="28"/>
          <w:lang w:val="fr-FR"/>
          <w:rPrChange w:id="15247" w:author="Peng Luqi" w:date="2019-10-13T14:50:00Z">
            <w:rPr>
              <w:lang w:val="fr-FR"/>
            </w:rPr>
          </w:rPrChange>
        </w:rPr>
        <w:t>lentement.</w:t>
      </w:r>
      <w:r w:rsidRPr="00F94CB9">
        <w:rPr>
          <w:spacing w:val="-8"/>
          <w:sz w:val="28"/>
          <w:szCs w:val="28"/>
          <w:lang w:val="fr-FR"/>
          <w:rPrChange w:id="15248" w:author="Peng Luqi" w:date="2019-10-13T14:50:00Z">
            <w:rPr>
              <w:spacing w:val="-8"/>
              <w:lang w:val="fr-FR"/>
            </w:rPr>
          </w:rPrChange>
        </w:rPr>
        <w:t xml:space="preserve"> </w:t>
      </w:r>
      <w:r w:rsidRPr="007A5531">
        <w:rPr>
          <w:sz w:val="28"/>
          <w:szCs w:val="28"/>
          <w:highlight w:val="yellow"/>
          <w:lang w:val="fr-FR"/>
          <w:rPrChange w:id="15249" w:author="Peng Luqi" w:date="2019-10-13T23:23:00Z">
            <w:rPr>
              <w:lang w:val="fr-FR"/>
            </w:rPr>
          </w:rPrChange>
        </w:rPr>
        <w:t>Je</w:t>
      </w:r>
      <w:r w:rsidRPr="007A5531">
        <w:rPr>
          <w:spacing w:val="-8"/>
          <w:sz w:val="28"/>
          <w:szCs w:val="28"/>
          <w:highlight w:val="yellow"/>
          <w:lang w:val="fr-FR"/>
          <w:rPrChange w:id="15250" w:author="Peng Luqi" w:date="2019-10-13T23:23:00Z">
            <w:rPr>
              <w:spacing w:val="-8"/>
              <w:lang w:val="fr-FR"/>
            </w:rPr>
          </w:rPrChange>
        </w:rPr>
        <w:t xml:space="preserve"> </w:t>
      </w:r>
      <w:r w:rsidRPr="007A5531">
        <w:rPr>
          <w:sz w:val="28"/>
          <w:szCs w:val="28"/>
          <w:highlight w:val="yellow"/>
          <w:lang w:val="fr-FR"/>
          <w:rPrChange w:id="15251" w:author="Peng Luqi" w:date="2019-10-13T23:23:00Z">
            <w:rPr>
              <w:lang w:val="fr-FR"/>
            </w:rPr>
          </w:rPrChange>
        </w:rPr>
        <w:t>veux seulement</w:t>
      </w:r>
      <w:r w:rsidRPr="007A5531">
        <w:rPr>
          <w:spacing w:val="-8"/>
          <w:sz w:val="28"/>
          <w:szCs w:val="28"/>
          <w:highlight w:val="yellow"/>
          <w:lang w:val="fr-FR"/>
          <w:rPrChange w:id="15252" w:author="Peng Luqi" w:date="2019-10-13T23:23:00Z">
            <w:rPr>
              <w:spacing w:val="-8"/>
              <w:lang w:val="fr-FR"/>
            </w:rPr>
          </w:rPrChange>
        </w:rPr>
        <w:t xml:space="preserve"> </w:t>
      </w:r>
      <w:r w:rsidRPr="007A5531">
        <w:rPr>
          <w:sz w:val="28"/>
          <w:szCs w:val="28"/>
          <w:highlight w:val="yellow"/>
          <w:lang w:val="fr-FR"/>
          <w:rPrChange w:id="15253" w:author="Peng Luqi" w:date="2019-10-13T23:23:00Z">
            <w:rPr>
              <w:lang w:val="fr-FR"/>
            </w:rPr>
          </w:rPrChange>
        </w:rPr>
        <w:t>devenir</w:t>
      </w:r>
      <w:r w:rsidRPr="007A5531">
        <w:rPr>
          <w:spacing w:val="-6"/>
          <w:sz w:val="28"/>
          <w:szCs w:val="28"/>
          <w:highlight w:val="yellow"/>
          <w:lang w:val="fr-FR"/>
          <w:rPrChange w:id="15254" w:author="Peng Luqi" w:date="2019-10-13T23:23:00Z">
            <w:rPr>
              <w:spacing w:val="-6"/>
              <w:lang w:val="fr-FR"/>
            </w:rPr>
          </w:rPrChange>
        </w:rPr>
        <w:t xml:space="preserve"> </w:t>
      </w:r>
      <w:r w:rsidRPr="007A5531">
        <w:rPr>
          <w:sz w:val="28"/>
          <w:szCs w:val="28"/>
          <w:highlight w:val="yellow"/>
          <w:lang w:val="fr-FR"/>
          <w:rPrChange w:id="15255" w:author="Peng Luqi" w:date="2019-10-13T23:23:00Z">
            <w:rPr>
              <w:lang w:val="fr-FR"/>
            </w:rPr>
          </w:rPrChange>
        </w:rPr>
        <w:t>riche</w:t>
      </w:r>
      <w:r w:rsidRPr="007A5531">
        <w:rPr>
          <w:spacing w:val="-7"/>
          <w:sz w:val="28"/>
          <w:szCs w:val="28"/>
          <w:highlight w:val="yellow"/>
          <w:lang w:val="fr-FR"/>
          <w:rPrChange w:id="15256" w:author="Peng Luqi" w:date="2019-10-13T23:23:00Z">
            <w:rPr>
              <w:spacing w:val="-7"/>
              <w:lang w:val="fr-FR"/>
            </w:rPr>
          </w:rPrChange>
        </w:rPr>
        <w:t xml:space="preserve"> </w:t>
      </w:r>
      <w:r w:rsidRPr="007A5531">
        <w:rPr>
          <w:sz w:val="28"/>
          <w:szCs w:val="28"/>
          <w:highlight w:val="yellow"/>
          <w:lang w:val="fr-FR"/>
          <w:rPrChange w:id="15257" w:author="Peng Luqi" w:date="2019-10-13T23:23:00Z">
            <w:rPr>
              <w:lang w:val="fr-FR"/>
            </w:rPr>
          </w:rPrChange>
        </w:rPr>
        <w:t>tous</w:t>
      </w:r>
      <w:r w:rsidRPr="007A5531">
        <w:rPr>
          <w:spacing w:val="-7"/>
          <w:sz w:val="28"/>
          <w:szCs w:val="28"/>
          <w:highlight w:val="yellow"/>
          <w:lang w:val="fr-FR"/>
          <w:rPrChange w:id="15258" w:author="Peng Luqi" w:date="2019-10-13T23:23:00Z">
            <w:rPr>
              <w:spacing w:val="-7"/>
              <w:lang w:val="fr-FR"/>
            </w:rPr>
          </w:rPrChange>
        </w:rPr>
        <w:t xml:space="preserve"> </w:t>
      </w:r>
      <w:r w:rsidRPr="007A5531">
        <w:rPr>
          <w:sz w:val="28"/>
          <w:szCs w:val="28"/>
          <w:highlight w:val="yellow"/>
          <w:lang w:val="fr-FR"/>
          <w:rPrChange w:id="15259" w:author="Peng Luqi" w:date="2019-10-13T23:23:00Z">
            <w:rPr>
              <w:lang w:val="fr-FR"/>
            </w:rPr>
          </w:rPrChange>
        </w:rPr>
        <w:t>les</w:t>
      </w:r>
      <w:r w:rsidRPr="007A5531">
        <w:rPr>
          <w:spacing w:val="-7"/>
          <w:sz w:val="28"/>
          <w:szCs w:val="28"/>
          <w:highlight w:val="yellow"/>
          <w:lang w:val="fr-FR"/>
          <w:rPrChange w:id="15260" w:author="Peng Luqi" w:date="2019-10-13T23:23:00Z">
            <w:rPr>
              <w:spacing w:val="-7"/>
              <w:lang w:val="fr-FR"/>
            </w:rPr>
          </w:rPrChange>
        </w:rPr>
        <w:t xml:space="preserve"> </w:t>
      </w:r>
      <w:r w:rsidRPr="007A5531">
        <w:rPr>
          <w:sz w:val="28"/>
          <w:szCs w:val="28"/>
          <w:highlight w:val="yellow"/>
          <w:lang w:val="fr-FR"/>
          <w:rPrChange w:id="15261" w:author="Peng Luqi" w:date="2019-10-13T23:23:00Z">
            <w:rPr>
              <w:lang w:val="fr-FR"/>
            </w:rPr>
          </w:rPrChange>
        </w:rPr>
        <w:t>jours,</w:t>
      </w:r>
      <w:r w:rsidRPr="007A5531">
        <w:rPr>
          <w:spacing w:val="-7"/>
          <w:sz w:val="28"/>
          <w:szCs w:val="28"/>
          <w:highlight w:val="yellow"/>
          <w:lang w:val="fr-FR"/>
          <w:rPrChange w:id="15262" w:author="Peng Luqi" w:date="2019-10-13T23:23:00Z">
            <w:rPr>
              <w:spacing w:val="-7"/>
              <w:lang w:val="fr-FR"/>
            </w:rPr>
          </w:rPrChange>
        </w:rPr>
        <w:t xml:space="preserve"> </w:t>
      </w:r>
      <w:r w:rsidRPr="007A5531">
        <w:rPr>
          <w:sz w:val="28"/>
          <w:szCs w:val="28"/>
          <w:highlight w:val="yellow"/>
          <w:lang w:val="fr-FR"/>
          <w:rPrChange w:id="15263" w:author="Peng Luqi" w:date="2019-10-13T23:23:00Z">
            <w:rPr>
              <w:lang w:val="fr-FR"/>
            </w:rPr>
          </w:rPrChange>
        </w:rPr>
        <w:t>mais</w:t>
      </w:r>
      <w:r w:rsidRPr="007A5531">
        <w:rPr>
          <w:spacing w:val="-7"/>
          <w:sz w:val="28"/>
          <w:szCs w:val="28"/>
          <w:highlight w:val="yellow"/>
          <w:lang w:val="fr-FR"/>
          <w:rPrChange w:id="15264" w:author="Peng Luqi" w:date="2019-10-13T23:23:00Z">
            <w:rPr>
              <w:spacing w:val="-7"/>
              <w:lang w:val="fr-FR"/>
            </w:rPr>
          </w:rPrChange>
        </w:rPr>
        <w:t xml:space="preserve"> </w:t>
      </w:r>
      <w:r w:rsidRPr="007A5531">
        <w:rPr>
          <w:sz w:val="28"/>
          <w:szCs w:val="28"/>
          <w:highlight w:val="yellow"/>
          <w:lang w:val="fr-FR"/>
          <w:rPrChange w:id="15265" w:author="Peng Luqi" w:date="2019-10-13T23:23:00Z">
            <w:rPr>
              <w:lang w:val="fr-FR"/>
            </w:rPr>
          </w:rPrChange>
        </w:rPr>
        <w:t>je</w:t>
      </w:r>
      <w:r w:rsidRPr="007A5531">
        <w:rPr>
          <w:spacing w:val="-7"/>
          <w:sz w:val="28"/>
          <w:szCs w:val="28"/>
          <w:highlight w:val="yellow"/>
          <w:lang w:val="fr-FR"/>
          <w:rPrChange w:id="15266" w:author="Peng Luqi" w:date="2019-10-13T23:23:00Z">
            <w:rPr>
              <w:spacing w:val="-7"/>
              <w:lang w:val="fr-FR"/>
            </w:rPr>
          </w:rPrChange>
        </w:rPr>
        <w:t xml:space="preserve"> </w:t>
      </w:r>
      <w:r w:rsidRPr="007A5531">
        <w:rPr>
          <w:sz w:val="28"/>
          <w:szCs w:val="28"/>
          <w:highlight w:val="yellow"/>
          <w:lang w:val="fr-FR"/>
          <w:rPrChange w:id="15267" w:author="Peng Luqi" w:date="2019-10-13T23:23:00Z">
            <w:rPr>
              <w:lang w:val="fr-FR"/>
            </w:rPr>
          </w:rPrChange>
        </w:rPr>
        <w:t>ne</w:t>
      </w:r>
      <w:r w:rsidRPr="007A5531">
        <w:rPr>
          <w:spacing w:val="-7"/>
          <w:sz w:val="28"/>
          <w:szCs w:val="28"/>
          <w:highlight w:val="yellow"/>
          <w:lang w:val="fr-FR"/>
          <w:rPrChange w:id="15268" w:author="Peng Luqi" w:date="2019-10-13T23:23:00Z">
            <w:rPr>
              <w:spacing w:val="-7"/>
              <w:lang w:val="fr-FR"/>
            </w:rPr>
          </w:rPrChange>
        </w:rPr>
        <w:t xml:space="preserve"> </w:t>
      </w:r>
      <w:r w:rsidRPr="007A5531">
        <w:rPr>
          <w:sz w:val="28"/>
          <w:szCs w:val="28"/>
          <w:highlight w:val="yellow"/>
          <w:lang w:val="fr-FR"/>
          <w:rPrChange w:id="15269" w:author="Peng Luqi" w:date="2019-10-13T23:23:00Z">
            <w:rPr>
              <w:lang w:val="fr-FR"/>
            </w:rPr>
          </w:rPrChange>
        </w:rPr>
        <w:t>peux</w:t>
      </w:r>
      <w:r w:rsidRPr="007A5531">
        <w:rPr>
          <w:spacing w:val="-7"/>
          <w:sz w:val="28"/>
          <w:szCs w:val="28"/>
          <w:highlight w:val="yellow"/>
          <w:lang w:val="fr-FR"/>
          <w:rPrChange w:id="15270" w:author="Peng Luqi" w:date="2019-10-13T23:23:00Z">
            <w:rPr>
              <w:spacing w:val="-7"/>
              <w:lang w:val="fr-FR"/>
            </w:rPr>
          </w:rPrChange>
        </w:rPr>
        <w:t xml:space="preserve"> </w:t>
      </w:r>
      <w:r w:rsidRPr="007A5531">
        <w:rPr>
          <w:sz w:val="28"/>
          <w:szCs w:val="28"/>
          <w:highlight w:val="yellow"/>
          <w:lang w:val="fr-FR"/>
          <w:rPrChange w:id="15271" w:author="Peng Luqi" w:date="2019-10-13T23:23:00Z">
            <w:rPr>
              <w:lang w:val="fr-FR"/>
            </w:rPr>
          </w:rPrChange>
        </w:rPr>
        <w:t>pas</w:t>
      </w:r>
      <w:r w:rsidRPr="007A5531">
        <w:rPr>
          <w:spacing w:val="-7"/>
          <w:sz w:val="28"/>
          <w:szCs w:val="28"/>
          <w:highlight w:val="yellow"/>
          <w:lang w:val="fr-FR"/>
          <w:rPrChange w:id="15272" w:author="Peng Luqi" w:date="2019-10-13T23:23:00Z">
            <w:rPr>
              <w:spacing w:val="-7"/>
              <w:lang w:val="fr-FR"/>
            </w:rPr>
          </w:rPrChange>
        </w:rPr>
        <w:t xml:space="preserve"> </w:t>
      </w:r>
      <w:r w:rsidRPr="007A5531">
        <w:rPr>
          <w:sz w:val="28"/>
          <w:szCs w:val="28"/>
          <w:highlight w:val="yellow"/>
          <w:lang w:val="fr-FR"/>
          <w:rPrChange w:id="15273" w:author="Peng Luqi" w:date="2019-10-13T23:23:00Z">
            <w:rPr>
              <w:lang w:val="fr-FR"/>
            </w:rPr>
          </w:rPrChange>
        </w:rPr>
        <w:t>le</w:t>
      </w:r>
      <w:r w:rsidRPr="007A5531">
        <w:rPr>
          <w:spacing w:val="-7"/>
          <w:sz w:val="28"/>
          <w:szCs w:val="28"/>
          <w:highlight w:val="yellow"/>
          <w:lang w:val="fr-FR"/>
          <w:rPrChange w:id="15274" w:author="Peng Luqi" w:date="2019-10-13T23:23:00Z">
            <w:rPr>
              <w:spacing w:val="-7"/>
              <w:lang w:val="fr-FR"/>
            </w:rPr>
          </w:rPrChange>
        </w:rPr>
        <w:t xml:space="preserve"> </w:t>
      </w:r>
      <w:r w:rsidRPr="007A5531">
        <w:rPr>
          <w:sz w:val="28"/>
          <w:szCs w:val="28"/>
          <w:highlight w:val="yellow"/>
          <w:lang w:val="fr-FR"/>
          <w:rPrChange w:id="15275" w:author="Peng Luqi" w:date="2019-10-13T23:23:00Z">
            <w:rPr>
              <w:lang w:val="fr-FR"/>
            </w:rPr>
          </w:rPrChange>
        </w:rPr>
        <w:t>faire.</w:t>
      </w:r>
      <w:r w:rsidRPr="007A5531">
        <w:rPr>
          <w:spacing w:val="-7"/>
          <w:sz w:val="28"/>
          <w:szCs w:val="28"/>
          <w:highlight w:val="yellow"/>
          <w:lang w:val="fr-FR"/>
          <w:rPrChange w:id="15276" w:author="Peng Luqi" w:date="2019-10-13T23:23:00Z">
            <w:rPr>
              <w:spacing w:val="-7"/>
              <w:lang w:val="fr-FR"/>
            </w:rPr>
          </w:rPrChange>
        </w:rPr>
        <w:t xml:space="preserve"> </w:t>
      </w:r>
      <w:r w:rsidRPr="007A5531">
        <w:rPr>
          <w:sz w:val="28"/>
          <w:szCs w:val="28"/>
          <w:highlight w:val="yellow"/>
          <w:lang w:val="fr-FR"/>
          <w:rPrChange w:id="15277" w:author="Peng Luqi" w:date="2019-10-13T23:23:00Z">
            <w:rPr>
              <w:lang w:val="fr-FR"/>
            </w:rPr>
          </w:rPrChange>
        </w:rPr>
        <w:t>Ensuite,</w:t>
      </w:r>
      <w:r w:rsidRPr="007A5531">
        <w:rPr>
          <w:spacing w:val="-7"/>
          <w:sz w:val="28"/>
          <w:szCs w:val="28"/>
          <w:highlight w:val="yellow"/>
          <w:lang w:val="fr-FR"/>
          <w:rPrChange w:id="15278" w:author="Peng Luqi" w:date="2019-10-13T23:23:00Z">
            <w:rPr>
              <w:spacing w:val="-7"/>
              <w:lang w:val="fr-FR"/>
            </w:rPr>
          </w:rPrChange>
        </w:rPr>
        <w:t xml:space="preserve"> </w:t>
      </w:r>
      <w:r w:rsidRPr="007A5531">
        <w:rPr>
          <w:sz w:val="28"/>
          <w:szCs w:val="28"/>
          <w:highlight w:val="yellow"/>
          <w:lang w:val="fr-FR"/>
          <w:rPrChange w:id="15279" w:author="Peng Luqi" w:date="2019-10-13T23:23:00Z">
            <w:rPr>
              <w:lang w:val="fr-FR"/>
            </w:rPr>
          </w:rPrChange>
        </w:rPr>
        <w:t>je</w:t>
      </w:r>
      <w:r w:rsidRPr="007A5531">
        <w:rPr>
          <w:spacing w:val="-7"/>
          <w:sz w:val="28"/>
          <w:szCs w:val="28"/>
          <w:highlight w:val="yellow"/>
          <w:lang w:val="fr-FR"/>
          <w:rPrChange w:id="15280" w:author="Peng Luqi" w:date="2019-10-13T23:23:00Z">
            <w:rPr>
              <w:spacing w:val="-7"/>
              <w:lang w:val="fr-FR"/>
            </w:rPr>
          </w:rPrChange>
        </w:rPr>
        <w:t xml:space="preserve"> </w:t>
      </w:r>
      <w:r w:rsidRPr="007A5531">
        <w:rPr>
          <w:sz w:val="28"/>
          <w:szCs w:val="28"/>
          <w:highlight w:val="yellow"/>
          <w:lang w:val="fr-FR"/>
          <w:rPrChange w:id="15281" w:author="Peng Luqi" w:date="2019-10-13T23:23:00Z">
            <w:rPr>
              <w:lang w:val="fr-FR"/>
            </w:rPr>
          </w:rPrChange>
        </w:rPr>
        <w:t>vais</w:t>
      </w:r>
      <w:r w:rsidRPr="007A5531">
        <w:rPr>
          <w:spacing w:val="-7"/>
          <w:sz w:val="28"/>
          <w:szCs w:val="28"/>
          <w:highlight w:val="yellow"/>
          <w:lang w:val="fr-FR"/>
          <w:rPrChange w:id="15282" w:author="Peng Luqi" w:date="2019-10-13T23:23:00Z">
            <w:rPr>
              <w:spacing w:val="-7"/>
              <w:lang w:val="fr-FR"/>
            </w:rPr>
          </w:rPrChange>
        </w:rPr>
        <w:t xml:space="preserve"> </w:t>
      </w:r>
      <w:r w:rsidRPr="007A5531">
        <w:rPr>
          <w:sz w:val="28"/>
          <w:szCs w:val="28"/>
          <w:highlight w:val="yellow"/>
          <w:lang w:val="fr-FR"/>
          <w:rPrChange w:id="15283" w:author="Peng Luqi" w:date="2019-10-13T23:23:00Z">
            <w:rPr>
              <w:lang w:val="fr-FR"/>
            </w:rPr>
          </w:rPrChange>
        </w:rPr>
        <w:t>mourir.</w:t>
      </w:r>
      <w:r w:rsidRPr="00F94CB9">
        <w:rPr>
          <w:spacing w:val="-7"/>
          <w:sz w:val="28"/>
          <w:szCs w:val="28"/>
          <w:lang w:val="fr-FR"/>
          <w:rPrChange w:id="15284" w:author="Peng Luqi" w:date="2019-10-13T14:50:00Z">
            <w:rPr>
              <w:spacing w:val="-7"/>
              <w:lang w:val="fr-FR"/>
            </w:rPr>
          </w:rPrChange>
        </w:rPr>
        <w:t xml:space="preserve"> </w:t>
      </w:r>
      <w:r w:rsidRPr="00F94CB9">
        <w:rPr>
          <w:sz w:val="28"/>
          <w:szCs w:val="28"/>
          <w:lang w:val="fr-FR"/>
          <w:rPrChange w:id="15285" w:author="Peng Luqi" w:date="2019-10-13T14:50:00Z">
            <w:rPr>
              <w:lang w:val="fr-FR"/>
            </w:rPr>
          </w:rPrChange>
        </w:rPr>
        <w:t>Pourquoi</w:t>
      </w:r>
      <w:r w:rsidRPr="00F94CB9">
        <w:rPr>
          <w:spacing w:val="-7"/>
          <w:sz w:val="28"/>
          <w:szCs w:val="28"/>
          <w:lang w:val="fr-FR"/>
          <w:rPrChange w:id="15286" w:author="Peng Luqi" w:date="2019-10-13T14:50:00Z">
            <w:rPr>
              <w:spacing w:val="-7"/>
              <w:lang w:val="fr-FR"/>
            </w:rPr>
          </w:rPrChange>
        </w:rPr>
        <w:t xml:space="preserve"> </w:t>
      </w:r>
      <w:r w:rsidRPr="00F94CB9">
        <w:rPr>
          <w:sz w:val="28"/>
          <w:szCs w:val="28"/>
          <w:lang w:val="fr-FR"/>
          <w:rPrChange w:id="15287" w:author="Peng Luqi" w:date="2019-10-13T14:50:00Z">
            <w:rPr>
              <w:lang w:val="fr-FR"/>
            </w:rPr>
          </w:rPrChange>
        </w:rPr>
        <w:t>ne pas accepter de devenir riche lentement ? Pourquoi ne pas faire comme ça</w:t>
      </w:r>
      <w:r w:rsidRPr="00F94CB9">
        <w:rPr>
          <w:spacing w:val="-21"/>
          <w:sz w:val="28"/>
          <w:szCs w:val="28"/>
          <w:lang w:val="fr-FR"/>
          <w:rPrChange w:id="15288" w:author="Peng Luqi" w:date="2019-10-13T14:50:00Z">
            <w:rPr>
              <w:spacing w:val="-21"/>
              <w:lang w:val="fr-FR"/>
            </w:rPr>
          </w:rPrChange>
        </w:rPr>
        <w:t xml:space="preserve"> </w:t>
      </w:r>
      <w:r w:rsidRPr="00F94CB9">
        <w:rPr>
          <w:sz w:val="28"/>
          <w:szCs w:val="28"/>
          <w:lang w:val="fr-FR"/>
          <w:rPrChange w:id="15289" w:author="Peng Luqi" w:date="2019-10-13T14:50:00Z">
            <w:rPr>
              <w:lang w:val="fr-FR"/>
            </w:rPr>
          </w:rPrChange>
        </w:rPr>
        <w:t>?</w:t>
      </w:r>
    </w:p>
    <w:p w:rsidR="002B38DF" w:rsidRPr="00F94CB9" w:rsidRDefault="002B38DF">
      <w:pPr>
        <w:pStyle w:val="a3"/>
        <w:ind w:left="170" w:right="170"/>
        <w:jc w:val="both"/>
        <w:rPr>
          <w:lang w:val="fr-FR"/>
          <w:rPrChange w:id="15290" w:author="Peng Luqi" w:date="2019-10-13T14:50:00Z">
            <w:rPr>
              <w:sz w:val="21"/>
              <w:lang w:val="fr-FR"/>
            </w:rPr>
          </w:rPrChange>
        </w:rPr>
        <w:pPrChange w:id="15291" w:author="Peng Luqi" w:date="2019-10-13T14:20:00Z">
          <w:pPr>
            <w:pStyle w:val="a3"/>
          </w:pPr>
        </w:pPrChange>
      </w:pPr>
    </w:p>
    <w:p w:rsidR="007A5531" w:rsidRDefault="00716360" w:rsidP="00CB23F4">
      <w:pPr>
        <w:ind w:left="170" w:right="170"/>
        <w:jc w:val="both"/>
        <w:rPr>
          <w:ins w:id="15292" w:author="Peng Luqi" w:date="2019-10-13T23:23:00Z"/>
          <w:sz w:val="28"/>
          <w:szCs w:val="28"/>
          <w:lang w:val="fr-FR"/>
        </w:rPr>
      </w:pPr>
      <w:r w:rsidRPr="00F94CB9">
        <w:rPr>
          <w:sz w:val="28"/>
          <w:szCs w:val="28"/>
          <w:lang w:val="fr-FR"/>
          <w:rPrChange w:id="15293" w:author="Peng Luqi" w:date="2019-10-13T14:50:00Z">
            <w:rPr>
              <w:lang w:val="fr-FR"/>
            </w:rPr>
          </w:rPrChange>
        </w:rPr>
        <w:t>Maintenant, je veux changer les mots que j</w:t>
      </w:r>
      <w:del w:id="15294" w:author="Peng Luqi" w:date="2019-10-13T14:43:00Z">
        <w:r w:rsidRPr="00F94CB9" w:rsidDel="00EF666F">
          <w:rPr>
            <w:sz w:val="28"/>
            <w:szCs w:val="28"/>
            <w:lang w:val="fr-FR"/>
            <w:rPrChange w:id="15295" w:author="Peng Luqi" w:date="2019-10-13T14:50:00Z">
              <w:rPr>
                <w:lang w:val="fr-FR"/>
              </w:rPr>
            </w:rPrChange>
          </w:rPr>
          <w:delText>’</w:delText>
        </w:r>
      </w:del>
      <w:ins w:id="15296" w:author="Peng Luqi" w:date="2019-10-13T14:43:00Z">
        <w:r w:rsidR="00EF666F" w:rsidRPr="00F94CB9">
          <w:rPr>
            <w:sz w:val="28"/>
            <w:szCs w:val="28"/>
            <w:lang w:val="fr-FR"/>
            <w:rPrChange w:id="15297" w:author="Peng Luqi" w:date="2019-10-13T14:50:00Z">
              <w:rPr>
                <w:lang w:val="fr-FR"/>
              </w:rPr>
            </w:rPrChange>
          </w:rPr>
          <w:t>’</w:t>
        </w:r>
      </w:ins>
      <w:r w:rsidRPr="00F94CB9">
        <w:rPr>
          <w:sz w:val="28"/>
          <w:szCs w:val="28"/>
          <w:lang w:val="fr-FR"/>
          <w:rPrChange w:id="15298" w:author="Peng Luqi" w:date="2019-10-13T14:50:00Z">
            <w:rPr>
              <w:lang w:val="fr-FR"/>
            </w:rPr>
          </w:rPrChange>
        </w:rPr>
        <w:t>ai dits à ma femme cette année-là :</w:t>
      </w:r>
    </w:p>
    <w:p w:rsidR="007A5531" w:rsidRDefault="007A5531" w:rsidP="00CB23F4">
      <w:pPr>
        <w:ind w:left="170" w:right="170"/>
        <w:jc w:val="both"/>
        <w:rPr>
          <w:ins w:id="15299" w:author="Peng Luqi" w:date="2019-10-13T23:24:00Z"/>
          <w:sz w:val="28"/>
          <w:szCs w:val="28"/>
          <w:lang w:val="fr-FR"/>
        </w:rPr>
      </w:pPr>
    </w:p>
    <w:p w:rsidR="007A5531" w:rsidRDefault="00716360" w:rsidP="00CB23F4">
      <w:pPr>
        <w:ind w:left="170" w:right="170"/>
        <w:jc w:val="both"/>
        <w:rPr>
          <w:ins w:id="15300" w:author="Peng Luqi" w:date="2019-10-13T23:24:00Z"/>
          <w:sz w:val="28"/>
          <w:szCs w:val="28"/>
          <w:lang w:val="fr-FR"/>
        </w:rPr>
      </w:pPr>
      <w:del w:id="15301" w:author="Peng Luqi" w:date="2019-10-13T23:24:00Z">
        <w:r w:rsidRPr="00F94CB9" w:rsidDel="007A5531">
          <w:rPr>
            <w:sz w:val="28"/>
            <w:szCs w:val="28"/>
            <w:lang w:val="fr-FR"/>
            <w:rPrChange w:id="15302" w:author="Peng Luqi" w:date="2019-10-13T14:50:00Z">
              <w:rPr>
                <w:lang w:val="fr-FR"/>
              </w:rPr>
            </w:rPrChange>
          </w:rPr>
          <w:delText xml:space="preserve"> la</w:delText>
        </w:r>
      </w:del>
      <w:ins w:id="15303" w:author="Peng Luqi" w:date="2019-10-13T23:24:00Z">
        <w:r w:rsidR="007A5531" w:rsidRPr="00F94CB9">
          <w:rPr>
            <w:sz w:val="28"/>
            <w:szCs w:val="28"/>
            <w:lang w:val="fr-FR"/>
          </w:rPr>
          <w:t>La</w:t>
        </w:r>
      </w:ins>
      <w:r w:rsidRPr="00F94CB9">
        <w:rPr>
          <w:sz w:val="28"/>
          <w:szCs w:val="28"/>
          <w:lang w:val="fr-FR"/>
          <w:rPrChange w:id="15304" w:author="Peng Luqi" w:date="2019-10-13T14:50:00Z">
            <w:rPr>
              <w:lang w:val="fr-FR"/>
            </w:rPr>
          </w:rPrChange>
        </w:rPr>
        <w:t xml:space="preserve"> chose la plus romantique serait que tu t</w:t>
      </w:r>
      <w:del w:id="15305" w:author="Peng Luqi" w:date="2019-10-13T14:43:00Z">
        <w:r w:rsidRPr="00F94CB9" w:rsidDel="00EF666F">
          <w:rPr>
            <w:sz w:val="28"/>
            <w:szCs w:val="28"/>
            <w:lang w:val="fr-FR"/>
            <w:rPrChange w:id="15306" w:author="Peng Luqi" w:date="2019-10-13T14:50:00Z">
              <w:rPr>
                <w:lang w:val="fr-FR"/>
              </w:rPr>
            </w:rPrChange>
          </w:rPr>
          <w:delText>’</w:delText>
        </w:r>
      </w:del>
      <w:ins w:id="15307" w:author="Peng Luqi" w:date="2019-10-13T14:43:00Z">
        <w:r w:rsidR="00EF666F" w:rsidRPr="00F94CB9">
          <w:rPr>
            <w:sz w:val="28"/>
            <w:szCs w:val="28"/>
            <w:lang w:val="fr-FR"/>
            <w:rPrChange w:id="15308" w:author="Peng Luqi" w:date="2019-10-13T14:50:00Z">
              <w:rPr>
                <w:lang w:val="fr-FR"/>
              </w:rPr>
            </w:rPrChange>
          </w:rPr>
          <w:t>’</w:t>
        </w:r>
      </w:ins>
      <w:r w:rsidRPr="00F94CB9">
        <w:rPr>
          <w:sz w:val="28"/>
          <w:szCs w:val="28"/>
          <w:lang w:val="fr-FR"/>
          <w:rPrChange w:id="15309" w:author="Peng Luqi" w:date="2019-10-13T14:50:00Z">
            <w:rPr>
              <w:lang w:val="fr-FR"/>
            </w:rPr>
          </w:rPrChange>
        </w:rPr>
        <w:t xml:space="preserve">enrichisses </w:t>
      </w:r>
      <w:r w:rsidRPr="007A5531">
        <w:rPr>
          <w:sz w:val="28"/>
          <w:szCs w:val="28"/>
          <w:highlight w:val="yellow"/>
          <w:lang w:val="fr-FR"/>
          <w:rPrChange w:id="15310" w:author="Peng Luqi" w:date="2019-10-13T23:24:00Z">
            <w:rPr>
              <w:lang w:val="fr-FR"/>
            </w:rPr>
          </w:rPrChange>
        </w:rPr>
        <w:t>grâce à moi</w:t>
      </w:r>
      <w:r w:rsidRPr="00F94CB9">
        <w:rPr>
          <w:sz w:val="28"/>
          <w:szCs w:val="28"/>
          <w:lang w:val="fr-FR"/>
          <w:rPrChange w:id="15311" w:author="Peng Luqi" w:date="2019-10-13T14:50:00Z">
            <w:rPr>
              <w:lang w:val="fr-FR"/>
            </w:rPr>
          </w:rPrChange>
        </w:rPr>
        <w:t xml:space="preserve">. </w:t>
      </w:r>
    </w:p>
    <w:p w:rsidR="007A5531" w:rsidRDefault="007A5531" w:rsidP="00CB23F4">
      <w:pPr>
        <w:ind w:left="170" w:right="170"/>
        <w:jc w:val="both"/>
        <w:rPr>
          <w:ins w:id="15312" w:author="Peng Luqi" w:date="2019-10-13T23:24:00Z"/>
          <w:sz w:val="28"/>
          <w:szCs w:val="28"/>
          <w:lang w:val="fr-FR"/>
        </w:rPr>
      </w:pPr>
    </w:p>
    <w:p w:rsidR="002B38DF" w:rsidRPr="00F94CB9" w:rsidRDefault="00716360">
      <w:pPr>
        <w:ind w:left="170" w:right="170"/>
        <w:jc w:val="both"/>
        <w:rPr>
          <w:sz w:val="28"/>
          <w:szCs w:val="28"/>
          <w:lang w:val="fr-FR"/>
          <w:rPrChange w:id="15313" w:author="Peng Luqi" w:date="2019-10-13T14:50:00Z">
            <w:rPr>
              <w:lang w:val="fr-FR"/>
            </w:rPr>
          </w:rPrChange>
        </w:rPr>
        <w:pPrChange w:id="15314" w:author="Peng Luqi" w:date="2019-10-13T14:20:00Z">
          <w:pPr>
            <w:ind w:left="130" w:right="183"/>
            <w:jc w:val="both"/>
          </w:pPr>
        </w:pPrChange>
      </w:pPr>
      <w:r w:rsidRPr="007A5531">
        <w:rPr>
          <w:sz w:val="28"/>
          <w:szCs w:val="28"/>
          <w:highlight w:val="yellow"/>
          <w:lang w:val="fr-FR"/>
          <w:rPrChange w:id="15315" w:author="Peng Luqi" w:date="2019-10-13T23:24:00Z">
            <w:rPr>
              <w:lang w:val="fr-FR"/>
            </w:rPr>
          </w:rPrChange>
        </w:rPr>
        <w:t>Vous le dites, le voyez, y pensez, et à la fin, faites- le.</w:t>
      </w:r>
      <w:r w:rsidRPr="00F94CB9">
        <w:rPr>
          <w:sz w:val="28"/>
          <w:szCs w:val="28"/>
          <w:lang w:val="fr-FR"/>
          <w:rPrChange w:id="15316" w:author="Peng Luqi" w:date="2019-10-13T14:50:00Z">
            <w:rPr>
              <w:lang w:val="fr-FR"/>
            </w:rPr>
          </w:rPrChange>
        </w:rPr>
        <w:t xml:space="preserve"> Y a-t-il quelque chose </w:t>
      </w:r>
      <w:r w:rsidRPr="007A5531">
        <w:rPr>
          <w:sz w:val="28"/>
          <w:szCs w:val="28"/>
          <w:highlight w:val="yellow"/>
          <w:lang w:val="fr-FR"/>
          <w:rPrChange w:id="15317" w:author="Peng Luqi" w:date="2019-10-13T23:24:00Z">
            <w:rPr>
              <w:lang w:val="fr-FR"/>
            </w:rPr>
          </w:rPrChange>
        </w:rPr>
        <w:t>de mieux</w:t>
      </w:r>
      <w:r w:rsidRPr="00F94CB9">
        <w:rPr>
          <w:sz w:val="28"/>
          <w:szCs w:val="28"/>
          <w:lang w:val="fr-FR"/>
          <w:rPrChange w:id="15318" w:author="Peng Luqi" w:date="2019-10-13T14:50:00Z">
            <w:rPr>
              <w:lang w:val="fr-FR"/>
            </w:rPr>
          </w:rPrChange>
        </w:rPr>
        <w:t xml:space="preserve"> que cela ?</w:t>
      </w:r>
    </w:p>
    <w:p w:rsidR="002B38DF" w:rsidRPr="00F94CB9" w:rsidRDefault="002B38DF">
      <w:pPr>
        <w:pStyle w:val="a3"/>
        <w:ind w:left="170" w:right="170"/>
        <w:jc w:val="both"/>
        <w:rPr>
          <w:lang w:val="fr-FR"/>
          <w:rPrChange w:id="15319" w:author="Peng Luqi" w:date="2019-10-13T14:50:00Z">
            <w:rPr>
              <w:sz w:val="20"/>
              <w:lang w:val="fr-FR"/>
            </w:rPr>
          </w:rPrChange>
        </w:rPr>
        <w:pPrChange w:id="15320" w:author="Peng Luqi" w:date="2019-10-13T14:20:00Z">
          <w:pPr>
            <w:pStyle w:val="a3"/>
            <w:spacing w:before="9"/>
          </w:pPr>
        </w:pPrChange>
      </w:pPr>
    </w:p>
    <w:p w:rsidR="002B38DF" w:rsidRPr="00F94CB9" w:rsidRDefault="00716360">
      <w:pPr>
        <w:ind w:left="170" w:right="170"/>
        <w:jc w:val="both"/>
        <w:rPr>
          <w:sz w:val="28"/>
          <w:szCs w:val="28"/>
          <w:lang w:val="fr-FR"/>
          <w:rPrChange w:id="15321" w:author="Peng Luqi" w:date="2019-10-13T14:50:00Z">
            <w:rPr>
              <w:lang w:val="fr-FR"/>
            </w:rPr>
          </w:rPrChange>
        </w:rPr>
        <w:pPrChange w:id="15322" w:author="Peng Luqi" w:date="2019-10-13T14:20:00Z">
          <w:pPr>
            <w:ind w:left="130" w:right="184"/>
            <w:jc w:val="both"/>
          </w:pPr>
        </w:pPrChange>
      </w:pPr>
      <w:r w:rsidRPr="00F94CB9">
        <w:rPr>
          <w:sz w:val="28"/>
          <w:szCs w:val="28"/>
          <w:lang w:val="fr-FR"/>
          <w:rPrChange w:id="15323" w:author="Peng Luqi" w:date="2019-10-13T14:50:00Z">
            <w:rPr>
              <w:lang w:val="fr-FR"/>
            </w:rPr>
          </w:rPrChange>
        </w:rPr>
        <w:t>Et</w:t>
      </w:r>
      <w:r w:rsidRPr="00F94CB9">
        <w:rPr>
          <w:spacing w:val="-5"/>
          <w:sz w:val="28"/>
          <w:szCs w:val="28"/>
          <w:lang w:val="fr-FR"/>
          <w:rPrChange w:id="15324" w:author="Peng Luqi" w:date="2019-10-13T14:50:00Z">
            <w:rPr>
              <w:spacing w:val="-5"/>
              <w:lang w:val="fr-FR"/>
            </w:rPr>
          </w:rPrChange>
        </w:rPr>
        <w:t xml:space="preserve"> </w:t>
      </w:r>
      <w:r w:rsidRPr="00F94CB9">
        <w:rPr>
          <w:sz w:val="28"/>
          <w:szCs w:val="28"/>
          <w:lang w:val="fr-FR"/>
          <w:rPrChange w:id="15325" w:author="Peng Luqi" w:date="2019-10-13T14:50:00Z">
            <w:rPr>
              <w:lang w:val="fr-FR"/>
            </w:rPr>
          </w:rPrChange>
        </w:rPr>
        <w:t>moi,</w:t>
      </w:r>
      <w:r w:rsidRPr="00F94CB9">
        <w:rPr>
          <w:spacing w:val="-3"/>
          <w:sz w:val="28"/>
          <w:szCs w:val="28"/>
          <w:lang w:val="fr-FR"/>
          <w:rPrChange w:id="15326" w:author="Peng Luqi" w:date="2019-10-13T14:50:00Z">
            <w:rPr>
              <w:spacing w:val="-3"/>
              <w:lang w:val="fr-FR"/>
            </w:rPr>
          </w:rPrChange>
        </w:rPr>
        <w:t xml:space="preserve"> </w:t>
      </w:r>
      <w:r w:rsidRPr="00F94CB9">
        <w:rPr>
          <w:sz w:val="28"/>
          <w:szCs w:val="28"/>
          <w:lang w:val="fr-FR"/>
          <w:rPrChange w:id="15327" w:author="Peng Luqi" w:date="2019-10-13T14:50:00Z">
            <w:rPr>
              <w:lang w:val="fr-FR"/>
            </w:rPr>
          </w:rPrChange>
        </w:rPr>
        <w:t>après</w:t>
      </w:r>
      <w:r w:rsidRPr="00F94CB9">
        <w:rPr>
          <w:spacing w:val="-4"/>
          <w:sz w:val="28"/>
          <w:szCs w:val="28"/>
          <w:lang w:val="fr-FR"/>
          <w:rPrChange w:id="15328" w:author="Peng Luqi" w:date="2019-10-13T14:50:00Z">
            <w:rPr>
              <w:spacing w:val="-4"/>
              <w:lang w:val="fr-FR"/>
            </w:rPr>
          </w:rPrChange>
        </w:rPr>
        <w:t xml:space="preserve"> </w:t>
      </w:r>
      <w:r w:rsidRPr="00F94CB9">
        <w:rPr>
          <w:sz w:val="28"/>
          <w:szCs w:val="28"/>
          <w:lang w:val="fr-FR"/>
          <w:rPrChange w:id="15329" w:author="Peng Luqi" w:date="2019-10-13T14:50:00Z">
            <w:rPr>
              <w:lang w:val="fr-FR"/>
            </w:rPr>
          </w:rPrChange>
        </w:rPr>
        <w:t>l</w:t>
      </w:r>
      <w:del w:id="15330" w:author="Peng Luqi" w:date="2019-10-13T14:43:00Z">
        <w:r w:rsidRPr="00F94CB9" w:rsidDel="00EF666F">
          <w:rPr>
            <w:sz w:val="28"/>
            <w:szCs w:val="28"/>
            <w:lang w:val="fr-FR"/>
            <w:rPrChange w:id="15331" w:author="Peng Luqi" w:date="2019-10-13T14:50:00Z">
              <w:rPr>
                <w:lang w:val="fr-FR"/>
              </w:rPr>
            </w:rPrChange>
          </w:rPr>
          <w:delText>’</w:delText>
        </w:r>
      </w:del>
      <w:ins w:id="15332" w:author="Peng Luqi" w:date="2019-10-13T14:43:00Z">
        <w:r w:rsidR="00EF666F" w:rsidRPr="00F94CB9">
          <w:rPr>
            <w:sz w:val="28"/>
            <w:szCs w:val="28"/>
            <w:lang w:val="fr-FR"/>
            <w:rPrChange w:id="15333" w:author="Peng Luqi" w:date="2019-10-13T14:50:00Z">
              <w:rPr>
                <w:lang w:val="fr-FR"/>
              </w:rPr>
            </w:rPrChange>
          </w:rPr>
          <w:t>’</w:t>
        </w:r>
      </w:ins>
      <w:r w:rsidRPr="00F94CB9">
        <w:rPr>
          <w:sz w:val="28"/>
          <w:szCs w:val="28"/>
          <w:lang w:val="fr-FR"/>
          <w:rPrChange w:id="15334" w:author="Peng Luqi" w:date="2019-10-13T14:50:00Z">
            <w:rPr>
              <w:lang w:val="fr-FR"/>
            </w:rPr>
          </w:rPrChange>
        </w:rPr>
        <w:t>avoir</w:t>
      </w:r>
      <w:r w:rsidRPr="00F94CB9">
        <w:rPr>
          <w:spacing w:val="-3"/>
          <w:sz w:val="28"/>
          <w:szCs w:val="28"/>
          <w:lang w:val="fr-FR"/>
          <w:rPrChange w:id="15335" w:author="Peng Luqi" w:date="2019-10-13T14:50:00Z">
            <w:rPr>
              <w:spacing w:val="-3"/>
              <w:lang w:val="fr-FR"/>
            </w:rPr>
          </w:rPrChange>
        </w:rPr>
        <w:t xml:space="preserve"> </w:t>
      </w:r>
      <w:r w:rsidRPr="00F94CB9">
        <w:rPr>
          <w:sz w:val="28"/>
          <w:szCs w:val="28"/>
          <w:lang w:val="fr-FR"/>
          <w:rPrChange w:id="15336" w:author="Peng Luqi" w:date="2019-10-13T14:50:00Z">
            <w:rPr>
              <w:lang w:val="fr-FR"/>
            </w:rPr>
          </w:rPrChange>
        </w:rPr>
        <w:t>fait,</w:t>
      </w:r>
      <w:r w:rsidRPr="00F94CB9">
        <w:rPr>
          <w:spacing w:val="-3"/>
          <w:sz w:val="28"/>
          <w:szCs w:val="28"/>
          <w:lang w:val="fr-FR"/>
          <w:rPrChange w:id="15337" w:author="Peng Luqi" w:date="2019-10-13T14:50:00Z">
            <w:rPr>
              <w:spacing w:val="-3"/>
              <w:lang w:val="fr-FR"/>
            </w:rPr>
          </w:rPrChange>
        </w:rPr>
        <w:t xml:space="preserve"> </w:t>
      </w:r>
      <w:r w:rsidRPr="00F94CB9">
        <w:rPr>
          <w:sz w:val="28"/>
          <w:szCs w:val="28"/>
          <w:lang w:val="fr-FR"/>
          <w:rPrChange w:id="15338" w:author="Peng Luqi" w:date="2019-10-13T14:50:00Z">
            <w:rPr>
              <w:lang w:val="fr-FR"/>
            </w:rPr>
          </w:rPrChange>
        </w:rPr>
        <w:t>j</w:t>
      </w:r>
      <w:del w:id="15339" w:author="Peng Luqi" w:date="2019-10-13T14:43:00Z">
        <w:r w:rsidRPr="00F94CB9" w:rsidDel="00EF666F">
          <w:rPr>
            <w:sz w:val="28"/>
            <w:szCs w:val="28"/>
            <w:lang w:val="fr-FR"/>
            <w:rPrChange w:id="15340" w:author="Peng Luqi" w:date="2019-10-13T14:50:00Z">
              <w:rPr>
                <w:lang w:val="fr-FR"/>
              </w:rPr>
            </w:rPrChange>
          </w:rPr>
          <w:delText>’</w:delText>
        </w:r>
      </w:del>
      <w:ins w:id="15341" w:author="Peng Luqi" w:date="2019-10-13T14:43:00Z">
        <w:r w:rsidR="00EF666F" w:rsidRPr="00F94CB9">
          <w:rPr>
            <w:sz w:val="28"/>
            <w:szCs w:val="28"/>
            <w:lang w:val="fr-FR"/>
            <w:rPrChange w:id="15342" w:author="Peng Luqi" w:date="2019-10-13T14:50:00Z">
              <w:rPr>
                <w:lang w:val="fr-FR"/>
              </w:rPr>
            </w:rPrChange>
          </w:rPr>
          <w:t>’</w:t>
        </w:r>
      </w:ins>
      <w:r w:rsidRPr="00F94CB9">
        <w:rPr>
          <w:sz w:val="28"/>
          <w:szCs w:val="28"/>
          <w:lang w:val="fr-FR"/>
          <w:rPrChange w:id="15343" w:author="Peng Luqi" w:date="2019-10-13T14:50:00Z">
            <w:rPr>
              <w:lang w:val="fr-FR"/>
            </w:rPr>
          </w:rPrChange>
        </w:rPr>
        <w:t>ai</w:t>
      </w:r>
      <w:r w:rsidRPr="00F94CB9">
        <w:rPr>
          <w:spacing w:val="-4"/>
          <w:sz w:val="28"/>
          <w:szCs w:val="28"/>
          <w:lang w:val="fr-FR"/>
          <w:rPrChange w:id="15344" w:author="Peng Luqi" w:date="2019-10-13T14:50:00Z">
            <w:rPr>
              <w:spacing w:val="-4"/>
              <w:lang w:val="fr-FR"/>
            </w:rPr>
          </w:rPrChange>
        </w:rPr>
        <w:t xml:space="preserve"> </w:t>
      </w:r>
      <w:r w:rsidRPr="00F94CB9">
        <w:rPr>
          <w:sz w:val="28"/>
          <w:szCs w:val="28"/>
          <w:lang w:val="fr-FR"/>
          <w:rPrChange w:id="15345" w:author="Peng Luqi" w:date="2019-10-13T14:50:00Z">
            <w:rPr>
              <w:lang w:val="fr-FR"/>
            </w:rPr>
          </w:rPrChange>
        </w:rPr>
        <w:t>maintenant</w:t>
      </w:r>
      <w:r w:rsidRPr="00F94CB9">
        <w:rPr>
          <w:spacing w:val="-3"/>
          <w:sz w:val="28"/>
          <w:szCs w:val="28"/>
          <w:lang w:val="fr-FR"/>
          <w:rPrChange w:id="15346" w:author="Peng Luqi" w:date="2019-10-13T14:50:00Z">
            <w:rPr>
              <w:spacing w:val="-3"/>
              <w:lang w:val="fr-FR"/>
            </w:rPr>
          </w:rPrChange>
        </w:rPr>
        <w:t xml:space="preserve"> </w:t>
      </w:r>
      <w:r w:rsidRPr="00F94CB9">
        <w:rPr>
          <w:sz w:val="28"/>
          <w:szCs w:val="28"/>
          <w:lang w:val="fr-FR"/>
          <w:rPrChange w:id="15347" w:author="Peng Luqi" w:date="2019-10-13T14:50:00Z">
            <w:rPr>
              <w:lang w:val="fr-FR"/>
            </w:rPr>
          </w:rPrChange>
        </w:rPr>
        <w:t>l</w:t>
      </w:r>
      <w:del w:id="15348" w:author="Peng Luqi" w:date="2019-10-13T14:43:00Z">
        <w:r w:rsidRPr="00F94CB9" w:rsidDel="00EF666F">
          <w:rPr>
            <w:sz w:val="28"/>
            <w:szCs w:val="28"/>
            <w:lang w:val="fr-FR"/>
            <w:rPrChange w:id="15349" w:author="Peng Luqi" w:date="2019-10-13T14:50:00Z">
              <w:rPr>
                <w:lang w:val="fr-FR"/>
              </w:rPr>
            </w:rPrChange>
          </w:rPr>
          <w:delText>’</w:delText>
        </w:r>
      </w:del>
      <w:ins w:id="15350" w:author="Peng Luqi" w:date="2019-10-13T14:43:00Z">
        <w:r w:rsidR="00EF666F" w:rsidRPr="00F94CB9">
          <w:rPr>
            <w:sz w:val="28"/>
            <w:szCs w:val="28"/>
            <w:lang w:val="fr-FR"/>
            <w:rPrChange w:id="15351" w:author="Peng Luqi" w:date="2019-10-13T14:50:00Z">
              <w:rPr>
                <w:lang w:val="fr-FR"/>
              </w:rPr>
            </w:rPrChange>
          </w:rPr>
          <w:t>’</w:t>
        </w:r>
      </w:ins>
      <w:r w:rsidRPr="00F94CB9">
        <w:rPr>
          <w:sz w:val="28"/>
          <w:szCs w:val="28"/>
          <w:lang w:val="fr-FR"/>
          <w:rPrChange w:id="15352" w:author="Peng Luqi" w:date="2019-10-13T14:50:00Z">
            <w:rPr>
              <w:lang w:val="fr-FR"/>
            </w:rPr>
          </w:rPrChange>
        </w:rPr>
        <w:t>occasion</w:t>
      </w:r>
      <w:r w:rsidRPr="00F94CB9">
        <w:rPr>
          <w:spacing w:val="-4"/>
          <w:sz w:val="28"/>
          <w:szCs w:val="28"/>
          <w:lang w:val="fr-FR"/>
          <w:rPrChange w:id="15353" w:author="Peng Luqi" w:date="2019-10-13T14:50:00Z">
            <w:rPr>
              <w:spacing w:val="-4"/>
              <w:lang w:val="fr-FR"/>
            </w:rPr>
          </w:rPrChange>
        </w:rPr>
        <w:t xml:space="preserve"> </w:t>
      </w:r>
      <w:r w:rsidRPr="00F94CB9">
        <w:rPr>
          <w:sz w:val="28"/>
          <w:szCs w:val="28"/>
          <w:lang w:val="fr-FR"/>
          <w:rPrChange w:id="15354" w:author="Peng Luqi" w:date="2019-10-13T14:50:00Z">
            <w:rPr>
              <w:lang w:val="fr-FR"/>
            </w:rPr>
          </w:rPrChange>
        </w:rPr>
        <w:t>de</w:t>
      </w:r>
      <w:r w:rsidRPr="00F94CB9">
        <w:rPr>
          <w:spacing w:val="-4"/>
          <w:sz w:val="28"/>
          <w:szCs w:val="28"/>
          <w:lang w:val="fr-FR"/>
          <w:rPrChange w:id="15355" w:author="Peng Luqi" w:date="2019-10-13T14:50:00Z">
            <w:rPr>
              <w:spacing w:val="-4"/>
              <w:lang w:val="fr-FR"/>
            </w:rPr>
          </w:rPrChange>
        </w:rPr>
        <w:t xml:space="preserve"> </w:t>
      </w:r>
      <w:r w:rsidRPr="00F94CB9">
        <w:rPr>
          <w:sz w:val="28"/>
          <w:szCs w:val="28"/>
          <w:lang w:val="fr-FR"/>
          <w:rPrChange w:id="15356" w:author="Peng Luqi" w:date="2019-10-13T14:50:00Z">
            <w:rPr>
              <w:lang w:val="fr-FR"/>
            </w:rPr>
          </w:rPrChange>
        </w:rPr>
        <w:t>regarder</w:t>
      </w:r>
      <w:r w:rsidRPr="00F94CB9">
        <w:rPr>
          <w:spacing w:val="-3"/>
          <w:sz w:val="28"/>
          <w:szCs w:val="28"/>
          <w:lang w:val="fr-FR"/>
          <w:rPrChange w:id="15357" w:author="Peng Luqi" w:date="2019-10-13T14:50:00Z">
            <w:rPr>
              <w:spacing w:val="-3"/>
              <w:lang w:val="fr-FR"/>
            </w:rPr>
          </w:rPrChange>
        </w:rPr>
        <w:t xml:space="preserve"> </w:t>
      </w:r>
      <w:r w:rsidRPr="00F94CB9">
        <w:rPr>
          <w:sz w:val="28"/>
          <w:szCs w:val="28"/>
          <w:lang w:val="fr-FR"/>
          <w:rPrChange w:id="15358" w:author="Peng Luqi" w:date="2019-10-13T14:50:00Z">
            <w:rPr>
              <w:lang w:val="fr-FR"/>
            </w:rPr>
          </w:rPrChange>
        </w:rPr>
        <w:t>les</w:t>
      </w:r>
      <w:r w:rsidRPr="00F94CB9">
        <w:rPr>
          <w:spacing w:val="-3"/>
          <w:sz w:val="28"/>
          <w:szCs w:val="28"/>
          <w:lang w:val="fr-FR"/>
          <w:rPrChange w:id="15359" w:author="Peng Luqi" w:date="2019-10-13T14:50:00Z">
            <w:rPr>
              <w:spacing w:val="-3"/>
              <w:lang w:val="fr-FR"/>
            </w:rPr>
          </w:rPrChange>
        </w:rPr>
        <w:t xml:space="preserve"> </w:t>
      </w:r>
      <w:r w:rsidRPr="00F94CB9">
        <w:rPr>
          <w:sz w:val="28"/>
          <w:szCs w:val="28"/>
          <w:lang w:val="fr-FR"/>
          <w:rPrChange w:id="15360" w:author="Peng Luqi" w:date="2019-10-13T14:50:00Z">
            <w:rPr>
              <w:lang w:val="fr-FR"/>
            </w:rPr>
          </w:rPrChange>
        </w:rPr>
        <w:t>autres</w:t>
      </w:r>
      <w:r w:rsidRPr="00F94CB9">
        <w:rPr>
          <w:spacing w:val="-4"/>
          <w:sz w:val="28"/>
          <w:szCs w:val="28"/>
          <w:lang w:val="fr-FR"/>
          <w:rPrChange w:id="15361" w:author="Peng Luqi" w:date="2019-10-13T14:50:00Z">
            <w:rPr>
              <w:spacing w:val="-4"/>
              <w:lang w:val="fr-FR"/>
            </w:rPr>
          </w:rPrChange>
        </w:rPr>
        <w:t xml:space="preserve"> </w:t>
      </w:r>
      <w:r w:rsidRPr="00F94CB9">
        <w:rPr>
          <w:sz w:val="28"/>
          <w:szCs w:val="28"/>
          <w:lang w:val="fr-FR"/>
          <w:rPrChange w:id="15362" w:author="Peng Luqi" w:date="2019-10-13T14:50:00Z">
            <w:rPr>
              <w:lang w:val="fr-FR"/>
            </w:rPr>
          </w:rPrChange>
        </w:rPr>
        <w:t>le</w:t>
      </w:r>
      <w:r w:rsidRPr="00F94CB9">
        <w:rPr>
          <w:spacing w:val="-3"/>
          <w:sz w:val="28"/>
          <w:szCs w:val="28"/>
          <w:lang w:val="fr-FR"/>
          <w:rPrChange w:id="15363" w:author="Peng Luqi" w:date="2019-10-13T14:50:00Z">
            <w:rPr>
              <w:spacing w:val="-3"/>
              <w:lang w:val="fr-FR"/>
            </w:rPr>
          </w:rPrChange>
        </w:rPr>
        <w:t xml:space="preserve"> </w:t>
      </w:r>
      <w:r w:rsidRPr="00F94CB9">
        <w:rPr>
          <w:sz w:val="28"/>
          <w:szCs w:val="28"/>
          <w:lang w:val="fr-FR"/>
          <w:rPrChange w:id="15364" w:author="Peng Luqi" w:date="2019-10-13T14:50:00Z">
            <w:rPr>
              <w:lang w:val="fr-FR"/>
            </w:rPr>
          </w:rPrChange>
        </w:rPr>
        <w:t>faire</w:t>
      </w:r>
      <w:r w:rsidRPr="00F94CB9">
        <w:rPr>
          <w:spacing w:val="-5"/>
          <w:sz w:val="28"/>
          <w:szCs w:val="28"/>
          <w:lang w:val="fr-FR"/>
          <w:rPrChange w:id="15365" w:author="Peng Luqi" w:date="2019-10-13T14:50:00Z">
            <w:rPr>
              <w:spacing w:val="-5"/>
              <w:lang w:val="fr-FR"/>
            </w:rPr>
          </w:rPrChange>
        </w:rPr>
        <w:t xml:space="preserve"> </w:t>
      </w:r>
      <w:r w:rsidRPr="00F94CB9">
        <w:rPr>
          <w:sz w:val="28"/>
          <w:szCs w:val="28"/>
          <w:lang w:val="fr-FR"/>
          <w:rPrChange w:id="15366" w:author="Peng Luqi" w:date="2019-10-13T14:50:00Z">
            <w:rPr>
              <w:lang w:val="fr-FR"/>
            </w:rPr>
          </w:rPrChange>
        </w:rPr>
        <w:t>grâce</w:t>
      </w:r>
      <w:r w:rsidRPr="00F94CB9">
        <w:rPr>
          <w:spacing w:val="-5"/>
          <w:sz w:val="28"/>
          <w:szCs w:val="28"/>
          <w:lang w:val="fr-FR"/>
          <w:rPrChange w:id="15367" w:author="Peng Luqi" w:date="2019-10-13T14:50:00Z">
            <w:rPr>
              <w:spacing w:val="-5"/>
              <w:lang w:val="fr-FR"/>
            </w:rPr>
          </w:rPrChange>
        </w:rPr>
        <w:t xml:space="preserve"> </w:t>
      </w:r>
      <w:r w:rsidRPr="00F94CB9">
        <w:rPr>
          <w:sz w:val="28"/>
          <w:szCs w:val="28"/>
          <w:lang w:val="fr-FR"/>
          <w:rPrChange w:id="15368" w:author="Peng Luqi" w:date="2019-10-13T14:50:00Z">
            <w:rPr>
              <w:lang w:val="fr-FR"/>
            </w:rPr>
          </w:rPrChange>
        </w:rPr>
        <w:t>à</w:t>
      </w:r>
      <w:r w:rsidRPr="00F94CB9">
        <w:rPr>
          <w:spacing w:val="-4"/>
          <w:sz w:val="28"/>
          <w:szCs w:val="28"/>
          <w:lang w:val="fr-FR"/>
          <w:rPrChange w:id="15369" w:author="Peng Luqi" w:date="2019-10-13T14:50:00Z">
            <w:rPr>
              <w:spacing w:val="-4"/>
              <w:lang w:val="fr-FR"/>
            </w:rPr>
          </w:rPrChange>
        </w:rPr>
        <w:t xml:space="preserve"> </w:t>
      </w:r>
      <w:r w:rsidRPr="00F94CB9">
        <w:rPr>
          <w:sz w:val="28"/>
          <w:szCs w:val="28"/>
          <w:lang w:val="fr-FR"/>
          <w:rPrChange w:id="15370" w:author="Peng Luqi" w:date="2019-10-13T14:50:00Z">
            <w:rPr>
              <w:lang w:val="fr-FR"/>
            </w:rPr>
          </w:rPrChange>
        </w:rPr>
        <w:t>mon</w:t>
      </w:r>
      <w:r w:rsidRPr="00F94CB9">
        <w:rPr>
          <w:spacing w:val="-4"/>
          <w:sz w:val="28"/>
          <w:szCs w:val="28"/>
          <w:lang w:val="fr-FR"/>
          <w:rPrChange w:id="15371" w:author="Peng Luqi" w:date="2019-10-13T14:50:00Z">
            <w:rPr>
              <w:spacing w:val="-4"/>
              <w:lang w:val="fr-FR"/>
            </w:rPr>
          </w:rPrChange>
        </w:rPr>
        <w:t xml:space="preserve"> </w:t>
      </w:r>
      <w:r w:rsidRPr="00F94CB9">
        <w:rPr>
          <w:sz w:val="28"/>
          <w:szCs w:val="28"/>
          <w:lang w:val="fr-FR"/>
          <w:rPrChange w:id="15372" w:author="Peng Luqi" w:date="2019-10-13T14:50:00Z">
            <w:rPr>
              <w:lang w:val="fr-FR"/>
            </w:rPr>
          </w:rPrChange>
        </w:rPr>
        <w:t xml:space="preserve">partage. </w:t>
      </w:r>
      <w:r w:rsidRPr="007A5531">
        <w:rPr>
          <w:sz w:val="28"/>
          <w:szCs w:val="28"/>
          <w:highlight w:val="yellow"/>
          <w:lang w:val="fr-FR"/>
          <w:rPrChange w:id="15373" w:author="Peng Luqi" w:date="2019-10-13T23:25:00Z">
            <w:rPr>
              <w:lang w:val="fr-FR"/>
            </w:rPr>
          </w:rPrChange>
        </w:rPr>
        <w:t>Y a-t-il quelque chose de plus romantique que ça</w:t>
      </w:r>
      <w:r w:rsidRPr="007A5531">
        <w:rPr>
          <w:spacing w:val="-8"/>
          <w:sz w:val="28"/>
          <w:szCs w:val="28"/>
          <w:highlight w:val="yellow"/>
          <w:lang w:val="fr-FR"/>
          <w:rPrChange w:id="15374" w:author="Peng Luqi" w:date="2019-10-13T23:25:00Z">
            <w:rPr>
              <w:spacing w:val="-8"/>
              <w:lang w:val="fr-FR"/>
            </w:rPr>
          </w:rPrChange>
        </w:rPr>
        <w:t xml:space="preserve"> </w:t>
      </w:r>
      <w:r w:rsidRPr="007A5531">
        <w:rPr>
          <w:sz w:val="28"/>
          <w:szCs w:val="28"/>
          <w:highlight w:val="yellow"/>
          <w:lang w:val="fr-FR"/>
          <w:rPrChange w:id="15375" w:author="Peng Luqi" w:date="2019-10-13T23:25:00Z">
            <w:rPr>
              <w:lang w:val="fr-FR"/>
            </w:rPr>
          </w:rPrChange>
        </w:rPr>
        <w:t>?</w:t>
      </w:r>
    </w:p>
    <w:p w:rsidR="002B38DF" w:rsidRPr="00F94CB9" w:rsidRDefault="002B38DF">
      <w:pPr>
        <w:pStyle w:val="a3"/>
        <w:ind w:left="170" w:right="170"/>
        <w:jc w:val="both"/>
        <w:rPr>
          <w:lang w:val="fr-FR"/>
          <w:rPrChange w:id="15376" w:author="Peng Luqi" w:date="2019-10-13T14:50:00Z">
            <w:rPr>
              <w:sz w:val="20"/>
              <w:lang w:val="fr-FR"/>
            </w:rPr>
          </w:rPrChange>
        </w:rPr>
        <w:pPrChange w:id="15377" w:author="Peng Luqi" w:date="2019-10-13T14:20:00Z">
          <w:pPr>
            <w:pStyle w:val="a3"/>
            <w:spacing w:before="8"/>
          </w:pPr>
        </w:pPrChange>
      </w:pPr>
    </w:p>
    <w:p w:rsidR="002B38DF" w:rsidRPr="00F94CB9" w:rsidRDefault="00716360">
      <w:pPr>
        <w:ind w:left="170" w:right="170"/>
        <w:jc w:val="both"/>
        <w:rPr>
          <w:b/>
          <w:sz w:val="28"/>
          <w:szCs w:val="28"/>
          <w:lang w:val="fr-FR"/>
          <w:rPrChange w:id="15378" w:author="Peng Luqi" w:date="2019-10-13T14:50:00Z">
            <w:rPr>
              <w:b/>
              <w:lang w:val="fr-FR"/>
            </w:rPr>
          </w:rPrChange>
        </w:rPr>
        <w:pPrChange w:id="15379" w:author="Peng Luqi" w:date="2019-10-13T14:20:00Z">
          <w:pPr>
            <w:ind w:left="130"/>
            <w:jc w:val="both"/>
          </w:pPr>
        </w:pPrChange>
      </w:pPr>
      <w:r w:rsidRPr="00F94CB9">
        <w:rPr>
          <w:b/>
          <w:sz w:val="28"/>
          <w:szCs w:val="28"/>
          <w:lang w:val="fr-FR"/>
          <w:rPrChange w:id="15380" w:author="Peng Luqi" w:date="2019-10-13T14:50:00Z">
            <w:rPr>
              <w:b/>
              <w:lang w:val="fr-FR"/>
            </w:rPr>
          </w:rPrChange>
        </w:rPr>
        <w:t>Li Xiaolai</w:t>
      </w:r>
    </w:p>
    <w:p w:rsidR="002B38DF" w:rsidRPr="00F94CB9" w:rsidRDefault="00716360">
      <w:pPr>
        <w:ind w:left="170" w:right="170"/>
        <w:jc w:val="both"/>
        <w:rPr>
          <w:sz w:val="28"/>
          <w:szCs w:val="28"/>
          <w:lang w:val="fr-FR"/>
          <w:rPrChange w:id="15381" w:author="Peng Luqi" w:date="2019-10-13T14:50:00Z">
            <w:rPr>
              <w:lang w:val="fr-FR"/>
            </w:rPr>
          </w:rPrChange>
        </w:rPr>
        <w:pPrChange w:id="15382" w:author="Peng Luqi" w:date="2019-10-13T14:20:00Z">
          <w:pPr>
            <w:spacing w:before="203"/>
            <w:ind w:left="130"/>
            <w:jc w:val="both"/>
          </w:pPr>
        </w:pPrChange>
      </w:pPr>
      <w:r w:rsidRPr="00F94CB9">
        <w:rPr>
          <w:sz w:val="28"/>
          <w:szCs w:val="28"/>
          <w:lang w:val="fr-FR"/>
          <w:rPrChange w:id="15383" w:author="Peng Luqi" w:date="2019-10-13T14:50:00Z">
            <w:rPr>
              <w:lang w:val="fr-FR"/>
            </w:rPr>
          </w:rPrChange>
        </w:rPr>
        <w:t>Beijing, le 12 juillet 2019</w:t>
      </w:r>
    </w:p>
    <w:p w:rsidR="002B38DF" w:rsidRPr="00F94CB9" w:rsidRDefault="002B38DF">
      <w:pPr>
        <w:pStyle w:val="a3"/>
        <w:ind w:left="170" w:right="170"/>
        <w:jc w:val="both"/>
        <w:rPr>
          <w:lang w:val="fr-FR"/>
          <w:rPrChange w:id="15384" w:author="Peng Luqi" w:date="2019-10-13T14:50:00Z">
            <w:rPr>
              <w:sz w:val="20"/>
              <w:lang w:val="fr-FR"/>
            </w:rPr>
          </w:rPrChange>
        </w:rPr>
        <w:pPrChange w:id="15385" w:author="Peng Luqi" w:date="2019-10-13T14:20:00Z">
          <w:pPr>
            <w:pStyle w:val="a3"/>
          </w:pPr>
        </w:pPrChange>
      </w:pPr>
    </w:p>
    <w:p w:rsidR="002B38DF" w:rsidRPr="00F94CB9" w:rsidRDefault="00716360">
      <w:pPr>
        <w:pStyle w:val="a3"/>
        <w:ind w:left="170" w:right="170"/>
        <w:jc w:val="both"/>
        <w:rPr>
          <w:lang w:val="fr-FR"/>
          <w:rPrChange w:id="15386" w:author="Peng Luqi" w:date="2019-10-13T14:50:00Z">
            <w:rPr>
              <w:sz w:val="11"/>
              <w:lang w:val="fr-FR"/>
            </w:rPr>
          </w:rPrChange>
        </w:rPr>
        <w:pPrChange w:id="15387" w:author="Peng Luqi" w:date="2019-10-13T14:20:00Z">
          <w:pPr>
            <w:pStyle w:val="a3"/>
            <w:spacing w:before="8"/>
          </w:pPr>
        </w:pPrChange>
      </w:pPr>
      <w:r w:rsidRPr="00F94CB9">
        <w:rPr>
          <w:noProof/>
          <w:lang w:val="fr-FR"/>
          <w:rPrChange w:id="15388" w:author="Peng Luqi" w:date="2019-10-13T14:50:00Z">
            <w:rPr>
              <w:noProof/>
            </w:rPr>
          </w:rPrChange>
        </w:rPr>
        <w:drawing>
          <wp:anchor distT="0" distB="0" distL="0" distR="0" simplePos="0" relativeHeight="251669504" behindDoc="0" locked="0" layoutInCell="1" allowOverlap="1">
            <wp:simplePos x="0" y="0"/>
            <wp:positionH relativeFrom="page">
              <wp:posOffset>917737</wp:posOffset>
            </wp:positionH>
            <wp:positionV relativeFrom="paragraph">
              <wp:posOffset>110422</wp:posOffset>
            </wp:positionV>
            <wp:extent cx="5707046" cy="10096"/>
            <wp:effectExtent l="0" t="0" r="0" b="0"/>
            <wp:wrapTopAndBottom/>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 cstate="print"/>
                    <a:stretch>
                      <a:fillRect/>
                    </a:stretch>
                  </pic:blipFill>
                  <pic:spPr>
                    <a:xfrm>
                      <a:off x="0" y="0"/>
                      <a:ext cx="5707046" cy="10096"/>
                    </a:xfrm>
                    <a:prstGeom prst="rect">
                      <a:avLst/>
                    </a:prstGeom>
                  </pic:spPr>
                </pic:pic>
              </a:graphicData>
            </a:graphic>
          </wp:anchor>
        </w:drawing>
      </w:r>
    </w:p>
    <w:p w:rsidR="002B38DF" w:rsidRPr="00F94CB9" w:rsidRDefault="002B38DF">
      <w:pPr>
        <w:pStyle w:val="a3"/>
        <w:ind w:left="170" w:right="170"/>
        <w:jc w:val="both"/>
        <w:rPr>
          <w:lang w:val="fr-FR"/>
          <w:rPrChange w:id="15389" w:author="Peng Luqi" w:date="2019-10-13T14:50:00Z">
            <w:rPr>
              <w:sz w:val="31"/>
              <w:lang w:val="fr-FR"/>
            </w:rPr>
          </w:rPrChange>
        </w:rPr>
        <w:pPrChange w:id="15390" w:author="Peng Luqi" w:date="2019-10-13T14:20:00Z">
          <w:pPr>
            <w:pStyle w:val="a3"/>
            <w:spacing w:before="8"/>
          </w:pPr>
        </w:pPrChange>
      </w:pPr>
    </w:p>
    <w:p w:rsidR="002B38DF" w:rsidRPr="00F94CB9" w:rsidRDefault="00C2743D">
      <w:pPr>
        <w:pStyle w:val="1"/>
        <w:ind w:left="170" w:right="170"/>
        <w:jc w:val="both"/>
        <w:rPr>
          <w:b w:val="0"/>
          <w:lang w:val="fr-FR"/>
          <w:rPrChange w:id="15391" w:author="Peng Luqi" w:date="2019-10-13T14:50:00Z">
            <w:rPr>
              <w:b/>
            </w:rPr>
          </w:rPrChange>
        </w:rPr>
        <w:pPrChange w:id="15392" w:author="Peng Luqi" w:date="2019-10-13T23:32:00Z">
          <w:pPr>
            <w:ind w:left="130"/>
            <w:jc w:val="both"/>
          </w:pPr>
        </w:pPrChange>
      </w:pPr>
      <w:r w:rsidRPr="001D733D">
        <w:rPr>
          <w:bCs w:val="0"/>
          <w:noProof/>
          <w:sz w:val="36"/>
          <w:szCs w:val="22"/>
          <w:lang w:val="fr-FR"/>
          <w:rPrChange w:id="15393" w:author="Peng Luqi" w:date="2019-10-13T23:32:00Z">
            <w:rPr>
              <w:b/>
              <w:noProof/>
              <w:sz w:val="36"/>
              <w:lang w:val="fr-FR"/>
            </w:rPr>
          </w:rPrChange>
        </w:rPr>
        <mc:AlternateContent>
          <mc:Choice Requires="wps">
            <w:drawing>
              <wp:anchor distT="0" distB="0" distL="0" distR="0" simplePos="0" relativeHeight="251663872" behindDoc="1" locked="0" layoutInCell="1" allowOverlap="1">
                <wp:simplePos x="0" y="0"/>
                <wp:positionH relativeFrom="page">
                  <wp:posOffset>902970</wp:posOffset>
                </wp:positionH>
                <wp:positionV relativeFrom="paragraph">
                  <wp:posOffset>211455</wp:posOffset>
                </wp:positionV>
                <wp:extent cx="5769610" cy="0"/>
                <wp:effectExtent l="7620" t="8890" r="13970" b="10160"/>
                <wp:wrapTopAndBottom/>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9610" cy="0"/>
                        </a:xfrm>
                        <a:prstGeom prst="line">
                          <a:avLst/>
                        </a:prstGeom>
                        <a:noFill/>
                        <a:ln w="9144">
                          <a:solidFill>
                            <a:srgbClr val="EAEC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BA7B5" id="Line 3" o:spid="_x0000_s1026" style="position:absolute;left:0;text-align:lef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16.65pt" to="525.4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" strokecolor="#eaecef" strokeweight=".72pt">
                <w10:wrap type="topAndBottom" anchorx="page"/>
              </v:line>
            </w:pict>
          </mc:Fallback>
        </mc:AlternateContent>
      </w:r>
      <w:r w:rsidR="00716360" w:rsidRPr="001D733D">
        <w:rPr>
          <w:bCs w:val="0"/>
          <w:sz w:val="36"/>
          <w:szCs w:val="22"/>
          <w:lang w:val="fr-FR"/>
          <w:rPrChange w:id="15394" w:author="Peng Luqi" w:date="2019-10-13T23:32:00Z">
            <w:rPr>
              <w:bCs/>
            </w:rPr>
          </w:rPrChange>
        </w:rPr>
        <w:t>Annexe</w:t>
      </w:r>
    </w:p>
    <w:p w:rsidR="002B38DF" w:rsidRPr="00F94CB9" w:rsidRDefault="002B38DF">
      <w:pPr>
        <w:pStyle w:val="a3"/>
        <w:ind w:left="170" w:right="170"/>
        <w:jc w:val="both"/>
        <w:rPr>
          <w:b/>
          <w:lang w:val="fr-FR"/>
          <w:rPrChange w:id="15395" w:author="Peng Luqi" w:date="2019-10-13T14:50:00Z">
            <w:rPr>
              <w:b/>
              <w:sz w:val="10"/>
            </w:rPr>
          </w:rPrChange>
        </w:rPr>
        <w:pPrChange w:id="15396" w:author="Peng Luqi" w:date="2019-10-13T14:20:00Z">
          <w:pPr>
            <w:pStyle w:val="a3"/>
            <w:spacing w:before="9"/>
          </w:pPr>
        </w:pPrChange>
      </w:pPr>
    </w:p>
    <w:p w:rsidR="002B38DF" w:rsidRDefault="001D733D" w:rsidP="001D733D">
      <w:pPr>
        <w:pStyle w:val="a4"/>
        <w:tabs>
          <w:tab w:val="left" w:pos="351"/>
        </w:tabs>
        <w:ind w:left="170" w:right="170" w:firstLine="0"/>
        <w:jc w:val="both"/>
        <w:rPr>
          <w:ins w:id="15397" w:author="Peng Luqi" w:date="2019-10-13T23:33:00Z"/>
          <w:b/>
          <w:sz w:val="28"/>
          <w:szCs w:val="28"/>
          <w:lang w:val="fr-FR"/>
        </w:rPr>
      </w:pPr>
      <w:ins w:id="15398" w:author="Peng Luqi" w:date="2019-10-13T23:33:00Z">
        <w:r>
          <w:rPr>
            <w:b/>
            <w:sz w:val="28"/>
            <w:szCs w:val="28"/>
            <w:lang w:val="fr-FR"/>
          </w:rPr>
          <w:t xml:space="preserve">1. </w:t>
        </w:r>
      </w:ins>
      <w:r w:rsidR="00716360" w:rsidRPr="00F94CB9">
        <w:rPr>
          <w:b/>
          <w:sz w:val="28"/>
          <w:szCs w:val="28"/>
          <w:lang w:val="fr-FR"/>
          <w:rPrChange w:id="15399" w:author="Peng Luqi" w:date="2019-10-13T14:50:00Z">
            <w:rPr>
              <w:b/>
              <w:lang w:val="fr-FR"/>
            </w:rPr>
          </w:rPrChange>
        </w:rPr>
        <w:t>Pourquoi investir sur les crypto monnaies</w:t>
      </w:r>
      <w:r w:rsidR="00716360" w:rsidRPr="00F94CB9">
        <w:rPr>
          <w:b/>
          <w:spacing w:val="-7"/>
          <w:sz w:val="28"/>
          <w:szCs w:val="28"/>
          <w:lang w:val="fr-FR"/>
          <w:rPrChange w:id="15400" w:author="Peng Luqi" w:date="2019-10-13T14:50:00Z">
            <w:rPr>
              <w:b/>
              <w:spacing w:val="-7"/>
              <w:lang w:val="fr-FR"/>
            </w:rPr>
          </w:rPrChange>
        </w:rPr>
        <w:t xml:space="preserve"> </w:t>
      </w:r>
      <w:r w:rsidR="00716360" w:rsidRPr="00F94CB9">
        <w:rPr>
          <w:b/>
          <w:sz w:val="28"/>
          <w:szCs w:val="28"/>
          <w:lang w:val="fr-FR"/>
          <w:rPrChange w:id="15401" w:author="Peng Luqi" w:date="2019-10-13T14:50:00Z">
            <w:rPr>
              <w:b/>
              <w:lang w:val="fr-FR"/>
            </w:rPr>
          </w:rPrChange>
        </w:rPr>
        <w:t>?</w:t>
      </w:r>
    </w:p>
    <w:p w:rsidR="001D733D" w:rsidRPr="00F94CB9" w:rsidRDefault="001D733D">
      <w:pPr>
        <w:pStyle w:val="a4"/>
        <w:tabs>
          <w:tab w:val="left" w:pos="351"/>
        </w:tabs>
        <w:ind w:left="170" w:right="170" w:firstLine="0"/>
        <w:jc w:val="both"/>
        <w:rPr>
          <w:b/>
          <w:sz w:val="28"/>
          <w:szCs w:val="28"/>
          <w:lang w:val="fr-FR"/>
          <w:rPrChange w:id="15402" w:author="Peng Luqi" w:date="2019-10-13T14:50:00Z">
            <w:rPr>
              <w:b/>
              <w:lang w:val="fr-FR"/>
            </w:rPr>
          </w:rPrChange>
        </w:rPr>
        <w:pPrChange w:id="15403" w:author="Peng Luqi" w:date="2019-10-13T23:33:00Z">
          <w:pPr>
            <w:pStyle w:val="a4"/>
            <w:numPr>
              <w:numId w:val="6"/>
            </w:numPr>
            <w:tabs>
              <w:tab w:val="left" w:pos="351"/>
            </w:tabs>
            <w:spacing w:before="92"/>
            <w:ind w:left="350" w:hanging="220"/>
          </w:pPr>
        </w:pPrChange>
      </w:pPr>
    </w:p>
    <w:p w:rsidR="002B38DF" w:rsidRDefault="00716360" w:rsidP="00CB23F4">
      <w:pPr>
        <w:ind w:left="170" w:right="170"/>
        <w:jc w:val="both"/>
        <w:rPr>
          <w:ins w:id="15404" w:author="Peng Luqi" w:date="2019-10-13T23:33:00Z"/>
          <w:sz w:val="28"/>
          <w:szCs w:val="28"/>
          <w:lang w:val="fr-FR"/>
        </w:rPr>
      </w:pPr>
      <w:r w:rsidRPr="00F94CB9">
        <w:rPr>
          <w:sz w:val="28"/>
          <w:szCs w:val="28"/>
          <w:lang w:val="fr-FR"/>
          <w:rPrChange w:id="15405" w:author="Peng Luqi" w:date="2019-10-13T14:50:00Z">
            <w:rPr>
              <w:lang w:val="fr-FR"/>
            </w:rPr>
          </w:rPrChange>
        </w:rPr>
        <w:t>En théorie, la stratégie d</w:t>
      </w:r>
      <w:del w:id="15406" w:author="Peng Luqi" w:date="2019-10-13T14:43:00Z">
        <w:r w:rsidRPr="00F94CB9" w:rsidDel="00EF666F">
          <w:rPr>
            <w:sz w:val="28"/>
            <w:szCs w:val="28"/>
            <w:lang w:val="fr-FR"/>
            <w:rPrChange w:id="15407" w:author="Peng Luqi" w:date="2019-10-13T14:50:00Z">
              <w:rPr>
                <w:lang w:val="fr-FR"/>
              </w:rPr>
            </w:rPrChange>
          </w:rPr>
          <w:delText>’</w:delText>
        </w:r>
      </w:del>
      <w:ins w:id="15408" w:author="Peng Luqi" w:date="2019-10-13T14:43:00Z">
        <w:r w:rsidR="00EF666F" w:rsidRPr="00F94CB9">
          <w:rPr>
            <w:sz w:val="28"/>
            <w:szCs w:val="28"/>
            <w:lang w:val="fr-FR"/>
            <w:rPrChange w:id="15409" w:author="Peng Luqi" w:date="2019-10-13T14:50:00Z">
              <w:rPr>
                <w:lang w:val="fr-FR"/>
              </w:rPr>
            </w:rPrChange>
          </w:rPr>
          <w:t>’</w:t>
        </w:r>
      </w:ins>
      <w:r w:rsidRPr="00F94CB9">
        <w:rPr>
          <w:sz w:val="28"/>
          <w:szCs w:val="28"/>
          <w:lang w:val="fr-FR"/>
          <w:rPrChange w:id="15410" w:author="Peng Luqi" w:date="2019-10-13T14:50:00Z">
            <w:rPr>
              <w:lang w:val="fr-FR"/>
            </w:rPr>
          </w:rPrChange>
        </w:rPr>
        <w:t>investissement fixe peut convenir à de nombreux investissements. Au cours de la prochaine décennie, il y a aucun autre investissement qui aura attiré plus regards que les crypto monnaies.</w:t>
      </w:r>
    </w:p>
    <w:p w:rsidR="001D733D" w:rsidRDefault="001D733D" w:rsidP="00CB23F4">
      <w:pPr>
        <w:ind w:left="170" w:right="170"/>
        <w:jc w:val="both"/>
        <w:rPr>
          <w:ins w:id="15411" w:author="Peng Luqi" w:date="2019-10-13T23:33:00Z"/>
          <w:sz w:val="28"/>
          <w:szCs w:val="28"/>
          <w:lang w:val="fr-FR"/>
        </w:rPr>
      </w:pPr>
    </w:p>
    <w:p w:rsidR="001D733D" w:rsidRPr="00F94CB9" w:rsidDel="001D733D" w:rsidRDefault="001D733D">
      <w:pPr>
        <w:ind w:left="170" w:right="170"/>
        <w:jc w:val="both"/>
        <w:rPr>
          <w:del w:id="15412" w:author="Peng Luqi" w:date="2019-10-13T23:33:00Z"/>
          <w:sz w:val="28"/>
          <w:szCs w:val="28"/>
          <w:lang w:val="fr-FR"/>
          <w:rPrChange w:id="15413" w:author="Peng Luqi" w:date="2019-10-13T14:50:00Z">
            <w:rPr>
              <w:del w:id="15414" w:author="Peng Luqi" w:date="2019-10-13T23:33:00Z"/>
              <w:lang w:val="fr-FR"/>
            </w:rPr>
          </w:rPrChange>
        </w:rPr>
        <w:pPrChange w:id="15415" w:author="Peng Luqi" w:date="2019-10-13T14:20:00Z">
          <w:pPr>
            <w:spacing w:before="179"/>
            <w:ind w:left="130" w:right="182"/>
            <w:jc w:val="both"/>
          </w:pPr>
        </w:pPrChange>
      </w:pPr>
    </w:p>
    <w:p w:rsidR="00000000" w:rsidRDefault="0010589D">
      <w:pPr>
        <w:ind w:left="170" w:right="170"/>
        <w:jc w:val="both"/>
        <w:rPr>
          <w:del w:id="15416" w:author="Peng Luqi" w:date="2019-10-13T23:33:00Z"/>
          <w:sz w:val="28"/>
          <w:szCs w:val="28"/>
          <w:lang w:val="fr-FR"/>
          <w:rPrChange w:id="15417" w:author="Peng Luqi" w:date="2019-10-13T14:50:00Z">
            <w:rPr>
              <w:del w:id="15418" w:author="Peng Luqi" w:date="2019-10-13T23:33:00Z"/>
              <w:lang w:val="fr-FR"/>
            </w:rPr>
          </w:rPrChange>
        </w:rPr>
        <w:sectPr w:rsidR="00000000">
          <w:pgSz w:w="11910" w:h="16840"/>
          <w:pgMar w:top="1360" w:right="1240" w:bottom="280" w:left="1320" w:header="720" w:footer="720" w:gutter="0"/>
          <w:cols w:space="720"/>
        </w:sectPr>
        <w:pPrChange w:id="15419" w:author="Peng Luqi" w:date="2019-10-13T14:20:00Z">
          <w:pPr>
            <w:jc w:val="both"/>
          </w:pPr>
        </w:pPrChange>
      </w:pPr>
    </w:p>
    <w:p w:rsidR="002B38DF" w:rsidRPr="00F94CB9" w:rsidRDefault="00716360">
      <w:pPr>
        <w:ind w:left="170" w:right="170"/>
        <w:jc w:val="both"/>
        <w:rPr>
          <w:i/>
          <w:sz w:val="28"/>
          <w:szCs w:val="28"/>
          <w:lang w:val="fr-FR"/>
          <w:rPrChange w:id="15420" w:author="Peng Luqi" w:date="2019-10-13T14:50:00Z">
            <w:rPr>
              <w:i/>
              <w:lang w:val="fr-FR"/>
            </w:rPr>
          </w:rPrChange>
        </w:rPr>
        <w:pPrChange w:id="15421" w:author="Peng Luqi" w:date="2019-10-13T14:20:00Z">
          <w:pPr>
            <w:spacing w:before="68"/>
            <w:ind w:left="130" w:right="128"/>
            <w:jc w:val="both"/>
          </w:pPr>
        </w:pPrChange>
      </w:pPr>
      <w:r w:rsidRPr="00F94CB9">
        <w:rPr>
          <w:sz w:val="28"/>
          <w:szCs w:val="28"/>
          <w:lang w:val="fr-FR"/>
          <w:rPrChange w:id="15422" w:author="Peng Luqi" w:date="2019-10-13T14:50:00Z">
            <w:rPr>
              <w:lang w:val="fr-FR"/>
            </w:rPr>
          </w:rPrChange>
        </w:rPr>
        <w:t>Tout d</w:t>
      </w:r>
      <w:del w:id="15423" w:author="Peng Luqi" w:date="2019-10-13T14:43:00Z">
        <w:r w:rsidRPr="00F94CB9" w:rsidDel="00EF666F">
          <w:rPr>
            <w:sz w:val="28"/>
            <w:szCs w:val="28"/>
            <w:lang w:val="fr-FR"/>
            <w:rPrChange w:id="15424" w:author="Peng Luqi" w:date="2019-10-13T14:50:00Z">
              <w:rPr>
                <w:lang w:val="fr-FR"/>
              </w:rPr>
            </w:rPrChange>
          </w:rPr>
          <w:delText>’</w:delText>
        </w:r>
      </w:del>
      <w:ins w:id="15425" w:author="Peng Luqi" w:date="2019-10-13T14:43:00Z">
        <w:r w:rsidR="00EF666F" w:rsidRPr="00F94CB9">
          <w:rPr>
            <w:sz w:val="28"/>
            <w:szCs w:val="28"/>
            <w:lang w:val="fr-FR"/>
            <w:rPrChange w:id="15426" w:author="Peng Luqi" w:date="2019-10-13T14:50:00Z">
              <w:rPr>
                <w:lang w:val="fr-FR"/>
              </w:rPr>
            </w:rPrChange>
          </w:rPr>
          <w:t>’</w:t>
        </w:r>
      </w:ins>
      <w:r w:rsidRPr="00F94CB9">
        <w:rPr>
          <w:sz w:val="28"/>
          <w:szCs w:val="28"/>
          <w:lang w:val="fr-FR"/>
          <w:rPrChange w:id="15427" w:author="Peng Luqi" w:date="2019-10-13T14:50:00Z">
            <w:rPr>
              <w:lang w:val="fr-FR"/>
            </w:rPr>
          </w:rPrChange>
        </w:rPr>
        <w:t>abord, nous allons parler du Bitcoin. Le Bitcoin est sans doute la première crypto monnaie de la planète qui s</w:t>
      </w:r>
      <w:del w:id="15428" w:author="Peng Luqi" w:date="2019-10-13T14:43:00Z">
        <w:r w:rsidRPr="00F94CB9" w:rsidDel="00EF666F">
          <w:rPr>
            <w:sz w:val="28"/>
            <w:szCs w:val="28"/>
            <w:lang w:val="fr-FR"/>
            <w:rPrChange w:id="15429" w:author="Peng Luqi" w:date="2019-10-13T14:50:00Z">
              <w:rPr>
                <w:lang w:val="fr-FR"/>
              </w:rPr>
            </w:rPrChange>
          </w:rPr>
          <w:delText>’</w:delText>
        </w:r>
      </w:del>
      <w:ins w:id="15430" w:author="Peng Luqi" w:date="2019-10-13T14:43:00Z">
        <w:r w:rsidR="00EF666F" w:rsidRPr="00F94CB9">
          <w:rPr>
            <w:sz w:val="28"/>
            <w:szCs w:val="28"/>
            <w:lang w:val="fr-FR"/>
            <w:rPrChange w:id="15431" w:author="Peng Luqi" w:date="2019-10-13T14:50:00Z">
              <w:rPr>
                <w:lang w:val="fr-FR"/>
              </w:rPr>
            </w:rPrChange>
          </w:rPr>
          <w:t>’</w:t>
        </w:r>
      </w:ins>
      <w:r w:rsidRPr="00F94CB9">
        <w:rPr>
          <w:sz w:val="28"/>
          <w:szCs w:val="28"/>
          <w:lang w:val="fr-FR"/>
          <w:rPrChange w:id="15432" w:author="Peng Luqi" w:date="2019-10-13T14:50:00Z">
            <w:rPr>
              <w:lang w:val="fr-FR"/>
            </w:rPr>
          </w:rPrChange>
        </w:rPr>
        <w:t>est appuyée sur la technologie blockchain. Il y a dix ans, le Bitcoin était controversé. Chaque fois, le prix était très volatile, au point où il a été menacé de disparaître à plusieurs reprises. Jusqu</w:t>
      </w:r>
      <w:del w:id="15433" w:author="Peng Luqi" w:date="2019-10-13T14:43:00Z">
        <w:r w:rsidRPr="00F94CB9" w:rsidDel="00EF666F">
          <w:rPr>
            <w:sz w:val="28"/>
            <w:szCs w:val="28"/>
            <w:lang w:val="fr-FR"/>
            <w:rPrChange w:id="15434" w:author="Peng Luqi" w:date="2019-10-13T14:50:00Z">
              <w:rPr>
                <w:lang w:val="fr-FR"/>
              </w:rPr>
            </w:rPrChange>
          </w:rPr>
          <w:delText>’</w:delText>
        </w:r>
      </w:del>
      <w:ins w:id="15435" w:author="Peng Luqi" w:date="2019-10-13T14:43:00Z">
        <w:r w:rsidR="00EF666F" w:rsidRPr="00F94CB9">
          <w:rPr>
            <w:sz w:val="28"/>
            <w:szCs w:val="28"/>
            <w:lang w:val="fr-FR"/>
            <w:rPrChange w:id="15436" w:author="Peng Luqi" w:date="2019-10-13T14:50:00Z">
              <w:rPr>
                <w:lang w:val="fr-FR"/>
              </w:rPr>
            </w:rPrChange>
          </w:rPr>
          <w:t>’</w:t>
        </w:r>
      </w:ins>
      <w:r w:rsidRPr="00F94CB9">
        <w:rPr>
          <w:sz w:val="28"/>
          <w:szCs w:val="28"/>
          <w:lang w:val="fr-FR"/>
          <w:rPrChange w:id="15437" w:author="Peng Luqi" w:date="2019-10-13T14:50:00Z">
            <w:rPr>
              <w:lang w:val="fr-FR"/>
            </w:rPr>
          </w:rPrChange>
        </w:rPr>
        <w:t>à</w:t>
      </w:r>
      <w:r w:rsidRPr="00F94CB9">
        <w:rPr>
          <w:spacing w:val="-16"/>
          <w:sz w:val="28"/>
          <w:szCs w:val="28"/>
          <w:lang w:val="fr-FR"/>
          <w:rPrChange w:id="15438" w:author="Peng Luqi" w:date="2019-10-13T14:50:00Z">
            <w:rPr>
              <w:spacing w:val="-16"/>
              <w:lang w:val="fr-FR"/>
            </w:rPr>
          </w:rPrChange>
        </w:rPr>
        <w:t xml:space="preserve"> </w:t>
      </w:r>
      <w:r w:rsidRPr="00F94CB9">
        <w:rPr>
          <w:sz w:val="28"/>
          <w:szCs w:val="28"/>
          <w:lang w:val="fr-FR"/>
          <w:rPrChange w:id="15439" w:author="Peng Luqi" w:date="2019-10-13T14:50:00Z">
            <w:rPr>
              <w:lang w:val="fr-FR"/>
            </w:rPr>
          </w:rPrChange>
        </w:rPr>
        <w:t>présent,</w:t>
      </w:r>
      <w:r w:rsidRPr="00F94CB9">
        <w:rPr>
          <w:spacing w:val="-16"/>
          <w:sz w:val="28"/>
          <w:szCs w:val="28"/>
          <w:lang w:val="fr-FR"/>
          <w:rPrChange w:id="15440" w:author="Peng Luqi" w:date="2019-10-13T14:50:00Z">
            <w:rPr>
              <w:spacing w:val="-16"/>
              <w:lang w:val="fr-FR"/>
            </w:rPr>
          </w:rPrChange>
        </w:rPr>
        <w:t xml:space="preserve"> </w:t>
      </w:r>
      <w:r w:rsidRPr="00F94CB9">
        <w:rPr>
          <w:sz w:val="28"/>
          <w:szCs w:val="28"/>
          <w:lang w:val="fr-FR"/>
          <w:rPrChange w:id="15441" w:author="Peng Luqi" w:date="2019-10-13T14:50:00Z">
            <w:rPr>
              <w:lang w:val="fr-FR"/>
            </w:rPr>
          </w:rPrChange>
        </w:rPr>
        <w:t>le</w:t>
      </w:r>
      <w:r w:rsidRPr="00F94CB9">
        <w:rPr>
          <w:spacing w:val="-16"/>
          <w:sz w:val="28"/>
          <w:szCs w:val="28"/>
          <w:lang w:val="fr-FR"/>
          <w:rPrChange w:id="15442" w:author="Peng Luqi" w:date="2019-10-13T14:50:00Z">
            <w:rPr>
              <w:spacing w:val="-16"/>
              <w:lang w:val="fr-FR"/>
            </w:rPr>
          </w:rPrChange>
        </w:rPr>
        <w:t xml:space="preserve"> </w:t>
      </w:r>
      <w:r w:rsidRPr="00F94CB9">
        <w:rPr>
          <w:sz w:val="28"/>
          <w:szCs w:val="28"/>
          <w:lang w:val="fr-FR"/>
          <w:rPrChange w:id="15443" w:author="Peng Luqi" w:date="2019-10-13T14:50:00Z">
            <w:rPr>
              <w:lang w:val="fr-FR"/>
            </w:rPr>
          </w:rPrChange>
        </w:rPr>
        <w:t>Bitcoin</w:t>
      </w:r>
      <w:r w:rsidRPr="00F94CB9">
        <w:rPr>
          <w:spacing w:val="-16"/>
          <w:sz w:val="28"/>
          <w:szCs w:val="28"/>
          <w:lang w:val="fr-FR"/>
          <w:rPrChange w:id="15444" w:author="Peng Luqi" w:date="2019-10-13T14:50:00Z">
            <w:rPr>
              <w:spacing w:val="-16"/>
              <w:lang w:val="fr-FR"/>
            </w:rPr>
          </w:rPrChange>
        </w:rPr>
        <w:t xml:space="preserve"> </w:t>
      </w:r>
      <w:r w:rsidRPr="00F94CB9">
        <w:rPr>
          <w:sz w:val="28"/>
          <w:szCs w:val="28"/>
          <w:lang w:val="fr-FR"/>
          <w:rPrChange w:id="15445" w:author="Peng Luqi" w:date="2019-10-13T14:50:00Z">
            <w:rPr>
              <w:lang w:val="fr-FR"/>
            </w:rPr>
          </w:rPrChange>
        </w:rPr>
        <w:t>a</w:t>
      </w:r>
      <w:r w:rsidRPr="00F94CB9">
        <w:rPr>
          <w:spacing w:val="-16"/>
          <w:sz w:val="28"/>
          <w:szCs w:val="28"/>
          <w:lang w:val="fr-FR"/>
          <w:rPrChange w:id="15446" w:author="Peng Luqi" w:date="2019-10-13T14:50:00Z">
            <w:rPr>
              <w:spacing w:val="-16"/>
              <w:lang w:val="fr-FR"/>
            </w:rPr>
          </w:rPrChange>
        </w:rPr>
        <w:t xml:space="preserve"> </w:t>
      </w:r>
      <w:r w:rsidRPr="00F94CB9">
        <w:rPr>
          <w:sz w:val="28"/>
          <w:szCs w:val="28"/>
          <w:lang w:val="fr-FR"/>
          <w:rPrChange w:id="15447" w:author="Peng Luqi" w:date="2019-10-13T14:50:00Z">
            <w:rPr>
              <w:lang w:val="fr-FR"/>
            </w:rPr>
          </w:rPrChange>
        </w:rPr>
        <w:t>été</w:t>
      </w:r>
      <w:r w:rsidRPr="00F94CB9">
        <w:rPr>
          <w:spacing w:val="-16"/>
          <w:sz w:val="28"/>
          <w:szCs w:val="28"/>
          <w:lang w:val="fr-FR"/>
          <w:rPrChange w:id="15448" w:author="Peng Luqi" w:date="2019-10-13T14:50:00Z">
            <w:rPr>
              <w:spacing w:val="-16"/>
              <w:lang w:val="fr-FR"/>
            </w:rPr>
          </w:rPrChange>
        </w:rPr>
        <w:t xml:space="preserve"> </w:t>
      </w:r>
      <w:r w:rsidRPr="00F94CB9">
        <w:rPr>
          <w:sz w:val="28"/>
          <w:szCs w:val="28"/>
          <w:lang w:val="fr-FR"/>
          <w:rPrChange w:id="15449" w:author="Peng Luqi" w:date="2019-10-13T14:50:00Z">
            <w:rPr>
              <w:lang w:val="fr-FR"/>
            </w:rPr>
          </w:rPrChange>
        </w:rPr>
        <w:t>déclaré</w:t>
      </w:r>
      <w:r w:rsidRPr="00F94CB9">
        <w:rPr>
          <w:spacing w:val="-16"/>
          <w:sz w:val="28"/>
          <w:szCs w:val="28"/>
          <w:lang w:val="fr-FR"/>
          <w:rPrChange w:id="15450" w:author="Peng Luqi" w:date="2019-10-13T14:50:00Z">
            <w:rPr>
              <w:spacing w:val="-16"/>
              <w:lang w:val="fr-FR"/>
            </w:rPr>
          </w:rPrChange>
        </w:rPr>
        <w:t xml:space="preserve"> </w:t>
      </w:r>
      <w:r w:rsidRPr="00F94CB9">
        <w:rPr>
          <w:sz w:val="28"/>
          <w:szCs w:val="28"/>
          <w:lang w:val="fr-FR"/>
          <w:rPrChange w:id="15451" w:author="Peng Luqi" w:date="2019-10-13T14:50:00Z">
            <w:rPr>
              <w:lang w:val="fr-FR"/>
            </w:rPr>
          </w:rPrChange>
        </w:rPr>
        <w:t>mort</w:t>
      </w:r>
      <w:r w:rsidRPr="00F94CB9">
        <w:rPr>
          <w:spacing w:val="-16"/>
          <w:sz w:val="28"/>
          <w:szCs w:val="28"/>
          <w:lang w:val="fr-FR"/>
          <w:rPrChange w:id="15452" w:author="Peng Luqi" w:date="2019-10-13T14:50:00Z">
            <w:rPr>
              <w:spacing w:val="-16"/>
              <w:lang w:val="fr-FR"/>
            </w:rPr>
          </w:rPrChange>
        </w:rPr>
        <w:t xml:space="preserve"> </w:t>
      </w:r>
      <w:r w:rsidRPr="00F94CB9">
        <w:rPr>
          <w:sz w:val="28"/>
          <w:szCs w:val="28"/>
          <w:lang w:val="fr-FR"/>
          <w:rPrChange w:id="15453" w:author="Peng Luqi" w:date="2019-10-13T14:50:00Z">
            <w:rPr>
              <w:lang w:val="fr-FR"/>
            </w:rPr>
          </w:rPrChange>
        </w:rPr>
        <w:t>au</w:t>
      </w:r>
      <w:r w:rsidRPr="00F94CB9">
        <w:rPr>
          <w:spacing w:val="-16"/>
          <w:sz w:val="28"/>
          <w:szCs w:val="28"/>
          <w:lang w:val="fr-FR"/>
          <w:rPrChange w:id="15454" w:author="Peng Luqi" w:date="2019-10-13T14:50:00Z">
            <w:rPr>
              <w:spacing w:val="-16"/>
              <w:lang w:val="fr-FR"/>
            </w:rPr>
          </w:rPrChange>
        </w:rPr>
        <w:t xml:space="preserve"> </w:t>
      </w:r>
      <w:r w:rsidRPr="00F94CB9">
        <w:rPr>
          <w:sz w:val="28"/>
          <w:szCs w:val="28"/>
          <w:lang w:val="fr-FR"/>
          <w:rPrChange w:id="15455" w:author="Peng Luqi" w:date="2019-10-13T14:50:00Z">
            <w:rPr>
              <w:lang w:val="fr-FR"/>
            </w:rPr>
          </w:rPrChange>
        </w:rPr>
        <w:t>moins</w:t>
      </w:r>
      <w:r w:rsidRPr="00F94CB9">
        <w:rPr>
          <w:spacing w:val="-16"/>
          <w:sz w:val="28"/>
          <w:szCs w:val="28"/>
          <w:lang w:val="fr-FR"/>
          <w:rPrChange w:id="15456" w:author="Peng Luqi" w:date="2019-10-13T14:50:00Z">
            <w:rPr>
              <w:spacing w:val="-16"/>
              <w:lang w:val="fr-FR"/>
            </w:rPr>
          </w:rPrChange>
        </w:rPr>
        <w:t xml:space="preserve"> </w:t>
      </w:r>
      <w:r w:rsidRPr="00F94CB9">
        <w:rPr>
          <w:sz w:val="28"/>
          <w:szCs w:val="28"/>
          <w:lang w:val="fr-FR"/>
          <w:rPrChange w:id="15457" w:author="Peng Luqi" w:date="2019-10-13T14:50:00Z">
            <w:rPr>
              <w:lang w:val="fr-FR"/>
            </w:rPr>
          </w:rPrChange>
        </w:rPr>
        <w:t>364</w:t>
      </w:r>
      <w:r w:rsidRPr="00F94CB9">
        <w:rPr>
          <w:spacing w:val="-16"/>
          <w:sz w:val="28"/>
          <w:szCs w:val="28"/>
          <w:lang w:val="fr-FR"/>
          <w:rPrChange w:id="15458" w:author="Peng Luqi" w:date="2019-10-13T14:50:00Z">
            <w:rPr>
              <w:spacing w:val="-16"/>
              <w:lang w:val="fr-FR"/>
            </w:rPr>
          </w:rPrChange>
        </w:rPr>
        <w:t xml:space="preserve"> </w:t>
      </w:r>
      <w:r w:rsidRPr="00F94CB9">
        <w:rPr>
          <w:sz w:val="28"/>
          <w:szCs w:val="28"/>
          <w:lang w:val="fr-FR"/>
          <w:rPrChange w:id="15459" w:author="Peng Luqi" w:date="2019-10-13T14:50:00Z">
            <w:rPr>
              <w:lang w:val="fr-FR"/>
            </w:rPr>
          </w:rPrChange>
        </w:rPr>
        <w:t>fois.</w:t>
      </w:r>
      <w:r w:rsidRPr="00F94CB9">
        <w:rPr>
          <w:spacing w:val="-15"/>
          <w:sz w:val="28"/>
          <w:szCs w:val="28"/>
          <w:lang w:val="fr-FR"/>
          <w:rPrChange w:id="15460" w:author="Peng Luqi" w:date="2019-10-13T14:50:00Z">
            <w:rPr>
              <w:spacing w:val="-15"/>
              <w:lang w:val="fr-FR"/>
            </w:rPr>
          </w:rPrChange>
        </w:rPr>
        <w:t xml:space="preserve"> </w:t>
      </w:r>
      <w:r w:rsidRPr="00F94CB9">
        <w:rPr>
          <w:sz w:val="28"/>
          <w:szCs w:val="28"/>
          <w:lang w:val="fr-FR"/>
          <w:rPrChange w:id="15461" w:author="Peng Luqi" w:date="2019-10-13T14:50:00Z">
            <w:rPr>
              <w:lang w:val="fr-FR"/>
            </w:rPr>
          </w:rPrChange>
        </w:rPr>
        <w:t>Vous</w:t>
      </w:r>
      <w:r w:rsidRPr="00F94CB9">
        <w:rPr>
          <w:spacing w:val="-16"/>
          <w:sz w:val="28"/>
          <w:szCs w:val="28"/>
          <w:lang w:val="fr-FR"/>
          <w:rPrChange w:id="15462" w:author="Peng Luqi" w:date="2019-10-13T14:50:00Z">
            <w:rPr>
              <w:spacing w:val="-16"/>
              <w:lang w:val="fr-FR"/>
            </w:rPr>
          </w:rPrChange>
        </w:rPr>
        <w:t xml:space="preserve"> </w:t>
      </w:r>
      <w:r w:rsidRPr="00F94CB9">
        <w:rPr>
          <w:sz w:val="28"/>
          <w:szCs w:val="28"/>
          <w:lang w:val="fr-FR"/>
          <w:rPrChange w:id="15463" w:author="Peng Luqi" w:date="2019-10-13T14:50:00Z">
            <w:rPr>
              <w:lang w:val="fr-FR"/>
            </w:rPr>
          </w:rPrChange>
        </w:rPr>
        <w:t>pouvez</w:t>
      </w:r>
      <w:r w:rsidRPr="00F94CB9">
        <w:rPr>
          <w:spacing w:val="-15"/>
          <w:sz w:val="28"/>
          <w:szCs w:val="28"/>
          <w:lang w:val="fr-FR"/>
          <w:rPrChange w:id="15464" w:author="Peng Luqi" w:date="2019-10-13T14:50:00Z">
            <w:rPr>
              <w:spacing w:val="-15"/>
              <w:lang w:val="fr-FR"/>
            </w:rPr>
          </w:rPrChange>
        </w:rPr>
        <w:t xml:space="preserve"> </w:t>
      </w:r>
      <w:r w:rsidRPr="00F94CB9">
        <w:rPr>
          <w:sz w:val="28"/>
          <w:szCs w:val="28"/>
          <w:lang w:val="fr-FR"/>
          <w:rPrChange w:id="15465" w:author="Peng Luqi" w:date="2019-10-13T14:50:00Z">
            <w:rPr>
              <w:lang w:val="fr-FR"/>
            </w:rPr>
          </w:rPrChange>
        </w:rPr>
        <w:t>vous</w:t>
      </w:r>
      <w:r w:rsidRPr="00F94CB9">
        <w:rPr>
          <w:spacing w:val="-18"/>
          <w:sz w:val="28"/>
          <w:szCs w:val="28"/>
          <w:lang w:val="fr-FR"/>
          <w:rPrChange w:id="15466" w:author="Peng Luqi" w:date="2019-10-13T14:50:00Z">
            <w:rPr>
              <w:spacing w:val="-18"/>
              <w:lang w:val="fr-FR"/>
            </w:rPr>
          </w:rPrChange>
        </w:rPr>
        <w:t xml:space="preserve"> </w:t>
      </w:r>
      <w:r w:rsidRPr="00F94CB9">
        <w:rPr>
          <w:sz w:val="28"/>
          <w:szCs w:val="28"/>
          <w:lang w:val="fr-FR"/>
          <w:rPrChange w:id="15467" w:author="Peng Luqi" w:date="2019-10-13T14:50:00Z">
            <w:rPr>
              <w:lang w:val="fr-FR"/>
            </w:rPr>
          </w:rPrChange>
        </w:rPr>
        <w:t>rendre</w:t>
      </w:r>
      <w:r w:rsidRPr="00F94CB9">
        <w:rPr>
          <w:spacing w:val="-16"/>
          <w:sz w:val="28"/>
          <w:szCs w:val="28"/>
          <w:lang w:val="fr-FR"/>
          <w:rPrChange w:id="15468" w:author="Peng Luqi" w:date="2019-10-13T14:50:00Z">
            <w:rPr>
              <w:spacing w:val="-16"/>
              <w:lang w:val="fr-FR"/>
            </w:rPr>
          </w:rPrChange>
        </w:rPr>
        <w:t xml:space="preserve"> </w:t>
      </w:r>
      <w:r w:rsidRPr="00F94CB9">
        <w:rPr>
          <w:sz w:val="28"/>
          <w:szCs w:val="28"/>
          <w:lang w:val="fr-FR"/>
          <w:rPrChange w:id="15469" w:author="Peng Luqi" w:date="2019-10-13T14:50:00Z">
            <w:rPr>
              <w:lang w:val="fr-FR"/>
            </w:rPr>
          </w:rPrChange>
        </w:rPr>
        <w:t>à</w:t>
      </w:r>
      <w:r w:rsidRPr="00F94CB9">
        <w:rPr>
          <w:spacing w:val="-16"/>
          <w:sz w:val="28"/>
          <w:szCs w:val="28"/>
          <w:lang w:val="fr-FR"/>
          <w:rPrChange w:id="15470" w:author="Peng Luqi" w:date="2019-10-13T14:50:00Z">
            <w:rPr>
              <w:spacing w:val="-16"/>
              <w:lang w:val="fr-FR"/>
            </w:rPr>
          </w:rPrChange>
        </w:rPr>
        <w:t xml:space="preserve"> </w:t>
      </w:r>
      <w:r w:rsidRPr="00F94CB9">
        <w:rPr>
          <w:sz w:val="28"/>
          <w:szCs w:val="28"/>
          <w:lang w:val="fr-FR"/>
          <w:rPrChange w:id="15471" w:author="Peng Luqi" w:date="2019-10-13T14:50:00Z">
            <w:rPr>
              <w:lang w:val="fr-FR"/>
            </w:rPr>
          </w:rPrChange>
        </w:rPr>
        <w:t>cette</w:t>
      </w:r>
      <w:r w:rsidRPr="00F94CB9">
        <w:rPr>
          <w:spacing w:val="-16"/>
          <w:sz w:val="28"/>
          <w:szCs w:val="28"/>
          <w:lang w:val="fr-FR"/>
          <w:rPrChange w:id="15472" w:author="Peng Luqi" w:date="2019-10-13T14:50:00Z">
            <w:rPr>
              <w:spacing w:val="-16"/>
              <w:lang w:val="fr-FR"/>
            </w:rPr>
          </w:rPrChange>
        </w:rPr>
        <w:t xml:space="preserve"> </w:t>
      </w:r>
      <w:r w:rsidRPr="00F94CB9">
        <w:rPr>
          <w:sz w:val="28"/>
          <w:szCs w:val="28"/>
          <w:lang w:val="fr-FR"/>
          <w:rPrChange w:id="15473" w:author="Peng Luqi" w:date="2019-10-13T14:50:00Z">
            <w:rPr>
              <w:lang w:val="fr-FR"/>
            </w:rPr>
          </w:rPrChange>
        </w:rPr>
        <w:t xml:space="preserve">adresse, qui enregistre tous les détails des Bitcoins qui ont été collectés historiquement : </w:t>
      </w:r>
      <w:r w:rsidRPr="00F94CB9">
        <w:rPr>
          <w:i/>
          <w:color w:val="00B0F0"/>
          <w:sz w:val="28"/>
          <w:szCs w:val="28"/>
          <w:lang w:val="fr-FR"/>
          <w:rPrChange w:id="15474" w:author="Peng Luqi" w:date="2019-10-13T14:50:00Z">
            <w:rPr>
              <w:i/>
              <w:color w:val="00B0F0"/>
              <w:lang w:val="fr-FR"/>
            </w:rPr>
          </w:rPrChange>
        </w:rPr>
        <w:t>https://99bitcoins.com/bitcoin-obituaries/</w:t>
      </w:r>
    </w:p>
    <w:p w:rsidR="002B38DF" w:rsidRPr="00F94CB9" w:rsidRDefault="002B38DF">
      <w:pPr>
        <w:pStyle w:val="a3"/>
        <w:ind w:left="170" w:right="170"/>
        <w:jc w:val="both"/>
        <w:rPr>
          <w:i/>
          <w:lang w:val="fr-FR"/>
          <w:rPrChange w:id="15475" w:author="Peng Luqi" w:date="2019-10-13T14:50:00Z">
            <w:rPr>
              <w:i/>
              <w:sz w:val="24"/>
              <w:lang w:val="fr-FR"/>
            </w:rPr>
          </w:rPrChange>
        </w:rPr>
        <w:pPrChange w:id="15476" w:author="Peng Luqi" w:date="2019-10-13T14:20:00Z">
          <w:pPr>
            <w:pStyle w:val="a3"/>
            <w:spacing w:before="1"/>
          </w:pPr>
        </w:pPrChange>
      </w:pPr>
    </w:p>
    <w:p w:rsidR="002B38DF" w:rsidRPr="00F94CB9" w:rsidRDefault="00716360">
      <w:pPr>
        <w:ind w:left="170" w:right="170"/>
        <w:jc w:val="both"/>
        <w:rPr>
          <w:sz w:val="28"/>
          <w:szCs w:val="28"/>
          <w:lang w:val="fr-FR"/>
          <w:rPrChange w:id="15477" w:author="Peng Luqi" w:date="2019-10-13T14:50:00Z">
            <w:rPr>
              <w:lang w:val="fr-FR"/>
            </w:rPr>
          </w:rPrChange>
        </w:rPr>
        <w:pPrChange w:id="15478" w:author="Peng Luqi" w:date="2019-10-13T14:20:00Z">
          <w:pPr>
            <w:ind w:left="130" w:right="182"/>
            <w:jc w:val="both"/>
          </w:pPr>
        </w:pPrChange>
      </w:pPr>
      <w:r w:rsidRPr="00F94CB9">
        <w:rPr>
          <w:sz w:val="28"/>
          <w:szCs w:val="28"/>
          <w:lang w:val="fr-FR"/>
          <w:rPrChange w:id="15479" w:author="Peng Luqi" w:date="2019-10-13T14:50:00Z">
            <w:rPr>
              <w:lang w:val="fr-FR"/>
            </w:rPr>
          </w:rPrChange>
        </w:rPr>
        <w:t>Beaucoup</w:t>
      </w:r>
      <w:r w:rsidRPr="00F94CB9">
        <w:rPr>
          <w:spacing w:val="-17"/>
          <w:sz w:val="28"/>
          <w:szCs w:val="28"/>
          <w:lang w:val="fr-FR"/>
          <w:rPrChange w:id="15480" w:author="Peng Luqi" w:date="2019-10-13T14:50:00Z">
            <w:rPr>
              <w:spacing w:val="-17"/>
              <w:lang w:val="fr-FR"/>
            </w:rPr>
          </w:rPrChange>
        </w:rPr>
        <w:t xml:space="preserve"> </w:t>
      </w:r>
      <w:r w:rsidRPr="00F94CB9">
        <w:rPr>
          <w:sz w:val="28"/>
          <w:szCs w:val="28"/>
          <w:lang w:val="fr-FR"/>
          <w:rPrChange w:id="15481" w:author="Peng Luqi" w:date="2019-10-13T14:50:00Z">
            <w:rPr>
              <w:lang w:val="fr-FR"/>
            </w:rPr>
          </w:rPrChange>
        </w:rPr>
        <w:t>de</w:t>
      </w:r>
      <w:r w:rsidRPr="00F94CB9">
        <w:rPr>
          <w:spacing w:val="-16"/>
          <w:sz w:val="28"/>
          <w:szCs w:val="28"/>
          <w:lang w:val="fr-FR"/>
          <w:rPrChange w:id="15482" w:author="Peng Luqi" w:date="2019-10-13T14:50:00Z">
            <w:rPr>
              <w:spacing w:val="-16"/>
              <w:lang w:val="fr-FR"/>
            </w:rPr>
          </w:rPrChange>
        </w:rPr>
        <w:t xml:space="preserve"> </w:t>
      </w:r>
      <w:r w:rsidRPr="00F94CB9">
        <w:rPr>
          <w:sz w:val="28"/>
          <w:szCs w:val="28"/>
          <w:lang w:val="fr-FR"/>
          <w:rPrChange w:id="15483" w:author="Peng Luqi" w:date="2019-10-13T14:50:00Z">
            <w:rPr>
              <w:lang w:val="fr-FR"/>
            </w:rPr>
          </w:rPrChange>
        </w:rPr>
        <w:t>gens</w:t>
      </w:r>
      <w:r w:rsidRPr="00F94CB9">
        <w:rPr>
          <w:spacing w:val="-16"/>
          <w:sz w:val="28"/>
          <w:szCs w:val="28"/>
          <w:lang w:val="fr-FR"/>
          <w:rPrChange w:id="15484" w:author="Peng Luqi" w:date="2019-10-13T14:50:00Z">
            <w:rPr>
              <w:spacing w:val="-16"/>
              <w:lang w:val="fr-FR"/>
            </w:rPr>
          </w:rPrChange>
        </w:rPr>
        <w:t xml:space="preserve"> </w:t>
      </w:r>
      <w:r w:rsidRPr="00F94CB9">
        <w:rPr>
          <w:sz w:val="28"/>
          <w:szCs w:val="28"/>
          <w:lang w:val="fr-FR"/>
          <w:rPrChange w:id="15485" w:author="Peng Luqi" w:date="2019-10-13T14:50:00Z">
            <w:rPr>
              <w:lang w:val="fr-FR"/>
            </w:rPr>
          </w:rPrChange>
        </w:rPr>
        <w:t>aiment</w:t>
      </w:r>
      <w:r w:rsidRPr="00F94CB9">
        <w:rPr>
          <w:spacing w:val="-16"/>
          <w:sz w:val="28"/>
          <w:szCs w:val="28"/>
          <w:lang w:val="fr-FR"/>
          <w:rPrChange w:id="15486" w:author="Peng Luqi" w:date="2019-10-13T14:50:00Z">
            <w:rPr>
              <w:spacing w:val="-16"/>
              <w:lang w:val="fr-FR"/>
            </w:rPr>
          </w:rPrChange>
        </w:rPr>
        <w:t xml:space="preserve"> </w:t>
      </w:r>
      <w:r w:rsidRPr="00F94CB9">
        <w:rPr>
          <w:sz w:val="28"/>
          <w:szCs w:val="28"/>
          <w:lang w:val="fr-FR"/>
          <w:rPrChange w:id="15487" w:author="Peng Luqi" w:date="2019-10-13T14:50:00Z">
            <w:rPr>
              <w:lang w:val="fr-FR"/>
            </w:rPr>
          </w:rPrChange>
        </w:rPr>
        <w:t>jouer</w:t>
      </w:r>
      <w:r w:rsidRPr="00F94CB9">
        <w:rPr>
          <w:spacing w:val="-17"/>
          <w:sz w:val="28"/>
          <w:szCs w:val="28"/>
          <w:lang w:val="fr-FR"/>
          <w:rPrChange w:id="15488" w:author="Peng Luqi" w:date="2019-10-13T14:50:00Z">
            <w:rPr>
              <w:spacing w:val="-17"/>
              <w:lang w:val="fr-FR"/>
            </w:rPr>
          </w:rPrChange>
        </w:rPr>
        <w:t xml:space="preserve"> </w:t>
      </w:r>
      <w:r w:rsidRPr="00F94CB9">
        <w:rPr>
          <w:sz w:val="28"/>
          <w:szCs w:val="28"/>
          <w:lang w:val="fr-FR"/>
          <w:rPrChange w:id="15489" w:author="Peng Luqi" w:date="2019-10-13T14:50:00Z">
            <w:rPr>
              <w:lang w:val="fr-FR"/>
            </w:rPr>
          </w:rPrChange>
        </w:rPr>
        <w:t>avec</w:t>
      </w:r>
      <w:r w:rsidRPr="00F94CB9">
        <w:rPr>
          <w:spacing w:val="-16"/>
          <w:sz w:val="28"/>
          <w:szCs w:val="28"/>
          <w:lang w:val="fr-FR"/>
          <w:rPrChange w:id="15490" w:author="Peng Luqi" w:date="2019-10-13T14:50:00Z">
            <w:rPr>
              <w:spacing w:val="-16"/>
              <w:lang w:val="fr-FR"/>
            </w:rPr>
          </w:rPrChange>
        </w:rPr>
        <w:t xml:space="preserve"> </w:t>
      </w:r>
      <w:r w:rsidRPr="00F94CB9">
        <w:rPr>
          <w:sz w:val="28"/>
          <w:szCs w:val="28"/>
          <w:lang w:val="fr-FR"/>
          <w:rPrChange w:id="15491" w:author="Peng Luqi" w:date="2019-10-13T14:50:00Z">
            <w:rPr>
              <w:lang w:val="fr-FR"/>
            </w:rPr>
          </w:rPrChange>
        </w:rPr>
        <w:t>un</w:t>
      </w:r>
      <w:r w:rsidRPr="00F94CB9">
        <w:rPr>
          <w:spacing w:val="-16"/>
          <w:sz w:val="28"/>
          <w:szCs w:val="28"/>
          <w:lang w:val="fr-FR"/>
          <w:rPrChange w:id="15492" w:author="Peng Luqi" w:date="2019-10-13T14:50:00Z">
            <w:rPr>
              <w:spacing w:val="-16"/>
              <w:lang w:val="fr-FR"/>
            </w:rPr>
          </w:rPrChange>
        </w:rPr>
        <w:t xml:space="preserve"> </w:t>
      </w:r>
      <w:r w:rsidRPr="00F94CB9">
        <w:rPr>
          <w:sz w:val="28"/>
          <w:szCs w:val="28"/>
          <w:lang w:val="fr-FR"/>
          <w:rPrChange w:id="15493" w:author="Peng Luqi" w:date="2019-10-13T14:50:00Z">
            <w:rPr>
              <w:lang w:val="fr-FR"/>
            </w:rPr>
          </w:rPrChange>
        </w:rPr>
        <w:t>nouveau</w:t>
      </w:r>
      <w:r w:rsidRPr="00F94CB9">
        <w:rPr>
          <w:spacing w:val="-16"/>
          <w:sz w:val="28"/>
          <w:szCs w:val="28"/>
          <w:lang w:val="fr-FR"/>
          <w:rPrChange w:id="15494" w:author="Peng Luqi" w:date="2019-10-13T14:50:00Z">
            <w:rPr>
              <w:spacing w:val="-16"/>
              <w:lang w:val="fr-FR"/>
            </w:rPr>
          </w:rPrChange>
        </w:rPr>
        <w:t xml:space="preserve"> </w:t>
      </w:r>
      <w:r w:rsidRPr="00F94CB9">
        <w:rPr>
          <w:sz w:val="28"/>
          <w:szCs w:val="28"/>
          <w:lang w:val="fr-FR"/>
          <w:rPrChange w:id="15495" w:author="Peng Luqi" w:date="2019-10-13T14:50:00Z">
            <w:rPr>
              <w:lang w:val="fr-FR"/>
            </w:rPr>
          </w:rPrChange>
        </w:rPr>
        <w:t>vocabulaire</w:t>
      </w:r>
      <w:r w:rsidRPr="00F94CB9">
        <w:rPr>
          <w:spacing w:val="-17"/>
          <w:sz w:val="28"/>
          <w:szCs w:val="28"/>
          <w:lang w:val="fr-FR"/>
          <w:rPrChange w:id="15496" w:author="Peng Luqi" w:date="2019-10-13T14:50:00Z">
            <w:rPr>
              <w:spacing w:val="-17"/>
              <w:lang w:val="fr-FR"/>
            </w:rPr>
          </w:rPrChange>
        </w:rPr>
        <w:t xml:space="preserve"> </w:t>
      </w:r>
      <w:r w:rsidRPr="00F94CB9">
        <w:rPr>
          <w:sz w:val="28"/>
          <w:szCs w:val="28"/>
          <w:lang w:val="fr-FR"/>
          <w:rPrChange w:id="15497" w:author="Peng Luqi" w:date="2019-10-13T14:50:00Z">
            <w:rPr>
              <w:lang w:val="fr-FR"/>
            </w:rPr>
          </w:rPrChange>
        </w:rPr>
        <w:t>et</w:t>
      </w:r>
      <w:r w:rsidRPr="00F94CB9">
        <w:rPr>
          <w:spacing w:val="-16"/>
          <w:sz w:val="28"/>
          <w:szCs w:val="28"/>
          <w:lang w:val="fr-FR"/>
          <w:rPrChange w:id="15498" w:author="Peng Luqi" w:date="2019-10-13T14:50:00Z">
            <w:rPr>
              <w:spacing w:val="-16"/>
              <w:lang w:val="fr-FR"/>
            </w:rPr>
          </w:rPrChange>
        </w:rPr>
        <w:t xml:space="preserve"> </w:t>
      </w:r>
      <w:r w:rsidRPr="00F94CB9">
        <w:rPr>
          <w:sz w:val="28"/>
          <w:szCs w:val="28"/>
          <w:lang w:val="fr-FR"/>
          <w:rPrChange w:id="15499" w:author="Peng Luqi" w:date="2019-10-13T14:50:00Z">
            <w:rPr>
              <w:lang w:val="fr-FR"/>
            </w:rPr>
          </w:rPrChange>
        </w:rPr>
        <w:t>vous</w:t>
      </w:r>
      <w:r w:rsidRPr="00F94CB9">
        <w:rPr>
          <w:spacing w:val="-16"/>
          <w:sz w:val="28"/>
          <w:szCs w:val="28"/>
          <w:lang w:val="fr-FR"/>
          <w:rPrChange w:id="15500" w:author="Peng Luqi" w:date="2019-10-13T14:50:00Z">
            <w:rPr>
              <w:spacing w:val="-16"/>
              <w:lang w:val="fr-FR"/>
            </w:rPr>
          </w:rPrChange>
        </w:rPr>
        <w:t xml:space="preserve"> </w:t>
      </w:r>
      <w:r w:rsidRPr="00F94CB9">
        <w:rPr>
          <w:sz w:val="28"/>
          <w:szCs w:val="28"/>
          <w:lang w:val="fr-FR"/>
          <w:rPrChange w:id="15501" w:author="Peng Luqi" w:date="2019-10-13T14:50:00Z">
            <w:rPr>
              <w:lang w:val="fr-FR"/>
            </w:rPr>
          </w:rPrChange>
        </w:rPr>
        <w:t>diront</w:t>
      </w:r>
      <w:r w:rsidRPr="00F94CB9">
        <w:rPr>
          <w:spacing w:val="-17"/>
          <w:sz w:val="28"/>
          <w:szCs w:val="28"/>
          <w:lang w:val="fr-FR"/>
          <w:rPrChange w:id="15502" w:author="Peng Luqi" w:date="2019-10-13T14:50:00Z">
            <w:rPr>
              <w:spacing w:val="-17"/>
              <w:lang w:val="fr-FR"/>
            </w:rPr>
          </w:rPrChange>
        </w:rPr>
        <w:t xml:space="preserve"> </w:t>
      </w:r>
      <w:r w:rsidRPr="00F94CB9">
        <w:rPr>
          <w:sz w:val="28"/>
          <w:szCs w:val="28"/>
          <w:lang w:val="fr-FR"/>
          <w:rPrChange w:id="15503" w:author="Peng Luqi" w:date="2019-10-13T14:50:00Z">
            <w:rPr>
              <w:lang w:val="fr-FR"/>
            </w:rPr>
          </w:rPrChange>
        </w:rPr>
        <w:t>avec</w:t>
      </w:r>
      <w:r w:rsidRPr="00F94CB9">
        <w:rPr>
          <w:spacing w:val="-16"/>
          <w:sz w:val="28"/>
          <w:szCs w:val="28"/>
          <w:lang w:val="fr-FR"/>
          <w:rPrChange w:id="15504" w:author="Peng Luqi" w:date="2019-10-13T14:50:00Z">
            <w:rPr>
              <w:spacing w:val="-16"/>
              <w:lang w:val="fr-FR"/>
            </w:rPr>
          </w:rPrChange>
        </w:rPr>
        <w:t xml:space="preserve"> </w:t>
      </w:r>
      <w:r w:rsidRPr="00F94CB9">
        <w:rPr>
          <w:sz w:val="28"/>
          <w:szCs w:val="28"/>
          <w:lang w:val="fr-FR"/>
          <w:rPrChange w:id="15505" w:author="Peng Luqi" w:date="2019-10-13T14:50:00Z">
            <w:rPr>
              <w:lang w:val="fr-FR"/>
            </w:rPr>
          </w:rPrChange>
        </w:rPr>
        <w:t>expertise</w:t>
      </w:r>
      <w:r w:rsidRPr="00F94CB9">
        <w:rPr>
          <w:spacing w:val="-16"/>
          <w:sz w:val="28"/>
          <w:szCs w:val="28"/>
          <w:lang w:val="fr-FR"/>
          <w:rPrChange w:id="15506" w:author="Peng Luqi" w:date="2019-10-13T14:50:00Z">
            <w:rPr>
              <w:spacing w:val="-16"/>
              <w:lang w:val="fr-FR"/>
            </w:rPr>
          </w:rPrChange>
        </w:rPr>
        <w:t xml:space="preserve"> </w:t>
      </w:r>
      <w:r w:rsidRPr="00F94CB9">
        <w:rPr>
          <w:sz w:val="28"/>
          <w:szCs w:val="28"/>
          <w:lang w:val="fr-FR"/>
          <w:rPrChange w:id="15507" w:author="Peng Luqi" w:date="2019-10-13T14:50:00Z">
            <w:rPr>
              <w:lang w:val="fr-FR"/>
            </w:rPr>
          </w:rPrChange>
        </w:rPr>
        <w:t>que</w:t>
      </w:r>
      <w:r w:rsidRPr="00F94CB9">
        <w:rPr>
          <w:spacing w:val="-16"/>
          <w:sz w:val="28"/>
          <w:szCs w:val="28"/>
          <w:lang w:val="fr-FR"/>
          <w:rPrChange w:id="15508" w:author="Peng Luqi" w:date="2019-10-13T14:50:00Z">
            <w:rPr>
              <w:spacing w:val="-16"/>
              <w:lang w:val="fr-FR"/>
            </w:rPr>
          </w:rPrChange>
        </w:rPr>
        <w:t xml:space="preserve"> </w:t>
      </w:r>
      <w:r w:rsidRPr="00F94CB9">
        <w:rPr>
          <w:sz w:val="28"/>
          <w:szCs w:val="28"/>
          <w:lang w:val="fr-FR"/>
          <w:rPrChange w:id="15509" w:author="Peng Luqi" w:date="2019-10-13T14:50:00Z">
            <w:rPr>
              <w:lang w:val="fr-FR"/>
            </w:rPr>
          </w:rPrChange>
        </w:rPr>
        <w:t>le</w:t>
      </w:r>
      <w:r w:rsidRPr="00F94CB9">
        <w:rPr>
          <w:spacing w:val="-21"/>
          <w:sz w:val="28"/>
          <w:szCs w:val="28"/>
          <w:lang w:val="fr-FR"/>
          <w:rPrChange w:id="15510" w:author="Peng Luqi" w:date="2019-10-13T14:50:00Z">
            <w:rPr>
              <w:spacing w:val="-21"/>
              <w:lang w:val="fr-FR"/>
            </w:rPr>
          </w:rPrChange>
        </w:rPr>
        <w:t xml:space="preserve"> </w:t>
      </w:r>
      <w:r w:rsidRPr="00F94CB9">
        <w:rPr>
          <w:sz w:val="28"/>
          <w:szCs w:val="28"/>
          <w:lang w:val="fr-FR"/>
          <w:rPrChange w:id="15511" w:author="Peng Luqi" w:date="2019-10-13T14:50:00Z">
            <w:rPr>
              <w:lang w:val="fr-FR"/>
            </w:rPr>
          </w:rPrChange>
        </w:rPr>
        <w:t>Bitcoin a</w:t>
      </w:r>
      <w:r w:rsidRPr="00F94CB9">
        <w:rPr>
          <w:spacing w:val="-12"/>
          <w:sz w:val="28"/>
          <w:szCs w:val="28"/>
          <w:lang w:val="fr-FR"/>
          <w:rPrChange w:id="15512" w:author="Peng Luqi" w:date="2019-10-13T14:50:00Z">
            <w:rPr>
              <w:spacing w:val="-12"/>
              <w:lang w:val="fr-FR"/>
            </w:rPr>
          </w:rPrChange>
        </w:rPr>
        <w:t xml:space="preserve"> </w:t>
      </w:r>
      <w:r w:rsidRPr="00F94CB9">
        <w:rPr>
          <w:sz w:val="28"/>
          <w:szCs w:val="28"/>
          <w:lang w:val="fr-FR"/>
          <w:rPrChange w:id="15513" w:author="Peng Luqi" w:date="2019-10-13T14:50:00Z">
            <w:rPr>
              <w:lang w:val="fr-FR"/>
            </w:rPr>
          </w:rPrChange>
        </w:rPr>
        <w:t>maintenant</w:t>
      </w:r>
      <w:r w:rsidRPr="00F94CB9">
        <w:rPr>
          <w:spacing w:val="-11"/>
          <w:sz w:val="28"/>
          <w:szCs w:val="28"/>
          <w:lang w:val="fr-FR"/>
          <w:rPrChange w:id="15514" w:author="Peng Luqi" w:date="2019-10-13T14:50:00Z">
            <w:rPr>
              <w:spacing w:val="-11"/>
              <w:lang w:val="fr-FR"/>
            </w:rPr>
          </w:rPrChange>
        </w:rPr>
        <w:t xml:space="preserve"> </w:t>
      </w:r>
      <w:r w:rsidRPr="00F94CB9">
        <w:rPr>
          <w:sz w:val="28"/>
          <w:szCs w:val="28"/>
          <w:lang w:val="fr-FR"/>
          <w:rPrChange w:id="15515" w:author="Peng Luqi" w:date="2019-10-13T14:50:00Z">
            <w:rPr>
              <w:lang w:val="fr-FR"/>
            </w:rPr>
          </w:rPrChange>
        </w:rPr>
        <w:t>atteint</w:t>
      </w:r>
      <w:r w:rsidRPr="00F94CB9">
        <w:rPr>
          <w:spacing w:val="-11"/>
          <w:sz w:val="28"/>
          <w:szCs w:val="28"/>
          <w:lang w:val="fr-FR"/>
          <w:rPrChange w:id="15516" w:author="Peng Luqi" w:date="2019-10-13T14:50:00Z">
            <w:rPr>
              <w:spacing w:val="-11"/>
              <w:lang w:val="fr-FR"/>
            </w:rPr>
          </w:rPrChange>
        </w:rPr>
        <w:t xml:space="preserve"> </w:t>
      </w:r>
      <w:r w:rsidRPr="00F94CB9">
        <w:rPr>
          <w:sz w:val="28"/>
          <w:szCs w:val="28"/>
          <w:lang w:val="fr-FR"/>
          <w:rPrChange w:id="15517" w:author="Peng Luqi" w:date="2019-10-13T14:50:00Z">
            <w:rPr>
              <w:lang w:val="fr-FR"/>
            </w:rPr>
          </w:rPrChange>
        </w:rPr>
        <w:t>un</w:t>
      </w:r>
      <w:r w:rsidRPr="00F94CB9">
        <w:rPr>
          <w:spacing w:val="-12"/>
          <w:sz w:val="28"/>
          <w:szCs w:val="28"/>
          <w:lang w:val="fr-FR"/>
          <w:rPrChange w:id="15518" w:author="Peng Luqi" w:date="2019-10-13T14:50:00Z">
            <w:rPr>
              <w:spacing w:val="-12"/>
              <w:lang w:val="fr-FR"/>
            </w:rPr>
          </w:rPrChange>
        </w:rPr>
        <w:t xml:space="preserve"> </w:t>
      </w:r>
      <w:r w:rsidRPr="00F94CB9">
        <w:rPr>
          <w:sz w:val="28"/>
          <w:szCs w:val="28"/>
          <w:lang w:val="fr-FR"/>
          <w:rPrChange w:id="15519" w:author="Peng Luqi" w:date="2019-10-13T14:50:00Z">
            <w:rPr>
              <w:lang w:val="fr-FR"/>
            </w:rPr>
          </w:rPrChange>
        </w:rPr>
        <w:t>consensus,</w:t>
      </w:r>
      <w:r w:rsidRPr="00F94CB9">
        <w:rPr>
          <w:spacing w:val="-12"/>
          <w:sz w:val="28"/>
          <w:szCs w:val="28"/>
          <w:lang w:val="fr-FR"/>
          <w:rPrChange w:id="15520" w:author="Peng Luqi" w:date="2019-10-13T14:50:00Z">
            <w:rPr>
              <w:spacing w:val="-12"/>
              <w:lang w:val="fr-FR"/>
            </w:rPr>
          </w:rPrChange>
        </w:rPr>
        <w:t xml:space="preserve"> </w:t>
      </w:r>
      <w:r w:rsidRPr="00F94CB9">
        <w:rPr>
          <w:sz w:val="28"/>
          <w:szCs w:val="28"/>
          <w:lang w:val="fr-FR"/>
          <w:rPrChange w:id="15521" w:author="Peng Luqi" w:date="2019-10-13T14:50:00Z">
            <w:rPr>
              <w:lang w:val="fr-FR"/>
            </w:rPr>
          </w:rPrChange>
        </w:rPr>
        <w:t>et</w:t>
      </w:r>
      <w:r w:rsidRPr="00F94CB9">
        <w:rPr>
          <w:spacing w:val="-11"/>
          <w:sz w:val="28"/>
          <w:szCs w:val="28"/>
          <w:lang w:val="fr-FR"/>
          <w:rPrChange w:id="15522" w:author="Peng Luqi" w:date="2019-10-13T14:50:00Z">
            <w:rPr>
              <w:spacing w:val="-11"/>
              <w:lang w:val="fr-FR"/>
            </w:rPr>
          </w:rPrChange>
        </w:rPr>
        <w:t xml:space="preserve"> </w:t>
      </w:r>
      <w:r w:rsidRPr="00F94CB9">
        <w:rPr>
          <w:sz w:val="28"/>
          <w:szCs w:val="28"/>
          <w:lang w:val="fr-FR"/>
          <w:rPrChange w:id="15523" w:author="Peng Luqi" w:date="2019-10-13T14:50:00Z">
            <w:rPr>
              <w:lang w:val="fr-FR"/>
            </w:rPr>
          </w:rPrChange>
        </w:rPr>
        <w:t>ainsi</w:t>
      </w:r>
      <w:r w:rsidRPr="00F94CB9">
        <w:rPr>
          <w:spacing w:val="-11"/>
          <w:sz w:val="28"/>
          <w:szCs w:val="28"/>
          <w:lang w:val="fr-FR"/>
          <w:rPrChange w:id="15524" w:author="Peng Luqi" w:date="2019-10-13T14:50:00Z">
            <w:rPr>
              <w:spacing w:val="-11"/>
              <w:lang w:val="fr-FR"/>
            </w:rPr>
          </w:rPrChange>
        </w:rPr>
        <w:t xml:space="preserve"> </w:t>
      </w:r>
      <w:r w:rsidRPr="00F94CB9">
        <w:rPr>
          <w:sz w:val="28"/>
          <w:szCs w:val="28"/>
          <w:lang w:val="fr-FR"/>
          <w:rPrChange w:id="15525" w:author="Peng Luqi" w:date="2019-10-13T14:50:00Z">
            <w:rPr>
              <w:lang w:val="fr-FR"/>
            </w:rPr>
          </w:rPrChange>
        </w:rPr>
        <w:t>de</w:t>
      </w:r>
      <w:r w:rsidRPr="00F94CB9">
        <w:rPr>
          <w:spacing w:val="-12"/>
          <w:sz w:val="28"/>
          <w:szCs w:val="28"/>
          <w:lang w:val="fr-FR"/>
          <w:rPrChange w:id="15526" w:author="Peng Luqi" w:date="2019-10-13T14:50:00Z">
            <w:rPr>
              <w:spacing w:val="-12"/>
              <w:lang w:val="fr-FR"/>
            </w:rPr>
          </w:rPrChange>
        </w:rPr>
        <w:t xml:space="preserve"> </w:t>
      </w:r>
      <w:r w:rsidRPr="00F94CB9">
        <w:rPr>
          <w:sz w:val="28"/>
          <w:szCs w:val="28"/>
          <w:lang w:val="fr-FR"/>
          <w:rPrChange w:id="15527" w:author="Peng Luqi" w:date="2019-10-13T14:50:00Z">
            <w:rPr>
              <w:lang w:val="fr-FR"/>
            </w:rPr>
          </w:rPrChange>
        </w:rPr>
        <w:t>suite.</w:t>
      </w:r>
      <w:r w:rsidRPr="00F94CB9">
        <w:rPr>
          <w:spacing w:val="-11"/>
          <w:sz w:val="28"/>
          <w:szCs w:val="28"/>
          <w:lang w:val="fr-FR"/>
          <w:rPrChange w:id="15528" w:author="Peng Luqi" w:date="2019-10-13T14:50:00Z">
            <w:rPr>
              <w:spacing w:val="-11"/>
              <w:lang w:val="fr-FR"/>
            </w:rPr>
          </w:rPrChange>
        </w:rPr>
        <w:t xml:space="preserve"> </w:t>
      </w:r>
      <w:r w:rsidRPr="00F94CB9">
        <w:rPr>
          <w:sz w:val="28"/>
          <w:szCs w:val="28"/>
          <w:lang w:val="fr-FR"/>
          <w:rPrChange w:id="15529" w:author="Peng Luqi" w:date="2019-10-13T14:50:00Z">
            <w:rPr>
              <w:lang w:val="fr-FR"/>
            </w:rPr>
          </w:rPrChange>
        </w:rPr>
        <w:t>En</w:t>
      </w:r>
      <w:r w:rsidRPr="00F94CB9">
        <w:rPr>
          <w:spacing w:val="-11"/>
          <w:sz w:val="28"/>
          <w:szCs w:val="28"/>
          <w:lang w:val="fr-FR"/>
          <w:rPrChange w:id="15530" w:author="Peng Luqi" w:date="2019-10-13T14:50:00Z">
            <w:rPr>
              <w:spacing w:val="-11"/>
              <w:lang w:val="fr-FR"/>
            </w:rPr>
          </w:rPrChange>
        </w:rPr>
        <w:t xml:space="preserve"> </w:t>
      </w:r>
      <w:r w:rsidRPr="00F94CB9">
        <w:rPr>
          <w:sz w:val="28"/>
          <w:szCs w:val="28"/>
          <w:lang w:val="fr-FR"/>
          <w:rPrChange w:id="15531" w:author="Peng Luqi" w:date="2019-10-13T14:50:00Z">
            <w:rPr>
              <w:lang w:val="fr-FR"/>
            </w:rPr>
          </w:rPrChange>
        </w:rPr>
        <w:t>ce</w:t>
      </w:r>
      <w:r w:rsidRPr="00F94CB9">
        <w:rPr>
          <w:spacing w:val="-11"/>
          <w:sz w:val="28"/>
          <w:szCs w:val="28"/>
          <w:lang w:val="fr-FR"/>
          <w:rPrChange w:id="15532" w:author="Peng Luqi" w:date="2019-10-13T14:50:00Z">
            <w:rPr>
              <w:spacing w:val="-11"/>
              <w:lang w:val="fr-FR"/>
            </w:rPr>
          </w:rPrChange>
        </w:rPr>
        <w:t xml:space="preserve"> </w:t>
      </w:r>
      <w:r w:rsidRPr="00F94CB9">
        <w:rPr>
          <w:sz w:val="28"/>
          <w:szCs w:val="28"/>
          <w:lang w:val="fr-FR"/>
          <w:rPrChange w:id="15533" w:author="Peng Luqi" w:date="2019-10-13T14:50:00Z">
            <w:rPr>
              <w:lang w:val="fr-FR"/>
            </w:rPr>
          </w:rPrChange>
        </w:rPr>
        <w:t>qui</w:t>
      </w:r>
      <w:r w:rsidRPr="00F94CB9">
        <w:rPr>
          <w:spacing w:val="-12"/>
          <w:sz w:val="28"/>
          <w:szCs w:val="28"/>
          <w:lang w:val="fr-FR"/>
          <w:rPrChange w:id="15534" w:author="Peng Luqi" w:date="2019-10-13T14:50:00Z">
            <w:rPr>
              <w:spacing w:val="-12"/>
              <w:lang w:val="fr-FR"/>
            </w:rPr>
          </w:rPrChange>
        </w:rPr>
        <w:t xml:space="preserve"> </w:t>
      </w:r>
      <w:r w:rsidRPr="00F94CB9">
        <w:rPr>
          <w:sz w:val="28"/>
          <w:szCs w:val="28"/>
          <w:lang w:val="fr-FR"/>
          <w:rPrChange w:id="15535" w:author="Peng Luqi" w:date="2019-10-13T14:50:00Z">
            <w:rPr>
              <w:lang w:val="fr-FR"/>
            </w:rPr>
          </w:rPrChange>
        </w:rPr>
        <w:t>concerne</w:t>
      </w:r>
      <w:r w:rsidRPr="00F94CB9">
        <w:rPr>
          <w:spacing w:val="-11"/>
          <w:sz w:val="28"/>
          <w:szCs w:val="28"/>
          <w:lang w:val="fr-FR"/>
          <w:rPrChange w:id="15536" w:author="Peng Luqi" w:date="2019-10-13T14:50:00Z">
            <w:rPr>
              <w:spacing w:val="-11"/>
              <w:lang w:val="fr-FR"/>
            </w:rPr>
          </w:rPrChange>
        </w:rPr>
        <w:t xml:space="preserve"> </w:t>
      </w:r>
      <w:r w:rsidRPr="00F94CB9">
        <w:rPr>
          <w:sz w:val="28"/>
          <w:szCs w:val="28"/>
          <w:lang w:val="fr-FR"/>
          <w:rPrChange w:id="15537" w:author="Peng Luqi" w:date="2019-10-13T14:50:00Z">
            <w:rPr>
              <w:lang w:val="fr-FR"/>
            </w:rPr>
          </w:rPrChange>
        </w:rPr>
        <w:t>les</w:t>
      </w:r>
      <w:r w:rsidRPr="00F94CB9">
        <w:rPr>
          <w:spacing w:val="-11"/>
          <w:sz w:val="28"/>
          <w:szCs w:val="28"/>
          <w:lang w:val="fr-FR"/>
          <w:rPrChange w:id="15538" w:author="Peng Luqi" w:date="2019-10-13T14:50:00Z">
            <w:rPr>
              <w:spacing w:val="-11"/>
              <w:lang w:val="fr-FR"/>
            </w:rPr>
          </w:rPrChange>
        </w:rPr>
        <w:t xml:space="preserve"> </w:t>
      </w:r>
      <w:r w:rsidRPr="00F94CB9">
        <w:rPr>
          <w:sz w:val="28"/>
          <w:szCs w:val="28"/>
          <w:lang w:val="fr-FR"/>
          <w:rPrChange w:id="15539" w:author="Peng Luqi" w:date="2019-10-13T14:50:00Z">
            <w:rPr>
              <w:lang w:val="fr-FR"/>
            </w:rPr>
          </w:rPrChange>
        </w:rPr>
        <w:t>détails</w:t>
      </w:r>
      <w:r w:rsidRPr="00F94CB9">
        <w:rPr>
          <w:spacing w:val="-12"/>
          <w:sz w:val="28"/>
          <w:szCs w:val="28"/>
          <w:lang w:val="fr-FR"/>
          <w:rPrChange w:id="15540" w:author="Peng Luqi" w:date="2019-10-13T14:50:00Z">
            <w:rPr>
              <w:spacing w:val="-12"/>
              <w:lang w:val="fr-FR"/>
            </w:rPr>
          </w:rPrChange>
        </w:rPr>
        <w:t xml:space="preserve"> </w:t>
      </w:r>
      <w:r w:rsidRPr="00F94CB9">
        <w:rPr>
          <w:sz w:val="28"/>
          <w:szCs w:val="28"/>
          <w:lang w:val="fr-FR"/>
          <w:rPrChange w:id="15541" w:author="Peng Luqi" w:date="2019-10-13T14:50:00Z">
            <w:rPr>
              <w:lang w:val="fr-FR"/>
            </w:rPr>
          </w:rPrChange>
        </w:rPr>
        <w:t>techniques</w:t>
      </w:r>
      <w:r w:rsidRPr="00F94CB9">
        <w:rPr>
          <w:spacing w:val="-11"/>
          <w:sz w:val="28"/>
          <w:szCs w:val="28"/>
          <w:lang w:val="fr-FR"/>
          <w:rPrChange w:id="15542" w:author="Peng Luqi" w:date="2019-10-13T14:50:00Z">
            <w:rPr>
              <w:spacing w:val="-11"/>
              <w:lang w:val="fr-FR"/>
            </w:rPr>
          </w:rPrChange>
        </w:rPr>
        <w:t xml:space="preserve"> </w:t>
      </w:r>
      <w:r w:rsidRPr="00F94CB9">
        <w:rPr>
          <w:sz w:val="28"/>
          <w:szCs w:val="28"/>
          <w:lang w:val="fr-FR"/>
          <w:rPrChange w:id="15543" w:author="Peng Luqi" w:date="2019-10-13T14:50:00Z">
            <w:rPr>
              <w:lang w:val="fr-FR"/>
            </w:rPr>
          </w:rPrChange>
        </w:rPr>
        <w:t>de</w:t>
      </w:r>
      <w:r w:rsidRPr="00F94CB9">
        <w:rPr>
          <w:spacing w:val="-11"/>
          <w:sz w:val="28"/>
          <w:szCs w:val="28"/>
          <w:lang w:val="fr-FR"/>
          <w:rPrChange w:id="15544" w:author="Peng Luqi" w:date="2019-10-13T14:50:00Z">
            <w:rPr>
              <w:spacing w:val="-11"/>
              <w:lang w:val="fr-FR"/>
            </w:rPr>
          </w:rPrChange>
        </w:rPr>
        <w:t xml:space="preserve"> </w:t>
      </w:r>
      <w:r w:rsidRPr="00F94CB9">
        <w:rPr>
          <w:sz w:val="28"/>
          <w:szCs w:val="28"/>
          <w:lang w:val="fr-FR"/>
          <w:rPrChange w:id="15545" w:author="Peng Luqi" w:date="2019-10-13T14:50:00Z">
            <w:rPr>
              <w:lang w:val="fr-FR"/>
            </w:rPr>
          </w:rPrChange>
        </w:rPr>
        <w:t xml:space="preserve">Bitcoin, je dois vous expliquer quelque </w:t>
      </w:r>
      <w:r w:rsidRPr="00F94CB9">
        <w:rPr>
          <w:sz w:val="28"/>
          <w:szCs w:val="28"/>
          <w:lang w:val="fr-FR"/>
          <w:rPrChange w:id="15546" w:author="Peng Luqi" w:date="2019-10-13T14:50:00Z">
            <w:rPr>
              <w:lang w:val="fr-FR"/>
            </w:rPr>
          </w:rPrChange>
        </w:rPr>
        <w:lastRenderedPageBreak/>
        <w:t>chose de spécial. Il y a un point que je peux expliquer clairement : dans la technologie blockchain, le terme « consensus » désigne le consensus entre machines, plutôt que le consensus entre</w:t>
      </w:r>
      <w:r w:rsidRPr="00F94CB9">
        <w:rPr>
          <w:spacing w:val="-3"/>
          <w:sz w:val="28"/>
          <w:szCs w:val="28"/>
          <w:lang w:val="fr-FR"/>
          <w:rPrChange w:id="15547" w:author="Peng Luqi" w:date="2019-10-13T14:50:00Z">
            <w:rPr>
              <w:spacing w:val="-3"/>
              <w:lang w:val="fr-FR"/>
            </w:rPr>
          </w:rPrChange>
        </w:rPr>
        <w:t xml:space="preserve"> </w:t>
      </w:r>
      <w:r w:rsidRPr="00F94CB9">
        <w:rPr>
          <w:sz w:val="28"/>
          <w:szCs w:val="28"/>
          <w:lang w:val="fr-FR"/>
          <w:rPrChange w:id="15548" w:author="Peng Luqi" w:date="2019-10-13T14:50:00Z">
            <w:rPr>
              <w:lang w:val="fr-FR"/>
            </w:rPr>
          </w:rPrChange>
        </w:rPr>
        <w:t>personnes.</w:t>
      </w:r>
    </w:p>
    <w:p w:rsidR="002B38DF" w:rsidRPr="00F94CB9" w:rsidRDefault="002B38DF">
      <w:pPr>
        <w:pStyle w:val="a3"/>
        <w:ind w:left="170" w:right="170"/>
        <w:jc w:val="both"/>
        <w:rPr>
          <w:lang w:val="fr-FR"/>
          <w:rPrChange w:id="15549" w:author="Peng Luqi" w:date="2019-10-13T14:50:00Z">
            <w:rPr>
              <w:sz w:val="21"/>
              <w:lang w:val="fr-FR"/>
            </w:rPr>
          </w:rPrChange>
        </w:rPr>
        <w:pPrChange w:id="15550" w:author="Peng Luqi" w:date="2019-10-13T14:20:00Z">
          <w:pPr>
            <w:pStyle w:val="a3"/>
            <w:spacing w:before="11"/>
          </w:pPr>
        </w:pPrChange>
      </w:pPr>
    </w:p>
    <w:p w:rsidR="002B38DF" w:rsidRPr="00F94CB9" w:rsidRDefault="00716360">
      <w:pPr>
        <w:ind w:left="170" w:right="170"/>
        <w:jc w:val="both"/>
        <w:rPr>
          <w:sz w:val="28"/>
          <w:szCs w:val="28"/>
          <w:lang w:val="fr-FR"/>
          <w:rPrChange w:id="15551" w:author="Peng Luqi" w:date="2019-10-13T14:50:00Z">
            <w:rPr>
              <w:lang w:val="fr-FR"/>
            </w:rPr>
          </w:rPrChange>
        </w:rPr>
        <w:pPrChange w:id="15552" w:author="Peng Luqi" w:date="2019-10-13T14:20:00Z">
          <w:pPr>
            <w:ind w:left="130" w:right="180"/>
            <w:jc w:val="both"/>
          </w:pPr>
        </w:pPrChange>
      </w:pPr>
      <w:r w:rsidRPr="00F94CB9">
        <w:rPr>
          <w:sz w:val="28"/>
          <w:szCs w:val="28"/>
          <w:lang w:val="fr-FR"/>
          <w:rPrChange w:id="15553" w:author="Peng Luqi" w:date="2019-10-13T14:50:00Z">
            <w:rPr>
              <w:lang w:val="fr-FR"/>
            </w:rPr>
          </w:rPrChange>
        </w:rPr>
        <w:t>Il</w:t>
      </w:r>
      <w:r w:rsidRPr="00F94CB9">
        <w:rPr>
          <w:spacing w:val="-6"/>
          <w:sz w:val="28"/>
          <w:szCs w:val="28"/>
          <w:lang w:val="fr-FR"/>
          <w:rPrChange w:id="15554" w:author="Peng Luqi" w:date="2019-10-13T14:50:00Z">
            <w:rPr>
              <w:spacing w:val="-6"/>
              <w:lang w:val="fr-FR"/>
            </w:rPr>
          </w:rPrChange>
        </w:rPr>
        <w:t xml:space="preserve"> </w:t>
      </w:r>
      <w:r w:rsidRPr="00F94CB9">
        <w:rPr>
          <w:sz w:val="28"/>
          <w:szCs w:val="28"/>
          <w:lang w:val="fr-FR"/>
          <w:rPrChange w:id="15555" w:author="Peng Luqi" w:date="2019-10-13T14:50:00Z">
            <w:rPr>
              <w:lang w:val="fr-FR"/>
            </w:rPr>
          </w:rPrChange>
        </w:rPr>
        <w:t>n</w:t>
      </w:r>
      <w:del w:id="15556" w:author="Peng Luqi" w:date="2019-10-13T14:43:00Z">
        <w:r w:rsidRPr="00F94CB9" w:rsidDel="00EF666F">
          <w:rPr>
            <w:sz w:val="28"/>
            <w:szCs w:val="28"/>
            <w:lang w:val="fr-FR"/>
            <w:rPrChange w:id="15557" w:author="Peng Luqi" w:date="2019-10-13T14:50:00Z">
              <w:rPr>
                <w:lang w:val="fr-FR"/>
              </w:rPr>
            </w:rPrChange>
          </w:rPr>
          <w:delText>’</w:delText>
        </w:r>
      </w:del>
      <w:ins w:id="15558" w:author="Peng Luqi" w:date="2019-10-13T14:43:00Z">
        <w:r w:rsidR="00EF666F" w:rsidRPr="00F94CB9">
          <w:rPr>
            <w:sz w:val="28"/>
            <w:szCs w:val="28"/>
            <w:lang w:val="fr-FR"/>
            <w:rPrChange w:id="15559" w:author="Peng Luqi" w:date="2019-10-13T14:50:00Z">
              <w:rPr>
                <w:lang w:val="fr-FR"/>
              </w:rPr>
            </w:rPrChange>
          </w:rPr>
          <w:t>’</w:t>
        </w:r>
      </w:ins>
      <w:r w:rsidRPr="00F94CB9">
        <w:rPr>
          <w:sz w:val="28"/>
          <w:szCs w:val="28"/>
          <w:lang w:val="fr-FR"/>
          <w:rPrChange w:id="15560" w:author="Peng Luqi" w:date="2019-10-13T14:50:00Z">
            <w:rPr>
              <w:lang w:val="fr-FR"/>
            </w:rPr>
          </w:rPrChange>
        </w:rPr>
        <w:t>existe</w:t>
      </w:r>
      <w:r w:rsidRPr="00F94CB9">
        <w:rPr>
          <w:spacing w:val="-5"/>
          <w:sz w:val="28"/>
          <w:szCs w:val="28"/>
          <w:lang w:val="fr-FR"/>
          <w:rPrChange w:id="15561" w:author="Peng Luqi" w:date="2019-10-13T14:50:00Z">
            <w:rPr>
              <w:spacing w:val="-5"/>
              <w:lang w:val="fr-FR"/>
            </w:rPr>
          </w:rPrChange>
        </w:rPr>
        <w:t xml:space="preserve"> </w:t>
      </w:r>
      <w:r w:rsidRPr="00F94CB9">
        <w:rPr>
          <w:sz w:val="28"/>
          <w:szCs w:val="28"/>
          <w:lang w:val="fr-FR"/>
          <w:rPrChange w:id="15562" w:author="Peng Luqi" w:date="2019-10-13T14:50:00Z">
            <w:rPr>
              <w:lang w:val="fr-FR"/>
            </w:rPr>
          </w:rPrChange>
        </w:rPr>
        <w:t>pas</w:t>
      </w:r>
      <w:r w:rsidRPr="00F94CB9">
        <w:rPr>
          <w:spacing w:val="-5"/>
          <w:sz w:val="28"/>
          <w:szCs w:val="28"/>
          <w:lang w:val="fr-FR"/>
          <w:rPrChange w:id="15563" w:author="Peng Luqi" w:date="2019-10-13T14:50:00Z">
            <w:rPr>
              <w:spacing w:val="-5"/>
              <w:lang w:val="fr-FR"/>
            </w:rPr>
          </w:rPrChange>
        </w:rPr>
        <w:t xml:space="preserve"> </w:t>
      </w:r>
      <w:r w:rsidRPr="00F94CB9">
        <w:rPr>
          <w:sz w:val="28"/>
          <w:szCs w:val="28"/>
          <w:lang w:val="fr-FR"/>
          <w:rPrChange w:id="15564" w:author="Peng Luqi" w:date="2019-10-13T14:50:00Z">
            <w:rPr>
              <w:lang w:val="fr-FR"/>
            </w:rPr>
          </w:rPrChange>
        </w:rPr>
        <w:t>d</w:t>
      </w:r>
      <w:del w:id="15565" w:author="Peng Luqi" w:date="2019-10-13T14:43:00Z">
        <w:r w:rsidRPr="00F94CB9" w:rsidDel="00EF666F">
          <w:rPr>
            <w:sz w:val="28"/>
            <w:szCs w:val="28"/>
            <w:lang w:val="fr-FR"/>
            <w:rPrChange w:id="15566" w:author="Peng Luqi" w:date="2019-10-13T14:50:00Z">
              <w:rPr>
                <w:lang w:val="fr-FR"/>
              </w:rPr>
            </w:rPrChange>
          </w:rPr>
          <w:delText>’</w:delText>
        </w:r>
      </w:del>
      <w:ins w:id="15567" w:author="Peng Luqi" w:date="2019-10-13T14:43:00Z">
        <w:r w:rsidR="00EF666F" w:rsidRPr="00F94CB9">
          <w:rPr>
            <w:sz w:val="28"/>
            <w:szCs w:val="28"/>
            <w:lang w:val="fr-FR"/>
            <w:rPrChange w:id="15568" w:author="Peng Luqi" w:date="2019-10-13T14:50:00Z">
              <w:rPr>
                <w:lang w:val="fr-FR"/>
              </w:rPr>
            </w:rPrChange>
          </w:rPr>
          <w:t>’</w:t>
        </w:r>
      </w:ins>
      <w:r w:rsidRPr="00F94CB9">
        <w:rPr>
          <w:sz w:val="28"/>
          <w:szCs w:val="28"/>
          <w:lang w:val="fr-FR"/>
          <w:rPrChange w:id="15569" w:author="Peng Luqi" w:date="2019-10-13T14:50:00Z">
            <w:rPr>
              <w:lang w:val="fr-FR"/>
            </w:rPr>
          </w:rPrChange>
        </w:rPr>
        <w:t>accord</w:t>
      </w:r>
      <w:r w:rsidRPr="00F94CB9">
        <w:rPr>
          <w:spacing w:val="-6"/>
          <w:sz w:val="28"/>
          <w:szCs w:val="28"/>
          <w:lang w:val="fr-FR"/>
          <w:rPrChange w:id="15570" w:author="Peng Luqi" w:date="2019-10-13T14:50:00Z">
            <w:rPr>
              <w:spacing w:val="-6"/>
              <w:lang w:val="fr-FR"/>
            </w:rPr>
          </w:rPrChange>
        </w:rPr>
        <w:t xml:space="preserve"> </w:t>
      </w:r>
      <w:r w:rsidRPr="00F94CB9">
        <w:rPr>
          <w:sz w:val="28"/>
          <w:szCs w:val="28"/>
          <w:lang w:val="fr-FR"/>
          <w:rPrChange w:id="15571" w:author="Peng Luqi" w:date="2019-10-13T14:50:00Z">
            <w:rPr>
              <w:lang w:val="fr-FR"/>
            </w:rPr>
          </w:rPrChange>
        </w:rPr>
        <w:t>standard</w:t>
      </w:r>
      <w:r w:rsidRPr="00F94CB9">
        <w:rPr>
          <w:spacing w:val="-6"/>
          <w:sz w:val="28"/>
          <w:szCs w:val="28"/>
          <w:lang w:val="fr-FR"/>
          <w:rPrChange w:id="15572" w:author="Peng Luqi" w:date="2019-10-13T14:50:00Z">
            <w:rPr>
              <w:spacing w:val="-6"/>
              <w:lang w:val="fr-FR"/>
            </w:rPr>
          </w:rPrChange>
        </w:rPr>
        <w:t xml:space="preserve"> </w:t>
      </w:r>
      <w:r w:rsidRPr="00F94CB9">
        <w:rPr>
          <w:sz w:val="28"/>
          <w:szCs w:val="28"/>
          <w:lang w:val="fr-FR"/>
          <w:rPrChange w:id="15573" w:author="Peng Luqi" w:date="2019-10-13T14:50:00Z">
            <w:rPr>
              <w:lang w:val="fr-FR"/>
            </w:rPr>
          </w:rPrChange>
        </w:rPr>
        <w:t>de</w:t>
      </w:r>
      <w:r w:rsidRPr="00F94CB9">
        <w:rPr>
          <w:spacing w:val="-6"/>
          <w:sz w:val="28"/>
          <w:szCs w:val="28"/>
          <w:lang w:val="fr-FR"/>
          <w:rPrChange w:id="15574" w:author="Peng Luqi" w:date="2019-10-13T14:50:00Z">
            <w:rPr>
              <w:spacing w:val="-6"/>
              <w:lang w:val="fr-FR"/>
            </w:rPr>
          </w:rPrChange>
        </w:rPr>
        <w:t xml:space="preserve"> </w:t>
      </w:r>
      <w:r w:rsidRPr="00F94CB9">
        <w:rPr>
          <w:sz w:val="28"/>
          <w:szCs w:val="28"/>
          <w:lang w:val="fr-FR"/>
          <w:rPrChange w:id="15575" w:author="Peng Luqi" w:date="2019-10-13T14:50:00Z">
            <w:rPr>
              <w:lang w:val="fr-FR"/>
            </w:rPr>
          </w:rPrChange>
        </w:rPr>
        <w:t>communication</w:t>
      </w:r>
      <w:r w:rsidRPr="00F94CB9">
        <w:rPr>
          <w:spacing w:val="-6"/>
          <w:sz w:val="28"/>
          <w:szCs w:val="28"/>
          <w:lang w:val="fr-FR"/>
          <w:rPrChange w:id="15576" w:author="Peng Luqi" w:date="2019-10-13T14:50:00Z">
            <w:rPr>
              <w:spacing w:val="-6"/>
              <w:lang w:val="fr-FR"/>
            </w:rPr>
          </w:rPrChange>
        </w:rPr>
        <w:t xml:space="preserve"> </w:t>
      </w:r>
      <w:r w:rsidRPr="00F94CB9">
        <w:rPr>
          <w:sz w:val="28"/>
          <w:szCs w:val="28"/>
          <w:lang w:val="fr-FR"/>
          <w:rPrChange w:id="15577" w:author="Peng Luqi" w:date="2019-10-13T14:50:00Z">
            <w:rPr>
              <w:lang w:val="fr-FR"/>
            </w:rPr>
          </w:rPrChange>
        </w:rPr>
        <w:t>entre</w:t>
      </w:r>
      <w:r w:rsidRPr="00F94CB9">
        <w:rPr>
          <w:spacing w:val="-5"/>
          <w:sz w:val="28"/>
          <w:szCs w:val="28"/>
          <w:lang w:val="fr-FR"/>
          <w:rPrChange w:id="15578" w:author="Peng Luqi" w:date="2019-10-13T14:50:00Z">
            <w:rPr>
              <w:spacing w:val="-5"/>
              <w:lang w:val="fr-FR"/>
            </w:rPr>
          </w:rPrChange>
        </w:rPr>
        <w:t xml:space="preserve"> </w:t>
      </w:r>
      <w:r w:rsidRPr="00F94CB9">
        <w:rPr>
          <w:sz w:val="28"/>
          <w:szCs w:val="28"/>
          <w:lang w:val="fr-FR"/>
          <w:rPrChange w:id="15579" w:author="Peng Luqi" w:date="2019-10-13T14:50:00Z">
            <w:rPr>
              <w:lang w:val="fr-FR"/>
            </w:rPr>
          </w:rPrChange>
        </w:rPr>
        <w:t>les</w:t>
      </w:r>
      <w:r w:rsidRPr="00F94CB9">
        <w:rPr>
          <w:spacing w:val="-5"/>
          <w:sz w:val="28"/>
          <w:szCs w:val="28"/>
          <w:lang w:val="fr-FR"/>
          <w:rPrChange w:id="15580" w:author="Peng Luqi" w:date="2019-10-13T14:50:00Z">
            <w:rPr>
              <w:spacing w:val="-5"/>
              <w:lang w:val="fr-FR"/>
            </w:rPr>
          </w:rPrChange>
        </w:rPr>
        <w:t xml:space="preserve"> </w:t>
      </w:r>
      <w:r w:rsidRPr="00F94CB9">
        <w:rPr>
          <w:sz w:val="28"/>
          <w:szCs w:val="28"/>
          <w:lang w:val="fr-FR"/>
          <w:rPrChange w:id="15581" w:author="Peng Luqi" w:date="2019-10-13T14:50:00Z">
            <w:rPr>
              <w:lang w:val="fr-FR"/>
            </w:rPr>
          </w:rPrChange>
        </w:rPr>
        <w:t>personnes,</w:t>
      </w:r>
      <w:r w:rsidRPr="00F94CB9">
        <w:rPr>
          <w:spacing w:val="-6"/>
          <w:sz w:val="28"/>
          <w:szCs w:val="28"/>
          <w:lang w:val="fr-FR"/>
          <w:rPrChange w:id="15582" w:author="Peng Luqi" w:date="2019-10-13T14:50:00Z">
            <w:rPr>
              <w:spacing w:val="-6"/>
              <w:lang w:val="fr-FR"/>
            </w:rPr>
          </w:rPrChange>
        </w:rPr>
        <w:t xml:space="preserve"> </w:t>
      </w:r>
      <w:r w:rsidRPr="00F94CB9">
        <w:rPr>
          <w:sz w:val="28"/>
          <w:szCs w:val="28"/>
          <w:lang w:val="fr-FR"/>
          <w:rPrChange w:id="15583" w:author="Peng Luqi" w:date="2019-10-13T14:50:00Z">
            <w:rPr>
              <w:lang w:val="fr-FR"/>
            </w:rPr>
          </w:rPrChange>
        </w:rPr>
        <w:t>donc,</w:t>
      </w:r>
      <w:r w:rsidRPr="00F94CB9">
        <w:rPr>
          <w:spacing w:val="-5"/>
          <w:sz w:val="28"/>
          <w:szCs w:val="28"/>
          <w:lang w:val="fr-FR"/>
          <w:rPrChange w:id="15584" w:author="Peng Luqi" w:date="2019-10-13T14:50:00Z">
            <w:rPr>
              <w:spacing w:val="-5"/>
              <w:lang w:val="fr-FR"/>
            </w:rPr>
          </w:rPrChange>
        </w:rPr>
        <w:t xml:space="preserve"> </w:t>
      </w:r>
      <w:r w:rsidRPr="00F94CB9">
        <w:rPr>
          <w:sz w:val="28"/>
          <w:szCs w:val="28"/>
          <w:lang w:val="fr-FR"/>
          <w:rPrChange w:id="15585" w:author="Peng Luqi" w:date="2019-10-13T14:50:00Z">
            <w:rPr>
              <w:lang w:val="fr-FR"/>
            </w:rPr>
          </w:rPrChange>
        </w:rPr>
        <w:t>il</w:t>
      </w:r>
      <w:r w:rsidRPr="00F94CB9">
        <w:rPr>
          <w:spacing w:val="-5"/>
          <w:sz w:val="28"/>
          <w:szCs w:val="28"/>
          <w:lang w:val="fr-FR"/>
          <w:rPrChange w:id="15586" w:author="Peng Luqi" w:date="2019-10-13T14:50:00Z">
            <w:rPr>
              <w:spacing w:val="-5"/>
              <w:lang w:val="fr-FR"/>
            </w:rPr>
          </w:rPrChange>
        </w:rPr>
        <w:t xml:space="preserve"> </w:t>
      </w:r>
      <w:r w:rsidRPr="00F94CB9">
        <w:rPr>
          <w:sz w:val="28"/>
          <w:szCs w:val="28"/>
          <w:lang w:val="fr-FR"/>
          <w:rPrChange w:id="15587" w:author="Peng Luqi" w:date="2019-10-13T14:50:00Z">
            <w:rPr>
              <w:lang w:val="fr-FR"/>
            </w:rPr>
          </w:rPrChange>
        </w:rPr>
        <w:t>n</w:t>
      </w:r>
      <w:del w:id="15588" w:author="Peng Luqi" w:date="2019-10-13T14:43:00Z">
        <w:r w:rsidRPr="00F94CB9" w:rsidDel="00EF666F">
          <w:rPr>
            <w:sz w:val="28"/>
            <w:szCs w:val="28"/>
            <w:lang w:val="fr-FR"/>
            <w:rPrChange w:id="15589" w:author="Peng Luqi" w:date="2019-10-13T14:50:00Z">
              <w:rPr>
                <w:lang w:val="fr-FR"/>
              </w:rPr>
            </w:rPrChange>
          </w:rPr>
          <w:delText>’</w:delText>
        </w:r>
      </w:del>
      <w:ins w:id="15590" w:author="Peng Luqi" w:date="2019-10-13T14:43:00Z">
        <w:r w:rsidR="00EF666F" w:rsidRPr="00F94CB9">
          <w:rPr>
            <w:sz w:val="28"/>
            <w:szCs w:val="28"/>
            <w:lang w:val="fr-FR"/>
            <w:rPrChange w:id="15591" w:author="Peng Luqi" w:date="2019-10-13T14:50:00Z">
              <w:rPr>
                <w:lang w:val="fr-FR"/>
              </w:rPr>
            </w:rPrChange>
          </w:rPr>
          <w:t>’</w:t>
        </w:r>
      </w:ins>
      <w:r w:rsidRPr="00F94CB9">
        <w:rPr>
          <w:sz w:val="28"/>
          <w:szCs w:val="28"/>
          <w:lang w:val="fr-FR"/>
          <w:rPrChange w:id="15592" w:author="Peng Luqi" w:date="2019-10-13T14:50:00Z">
            <w:rPr>
              <w:lang w:val="fr-FR"/>
            </w:rPr>
          </w:rPrChange>
        </w:rPr>
        <w:t>y</w:t>
      </w:r>
      <w:r w:rsidRPr="00F94CB9">
        <w:rPr>
          <w:spacing w:val="-6"/>
          <w:sz w:val="28"/>
          <w:szCs w:val="28"/>
          <w:lang w:val="fr-FR"/>
          <w:rPrChange w:id="15593" w:author="Peng Luqi" w:date="2019-10-13T14:50:00Z">
            <w:rPr>
              <w:spacing w:val="-6"/>
              <w:lang w:val="fr-FR"/>
            </w:rPr>
          </w:rPrChange>
        </w:rPr>
        <w:t xml:space="preserve"> </w:t>
      </w:r>
      <w:r w:rsidRPr="00F94CB9">
        <w:rPr>
          <w:sz w:val="28"/>
          <w:szCs w:val="28"/>
          <w:lang w:val="fr-FR"/>
          <w:rPrChange w:id="15594" w:author="Peng Luqi" w:date="2019-10-13T14:50:00Z">
            <w:rPr>
              <w:lang w:val="fr-FR"/>
            </w:rPr>
          </w:rPrChange>
        </w:rPr>
        <w:t>a</w:t>
      </w:r>
      <w:r w:rsidRPr="00F94CB9">
        <w:rPr>
          <w:spacing w:val="-5"/>
          <w:sz w:val="28"/>
          <w:szCs w:val="28"/>
          <w:lang w:val="fr-FR"/>
          <w:rPrChange w:id="15595" w:author="Peng Luqi" w:date="2019-10-13T14:50:00Z">
            <w:rPr>
              <w:spacing w:val="-5"/>
              <w:lang w:val="fr-FR"/>
            </w:rPr>
          </w:rPrChange>
        </w:rPr>
        <w:t xml:space="preserve"> </w:t>
      </w:r>
      <w:r w:rsidRPr="00F94CB9">
        <w:rPr>
          <w:sz w:val="28"/>
          <w:szCs w:val="28"/>
          <w:lang w:val="fr-FR"/>
          <w:rPrChange w:id="15596" w:author="Peng Luqi" w:date="2019-10-13T14:50:00Z">
            <w:rPr>
              <w:lang w:val="fr-FR"/>
            </w:rPr>
          </w:rPrChange>
        </w:rPr>
        <w:t>pas</w:t>
      </w:r>
      <w:r w:rsidRPr="00F94CB9">
        <w:rPr>
          <w:spacing w:val="-5"/>
          <w:sz w:val="28"/>
          <w:szCs w:val="28"/>
          <w:lang w:val="fr-FR"/>
          <w:rPrChange w:id="15597" w:author="Peng Luqi" w:date="2019-10-13T14:50:00Z">
            <w:rPr>
              <w:spacing w:val="-5"/>
              <w:lang w:val="fr-FR"/>
            </w:rPr>
          </w:rPrChange>
        </w:rPr>
        <w:t xml:space="preserve"> </w:t>
      </w:r>
      <w:r w:rsidRPr="00F94CB9">
        <w:rPr>
          <w:sz w:val="28"/>
          <w:szCs w:val="28"/>
          <w:lang w:val="fr-FR"/>
          <w:rPrChange w:id="15598" w:author="Peng Luqi" w:date="2019-10-13T14:50:00Z">
            <w:rPr>
              <w:lang w:val="fr-FR"/>
            </w:rPr>
          </w:rPrChange>
        </w:rPr>
        <w:t>de</w:t>
      </w:r>
      <w:r w:rsidRPr="00F94CB9">
        <w:rPr>
          <w:spacing w:val="-5"/>
          <w:sz w:val="28"/>
          <w:szCs w:val="28"/>
          <w:lang w:val="fr-FR"/>
          <w:rPrChange w:id="15599" w:author="Peng Luqi" w:date="2019-10-13T14:50:00Z">
            <w:rPr>
              <w:spacing w:val="-5"/>
              <w:lang w:val="fr-FR"/>
            </w:rPr>
          </w:rPrChange>
        </w:rPr>
        <w:t xml:space="preserve"> </w:t>
      </w:r>
      <w:r w:rsidRPr="00F94CB9">
        <w:rPr>
          <w:sz w:val="28"/>
          <w:szCs w:val="28"/>
          <w:lang w:val="fr-FR"/>
          <w:rPrChange w:id="15600" w:author="Peng Luqi" w:date="2019-10-13T14:50:00Z">
            <w:rPr>
              <w:lang w:val="fr-FR"/>
            </w:rPr>
          </w:rPrChange>
        </w:rPr>
        <w:t>moyen</w:t>
      </w:r>
      <w:r w:rsidRPr="00F94CB9">
        <w:rPr>
          <w:spacing w:val="-5"/>
          <w:sz w:val="28"/>
          <w:szCs w:val="28"/>
          <w:lang w:val="fr-FR"/>
          <w:rPrChange w:id="15601" w:author="Peng Luqi" w:date="2019-10-13T14:50:00Z">
            <w:rPr>
              <w:spacing w:val="-5"/>
              <w:lang w:val="fr-FR"/>
            </w:rPr>
          </w:rPrChange>
        </w:rPr>
        <w:t xml:space="preserve"> </w:t>
      </w:r>
      <w:r w:rsidRPr="00F94CB9">
        <w:rPr>
          <w:sz w:val="28"/>
          <w:szCs w:val="28"/>
          <w:lang w:val="fr-FR"/>
          <w:rPrChange w:id="15602" w:author="Peng Luqi" w:date="2019-10-13T14:50:00Z">
            <w:rPr>
              <w:lang w:val="fr-FR"/>
            </w:rPr>
          </w:rPrChange>
        </w:rPr>
        <w:t>de produire un consensus valable. Peut-être il y en a, le seul consensus parmi les gens de toutes sortes, c</w:t>
      </w:r>
      <w:del w:id="15603" w:author="Peng Luqi" w:date="2019-10-13T14:43:00Z">
        <w:r w:rsidRPr="00F94CB9" w:rsidDel="00EF666F">
          <w:rPr>
            <w:sz w:val="28"/>
            <w:szCs w:val="28"/>
            <w:lang w:val="fr-FR"/>
            <w:rPrChange w:id="15604" w:author="Peng Luqi" w:date="2019-10-13T14:50:00Z">
              <w:rPr>
                <w:lang w:val="fr-FR"/>
              </w:rPr>
            </w:rPrChange>
          </w:rPr>
          <w:delText>’</w:delText>
        </w:r>
      </w:del>
      <w:ins w:id="15605" w:author="Peng Luqi" w:date="2019-10-13T14:43:00Z">
        <w:r w:rsidR="00EF666F" w:rsidRPr="00F94CB9">
          <w:rPr>
            <w:sz w:val="28"/>
            <w:szCs w:val="28"/>
            <w:lang w:val="fr-FR"/>
            <w:rPrChange w:id="15606" w:author="Peng Luqi" w:date="2019-10-13T14:50:00Z">
              <w:rPr>
                <w:lang w:val="fr-FR"/>
              </w:rPr>
            </w:rPrChange>
          </w:rPr>
          <w:t>’</w:t>
        </w:r>
      </w:ins>
      <w:r w:rsidRPr="00F94CB9">
        <w:rPr>
          <w:sz w:val="28"/>
          <w:szCs w:val="28"/>
          <w:lang w:val="fr-FR"/>
          <w:rPrChange w:id="15607" w:author="Peng Luqi" w:date="2019-10-13T14:50:00Z">
            <w:rPr>
              <w:lang w:val="fr-FR"/>
            </w:rPr>
          </w:rPrChange>
        </w:rPr>
        <w:t>est de gagner de l</w:t>
      </w:r>
      <w:del w:id="15608" w:author="Peng Luqi" w:date="2019-10-13T14:43:00Z">
        <w:r w:rsidRPr="00F94CB9" w:rsidDel="00EF666F">
          <w:rPr>
            <w:sz w:val="28"/>
            <w:szCs w:val="28"/>
            <w:lang w:val="fr-FR"/>
            <w:rPrChange w:id="15609" w:author="Peng Luqi" w:date="2019-10-13T14:50:00Z">
              <w:rPr>
                <w:lang w:val="fr-FR"/>
              </w:rPr>
            </w:rPrChange>
          </w:rPr>
          <w:delText>’</w:delText>
        </w:r>
      </w:del>
      <w:ins w:id="15610" w:author="Peng Luqi" w:date="2019-10-13T14:43:00Z">
        <w:r w:rsidR="00EF666F" w:rsidRPr="00F94CB9">
          <w:rPr>
            <w:sz w:val="28"/>
            <w:szCs w:val="28"/>
            <w:lang w:val="fr-FR"/>
            <w:rPrChange w:id="15611" w:author="Peng Luqi" w:date="2019-10-13T14:50:00Z">
              <w:rPr>
                <w:lang w:val="fr-FR"/>
              </w:rPr>
            </w:rPrChange>
          </w:rPr>
          <w:t>’</w:t>
        </w:r>
      </w:ins>
      <w:r w:rsidRPr="00F94CB9">
        <w:rPr>
          <w:sz w:val="28"/>
          <w:szCs w:val="28"/>
          <w:lang w:val="fr-FR"/>
          <w:rPrChange w:id="15612" w:author="Peng Luqi" w:date="2019-10-13T14:50:00Z">
            <w:rPr>
              <w:lang w:val="fr-FR"/>
            </w:rPr>
          </w:rPrChange>
        </w:rPr>
        <w:t>argent. À part cela, il n</w:t>
      </w:r>
      <w:del w:id="15613" w:author="Peng Luqi" w:date="2019-10-13T14:43:00Z">
        <w:r w:rsidRPr="00F94CB9" w:rsidDel="00EF666F">
          <w:rPr>
            <w:sz w:val="28"/>
            <w:szCs w:val="28"/>
            <w:lang w:val="fr-FR"/>
            <w:rPrChange w:id="15614" w:author="Peng Luqi" w:date="2019-10-13T14:50:00Z">
              <w:rPr>
                <w:lang w:val="fr-FR"/>
              </w:rPr>
            </w:rPrChange>
          </w:rPr>
          <w:delText>’</w:delText>
        </w:r>
      </w:del>
      <w:ins w:id="15615" w:author="Peng Luqi" w:date="2019-10-13T14:43:00Z">
        <w:r w:rsidR="00EF666F" w:rsidRPr="00F94CB9">
          <w:rPr>
            <w:sz w:val="28"/>
            <w:szCs w:val="28"/>
            <w:lang w:val="fr-FR"/>
            <w:rPrChange w:id="15616" w:author="Peng Luqi" w:date="2019-10-13T14:50:00Z">
              <w:rPr>
                <w:lang w:val="fr-FR"/>
              </w:rPr>
            </w:rPrChange>
          </w:rPr>
          <w:t>’</w:t>
        </w:r>
      </w:ins>
      <w:r w:rsidRPr="00F94CB9">
        <w:rPr>
          <w:sz w:val="28"/>
          <w:szCs w:val="28"/>
          <w:lang w:val="fr-FR"/>
          <w:rPrChange w:id="15617" w:author="Peng Luqi" w:date="2019-10-13T14:50:00Z">
            <w:rPr>
              <w:lang w:val="fr-FR"/>
            </w:rPr>
          </w:rPrChange>
        </w:rPr>
        <w:t>y a pas de consensus. Par conséquent, à l</w:t>
      </w:r>
      <w:del w:id="15618" w:author="Peng Luqi" w:date="2019-10-13T14:43:00Z">
        <w:r w:rsidRPr="00F94CB9" w:rsidDel="00EF666F">
          <w:rPr>
            <w:sz w:val="28"/>
            <w:szCs w:val="28"/>
            <w:lang w:val="fr-FR"/>
            <w:rPrChange w:id="15619" w:author="Peng Luqi" w:date="2019-10-13T14:50:00Z">
              <w:rPr>
                <w:lang w:val="fr-FR"/>
              </w:rPr>
            </w:rPrChange>
          </w:rPr>
          <w:delText>’</w:delText>
        </w:r>
      </w:del>
      <w:ins w:id="15620" w:author="Peng Luqi" w:date="2019-10-13T14:43:00Z">
        <w:r w:rsidR="00EF666F" w:rsidRPr="00F94CB9">
          <w:rPr>
            <w:sz w:val="28"/>
            <w:szCs w:val="28"/>
            <w:lang w:val="fr-FR"/>
            <w:rPrChange w:id="15621" w:author="Peng Luqi" w:date="2019-10-13T14:50:00Z">
              <w:rPr>
                <w:lang w:val="fr-FR"/>
              </w:rPr>
            </w:rPrChange>
          </w:rPr>
          <w:t>’</w:t>
        </w:r>
      </w:ins>
      <w:r w:rsidRPr="00F94CB9">
        <w:rPr>
          <w:sz w:val="28"/>
          <w:szCs w:val="28"/>
          <w:lang w:val="fr-FR"/>
          <w:rPrChange w:id="15622" w:author="Peng Luqi" w:date="2019-10-13T14:50:00Z">
            <w:rPr>
              <w:lang w:val="fr-FR"/>
            </w:rPr>
          </w:rPrChange>
        </w:rPr>
        <w:t>avenir, ne confondez pas la terminologie spéciale, il est facile de laisser éventer un</w:t>
      </w:r>
      <w:r w:rsidRPr="00F94CB9">
        <w:rPr>
          <w:spacing w:val="-23"/>
          <w:sz w:val="28"/>
          <w:szCs w:val="28"/>
          <w:lang w:val="fr-FR"/>
          <w:rPrChange w:id="15623" w:author="Peng Luqi" w:date="2019-10-13T14:50:00Z">
            <w:rPr>
              <w:spacing w:val="-23"/>
              <w:lang w:val="fr-FR"/>
            </w:rPr>
          </w:rPrChange>
        </w:rPr>
        <w:t xml:space="preserve"> </w:t>
      </w:r>
      <w:r w:rsidRPr="00F94CB9">
        <w:rPr>
          <w:sz w:val="28"/>
          <w:szCs w:val="28"/>
          <w:lang w:val="fr-FR"/>
          <w:rPrChange w:id="15624" w:author="Peng Luqi" w:date="2019-10-13T14:50:00Z">
            <w:rPr>
              <w:lang w:val="fr-FR"/>
            </w:rPr>
          </w:rPrChange>
        </w:rPr>
        <w:t>secret.</w:t>
      </w:r>
    </w:p>
    <w:p w:rsidR="002B38DF" w:rsidRPr="00F94CB9" w:rsidRDefault="002B38DF">
      <w:pPr>
        <w:pStyle w:val="a3"/>
        <w:ind w:left="170" w:right="170"/>
        <w:jc w:val="both"/>
        <w:rPr>
          <w:lang w:val="fr-FR"/>
          <w:rPrChange w:id="15625" w:author="Peng Luqi" w:date="2019-10-13T14:50:00Z">
            <w:rPr>
              <w:sz w:val="22"/>
              <w:lang w:val="fr-FR"/>
            </w:rPr>
          </w:rPrChange>
        </w:rPr>
        <w:pPrChange w:id="15626" w:author="Peng Luqi" w:date="2019-10-13T14:20:00Z">
          <w:pPr>
            <w:pStyle w:val="a3"/>
            <w:spacing w:before="2"/>
          </w:pPr>
        </w:pPrChange>
      </w:pPr>
    </w:p>
    <w:p w:rsidR="002B38DF" w:rsidRPr="00F94CB9" w:rsidRDefault="00716360">
      <w:pPr>
        <w:ind w:left="170" w:right="170"/>
        <w:jc w:val="both"/>
        <w:rPr>
          <w:sz w:val="28"/>
          <w:szCs w:val="28"/>
          <w:lang w:val="fr-FR"/>
          <w:rPrChange w:id="15627" w:author="Peng Luqi" w:date="2019-10-13T14:50:00Z">
            <w:rPr>
              <w:lang w:val="fr-FR"/>
            </w:rPr>
          </w:rPrChange>
        </w:rPr>
        <w:pPrChange w:id="15628" w:author="Peng Luqi" w:date="2019-10-13T14:20:00Z">
          <w:pPr>
            <w:ind w:left="130" w:right="183"/>
            <w:jc w:val="both"/>
          </w:pPr>
        </w:pPrChange>
      </w:pPr>
      <w:r w:rsidRPr="00F94CB9">
        <w:rPr>
          <w:sz w:val="28"/>
          <w:szCs w:val="28"/>
          <w:lang w:val="fr-FR"/>
          <w:rPrChange w:id="15629" w:author="Peng Luqi" w:date="2019-10-13T14:50:00Z">
            <w:rPr>
              <w:lang w:val="fr-FR"/>
            </w:rPr>
          </w:rPrChange>
        </w:rPr>
        <w:t>Pourquoi le Bitcoin est si puissant, ce n</w:t>
      </w:r>
      <w:del w:id="15630" w:author="Peng Luqi" w:date="2019-10-13T14:43:00Z">
        <w:r w:rsidRPr="00F94CB9" w:rsidDel="00EF666F">
          <w:rPr>
            <w:sz w:val="28"/>
            <w:szCs w:val="28"/>
            <w:lang w:val="fr-FR"/>
            <w:rPrChange w:id="15631" w:author="Peng Luqi" w:date="2019-10-13T14:50:00Z">
              <w:rPr>
                <w:lang w:val="fr-FR"/>
              </w:rPr>
            </w:rPrChange>
          </w:rPr>
          <w:delText>’</w:delText>
        </w:r>
      </w:del>
      <w:ins w:id="15632" w:author="Peng Luqi" w:date="2019-10-13T14:43:00Z">
        <w:r w:rsidR="00EF666F" w:rsidRPr="00F94CB9">
          <w:rPr>
            <w:sz w:val="28"/>
            <w:szCs w:val="28"/>
            <w:lang w:val="fr-FR"/>
            <w:rPrChange w:id="15633" w:author="Peng Luqi" w:date="2019-10-13T14:50:00Z">
              <w:rPr>
                <w:lang w:val="fr-FR"/>
              </w:rPr>
            </w:rPrChange>
          </w:rPr>
          <w:t>’</w:t>
        </w:r>
      </w:ins>
      <w:r w:rsidRPr="00F94CB9">
        <w:rPr>
          <w:sz w:val="28"/>
          <w:szCs w:val="28"/>
          <w:lang w:val="fr-FR"/>
          <w:rPrChange w:id="15634" w:author="Peng Luqi" w:date="2019-10-13T14:50:00Z">
            <w:rPr>
              <w:lang w:val="fr-FR"/>
            </w:rPr>
          </w:rPrChange>
        </w:rPr>
        <w:t>est pas à cause du « consensus de prix ». Alors qu</w:t>
      </w:r>
      <w:del w:id="15635" w:author="Peng Luqi" w:date="2019-10-13T14:43:00Z">
        <w:r w:rsidRPr="00F94CB9" w:rsidDel="00EF666F">
          <w:rPr>
            <w:sz w:val="28"/>
            <w:szCs w:val="28"/>
            <w:lang w:val="fr-FR"/>
            <w:rPrChange w:id="15636" w:author="Peng Luqi" w:date="2019-10-13T14:50:00Z">
              <w:rPr>
                <w:lang w:val="fr-FR"/>
              </w:rPr>
            </w:rPrChange>
          </w:rPr>
          <w:delText>’</w:delText>
        </w:r>
      </w:del>
      <w:ins w:id="15637" w:author="Peng Luqi" w:date="2019-10-13T14:43:00Z">
        <w:r w:rsidR="00EF666F" w:rsidRPr="00F94CB9">
          <w:rPr>
            <w:sz w:val="28"/>
            <w:szCs w:val="28"/>
            <w:lang w:val="fr-FR"/>
            <w:rPrChange w:id="15638" w:author="Peng Luqi" w:date="2019-10-13T14:50:00Z">
              <w:rPr>
                <w:lang w:val="fr-FR"/>
              </w:rPr>
            </w:rPrChange>
          </w:rPr>
          <w:t>’</w:t>
        </w:r>
      </w:ins>
      <w:r w:rsidRPr="00F94CB9">
        <w:rPr>
          <w:sz w:val="28"/>
          <w:szCs w:val="28"/>
          <w:lang w:val="fr-FR"/>
          <w:rPrChange w:id="15639" w:author="Peng Luqi" w:date="2019-10-13T14:50:00Z">
            <w:rPr>
              <w:lang w:val="fr-FR"/>
            </w:rPr>
          </w:rPrChange>
        </w:rPr>
        <w:t>est-ce que c</w:t>
      </w:r>
      <w:del w:id="15640" w:author="Peng Luqi" w:date="2019-10-13T14:43:00Z">
        <w:r w:rsidRPr="00F94CB9" w:rsidDel="00EF666F">
          <w:rPr>
            <w:sz w:val="28"/>
            <w:szCs w:val="28"/>
            <w:lang w:val="fr-FR"/>
            <w:rPrChange w:id="15641" w:author="Peng Luqi" w:date="2019-10-13T14:50:00Z">
              <w:rPr>
                <w:lang w:val="fr-FR"/>
              </w:rPr>
            </w:rPrChange>
          </w:rPr>
          <w:delText>’</w:delText>
        </w:r>
      </w:del>
      <w:ins w:id="15642" w:author="Peng Luqi" w:date="2019-10-13T14:43:00Z">
        <w:r w:rsidR="00EF666F" w:rsidRPr="00F94CB9">
          <w:rPr>
            <w:sz w:val="28"/>
            <w:szCs w:val="28"/>
            <w:lang w:val="fr-FR"/>
            <w:rPrChange w:id="15643" w:author="Peng Luqi" w:date="2019-10-13T14:50:00Z">
              <w:rPr>
                <w:lang w:val="fr-FR"/>
              </w:rPr>
            </w:rPrChange>
          </w:rPr>
          <w:t>’</w:t>
        </w:r>
      </w:ins>
      <w:r w:rsidRPr="00F94CB9">
        <w:rPr>
          <w:sz w:val="28"/>
          <w:szCs w:val="28"/>
          <w:lang w:val="fr-FR"/>
          <w:rPrChange w:id="15644" w:author="Peng Luqi" w:date="2019-10-13T14:50:00Z">
            <w:rPr>
              <w:lang w:val="fr-FR"/>
            </w:rPr>
          </w:rPrChange>
        </w:rPr>
        <w:t>est ? Pour illustrer ce point, je dois créer un vocabulaire appelé « tout difficile ». Qu</w:t>
      </w:r>
      <w:del w:id="15645" w:author="Peng Luqi" w:date="2019-10-13T14:43:00Z">
        <w:r w:rsidRPr="00F94CB9" w:rsidDel="00EF666F">
          <w:rPr>
            <w:sz w:val="28"/>
            <w:szCs w:val="28"/>
            <w:lang w:val="fr-FR"/>
            <w:rPrChange w:id="15646" w:author="Peng Luqi" w:date="2019-10-13T14:50:00Z">
              <w:rPr>
                <w:lang w:val="fr-FR"/>
              </w:rPr>
            </w:rPrChange>
          </w:rPr>
          <w:delText>’</w:delText>
        </w:r>
      </w:del>
      <w:ins w:id="15647" w:author="Peng Luqi" w:date="2019-10-13T14:43:00Z">
        <w:r w:rsidR="00EF666F" w:rsidRPr="00F94CB9">
          <w:rPr>
            <w:sz w:val="28"/>
            <w:szCs w:val="28"/>
            <w:lang w:val="fr-FR"/>
            <w:rPrChange w:id="15648" w:author="Peng Luqi" w:date="2019-10-13T14:50:00Z">
              <w:rPr>
                <w:lang w:val="fr-FR"/>
              </w:rPr>
            </w:rPrChange>
          </w:rPr>
          <w:t>’</w:t>
        </w:r>
      </w:ins>
      <w:r w:rsidRPr="00F94CB9">
        <w:rPr>
          <w:sz w:val="28"/>
          <w:szCs w:val="28"/>
          <w:lang w:val="fr-FR"/>
          <w:rPrChange w:id="15649" w:author="Peng Luqi" w:date="2019-10-13T14:50:00Z">
            <w:rPr>
              <w:lang w:val="fr-FR"/>
            </w:rPr>
          </w:rPrChange>
        </w:rPr>
        <w:t>est-ce que le « tout difficile » ? Que vous l</w:t>
      </w:r>
      <w:del w:id="15650" w:author="Peng Luqi" w:date="2019-10-13T14:43:00Z">
        <w:r w:rsidRPr="00F94CB9" w:rsidDel="00EF666F">
          <w:rPr>
            <w:sz w:val="28"/>
            <w:szCs w:val="28"/>
            <w:lang w:val="fr-FR"/>
            <w:rPrChange w:id="15651" w:author="Peng Luqi" w:date="2019-10-13T14:50:00Z">
              <w:rPr>
                <w:lang w:val="fr-FR"/>
              </w:rPr>
            </w:rPrChange>
          </w:rPr>
          <w:delText>’</w:delText>
        </w:r>
      </w:del>
      <w:ins w:id="15652" w:author="Peng Luqi" w:date="2019-10-13T14:43:00Z">
        <w:r w:rsidR="00EF666F" w:rsidRPr="00F94CB9">
          <w:rPr>
            <w:sz w:val="28"/>
            <w:szCs w:val="28"/>
            <w:lang w:val="fr-FR"/>
            <w:rPrChange w:id="15653" w:author="Peng Luqi" w:date="2019-10-13T14:50:00Z">
              <w:rPr>
                <w:lang w:val="fr-FR"/>
              </w:rPr>
            </w:rPrChange>
          </w:rPr>
          <w:t>’</w:t>
        </w:r>
      </w:ins>
      <w:r w:rsidRPr="00F94CB9">
        <w:rPr>
          <w:sz w:val="28"/>
          <w:szCs w:val="28"/>
          <w:lang w:val="fr-FR"/>
          <w:rPrChange w:id="15654" w:author="Peng Luqi" w:date="2019-10-13T14:50:00Z">
            <w:rPr>
              <w:lang w:val="fr-FR"/>
            </w:rPr>
          </w:rPrChange>
        </w:rPr>
        <w:t>acceptiez ou non, l</w:t>
      </w:r>
      <w:del w:id="15655" w:author="Peng Luqi" w:date="2019-10-13T14:43:00Z">
        <w:r w:rsidRPr="00F94CB9" w:rsidDel="00EF666F">
          <w:rPr>
            <w:sz w:val="28"/>
            <w:szCs w:val="28"/>
            <w:lang w:val="fr-FR"/>
            <w:rPrChange w:id="15656" w:author="Peng Luqi" w:date="2019-10-13T14:50:00Z">
              <w:rPr>
                <w:lang w:val="fr-FR"/>
              </w:rPr>
            </w:rPrChange>
          </w:rPr>
          <w:delText>’</w:delText>
        </w:r>
      </w:del>
      <w:ins w:id="15657" w:author="Peng Luqi" w:date="2019-10-13T14:43:00Z">
        <w:r w:rsidR="00EF666F" w:rsidRPr="00F94CB9">
          <w:rPr>
            <w:sz w:val="28"/>
            <w:szCs w:val="28"/>
            <w:lang w:val="fr-FR"/>
            <w:rPrChange w:id="15658" w:author="Peng Luqi" w:date="2019-10-13T14:50:00Z">
              <w:rPr>
                <w:lang w:val="fr-FR"/>
              </w:rPr>
            </w:rPrChange>
          </w:rPr>
          <w:t>’</w:t>
        </w:r>
      </w:ins>
      <w:r w:rsidRPr="00F94CB9">
        <w:rPr>
          <w:sz w:val="28"/>
          <w:szCs w:val="28"/>
          <w:lang w:val="fr-FR"/>
          <w:rPrChange w:id="15659" w:author="Peng Luqi" w:date="2019-10-13T14:50:00Z">
            <w:rPr>
              <w:lang w:val="fr-FR"/>
            </w:rPr>
          </w:rPrChange>
        </w:rPr>
        <w:t>essentiel est que tout le monde puisse difficilement le nier. C</w:t>
      </w:r>
      <w:del w:id="15660" w:author="Peng Luqi" w:date="2019-10-13T14:43:00Z">
        <w:r w:rsidRPr="00F94CB9" w:rsidDel="00EF666F">
          <w:rPr>
            <w:sz w:val="28"/>
            <w:szCs w:val="28"/>
            <w:lang w:val="fr-FR"/>
            <w:rPrChange w:id="15661" w:author="Peng Luqi" w:date="2019-10-13T14:50:00Z">
              <w:rPr>
                <w:lang w:val="fr-FR"/>
              </w:rPr>
            </w:rPrChange>
          </w:rPr>
          <w:delText>’</w:delText>
        </w:r>
      </w:del>
      <w:ins w:id="15662" w:author="Peng Luqi" w:date="2019-10-13T14:43:00Z">
        <w:r w:rsidR="00EF666F" w:rsidRPr="00F94CB9">
          <w:rPr>
            <w:sz w:val="28"/>
            <w:szCs w:val="28"/>
            <w:lang w:val="fr-FR"/>
            <w:rPrChange w:id="15663" w:author="Peng Luqi" w:date="2019-10-13T14:50:00Z">
              <w:rPr>
                <w:lang w:val="fr-FR"/>
              </w:rPr>
            </w:rPrChange>
          </w:rPr>
          <w:t>’</w:t>
        </w:r>
      </w:ins>
      <w:r w:rsidRPr="00F94CB9">
        <w:rPr>
          <w:sz w:val="28"/>
          <w:szCs w:val="28"/>
          <w:lang w:val="fr-FR"/>
          <w:rPrChange w:id="15664" w:author="Peng Luqi" w:date="2019-10-13T14:50:00Z">
            <w:rPr>
              <w:lang w:val="fr-FR"/>
            </w:rPr>
          </w:rPrChange>
        </w:rPr>
        <w:t>est la signification du « tout difficile ».</w:t>
      </w:r>
    </w:p>
    <w:p w:rsidR="002B38DF" w:rsidRPr="00F94CB9" w:rsidRDefault="002B38DF">
      <w:pPr>
        <w:pStyle w:val="a3"/>
        <w:ind w:left="170" w:right="170"/>
        <w:jc w:val="both"/>
        <w:rPr>
          <w:lang w:val="fr-FR"/>
          <w:rPrChange w:id="15665" w:author="Peng Luqi" w:date="2019-10-13T14:50:00Z">
            <w:rPr>
              <w:sz w:val="29"/>
              <w:lang w:val="fr-FR"/>
            </w:rPr>
          </w:rPrChange>
        </w:rPr>
        <w:pPrChange w:id="15666" w:author="Peng Luqi" w:date="2019-10-13T14:20:00Z">
          <w:pPr>
            <w:pStyle w:val="a3"/>
            <w:spacing w:before="3"/>
          </w:pPr>
        </w:pPrChange>
      </w:pPr>
    </w:p>
    <w:p w:rsidR="002B38DF" w:rsidRPr="00F94CB9" w:rsidRDefault="00716360">
      <w:pPr>
        <w:ind w:left="170" w:right="170"/>
        <w:jc w:val="both"/>
        <w:rPr>
          <w:sz w:val="28"/>
          <w:szCs w:val="28"/>
          <w:lang w:val="fr-FR"/>
          <w:rPrChange w:id="15667" w:author="Peng Luqi" w:date="2019-10-13T14:50:00Z">
            <w:rPr>
              <w:lang w:val="fr-FR"/>
            </w:rPr>
          </w:rPrChange>
        </w:rPr>
        <w:pPrChange w:id="15668" w:author="Peng Luqi" w:date="2019-10-13T14:20:00Z">
          <w:pPr>
            <w:spacing w:line="340" w:lineRule="auto"/>
            <w:ind w:left="130" w:right="183"/>
            <w:jc w:val="both"/>
          </w:pPr>
        </w:pPrChange>
      </w:pPr>
      <w:r w:rsidRPr="00F94CB9">
        <w:rPr>
          <w:sz w:val="28"/>
          <w:szCs w:val="28"/>
          <w:lang w:val="fr-FR"/>
          <w:rPrChange w:id="15669" w:author="Peng Luqi" w:date="2019-10-13T14:50:00Z">
            <w:rPr>
              <w:lang w:val="fr-FR"/>
            </w:rPr>
          </w:rPrChange>
        </w:rPr>
        <w:t>Par conséquent, ce n</w:t>
      </w:r>
      <w:del w:id="15670" w:author="Peng Luqi" w:date="2019-10-13T14:43:00Z">
        <w:r w:rsidRPr="00F94CB9" w:rsidDel="00EF666F">
          <w:rPr>
            <w:sz w:val="28"/>
            <w:szCs w:val="28"/>
            <w:lang w:val="fr-FR"/>
            <w:rPrChange w:id="15671" w:author="Peng Luqi" w:date="2019-10-13T14:50:00Z">
              <w:rPr>
                <w:lang w:val="fr-FR"/>
              </w:rPr>
            </w:rPrChange>
          </w:rPr>
          <w:delText>’</w:delText>
        </w:r>
      </w:del>
      <w:ins w:id="15672" w:author="Peng Luqi" w:date="2019-10-13T14:43:00Z">
        <w:r w:rsidR="00EF666F" w:rsidRPr="00F94CB9">
          <w:rPr>
            <w:sz w:val="28"/>
            <w:szCs w:val="28"/>
            <w:lang w:val="fr-FR"/>
            <w:rPrChange w:id="15673" w:author="Peng Luqi" w:date="2019-10-13T14:50:00Z">
              <w:rPr>
                <w:lang w:val="fr-FR"/>
              </w:rPr>
            </w:rPrChange>
          </w:rPr>
          <w:t>’</w:t>
        </w:r>
      </w:ins>
      <w:r w:rsidRPr="00F94CB9">
        <w:rPr>
          <w:sz w:val="28"/>
          <w:szCs w:val="28"/>
          <w:lang w:val="fr-FR"/>
          <w:rPrChange w:id="15674" w:author="Peng Luqi" w:date="2019-10-13T14:50:00Z">
            <w:rPr>
              <w:lang w:val="fr-FR"/>
            </w:rPr>
          </w:rPrChange>
        </w:rPr>
        <w:t>est pas « tout le monde accepte », mais « tout le monde le refuse ». C</w:t>
      </w:r>
      <w:del w:id="15675" w:author="Peng Luqi" w:date="2019-10-13T14:43:00Z">
        <w:r w:rsidRPr="00F94CB9" w:rsidDel="00EF666F">
          <w:rPr>
            <w:sz w:val="28"/>
            <w:szCs w:val="28"/>
            <w:lang w:val="fr-FR"/>
            <w:rPrChange w:id="15676" w:author="Peng Luqi" w:date="2019-10-13T14:50:00Z">
              <w:rPr>
                <w:lang w:val="fr-FR"/>
              </w:rPr>
            </w:rPrChange>
          </w:rPr>
          <w:delText>’</w:delText>
        </w:r>
      </w:del>
      <w:ins w:id="15677" w:author="Peng Luqi" w:date="2019-10-13T14:43:00Z">
        <w:r w:rsidR="00EF666F" w:rsidRPr="00F94CB9">
          <w:rPr>
            <w:sz w:val="28"/>
            <w:szCs w:val="28"/>
            <w:lang w:val="fr-FR"/>
            <w:rPrChange w:id="15678" w:author="Peng Luqi" w:date="2019-10-13T14:50:00Z">
              <w:rPr>
                <w:lang w:val="fr-FR"/>
              </w:rPr>
            </w:rPrChange>
          </w:rPr>
          <w:t>’</w:t>
        </w:r>
      </w:ins>
      <w:r w:rsidRPr="00F94CB9">
        <w:rPr>
          <w:sz w:val="28"/>
          <w:szCs w:val="28"/>
          <w:lang w:val="fr-FR"/>
          <w:rPrChange w:id="15679" w:author="Peng Luqi" w:date="2019-10-13T14:50:00Z">
            <w:rPr>
              <w:lang w:val="fr-FR"/>
            </w:rPr>
          </w:rPrChange>
        </w:rPr>
        <w:t>est-à-dire que tout le monde le nie. La raison pour laquelle le Bitcoin est si puissant est qu</w:t>
      </w:r>
      <w:del w:id="15680" w:author="Peng Luqi" w:date="2019-10-13T14:43:00Z">
        <w:r w:rsidRPr="00F94CB9" w:rsidDel="00EF666F">
          <w:rPr>
            <w:sz w:val="28"/>
            <w:szCs w:val="28"/>
            <w:lang w:val="fr-FR"/>
            <w:rPrChange w:id="15681" w:author="Peng Luqi" w:date="2019-10-13T14:50:00Z">
              <w:rPr>
                <w:lang w:val="fr-FR"/>
              </w:rPr>
            </w:rPrChange>
          </w:rPr>
          <w:delText>’</w:delText>
        </w:r>
      </w:del>
      <w:ins w:id="15682" w:author="Peng Luqi" w:date="2019-10-13T14:43:00Z">
        <w:r w:rsidR="00EF666F" w:rsidRPr="00F94CB9">
          <w:rPr>
            <w:sz w:val="28"/>
            <w:szCs w:val="28"/>
            <w:lang w:val="fr-FR"/>
            <w:rPrChange w:id="15683" w:author="Peng Luqi" w:date="2019-10-13T14:50:00Z">
              <w:rPr>
                <w:lang w:val="fr-FR"/>
              </w:rPr>
            </w:rPrChange>
          </w:rPr>
          <w:t>’</w:t>
        </w:r>
      </w:ins>
      <w:r w:rsidRPr="00F94CB9">
        <w:rPr>
          <w:sz w:val="28"/>
          <w:szCs w:val="28"/>
          <w:lang w:val="fr-FR"/>
          <w:rPrChange w:id="15684" w:author="Peng Luqi" w:date="2019-10-13T14:50:00Z">
            <w:rPr>
              <w:lang w:val="fr-FR"/>
            </w:rPr>
          </w:rPrChange>
        </w:rPr>
        <w:t>il finira un jour par être accepté par tous. Croyez-moi, c</w:t>
      </w:r>
      <w:del w:id="15685" w:author="Peng Luqi" w:date="2019-10-13T14:43:00Z">
        <w:r w:rsidRPr="00F94CB9" w:rsidDel="00EF666F">
          <w:rPr>
            <w:sz w:val="28"/>
            <w:szCs w:val="28"/>
            <w:lang w:val="fr-FR"/>
            <w:rPrChange w:id="15686" w:author="Peng Luqi" w:date="2019-10-13T14:50:00Z">
              <w:rPr>
                <w:lang w:val="fr-FR"/>
              </w:rPr>
            </w:rPrChange>
          </w:rPr>
          <w:delText>’</w:delText>
        </w:r>
      </w:del>
      <w:ins w:id="15687" w:author="Peng Luqi" w:date="2019-10-13T14:43:00Z">
        <w:r w:rsidR="00EF666F" w:rsidRPr="00F94CB9">
          <w:rPr>
            <w:sz w:val="28"/>
            <w:szCs w:val="28"/>
            <w:lang w:val="fr-FR"/>
            <w:rPrChange w:id="15688" w:author="Peng Luqi" w:date="2019-10-13T14:50:00Z">
              <w:rPr>
                <w:lang w:val="fr-FR"/>
              </w:rPr>
            </w:rPrChange>
          </w:rPr>
          <w:t>’</w:t>
        </w:r>
      </w:ins>
      <w:r w:rsidRPr="00F94CB9">
        <w:rPr>
          <w:sz w:val="28"/>
          <w:szCs w:val="28"/>
          <w:lang w:val="fr-FR"/>
          <w:rPrChange w:id="15689" w:author="Peng Luqi" w:date="2019-10-13T14:50:00Z">
            <w:rPr>
              <w:lang w:val="fr-FR"/>
            </w:rPr>
          </w:rPrChange>
        </w:rPr>
        <w:t>est possible. Le dollar est-il si puissant ? Allez manger sur un marché de nuit à Beijing, et essayez de payer en dollars. Dans la majorité des cas, cela ne sera pas accepté. Mais pourtant, personne ne doute de la valeur du dollar.</w:t>
      </w:r>
    </w:p>
    <w:p w:rsidR="002B38DF" w:rsidRPr="00F94CB9" w:rsidRDefault="002B38DF">
      <w:pPr>
        <w:pStyle w:val="a3"/>
        <w:ind w:left="170" w:right="170"/>
        <w:jc w:val="both"/>
        <w:rPr>
          <w:lang w:val="fr-FR"/>
          <w:rPrChange w:id="15690" w:author="Peng Luqi" w:date="2019-10-13T14:50:00Z">
            <w:rPr>
              <w:sz w:val="31"/>
              <w:lang w:val="fr-FR"/>
            </w:rPr>
          </w:rPrChange>
        </w:rPr>
        <w:pPrChange w:id="15691" w:author="Peng Luqi" w:date="2019-10-13T14:20:00Z">
          <w:pPr>
            <w:pStyle w:val="a3"/>
            <w:spacing w:before="8"/>
          </w:pPr>
        </w:pPrChange>
      </w:pPr>
    </w:p>
    <w:p w:rsidR="002B38DF" w:rsidRPr="00F94CB9" w:rsidRDefault="00716360">
      <w:pPr>
        <w:ind w:left="170" w:right="170"/>
        <w:jc w:val="both"/>
        <w:rPr>
          <w:sz w:val="28"/>
          <w:szCs w:val="28"/>
          <w:lang w:val="fr-FR"/>
          <w:rPrChange w:id="15692" w:author="Peng Luqi" w:date="2019-10-13T14:50:00Z">
            <w:rPr>
              <w:lang w:val="fr-FR"/>
            </w:rPr>
          </w:rPrChange>
        </w:rPr>
        <w:pPrChange w:id="15693" w:author="Peng Luqi" w:date="2019-10-13T14:20:00Z">
          <w:pPr>
            <w:spacing w:line="340" w:lineRule="auto"/>
            <w:ind w:left="130" w:right="182"/>
            <w:jc w:val="both"/>
          </w:pPr>
        </w:pPrChange>
      </w:pPr>
      <w:r w:rsidRPr="00F94CB9">
        <w:rPr>
          <w:sz w:val="28"/>
          <w:szCs w:val="28"/>
          <w:lang w:val="fr-FR"/>
          <w:rPrChange w:id="15694" w:author="Peng Luqi" w:date="2019-10-13T14:50:00Z">
            <w:rPr>
              <w:lang w:val="fr-FR"/>
            </w:rPr>
          </w:rPrChange>
        </w:rPr>
        <w:t>Aujourd</w:t>
      </w:r>
      <w:del w:id="15695" w:author="Peng Luqi" w:date="2019-10-13T14:43:00Z">
        <w:r w:rsidRPr="00F94CB9" w:rsidDel="00EF666F">
          <w:rPr>
            <w:sz w:val="28"/>
            <w:szCs w:val="28"/>
            <w:lang w:val="fr-FR"/>
            <w:rPrChange w:id="15696" w:author="Peng Luqi" w:date="2019-10-13T14:50:00Z">
              <w:rPr>
                <w:lang w:val="fr-FR"/>
              </w:rPr>
            </w:rPrChange>
          </w:rPr>
          <w:delText>’</w:delText>
        </w:r>
      </w:del>
      <w:ins w:id="15697" w:author="Peng Luqi" w:date="2019-10-13T14:43:00Z">
        <w:r w:rsidR="00EF666F" w:rsidRPr="00F94CB9">
          <w:rPr>
            <w:sz w:val="28"/>
            <w:szCs w:val="28"/>
            <w:lang w:val="fr-FR"/>
            <w:rPrChange w:id="15698" w:author="Peng Luqi" w:date="2019-10-13T14:50:00Z">
              <w:rPr>
                <w:lang w:val="fr-FR"/>
              </w:rPr>
            </w:rPrChange>
          </w:rPr>
          <w:t>’</w:t>
        </w:r>
      </w:ins>
      <w:r w:rsidRPr="00F94CB9">
        <w:rPr>
          <w:sz w:val="28"/>
          <w:szCs w:val="28"/>
          <w:lang w:val="fr-FR"/>
          <w:rPrChange w:id="15699" w:author="Peng Luqi" w:date="2019-10-13T14:50:00Z">
            <w:rPr>
              <w:lang w:val="fr-FR"/>
            </w:rPr>
          </w:rPrChange>
        </w:rPr>
        <w:t>hui, le Bitcoin a atteint ce point, peu importe le résultat, qu</w:t>
      </w:r>
      <w:del w:id="15700" w:author="Peng Luqi" w:date="2019-10-13T14:43:00Z">
        <w:r w:rsidRPr="00F94CB9" w:rsidDel="00EF666F">
          <w:rPr>
            <w:sz w:val="28"/>
            <w:szCs w:val="28"/>
            <w:lang w:val="fr-FR"/>
            <w:rPrChange w:id="15701" w:author="Peng Luqi" w:date="2019-10-13T14:50:00Z">
              <w:rPr>
                <w:lang w:val="fr-FR"/>
              </w:rPr>
            </w:rPrChange>
          </w:rPr>
          <w:delText>’</w:delText>
        </w:r>
      </w:del>
      <w:ins w:id="15702" w:author="Peng Luqi" w:date="2019-10-13T14:43:00Z">
        <w:r w:rsidR="00EF666F" w:rsidRPr="00F94CB9">
          <w:rPr>
            <w:sz w:val="28"/>
            <w:szCs w:val="28"/>
            <w:lang w:val="fr-FR"/>
            <w:rPrChange w:id="15703" w:author="Peng Luqi" w:date="2019-10-13T14:50:00Z">
              <w:rPr>
                <w:lang w:val="fr-FR"/>
              </w:rPr>
            </w:rPrChange>
          </w:rPr>
          <w:t>’</w:t>
        </w:r>
      </w:ins>
      <w:r w:rsidRPr="00F94CB9">
        <w:rPr>
          <w:sz w:val="28"/>
          <w:szCs w:val="28"/>
          <w:lang w:val="fr-FR"/>
          <w:rPrChange w:id="15704" w:author="Peng Luqi" w:date="2019-10-13T14:50:00Z">
            <w:rPr>
              <w:lang w:val="fr-FR"/>
            </w:rPr>
          </w:rPrChange>
        </w:rPr>
        <w:t>il augmente ou qu</w:t>
      </w:r>
      <w:del w:id="15705" w:author="Peng Luqi" w:date="2019-10-13T14:43:00Z">
        <w:r w:rsidRPr="00F94CB9" w:rsidDel="00EF666F">
          <w:rPr>
            <w:sz w:val="28"/>
            <w:szCs w:val="28"/>
            <w:lang w:val="fr-FR"/>
            <w:rPrChange w:id="15706" w:author="Peng Luqi" w:date="2019-10-13T14:50:00Z">
              <w:rPr>
                <w:lang w:val="fr-FR"/>
              </w:rPr>
            </w:rPrChange>
          </w:rPr>
          <w:delText>’</w:delText>
        </w:r>
      </w:del>
      <w:ins w:id="15707" w:author="Peng Luqi" w:date="2019-10-13T14:43:00Z">
        <w:r w:rsidR="00EF666F" w:rsidRPr="00F94CB9">
          <w:rPr>
            <w:sz w:val="28"/>
            <w:szCs w:val="28"/>
            <w:lang w:val="fr-FR"/>
            <w:rPrChange w:id="15708" w:author="Peng Luqi" w:date="2019-10-13T14:50:00Z">
              <w:rPr>
                <w:lang w:val="fr-FR"/>
              </w:rPr>
            </w:rPrChange>
          </w:rPr>
          <w:t>’</w:t>
        </w:r>
      </w:ins>
      <w:r w:rsidRPr="00F94CB9">
        <w:rPr>
          <w:sz w:val="28"/>
          <w:szCs w:val="28"/>
          <w:lang w:val="fr-FR"/>
          <w:rPrChange w:id="15709" w:author="Peng Luqi" w:date="2019-10-13T14:50:00Z">
            <w:rPr>
              <w:lang w:val="fr-FR"/>
            </w:rPr>
          </w:rPrChange>
        </w:rPr>
        <w:t>il diminue, il est</w:t>
      </w:r>
      <w:r w:rsidRPr="00F94CB9">
        <w:rPr>
          <w:spacing w:val="-14"/>
          <w:sz w:val="28"/>
          <w:szCs w:val="28"/>
          <w:lang w:val="fr-FR"/>
          <w:rPrChange w:id="15710" w:author="Peng Luqi" w:date="2019-10-13T14:50:00Z">
            <w:rPr>
              <w:spacing w:val="-14"/>
              <w:lang w:val="fr-FR"/>
            </w:rPr>
          </w:rPrChange>
        </w:rPr>
        <w:t xml:space="preserve"> </w:t>
      </w:r>
      <w:r w:rsidRPr="00F94CB9">
        <w:rPr>
          <w:sz w:val="28"/>
          <w:szCs w:val="28"/>
          <w:lang w:val="fr-FR"/>
          <w:rPrChange w:id="15711" w:author="Peng Luqi" w:date="2019-10-13T14:50:00Z">
            <w:rPr>
              <w:lang w:val="fr-FR"/>
            </w:rPr>
          </w:rPrChange>
        </w:rPr>
        <w:t>très</w:t>
      </w:r>
      <w:r w:rsidRPr="00F94CB9">
        <w:rPr>
          <w:spacing w:val="-13"/>
          <w:sz w:val="28"/>
          <w:szCs w:val="28"/>
          <w:lang w:val="fr-FR"/>
          <w:rPrChange w:id="15712" w:author="Peng Luqi" w:date="2019-10-13T14:50:00Z">
            <w:rPr>
              <w:spacing w:val="-13"/>
              <w:lang w:val="fr-FR"/>
            </w:rPr>
          </w:rPrChange>
        </w:rPr>
        <w:t xml:space="preserve"> </w:t>
      </w:r>
      <w:r w:rsidRPr="00F94CB9">
        <w:rPr>
          <w:sz w:val="28"/>
          <w:szCs w:val="28"/>
          <w:lang w:val="fr-FR"/>
          <w:rPrChange w:id="15713" w:author="Peng Luqi" w:date="2019-10-13T14:50:00Z">
            <w:rPr>
              <w:lang w:val="fr-FR"/>
            </w:rPr>
          </w:rPrChange>
        </w:rPr>
        <w:t>difficile</w:t>
      </w:r>
      <w:r w:rsidRPr="00F94CB9">
        <w:rPr>
          <w:spacing w:val="-13"/>
          <w:sz w:val="28"/>
          <w:szCs w:val="28"/>
          <w:lang w:val="fr-FR"/>
          <w:rPrChange w:id="15714" w:author="Peng Luqi" w:date="2019-10-13T14:50:00Z">
            <w:rPr>
              <w:spacing w:val="-13"/>
              <w:lang w:val="fr-FR"/>
            </w:rPr>
          </w:rPrChange>
        </w:rPr>
        <w:t xml:space="preserve"> </w:t>
      </w:r>
      <w:r w:rsidRPr="00F94CB9">
        <w:rPr>
          <w:sz w:val="28"/>
          <w:szCs w:val="28"/>
          <w:lang w:val="fr-FR"/>
          <w:rPrChange w:id="15715" w:author="Peng Luqi" w:date="2019-10-13T14:50:00Z">
            <w:rPr>
              <w:lang w:val="fr-FR"/>
            </w:rPr>
          </w:rPrChange>
        </w:rPr>
        <w:t>de</w:t>
      </w:r>
      <w:r w:rsidRPr="00F94CB9">
        <w:rPr>
          <w:spacing w:val="-15"/>
          <w:sz w:val="28"/>
          <w:szCs w:val="28"/>
          <w:lang w:val="fr-FR"/>
          <w:rPrChange w:id="15716" w:author="Peng Luqi" w:date="2019-10-13T14:50:00Z">
            <w:rPr>
              <w:spacing w:val="-15"/>
              <w:lang w:val="fr-FR"/>
            </w:rPr>
          </w:rPrChange>
        </w:rPr>
        <w:t xml:space="preserve"> </w:t>
      </w:r>
      <w:r w:rsidRPr="00F94CB9">
        <w:rPr>
          <w:sz w:val="28"/>
          <w:szCs w:val="28"/>
          <w:lang w:val="fr-FR"/>
          <w:rPrChange w:id="15717" w:author="Peng Luqi" w:date="2019-10-13T14:50:00Z">
            <w:rPr>
              <w:lang w:val="fr-FR"/>
            </w:rPr>
          </w:rPrChange>
        </w:rPr>
        <w:t>le</w:t>
      </w:r>
      <w:r w:rsidRPr="00F94CB9">
        <w:rPr>
          <w:spacing w:val="-13"/>
          <w:sz w:val="28"/>
          <w:szCs w:val="28"/>
          <w:lang w:val="fr-FR"/>
          <w:rPrChange w:id="15718" w:author="Peng Luqi" w:date="2019-10-13T14:50:00Z">
            <w:rPr>
              <w:spacing w:val="-13"/>
              <w:lang w:val="fr-FR"/>
            </w:rPr>
          </w:rPrChange>
        </w:rPr>
        <w:t xml:space="preserve"> </w:t>
      </w:r>
      <w:r w:rsidRPr="00F94CB9">
        <w:rPr>
          <w:sz w:val="28"/>
          <w:szCs w:val="28"/>
          <w:lang w:val="fr-FR"/>
          <w:rPrChange w:id="15719" w:author="Peng Luqi" w:date="2019-10-13T14:50:00Z">
            <w:rPr>
              <w:lang w:val="fr-FR"/>
            </w:rPr>
          </w:rPrChange>
        </w:rPr>
        <w:t>nier.</w:t>
      </w:r>
      <w:r w:rsidRPr="00F94CB9">
        <w:rPr>
          <w:spacing w:val="-13"/>
          <w:sz w:val="28"/>
          <w:szCs w:val="28"/>
          <w:lang w:val="fr-FR"/>
          <w:rPrChange w:id="15720" w:author="Peng Luqi" w:date="2019-10-13T14:50:00Z">
            <w:rPr>
              <w:spacing w:val="-13"/>
              <w:lang w:val="fr-FR"/>
            </w:rPr>
          </w:rPrChange>
        </w:rPr>
        <w:t xml:space="preserve"> </w:t>
      </w:r>
      <w:r w:rsidRPr="00F94CB9">
        <w:rPr>
          <w:sz w:val="28"/>
          <w:szCs w:val="28"/>
          <w:lang w:val="fr-FR"/>
          <w:rPrChange w:id="15721" w:author="Peng Luqi" w:date="2019-10-13T14:50:00Z">
            <w:rPr>
              <w:lang w:val="fr-FR"/>
            </w:rPr>
          </w:rPrChange>
        </w:rPr>
        <w:t>Aujourd</w:t>
      </w:r>
      <w:del w:id="15722" w:author="Peng Luqi" w:date="2019-10-13T14:43:00Z">
        <w:r w:rsidRPr="00F94CB9" w:rsidDel="00EF666F">
          <w:rPr>
            <w:sz w:val="28"/>
            <w:szCs w:val="28"/>
            <w:lang w:val="fr-FR"/>
            <w:rPrChange w:id="15723" w:author="Peng Luqi" w:date="2019-10-13T14:50:00Z">
              <w:rPr>
                <w:lang w:val="fr-FR"/>
              </w:rPr>
            </w:rPrChange>
          </w:rPr>
          <w:delText>’</w:delText>
        </w:r>
      </w:del>
      <w:ins w:id="15724" w:author="Peng Luqi" w:date="2019-10-13T14:43:00Z">
        <w:r w:rsidR="00EF666F" w:rsidRPr="00F94CB9">
          <w:rPr>
            <w:sz w:val="28"/>
            <w:szCs w:val="28"/>
            <w:lang w:val="fr-FR"/>
            <w:rPrChange w:id="15725" w:author="Peng Luqi" w:date="2019-10-13T14:50:00Z">
              <w:rPr>
                <w:lang w:val="fr-FR"/>
              </w:rPr>
            </w:rPrChange>
          </w:rPr>
          <w:t>’</w:t>
        </w:r>
      </w:ins>
      <w:r w:rsidRPr="00F94CB9">
        <w:rPr>
          <w:sz w:val="28"/>
          <w:szCs w:val="28"/>
          <w:lang w:val="fr-FR"/>
          <w:rPrChange w:id="15726" w:author="Peng Luqi" w:date="2019-10-13T14:50:00Z">
            <w:rPr>
              <w:lang w:val="fr-FR"/>
            </w:rPr>
          </w:rPrChange>
        </w:rPr>
        <w:t>hui,</w:t>
      </w:r>
      <w:r w:rsidRPr="00F94CB9">
        <w:rPr>
          <w:spacing w:val="-13"/>
          <w:sz w:val="28"/>
          <w:szCs w:val="28"/>
          <w:lang w:val="fr-FR"/>
          <w:rPrChange w:id="15727" w:author="Peng Luqi" w:date="2019-10-13T14:50:00Z">
            <w:rPr>
              <w:spacing w:val="-13"/>
              <w:lang w:val="fr-FR"/>
            </w:rPr>
          </w:rPrChange>
        </w:rPr>
        <w:t xml:space="preserve"> </w:t>
      </w:r>
      <w:r w:rsidRPr="00F94CB9">
        <w:rPr>
          <w:sz w:val="28"/>
          <w:szCs w:val="28"/>
          <w:lang w:val="fr-FR"/>
          <w:rPrChange w:id="15728" w:author="Peng Luqi" w:date="2019-10-13T14:50:00Z">
            <w:rPr>
              <w:lang w:val="fr-FR"/>
            </w:rPr>
          </w:rPrChange>
        </w:rPr>
        <w:t>dix</w:t>
      </w:r>
      <w:r w:rsidRPr="00F94CB9">
        <w:rPr>
          <w:spacing w:val="-14"/>
          <w:sz w:val="28"/>
          <w:szCs w:val="28"/>
          <w:lang w:val="fr-FR"/>
          <w:rPrChange w:id="15729" w:author="Peng Luqi" w:date="2019-10-13T14:50:00Z">
            <w:rPr>
              <w:spacing w:val="-14"/>
              <w:lang w:val="fr-FR"/>
            </w:rPr>
          </w:rPrChange>
        </w:rPr>
        <w:t xml:space="preserve"> </w:t>
      </w:r>
      <w:r w:rsidRPr="00F94CB9">
        <w:rPr>
          <w:sz w:val="28"/>
          <w:szCs w:val="28"/>
          <w:lang w:val="fr-FR"/>
          <w:rPrChange w:id="15730" w:author="Peng Luqi" w:date="2019-10-13T14:50:00Z">
            <w:rPr>
              <w:lang w:val="fr-FR"/>
            </w:rPr>
          </w:rPrChange>
        </w:rPr>
        <w:t>ans</w:t>
      </w:r>
      <w:r w:rsidRPr="00F94CB9">
        <w:rPr>
          <w:spacing w:val="-13"/>
          <w:sz w:val="28"/>
          <w:szCs w:val="28"/>
          <w:lang w:val="fr-FR"/>
          <w:rPrChange w:id="15731" w:author="Peng Luqi" w:date="2019-10-13T14:50:00Z">
            <w:rPr>
              <w:spacing w:val="-13"/>
              <w:lang w:val="fr-FR"/>
            </w:rPr>
          </w:rPrChange>
        </w:rPr>
        <w:t xml:space="preserve"> </w:t>
      </w:r>
      <w:r w:rsidRPr="00F94CB9">
        <w:rPr>
          <w:sz w:val="28"/>
          <w:szCs w:val="28"/>
          <w:lang w:val="fr-FR"/>
          <w:rPrChange w:id="15732" w:author="Peng Luqi" w:date="2019-10-13T14:50:00Z">
            <w:rPr>
              <w:lang w:val="fr-FR"/>
            </w:rPr>
          </w:rPrChange>
        </w:rPr>
        <w:t>après</w:t>
      </w:r>
      <w:r w:rsidRPr="00F94CB9">
        <w:rPr>
          <w:spacing w:val="-13"/>
          <w:sz w:val="28"/>
          <w:szCs w:val="28"/>
          <w:lang w:val="fr-FR"/>
          <w:rPrChange w:id="15733" w:author="Peng Luqi" w:date="2019-10-13T14:50:00Z">
            <w:rPr>
              <w:spacing w:val="-13"/>
              <w:lang w:val="fr-FR"/>
            </w:rPr>
          </w:rPrChange>
        </w:rPr>
        <w:t xml:space="preserve"> </w:t>
      </w:r>
      <w:r w:rsidRPr="00F94CB9">
        <w:rPr>
          <w:sz w:val="28"/>
          <w:szCs w:val="28"/>
          <w:lang w:val="fr-FR"/>
          <w:rPrChange w:id="15734" w:author="Peng Luqi" w:date="2019-10-13T14:50:00Z">
            <w:rPr>
              <w:lang w:val="fr-FR"/>
            </w:rPr>
          </w:rPrChange>
        </w:rPr>
        <w:t>la</w:t>
      </w:r>
      <w:r w:rsidRPr="00F94CB9">
        <w:rPr>
          <w:spacing w:val="-13"/>
          <w:sz w:val="28"/>
          <w:szCs w:val="28"/>
          <w:lang w:val="fr-FR"/>
          <w:rPrChange w:id="15735" w:author="Peng Luqi" w:date="2019-10-13T14:50:00Z">
            <w:rPr>
              <w:spacing w:val="-13"/>
              <w:lang w:val="fr-FR"/>
            </w:rPr>
          </w:rPrChange>
        </w:rPr>
        <w:t xml:space="preserve"> </w:t>
      </w:r>
      <w:r w:rsidRPr="00F94CB9">
        <w:rPr>
          <w:sz w:val="28"/>
          <w:szCs w:val="28"/>
          <w:lang w:val="fr-FR"/>
          <w:rPrChange w:id="15736" w:author="Peng Luqi" w:date="2019-10-13T14:50:00Z">
            <w:rPr>
              <w:lang w:val="fr-FR"/>
            </w:rPr>
          </w:rPrChange>
        </w:rPr>
        <w:t>naissance</w:t>
      </w:r>
      <w:r w:rsidRPr="00F94CB9">
        <w:rPr>
          <w:spacing w:val="-14"/>
          <w:sz w:val="28"/>
          <w:szCs w:val="28"/>
          <w:lang w:val="fr-FR"/>
          <w:rPrChange w:id="15737" w:author="Peng Luqi" w:date="2019-10-13T14:50:00Z">
            <w:rPr>
              <w:spacing w:val="-14"/>
              <w:lang w:val="fr-FR"/>
            </w:rPr>
          </w:rPrChange>
        </w:rPr>
        <w:t xml:space="preserve"> </w:t>
      </w:r>
      <w:r w:rsidRPr="00F94CB9">
        <w:rPr>
          <w:sz w:val="28"/>
          <w:szCs w:val="28"/>
          <w:lang w:val="fr-FR"/>
          <w:rPrChange w:id="15738" w:author="Peng Luqi" w:date="2019-10-13T14:50:00Z">
            <w:rPr>
              <w:lang w:val="fr-FR"/>
            </w:rPr>
          </w:rPrChange>
        </w:rPr>
        <w:t>du</w:t>
      </w:r>
      <w:r w:rsidRPr="00F94CB9">
        <w:rPr>
          <w:spacing w:val="-13"/>
          <w:sz w:val="28"/>
          <w:szCs w:val="28"/>
          <w:lang w:val="fr-FR"/>
          <w:rPrChange w:id="15739" w:author="Peng Luqi" w:date="2019-10-13T14:50:00Z">
            <w:rPr>
              <w:spacing w:val="-13"/>
              <w:lang w:val="fr-FR"/>
            </w:rPr>
          </w:rPrChange>
        </w:rPr>
        <w:t xml:space="preserve"> </w:t>
      </w:r>
      <w:r w:rsidRPr="00F94CB9">
        <w:rPr>
          <w:sz w:val="28"/>
          <w:szCs w:val="28"/>
          <w:lang w:val="fr-FR"/>
          <w:rPrChange w:id="15740" w:author="Peng Luqi" w:date="2019-10-13T14:50:00Z">
            <w:rPr>
              <w:lang w:val="fr-FR"/>
            </w:rPr>
          </w:rPrChange>
        </w:rPr>
        <w:t>Bitcoin,</w:t>
      </w:r>
      <w:r w:rsidRPr="00F94CB9">
        <w:rPr>
          <w:spacing w:val="-13"/>
          <w:sz w:val="28"/>
          <w:szCs w:val="28"/>
          <w:lang w:val="fr-FR"/>
          <w:rPrChange w:id="15741" w:author="Peng Luqi" w:date="2019-10-13T14:50:00Z">
            <w:rPr>
              <w:spacing w:val="-13"/>
              <w:lang w:val="fr-FR"/>
            </w:rPr>
          </w:rPrChange>
        </w:rPr>
        <w:t xml:space="preserve"> </w:t>
      </w:r>
      <w:r w:rsidRPr="00F94CB9">
        <w:rPr>
          <w:sz w:val="28"/>
          <w:szCs w:val="28"/>
          <w:lang w:val="fr-FR"/>
          <w:rPrChange w:id="15742" w:author="Peng Luqi" w:date="2019-10-13T14:50:00Z">
            <w:rPr>
              <w:lang w:val="fr-FR"/>
            </w:rPr>
          </w:rPrChange>
        </w:rPr>
        <w:t>la</w:t>
      </w:r>
      <w:r w:rsidRPr="00F94CB9">
        <w:rPr>
          <w:spacing w:val="-14"/>
          <w:sz w:val="28"/>
          <w:szCs w:val="28"/>
          <w:lang w:val="fr-FR"/>
          <w:rPrChange w:id="15743" w:author="Peng Luqi" w:date="2019-10-13T14:50:00Z">
            <w:rPr>
              <w:spacing w:val="-14"/>
              <w:lang w:val="fr-FR"/>
            </w:rPr>
          </w:rPrChange>
        </w:rPr>
        <w:t xml:space="preserve"> </w:t>
      </w:r>
      <w:r w:rsidRPr="00F94CB9">
        <w:rPr>
          <w:sz w:val="28"/>
          <w:szCs w:val="28"/>
          <w:lang w:val="fr-FR"/>
          <w:rPrChange w:id="15744" w:author="Peng Luqi" w:date="2019-10-13T14:50:00Z">
            <w:rPr>
              <w:lang w:val="fr-FR"/>
            </w:rPr>
          </w:rPrChange>
        </w:rPr>
        <w:t>valeur</w:t>
      </w:r>
      <w:r w:rsidRPr="00F94CB9">
        <w:rPr>
          <w:spacing w:val="-13"/>
          <w:sz w:val="28"/>
          <w:szCs w:val="28"/>
          <w:lang w:val="fr-FR"/>
          <w:rPrChange w:id="15745" w:author="Peng Luqi" w:date="2019-10-13T14:50:00Z">
            <w:rPr>
              <w:spacing w:val="-13"/>
              <w:lang w:val="fr-FR"/>
            </w:rPr>
          </w:rPrChange>
        </w:rPr>
        <w:t xml:space="preserve"> </w:t>
      </w:r>
      <w:r w:rsidRPr="00F94CB9">
        <w:rPr>
          <w:sz w:val="28"/>
          <w:szCs w:val="28"/>
          <w:lang w:val="fr-FR"/>
          <w:rPrChange w:id="15746" w:author="Peng Luqi" w:date="2019-10-13T14:50:00Z">
            <w:rPr>
              <w:lang w:val="fr-FR"/>
            </w:rPr>
          </w:rPrChange>
        </w:rPr>
        <w:t>de</w:t>
      </w:r>
      <w:r w:rsidRPr="00F94CB9">
        <w:rPr>
          <w:spacing w:val="-13"/>
          <w:sz w:val="28"/>
          <w:szCs w:val="28"/>
          <w:lang w:val="fr-FR"/>
          <w:rPrChange w:id="15747" w:author="Peng Luqi" w:date="2019-10-13T14:50:00Z">
            <w:rPr>
              <w:spacing w:val="-13"/>
              <w:lang w:val="fr-FR"/>
            </w:rPr>
          </w:rPrChange>
        </w:rPr>
        <w:t xml:space="preserve"> </w:t>
      </w:r>
      <w:r w:rsidRPr="00F94CB9">
        <w:rPr>
          <w:sz w:val="28"/>
          <w:szCs w:val="28"/>
          <w:lang w:val="fr-FR"/>
          <w:rPrChange w:id="15748" w:author="Peng Luqi" w:date="2019-10-13T14:50:00Z">
            <w:rPr>
              <w:lang w:val="fr-FR"/>
            </w:rPr>
          </w:rPrChange>
        </w:rPr>
        <w:t>la</w:t>
      </w:r>
      <w:r w:rsidRPr="00F94CB9">
        <w:rPr>
          <w:spacing w:val="-13"/>
          <w:sz w:val="28"/>
          <w:szCs w:val="28"/>
          <w:lang w:val="fr-FR"/>
          <w:rPrChange w:id="15749" w:author="Peng Luqi" w:date="2019-10-13T14:50:00Z">
            <w:rPr>
              <w:spacing w:val="-13"/>
              <w:lang w:val="fr-FR"/>
            </w:rPr>
          </w:rPrChange>
        </w:rPr>
        <w:t xml:space="preserve"> </w:t>
      </w:r>
      <w:r w:rsidRPr="00F94CB9">
        <w:rPr>
          <w:sz w:val="28"/>
          <w:szCs w:val="28"/>
          <w:lang w:val="fr-FR"/>
          <w:rPrChange w:id="15750" w:author="Peng Luqi" w:date="2019-10-13T14:50:00Z">
            <w:rPr>
              <w:lang w:val="fr-FR"/>
            </w:rPr>
          </w:rPrChange>
        </w:rPr>
        <w:t>technologie blockchain a un attribut comme le Bitcoin. La valeur ajoutée des crypto monnaies basées sur la technologie blockchain est tout aussi difficile à</w:t>
      </w:r>
      <w:r w:rsidRPr="00F94CB9">
        <w:rPr>
          <w:spacing w:val="-6"/>
          <w:sz w:val="28"/>
          <w:szCs w:val="28"/>
          <w:lang w:val="fr-FR"/>
          <w:rPrChange w:id="15751" w:author="Peng Luqi" w:date="2019-10-13T14:50:00Z">
            <w:rPr>
              <w:spacing w:val="-6"/>
              <w:lang w:val="fr-FR"/>
            </w:rPr>
          </w:rPrChange>
        </w:rPr>
        <w:t xml:space="preserve"> </w:t>
      </w:r>
      <w:r w:rsidRPr="00F94CB9">
        <w:rPr>
          <w:sz w:val="28"/>
          <w:szCs w:val="28"/>
          <w:lang w:val="fr-FR"/>
          <w:rPrChange w:id="15752" w:author="Peng Luqi" w:date="2019-10-13T14:50:00Z">
            <w:rPr>
              <w:lang w:val="fr-FR"/>
            </w:rPr>
          </w:rPrChange>
        </w:rPr>
        <w:t>nier.</w:t>
      </w:r>
    </w:p>
    <w:p w:rsidR="002B38DF" w:rsidRPr="00F94CB9" w:rsidRDefault="002B38DF">
      <w:pPr>
        <w:pStyle w:val="a3"/>
        <w:ind w:left="170" w:right="170"/>
        <w:jc w:val="both"/>
        <w:rPr>
          <w:lang w:val="fr-FR"/>
          <w:rPrChange w:id="15753" w:author="Peng Luqi" w:date="2019-10-13T14:50:00Z">
            <w:rPr>
              <w:sz w:val="31"/>
              <w:lang w:val="fr-FR"/>
            </w:rPr>
          </w:rPrChange>
        </w:rPr>
        <w:pPrChange w:id="15754" w:author="Peng Luqi" w:date="2019-10-13T14:20:00Z">
          <w:pPr>
            <w:pStyle w:val="a3"/>
            <w:spacing w:before="6"/>
          </w:pPr>
        </w:pPrChange>
      </w:pPr>
    </w:p>
    <w:p w:rsidR="002B38DF" w:rsidRPr="00F94CB9" w:rsidRDefault="00716360">
      <w:pPr>
        <w:ind w:left="170" w:right="170"/>
        <w:jc w:val="both"/>
        <w:rPr>
          <w:sz w:val="28"/>
          <w:szCs w:val="28"/>
          <w:lang w:val="fr-FR"/>
          <w:rPrChange w:id="15755" w:author="Peng Luqi" w:date="2019-10-13T14:50:00Z">
            <w:rPr>
              <w:lang w:val="fr-FR"/>
            </w:rPr>
          </w:rPrChange>
        </w:rPr>
        <w:pPrChange w:id="15756" w:author="Peng Luqi" w:date="2019-10-13T14:20:00Z">
          <w:pPr>
            <w:ind w:left="130"/>
            <w:jc w:val="both"/>
          </w:pPr>
        </w:pPrChange>
      </w:pPr>
      <w:r w:rsidRPr="00F94CB9">
        <w:rPr>
          <w:sz w:val="28"/>
          <w:szCs w:val="28"/>
          <w:lang w:val="fr-FR"/>
          <w:rPrChange w:id="15757" w:author="Peng Luqi" w:date="2019-10-13T14:50:00Z">
            <w:rPr>
              <w:lang w:val="fr-FR"/>
            </w:rPr>
          </w:rPrChange>
        </w:rPr>
        <w:t>Il y a huit ans, la raison pour laquelle j</w:t>
      </w:r>
      <w:del w:id="15758" w:author="Peng Luqi" w:date="2019-10-13T14:43:00Z">
        <w:r w:rsidRPr="00F94CB9" w:rsidDel="00EF666F">
          <w:rPr>
            <w:sz w:val="28"/>
            <w:szCs w:val="28"/>
            <w:lang w:val="fr-FR"/>
            <w:rPrChange w:id="15759" w:author="Peng Luqi" w:date="2019-10-13T14:50:00Z">
              <w:rPr>
                <w:lang w:val="fr-FR"/>
              </w:rPr>
            </w:rPrChange>
          </w:rPr>
          <w:delText>’</w:delText>
        </w:r>
      </w:del>
      <w:ins w:id="15760" w:author="Peng Luqi" w:date="2019-10-13T14:43:00Z">
        <w:r w:rsidR="00EF666F" w:rsidRPr="00F94CB9">
          <w:rPr>
            <w:sz w:val="28"/>
            <w:szCs w:val="28"/>
            <w:lang w:val="fr-FR"/>
            <w:rPrChange w:id="15761" w:author="Peng Luqi" w:date="2019-10-13T14:50:00Z">
              <w:rPr>
                <w:lang w:val="fr-FR"/>
              </w:rPr>
            </w:rPrChange>
          </w:rPr>
          <w:t>’</w:t>
        </w:r>
      </w:ins>
      <w:r w:rsidRPr="00F94CB9">
        <w:rPr>
          <w:sz w:val="28"/>
          <w:szCs w:val="28"/>
          <w:lang w:val="fr-FR"/>
          <w:rPrChange w:id="15762" w:author="Peng Luqi" w:date="2019-10-13T14:50:00Z">
            <w:rPr>
              <w:lang w:val="fr-FR"/>
            </w:rPr>
          </w:rPrChange>
        </w:rPr>
        <w:t>ai commencée à investir sur le Bitcoin était simple.</w:t>
      </w:r>
    </w:p>
    <w:p w:rsidR="002B38DF" w:rsidRPr="00F94CB9" w:rsidRDefault="002B38DF">
      <w:pPr>
        <w:pStyle w:val="a3"/>
        <w:ind w:left="170" w:right="170"/>
        <w:jc w:val="both"/>
        <w:rPr>
          <w:lang w:val="fr-FR"/>
          <w:rPrChange w:id="15763" w:author="Peng Luqi" w:date="2019-10-13T14:50:00Z">
            <w:rPr>
              <w:sz w:val="24"/>
              <w:lang w:val="fr-FR"/>
            </w:rPr>
          </w:rPrChange>
        </w:rPr>
        <w:pPrChange w:id="15764" w:author="Peng Luqi" w:date="2019-10-13T14:20:00Z">
          <w:pPr>
            <w:pStyle w:val="a3"/>
          </w:pPr>
        </w:pPrChange>
      </w:pPr>
    </w:p>
    <w:p w:rsidR="002B38DF" w:rsidRPr="00F94CB9" w:rsidDel="001D733D" w:rsidRDefault="00716360">
      <w:pPr>
        <w:pStyle w:val="a3"/>
        <w:ind w:left="720" w:right="720"/>
        <w:jc w:val="both"/>
        <w:rPr>
          <w:del w:id="15765" w:author="Peng Luqi" w:date="2019-10-13T23:33:00Z"/>
          <w:lang w:val="fr-FR"/>
          <w:rPrChange w:id="15766" w:author="Peng Luqi" w:date="2019-10-13T14:50:00Z">
            <w:rPr>
              <w:del w:id="15767" w:author="Peng Luqi" w:date="2019-10-13T23:33:00Z"/>
              <w:lang w:val="fr-FR"/>
            </w:rPr>
          </w:rPrChange>
        </w:rPr>
        <w:pPrChange w:id="15768" w:author="Peng Luqi" w:date="2019-10-13T23:35:00Z">
          <w:pPr>
            <w:spacing w:before="192" w:line="340" w:lineRule="auto"/>
            <w:ind w:left="130" w:right="179"/>
            <w:jc w:val="both"/>
          </w:pPr>
        </w:pPrChange>
      </w:pPr>
      <w:r w:rsidRPr="00F94CB9">
        <w:rPr>
          <w:lang w:val="fr-FR"/>
          <w:rPrChange w:id="15769" w:author="Peng Luqi" w:date="2019-10-13T14:50:00Z">
            <w:rPr>
              <w:lang w:val="fr-FR"/>
            </w:rPr>
          </w:rPrChange>
        </w:rPr>
        <w:t>Nous avons vu comment Internet a changé la face du monde en réduisant considérablement le coût du flux</w:t>
      </w:r>
      <w:r w:rsidRPr="005A317D">
        <w:rPr>
          <w:lang w:val="fr-FR"/>
          <w:rPrChange w:id="15770" w:author="Peng Luqi" w:date="2019-10-13T23:34:00Z">
            <w:rPr>
              <w:spacing w:val="-7"/>
              <w:lang w:val="fr-FR"/>
            </w:rPr>
          </w:rPrChange>
        </w:rPr>
        <w:t xml:space="preserve"> </w:t>
      </w:r>
      <w:r w:rsidRPr="00F94CB9">
        <w:rPr>
          <w:lang w:val="fr-FR"/>
          <w:rPrChange w:id="15771" w:author="Peng Luqi" w:date="2019-10-13T14:50:00Z">
            <w:rPr>
              <w:lang w:val="fr-FR"/>
            </w:rPr>
          </w:rPrChange>
        </w:rPr>
        <w:t>d</w:t>
      </w:r>
      <w:del w:id="15772" w:author="Peng Luqi" w:date="2019-10-13T14:43:00Z">
        <w:r w:rsidRPr="00F94CB9" w:rsidDel="00EF666F">
          <w:rPr>
            <w:lang w:val="fr-FR"/>
            <w:rPrChange w:id="15773" w:author="Peng Luqi" w:date="2019-10-13T14:50:00Z">
              <w:rPr>
                <w:lang w:val="fr-FR"/>
              </w:rPr>
            </w:rPrChange>
          </w:rPr>
          <w:delText>’</w:delText>
        </w:r>
      </w:del>
      <w:ins w:id="15774" w:author="Peng Luqi" w:date="2019-10-13T14:43:00Z">
        <w:r w:rsidR="00EF666F" w:rsidRPr="00F94CB9">
          <w:rPr>
            <w:lang w:val="fr-FR"/>
            <w:rPrChange w:id="15775" w:author="Peng Luqi" w:date="2019-10-13T14:50:00Z">
              <w:rPr>
                <w:lang w:val="fr-FR"/>
              </w:rPr>
            </w:rPrChange>
          </w:rPr>
          <w:t>’</w:t>
        </w:r>
      </w:ins>
      <w:r w:rsidRPr="00F94CB9">
        <w:rPr>
          <w:lang w:val="fr-FR"/>
          <w:rPrChange w:id="15776" w:author="Peng Luqi" w:date="2019-10-13T14:50:00Z">
            <w:rPr>
              <w:lang w:val="fr-FR"/>
            </w:rPr>
          </w:rPrChange>
        </w:rPr>
        <w:t>information</w:t>
      </w:r>
      <w:r w:rsidRPr="005A317D">
        <w:rPr>
          <w:lang w:val="fr-FR"/>
          <w:rPrChange w:id="15777" w:author="Peng Luqi" w:date="2019-10-13T23:34:00Z">
            <w:rPr>
              <w:spacing w:val="-6"/>
              <w:lang w:val="fr-FR"/>
            </w:rPr>
          </w:rPrChange>
        </w:rPr>
        <w:t xml:space="preserve"> </w:t>
      </w:r>
      <w:r w:rsidRPr="00F94CB9">
        <w:rPr>
          <w:lang w:val="fr-FR"/>
          <w:rPrChange w:id="15778" w:author="Peng Luqi" w:date="2019-10-13T14:50:00Z">
            <w:rPr>
              <w:lang w:val="fr-FR"/>
            </w:rPr>
          </w:rPrChange>
        </w:rPr>
        <w:t>(presque</w:t>
      </w:r>
      <w:r w:rsidRPr="005A317D">
        <w:rPr>
          <w:lang w:val="fr-FR"/>
          <w:rPrChange w:id="15779" w:author="Peng Luqi" w:date="2019-10-13T23:34:00Z">
            <w:rPr>
              <w:spacing w:val="-7"/>
              <w:lang w:val="fr-FR"/>
            </w:rPr>
          </w:rPrChange>
        </w:rPr>
        <w:t xml:space="preserve"> </w:t>
      </w:r>
      <w:r w:rsidRPr="00F94CB9">
        <w:rPr>
          <w:lang w:val="fr-FR"/>
          <w:rPrChange w:id="15780" w:author="Peng Luqi" w:date="2019-10-13T14:50:00Z">
            <w:rPr>
              <w:lang w:val="fr-FR"/>
            </w:rPr>
          </w:rPrChange>
        </w:rPr>
        <w:t>zéro).</w:t>
      </w:r>
      <w:r w:rsidRPr="005A317D">
        <w:rPr>
          <w:lang w:val="fr-FR"/>
          <w:rPrChange w:id="15781" w:author="Peng Luqi" w:date="2019-10-13T23:34:00Z">
            <w:rPr>
              <w:spacing w:val="-6"/>
              <w:lang w:val="fr-FR"/>
            </w:rPr>
          </w:rPrChange>
        </w:rPr>
        <w:t xml:space="preserve"> </w:t>
      </w:r>
      <w:r w:rsidRPr="00F94CB9">
        <w:rPr>
          <w:lang w:val="fr-FR"/>
          <w:rPrChange w:id="15782" w:author="Peng Luqi" w:date="2019-10-13T14:50:00Z">
            <w:rPr>
              <w:lang w:val="fr-FR"/>
            </w:rPr>
          </w:rPrChange>
        </w:rPr>
        <w:t>S</w:t>
      </w:r>
      <w:del w:id="15783" w:author="Peng Luqi" w:date="2019-10-13T14:43:00Z">
        <w:r w:rsidRPr="00F94CB9" w:rsidDel="00EF666F">
          <w:rPr>
            <w:lang w:val="fr-FR"/>
            <w:rPrChange w:id="15784" w:author="Peng Luqi" w:date="2019-10-13T14:50:00Z">
              <w:rPr>
                <w:lang w:val="fr-FR"/>
              </w:rPr>
            </w:rPrChange>
          </w:rPr>
          <w:delText>’</w:delText>
        </w:r>
      </w:del>
      <w:ins w:id="15785" w:author="Peng Luqi" w:date="2019-10-13T14:43:00Z">
        <w:r w:rsidR="00EF666F" w:rsidRPr="00F94CB9">
          <w:rPr>
            <w:lang w:val="fr-FR"/>
            <w:rPrChange w:id="15786" w:author="Peng Luqi" w:date="2019-10-13T14:50:00Z">
              <w:rPr>
                <w:lang w:val="fr-FR"/>
              </w:rPr>
            </w:rPrChange>
          </w:rPr>
          <w:t>’</w:t>
        </w:r>
      </w:ins>
      <w:r w:rsidRPr="00F94CB9">
        <w:rPr>
          <w:lang w:val="fr-FR"/>
          <w:rPrChange w:id="15787" w:author="Peng Luqi" w:date="2019-10-13T14:50:00Z">
            <w:rPr>
              <w:lang w:val="fr-FR"/>
            </w:rPr>
          </w:rPrChange>
        </w:rPr>
        <w:t>il</w:t>
      </w:r>
      <w:r w:rsidRPr="005A317D">
        <w:rPr>
          <w:lang w:val="fr-FR"/>
          <w:rPrChange w:id="15788" w:author="Peng Luqi" w:date="2019-10-13T23:34:00Z">
            <w:rPr>
              <w:spacing w:val="-6"/>
              <w:lang w:val="fr-FR"/>
            </w:rPr>
          </w:rPrChange>
        </w:rPr>
        <w:t xml:space="preserve"> </w:t>
      </w:r>
      <w:r w:rsidRPr="00F94CB9">
        <w:rPr>
          <w:lang w:val="fr-FR"/>
          <w:rPrChange w:id="15789" w:author="Peng Luqi" w:date="2019-10-13T14:50:00Z">
            <w:rPr>
              <w:lang w:val="fr-FR"/>
            </w:rPr>
          </w:rPrChange>
        </w:rPr>
        <w:t>y</w:t>
      </w:r>
      <w:r w:rsidRPr="005A317D">
        <w:rPr>
          <w:lang w:val="fr-FR"/>
          <w:rPrChange w:id="15790" w:author="Peng Luqi" w:date="2019-10-13T23:34:00Z">
            <w:rPr>
              <w:spacing w:val="-7"/>
              <w:lang w:val="fr-FR"/>
            </w:rPr>
          </w:rPrChange>
        </w:rPr>
        <w:t xml:space="preserve"> </w:t>
      </w:r>
      <w:r w:rsidRPr="00F94CB9">
        <w:rPr>
          <w:lang w:val="fr-FR"/>
          <w:rPrChange w:id="15791" w:author="Peng Luqi" w:date="2019-10-13T14:50:00Z">
            <w:rPr>
              <w:lang w:val="fr-FR"/>
            </w:rPr>
          </w:rPrChange>
        </w:rPr>
        <w:t>a</w:t>
      </w:r>
      <w:r w:rsidRPr="005A317D">
        <w:rPr>
          <w:lang w:val="fr-FR"/>
          <w:rPrChange w:id="15792" w:author="Peng Luqi" w:date="2019-10-13T23:34:00Z">
            <w:rPr>
              <w:spacing w:val="-6"/>
              <w:lang w:val="fr-FR"/>
            </w:rPr>
          </w:rPrChange>
        </w:rPr>
        <w:t xml:space="preserve"> </w:t>
      </w:r>
      <w:r w:rsidRPr="00F94CB9">
        <w:rPr>
          <w:lang w:val="fr-FR"/>
          <w:rPrChange w:id="15793" w:author="Peng Luqi" w:date="2019-10-13T14:50:00Z">
            <w:rPr>
              <w:lang w:val="fr-FR"/>
            </w:rPr>
          </w:rPrChange>
        </w:rPr>
        <w:t>une</w:t>
      </w:r>
      <w:r w:rsidRPr="005A317D">
        <w:rPr>
          <w:lang w:val="fr-FR"/>
          <w:rPrChange w:id="15794" w:author="Peng Luqi" w:date="2019-10-13T23:34:00Z">
            <w:rPr>
              <w:spacing w:val="-7"/>
              <w:lang w:val="fr-FR"/>
            </w:rPr>
          </w:rPrChange>
        </w:rPr>
        <w:t xml:space="preserve"> </w:t>
      </w:r>
      <w:r w:rsidRPr="00F94CB9">
        <w:rPr>
          <w:lang w:val="fr-FR"/>
          <w:rPrChange w:id="15795" w:author="Peng Luqi" w:date="2019-10-13T14:50:00Z">
            <w:rPr>
              <w:lang w:val="fr-FR"/>
            </w:rPr>
          </w:rPrChange>
        </w:rPr>
        <w:t>chose</w:t>
      </w:r>
      <w:r w:rsidRPr="005A317D">
        <w:rPr>
          <w:lang w:val="fr-FR"/>
          <w:rPrChange w:id="15796" w:author="Peng Luqi" w:date="2019-10-13T23:34:00Z">
            <w:rPr>
              <w:spacing w:val="-6"/>
              <w:lang w:val="fr-FR"/>
            </w:rPr>
          </w:rPrChange>
        </w:rPr>
        <w:t xml:space="preserve"> </w:t>
      </w:r>
      <w:r w:rsidRPr="00F94CB9">
        <w:rPr>
          <w:lang w:val="fr-FR"/>
          <w:rPrChange w:id="15797" w:author="Peng Luqi" w:date="2019-10-13T14:50:00Z">
            <w:rPr>
              <w:lang w:val="fr-FR"/>
            </w:rPr>
          </w:rPrChange>
        </w:rPr>
        <w:t>qui</w:t>
      </w:r>
      <w:r w:rsidRPr="005A317D">
        <w:rPr>
          <w:lang w:val="fr-FR"/>
          <w:rPrChange w:id="15798" w:author="Peng Luqi" w:date="2019-10-13T23:34:00Z">
            <w:rPr>
              <w:spacing w:val="-6"/>
              <w:lang w:val="fr-FR"/>
            </w:rPr>
          </w:rPrChange>
        </w:rPr>
        <w:t xml:space="preserve"> </w:t>
      </w:r>
      <w:r w:rsidRPr="00F94CB9">
        <w:rPr>
          <w:lang w:val="fr-FR"/>
          <w:rPrChange w:id="15799" w:author="Peng Luqi" w:date="2019-10-13T14:50:00Z">
            <w:rPr>
              <w:lang w:val="fr-FR"/>
            </w:rPr>
          </w:rPrChange>
        </w:rPr>
        <w:t>peut</w:t>
      </w:r>
      <w:r w:rsidRPr="005A317D">
        <w:rPr>
          <w:lang w:val="fr-FR"/>
          <w:rPrChange w:id="15800" w:author="Peng Luqi" w:date="2019-10-13T23:34:00Z">
            <w:rPr>
              <w:spacing w:val="-7"/>
              <w:lang w:val="fr-FR"/>
            </w:rPr>
          </w:rPrChange>
        </w:rPr>
        <w:t xml:space="preserve"> </w:t>
      </w:r>
      <w:r w:rsidRPr="00F94CB9">
        <w:rPr>
          <w:lang w:val="fr-FR"/>
          <w:rPrChange w:id="15801" w:author="Peng Luqi" w:date="2019-10-13T14:50:00Z">
            <w:rPr>
              <w:lang w:val="fr-FR"/>
            </w:rPr>
          </w:rPrChange>
        </w:rPr>
        <w:t>réduire</w:t>
      </w:r>
      <w:r w:rsidRPr="005A317D">
        <w:rPr>
          <w:lang w:val="fr-FR"/>
          <w:rPrChange w:id="15802" w:author="Peng Luqi" w:date="2019-10-13T23:34:00Z">
            <w:rPr>
              <w:spacing w:val="-6"/>
              <w:lang w:val="fr-FR"/>
            </w:rPr>
          </w:rPrChange>
        </w:rPr>
        <w:t xml:space="preserve"> </w:t>
      </w:r>
      <w:r w:rsidRPr="00F94CB9">
        <w:rPr>
          <w:lang w:val="fr-FR"/>
          <w:rPrChange w:id="15803" w:author="Peng Luqi" w:date="2019-10-13T14:50:00Z">
            <w:rPr>
              <w:lang w:val="fr-FR"/>
            </w:rPr>
          </w:rPrChange>
        </w:rPr>
        <w:t>considérablement</w:t>
      </w:r>
      <w:r w:rsidRPr="005A317D">
        <w:rPr>
          <w:lang w:val="fr-FR"/>
          <w:rPrChange w:id="15804" w:author="Peng Luqi" w:date="2019-10-13T23:34:00Z">
            <w:rPr>
              <w:spacing w:val="-7"/>
              <w:lang w:val="fr-FR"/>
            </w:rPr>
          </w:rPrChange>
        </w:rPr>
        <w:t xml:space="preserve"> </w:t>
      </w:r>
      <w:r w:rsidRPr="00F94CB9">
        <w:rPr>
          <w:lang w:val="fr-FR"/>
          <w:rPrChange w:id="15805" w:author="Peng Luqi" w:date="2019-10-13T14:50:00Z">
            <w:rPr>
              <w:lang w:val="fr-FR"/>
            </w:rPr>
          </w:rPrChange>
        </w:rPr>
        <w:t>le</w:t>
      </w:r>
      <w:r w:rsidRPr="005A317D">
        <w:rPr>
          <w:lang w:val="fr-FR"/>
          <w:rPrChange w:id="15806" w:author="Peng Luqi" w:date="2019-10-13T23:34:00Z">
            <w:rPr>
              <w:spacing w:val="-6"/>
              <w:lang w:val="fr-FR"/>
            </w:rPr>
          </w:rPrChange>
        </w:rPr>
        <w:t xml:space="preserve"> </w:t>
      </w:r>
      <w:r w:rsidRPr="00F94CB9">
        <w:rPr>
          <w:lang w:val="fr-FR"/>
          <w:rPrChange w:id="15807" w:author="Peng Luqi" w:date="2019-10-13T14:50:00Z">
            <w:rPr>
              <w:lang w:val="fr-FR"/>
            </w:rPr>
          </w:rPrChange>
        </w:rPr>
        <w:t>coût</w:t>
      </w:r>
      <w:r w:rsidRPr="005A317D">
        <w:rPr>
          <w:lang w:val="fr-FR"/>
          <w:rPrChange w:id="15808" w:author="Peng Luqi" w:date="2019-10-13T23:34:00Z">
            <w:rPr>
              <w:spacing w:val="-6"/>
              <w:lang w:val="fr-FR"/>
            </w:rPr>
          </w:rPrChange>
        </w:rPr>
        <w:t xml:space="preserve"> </w:t>
      </w:r>
      <w:r w:rsidRPr="00F94CB9">
        <w:rPr>
          <w:lang w:val="fr-FR"/>
          <w:rPrChange w:id="15809" w:author="Peng Luqi" w:date="2019-10-13T14:50:00Z">
            <w:rPr>
              <w:lang w:val="fr-FR"/>
            </w:rPr>
          </w:rPrChange>
        </w:rPr>
        <w:t>des</w:t>
      </w:r>
      <w:r w:rsidRPr="005A317D">
        <w:rPr>
          <w:lang w:val="fr-FR"/>
          <w:rPrChange w:id="15810" w:author="Peng Luqi" w:date="2019-10-13T23:34:00Z">
            <w:rPr>
              <w:spacing w:val="-7"/>
              <w:lang w:val="fr-FR"/>
            </w:rPr>
          </w:rPrChange>
        </w:rPr>
        <w:t xml:space="preserve"> </w:t>
      </w:r>
      <w:r w:rsidRPr="00F94CB9">
        <w:rPr>
          <w:lang w:val="fr-FR"/>
          <w:rPrChange w:id="15811" w:author="Peng Luqi" w:date="2019-10-13T14:50:00Z">
            <w:rPr>
              <w:lang w:val="fr-FR"/>
            </w:rPr>
          </w:rPrChange>
        </w:rPr>
        <w:t>flux d</w:t>
      </w:r>
      <w:del w:id="15812" w:author="Peng Luqi" w:date="2019-10-13T14:43:00Z">
        <w:r w:rsidRPr="00F94CB9" w:rsidDel="00EF666F">
          <w:rPr>
            <w:lang w:val="fr-FR"/>
            <w:rPrChange w:id="15813" w:author="Peng Luqi" w:date="2019-10-13T14:50:00Z">
              <w:rPr>
                <w:lang w:val="fr-FR"/>
              </w:rPr>
            </w:rPrChange>
          </w:rPr>
          <w:delText>’</w:delText>
        </w:r>
      </w:del>
      <w:ins w:id="15814" w:author="Peng Luqi" w:date="2019-10-13T14:43:00Z">
        <w:r w:rsidR="00EF666F" w:rsidRPr="00F94CB9">
          <w:rPr>
            <w:lang w:val="fr-FR"/>
            <w:rPrChange w:id="15815" w:author="Peng Luqi" w:date="2019-10-13T14:50:00Z">
              <w:rPr>
                <w:lang w:val="fr-FR"/>
              </w:rPr>
            </w:rPrChange>
          </w:rPr>
          <w:t>’</w:t>
        </w:r>
      </w:ins>
      <w:r w:rsidRPr="00F94CB9">
        <w:rPr>
          <w:lang w:val="fr-FR"/>
          <w:rPrChange w:id="15816" w:author="Peng Luqi" w:date="2019-10-13T14:50:00Z">
            <w:rPr>
              <w:lang w:val="fr-FR"/>
            </w:rPr>
          </w:rPrChange>
        </w:rPr>
        <w:t>actifs</w:t>
      </w:r>
      <w:r w:rsidRPr="005A317D">
        <w:rPr>
          <w:lang w:val="fr-FR"/>
          <w:rPrChange w:id="15817" w:author="Peng Luqi" w:date="2019-10-13T23:34:00Z">
            <w:rPr>
              <w:spacing w:val="-9"/>
              <w:lang w:val="fr-FR"/>
            </w:rPr>
          </w:rPrChange>
        </w:rPr>
        <w:t xml:space="preserve"> </w:t>
      </w:r>
      <w:r w:rsidRPr="00F94CB9">
        <w:rPr>
          <w:lang w:val="fr-FR"/>
          <w:rPrChange w:id="15818" w:author="Peng Luqi" w:date="2019-10-13T14:50:00Z">
            <w:rPr>
              <w:lang w:val="fr-FR"/>
            </w:rPr>
          </w:rPrChange>
        </w:rPr>
        <w:t>(réduire</w:t>
      </w:r>
      <w:r w:rsidRPr="005A317D">
        <w:rPr>
          <w:lang w:val="fr-FR"/>
          <w:rPrChange w:id="15819" w:author="Peng Luqi" w:date="2019-10-13T23:34:00Z">
            <w:rPr>
              <w:spacing w:val="-9"/>
              <w:lang w:val="fr-FR"/>
            </w:rPr>
          </w:rPrChange>
        </w:rPr>
        <w:t xml:space="preserve"> </w:t>
      </w:r>
      <w:r w:rsidRPr="00F94CB9">
        <w:rPr>
          <w:lang w:val="fr-FR"/>
          <w:rPrChange w:id="15820" w:author="Peng Luqi" w:date="2019-10-13T14:50:00Z">
            <w:rPr>
              <w:lang w:val="fr-FR"/>
            </w:rPr>
          </w:rPrChange>
        </w:rPr>
        <w:t>à</w:t>
      </w:r>
      <w:r w:rsidRPr="005A317D">
        <w:rPr>
          <w:lang w:val="fr-FR"/>
          <w:rPrChange w:id="15821" w:author="Peng Luqi" w:date="2019-10-13T23:34:00Z">
            <w:rPr>
              <w:spacing w:val="-9"/>
              <w:lang w:val="fr-FR"/>
            </w:rPr>
          </w:rPrChange>
        </w:rPr>
        <w:t xml:space="preserve"> </w:t>
      </w:r>
      <w:r w:rsidRPr="00F94CB9">
        <w:rPr>
          <w:lang w:val="fr-FR"/>
          <w:rPrChange w:id="15822" w:author="Peng Luqi" w:date="2019-10-13T14:50:00Z">
            <w:rPr>
              <w:lang w:val="fr-FR"/>
            </w:rPr>
          </w:rPrChange>
        </w:rPr>
        <w:t>près</w:t>
      </w:r>
      <w:r w:rsidRPr="005A317D">
        <w:rPr>
          <w:lang w:val="fr-FR"/>
          <w:rPrChange w:id="15823" w:author="Peng Luqi" w:date="2019-10-13T23:34:00Z">
            <w:rPr>
              <w:spacing w:val="-9"/>
              <w:lang w:val="fr-FR"/>
            </w:rPr>
          </w:rPrChange>
        </w:rPr>
        <w:t xml:space="preserve"> </w:t>
      </w:r>
      <w:r w:rsidRPr="00F94CB9">
        <w:rPr>
          <w:lang w:val="fr-FR"/>
          <w:rPrChange w:id="15824" w:author="Peng Luqi" w:date="2019-10-13T14:50:00Z">
            <w:rPr>
              <w:lang w:val="fr-FR"/>
            </w:rPr>
          </w:rPrChange>
        </w:rPr>
        <w:t>de</w:t>
      </w:r>
      <w:r w:rsidRPr="005A317D">
        <w:rPr>
          <w:lang w:val="fr-FR"/>
          <w:rPrChange w:id="15825" w:author="Peng Luqi" w:date="2019-10-13T23:34:00Z">
            <w:rPr>
              <w:spacing w:val="-8"/>
              <w:lang w:val="fr-FR"/>
            </w:rPr>
          </w:rPrChange>
        </w:rPr>
        <w:t xml:space="preserve"> </w:t>
      </w:r>
      <w:r w:rsidRPr="00F94CB9">
        <w:rPr>
          <w:lang w:val="fr-FR"/>
          <w:rPrChange w:id="15826" w:author="Peng Luqi" w:date="2019-10-13T14:50:00Z">
            <w:rPr>
              <w:lang w:val="fr-FR"/>
            </w:rPr>
          </w:rPrChange>
        </w:rPr>
        <w:t>zéro),</w:t>
      </w:r>
      <w:r w:rsidRPr="005A317D">
        <w:rPr>
          <w:lang w:val="fr-FR"/>
          <w:rPrChange w:id="15827" w:author="Peng Luqi" w:date="2019-10-13T23:34:00Z">
            <w:rPr>
              <w:spacing w:val="-9"/>
              <w:lang w:val="fr-FR"/>
            </w:rPr>
          </w:rPrChange>
        </w:rPr>
        <w:t xml:space="preserve"> </w:t>
      </w:r>
      <w:r w:rsidRPr="00F94CB9">
        <w:rPr>
          <w:lang w:val="fr-FR"/>
          <w:rPrChange w:id="15828" w:author="Peng Luqi" w:date="2019-10-13T14:50:00Z">
            <w:rPr>
              <w:lang w:val="fr-FR"/>
            </w:rPr>
          </w:rPrChange>
        </w:rPr>
        <w:t>alors</w:t>
      </w:r>
      <w:r w:rsidRPr="005A317D">
        <w:rPr>
          <w:lang w:val="fr-FR"/>
          <w:rPrChange w:id="15829" w:author="Peng Luqi" w:date="2019-10-13T23:34:00Z">
            <w:rPr>
              <w:spacing w:val="-9"/>
              <w:lang w:val="fr-FR"/>
            </w:rPr>
          </w:rPrChange>
        </w:rPr>
        <w:t xml:space="preserve"> </w:t>
      </w:r>
      <w:r w:rsidRPr="00F94CB9">
        <w:rPr>
          <w:lang w:val="fr-FR"/>
          <w:rPrChange w:id="15830" w:author="Peng Luqi" w:date="2019-10-13T14:50:00Z">
            <w:rPr>
              <w:lang w:val="fr-FR"/>
            </w:rPr>
          </w:rPrChange>
        </w:rPr>
        <w:t>le</w:t>
      </w:r>
      <w:r w:rsidRPr="005A317D">
        <w:rPr>
          <w:lang w:val="fr-FR"/>
          <w:rPrChange w:id="15831" w:author="Peng Luqi" w:date="2019-10-13T23:34:00Z">
            <w:rPr>
              <w:spacing w:val="-9"/>
              <w:lang w:val="fr-FR"/>
            </w:rPr>
          </w:rPrChange>
        </w:rPr>
        <w:t xml:space="preserve"> </w:t>
      </w:r>
      <w:r w:rsidRPr="00F94CB9">
        <w:rPr>
          <w:lang w:val="fr-FR"/>
          <w:rPrChange w:id="15832" w:author="Peng Luqi" w:date="2019-10-13T14:50:00Z">
            <w:rPr>
              <w:lang w:val="fr-FR"/>
            </w:rPr>
          </w:rPrChange>
        </w:rPr>
        <w:t>monde</w:t>
      </w:r>
      <w:r w:rsidRPr="005A317D">
        <w:rPr>
          <w:lang w:val="fr-FR"/>
          <w:rPrChange w:id="15833" w:author="Peng Luqi" w:date="2019-10-13T23:34:00Z">
            <w:rPr>
              <w:spacing w:val="-9"/>
              <w:lang w:val="fr-FR"/>
            </w:rPr>
          </w:rPrChange>
        </w:rPr>
        <w:t xml:space="preserve"> </w:t>
      </w:r>
      <w:r w:rsidRPr="00F94CB9">
        <w:rPr>
          <w:lang w:val="fr-FR"/>
          <w:rPrChange w:id="15834" w:author="Peng Luqi" w:date="2019-10-13T14:50:00Z">
            <w:rPr>
              <w:lang w:val="fr-FR"/>
            </w:rPr>
          </w:rPrChange>
        </w:rPr>
        <w:t>changera</w:t>
      </w:r>
      <w:r w:rsidRPr="005A317D">
        <w:rPr>
          <w:lang w:val="fr-FR"/>
          <w:rPrChange w:id="15835" w:author="Peng Luqi" w:date="2019-10-13T23:34:00Z">
            <w:rPr>
              <w:spacing w:val="-8"/>
              <w:lang w:val="fr-FR"/>
            </w:rPr>
          </w:rPrChange>
        </w:rPr>
        <w:t xml:space="preserve"> </w:t>
      </w:r>
      <w:r w:rsidRPr="00F94CB9">
        <w:rPr>
          <w:lang w:val="fr-FR"/>
          <w:rPrChange w:id="15836" w:author="Peng Luqi" w:date="2019-10-13T14:50:00Z">
            <w:rPr>
              <w:lang w:val="fr-FR"/>
            </w:rPr>
          </w:rPrChange>
        </w:rPr>
        <w:t>inévitablement.</w:t>
      </w:r>
      <w:r w:rsidRPr="005A317D">
        <w:rPr>
          <w:lang w:val="fr-FR"/>
          <w:rPrChange w:id="15837" w:author="Peng Luqi" w:date="2019-10-13T23:34:00Z">
            <w:rPr>
              <w:spacing w:val="-10"/>
              <w:lang w:val="fr-FR"/>
            </w:rPr>
          </w:rPrChange>
        </w:rPr>
        <w:t xml:space="preserve"> </w:t>
      </w:r>
      <w:r w:rsidRPr="00F94CB9">
        <w:rPr>
          <w:lang w:val="fr-FR"/>
          <w:rPrChange w:id="15838" w:author="Peng Luqi" w:date="2019-10-13T14:50:00Z">
            <w:rPr>
              <w:lang w:val="fr-FR"/>
            </w:rPr>
          </w:rPrChange>
        </w:rPr>
        <w:t>L</w:t>
      </w:r>
      <w:del w:id="15839" w:author="Peng Luqi" w:date="2019-10-13T14:43:00Z">
        <w:r w:rsidRPr="00F94CB9" w:rsidDel="00EF666F">
          <w:rPr>
            <w:lang w:val="fr-FR"/>
            <w:rPrChange w:id="15840" w:author="Peng Luqi" w:date="2019-10-13T14:50:00Z">
              <w:rPr>
                <w:lang w:val="fr-FR"/>
              </w:rPr>
            </w:rPrChange>
          </w:rPr>
          <w:delText>’</w:delText>
        </w:r>
      </w:del>
      <w:ins w:id="15841" w:author="Peng Luqi" w:date="2019-10-13T14:43:00Z">
        <w:r w:rsidR="00EF666F" w:rsidRPr="00F94CB9">
          <w:rPr>
            <w:lang w:val="fr-FR"/>
            <w:rPrChange w:id="15842" w:author="Peng Luqi" w:date="2019-10-13T14:50:00Z">
              <w:rPr>
                <w:lang w:val="fr-FR"/>
              </w:rPr>
            </w:rPrChange>
          </w:rPr>
          <w:t>’</w:t>
        </w:r>
      </w:ins>
      <w:r w:rsidRPr="00F94CB9">
        <w:rPr>
          <w:lang w:val="fr-FR"/>
          <w:rPrChange w:id="15843" w:author="Peng Luqi" w:date="2019-10-13T14:50:00Z">
            <w:rPr>
              <w:lang w:val="fr-FR"/>
            </w:rPr>
          </w:rPrChange>
        </w:rPr>
        <w:t>ampleur</w:t>
      </w:r>
      <w:r w:rsidRPr="005A317D">
        <w:rPr>
          <w:lang w:val="fr-FR"/>
          <w:rPrChange w:id="15844" w:author="Peng Luqi" w:date="2019-10-13T23:34:00Z">
            <w:rPr>
              <w:spacing w:val="-9"/>
              <w:lang w:val="fr-FR"/>
            </w:rPr>
          </w:rPrChange>
        </w:rPr>
        <w:t xml:space="preserve"> </w:t>
      </w:r>
      <w:r w:rsidRPr="00F94CB9">
        <w:rPr>
          <w:lang w:val="fr-FR"/>
          <w:rPrChange w:id="15845" w:author="Peng Luqi" w:date="2019-10-13T14:50:00Z">
            <w:rPr>
              <w:lang w:val="fr-FR"/>
            </w:rPr>
          </w:rPrChange>
        </w:rPr>
        <w:t>du</w:t>
      </w:r>
      <w:r w:rsidRPr="005A317D">
        <w:rPr>
          <w:lang w:val="fr-FR"/>
          <w:rPrChange w:id="15846" w:author="Peng Luqi" w:date="2019-10-13T23:34:00Z">
            <w:rPr>
              <w:spacing w:val="-9"/>
              <w:lang w:val="fr-FR"/>
            </w:rPr>
          </w:rPrChange>
        </w:rPr>
        <w:t xml:space="preserve"> </w:t>
      </w:r>
      <w:r w:rsidRPr="00F94CB9">
        <w:rPr>
          <w:lang w:val="fr-FR"/>
          <w:rPrChange w:id="15847" w:author="Peng Luqi" w:date="2019-10-13T14:50:00Z">
            <w:rPr>
              <w:lang w:val="fr-FR"/>
            </w:rPr>
          </w:rPrChange>
        </w:rPr>
        <w:t>changement</w:t>
      </w:r>
      <w:r w:rsidRPr="005A317D">
        <w:rPr>
          <w:lang w:val="fr-FR"/>
          <w:rPrChange w:id="15848" w:author="Peng Luqi" w:date="2019-10-13T23:34:00Z">
            <w:rPr>
              <w:spacing w:val="-8"/>
              <w:lang w:val="fr-FR"/>
            </w:rPr>
          </w:rPrChange>
        </w:rPr>
        <w:t xml:space="preserve"> </w:t>
      </w:r>
      <w:r w:rsidRPr="00F94CB9">
        <w:rPr>
          <w:lang w:val="fr-FR"/>
          <w:rPrChange w:id="15849" w:author="Peng Luqi" w:date="2019-10-13T14:50:00Z">
            <w:rPr>
              <w:lang w:val="fr-FR"/>
            </w:rPr>
          </w:rPrChange>
        </w:rPr>
        <w:t>est difficilement</w:t>
      </w:r>
      <w:r w:rsidRPr="005A317D">
        <w:rPr>
          <w:lang w:val="fr-FR"/>
          <w:rPrChange w:id="15850" w:author="Peng Luqi" w:date="2019-10-13T23:34:00Z">
            <w:rPr>
              <w:spacing w:val="-6"/>
              <w:lang w:val="fr-FR"/>
            </w:rPr>
          </w:rPrChange>
        </w:rPr>
        <w:t xml:space="preserve"> </w:t>
      </w:r>
      <w:r w:rsidRPr="00F94CB9">
        <w:rPr>
          <w:lang w:val="fr-FR"/>
          <w:rPrChange w:id="15851" w:author="Peng Luqi" w:date="2019-10-13T14:50:00Z">
            <w:rPr>
              <w:lang w:val="fr-FR"/>
            </w:rPr>
          </w:rPrChange>
        </w:rPr>
        <w:t>perceptible.</w:t>
      </w:r>
      <w:r w:rsidRPr="005A317D">
        <w:rPr>
          <w:lang w:val="fr-FR"/>
          <w:rPrChange w:id="15852" w:author="Peng Luqi" w:date="2019-10-13T23:34:00Z">
            <w:rPr>
              <w:spacing w:val="-6"/>
              <w:lang w:val="fr-FR"/>
            </w:rPr>
          </w:rPrChange>
        </w:rPr>
        <w:t xml:space="preserve"> </w:t>
      </w:r>
      <w:r w:rsidRPr="00F94CB9">
        <w:rPr>
          <w:lang w:val="fr-FR"/>
          <w:rPrChange w:id="15853" w:author="Peng Luqi" w:date="2019-10-13T14:50:00Z">
            <w:rPr>
              <w:lang w:val="fr-FR"/>
            </w:rPr>
          </w:rPrChange>
        </w:rPr>
        <w:t>Tout</w:t>
      </w:r>
      <w:r w:rsidRPr="005A317D">
        <w:rPr>
          <w:lang w:val="fr-FR"/>
          <w:rPrChange w:id="15854" w:author="Peng Luqi" w:date="2019-10-13T23:34:00Z">
            <w:rPr>
              <w:spacing w:val="-6"/>
              <w:lang w:val="fr-FR"/>
            </w:rPr>
          </w:rPrChange>
        </w:rPr>
        <w:t xml:space="preserve"> </w:t>
      </w:r>
      <w:r w:rsidRPr="00F94CB9">
        <w:rPr>
          <w:lang w:val="fr-FR"/>
          <w:rPrChange w:id="15855" w:author="Peng Luqi" w:date="2019-10-13T14:50:00Z">
            <w:rPr>
              <w:lang w:val="fr-FR"/>
            </w:rPr>
          </w:rPrChange>
        </w:rPr>
        <w:t>comme</w:t>
      </w:r>
      <w:r w:rsidRPr="005A317D">
        <w:rPr>
          <w:lang w:val="fr-FR"/>
          <w:rPrChange w:id="15856" w:author="Peng Luqi" w:date="2019-10-13T23:34:00Z">
            <w:rPr>
              <w:spacing w:val="-5"/>
              <w:lang w:val="fr-FR"/>
            </w:rPr>
          </w:rPrChange>
        </w:rPr>
        <w:t xml:space="preserve"> </w:t>
      </w:r>
      <w:r w:rsidRPr="00F94CB9">
        <w:rPr>
          <w:lang w:val="fr-FR"/>
          <w:rPrChange w:id="15857" w:author="Peng Luqi" w:date="2019-10-13T14:50:00Z">
            <w:rPr>
              <w:lang w:val="fr-FR"/>
            </w:rPr>
          </w:rPrChange>
        </w:rPr>
        <w:t>il</w:t>
      </w:r>
      <w:r w:rsidRPr="005A317D">
        <w:rPr>
          <w:lang w:val="fr-FR"/>
          <w:rPrChange w:id="15858" w:author="Peng Luqi" w:date="2019-10-13T23:34:00Z">
            <w:rPr>
              <w:spacing w:val="-6"/>
              <w:lang w:val="fr-FR"/>
            </w:rPr>
          </w:rPrChange>
        </w:rPr>
        <w:t xml:space="preserve"> </w:t>
      </w:r>
      <w:r w:rsidRPr="00F94CB9">
        <w:rPr>
          <w:lang w:val="fr-FR"/>
          <w:rPrChange w:id="15859" w:author="Peng Luqi" w:date="2019-10-13T14:50:00Z">
            <w:rPr>
              <w:lang w:val="fr-FR"/>
            </w:rPr>
          </w:rPrChange>
        </w:rPr>
        <w:t>y</w:t>
      </w:r>
      <w:r w:rsidRPr="005A317D">
        <w:rPr>
          <w:lang w:val="fr-FR"/>
          <w:rPrChange w:id="15860" w:author="Peng Luqi" w:date="2019-10-13T23:34:00Z">
            <w:rPr>
              <w:spacing w:val="-5"/>
              <w:lang w:val="fr-FR"/>
            </w:rPr>
          </w:rPrChange>
        </w:rPr>
        <w:t xml:space="preserve"> </w:t>
      </w:r>
      <w:r w:rsidRPr="00F94CB9">
        <w:rPr>
          <w:lang w:val="fr-FR"/>
          <w:rPrChange w:id="15861" w:author="Peng Luqi" w:date="2019-10-13T14:50:00Z">
            <w:rPr>
              <w:lang w:val="fr-FR"/>
            </w:rPr>
          </w:rPrChange>
        </w:rPr>
        <w:t>a</w:t>
      </w:r>
      <w:r w:rsidRPr="005A317D">
        <w:rPr>
          <w:lang w:val="fr-FR"/>
          <w:rPrChange w:id="15862" w:author="Peng Luqi" w:date="2019-10-13T23:34:00Z">
            <w:rPr>
              <w:spacing w:val="-6"/>
              <w:lang w:val="fr-FR"/>
            </w:rPr>
          </w:rPrChange>
        </w:rPr>
        <w:t xml:space="preserve"> </w:t>
      </w:r>
      <w:r w:rsidRPr="00F94CB9">
        <w:rPr>
          <w:lang w:val="fr-FR"/>
          <w:rPrChange w:id="15863" w:author="Peng Luqi" w:date="2019-10-13T14:50:00Z">
            <w:rPr>
              <w:lang w:val="fr-FR"/>
            </w:rPr>
          </w:rPrChange>
        </w:rPr>
        <w:t>30</w:t>
      </w:r>
      <w:r w:rsidRPr="005A317D">
        <w:rPr>
          <w:lang w:val="fr-FR"/>
          <w:rPrChange w:id="15864" w:author="Peng Luqi" w:date="2019-10-13T23:34:00Z">
            <w:rPr>
              <w:spacing w:val="-5"/>
              <w:lang w:val="fr-FR"/>
            </w:rPr>
          </w:rPrChange>
        </w:rPr>
        <w:t xml:space="preserve"> </w:t>
      </w:r>
      <w:r w:rsidRPr="00F94CB9">
        <w:rPr>
          <w:lang w:val="fr-FR"/>
          <w:rPrChange w:id="15865" w:author="Peng Luqi" w:date="2019-10-13T14:50:00Z">
            <w:rPr>
              <w:lang w:val="fr-FR"/>
            </w:rPr>
          </w:rPrChange>
        </w:rPr>
        <w:t>ans,</w:t>
      </w:r>
      <w:r w:rsidRPr="005A317D">
        <w:rPr>
          <w:lang w:val="fr-FR"/>
          <w:rPrChange w:id="15866" w:author="Peng Luqi" w:date="2019-10-13T23:34:00Z">
            <w:rPr>
              <w:spacing w:val="-6"/>
              <w:lang w:val="fr-FR"/>
            </w:rPr>
          </w:rPrChange>
        </w:rPr>
        <w:t xml:space="preserve"> </w:t>
      </w:r>
      <w:r w:rsidRPr="00F94CB9">
        <w:rPr>
          <w:lang w:val="fr-FR"/>
          <w:rPrChange w:id="15867" w:author="Peng Luqi" w:date="2019-10-13T14:50:00Z">
            <w:rPr>
              <w:lang w:val="fr-FR"/>
            </w:rPr>
          </w:rPrChange>
        </w:rPr>
        <w:t>nous</w:t>
      </w:r>
      <w:r w:rsidRPr="005A317D">
        <w:rPr>
          <w:lang w:val="fr-FR"/>
          <w:rPrChange w:id="15868" w:author="Peng Luqi" w:date="2019-10-13T23:34:00Z">
            <w:rPr>
              <w:spacing w:val="-5"/>
              <w:lang w:val="fr-FR"/>
            </w:rPr>
          </w:rPrChange>
        </w:rPr>
        <w:t xml:space="preserve"> </w:t>
      </w:r>
      <w:r w:rsidRPr="00F94CB9">
        <w:rPr>
          <w:lang w:val="fr-FR"/>
          <w:rPrChange w:id="15869" w:author="Peng Luqi" w:date="2019-10-13T14:50:00Z">
            <w:rPr>
              <w:lang w:val="fr-FR"/>
            </w:rPr>
          </w:rPrChange>
        </w:rPr>
        <w:t>ne</w:t>
      </w:r>
      <w:r w:rsidRPr="005A317D">
        <w:rPr>
          <w:lang w:val="fr-FR"/>
          <w:rPrChange w:id="15870" w:author="Peng Luqi" w:date="2019-10-13T23:34:00Z">
            <w:rPr>
              <w:spacing w:val="-6"/>
              <w:lang w:val="fr-FR"/>
            </w:rPr>
          </w:rPrChange>
        </w:rPr>
        <w:t xml:space="preserve"> </w:t>
      </w:r>
      <w:r w:rsidRPr="00F94CB9">
        <w:rPr>
          <w:lang w:val="fr-FR"/>
          <w:rPrChange w:id="15871" w:author="Peng Luqi" w:date="2019-10-13T14:50:00Z">
            <w:rPr>
              <w:lang w:val="fr-FR"/>
            </w:rPr>
          </w:rPrChange>
        </w:rPr>
        <w:t>pouvions</w:t>
      </w:r>
      <w:r w:rsidRPr="005A317D">
        <w:rPr>
          <w:lang w:val="fr-FR"/>
          <w:rPrChange w:id="15872" w:author="Peng Luqi" w:date="2019-10-13T23:34:00Z">
            <w:rPr>
              <w:spacing w:val="-5"/>
              <w:lang w:val="fr-FR"/>
            </w:rPr>
          </w:rPrChange>
        </w:rPr>
        <w:t xml:space="preserve"> </w:t>
      </w:r>
      <w:r w:rsidRPr="00F94CB9">
        <w:rPr>
          <w:lang w:val="fr-FR"/>
          <w:rPrChange w:id="15873" w:author="Peng Luqi" w:date="2019-10-13T14:50:00Z">
            <w:rPr>
              <w:lang w:val="fr-FR"/>
            </w:rPr>
          </w:rPrChange>
        </w:rPr>
        <w:t>pas</w:t>
      </w:r>
      <w:r w:rsidRPr="005A317D">
        <w:rPr>
          <w:lang w:val="fr-FR"/>
          <w:rPrChange w:id="15874" w:author="Peng Luqi" w:date="2019-10-13T23:34:00Z">
            <w:rPr>
              <w:spacing w:val="-5"/>
              <w:lang w:val="fr-FR"/>
            </w:rPr>
          </w:rPrChange>
        </w:rPr>
        <w:t xml:space="preserve"> </w:t>
      </w:r>
      <w:r w:rsidRPr="00F94CB9">
        <w:rPr>
          <w:lang w:val="fr-FR"/>
          <w:rPrChange w:id="15875" w:author="Peng Luqi" w:date="2019-10-13T14:50:00Z">
            <w:rPr>
              <w:lang w:val="fr-FR"/>
            </w:rPr>
          </w:rPrChange>
        </w:rPr>
        <w:t>imaginer</w:t>
      </w:r>
      <w:r w:rsidRPr="005A317D">
        <w:rPr>
          <w:lang w:val="fr-FR"/>
          <w:rPrChange w:id="15876" w:author="Peng Luqi" w:date="2019-10-13T23:34:00Z">
            <w:rPr>
              <w:spacing w:val="-6"/>
              <w:lang w:val="fr-FR"/>
            </w:rPr>
          </w:rPrChange>
        </w:rPr>
        <w:t xml:space="preserve"> </w:t>
      </w:r>
      <w:r w:rsidRPr="00F94CB9">
        <w:rPr>
          <w:lang w:val="fr-FR"/>
          <w:rPrChange w:id="15877" w:author="Peng Luqi" w:date="2019-10-13T14:50:00Z">
            <w:rPr>
              <w:lang w:val="fr-FR"/>
            </w:rPr>
          </w:rPrChange>
        </w:rPr>
        <w:t>qu</w:t>
      </w:r>
      <w:del w:id="15878" w:author="Peng Luqi" w:date="2019-10-13T14:43:00Z">
        <w:r w:rsidRPr="00F94CB9" w:rsidDel="00EF666F">
          <w:rPr>
            <w:lang w:val="fr-FR"/>
            <w:rPrChange w:id="15879" w:author="Peng Luqi" w:date="2019-10-13T14:50:00Z">
              <w:rPr>
                <w:lang w:val="fr-FR"/>
              </w:rPr>
            </w:rPrChange>
          </w:rPr>
          <w:delText>’</w:delText>
        </w:r>
      </w:del>
      <w:ins w:id="15880" w:author="Peng Luqi" w:date="2019-10-13T14:43:00Z">
        <w:r w:rsidR="00EF666F" w:rsidRPr="00F94CB9">
          <w:rPr>
            <w:lang w:val="fr-FR"/>
            <w:rPrChange w:id="15881" w:author="Peng Luqi" w:date="2019-10-13T14:50:00Z">
              <w:rPr>
                <w:lang w:val="fr-FR"/>
              </w:rPr>
            </w:rPrChange>
          </w:rPr>
          <w:t>’</w:t>
        </w:r>
      </w:ins>
      <w:r w:rsidRPr="00F94CB9">
        <w:rPr>
          <w:lang w:val="fr-FR"/>
          <w:rPrChange w:id="15882" w:author="Peng Luqi" w:date="2019-10-13T14:50:00Z">
            <w:rPr>
              <w:lang w:val="fr-FR"/>
            </w:rPr>
          </w:rPrChange>
        </w:rPr>
        <w:t>Internet</w:t>
      </w:r>
      <w:r w:rsidRPr="005A317D">
        <w:rPr>
          <w:lang w:val="fr-FR"/>
          <w:rPrChange w:id="15883" w:author="Peng Luqi" w:date="2019-10-13T23:34:00Z">
            <w:rPr>
              <w:spacing w:val="-5"/>
              <w:lang w:val="fr-FR"/>
            </w:rPr>
          </w:rPrChange>
        </w:rPr>
        <w:t xml:space="preserve"> </w:t>
      </w:r>
      <w:r w:rsidRPr="00F94CB9">
        <w:rPr>
          <w:lang w:val="fr-FR"/>
          <w:rPrChange w:id="15884" w:author="Peng Luqi" w:date="2019-10-13T14:50:00Z">
            <w:rPr>
              <w:lang w:val="fr-FR"/>
            </w:rPr>
          </w:rPrChange>
        </w:rPr>
        <w:t>change le</w:t>
      </w:r>
      <w:r w:rsidRPr="005A317D">
        <w:rPr>
          <w:lang w:val="fr-FR"/>
          <w:rPrChange w:id="15885" w:author="Peng Luqi" w:date="2019-10-13T23:34:00Z">
            <w:rPr>
              <w:spacing w:val="-10"/>
              <w:lang w:val="fr-FR"/>
            </w:rPr>
          </w:rPrChange>
        </w:rPr>
        <w:t xml:space="preserve"> </w:t>
      </w:r>
      <w:r w:rsidRPr="00F94CB9">
        <w:rPr>
          <w:lang w:val="fr-FR"/>
          <w:rPrChange w:id="15886" w:author="Peng Luqi" w:date="2019-10-13T14:50:00Z">
            <w:rPr>
              <w:lang w:val="fr-FR"/>
            </w:rPr>
          </w:rPrChange>
        </w:rPr>
        <w:t>monde</w:t>
      </w:r>
      <w:r w:rsidRPr="005A317D">
        <w:rPr>
          <w:lang w:val="fr-FR"/>
          <w:rPrChange w:id="15887" w:author="Peng Luqi" w:date="2019-10-13T23:34:00Z">
            <w:rPr>
              <w:spacing w:val="-9"/>
              <w:lang w:val="fr-FR"/>
            </w:rPr>
          </w:rPrChange>
        </w:rPr>
        <w:t xml:space="preserve"> </w:t>
      </w:r>
      <w:r w:rsidRPr="00F94CB9">
        <w:rPr>
          <w:lang w:val="fr-FR"/>
          <w:rPrChange w:id="15888" w:author="Peng Luqi" w:date="2019-10-13T14:50:00Z">
            <w:rPr>
              <w:lang w:val="fr-FR"/>
            </w:rPr>
          </w:rPrChange>
        </w:rPr>
        <w:t>à</w:t>
      </w:r>
      <w:r w:rsidRPr="005A317D">
        <w:rPr>
          <w:lang w:val="fr-FR"/>
          <w:rPrChange w:id="15889" w:author="Peng Luqi" w:date="2019-10-13T23:34:00Z">
            <w:rPr>
              <w:spacing w:val="-10"/>
              <w:lang w:val="fr-FR"/>
            </w:rPr>
          </w:rPrChange>
        </w:rPr>
        <w:t xml:space="preserve"> </w:t>
      </w:r>
      <w:r w:rsidRPr="00F94CB9">
        <w:rPr>
          <w:lang w:val="fr-FR"/>
          <w:rPrChange w:id="15890" w:author="Peng Luqi" w:date="2019-10-13T14:50:00Z">
            <w:rPr>
              <w:lang w:val="fr-FR"/>
            </w:rPr>
          </w:rPrChange>
        </w:rPr>
        <w:t>ce</w:t>
      </w:r>
      <w:r w:rsidRPr="005A317D">
        <w:rPr>
          <w:lang w:val="fr-FR"/>
          <w:rPrChange w:id="15891" w:author="Peng Luqi" w:date="2019-10-13T23:34:00Z">
            <w:rPr>
              <w:spacing w:val="-9"/>
              <w:lang w:val="fr-FR"/>
            </w:rPr>
          </w:rPrChange>
        </w:rPr>
        <w:t xml:space="preserve"> </w:t>
      </w:r>
      <w:r w:rsidRPr="00F94CB9">
        <w:rPr>
          <w:lang w:val="fr-FR"/>
          <w:rPrChange w:id="15892" w:author="Peng Luqi" w:date="2019-10-13T14:50:00Z">
            <w:rPr>
              <w:lang w:val="fr-FR"/>
            </w:rPr>
          </w:rPrChange>
        </w:rPr>
        <w:t>point.</w:t>
      </w:r>
      <w:r w:rsidRPr="005A317D">
        <w:rPr>
          <w:lang w:val="fr-FR"/>
          <w:rPrChange w:id="15893" w:author="Peng Luqi" w:date="2019-10-13T23:34:00Z">
            <w:rPr>
              <w:spacing w:val="-10"/>
              <w:lang w:val="fr-FR"/>
            </w:rPr>
          </w:rPrChange>
        </w:rPr>
        <w:t xml:space="preserve"> </w:t>
      </w:r>
      <w:r w:rsidRPr="00F94CB9">
        <w:rPr>
          <w:lang w:val="fr-FR"/>
          <w:rPrChange w:id="15894" w:author="Peng Luqi" w:date="2019-10-13T14:50:00Z">
            <w:rPr>
              <w:lang w:val="fr-FR"/>
            </w:rPr>
          </w:rPrChange>
        </w:rPr>
        <w:t>Donc,</w:t>
      </w:r>
      <w:r w:rsidRPr="005A317D">
        <w:rPr>
          <w:lang w:val="fr-FR"/>
          <w:rPrChange w:id="15895" w:author="Peng Luqi" w:date="2019-10-13T23:34:00Z">
            <w:rPr>
              <w:spacing w:val="-9"/>
              <w:lang w:val="fr-FR"/>
            </w:rPr>
          </w:rPrChange>
        </w:rPr>
        <w:t xml:space="preserve"> </w:t>
      </w:r>
      <w:r w:rsidRPr="00F94CB9">
        <w:rPr>
          <w:lang w:val="fr-FR"/>
          <w:rPrChange w:id="15896" w:author="Peng Luqi" w:date="2019-10-13T14:50:00Z">
            <w:rPr>
              <w:lang w:val="fr-FR"/>
            </w:rPr>
          </w:rPrChange>
        </w:rPr>
        <w:t>si</w:t>
      </w:r>
      <w:r w:rsidRPr="005A317D">
        <w:rPr>
          <w:lang w:val="fr-FR"/>
          <w:rPrChange w:id="15897" w:author="Peng Luqi" w:date="2019-10-13T23:34:00Z">
            <w:rPr>
              <w:spacing w:val="-10"/>
              <w:lang w:val="fr-FR"/>
            </w:rPr>
          </w:rPrChange>
        </w:rPr>
        <w:t xml:space="preserve"> </w:t>
      </w:r>
      <w:r w:rsidRPr="00F94CB9">
        <w:rPr>
          <w:lang w:val="fr-FR"/>
          <w:rPrChange w:id="15898" w:author="Peng Luqi" w:date="2019-10-13T14:50:00Z">
            <w:rPr>
              <w:lang w:val="fr-FR"/>
            </w:rPr>
          </w:rPrChange>
        </w:rPr>
        <w:t>l</w:t>
      </w:r>
      <w:del w:id="15899" w:author="Peng Luqi" w:date="2019-10-13T14:43:00Z">
        <w:r w:rsidRPr="00F94CB9" w:rsidDel="00EF666F">
          <w:rPr>
            <w:lang w:val="fr-FR"/>
            <w:rPrChange w:id="15900" w:author="Peng Luqi" w:date="2019-10-13T14:50:00Z">
              <w:rPr>
                <w:lang w:val="fr-FR"/>
              </w:rPr>
            </w:rPrChange>
          </w:rPr>
          <w:delText>’</w:delText>
        </w:r>
      </w:del>
      <w:ins w:id="15901" w:author="Peng Luqi" w:date="2019-10-13T14:43:00Z">
        <w:r w:rsidR="00EF666F" w:rsidRPr="00F94CB9">
          <w:rPr>
            <w:lang w:val="fr-FR"/>
            <w:rPrChange w:id="15902" w:author="Peng Luqi" w:date="2019-10-13T14:50:00Z">
              <w:rPr>
                <w:lang w:val="fr-FR"/>
              </w:rPr>
            </w:rPrChange>
          </w:rPr>
          <w:t>’</w:t>
        </w:r>
      </w:ins>
      <w:r w:rsidRPr="00F94CB9">
        <w:rPr>
          <w:lang w:val="fr-FR"/>
          <w:rPrChange w:id="15903" w:author="Peng Luqi" w:date="2019-10-13T14:50:00Z">
            <w:rPr>
              <w:lang w:val="fr-FR"/>
            </w:rPr>
          </w:rPrChange>
        </w:rPr>
        <w:t>investir</w:t>
      </w:r>
      <w:r w:rsidRPr="005A317D">
        <w:rPr>
          <w:lang w:val="fr-FR"/>
          <w:rPrChange w:id="15904" w:author="Peng Luqi" w:date="2019-10-13T23:34:00Z">
            <w:rPr>
              <w:spacing w:val="-9"/>
              <w:lang w:val="fr-FR"/>
            </w:rPr>
          </w:rPrChange>
        </w:rPr>
        <w:t xml:space="preserve"> </w:t>
      </w:r>
      <w:r w:rsidRPr="00F94CB9">
        <w:rPr>
          <w:lang w:val="fr-FR"/>
          <w:rPrChange w:id="15905" w:author="Peng Luqi" w:date="2019-10-13T14:50:00Z">
            <w:rPr>
              <w:lang w:val="fr-FR"/>
            </w:rPr>
          </w:rPrChange>
        </w:rPr>
        <w:t>dans</w:t>
      </w:r>
      <w:r w:rsidRPr="005A317D">
        <w:rPr>
          <w:lang w:val="fr-FR"/>
          <w:rPrChange w:id="15906" w:author="Peng Luqi" w:date="2019-10-13T23:34:00Z">
            <w:rPr>
              <w:spacing w:val="-9"/>
              <w:lang w:val="fr-FR"/>
            </w:rPr>
          </w:rPrChange>
        </w:rPr>
        <w:t xml:space="preserve"> </w:t>
      </w:r>
      <w:r w:rsidRPr="00F94CB9">
        <w:rPr>
          <w:lang w:val="fr-FR"/>
          <w:rPrChange w:id="15907" w:author="Peng Luqi" w:date="2019-10-13T14:50:00Z">
            <w:rPr>
              <w:lang w:val="fr-FR"/>
            </w:rPr>
          </w:rPrChange>
        </w:rPr>
        <w:t>l</w:t>
      </w:r>
      <w:del w:id="15908" w:author="Peng Luqi" w:date="2019-10-13T14:43:00Z">
        <w:r w:rsidRPr="00F94CB9" w:rsidDel="00EF666F">
          <w:rPr>
            <w:lang w:val="fr-FR"/>
            <w:rPrChange w:id="15909" w:author="Peng Luqi" w:date="2019-10-13T14:50:00Z">
              <w:rPr>
                <w:lang w:val="fr-FR"/>
              </w:rPr>
            </w:rPrChange>
          </w:rPr>
          <w:delText>’</w:delText>
        </w:r>
      </w:del>
      <w:ins w:id="15910" w:author="Peng Luqi" w:date="2019-10-13T14:43:00Z">
        <w:r w:rsidR="00EF666F" w:rsidRPr="00F94CB9">
          <w:rPr>
            <w:lang w:val="fr-FR"/>
            <w:rPrChange w:id="15911" w:author="Peng Luqi" w:date="2019-10-13T14:50:00Z">
              <w:rPr>
                <w:lang w:val="fr-FR"/>
              </w:rPr>
            </w:rPrChange>
          </w:rPr>
          <w:t>’</w:t>
        </w:r>
      </w:ins>
      <w:r w:rsidRPr="00F94CB9">
        <w:rPr>
          <w:lang w:val="fr-FR"/>
          <w:rPrChange w:id="15912" w:author="Peng Luqi" w:date="2019-10-13T14:50:00Z">
            <w:rPr>
              <w:lang w:val="fr-FR"/>
            </w:rPr>
          </w:rPrChange>
        </w:rPr>
        <w:t>Internet</w:t>
      </w:r>
      <w:r w:rsidRPr="005A317D">
        <w:rPr>
          <w:lang w:val="fr-FR"/>
          <w:rPrChange w:id="15913" w:author="Peng Luqi" w:date="2019-10-13T23:34:00Z">
            <w:rPr>
              <w:spacing w:val="-10"/>
              <w:lang w:val="fr-FR"/>
            </w:rPr>
          </w:rPrChange>
        </w:rPr>
        <w:t xml:space="preserve"> </w:t>
      </w:r>
      <w:r w:rsidRPr="00F94CB9">
        <w:rPr>
          <w:lang w:val="fr-FR"/>
          <w:rPrChange w:id="15914" w:author="Peng Luqi" w:date="2019-10-13T14:50:00Z">
            <w:rPr>
              <w:lang w:val="fr-FR"/>
            </w:rPr>
          </w:rPrChange>
        </w:rPr>
        <w:t>était</w:t>
      </w:r>
      <w:r w:rsidRPr="005A317D">
        <w:rPr>
          <w:lang w:val="fr-FR"/>
          <w:rPrChange w:id="15915" w:author="Peng Luqi" w:date="2019-10-13T23:34:00Z">
            <w:rPr>
              <w:spacing w:val="-9"/>
              <w:lang w:val="fr-FR"/>
            </w:rPr>
          </w:rPrChange>
        </w:rPr>
        <w:t xml:space="preserve"> </w:t>
      </w:r>
      <w:r w:rsidRPr="00F94CB9">
        <w:rPr>
          <w:lang w:val="fr-FR"/>
          <w:rPrChange w:id="15916" w:author="Peng Luqi" w:date="2019-10-13T14:50:00Z">
            <w:rPr>
              <w:lang w:val="fr-FR"/>
            </w:rPr>
          </w:rPrChange>
        </w:rPr>
        <w:t>correct</w:t>
      </w:r>
      <w:r w:rsidRPr="005A317D">
        <w:rPr>
          <w:lang w:val="fr-FR"/>
          <w:rPrChange w:id="15917" w:author="Peng Luqi" w:date="2019-10-13T23:34:00Z">
            <w:rPr>
              <w:spacing w:val="-10"/>
              <w:lang w:val="fr-FR"/>
            </w:rPr>
          </w:rPrChange>
        </w:rPr>
        <w:t xml:space="preserve"> </w:t>
      </w:r>
      <w:r w:rsidRPr="00F94CB9">
        <w:rPr>
          <w:lang w:val="fr-FR"/>
          <w:rPrChange w:id="15918" w:author="Peng Luqi" w:date="2019-10-13T14:50:00Z">
            <w:rPr>
              <w:lang w:val="fr-FR"/>
            </w:rPr>
          </w:rPrChange>
        </w:rPr>
        <w:t>dans</w:t>
      </w:r>
      <w:r w:rsidRPr="005A317D">
        <w:rPr>
          <w:lang w:val="fr-FR"/>
          <w:rPrChange w:id="15919" w:author="Peng Luqi" w:date="2019-10-13T23:34:00Z">
            <w:rPr>
              <w:spacing w:val="-9"/>
              <w:lang w:val="fr-FR"/>
            </w:rPr>
          </w:rPrChange>
        </w:rPr>
        <w:t xml:space="preserve"> </w:t>
      </w:r>
      <w:r w:rsidRPr="00F94CB9">
        <w:rPr>
          <w:lang w:val="fr-FR"/>
          <w:rPrChange w:id="15920" w:author="Peng Luqi" w:date="2019-10-13T14:50:00Z">
            <w:rPr>
              <w:lang w:val="fr-FR"/>
            </w:rPr>
          </w:rPrChange>
        </w:rPr>
        <w:t>le</w:t>
      </w:r>
      <w:r w:rsidRPr="005A317D">
        <w:rPr>
          <w:lang w:val="fr-FR"/>
          <w:rPrChange w:id="15921" w:author="Peng Luqi" w:date="2019-10-13T23:34:00Z">
            <w:rPr>
              <w:spacing w:val="-10"/>
              <w:lang w:val="fr-FR"/>
            </w:rPr>
          </w:rPrChange>
        </w:rPr>
        <w:t xml:space="preserve"> </w:t>
      </w:r>
      <w:r w:rsidRPr="00F94CB9">
        <w:rPr>
          <w:lang w:val="fr-FR"/>
          <w:rPrChange w:id="15922" w:author="Peng Luqi" w:date="2019-10-13T14:50:00Z">
            <w:rPr>
              <w:lang w:val="fr-FR"/>
            </w:rPr>
          </w:rPrChange>
        </w:rPr>
        <w:t>passé,</w:t>
      </w:r>
      <w:r w:rsidRPr="005A317D">
        <w:rPr>
          <w:lang w:val="fr-FR"/>
          <w:rPrChange w:id="15923" w:author="Peng Luqi" w:date="2019-10-13T23:34:00Z">
            <w:rPr>
              <w:spacing w:val="-9"/>
              <w:lang w:val="fr-FR"/>
            </w:rPr>
          </w:rPrChange>
        </w:rPr>
        <w:t xml:space="preserve"> </w:t>
      </w:r>
      <w:r w:rsidRPr="00F94CB9">
        <w:rPr>
          <w:lang w:val="fr-FR"/>
          <w:rPrChange w:id="15924" w:author="Peng Luqi" w:date="2019-10-13T14:50:00Z">
            <w:rPr>
              <w:lang w:val="fr-FR"/>
            </w:rPr>
          </w:rPrChange>
        </w:rPr>
        <w:t>il</w:t>
      </w:r>
      <w:r w:rsidRPr="005A317D">
        <w:rPr>
          <w:lang w:val="fr-FR"/>
          <w:rPrChange w:id="15925" w:author="Peng Luqi" w:date="2019-10-13T23:34:00Z">
            <w:rPr>
              <w:spacing w:val="-9"/>
              <w:lang w:val="fr-FR"/>
            </w:rPr>
          </w:rPrChange>
        </w:rPr>
        <w:t xml:space="preserve"> </w:t>
      </w:r>
      <w:r w:rsidRPr="00F94CB9">
        <w:rPr>
          <w:lang w:val="fr-FR"/>
          <w:rPrChange w:id="15926" w:author="Peng Luqi" w:date="2019-10-13T14:50:00Z">
            <w:rPr>
              <w:lang w:val="fr-FR"/>
            </w:rPr>
          </w:rPrChange>
        </w:rPr>
        <w:t>est</w:t>
      </w:r>
      <w:r w:rsidRPr="005A317D">
        <w:rPr>
          <w:lang w:val="fr-FR"/>
          <w:rPrChange w:id="15927" w:author="Peng Luqi" w:date="2019-10-13T23:34:00Z">
            <w:rPr>
              <w:spacing w:val="-10"/>
              <w:lang w:val="fr-FR"/>
            </w:rPr>
          </w:rPrChange>
        </w:rPr>
        <w:t xml:space="preserve"> </w:t>
      </w:r>
      <w:r w:rsidRPr="00F94CB9">
        <w:rPr>
          <w:lang w:val="fr-FR"/>
          <w:rPrChange w:id="15928" w:author="Peng Luqi" w:date="2019-10-13T14:50:00Z">
            <w:rPr>
              <w:lang w:val="fr-FR"/>
            </w:rPr>
          </w:rPrChange>
        </w:rPr>
        <w:t>correct</w:t>
      </w:r>
      <w:r w:rsidRPr="005A317D">
        <w:rPr>
          <w:lang w:val="fr-FR"/>
          <w:rPrChange w:id="15929" w:author="Peng Luqi" w:date="2019-10-13T23:34:00Z">
            <w:rPr>
              <w:spacing w:val="-9"/>
              <w:lang w:val="fr-FR"/>
            </w:rPr>
          </w:rPrChange>
        </w:rPr>
        <w:t xml:space="preserve"> </w:t>
      </w:r>
      <w:r w:rsidRPr="00F94CB9">
        <w:rPr>
          <w:lang w:val="fr-FR"/>
          <w:rPrChange w:id="15930" w:author="Peng Luqi" w:date="2019-10-13T14:50:00Z">
            <w:rPr>
              <w:lang w:val="fr-FR"/>
            </w:rPr>
          </w:rPrChange>
        </w:rPr>
        <w:t>d</w:t>
      </w:r>
      <w:del w:id="15931" w:author="Peng Luqi" w:date="2019-10-13T14:43:00Z">
        <w:r w:rsidRPr="00F94CB9" w:rsidDel="00EF666F">
          <w:rPr>
            <w:lang w:val="fr-FR"/>
            <w:rPrChange w:id="15932" w:author="Peng Luqi" w:date="2019-10-13T14:50:00Z">
              <w:rPr>
                <w:lang w:val="fr-FR"/>
              </w:rPr>
            </w:rPrChange>
          </w:rPr>
          <w:delText>’</w:delText>
        </w:r>
      </w:del>
      <w:ins w:id="15933" w:author="Peng Luqi" w:date="2019-10-13T14:43:00Z">
        <w:r w:rsidR="00EF666F" w:rsidRPr="00F94CB9">
          <w:rPr>
            <w:lang w:val="fr-FR"/>
            <w:rPrChange w:id="15934" w:author="Peng Luqi" w:date="2019-10-13T14:50:00Z">
              <w:rPr>
                <w:lang w:val="fr-FR"/>
              </w:rPr>
            </w:rPrChange>
          </w:rPr>
          <w:t>’</w:t>
        </w:r>
      </w:ins>
      <w:r w:rsidRPr="00F94CB9">
        <w:rPr>
          <w:lang w:val="fr-FR"/>
          <w:rPrChange w:id="15935" w:author="Peng Luqi" w:date="2019-10-13T14:50:00Z">
            <w:rPr>
              <w:lang w:val="fr-FR"/>
            </w:rPr>
          </w:rPrChange>
        </w:rPr>
        <w:t>investir dans la blockchain. Auparavant, il s</w:t>
      </w:r>
      <w:del w:id="15936" w:author="Peng Luqi" w:date="2019-10-13T14:43:00Z">
        <w:r w:rsidRPr="00F94CB9" w:rsidDel="00EF666F">
          <w:rPr>
            <w:lang w:val="fr-FR"/>
            <w:rPrChange w:id="15937" w:author="Peng Luqi" w:date="2019-10-13T14:50:00Z">
              <w:rPr>
                <w:lang w:val="fr-FR"/>
              </w:rPr>
            </w:rPrChange>
          </w:rPr>
          <w:delText>’</w:delText>
        </w:r>
      </w:del>
      <w:ins w:id="15938" w:author="Peng Luqi" w:date="2019-10-13T14:43:00Z">
        <w:r w:rsidR="00EF666F" w:rsidRPr="00F94CB9">
          <w:rPr>
            <w:lang w:val="fr-FR"/>
            <w:rPrChange w:id="15939" w:author="Peng Luqi" w:date="2019-10-13T14:50:00Z">
              <w:rPr>
                <w:lang w:val="fr-FR"/>
              </w:rPr>
            </w:rPrChange>
          </w:rPr>
          <w:t>’</w:t>
        </w:r>
      </w:ins>
      <w:r w:rsidRPr="00F94CB9">
        <w:rPr>
          <w:lang w:val="fr-FR"/>
          <w:rPrChange w:id="15940" w:author="Peng Luqi" w:date="2019-10-13T14:50:00Z">
            <w:rPr>
              <w:lang w:val="fr-FR"/>
            </w:rPr>
          </w:rPrChange>
        </w:rPr>
        <w:t>agissait de l</w:t>
      </w:r>
      <w:del w:id="15941" w:author="Peng Luqi" w:date="2019-10-13T14:43:00Z">
        <w:r w:rsidRPr="00F94CB9" w:rsidDel="00EF666F">
          <w:rPr>
            <w:lang w:val="fr-FR"/>
            <w:rPrChange w:id="15942" w:author="Peng Luqi" w:date="2019-10-13T14:50:00Z">
              <w:rPr>
                <w:lang w:val="fr-FR"/>
              </w:rPr>
            </w:rPrChange>
          </w:rPr>
          <w:delText>’</w:delText>
        </w:r>
      </w:del>
      <w:ins w:id="15943" w:author="Peng Luqi" w:date="2019-10-13T14:43:00Z">
        <w:r w:rsidR="00EF666F" w:rsidRPr="00F94CB9">
          <w:rPr>
            <w:lang w:val="fr-FR"/>
            <w:rPrChange w:id="15944" w:author="Peng Luqi" w:date="2019-10-13T14:50:00Z">
              <w:rPr>
                <w:lang w:val="fr-FR"/>
              </w:rPr>
            </w:rPrChange>
          </w:rPr>
          <w:t>’</w:t>
        </w:r>
      </w:ins>
      <w:r w:rsidRPr="00F94CB9">
        <w:rPr>
          <w:lang w:val="fr-FR"/>
          <w:rPrChange w:id="15945" w:author="Peng Luqi" w:date="2019-10-13T14:50:00Z">
            <w:rPr>
              <w:lang w:val="fr-FR"/>
            </w:rPr>
          </w:rPrChange>
        </w:rPr>
        <w:t>Internet « de l</w:t>
      </w:r>
      <w:del w:id="15946" w:author="Peng Luqi" w:date="2019-10-13T14:43:00Z">
        <w:r w:rsidRPr="00F94CB9" w:rsidDel="00EF666F">
          <w:rPr>
            <w:lang w:val="fr-FR"/>
            <w:rPrChange w:id="15947" w:author="Peng Luqi" w:date="2019-10-13T14:50:00Z">
              <w:rPr>
                <w:lang w:val="fr-FR"/>
              </w:rPr>
            </w:rPrChange>
          </w:rPr>
          <w:delText>’</w:delText>
        </w:r>
      </w:del>
      <w:ins w:id="15948" w:author="Peng Luqi" w:date="2019-10-13T14:43:00Z">
        <w:r w:rsidR="00EF666F" w:rsidRPr="00F94CB9">
          <w:rPr>
            <w:lang w:val="fr-FR"/>
            <w:rPrChange w:id="15949" w:author="Peng Luqi" w:date="2019-10-13T14:50:00Z">
              <w:rPr>
                <w:lang w:val="fr-FR"/>
              </w:rPr>
            </w:rPrChange>
          </w:rPr>
          <w:t>’</w:t>
        </w:r>
      </w:ins>
      <w:r w:rsidRPr="00F94CB9">
        <w:rPr>
          <w:lang w:val="fr-FR"/>
          <w:rPrChange w:id="15950" w:author="Peng Luqi" w:date="2019-10-13T14:50:00Z">
            <w:rPr>
              <w:lang w:val="fr-FR"/>
            </w:rPr>
          </w:rPrChange>
        </w:rPr>
        <w:t>information », maintenant, il s</w:t>
      </w:r>
      <w:del w:id="15951" w:author="Peng Luqi" w:date="2019-10-13T14:43:00Z">
        <w:r w:rsidRPr="00F94CB9" w:rsidDel="00EF666F">
          <w:rPr>
            <w:lang w:val="fr-FR"/>
            <w:rPrChange w:id="15952" w:author="Peng Luqi" w:date="2019-10-13T14:50:00Z">
              <w:rPr>
                <w:lang w:val="fr-FR"/>
              </w:rPr>
            </w:rPrChange>
          </w:rPr>
          <w:delText>’</w:delText>
        </w:r>
      </w:del>
      <w:ins w:id="15953" w:author="Peng Luqi" w:date="2019-10-13T14:43:00Z">
        <w:r w:rsidR="00EF666F" w:rsidRPr="00F94CB9">
          <w:rPr>
            <w:lang w:val="fr-FR"/>
            <w:rPrChange w:id="15954" w:author="Peng Luqi" w:date="2019-10-13T14:50:00Z">
              <w:rPr>
                <w:lang w:val="fr-FR"/>
              </w:rPr>
            </w:rPrChange>
          </w:rPr>
          <w:t>’</w:t>
        </w:r>
      </w:ins>
      <w:r w:rsidRPr="00F94CB9">
        <w:rPr>
          <w:lang w:val="fr-FR"/>
          <w:rPrChange w:id="15955" w:author="Peng Luqi" w:date="2019-10-13T14:50:00Z">
            <w:rPr>
              <w:lang w:val="fr-FR"/>
            </w:rPr>
          </w:rPrChange>
        </w:rPr>
        <w:t>agit</w:t>
      </w:r>
      <w:r w:rsidRPr="005A317D">
        <w:rPr>
          <w:lang w:val="fr-FR"/>
          <w:rPrChange w:id="15956" w:author="Peng Luqi" w:date="2019-10-13T23:34:00Z">
            <w:rPr>
              <w:spacing w:val="9"/>
              <w:lang w:val="fr-FR"/>
            </w:rPr>
          </w:rPrChange>
        </w:rPr>
        <w:t xml:space="preserve"> </w:t>
      </w:r>
      <w:r w:rsidRPr="00F94CB9">
        <w:rPr>
          <w:lang w:val="fr-FR"/>
          <w:rPrChange w:id="15957" w:author="Peng Luqi" w:date="2019-10-13T14:50:00Z">
            <w:rPr>
              <w:lang w:val="fr-FR"/>
            </w:rPr>
          </w:rPrChange>
        </w:rPr>
        <w:t>de</w:t>
      </w:r>
      <w:ins w:id="15958" w:author="Peng Luqi" w:date="2019-10-13T23:33:00Z">
        <w:r w:rsidR="001D733D">
          <w:rPr>
            <w:lang w:val="fr-FR"/>
          </w:rPr>
          <w:t xml:space="preserve"> </w:t>
        </w:r>
      </w:ins>
    </w:p>
    <w:p w:rsidR="002B38DF" w:rsidRPr="00F94CB9" w:rsidDel="001D733D" w:rsidRDefault="00716360">
      <w:pPr>
        <w:pStyle w:val="a3"/>
        <w:ind w:left="720" w:right="720"/>
        <w:jc w:val="both"/>
        <w:rPr>
          <w:del w:id="15959" w:author="Peng Luqi" w:date="2019-10-13T23:33:00Z"/>
          <w:lang w:val="fr-FR"/>
          <w:rPrChange w:id="15960" w:author="Peng Luqi" w:date="2019-10-13T14:50:00Z">
            <w:rPr>
              <w:del w:id="15961" w:author="Peng Luqi" w:date="2019-10-13T23:33:00Z"/>
              <w:lang w:val="fr-FR"/>
            </w:rPr>
          </w:rPrChange>
        </w:rPr>
        <w:pPrChange w:id="15962" w:author="Peng Luqi" w:date="2019-10-13T23:35:00Z">
          <w:pPr>
            <w:spacing w:before="4"/>
            <w:ind w:left="130"/>
            <w:jc w:val="both"/>
          </w:pPr>
        </w:pPrChange>
      </w:pPr>
      <w:r w:rsidRPr="00F94CB9">
        <w:rPr>
          <w:lang w:val="fr-FR"/>
          <w:rPrChange w:id="15963" w:author="Peng Luqi" w:date="2019-10-13T14:50:00Z">
            <w:rPr>
              <w:lang w:val="fr-FR"/>
            </w:rPr>
          </w:rPrChange>
        </w:rPr>
        <w:t>« l</w:t>
      </w:r>
      <w:del w:id="15964" w:author="Peng Luqi" w:date="2019-10-13T14:43:00Z">
        <w:r w:rsidRPr="00F94CB9" w:rsidDel="00EF666F">
          <w:rPr>
            <w:lang w:val="fr-FR"/>
            <w:rPrChange w:id="15965" w:author="Peng Luqi" w:date="2019-10-13T14:50:00Z">
              <w:rPr>
                <w:lang w:val="fr-FR"/>
              </w:rPr>
            </w:rPrChange>
          </w:rPr>
          <w:delText>’</w:delText>
        </w:r>
      </w:del>
      <w:ins w:id="15966" w:author="Peng Luqi" w:date="2019-10-13T14:43:00Z">
        <w:r w:rsidR="00EF666F" w:rsidRPr="00F94CB9">
          <w:rPr>
            <w:lang w:val="fr-FR"/>
            <w:rPrChange w:id="15967" w:author="Peng Luqi" w:date="2019-10-13T14:50:00Z">
              <w:rPr>
                <w:lang w:val="fr-FR"/>
              </w:rPr>
            </w:rPrChange>
          </w:rPr>
          <w:t>’</w:t>
        </w:r>
      </w:ins>
      <w:r w:rsidRPr="00F94CB9">
        <w:rPr>
          <w:lang w:val="fr-FR"/>
          <w:rPrChange w:id="15968" w:author="Peng Luqi" w:date="2019-10-13T14:50:00Z">
            <w:rPr>
              <w:lang w:val="fr-FR"/>
            </w:rPr>
          </w:rPrChange>
        </w:rPr>
        <w:t>Internet financier ».</w:t>
      </w:r>
      <w:ins w:id="15969" w:author="Peng Luqi" w:date="2019-10-13T23:33:00Z">
        <w:r w:rsidR="001D733D">
          <w:rPr>
            <w:lang w:val="fr-FR"/>
          </w:rPr>
          <w:t xml:space="preserve"> </w:t>
        </w:r>
      </w:ins>
    </w:p>
    <w:p w:rsidR="00000000" w:rsidRDefault="0010589D">
      <w:pPr>
        <w:ind w:left="720" w:right="720"/>
        <w:jc w:val="both"/>
        <w:rPr>
          <w:del w:id="15970" w:author="Peng Luqi" w:date="2019-10-13T23:33:00Z"/>
          <w:sz w:val="28"/>
          <w:szCs w:val="28"/>
          <w:lang w:val="fr-FR"/>
          <w:rPrChange w:id="15971" w:author="Peng Luqi" w:date="2019-10-13T14:50:00Z">
            <w:rPr>
              <w:del w:id="15972" w:author="Peng Luqi" w:date="2019-10-13T23:33:00Z"/>
              <w:lang w:val="fr-FR"/>
            </w:rPr>
          </w:rPrChange>
        </w:rPr>
        <w:sectPr w:rsidR="00000000">
          <w:pgSz w:w="11910" w:h="16840"/>
          <w:pgMar w:top="1360" w:right="1240" w:bottom="280" w:left="1320" w:header="720" w:footer="720" w:gutter="0"/>
          <w:cols w:space="720"/>
        </w:sectPr>
        <w:pPrChange w:id="15973" w:author="Peng Luqi" w:date="2019-10-13T23:35:00Z">
          <w:pPr>
            <w:jc w:val="both"/>
          </w:pPr>
        </w:pPrChange>
      </w:pPr>
    </w:p>
    <w:p w:rsidR="001D733D" w:rsidRDefault="001D733D">
      <w:pPr>
        <w:ind w:left="720" w:right="720"/>
        <w:jc w:val="both"/>
        <w:rPr>
          <w:ins w:id="15974" w:author="Peng Luqi" w:date="2019-10-13T23:33:00Z"/>
          <w:sz w:val="28"/>
          <w:szCs w:val="28"/>
          <w:lang w:val="fr-FR"/>
        </w:rPr>
        <w:pPrChange w:id="15975" w:author="Peng Luqi" w:date="2019-10-13T23:35:00Z">
          <w:pPr>
            <w:ind w:left="170" w:right="170"/>
            <w:jc w:val="both"/>
          </w:pPr>
        </w:pPrChange>
      </w:pPr>
    </w:p>
    <w:p w:rsidR="001D733D" w:rsidRDefault="001D733D" w:rsidP="00CB23F4">
      <w:pPr>
        <w:ind w:left="170" w:right="170"/>
        <w:jc w:val="both"/>
        <w:rPr>
          <w:ins w:id="15976" w:author="Peng Luqi" w:date="2019-10-13T23:33:00Z"/>
          <w:sz w:val="28"/>
          <w:szCs w:val="28"/>
          <w:lang w:val="fr-FR"/>
        </w:rPr>
      </w:pPr>
    </w:p>
    <w:p w:rsidR="005A317D" w:rsidRDefault="00716360" w:rsidP="00CB23F4">
      <w:pPr>
        <w:ind w:left="170" w:right="170"/>
        <w:jc w:val="both"/>
        <w:rPr>
          <w:ins w:id="15977" w:author="Peng Luqi" w:date="2019-10-13T23:35:00Z"/>
          <w:sz w:val="28"/>
          <w:szCs w:val="28"/>
          <w:lang w:val="fr-FR"/>
        </w:rPr>
      </w:pPr>
      <w:r w:rsidRPr="00F94CB9">
        <w:rPr>
          <w:sz w:val="28"/>
          <w:szCs w:val="28"/>
          <w:lang w:val="fr-FR"/>
          <w:rPrChange w:id="15978" w:author="Peng Luqi" w:date="2019-10-13T14:50:00Z">
            <w:rPr>
              <w:lang w:val="fr-FR"/>
            </w:rPr>
          </w:rPrChange>
        </w:rPr>
        <w:t>Aujourd</w:t>
      </w:r>
      <w:del w:id="15979" w:author="Peng Luqi" w:date="2019-10-13T14:43:00Z">
        <w:r w:rsidRPr="00F94CB9" w:rsidDel="00EF666F">
          <w:rPr>
            <w:sz w:val="28"/>
            <w:szCs w:val="28"/>
            <w:lang w:val="fr-FR"/>
            <w:rPrChange w:id="15980" w:author="Peng Luqi" w:date="2019-10-13T14:50:00Z">
              <w:rPr>
                <w:lang w:val="fr-FR"/>
              </w:rPr>
            </w:rPrChange>
          </w:rPr>
          <w:delText>’</w:delText>
        </w:r>
      </w:del>
      <w:ins w:id="15981" w:author="Peng Luqi" w:date="2019-10-13T14:43:00Z">
        <w:r w:rsidR="00EF666F" w:rsidRPr="00F94CB9">
          <w:rPr>
            <w:sz w:val="28"/>
            <w:szCs w:val="28"/>
            <w:lang w:val="fr-FR"/>
            <w:rPrChange w:id="15982" w:author="Peng Luqi" w:date="2019-10-13T14:50:00Z">
              <w:rPr>
                <w:lang w:val="fr-FR"/>
              </w:rPr>
            </w:rPrChange>
          </w:rPr>
          <w:t>’</w:t>
        </w:r>
      </w:ins>
      <w:r w:rsidRPr="00F94CB9">
        <w:rPr>
          <w:sz w:val="28"/>
          <w:szCs w:val="28"/>
          <w:lang w:val="fr-FR"/>
          <w:rPrChange w:id="15983" w:author="Peng Luqi" w:date="2019-10-13T14:50:00Z">
            <w:rPr>
              <w:lang w:val="fr-FR"/>
            </w:rPr>
          </w:rPrChange>
        </w:rPr>
        <w:t>hui, huit ans plus tard, le Bitcoin n</w:t>
      </w:r>
      <w:del w:id="15984" w:author="Peng Luqi" w:date="2019-10-13T14:43:00Z">
        <w:r w:rsidRPr="00F94CB9" w:rsidDel="00EF666F">
          <w:rPr>
            <w:sz w:val="28"/>
            <w:szCs w:val="28"/>
            <w:lang w:val="fr-FR"/>
            <w:rPrChange w:id="15985" w:author="Peng Luqi" w:date="2019-10-13T14:50:00Z">
              <w:rPr>
                <w:lang w:val="fr-FR"/>
              </w:rPr>
            </w:rPrChange>
          </w:rPr>
          <w:delText>’</w:delText>
        </w:r>
      </w:del>
      <w:ins w:id="15986" w:author="Peng Luqi" w:date="2019-10-13T14:43:00Z">
        <w:r w:rsidR="00EF666F" w:rsidRPr="00F94CB9">
          <w:rPr>
            <w:sz w:val="28"/>
            <w:szCs w:val="28"/>
            <w:lang w:val="fr-FR"/>
            <w:rPrChange w:id="15987" w:author="Peng Luqi" w:date="2019-10-13T14:50:00Z">
              <w:rPr>
                <w:lang w:val="fr-FR"/>
              </w:rPr>
            </w:rPrChange>
          </w:rPr>
          <w:t>’</w:t>
        </w:r>
      </w:ins>
      <w:r w:rsidRPr="00F94CB9">
        <w:rPr>
          <w:sz w:val="28"/>
          <w:szCs w:val="28"/>
          <w:lang w:val="fr-FR"/>
          <w:rPrChange w:id="15988" w:author="Peng Luqi" w:date="2019-10-13T14:50:00Z">
            <w:rPr>
              <w:lang w:val="fr-FR"/>
            </w:rPr>
          </w:rPrChange>
        </w:rPr>
        <w:t>est plus une « expérience sociale », mais une « pratique sociale ». La tendance du développement continu est non seulement difficile à nier, mais surtout, elle est très longue.</w:t>
      </w:r>
    </w:p>
    <w:p w:rsidR="005A317D" w:rsidRDefault="005A317D" w:rsidP="00CB23F4">
      <w:pPr>
        <w:ind w:left="170" w:right="170"/>
        <w:jc w:val="both"/>
        <w:rPr>
          <w:ins w:id="15989" w:author="Peng Luqi" w:date="2019-10-13T23:35:00Z"/>
          <w:sz w:val="28"/>
          <w:szCs w:val="28"/>
          <w:lang w:val="fr-FR"/>
        </w:rPr>
      </w:pPr>
    </w:p>
    <w:p w:rsidR="002B38DF" w:rsidRPr="00F94CB9" w:rsidDel="005A317D" w:rsidRDefault="00716360">
      <w:pPr>
        <w:ind w:left="170" w:right="170"/>
        <w:jc w:val="both"/>
        <w:rPr>
          <w:del w:id="15990" w:author="Peng Luqi" w:date="2019-10-13T23:35:00Z"/>
          <w:sz w:val="28"/>
          <w:szCs w:val="28"/>
          <w:lang w:val="fr-FR"/>
          <w:rPrChange w:id="15991" w:author="Peng Luqi" w:date="2019-10-13T14:50:00Z">
            <w:rPr>
              <w:del w:id="15992" w:author="Peng Luqi" w:date="2019-10-13T23:35:00Z"/>
              <w:lang w:val="fr-FR"/>
            </w:rPr>
          </w:rPrChange>
        </w:rPr>
        <w:pPrChange w:id="15993" w:author="Peng Luqi" w:date="2019-10-13T14:20:00Z">
          <w:pPr>
            <w:spacing w:before="70" w:line="340" w:lineRule="auto"/>
            <w:ind w:left="130" w:right="183"/>
            <w:jc w:val="both"/>
          </w:pPr>
        </w:pPrChange>
      </w:pPr>
      <w:del w:id="15994" w:author="Peng Luqi" w:date="2019-10-13T23:35:00Z">
        <w:r w:rsidRPr="00F94CB9" w:rsidDel="005A317D">
          <w:rPr>
            <w:sz w:val="28"/>
            <w:szCs w:val="28"/>
            <w:lang w:val="fr-FR"/>
            <w:rPrChange w:id="15995" w:author="Peng Luqi" w:date="2019-10-13T14:50:00Z">
              <w:rPr>
                <w:lang w:val="fr-FR"/>
              </w:rPr>
            </w:rPrChange>
          </w:rPr>
          <w:lastRenderedPageBreak/>
          <w:delText xml:space="preserve"> </w:delText>
        </w:r>
      </w:del>
      <w:r w:rsidRPr="00F94CB9">
        <w:rPr>
          <w:sz w:val="28"/>
          <w:szCs w:val="28"/>
          <w:lang w:val="fr-FR"/>
          <w:rPrChange w:id="15996" w:author="Peng Luqi" w:date="2019-10-13T14:50:00Z">
            <w:rPr>
              <w:lang w:val="fr-FR"/>
            </w:rPr>
          </w:rPrChange>
        </w:rPr>
        <w:t>Selon le plan de son développement, le Bitcoin doit être créé jusqu</w:t>
      </w:r>
      <w:del w:id="15997" w:author="Peng Luqi" w:date="2019-10-13T14:43:00Z">
        <w:r w:rsidRPr="00F94CB9" w:rsidDel="00EF666F">
          <w:rPr>
            <w:sz w:val="28"/>
            <w:szCs w:val="28"/>
            <w:lang w:val="fr-FR"/>
            <w:rPrChange w:id="15998" w:author="Peng Luqi" w:date="2019-10-13T14:50:00Z">
              <w:rPr>
                <w:lang w:val="fr-FR"/>
              </w:rPr>
            </w:rPrChange>
          </w:rPr>
          <w:delText>’</w:delText>
        </w:r>
      </w:del>
      <w:ins w:id="15999" w:author="Peng Luqi" w:date="2019-10-13T14:43:00Z">
        <w:r w:rsidR="00EF666F" w:rsidRPr="00F94CB9">
          <w:rPr>
            <w:sz w:val="28"/>
            <w:szCs w:val="28"/>
            <w:lang w:val="fr-FR"/>
            <w:rPrChange w:id="16000" w:author="Peng Luqi" w:date="2019-10-13T14:50:00Z">
              <w:rPr>
                <w:lang w:val="fr-FR"/>
              </w:rPr>
            </w:rPrChange>
          </w:rPr>
          <w:t>’</w:t>
        </w:r>
      </w:ins>
      <w:r w:rsidRPr="00F94CB9">
        <w:rPr>
          <w:sz w:val="28"/>
          <w:szCs w:val="28"/>
          <w:lang w:val="fr-FR"/>
          <w:rPrChange w:id="16001" w:author="Peng Luqi" w:date="2019-10-13T14:50:00Z">
            <w:rPr>
              <w:lang w:val="fr-FR"/>
            </w:rPr>
          </w:rPrChange>
        </w:rPr>
        <w:t>en 2140 ans. Il y a dix ans, en voyant un tel plan, j</w:t>
      </w:r>
      <w:del w:id="16002" w:author="Peng Luqi" w:date="2019-10-13T14:43:00Z">
        <w:r w:rsidRPr="00F94CB9" w:rsidDel="00EF666F">
          <w:rPr>
            <w:sz w:val="28"/>
            <w:szCs w:val="28"/>
            <w:lang w:val="fr-FR"/>
            <w:rPrChange w:id="16003" w:author="Peng Luqi" w:date="2019-10-13T14:50:00Z">
              <w:rPr>
                <w:lang w:val="fr-FR"/>
              </w:rPr>
            </w:rPrChange>
          </w:rPr>
          <w:delText>’</w:delText>
        </w:r>
      </w:del>
      <w:ins w:id="16004" w:author="Peng Luqi" w:date="2019-10-13T14:43:00Z">
        <w:r w:rsidR="00EF666F" w:rsidRPr="00F94CB9">
          <w:rPr>
            <w:sz w:val="28"/>
            <w:szCs w:val="28"/>
            <w:lang w:val="fr-FR"/>
            <w:rPrChange w:id="16005" w:author="Peng Luqi" w:date="2019-10-13T14:50:00Z">
              <w:rPr>
                <w:lang w:val="fr-FR"/>
              </w:rPr>
            </w:rPrChange>
          </w:rPr>
          <w:t>’</w:t>
        </w:r>
      </w:ins>
      <w:r w:rsidRPr="00F94CB9">
        <w:rPr>
          <w:sz w:val="28"/>
          <w:szCs w:val="28"/>
          <w:lang w:val="fr-FR"/>
          <w:rPrChange w:id="16006" w:author="Peng Luqi" w:date="2019-10-13T14:50:00Z">
            <w:rPr>
              <w:lang w:val="fr-FR"/>
            </w:rPr>
          </w:rPrChange>
        </w:rPr>
        <w:t>aurai cru à un fantasme. Mais aujourd</w:t>
      </w:r>
      <w:del w:id="16007" w:author="Peng Luqi" w:date="2019-10-13T14:43:00Z">
        <w:r w:rsidRPr="00F94CB9" w:rsidDel="00EF666F">
          <w:rPr>
            <w:sz w:val="28"/>
            <w:szCs w:val="28"/>
            <w:lang w:val="fr-FR"/>
            <w:rPrChange w:id="16008" w:author="Peng Luqi" w:date="2019-10-13T14:50:00Z">
              <w:rPr>
                <w:lang w:val="fr-FR"/>
              </w:rPr>
            </w:rPrChange>
          </w:rPr>
          <w:delText>’</w:delText>
        </w:r>
      </w:del>
      <w:ins w:id="16009" w:author="Peng Luqi" w:date="2019-10-13T14:43:00Z">
        <w:r w:rsidR="00EF666F" w:rsidRPr="00F94CB9">
          <w:rPr>
            <w:sz w:val="28"/>
            <w:szCs w:val="28"/>
            <w:lang w:val="fr-FR"/>
            <w:rPrChange w:id="16010" w:author="Peng Luqi" w:date="2019-10-13T14:50:00Z">
              <w:rPr>
                <w:lang w:val="fr-FR"/>
              </w:rPr>
            </w:rPrChange>
          </w:rPr>
          <w:t>’</w:t>
        </w:r>
      </w:ins>
      <w:r w:rsidRPr="00F94CB9">
        <w:rPr>
          <w:sz w:val="28"/>
          <w:szCs w:val="28"/>
          <w:lang w:val="fr-FR"/>
          <w:rPrChange w:id="16011" w:author="Peng Luqi" w:date="2019-10-13T14:50:00Z">
            <w:rPr>
              <w:lang w:val="fr-FR"/>
            </w:rPr>
          </w:rPrChange>
        </w:rPr>
        <w:t>hui, le Bitcoin n</w:t>
      </w:r>
      <w:del w:id="16012" w:author="Peng Luqi" w:date="2019-10-13T14:43:00Z">
        <w:r w:rsidRPr="00F94CB9" w:rsidDel="00EF666F">
          <w:rPr>
            <w:sz w:val="28"/>
            <w:szCs w:val="28"/>
            <w:lang w:val="fr-FR"/>
            <w:rPrChange w:id="16013" w:author="Peng Luqi" w:date="2019-10-13T14:50:00Z">
              <w:rPr>
                <w:lang w:val="fr-FR"/>
              </w:rPr>
            </w:rPrChange>
          </w:rPr>
          <w:delText>’</w:delText>
        </w:r>
      </w:del>
      <w:ins w:id="16014" w:author="Peng Luqi" w:date="2019-10-13T14:43:00Z">
        <w:r w:rsidR="00EF666F" w:rsidRPr="00F94CB9">
          <w:rPr>
            <w:sz w:val="28"/>
            <w:szCs w:val="28"/>
            <w:lang w:val="fr-FR"/>
            <w:rPrChange w:id="16015" w:author="Peng Luqi" w:date="2019-10-13T14:50:00Z">
              <w:rPr>
                <w:lang w:val="fr-FR"/>
              </w:rPr>
            </w:rPrChange>
          </w:rPr>
          <w:t>’</w:t>
        </w:r>
      </w:ins>
      <w:r w:rsidRPr="00F94CB9">
        <w:rPr>
          <w:sz w:val="28"/>
          <w:szCs w:val="28"/>
          <w:lang w:val="fr-FR"/>
          <w:rPrChange w:id="16016" w:author="Peng Luqi" w:date="2019-10-13T14:50:00Z">
            <w:rPr>
              <w:lang w:val="fr-FR"/>
            </w:rPr>
          </w:rPrChange>
        </w:rPr>
        <w:t>est plus</w:t>
      </w:r>
      <w:ins w:id="16017" w:author="Peng Luqi" w:date="2019-10-13T23:35:00Z">
        <w:r w:rsidR="005A317D">
          <w:rPr>
            <w:sz w:val="28"/>
            <w:szCs w:val="28"/>
            <w:lang w:val="fr-FR"/>
          </w:rPr>
          <w:t xml:space="preserve"> </w:t>
        </w:r>
      </w:ins>
    </w:p>
    <w:p w:rsidR="002B38DF" w:rsidRPr="00F94CB9" w:rsidRDefault="00716360">
      <w:pPr>
        <w:ind w:left="170" w:right="170"/>
        <w:jc w:val="both"/>
        <w:rPr>
          <w:sz w:val="28"/>
          <w:szCs w:val="28"/>
          <w:lang w:val="fr-FR"/>
          <w:rPrChange w:id="16018" w:author="Peng Luqi" w:date="2019-10-13T14:50:00Z">
            <w:rPr>
              <w:lang w:val="fr-FR"/>
            </w:rPr>
          </w:rPrChange>
        </w:rPr>
        <w:pPrChange w:id="16019" w:author="Peng Luqi" w:date="2019-10-13T14:20:00Z">
          <w:pPr>
            <w:spacing w:before="3" w:line="340" w:lineRule="auto"/>
            <w:ind w:left="130" w:right="182"/>
            <w:jc w:val="both"/>
          </w:pPr>
        </w:pPrChange>
      </w:pPr>
      <w:r w:rsidRPr="00F94CB9">
        <w:rPr>
          <w:sz w:val="28"/>
          <w:szCs w:val="28"/>
          <w:lang w:val="fr-FR"/>
          <w:rPrChange w:id="16020" w:author="Peng Luqi" w:date="2019-10-13T14:50:00Z">
            <w:rPr>
              <w:lang w:val="fr-FR"/>
            </w:rPr>
          </w:rPrChange>
        </w:rPr>
        <w:t>« expérimental » mais s</w:t>
      </w:r>
      <w:del w:id="16021" w:author="Peng Luqi" w:date="2019-10-13T14:43:00Z">
        <w:r w:rsidRPr="00F94CB9" w:rsidDel="00EF666F">
          <w:rPr>
            <w:sz w:val="28"/>
            <w:szCs w:val="28"/>
            <w:lang w:val="fr-FR"/>
            <w:rPrChange w:id="16022" w:author="Peng Luqi" w:date="2019-10-13T14:50:00Z">
              <w:rPr>
                <w:lang w:val="fr-FR"/>
              </w:rPr>
            </w:rPrChange>
          </w:rPr>
          <w:delText>’</w:delText>
        </w:r>
      </w:del>
      <w:ins w:id="16023" w:author="Peng Luqi" w:date="2019-10-13T14:43:00Z">
        <w:r w:rsidR="00EF666F" w:rsidRPr="00F94CB9">
          <w:rPr>
            <w:sz w:val="28"/>
            <w:szCs w:val="28"/>
            <w:lang w:val="fr-FR"/>
            <w:rPrChange w:id="16024" w:author="Peng Luqi" w:date="2019-10-13T14:50:00Z">
              <w:rPr>
                <w:lang w:val="fr-FR"/>
              </w:rPr>
            </w:rPrChange>
          </w:rPr>
          <w:t>’</w:t>
        </w:r>
      </w:ins>
      <w:r w:rsidRPr="00F94CB9">
        <w:rPr>
          <w:sz w:val="28"/>
          <w:szCs w:val="28"/>
          <w:lang w:val="fr-FR"/>
          <w:rPrChange w:id="16025" w:author="Peng Luqi" w:date="2019-10-13T14:50:00Z">
            <w:rPr>
              <w:lang w:val="fr-FR"/>
            </w:rPr>
          </w:rPrChange>
        </w:rPr>
        <w:t>inscrit dans la « pratique », et le sera encore pendant 120 ans, ce qui dépasse l</w:t>
      </w:r>
      <w:del w:id="16026" w:author="Peng Luqi" w:date="2019-10-13T14:43:00Z">
        <w:r w:rsidRPr="00F94CB9" w:rsidDel="00EF666F">
          <w:rPr>
            <w:sz w:val="28"/>
            <w:szCs w:val="28"/>
            <w:lang w:val="fr-FR"/>
            <w:rPrChange w:id="16027" w:author="Peng Luqi" w:date="2019-10-13T14:50:00Z">
              <w:rPr>
                <w:lang w:val="fr-FR"/>
              </w:rPr>
            </w:rPrChange>
          </w:rPr>
          <w:delText>’</w:delText>
        </w:r>
      </w:del>
      <w:ins w:id="16028" w:author="Peng Luqi" w:date="2019-10-13T14:43:00Z">
        <w:r w:rsidR="00EF666F" w:rsidRPr="00F94CB9">
          <w:rPr>
            <w:sz w:val="28"/>
            <w:szCs w:val="28"/>
            <w:lang w:val="fr-FR"/>
            <w:rPrChange w:id="16029" w:author="Peng Luqi" w:date="2019-10-13T14:50:00Z">
              <w:rPr>
                <w:lang w:val="fr-FR"/>
              </w:rPr>
            </w:rPrChange>
          </w:rPr>
          <w:t>’</w:t>
        </w:r>
      </w:ins>
      <w:r w:rsidRPr="00F94CB9">
        <w:rPr>
          <w:sz w:val="28"/>
          <w:szCs w:val="28"/>
          <w:lang w:val="fr-FR"/>
          <w:rPrChange w:id="16030" w:author="Peng Luqi" w:date="2019-10-13T14:50:00Z">
            <w:rPr>
              <w:lang w:val="fr-FR"/>
            </w:rPr>
          </w:rPrChange>
        </w:rPr>
        <w:t>espérance de vie de ses contemporains. Par conséquent, je pense que je ne peux pas trouver une piste plus longue.</w:t>
      </w:r>
    </w:p>
    <w:p w:rsidR="002B38DF" w:rsidRPr="00F94CB9" w:rsidRDefault="002B38DF">
      <w:pPr>
        <w:pStyle w:val="a3"/>
        <w:ind w:left="170" w:right="170"/>
        <w:jc w:val="both"/>
        <w:rPr>
          <w:lang w:val="fr-FR"/>
          <w:rPrChange w:id="16031" w:author="Peng Luqi" w:date="2019-10-13T14:50:00Z">
            <w:rPr>
              <w:sz w:val="31"/>
              <w:lang w:val="fr-FR"/>
            </w:rPr>
          </w:rPrChange>
        </w:rPr>
        <w:pPrChange w:id="16032" w:author="Peng Luqi" w:date="2019-10-13T14:20:00Z">
          <w:pPr>
            <w:pStyle w:val="a3"/>
            <w:spacing w:before="5"/>
          </w:pPr>
        </w:pPrChange>
      </w:pPr>
    </w:p>
    <w:p w:rsidR="002B38DF" w:rsidRPr="00F94CB9" w:rsidRDefault="00716360">
      <w:pPr>
        <w:ind w:left="170" w:right="170"/>
        <w:jc w:val="both"/>
        <w:rPr>
          <w:sz w:val="28"/>
          <w:szCs w:val="28"/>
          <w:lang w:val="fr-FR"/>
          <w:rPrChange w:id="16033" w:author="Peng Luqi" w:date="2019-10-13T14:50:00Z">
            <w:rPr>
              <w:lang w:val="fr-FR"/>
            </w:rPr>
          </w:rPrChange>
        </w:rPr>
        <w:pPrChange w:id="16034" w:author="Peng Luqi" w:date="2019-10-13T14:20:00Z">
          <w:pPr>
            <w:spacing w:before="1" w:line="340" w:lineRule="auto"/>
            <w:ind w:left="130" w:right="182"/>
            <w:jc w:val="both"/>
          </w:pPr>
        </w:pPrChange>
      </w:pPr>
      <w:r w:rsidRPr="00F94CB9">
        <w:rPr>
          <w:sz w:val="28"/>
          <w:szCs w:val="28"/>
          <w:lang w:val="fr-FR"/>
          <w:rPrChange w:id="16035" w:author="Peng Luqi" w:date="2019-10-13T14:50:00Z">
            <w:rPr>
              <w:lang w:val="fr-FR"/>
            </w:rPr>
          </w:rPrChange>
        </w:rPr>
        <w:t>Plus important aujourd</w:t>
      </w:r>
      <w:del w:id="16036" w:author="Peng Luqi" w:date="2019-10-13T14:43:00Z">
        <w:r w:rsidRPr="00F94CB9" w:rsidDel="00EF666F">
          <w:rPr>
            <w:sz w:val="28"/>
            <w:szCs w:val="28"/>
            <w:lang w:val="fr-FR"/>
            <w:rPrChange w:id="16037" w:author="Peng Luqi" w:date="2019-10-13T14:50:00Z">
              <w:rPr>
                <w:lang w:val="fr-FR"/>
              </w:rPr>
            </w:rPrChange>
          </w:rPr>
          <w:delText>’</w:delText>
        </w:r>
      </w:del>
      <w:ins w:id="16038" w:author="Peng Luqi" w:date="2019-10-13T14:43:00Z">
        <w:r w:rsidR="00EF666F" w:rsidRPr="00F94CB9">
          <w:rPr>
            <w:sz w:val="28"/>
            <w:szCs w:val="28"/>
            <w:lang w:val="fr-FR"/>
            <w:rPrChange w:id="16039" w:author="Peng Luqi" w:date="2019-10-13T14:50:00Z">
              <w:rPr>
                <w:lang w:val="fr-FR"/>
              </w:rPr>
            </w:rPrChange>
          </w:rPr>
          <w:t>’</w:t>
        </w:r>
      </w:ins>
      <w:r w:rsidRPr="00F94CB9">
        <w:rPr>
          <w:sz w:val="28"/>
          <w:szCs w:val="28"/>
          <w:lang w:val="fr-FR"/>
          <w:rPrChange w:id="16040" w:author="Peng Luqi" w:date="2019-10-13T14:50:00Z">
            <w:rPr>
              <w:lang w:val="fr-FR"/>
            </w:rPr>
          </w:rPrChange>
        </w:rPr>
        <w:t>hui, dix ans plus tard, il y existe beaucoup de crypto monnaies basées sur la blockchain</w:t>
      </w:r>
      <w:r w:rsidRPr="00F94CB9">
        <w:rPr>
          <w:spacing w:val="-7"/>
          <w:sz w:val="28"/>
          <w:szCs w:val="28"/>
          <w:lang w:val="fr-FR"/>
          <w:rPrChange w:id="16041" w:author="Peng Luqi" w:date="2019-10-13T14:50:00Z">
            <w:rPr>
              <w:spacing w:val="-7"/>
              <w:lang w:val="fr-FR"/>
            </w:rPr>
          </w:rPrChange>
        </w:rPr>
        <w:t xml:space="preserve"> </w:t>
      </w:r>
      <w:r w:rsidRPr="00F94CB9">
        <w:rPr>
          <w:sz w:val="28"/>
          <w:szCs w:val="28"/>
          <w:lang w:val="fr-FR"/>
          <w:rPrChange w:id="16042" w:author="Peng Luqi" w:date="2019-10-13T14:50:00Z">
            <w:rPr>
              <w:lang w:val="fr-FR"/>
            </w:rPr>
          </w:rPrChange>
        </w:rPr>
        <w:t>et</w:t>
      </w:r>
      <w:r w:rsidRPr="00F94CB9">
        <w:rPr>
          <w:spacing w:val="-7"/>
          <w:sz w:val="28"/>
          <w:szCs w:val="28"/>
          <w:lang w:val="fr-FR"/>
          <w:rPrChange w:id="16043" w:author="Peng Luqi" w:date="2019-10-13T14:50:00Z">
            <w:rPr>
              <w:spacing w:val="-7"/>
              <w:lang w:val="fr-FR"/>
            </w:rPr>
          </w:rPrChange>
        </w:rPr>
        <w:t xml:space="preserve"> </w:t>
      </w:r>
      <w:r w:rsidRPr="00F94CB9">
        <w:rPr>
          <w:sz w:val="28"/>
          <w:szCs w:val="28"/>
          <w:lang w:val="fr-FR"/>
          <w:rPrChange w:id="16044" w:author="Peng Luqi" w:date="2019-10-13T14:50:00Z">
            <w:rPr>
              <w:lang w:val="fr-FR"/>
            </w:rPr>
          </w:rPrChange>
        </w:rPr>
        <w:t>non</w:t>
      </w:r>
      <w:r w:rsidRPr="00F94CB9">
        <w:rPr>
          <w:spacing w:val="-7"/>
          <w:sz w:val="28"/>
          <w:szCs w:val="28"/>
          <w:lang w:val="fr-FR"/>
          <w:rPrChange w:id="16045" w:author="Peng Luqi" w:date="2019-10-13T14:50:00Z">
            <w:rPr>
              <w:spacing w:val="-7"/>
              <w:lang w:val="fr-FR"/>
            </w:rPr>
          </w:rPrChange>
        </w:rPr>
        <w:t xml:space="preserve"> </w:t>
      </w:r>
      <w:r w:rsidRPr="00F94CB9">
        <w:rPr>
          <w:sz w:val="28"/>
          <w:szCs w:val="28"/>
          <w:lang w:val="fr-FR"/>
          <w:rPrChange w:id="16046" w:author="Peng Luqi" w:date="2019-10-13T14:50:00Z">
            <w:rPr>
              <w:lang w:val="fr-FR"/>
            </w:rPr>
          </w:rPrChange>
        </w:rPr>
        <w:t>plus</w:t>
      </w:r>
      <w:r w:rsidRPr="00F94CB9">
        <w:rPr>
          <w:spacing w:val="-7"/>
          <w:sz w:val="28"/>
          <w:szCs w:val="28"/>
          <w:lang w:val="fr-FR"/>
          <w:rPrChange w:id="16047" w:author="Peng Luqi" w:date="2019-10-13T14:50:00Z">
            <w:rPr>
              <w:spacing w:val="-7"/>
              <w:lang w:val="fr-FR"/>
            </w:rPr>
          </w:rPrChange>
        </w:rPr>
        <w:t xml:space="preserve"> </w:t>
      </w:r>
      <w:r w:rsidRPr="00F94CB9">
        <w:rPr>
          <w:sz w:val="28"/>
          <w:szCs w:val="28"/>
          <w:lang w:val="fr-FR"/>
          <w:rPrChange w:id="16048" w:author="Peng Luqi" w:date="2019-10-13T14:50:00Z">
            <w:rPr>
              <w:lang w:val="fr-FR"/>
            </w:rPr>
          </w:rPrChange>
        </w:rPr>
        <w:t>qu</w:t>
      </w:r>
      <w:del w:id="16049" w:author="Peng Luqi" w:date="2019-10-13T14:43:00Z">
        <w:r w:rsidRPr="00F94CB9" w:rsidDel="00EF666F">
          <w:rPr>
            <w:sz w:val="28"/>
            <w:szCs w:val="28"/>
            <w:lang w:val="fr-FR"/>
            <w:rPrChange w:id="16050" w:author="Peng Luqi" w:date="2019-10-13T14:50:00Z">
              <w:rPr>
                <w:lang w:val="fr-FR"/>
              </w:rPr>
            </w:rPrChange>
          </w:rPr>
          <w:delText>’</w:delText>
        </w:r>
      </w:del>
      <w:ins w:id="16051" w:author="Peng Luqi" w:date="2019-10-13T14:43:00Z">
        <w:r w:rsidR="00EF666F" w:rsidRPr="00F94CB9">
          <w:rPr>
            <w:sz w:val="28"/>
            <w:szCs w:val="28"/>
            <w:lang w:val="fr-FR"/>
            <w:rPrChange w:id="16052" w:author="Peng Luqi" w:date="2019-10-13T14:50:00Z">
              <w:rPr>
                <w:lang w:val="fr-FR"/>
              </w:rPr>
            </w:rPrChange>
          </w:rPr>
          <w:t>’</w:t>
        </w:r>
      </w:ins>
      <w:r w:rsidRPr="00F94CB9">
        <w:rPr>
          <w:sz w:val="28"/>
          <w:szCs w:val="28"/>
          <w:lang w:val="fr-FR"/>
          <w:rPrChange w:id="16053" w:author="Peng Luqi" w:date="2019-10-13T14:50:00Z">
            <w:rPr>
              <w:lang w:val="fr-FR"/>
            </w:rPr>
          </w:rPrChange>
        </w:rPr>
        <w:t>une</w:t>
      </w:r>
      <w:r w:rsidRPr="00F94CB9">
        <w:rPr>
          <w:spacing w:val="-7"/>
          <w:sz w:val="28"/>
          <w:szCs w:val="28"/>
          <w:lang w:val="fr-FR"/>
          <w:rPrChange w:id="16054" w:author="Peng Luqi" w:date="2019-10-13T14:50:00Z">
            <w:rPr>
              <w:spacing w:val="-7"/>
              <w:lang w:val="fr-FR"/>
            </w:rPr>
          </w:rPrChange>
        </w:rPr>
        <w:t xml:space="preserve"> </w:t>
      </w:r>
      <w:r w:rsidRPr="00F94CB9">
        <w:rPr>
          <w:sz w:val="28"/>
          <w:szCs w:val="28"/>
          <w:lang w:val="fr-FR"/>
          <w:rPrChange w:id="16055" w:author="Peng Luqi" w:date="2019-10-13T14:50:00Z">
            <w:rPr>
              <w:lang w:val="fr-FR"/>
            </w:rPr>
          </w:rPrChange>
        </w:rPr>
        <w:t>seule.</w:t>
      </w:r>
      <w:r w:rsidRPr="00F94CB9">
        <w:rPr>
          <w:spacing w:val="-7"/>
          <w:sz w:val="28"/>
          <w:szCs w:val="28"/>
          <w:lang w:val="fr-FR"/>
          <w:rPrChange w:id="16056" w:author="Peng Luqi" w:date="2019-10-13T14:50:00Z">
            <w:rPr>
              <w:spacing w:val="-7"/>
              <w:lang w:val="fr-FR"/>
            </w:rPr>
          </w:rPrChange>
        </w:rPr>
        <w:t xml:space="preserve"> </w:t>
      </w:r>
      <w:r w:rsidRPr="00F94CB9">
        <w:rPr>
          <w:sz w:val="28"/>
          <w:szCs w:val="28"/>
          <w:lang w:val="fr-FR"/>
          <w:rPrChange w:id="16057" w:author="Peng Luqi" w:date="2019-10-13T14:50:00Z">
            <w:rPr>
              <w:lang w:val="fr-FR"/>
            </w:rPr>
          </w:rPrChange>
        </w:rPr>
        <w:t>Lorsque</w:t>
      </w:r>
      <w:r w:rsidRPr="00F94CB9">
        <w:rPr>
          <w:spacing w:val="-6"/>
          <w:sz w:val="28"/>
          <w:szCs w:val="28"/>
          <w:lang w:val="fr-FR"/>
          <w:rPrChange w:id="16058" w:author="Peng Luqi" w:date="2019-10-13T14:50:00Z">
            <w:rPr>
              <w:spacing w:val="-6"/>
              <w:lang w:val="fr-FR"/>
            </w:rPr>
          </w:rPrChange>
        </w:rPr>
        <w:t xml:space="preserve"> </w:t>
      </w:r>
      <w:r w:rsidRPr="00F94CB9">
        <w:rPr>
          <w:sz w:val="28"/>
          <w:szCs w:val="28"/>
          <w:lang w:val="fr-FR"/>
          <w:rPrChange w:id="16059" w:author="Peng Luqi" w:date="2019-10-13T14:50:00Z">
            <w:rPr>
              <w:lang w:val="fr-FR"/>
            </w:rPr>
          </w:rPrChange>
        </w:rPr>
        <w:t>je</w:t>
      </w:r>
      <w:r w:rsidRPr="00F94CB9">
        <w:rPr>
          <w:spacing w:val="-7"/>
          <w:sz w:val="28"/>
          <w:szCs w:val="28"/>
          <w:lang w:val="fr-FR"/>
          <w:rPrChange w:id="16060" w:author="Peng Luqi" w:date="2019-10-13T14:50:00Z">
            <w:rPr>
              <w:spacing w:val="-7"/>
              <w:lang w:val="fr-FR"/>
            </w:rPr>
          </w:rPrChange>
        </w:rPr>
        <w:t xml:space="preserve"> </w:t>
      </w:r>
      <w:r w:rsidRPr="00F94CB9">
        <w:rPr>
          <w:sz w:val="28"/>
          <w:szCs w:val="28"/>
          <w:lang w:val="fr-FR"/>
          <w:rPrChange w:id="16061" w:author="Peng Luqi" w:date="2019-10-13T14:50:00Z">
            <w:rPr>
              <w:lang w:val="fr-FR"/>
            </w:rPr>
          </w:rPrChange>
        </w:rPr>
        <w:t>suis</w:t>
      </w:r>
      <w:r w:rsidRPr="00F94CB9">
        <w:rPr>
          <w:spacing w:val="-7"/>
          <w:sz w:val="28"/>
          <w:szCs w:val="28"/>
          <w:lang w:val="fr-FR"/>
          <w:rPrChange w:id="16062" w:author="Peng Luqi" w:date="2019-10-13T14:50:00Z">
            <w:rPr>
              <w:spacing w:val="-7"/>
              <w:lang w:val="fr-FR"/>
            </w:rPr>
          </w:rPrChange>
        </w:rPr>
        <w:t xml:space="preserve"> </w:t>
      </w:r>
      <w:r w:rsidRPr="00F94CB9">
        <w:rPr>
          <w:sz w:val="28"/>
          <w:szCs w:val="28"/>
          <w:lang w:val="fr-FR"/>
          <w:rPrChange w:id="16063" w:author="Peng Luqi" w:date="2019-10-13T14:50:00Z">
            <w:rPr>
              <w:lang w:val="fr-FR"/>
            </w:rPr>
          </w:rPrChange>
        </w:rPr>
        <w:t>entré</w:t>
      </w:r>
      <w:r w:rsidRPr="00F94CB9">
        <w:rPr>
          <w:spacing w:val="-7"/>
          <w:sz w:val="28"/>
          <w:szCs w:val="28"/>
          <w:lang w:val="fr-FR"/>
          <w:rPrChange w:id="16064" w:author="Peng Luqi" w:date="2019-10-13T14:50:00Z">
            <w:rPr>
              <w:spacing w:val="-7"/>
              <w:lang w:val="fr-FR"/>
            </w:rPr>
          </w:rPrChange>
        </w:rPr>
        <w:t xml:space="preserve"> </w:t>
      </w:r>
      <w:r w:rsidRPr="00F94CB9">
        <w:rPr>
          <w:sz w:val="28"/>
          <w:szCs w:val="28"/>
          <w:lang w:val="fr-FR"/>
          <w:rPrChange w:id="16065" w:author="Peng Luqi" w:date="2019-10-13T14:50:00Z">
            <w:rPr>
              <w:lang w:val="fr-FR"/>
            </w:rPr>
          </w:rPrChange>
        </w:rPr>
        <w:t>sur</w:t>
      </w:r>
      <w:r w:rsidRPr="00F94CB9">
        <w:rPr>
          <w:spacing w:val="-7"/>
          <w:sz w:val="28"/>
          <w:szCs w:val="28"/>
          <w:lang w:val="fr-FR"/>
          <w:rPrChange w:id="16066" w:author="Peng Luqi" w:date="2019-10-13T14:50:00Z">
            <w:rPr>
              <w:spacing w:val="-7"/>
              <w:lang w:val="fr-FR"/>
            </w:rPr>
          </w:rPrChange>
        </w:rPr>
        <w:t xml:space="preserve"> </w:t>
      </w:r>
      <w:r w:rsidRPr="00F94CB9">
        <w:rPr>
          <w:sz w:val="28"/>
          <w:szCs w:val="28"/>
          <w:lang w:val="fr-FR"/>
          <w:rPrChange w:id="16067" w:author="Peng Luqi" w:date="2019-10-13T14:50:00Z">
            <w:rPr>
              <w:lang w:val="fr-FR"/>
            </w:rPr>
          </w:rPrChange>
        </w:rPr>
        <w:t>le</w:t>
      </w:r>
      <w:r w:rsidRPr="00F94CB9">
        <w:rPr>
          <w:spacing w:val="-7"/>
          <w:sz w:val="28"/>
          <w:szCs w:val="28"/>
          <w:lang w:val="fr-FR"/>
          <w:rPrChange w:id="16068" w:author="Peng Luqi" w:date="2019-10-13T14:50:00Z">
            <w:rPr>
              <w:spacing w:val="-7"/>
              <w:lang w:val="fr-FR"/>
            </w:rPr>
          </w:rPrChange>
        </w:rPr>
        <w:t xml:space="preserve"> </w:t>
      </w:r>
      <w:r w:rsidRPr="00F94CB9">
        <w:rPr>
          <w:sz w:val="28"/>
          <w:szCs w:val="28"/>
          <w:lang w:val="fr-FR"/>
          <w:rPrChange w:id="16069" w:author="Peng Luqi" w:date="2019-10-13T14:50:00Z">
            <w:rPr>
              <w:lang w:val="fr-FR"/>
            </w:rPr>
          </w:rPrChange>
        </w:rPr>
        <w:t>marché,</w:t>
      </w:r>
      <w:r w:rsidRPr="00F94CB9">
        <w:rPr>
          <w:spacing w:val="-7"/>
          <w:sz w:val="28"/>
          <w:szCs w:val="28"/>
          <w:lang w:val="fr-FR"/>
          <w:rPrChange w:id="16070" w:author="Peng Luqi" w:date="2019-10-13T14:50:00Z">
            <w:rPr>
              <w:spacing w:val="-7"/>
              <w:lang w:val="fr-FR"/>
            </w:rPr>
          </w:rPrChange>
        </w:rPr>
        <w:t xml:space="preserve"> </w:t>
      </w:r>
      <w:r w:rsidRPr="00F94CB9">
        <w:rPr>
          <w:sz w:val="28"/>
          <w:szCs w:val="28"/>
          <w:lang w:val="fr-FR"/>
          <w:rPrChange w:id="16071" w:author="Peng Luqi" w:date="2019-10-13T14:50:00Z">
            <w:rPr>
              <w:lang w:val="fr-FR"/>
            </w:rPr>
          </w:rPrChange>
        </w:rPr>
        <w:t>il</w:t>
      </w:r>
      <w:r w:rsidRPr="00F94CB9">
        <w:rPr>
          <w:spacing w:val="-6"/>
          <w:sz w:val="28"/>
          <w:szCs w:val="28"/>
          <w:lang w:val="fr-FR"/>
          <w:rPrChange w:id="16072" w:author="Peng Luqi" w:date="2019-10-13T14:50:00Z">
            <w:rPr>
              <w:spacing w:val="-6"/>
              <w:lang w:val="fr-FR"/>
            </w:rPr>
          </w:rPrChange>
        </w:rPr>
        <w:t xml:space="preserve"> </w:t>
      </w:r>
      <w:r w:rsidRPr="00F94CB9">
        <w:rPr>
          <w:sz w:val="28"/>
          <w:szCs w:val="28"/>
          <w:lang w:val="fr-FR"/>
          <w:rPrChange w:id="16073" w:author="Peng Luqi" w:date="2019-10-13T14:50:00Z">
            <w:rPr>
              <w:lang w:val="fr-FR"/>
            </w:rPr>
          </w:rPrChange>
        </w:rPr>
        <w:t>n</w:t>
      </w:r>
      <w:del w:id="16074" w:author="Peng Luqi" w:date="2019-10-13T14:43:00Z">
        <w:r w:rsidRPr="00F94CB9" w:rsidDel="00EF666F">
          <w:rPr>
            <w:sz w:val="28"/>
            <w:szCs w:val="28"/>
            <w:lang w:val="fr-FR"/>
            <w:rPrChange w:id="16075" w:author="Peng Luqi" w:date="2019-10-13T14:50:00Z">
              <w:rPr>
                <w:lang w:val="fr-FR"/>
              </w:rPr>
            </w:rPrChange>
          </w:rPr>
          <w:delText>’</w:delText>
        </w:r>
      </w:del>
      <w:ins w:id="16076" w:author="Peng Luqi" w:date="2019-10-13T14:43:00Z">
        <w:r w:rsidR="00EF666F" w:rsidRPr="00F94CB9">
          <w:rPr>
            <w:sz w:val="28"/>
            <w:szCs w:val="28"/>
            <w:lang w:val="fr-FR"/>
            <w:rPrChange w:id="16077" w:author="Peng Luqi" w:date="2019-10-13T14:50:00Z">
              <w:rPr>
                <w:lang w:val="fr-FR"/>
              </w:rPr>
            </w:rPrChange>
          </w:rPr>
          <w:t>’</w:t>
        </w:r>
      </w:ins>
      <w:r w:rsidRPr="00F94CB9">
        <w:rPr>
          <w:sz w:val="28"/>
          <w:szCs w:val="28"/>
          <w:lang w:val="fr-FR"/>
          <w:rPrChange w:id="16078" w:author="Peng Luqi" w:date="2019-10-13T14:50:00Z">
            <w:rPr>
              <w:lang w:val="fr-FR"/>
            </w:rPr>
          </w:rPrChange>
        </w:rPr>
        <w:t>y</w:t>
      </w:r>
      <w:r w:rsidRPr="00F94CB9">
        <w:rPr>
          <w:spacing w:val="-7"/>
          <w:sz w:val="28"/>
          <w:szCs w:val="28"/>
          <w:lang w:val="fr-FR"/>
          <w:rPrChange w:id="16079" w:author="Peng Luqi" w:date="2019-10-13T14:50:00Z">
            <w:rPr>
              <w:spacing w:val="-7"/>
              <w:lang w:val="fr-FR"/>
            </w:rPr>
          </w:rPrChange>
        </w:rPr>
        <w:t xml:space="preserve"> </w:t>
      </w:r>
      <w:r w:rsidRPr="00F94CB9">
        <w:rPr>
          <w:sz w:val="28"/>
          <w:szCs w:val="28"/>
          <w:lang w:val="fr-FR"/>
          <w:rPrChange w:id="16080" w:author="Peng Luqi" w:date="2019-10-13T14:50:00Z">
            <w:rPr>
              <w:lang w:val="fr-FR"/>
            </w:rPr>
          </w:rPrChange>
        </w:rPr>
        <w:t>en</w:t>
      </w:r>
      <w:r w:rsidRPr="00F94CB9">
        <w:rPr>
          <w:spacing w:val="-7"/>
          <w:sz w:val="28"/>
          <w:szCs w:val="28"/>
          <w:lang w:val="fr-FR"/>
          <w:rPrChange w:id="16081" w:author="Peng Luqi" w:date="2019-10-13T14:50:00Z">
            <w:rPr>
              <w:spacing w:val="-7"/>
              <w:lang w:val="fr-FR"/>
            </w:rPr>
          </w:rPrChange>
        </w:rPr>
        <w:t xml:space="preserve"> </w:t>
      </w:r>
      <w:r w:rsidRPr="00F94CB9">
        <w:rPr>
          <w:sz w:val="28"/>
          <w:szCs w:val="28"/>
          <w:lang w:val="fr-FR"/>
          <w:rPrChange w:id="16082" w:author="Peng Luqi" w:date="2019-10-13T14:50:00Z">
            <w:rPr>
              <w:lang w:val="fr-FR"/>
            </w:rPr>
          </w:rPrChange>
        </w:rPr>
        <w:t>avait</w:t>
      </w:r>
      <w:r w:rsidRPr="00F94CB9">
        <w:rPr>
          <w:spacing w:val="-7"/>
          <w:sz w:val="28"/>
          <w:szCs w:val="28"/>
          <w:lang w:val="fr-FR"/>
          <w:rPrChange w:id="16083" w:author="Peng Luqi" w:date="2019-10-13T14:50:00Z">
            <w:rPr>
              <w:spacing w:val="-7"/>
              <w:lang w:val="fr-FR"/>
            </w:rPr>
          </w:rPrChange>
        </w:rPr>
        <w:t xml:space="preserve"> </w:t>
      </w:r>
      <w:r w:rsidRPr="00F94CB9">
        <w:rPr>
          <w:sz w:val="28"/>
          <w:szCs w:val="28"/>
          <w:lang w:val="fr-FR"/>
          <w:rPrChange w:id="16084" w:author="Peng Luqi" w:date="2019-10-13T14:50:00Z">
            <w:rPr>
              <w:lang w:val="fr-FR"/>
            </w:rPr>
          </w:rPrChange>
        </w:rPr>
        <w:t>qu</w:t>
      </w:r>
      <w:del w:id="16085" w:author="Peng Luqi" w:date="2019-10-13T14:43:00Z">
        <w:r w:rsidRPr="00F94CB9" w:rsidDel="00EF666F">
          <w:rPr>
            <w:sz w:val="28"/>
            <w:szCs w:val="28"/>
            <w:lang w:val="fr-FR"/>
            <w:rPrChange w:id="16086" w:author="Peng Luqi" w:date="2019-10-13T14:50:00Z">
              <w:rPr>
                <w:lang w:val="fr-FR"/>
              </w:rPr>
            </w:rPrChange>
          </w:rPr>
          <w:delText>’</w:delText>
        </w:r>
      </w:del>
      <w:ins w:id="16087" w:author="Peng Luqi" w:date="2019-10-13T14:43:00Z">
        <w:r w:rsidR="00EF666F" w:rsidRPr="00F94CB9">
          <w:rPr>
            <w:sz w:val="28"/>
            <w:szCs w:val="28"/>
            <w:lang w:val="fr-FR"/>
            <w:rPrChange w:id="16088" w:author="Peng Luqi" w:date="2019-10-13T14:50:00Z">
              <w:rPr>
                <w:lang w:val="fr-FR"/>
              </w:rPr>
            </w:rPrChange>
          </w:rPr>
          <w:t>’</w:t>
        </w:r>
      </w:ins>
      <w:r w:rsidRPr="00F94CB9">
        <w:rPr>
          <w:sz w:val="28"/>
          <w:szCs w:val="28"/>
          <w:lang w:val="fr-FR"/>
          <w:rPrChange w:id="16089" w:author="Peng Luqi" w:date="2019-10-13T14:50:00Z">
            <w:rPr>
              <w:lang w:val="fr-FR"/>
            </w:rPr>
          </w:rPrChange>
        </w:rPr>
        <w:t>une</w:t>
      </w:r>
      <w:r w:rsidRPr="00F94CB9">
        <w:rPr>
          <w:spacing w:val="-7"/>
          <w:sz w:val="28"/>
          <w:szCs w:val="28"/>
          <w:lang w:val="fr-FR"/>
          <w:rPrChange w:id="16090" w:author="Peng Luqi" w:date="2019-10-13T14:50:00Z">
            <w:rPr>
              <w:spacing w:val="-7"/>
              <w:lang w:val="fr-FR"/>
            </w:rPr>
          </w:rPrChange>
        </w:rPr>
        <w:t xml:space="preserve"> </w:t>
      </w:r>
      <w:r w:rsidRPr="00F94CB9">
        <w:rPr>
          <w:sz w:val="28"/>
          <w:szCs w:val="28"/>
          <w:lang w:val="fr-FR"/>
          <w:rPrChange w:id="16091" w:author="Peng Luqi" w:date="2019-10-13T14:50:00Z">
            <w:rPr>
              <w:lang w:val="fr-FR"/>
            </w:rPr>
          </w:rPrChange>
        </w:rPr>
        <w:t>seule,</w:t>
      </w:r>
      <w:r w:rsidRPr="00F94CB9">
        <w:rPr>
          <w:spacing w:val="-7"/>
          <w:sz w:val="28"/>
          <w:szCs w:val="28"/>
          <w:lang w:val="fr-FR"/>
          <w:rPrChange w:id="16092" w:author="Peng Luqi" w:date="2019-10-13T14:50:00Z">
            <w:rPr>
              <w:spacing w:val="-7"/>
              <w:lang w:val="fr-FR"/>
            </w:rPr>
          </w:rPrChange>
        </w:rPr>
        <w:t xml:space="preserve"> </w:t>
      </w:r>
      <w:r w:rsidRPr="00F94CB9">
        <w:rPr>
          <w:sz w:val="28"/>
          <w:szCs w:val="28"/>
          <w:lang w:val="fr-FR"/>
          <w:rPrChange w:id="16093" w:author="Peng Luqi" w:date="2019-10-13T14:50:00Z">
            <w:rPr>
              <w:lang w:val="fr-FR"/>
            </w:rPr>
          </w:rPrChange>
        </w:rPr>
        <w:t>le Bitcoin. Des années plus tard, bien qu</w:t>
      </w:r>
      <w:del w:id="16094" w:author="Peng Luqi" w:date="2019-10-13T14:43:00Z">
        <w:r w:rsidRPr="00F94CB9" w:rsidDel="00EF666F">
          <w:rPr>
            <w:sz w:val="28"/>
            <w:szCs w:val="28"/>
            <w:lang w:val="fr-FR"/>
            <w:rPrChange w:id="16095" w:author="Peng Luqi" w:date="2019-10-13T14:50:00Z">
              <w:rPr>
                <w:lang w:val="fr-FR"/>
              </w:rPr>
            </w:rPrChange>
          </w:rPr>
          <w:delText>’</w:delText>
        </w:r>
      </w:del>
      <w:ins w:id="16096" w:author="Peng Luqi" w:date="2019-10-13T14:43:00Z">
        <w:r w:rsidR="00EF666F" w:rsidRPr="00F94CB9">
          <w:rPr>
            <w:sz w:val="28"/>
            <w:szCs w:val="28"/>
            <w:lang w:val="fr-FR"/>
            <w:rPrChange w:id="16097" w:author="Peng Luqi" w:date="2019-10-13T14:50:00Z">
              <w:rPr>
                <w:lang w:val="fr-FR"/>
              </w:rPr>
            </w:rPrChange>
          </w:rPr>
          <w:t>’</w:t>
        </w:r>
      </w:ins>
      <w:r w:rsidRPr="00F94CB9">
        <w:rPr>
          <w:sz w:val="28"/>
          <w:szCs w:val="28"/>
          <w:lang w:val="fr-FR"/>
          <w:rPrChange w:id="16098" w:author="Peng Luqi" w:date="2019-10-13T14:50:00Z">
            <w:rPr>
              <w:lang w:val="fr-FR"/>
            </w:rPr>
          </w:rPrChange>
        </w:rPr>
        <w:t>il y ait eu des milliers d</w:t>
      </w:r>
      <w:del w:id="16099" w:author="Peng Luqi" w:date="2019-10-13T14:43:00Z">
        <w:r w:rsidRPr="00F94CB9" w:rsidDel="00EF666F">
          <w:rPr>
            <w:sz w:val="28"/>
            <w:szCs w:val="28"/>
            <w:lang w:val="fr-FR"/>
            <w:rPrChange w:id="16100" w:author="Peng Luqi" w:date="2019-10-13T14:50:00Z">
              <w:rPr>
                <w:lang w:val="fr-FR"/>
              </w:rPr>
            </w:rPrChange>
          </w:rPr>
          <w:delText>’</w:delText>
        </w:r>
      </w:del>
      <w:ins w:id="16101" w:author="Peng Luqi" w:date="2019-10-13T14:43:00Z">
        <w:r w:rsidR="00EF666F" w:rsidRPr="00F94CB9">
          <w:rPr>
            <w:sz w:val="28"/>
            <w:szCs w:val="28"/>
            <w:lang w:val="fr-FR"/>
            <w:rPrChange w:id="16102" w:author="Peng Luqi" w:date="2019-10-13T14:50:00Z">
              <w:rPr>
                <w:lang w:val="fr-FR"/>
              </w:rPr>
            </w:rPrChange>
          </w:rPr>
          <w:t>’</w:t>
        </w:r>
      </w:ins>
      <w:r w:rsidRPr="00F94CB9">
        <w:rPr>
          <w:sz w:val="28"/>
          <w:szCs w:val="28"/>
          <w:lang w:val="fr-FR"/>
          <w:rPrChange w:id="16103" w:author="Peng Luqi" w:date="2019-10-13T14:50:00Z">
            <w:rPr>
              <w:lang w:val="fr-FR"/>
            </w:rPr>
          </w:rPrChange>
        </w:rPr>
        <w:t>altcoins, y compris le Litecoin, à mon sens, il n</w:t>
      </w:r>
      <w:del w:id="16104" w:author="Peng Luqi" w:date="2019-10-13T14:43:00Z">
        <w:r w:rsidRPr="00F94CB9" w:rsidDel="00EF666F">
          <w:rPr>
            <w:sz w:val="28"/>
            <w:szCs w:val="28"/>
            <w:lang w:val="fr-FR"/>
            <w:rPrChange w:id="16105" w:author="Peng Luqi" w:date="2019-10-13T14:50:00Z">
              <w:rPr>
                <w:lang w:val="fr-FR"/>
              </w:rPr>
            </w:rPrChange>
          </w:rPr>
          <w:delText>’</w:delText>
        </w:r>
      </w:del>
      <w:ins w:id="16106" w:author="Peng Luqi" w:date="2019-10-13T14:43:00Z">
        <w:r w:rsidR="00EF666F" w:rsidRPr="00F94CB9">
          <w:rPr>
            <w:sz w:val="28"/>
            <w:szCs w:val="28"/>
            <w:lang w:val="fr-FR"/>
            <w:rPrChange w:id="16107" w:author="Peng Luqi" w:date="2019-10-13T14:50:00Z">
              <w:rPr>
                <w:lang w:val="fr-FR"/>
              </w:rPr>
            </w:rPrChange>
          </w:rPr>
          <w:t>’</w:t>
        </w:r>
      </w:ins>
      <w:r w:rsidRPr="00F94CB9">
        <w:rPr>
          <w:sz w:val="28"/>
          <w:szCs w:val="28"/>
          <w:lang w:val="fr-FR"/>
          <w:rPrChange w:id="16108" w:author="Peng Luqi" w:date="2019-10-13T14:50:00Z">
            <w:rPr>
              <w:lang w:val="fr-FR"/>
            </w:rPr>
          </w:rPrChange>
        </w:rPr>
        <w:t>y en a pas d</w:t>
      </w:r>
      <w:del w:id="16109" w:author="Peng Luqi" w:date="2019-10-13T14:43:00Z">
        <w:r w:rsidRPr="00F94CB9" w:rsidDel="00EF666F">
          <w:rPr>
            <w:sz w:val="28"/>
            <w:szCs w:val="28"/>
            <w:lang w:val="fr-FR"/>
            <w:rPrChange w:id="16110" w:author="Peng Luqi" w:date="2019-10-13T14:50:00Z">
              <w:rPr>
                <w:lang w:val="fr-FR"/>
              </w:rPr>
            </w:rPrChange>
          </w:rPr>
          <w:delText>’</w:delText>
        </w:r>
      </w:del>
      <w:ins w:id="16111" w:author="Peng Luqi" w:date="2019-10-13T14:43:00Z">
        <w:r w:rsidR="00EF666F" w:rsidRPr="00F94CB9">
          <w:rPr>
            <w:sz w:val="28"/>
            <w:szCs w:val="28"/>
            <w:lang w:val="fr-FR"/>
            <w:rPrChange w:id="16112" w:author="Peng Luqi" w:date="2019-10-13T14:50:00Z">
              <w:rPr>
                <w:lang w:val="fr-FR"/>
              </w:rPr>
            </w:rPrChange>
          </w:rPr>
          <w:t>’</w:t>
        </w:r>
      </w:ins>
      <w:r w:rsidRPr="00F94CB9">
        <w:rPr>
          <w:sz w:val="28"/>
          <w:szCs w:val="28"/>
          <w:lang w:val="fr-FR"/>
          <w:rPrChange w:id="16113" w:author="Peng Luqi" w:date="2019-10-13T14:50:00Z">
            <w:rPr>
              <w:lang w:val="fr-FR"/>
            </w:rPr>
          </w:rPrChange>
        </w:rPr>
        <w:t>autres qui soient aussi fiables que le</w:t>
      </w:r>
      <w:r w:rsidRPr="00F94CB9">
        <w:rPr>
          <w:spacing w:val="-17"/>
          <w:sz w:val="28"/>
          <w:szCs w:val="28"/>
          <w:lang w:val="fr-FR"/>
          <w:rPrChange w:id="16114" w:author="Peng Luqi" w:date="2019-10-13T14:50:00Z">
            <w:rPr>
              <w:spacing w:val="-17"/>
              <w:lang w:val="fr-FR"/>
            </w:rPr>
          </w:rPrChange>
        </w:rPr>
        <w:t xml:space="preserve"> </w:t>
      </w:r>
      <w:r w:rsidRPr="00F94CB9">
        <w:rPr>
          <w:sz w:val="28"/>
          <w:szCs w:val="28"/>
          <w:lang w:val="fr-FR"/>
          <w:rPrChange w:id="16115" w:author="Peng Luqi" w:date="2019-10-13T14:50:00Z">
            <w:rPr>
              <w:lang w:val="fr-FR"/>
            </w:rPr>
          </w:rPrChange>
        </w:rPr>
        <w:t>Bitcoin.</w:t>
      </w:r>
    </w:p>
    <w:p w:rsidR="002B38DF" w:rsidRDefault="002B38DF" w:rsidP="00CB23F4">
      <w:pPr>
        <w:pStyle w:val="a3"/>
        <w:ind w:left="170" w:right="170"/>
        <w:jc w:val="both"/>
        <w:rPr>
          <w:ins w:id="16116" w:author="Peng Luqi" w:date="2019-10-13T23:37:00Z"/>
          <w:lang w:val="fr-FR"/>
        </w:rPr>
      </w:pPr>
    </w:p>
    <w:p w:rsidR="005A317D" w:rsidRDefault="005A317D" w:rsidP="00CB23F4">
      <w:pPr>
        <w:pStyle w:val="a3"/>
        <w:ind w:left="170" w:right="170"/>
        <w:jc w:val="both"/>
        <w:rPr>
          <w:ins w:id="16117" w:author="Peng Luqi" w:date="2019-10-13T23:37:00Z"/>
          <w:lang w:val="fr-FR"/>
        </w:rPr>
      </w:pPr>
      <w:ins w:id="16118" w:author="Peng Luqi" w:date="2019-10-13T23:37:00Z">
        <w:r>
          <w:rPr>
            <w:rFonts w:ascii="宋体" w:eastAsia="宋体" w:hAnsi="宋体" w:cs="宋体" w:hint="eastAsia"/>
            <w:lang w:val="fr-FR" w:eastAsia="zh-CN"/>
          </w:rPr>
          <w:t>只</w:t>
        </w:r>
      </w:ins>
      <w:ins w:id="16119" w:author="Peng Luqi" w:date="2019-10-13T23:38:00Z">
        <w:r>
          <w:rPr>
            <w:rFonts w:ascii="宋体" w:eastAsia="宋体" w:hAnsi="宋体" w:cs="宋体" w:hint="eastAsia"/>
            <w:lang w:val="fr-FR" w:eastAsia="zh-CN"/>
          </w:rPr>
          <w:t>有一个</w:t>
        </w:r>
      </w:ins>
      <w:ins w:id="16120" w:author="Peng Luqi" w:date="2019-10-13T23:37:00Z">
        <w:r>
          <w:rPr>
            <w:rFonts w:ascii="宋体" w:eastAsia="宋体" w:hAnsi="宋体" w:cs="宋体" w:hint="eastAsia"/>
            <w:lang w:val="fr-FR" w:eastAsia="zh-CN"/>
          </w:rPr>
          <w:t>投资标的的时候，有一件事情是接久而不聊的：无法稀释机会成本。</w:t>
        </w:r>
      </w:ins>
    </w:p>
    <w:p w:rsidR="005A317D" w:rsidRPr="00F94CB9" w:rsidRDefault="005A317D">
      <w:pPr>
        <w:pStyle w:val="a3"/>
        <w:ind w:left="170" w:right="170"/>
        <w:jc w:val="both"/>
        <w:rPr>
          <w:lang w:val="fr-FR"/>
          <w:rPrChange w:id="16121" w:author="Peng Luqi" w:date="2019-10-13T14:50:00Z">
            <w:rPr>
              <w:sz w:val="31"/>
              <w:lang w:val="fr-FR"/>
            </w:rPr>
          </w:rPrChange>
        </w:rPr>
        <w:pPrChange w:id="16122" w:author="Peng Luqi" w:date="2019-10-13T14:20:00Z">
          <w:pPr>
            <w:pStyle w:val="a3"/>
            <w:spacing w:before="6"/>
          </w:pPr>
        </w:pPrChange>
      </w:pPr>
    </w:p>
    <w:p w:rsidR="002B38DF" w:rsidRPr="00F94CB9" w:rsidRDefault="00716360">
      <w:pPr>
        <w:ind w:left="170" w:right="170"/>
        <w:jc w:val="both"/>
        <w:rPr>
          <w:sz w:val="28"/>
          <w:szCs w:val="28"/>
          <w:lang w:val="fr-FR"/>
          <w:rPrChange w:id="16123" w:author="Peng Luqi" w:date="2019-10-13T14:50:00Z">
            <w:rPr>
              <w:lang w:val="fr-FR"/>
            </w:rPr>
          </w:rPrChange>
        </w:rPr>
        <w:pPrChange w:id="16124" w:author="Peng Luqi" w:date="2019-10-13T14:20:00Z">
          <w:pPr>
            <w:spacing w:line="340" w:lineRule="auto"/>
            <w:ind w:left="130" w:right="183"/>
            <w:jc w:val="both"/>
          </w:pPr>
        </w:pPrChange>
      </w:pPr>
      <w:r w:rsidRPr="00F94CB9">
        <w:rPr>
          <w:sz w:val="28"/>
          <w:szCs w:val="28"/>
          <w:lang w:val="fr-FR"/>
          <w:rPrChange w:id="16125" w:author="Peng Luqi" w:date="2019-10-13T14:50:00Z">
            <w:rPr>
              <w:lang w:val="fr-FR"/>
            </w:rPr>
          </w:rPrChange>
        </w:rPr>
        <w:t>Aujourd</w:t>
      </w:r>
      <w:del w:id="16126" w:author="Peng Luqi" w:date="2019-10-13T14:43:00Z">
        <w:r w:rsidRPr="00F94CB9" w:rsidDel="00EF666F">
          <w:rPr>
            <w:sz w:val="28"/>
            <w:szCs w:val="28"/>
            <w:lang w:val="fr-FR"/>
            <w:rPrChange w:id="16127" w:author="Peng Luqi" w:date="2019-10-13T14:50:00Z">
              <w:rPr>
                <w:lang w:val="fr-FR"/>
              </w:rPr>
            </w:rPrChange>
          </w:rPr>
          <w:delText>’</w:delText>
        </w:r>
      </w:del>
      <w:ins w:id="16128" w:author="Peng Luqi" w:date="2019-10-13T14:43:00Z">
        <w:r w:rsidR="00EF666F" w:rsidRPr="00F94CB9">
          <w:rPr>
            <w:sz w:val="28"/>
            <w:szCs w:val="28"/>
            <w:lang w:val="fr-FR"/>
            <w:rPrChange w:id="16129" w:author="Peng Luqi" w:date="2019-10-13T14:50:00Z">
              <w:rPr>
                <w:lang w:val="fr-FR"/>
              </w:rPr>
            </w:rPrChange>
          </w:rPr>
          <w:t>’</w:t>
        </w:r>
      </w:ins>
      <w:r w:rsidRPr="00F94CB9">
        <w:rPr>
          <w:sz w:val="28"/>
          <w:szCs w:val="28"/>
          <w:lang w:val="fr-FR"/>
          <w:rPrChange w:id="16130" w:author="Peng Luqi" w:date="2019-10-13T14:50:00Z">
            <w:rPr>
              <w:lang w:val="fr-FR"/>
            </w:rPr>
          </w:rPrChange>
        </w:rPr>
        <w:t>hui, il existe de nombreux marchés d</w:t>
      </w:r>
      <w:del w:id="16131" w:author="Peng Luqi" w:date="2019-10-13T14:43:00Z">
        <w:r w:rsidRPr="00F94CB9" w:rsidDel="00EF666F">
          <w:rPr>
            <w:sz w:val="28"/>
            <w:szCs w:val="28"/>
            <w:lang w:val="fr-FR"/>
            <w:rPrChange w:id="16132" w:author="Peng Luqi" w:date="2019-10-13T14:50:00Z">
              <w:rPr>
                <w:lang w:val="fr-FR"/>
              </w:rPr>
            </w:rPrChange>
          </w:rPr>
          <w:delText>’</w:delText>
        </w:r>
      </w:del>
      <w:ins w:id="16133" w:author="Peng Luqi" w:date="2019-10-13T14:43:00Z">
        <w:r w:rsidR="00EF666F" w:rsidRPr="00F94CB9">
          <w:rPr>
            <w:sz w:val="28"/>
            <w:szCs w:val="28"/>
            <w:lang w:val="fr-FR"/>
            <w:rPrChange w:id="16134" w:author="Peng Luqi" w:date="2019-10-13T14:50:00Z">
              <w:rPr>
                <w:lang w:val="fr-FR"/>
              </w:rPr>
            </w:rPrChange>
          </w:rPr>
          <w:t>’</w:t>
        </w:r>
      </w:ins>
      <w:r w:rsidRPr="00F94CB9">
        <w:rPr>
          <w:sz w:val="28"/>
          <w:szCs w:val="28"/>
          <w:lang w:val="fr-FR"/>
          <w:rPrChange w:id="16135" w:author="Peng Luqi" w:date="2019-10-13T14:50:00Z">
            <w:rPr>
              <w:lang w:val="fr-FR"/>
            </w:rPr>
          </w:rPrChange>
        </w:rPr>
        <w:t>investissement fiables, et nous avons les moyens de compléter cette stratégie d</w:t>
      </w:r>
      <w:del w:id="16136" w:author="Peng Luqi" w:date="2019-10-13T14:43:00Z">
        <w:r w:rsidRPr="00F94CB9" w:rsidDel="00EF666F">
          <w:rPr>
            <w:sz w:val="28"/>
            <w:szCs w:val="28"/>
            <w:lang w:val="fr-FR"/>
            <w:rPrChange w:id="16137" w:author="Peng Luqi" w:date="2019-10-13T14:50:00Z">
              <w:rPr>
                <w:lang w:val="fr-FR"/>
              </w:rPr>
            </w:rPrChange>
          </w:rPr>
          <w:delText>’</w:delText>
        </w:r>
      </w:del>
      <w:ins w:id="16138" w:author="Peng Luqi" w:date="2019-10-13T14:43:00Z">
        <w:r w:rsidR="00EF666F" w:rsidRPr="00F94CB9">
          <w:rPr>
            <w:sz w:val="28"/>
            <w:szCs w:val="28"/>
            <w:lang w:val="fr-FR"/>
            <w:rPrChange w:id="16139" w:author="Peng Luqi" w:date="2019-10-13T14:50:00Z">
              <w:rPr>
                <w:lang w:val="fr-FR"/>
              </w:rPr>
            </w:rPrChange>
          </w:rPr>
          <w:t>’</w:t>
        </w:r>
      </w:ins>
      <w:r w:rsidRPr="00F94CB9">
        <w:rPr>
          <w:sz w:val="28"/>
          <w:szCs w:val="28"/>
          <w:lang w:val="fr-FR"/>
          <w:rPrChange w:id="16140" w:author="Peng Luqi" w:date="2019-10-13T14:50:00Z">
            <w:rPr>
              <w:lang w:val="fr-FR"/>
            </w:rPr>
          </w:rPrChange>
        </w:rPr>
        <w:t>investissement importante en investissant sur différentes séries d</w:t>
      </w:r>
      <w:del w:id="16141" w:author="Peng Luqi" w:date="2019-10-13T14:43:00Z">
        <w:r w:rsidRPr="00F94CB9" w:rsidDel="00EF666F">
          <w:rPr>
            <w:sz w:val="28"/>
            <w:szCs w:val="28"/>
            <w:lang w:val="fr-FR"/>
            <w:rPrChange w:id="16142" w:author="Peng Luqi" w:date="2019-10-13T14:50:00Z">
              <w:rPr>
                <w:lang w:val="fr-FR"/>
              </w:rPr>
            </w:rPrChange>
          </w:rPr>
          <w:delText>’</w:delText>
        </w:r>
      </w:del>
      <w:ins w:id="16143" w:author="Peng Luqi" w:date="2019-10-13T14:43:00Z">
        <w:r w:rsidR="00EF666F" w:rsidRPr="00F94CB9">
          <w:rPr>
            <w:sz w:val="28"/>
            <w:szCs w:val="28"/>
            <w:lang w:val="fr-FR"/>
            <w:rPrChange w:id="16144" w:author="Peng Luqi" w:date="2019-10-13T14:50:00Z">
              <w:rPr>
                <w:lang w:val="fr-FR"/>
              </w:rPr>
            </w:rPrChange>
          </w:rPr>
          <w:t>’</w:t>
        </w:r>
      </w:ins>
      <w:r w:rsidRPr="00F94CB9">
        <w:rPr>
          <w:sz w:val="28"/>
          <w:szCs w:val="28"/>
          <w:lang w:val="fr-FR"/>
          <w:rPrChange w:id="16145" w:author="Peng Luqi" w:date="2019-10-13T14:50:00Z">
            <w:rPr>
              <w:lang w:val="fr-FR"/>
            </w:rPr>
          </w:rPrChange>
        </w:rPr>
        <w:t>objectifs : pour en diluer le coût d</w:t>
      </w:r>
      <w:del w:id="16146" w:author="Peng Luqi" w:date="2019-10-13T14:43:00Z">
        <w:r w:rsidRPr="00F94CB9" w:rsidDel="00EF666F">
          <w:rPr>
            <w:sz w:val="28"/>
            <w:szCs w:val="28"/>
            <w:lang w:val="fr-FR"/>
            <w:rPrChange w:id="16147" w:author="Peng Luqi" w:date="2019-10-13T14:50:00Z">
              <w:rPr>
                <w:lang w:val="fr-FR"/>
              </w:rPr>
            </w:rPrChange>
          </w:rPr>
          <w:delText>’</w:delText>
        </w:r>
      </w:del>
      <w:ins w:id="16148" w:author="Peng Luqi" w:date="2019-10-13T14:43:00Z">
        <w:r w:rsidR="00EF666F" w:rsidRPr="00F94CB9">
          <w:rPr>
            <w:sz w:val="28"/>
            <w:szCs w:val="28"/>
            <w:lang w:val="fr-FR"/>
            <w:rPrChange w:id="16149" w:author="Peng Luqi" w:date="2019-10-13T14:50:00Z">
              <w:rPr>
                <w:lang w:val="fr-FR"/>
              </w:rPr>
            </w:rPrChange>
          </w:rPr>
          <w:t>’</w:t>
        </w:r>
      </w:ins>
      <w:r w:rsidRPr="00F94CB9">
        <w:rPr>
          <w:sz w:val="28"/>
          <w:szCs w:val="28"/>
          <w:lang w:val="fr-FR"/>
          <w:rPrChange w:id="16150" w:author="Peng Luqi" w:date="2019-10-13T14:50:00Z">
            <w:rPr>
              <w:lang w:val="fr-FR"/>
            </w:rPr>
          </w:rPrChange>
        </w:rPr>
        <w:t>opportunité. C</w:t>
      </w:r>
      <w:del w:id="16151" w:author="Peng Luqi" w:date="2019-10-13T14:43:00Z">
        <w:r w:rsidRPr="00F94CB9" w:rsidDel="00EF666F">
          <w:rPr>
            <w:sz w:val="28"/>
            <w:szCs w:val="28"/>
            <w:lang w:val="fr-FR"/>
            <w:rPrChange w:id="16152" w:author="Peng Luqi" w:date="2019-10-13T14:50:00Z">
              <w:rPr>
                <w:lang w:val="fr-FR"/>
              </w:rPr>
            </w:rPrChange>
          </w:rPr>
          <w:delText>’</w:delText>
        </w:r>
      </w:del>
      <w:ins w:id="16153" w:author="Peng Luqi" w:date="2019-10-13T14:43:00Z">
        <w:r w:rsidR="00EF666F" w:rsidRPr="00F94CB9">
          <w:rPr>
            <w:sz w:val="28"/>
            <w:szCs w:val="28"/>
            <w:lang w:val="fr-FR"/>
            <w:rPrChange w:id="16154" w:author="Peng Luqi" w:date="2019-10-13T14:50:00Z">
              <w:rPr>
                <w:lang w:val="fr-FR"/>
              </w:rPr>
            </w:rPrChange>
          </w:rPr>
          <w:t>’</w:t>
        </w:r>
      </w:ins>
      <w:r w:rsidRPr="00F94CB9">
        <w:rPr>
          <w:sz w:val="28"/>
          <w:szCs w:val="28"/>
          <w:lang w:val="fr-FR"/>
          <w:rPrChange w:id="16155" w:author="Peng Luqi" w:date="2019-10-13T14:50:00Z">
            <w:rPr>
              <w:lang w:val="fr-FR"/>
            </w:rPr>
          </w:rPrChange>
        </w:rPr>
        <w:t>est une stratégie d</w:t>
      </w:r>
      <w:del w:id="16156" w:author="Peng Luqi" w:date="2019-10-13T14:43:00Z">
        <w:r w:rsidRPr="00F94CB9" w:rsidDel="00EF666F">
          <w:rPr>
            <w:sz w:val="28"/>
            <w:szCs w:val="28"/>
            <w:lang w:val="fr-FR"/>
            <w:rPrChange w:id="16157" w:author="Peng Luqi" w:date="2019-10-13T14:50:00Z">
              <w:rPr>
                <w:lang w:val="fr-FR"/>
              </w:rPr>
            </w:rPrChange>
          </w:rPr>
          <w:delText>’</w:delText>
        </w:r>
      </w:del>
      <w:ins w:id="16158" w:author="Peng Luqi" w:date="2019-10-13T14:43:00Z">
        <w:r w:rsidR="00EF666F" w:rsidRPr="00F94CB9">
          <w:rPr>
            <w:sz w:val="28"/>
            <w:szCs w:val="28"/>
            <w:lang w:val="fr-FR"/>
            <w:rPrChange w:id="16159" w:author="Peng Luqi" w:date="2019-10-13T14:50:00Z">
              <w:rPr>
                <w:lang w:val="fr-FR"/>
              </w:rPr>
            </w:rPrChange>
          </w:rPr>
          <w:t>’</w:t>
        </w:r>
      </w:ins>
      <w:r w:rsidRPr="00F94CB9">
        <w:rPr>
          <w:sz w:val="28"/>
          <w:szCs w:val="28"/>
          <w:lang w:val="fr-FR"/>
          <w:rPrChange w:id="16160" w:author="Peng Luqi" w:date="2019-10-13T14:50:00Z">
            <w:rPr>
              <w:lang w:val="fr-FR"/>
            </w:rPr>
          </w:rPrChange>
        </w:rPr>
        <w:t>investissement très importante, mais malheureusement, la plupart des investisseurs n</w:t>
      </w:r>
      <w:del w:id="16161" w:author="Peng Luqi" w:date="2019-10-13T14:43:00Z">
        <w:r w:rsidRPr="00F94CB9" w:rsidDel="00EF666F">
          <w:rPr>
            <w:sz w:val="28"/>
            <w:szCs w:val="28"/>
            <w:lang w:val="fr-FR"/>
            <w:rPrChange w:id="16162" w:author="Peng Luqi" w:date="2019-10-13T14:50:00Z">
              <w:rPr>
                <w:lang w:val="fr-FR"/>
              </w:rPr>
            </w:rPrChange>
          </w:rPr>
          <w:delText>’</w:delText>
        </w:r>
      </w:del>
      <w:ins w:id="16163" w:author="Peng Luqi" w:date="2019-10-13T14:43:00Z">
        <w:r w:rsidR="00EF666F" w:rsidRPr="00F94CB9">
          <w:rPr>
            <w:sz w:val="28"/>
            <w:szCs w:val="28"/>
            <w:lang w:val="fr-FR"/>
            <w:rPrChange w:id="16164" w:author="Peng Luqi" w:date="2019-10-13T14:50:00Z">
              <w:rPr>
                <w:lang w:val="fr-FR"/>
              </w:rPr>
            </w:rPrChange>
          </w:rPr>
          <w:t>’</w:t>
        </w:r>
      </w:ins>
      <w:r w:rsidRPr="00F94CB9">
        <w:rPr>
          <w:sz w:val="28"/>
          <w:szCs w:val="28"/>
          <w:lang w:val="fr-FR"/>
          <w:rPrChange w:id="16165" w:author="Peng Luqi" w:date="2019-10-13T14:50:00Z">
            <w:rPr>
              <w:lang w:val="fr-FR"/>
            </w:rPr>
          </w:rPrChange>
        </w:rPr>
        <w:t>ont pas du tout ce concept de base en tête.</w:t>
      </w:r>
    </w:p>
    <w:p w:rsidR="002B38DF" w:rsidRPr="00F94CB9" w:rsidRDefault="002B38DF">
      <w:pPr>
        <w:pStyle w:val="a3"/>
        <w:ind w:left="170" w:right="170"/>
        <w:jc w:val="both"/>
        <w:rPr>
          <w:lang w:val="fr-FR"/>
          <w:rPrChange w:id="16166" w:author="Peng Luqi" w:date="2019-10-13T14:50:00Z">
            <w:rPr>
              <w:sz w:val="31"/>
              <w:lang w:val="fr-FR"/>
            </w:rPr>
          </w:rPrChange>
        </w:rPr>
        <w:pPrChange w:id="16167" w:author="Peng Luqi" w:date="2019-10-13T14:20:00Z">
          <w:pPr>
            <w:pStyle w:val="a3"/>
            <w:spacing w:before="7"/>
          </w:pPr>
        </w:pPrChange>
      </w:pPr>
    </w:p>
    <w:p w:rsidR="002B38DF" w:rsidRPr="00F94CB9" w:rsidRDefault="00716360">
      <w:pPr>
        <w:ind w:left="170" w:right="170"/>
        <w:jc w:val="both"/>
        <w:rPr>
          <w:sz w:val="28"/>
          <w:szCs w:val="28"/>
          <w:lang w:val="fr-FR"/>
          <w:rPrChange w:id="16168" w:author="Peng Luqi" w:date="2019-10-13T14:50:00Z">
            <w:rPr>
              <w:lang w:val="fr-FR"/>
            </w:rPr>
          </w:rPrChange>
        </w:rPr>
        <w:pPrChange w:id="16169" w:author="Peng Luqi" w:date="2019-10-13T14:20:00Z">
          <w:pPr>
            <w:spacing w:line="340" w:lineRule="auto"/>
            <w:ind w:left="130" w:right="183"/>
            <w:jc w:val="both"/>
          </w:pPr>
        </w:pPrChange>
      </w:pPr>
      <w:r w:rsidRPr="00F94CB9">
        <w:rPr>
          <w:sz w:val="28"/>
          <w:szCs w:val="28"/>
          <w:lang w:val="fr-FR"/>
          <w:rPrChange w:id="16170" w:author="Peng Luqi" w:date="2019-10-13T14:50:00Z">
            <w:rPr>
              <w:lang w:val="fr-FR"/>
            </w:rPr>
          </w:rPrChange>
        </w:rPr>
        <w:t>C</w:t>
      </w:r>
      <w:del w:id="16171" w:author="Peng Luqi" w:date="2019-10-13T14:43:00Z">
        <w:r w:rsidRPr="00F94CB9" w:rsidDel="00EF666F">
          <w:rPr>
            <w:sz w:val="28"/>
            <w:szCs w:val="28"/>
            <w:lang w:val="fr-FR"/>
            <w:rPrChange w:id="16172" w:author="Peng Luqi" w:date="2019-10-13T14:50:00Z">
              <w:rPr>
                <w:lang w:val="fr-FR"/>
              </w:rPr>
            </w:rPrChange>
          </w:rPr>
          <w:delText>’</w:delText>
        </w:r>
      </w:del>
      <w:ins w:id="16173" w:author="Peng Luqi" w:date="2019-10-13T14:43:00Z">
        <w:r w:rsidR="00EF666F" w:rsidRPr="00F94CB9">
          <w:rPr>
            <w:sz w:val="28"/>
            <w:szCs w:val="28"/>
            <w:lang w:val="fr-FR"/>
            <w:rPrChange w:id="16174" w:author="Peng Luqi" w:date="2019-10-13T14:50:00Z">
              <w:rPr>
                <w:lang w:val="fr-FR"/>
              </w:rPr>
            </w:rPrChange>
          </w:rPr>
          <w:t>’</w:t>
        </w:r>
      </w:ins>
      <w:r w:rsidRPr="00F94CB9">
        <w:rPr>
          <w:sz w:val="28"/>
          <w:szCs w:val="28"/>
          <w:lang w:val="fr-FR"/>
          <w:rPrChange w:id="16175" w:author="Peng Luqi" w:date="2019-10-13T14:50:00Z">
            <w:rPr>
              <w:lang w:val="fr-FR"/>
            </w:rPr>
          </w:rPrChange>
        </w:rPr>
        <w:t>est pourquoi je veux concevoir et lancer un ensemble de cibles (</w:t>
      </w:r>
      <w:r w:rsidRPr="00F94CB9">
        <w:rPr>
          <w:i/>
          <w:color w:val="00B0F0"/>
          <w:sz w:val="28"/>
          <w:szCs w:val="28"/>
          <w:lang w:val="fr-FR"/>
          <w:rPrChange w:id="16176" w:author="Peng Luqi" w:date="2019-10-13T14:50:00Z">
            <w:rPr>
              <w:i/>
              <w:color w:val="00B0F0"/>
              <w:lang w:val="fr-FR"/>
            </w:rPr>
          </w:rPrChange>
        </w:rPr>
        <w:t>BOX</w:t>
      </w:r>
      <w:r w:rsidRPr="00F94CB9">
        <w:rPr>
          <w:i/>
          <w:color w:val="4F81BD"/>
          <w:sz w:val="28"/>
          <w:szCs w:val="28"/>
          <w:lang w:val="fr-FR"/>
          <w:rPrChange w:id="16177" w:author="Peng Luqi" w:date="2019-10-13T14:50:00Z">
            <w:rPr>
              <w:i/>
              <w:color w:val="4F81BD"/>
              <w:lang w:val="fr-FR"/>
            </w:rPr>
          </w:rPrChange>
        </w:rPr>
        <w:t>)</w:t>
      </w:r>
      <w:r w:rsidRPr="00F94CB9">
        <w:rPr>
          <w:sz w:val="28"/>
          <w:szCs w:val="28"/>
          <w:lang w:val="fr-FR"/>
          <w:rPrChange w:id="16178" w:author="Peng Luqi" w:date="2019-10-13T14:50:00Z">
            <w:rPr>
              <w:lang w:val="fr-FR"/>
            </w:rPr>
          </w:rPrChange>
        </w:rPr>
        <w:t>. Sur le marché financier traditionnel,</w:t>
      </w:r>
      <w:r w:rsidRPr="00F94CB9">
        <w:rPr>
          <w:spacing w:val="-10"/>
          <w:sz w:val="28"/>
          <w:szCs w:val="28"/>
          <w:lang w:val="fr-FR"/>
          <w:rPrChange w:id="16179" w:author="Peng Luqi" w:date="2019-10-13T14:50:00Z">
            <w:rPr>
              <w:spacing w:val="-10"/>
              <w:lang w:val="fr-FR"/>
            </w:rPr>
          </w:rPrChange>
        </w:rPr>
        <w:t xml:space="preserve"> </w:t>
      </w:r>
      <w:r w:rsidRPr="00F94CB9">
        <w:rPr>
          <w:sz w:val="28"/>
          <w:szCs w:val="28"/>
          <w:lang w:val="fr-FR"/>
          <w:rPrChange w:id="16180" w:author="Peng Luqi" w:date="2019-10-13T14:50:00Z">
            <w:rPr>
              <w:lang w:val="fr-FR"/>
            </w:rPr>
          </w:rPrChange>
        </w:rPr>
        <w:t>ce</w:t>
      </w:r>
      <w:r w:rsidRPr="00F94CB9">
        <w:rPr>
          <w:spacing w:val="-10"/>
          <w:sz w:val="28"/>
          <w:szCs w:val="28"/>
          <w:lang w:val="fr-FR"/>
          <w:rPrChange w:id="16181" w:author="Peng Luqi" w:date="2019-10-13T14:50:00Z">
            <w:rPr>
              <w:spacing w:val="-10"/>
              <w:lang w:val="fr-FR"/>
            </w:rPr>
          </w:rPrChange>
        </w:rPr>
        <w:t xml:space="preserve"> </w:t>
      </w:r>
      <w:r w:rsidRPr="00F94CB9">
        <w:rPr>
          <w:sz w:val="28"/>
          <w:szCs w:val="28"/>
          <w:lang w:val="fr-FR"/>
          <w:rPrChange w:id="16182" w:author="Peng Luqi" w:date="2019-10-13T14:50:00Z">
            <w:rPr>
              <w:lang w:val="fr-FR"/>
            </w:rPr>
          </w:rPrChange>
        </w:rPr>
        <w:t>type</w:t>
      </w:r>
      <w:r w:rsidRPr="00F94CB9">
        <w:rPr>
          <w:spacing w:val="-9"/>
          <w:sz w:val="28"/>
          <w:szCs w:val="28"/>
          <w:lang w:val="fr-FR"/>
          <w:rPrChange w:id="16183" w:author="Peng Luqi" w:date="2019-10-13T14:50:00Z">
            <w:rPr>
              <w:spacing w:val="-9"/>
              <w:lang w:val="fr-FR"/>
            </w:rPr>
          </w:rPrChange>
        </w:rPr>
        <w:t xml:space="preserve"> </w:t>
      </w:r>
      <w:r w:rsidRPr="00F94CB9">
        <w:rPr>
          <w:sz w:val="28"/>
          <w:szCs w:val="28"/>
          <w:lang w:val="fr-FR"/>
          <w:rPrChange w:id="16184" w:author="Peng Luqi" w:date="2019-10-13T14:50:00Z">
            <w:rPr>
              <w:lang w:val="fr-FR"/>
            </w:rPr>
          </w:rPrChange>
        </w:rPr>
        <w:t>d</w:t>
      </w:r>
      <w:del w:id="16185" w:author="Peng Luqi" w:date="2019-10-13T14:43:00Z">
        <w:r w:rsidRPr="00F94CB9" w:rsidDel="00EF666F">
          <w:rPr>
            <w:sz w:val="28"/>
            <w:szCs w:val="28"/>
            <w:lang w:val="fr-FR"/>
            <w:rPrChange w:id="16186" w:author="Peng Luqi" w:date="2019-10-13T14:50:00Z">
              <w:rPr>
                <w:lang w:val="fr-FR"/>
              </w:rPr>
            </w:rPrChange>
          </w:rPr>
          <w:delText>’</w:delText>
        </w:r>
      </w:del>
      <w:ins w:id="16187" w:author="Peng Luqi" w:date="2019-10-13T14:43:00Z">
        <w:r w:rsidR="00EF666F" w:rsidRPr="00F94CB9">
          <w:rPr>
            <w:sz w:val="28"/>
            <w:szCs w:val="28"/>
            <w:lang w:val="fr-FR"/>
            <w:rPrChange w:id="16188" w:author="Peng Luqi" w:date="2019-10-13T14:50:00Z">
              <w:rPr>
                <w:lang w:val="fr-FR"/>
              </w:rPr>
            </w:rPrChange>
          </w:rPr>
          <w:t>’</w:t>
        </w:r>
      </w:ins>
      <w:r w:rsidRPr="00F94CB9">
        <w:rPr>
          <w:sz w:val="28"/>
          <w:szCs w:val="28"/>
          <w:lang w:val="fr-FR"/>
          <w:rPrChange w:id="16189" w:author="Peng Luqi" w:date="2019-10-13T14:50:00Z">
            <w:rPr>
              <w:lang w:val="fr-FR"/>
            </w:rPr>
          </w:rPrChange>
        </w:rPr>
        <w:t>investissement</w:t>
      </w:r>
      <w:r w:rsidRPr="00F94CB9">
        <w:rPr>
          <w:spacing w:val="-10"/>
          <w:sz w:val="28"/>
          <w:szCs w:val="28"/>
          <w:lang w:val="fr-FR"/>
          <w:rPrChange w:id="16190" w:author="Peng Luqi" w:date="2019-10-13T14:50:00Z">
            <w:rPr>
              <w:spacing w:val="-10"/>
              <w:lang w:val="fr-FR"/>
            </w:rPr>
          </w:rPrChange>
        </w:rPr>
        <w:t xml:space="preserve"> </w:t>
      </w:r>
      <w:r w:rsidRPr="00F94CB9">
        <w:rPr>
          <w:sz w:val="28"/>
          <w:szCs w:val="28"/>
          <w:lang w:val="fr-FR"/>
          <w:rPrChange w:id="16191" w:author="Peng Luqi" w:date="2019-10-13T14:50:00Z">
            <w:rPr>
              <w:lang w:val="fr-FR"/>
            </w:rPr>
          </w:rPrChange>
        </w:rPr>
        <w:t>s</w:t>
      </w:r>
      <w:del w:id="16192" w:author="Peng Luqi" w:date="2019-10-13T14:43:00Z">
        <w:r w:rsidRPr="00F94CB9" w:rsidDel="00EF666F">
          <w:rPr>
            <w:sz w:val="28"/>
            <w:szCs w:val="28"/>
            <w:lang w:val="fr-FR"/>
            <w:rPrChange w:id="16193" w:author="Peng Luqi" w:date="2019-10-13T14:50:00Z">
              <w:rPr>
                <w:lang w:val="fr-FR"/>
              </w:rPr>
            </w:rPrChange>
          </w:rPr>
          <w:delText>’</w:delText>
        </w:r>
      </w:del>
      <w:ins w:id="16194" w:author="Peng Luqi" w:date="2019-10-13T14:43:00Z">
        <w:r w:rsidR="00EF666F" w:rsidRPr="00F94CB9">
          <w:rPr>
            <w:sz w:val="28"/>
            <w:szCs w:val="28"/>
            <w:lang w:val="fr-FR"/>
            <w:rPrChange w:id="16195" w:author="Peng Luqi" w:date="2019-10-13T14:50:00Z">
              <w:rPr>
                <w:lang w:val="fr-FR"/>
              </w:rPr>
            </w:rPrChange>
          </w:rPr>
          <w:t>’</w:t>
        </w:r>
      </w:ins>
      <w:r w:rsidRPr="00F94CB9">
        <w:rPr>
          <w:sz w:val="28"/>
          <w:szCs w:val="28"/>
          <w:lang w:val="fr-FR"/>
          <w:rPrChange w:id="16196" w:author="Peng Luqi" w:date="2019-10-13T14:50:00Z">
            <w:rPr>
              <w:lang w:val="fr-FR"/>
            </w:rPr>
          </w:rPrChange>
        </w:rPr>
        <w:t>appelle</w:t>
      </w:r>
      <w:r w:rsidRPr="00F94CB9">
        <w:rPr>
          <w:spacing w:val="-10"/>
          <w:sz w:val="28"/>
          <w:szCs w:val="28"/>
          <w:lang w:val="fr-FR"/>
          <w:rPrChange w:id="16197" w:author="Peng Luqi" w:date="2019-10-13T14:50:00Z">
            <w:rPr>
              <w:spacing w:val="-10"/>
              <w:lang w:val="fr-FR"/>
            </w:rPr>
          </w:rPrChange>
        </w:rPr>
        <w:t xml:space="preserve"> </w:t>
      </w:r>
      <w:r w:rsidRPr="00F94CB9">
        <w:rPr>
          <w:sz w:val="28"/>
          <w:szCs w:val="28"/>
          <w:lang w:val="fr-FR"/>
          <w:rPrChange w:id="16198" w:author="Peng Luqi" w:date="2019-10-13T14:50:00Z">
            <w:rPr>
              <w:lang w:val="fr-FR"/>
            </w:rPr>
          </w:rPrChange>
        </w:rPr>
        <w:t>ETF,</w:t>
      </w:r>
      <w:r w:rsidRPr="00F94CB9">
        <w:rPr>
          <w:spacing w:val="-9"/>
          <w:sz w:val="28"/>
          <w:szCs w:val="28"/>
          <w:lang w:val="fr-FR"/>
          <w:rPrChange w:id="16199" w:author="Peng Luqi" w:date="2019-10-13T14:50:00Z">
            <w:rPr>
              <w:spacing w:val="-9"/>
              <w:lang w:val="fr-FR"/>
            </w:rPr>
          </w:rPrChange>
        </w:rPr>
        <w:t xml:space="preserve"> </w:t>
      </w:r>
      <w:r w:rsidRPr="00F94CB9">
        <w:rPr>
          <w:sz w:val="28"/>
          <w:szCs w:val="28"/>
          <w:lang w:val="fr-FR"/>
          <w:rPrChange w:id="16200" w:author="Peng Luqi" w:date="2019-10-13T14:50:00Z">
            <w:rPr>
              <w:lang w:val="fr-FR"/>
            </w:rPr>
          </w:rPrChange>
        </w:rPr>
        <w:t>pour</w:t>
      </w:r>
      <w:r w:rsidRPr="00F94CB9">
        <w:rPr>
          <w:spacing w:val="-9"/>
          <w:sz w:val="28"/>
          <w:szCs w:val="28"/>
          <w:lang w:val="fr-FR"/>
          <w:rPrChange w:id="16201" w:author="Peng Luqi" w:date="2019-10-13T14:50:00Z">
            <w:rPr>
              <w:spacing w:val="-9"/>
              <w:lang w:val="fr-FR"/>
            </w:rPr>
          </w:rPrChange>
        </w:rPr>
        <w:t xml:space="preserve"> </w:t>
      </w:r>
      <w:r w:rsidRPr="00F94CB9">
        <w:rPr>
          <w:sz w:val="28"/>
          <w:szCs w:val="28"/>
          <w:lang w:val="fr-FR"/>
          <w:rPrChange w:id="16202" w:author="Peng Luqi" w:date="2019-10-13T14:50:00Z">
            <w:rPr>
              <w:lang w:val="fr-FR"/>
            </w:rPr>
          </w:rPrChange>
        </w:rPr>
        <w:t>Exchangable</w:t>
      </w:r>
      <w:r w:rsidRPr="00F94CB9">
        <w:rPr>
          <w:spacing w:val="-10"/>
          <w:sz w:val="28"/>
          <w:szCs w:val="28"/>
          <w:lang w:val="fr-FR"/>
          <w:rPrChange w:id="16203" w:author="Peng Luqi" w:date="2019-10-13T14:50:00Z">
            <w:rPr>
              <w:spacing w:val="-10"/>
              <w:lang w:val="fr-FR"/>
            </w:rPr>
          </w:rPrChange>
        </w:rPr>
        <w:t xml:space="preserve"> </w:t>
      </w:r>
      <w:r w:rsidRPr="00F94CB9">
        <w:rPr>
          <w:sz w:val="28"/>
          <w:szCs w:val="28"/>
          <w:lang w:val="fr-FR"/>
          <w:rPrChange w:id="16204" w:author="Peng Luqi" w:date="2019-10-13T14:50:00Z">
            <w:rPr>
              <w:lang w:val="fr-FR"/>
            </w:rPr>
          </w:rPrChange>
        </w:rPr>
        <w:t>Trading</w:t>
      </w:r>
      <w:r w:rsidRPr="00F94CB9">
        <w:rPr>
          <w:spacing w:val="-11"/>
          <w:sz w:val="28"/>
          <w:szCs w:val="28"/>
          <w:lang w:val="fr-FR"/>
          <w:rPrChange w:id="16205" w:author="Peng Luqi" w:date="2019-10-13T14:50:00Z">
            <w:rPr>
              <w:spacing w:val="-11"/>
              <w:lang w:val="fr-FR"/>
            </w:rPr>
          </w:rPrChange>
        </w:rPr>
        <w:t xml:space="preserve"> </w:t>
      </w:r>
      <w:r w:rsidRPr="00F94CB9">
        <w:rPr>
          <w:sz w:val="28"/>
          <w:szCs w:val="28"/>
          <w:lang w:val="fr-FR"/>
          <w:rPrChange w:id="16206" w:author="Peng Luqi" w:date="2019-10-13T14:50:00Z">
            <w:rPr>
              <w:lang w:val="fr-FR"/>
            </w:rPr>
          </w:rPrChange>
        </w:rPr>
        <w:t>Fund.</w:t>
      </w:r>
      <w:r w:rsidRPr="00F94CB9">
        <w:rPr>
          <w:spacing w:val="-9"/>
          <w:sz w:val="28"/>
          <w:szCs w:val="28"/>
          <w:lang w:val="fr-FR"/>
          <w:rPrChange w:id="16207" w:author="Peng Luqi" w:date="2019-10-13T14:50:00Z">
            <w:rPr>
              <w:spacing w:val="-9"/>
              <w:lang w:val="fr-FR"/>
            </w:rPr>
          </w:rPrChange>
        </w:rPr>
        <w:t xml:space="preserve"> </w:t>
      </w:r>
      <w:r w:rsidRPr="00F94CB9">
        <w:rPr>
          <w:sz w:val="28"/>
          <w:szCs w:val="28"/>
          <w:lang w:val="fr-FR"/>
          <w:rPrChange w:id="16208" w:author="Peng Luqi" w:date="2019-10-13T14:50:00Z">
            <w:rPr>
              <w:lang w:val="fr-FR"/>
            </w:rPr>
          </w:rPrChange>
        </w:rPr>
        <w:t>Il</w:t>
      </w:r>
      <w:r w:rsidRPr="00F94CB9">
        <w:rPr>
          <w:spacing w:val="-9"/>
          <w:sz w:val="28"/>
          <w:szCs w:val="28"/>
          <w:lang w:val="fr-FR"/>
          <w:rPrChange w:id="16209" w:author="Peng Luqi" w:date="2019-10-13T14:50:00Z">
            <w:rPr>
              <w:spacing w:val="-9"/>
              <w:lang w:val="fr-FR"/>
            </w:rPr>
          </w:rPrChange>
        </w:rPr>
        <w:t xml:space="preserve"> </w:t>
      </w:r>
      <w:r w:rsidRPr="00F94CB9">
        <w:rPr>
          <w:sz w:val="28"/>
          <w:szCs w:val="28"/>
          <w:lang w:val="fr-FR"/>
          <w:rPrChange w:id="16210" w:author="Peng Luqi" w:date="2019-10-13T14:50:00Z">
            <w:rPr>
              <w:lang w:val="fr-FR"/>
            </w:rPr>
          </w:rPrChange>
        </w:rPr>
        <w:t>est</w:t>
      </w:r>
      <w:r w:rsidRPr="00F94CB9">
        <w:rPr>
          <w:spacing w:val="-10"/>
          <w:sz w:val="28"/>
          <w:szCs w:val="28"/>
          <w:lang w:val="fr-FR"/>
          <w:rPrChange w:id="16211" w:author="Peng Luqi" w:date="2019-10-13T14:50:00Z">
            <w:rPr>
              <w:spacing w:val="-10"/>
              <w:lang w:val="fr-FR"/>
            </w:rPr>
          </w:rPrChange>
        </w:rPr>
        <w:t xml:space="preserve"> </w:t>
      </w:r>
      <w:r w:rsidRPr="00F94CB9">
        <w:rPr>
          <w:sz w:val="28"/>
          <w:szCs w:val="28"/>
          <w:lang w:val="fr-FR"/>
          <w:rPrChange w:id="16212" w:author="Peng Luqi" w:date="2019-10-13T14:50:00Z">
            <w:rPr>
              <w:lang w:val="fr-FR"/>
            </w:rPr>
          </w:rPrChange>
        </w:rPr>
        <w:t>difficile</w:t>
      </w:r>
      <w:r w:rsidRPr="00F94CB9">
        <w:rPr>
          <w:spacing w:val="-10"/>
          <w:sz w:val="28"/>
          <w:szCs w:val="28"/>
          <w:lang w:val="fr-FR"/>
          <w:rPrChange w:id="16213" w:author="Peng Luqi" w:date="2019-10-13T14:50:00Z">
            <w:rPr>
              <w:spacing w:val="-10"/>
              <w:lang w:val="fr-FR"/>
            </w:rPr>
          </w:rPrChange>
        </w:rPr>
        <w:t xml:space="preserve"> </w:t>
      </w:r>
      <w:r w:rsidRPr="00F94CB9">
        <w:rPr>
          <w:sz w:val="28"/>
          <w:szCs w:val="28"/>
          <w:lang w:val="fr-FR"/>
          <w:rPrChange w:id="16214" w:author="Peng Luqi" w:date="2019-10-13T14:50:00Z">
            <w:rPr>
              <w:lang w:val="fr-FR"/>
            </w:rPr>
          </w:rPrChange>
        </w:rPr>
        <w:t>de donner un nom à ce concept, mais il peut être compris à travers les propriétés de base des ETF</w:t>
      </w:r>
      <w:r w:rsidRPr="00F94CB9">
        <w:rPr>
          <w:spacing w:val="-40"/>
          <w:sz w:val="28"/>
          <w:szCs w:val="28"/>
          <w:lang w:val="fr-FR"/>
          <w:rPrChange w:id="16215" w:author="Peng Luqi" w:date="2019-10-13T14:50:00Z">
            <w:rPr>
              <w:spacing w:val="-40"/>
              <w:lang w:val="fr-FR"/>
            </w:rPr>
          </w:rPrChange>
        </w:rPr>
        <w:t xml:space="preserve"> </w:t>
      </w:r>
      <w:r w:rsidRPr="00F94CB9">
        <w:rPr>
          <w:sz w:val="28"/>
          <w:szCs w:val="28"/>
          <w:lang w:val="fr-FR"/>
          <w:rPrChange w:id="16216" w:author="Peng Luqi" w:date="2019-10-13T14:50:00Z">
            <w:rPr>
              <w:lang w:val="fr-FR"/>
            </w:rPr>
          </w:rPrChange>
        </w:rPr>
        <w:t>:</w:t>
      </w:r>
    </w:p>
    <w:p w:rsidR="002B38DF" w:rsidRPr="00F94CB9" w:rsidRDefault="002B38DF">
      <w:pPr>
        <w:pStyle w:val="a3"/>
        <w:ind w:left="170" w:right="170"/>
        <w:jc w:val="both"/>
        <w:rPr>
          <w:lang w:val="fr-FR"/>
          <w:rPrChange w:id="16217" w:author="Peng Luqi" w:date="2019-10-13T14:50:00Z">
            <w:rPr>
              <w:sz w:val="31"/>
              <w:lang w:val="fr-FR"/>
            </w:rPr>
          </w:rPrChange>
        </w:rPr>
        <w:pPrChange w:id="16218" w:author="Peng Luqi" w:date="2019-10-13T14:20:00Z">
          <w:pPr>
            <w:pStyle w:val="a3"/>
            <w:spacing w:before="5"/>
          </w:pPr>
        </w:pPrChange>
      </w:pPr>
    </w:p>
    <w:p w:rsidR="002B38DF" w:rsidRPr="005A317D" w:rsidRDefault="00716360">
      <w:pPr>
        <w:pStyle w:val="a4"/>
        <w:numPr>
          <w:ilvl w:val="2"/>
          <w:numId w:val="23"/>
        </w:numPr>
        <w:ind w:left="1077" w:right="720" w:hanging="357"/>
        <w:jc w:val="both"/>
        <w:rPr>
          <w:sz w:val="28"/>
          <w:lang w:val="fr-FR"/>
          <w:rPrChange w:id="16219" w:author="Peng Luqi" w:date="2019-10-13T23:38:00Z">
            <w:rPr>
              <w:lang w:val="fr-FR"/>
            </w:rPr>
          </w:rPrChange>
        </w:rPr>
        <w:pPrChange w:id="16220" w:author="Peng Luqi" w:date="2019-10-13T23:38:00Z">
          <w:pPr>
            <w:pStyle w:val="a4"/>
            <w:numPr>
              <w:ilvl w:val="1"/>
              <w:numId w:val="6"/>
            </w:numPr>
            <w:tabs>
              <w:tab w:val="left" w:pos="850"/>
              <w:tab w:val="left" w:pos="851"/>
            </w:tabs>
            <w:spacing w:before="1"/>
          </w:pPr>
        </w:pPrChange>
      </w:pPr>
      <w:r w:rsidRPr="005A317D">
        <w:rPr>
          <w:sz w:val="28"/>
          <w:lang w:val="fr-FR"/>
          <w:rPrChange w:id="16221" w:author="Peng Luqi" w:date="2019-10-13T23:38:00Z">
            <w:rPr>
              <w:lang w:val="fr-FR"/>
            </w:rPr>
          </w:rPrChange>
        </w:rPr>
        <w:t>S</w:t>
      </w:r>
      <w:del w:id="16222" w:author="Peng Luqi" w:date="2019-10-13T14:43:00Z">
        <w:r w:rsidRPr="005A317D" w:rsidDel="00EF666F">
          <w:rPr>
            <w:sz w:val="28"/>
            <w:lang w:val="fr-FR"/>
            <w:rPrChange w:id="16223" w:author="Peng Luqi" w:date="2019-10-13T23:38:00Z">
              <w:rPr>
                <w:lang w:val="fr-FR"/>
              </w:rPr>
            </w:rPrChange>
          </w:rPr>
          <w:delText>’</w:delText>
        </w:r>
      </w:del>
      <w:ins w:id="16224" w:author="Peng Luqi" w:date="2019-10-13T14:43:00Z">
        <w:r w:rsidR="00EF666F" w:rsidRPr="005A317D">
          <w:rPr>
            <w:sz w:val="28"/>
            <w:lang w:val="fr-FR"/>
            <w:rPrChange w:id="16225" w:author="Peng Luqi" w:date="2019-10-13T23:38:00Z">
              <w:rPr>
                <w:lang w:val="fr-FR"/>
              </w:rPr>
            </w:rPrChange>
          </w:rPr>
          <w:t>’</w:t>
        </w:r>
      </w:ins>
      <w:r w:rsidRPr="005A317D">
        <w:rPr>
          <w:sz w:val="28"/>
          <w:lang w:val="fr-FR"/>
          <w:rPrChange w:id="16226" w:author="Peng Luqi" w:date="2019-10-13T23:38:00Z">
            <w:rPr>
              <w:lang w:val="fr-FR"/>
            </w:rPr>
          </w:rPrChange>
        </w:rPr>
        <w:t>appareiller à une série de marchés dans un</w:t>
      </w:r>
      <w:r w:rsidRPr="005A317D">
        <w:rPr>
          <w:sz w:val="28"/>
          <w:lang w:val="fr-FR"/>
          <w:rPrChange w:id="16227" w:author="Peng Luqi" w:date="2019-10-13T23:38:00Z">
            <w:rPr>
              <w:spacing w:val="-10"/>
              <w:lang w:val="fr-FR"/>
            </w:rPr>
          </w:rPrChange>
        </w:rPr>
        <w:t xml:space="preserve"> </w:t>
      </w:r>
      <w:r w:rsidRPr="005A317D">
        <w:rPr>
          <w:sz w:val="28"/>
          <w:lang w:val="fr-FR"/>
          <w:rPrChange w:id="16228" w:author="Peng Luqi" w:date="2019-10-13T23:38:00Z">
            <w:rPr>
              <w:lang w:val="fr-FR"/>
            </w:rPr>
          </w:rPrChange>
        </w:rPr>
        <w:t>panier.</w:t>
      </w:r>
    </w:p>
    <w:p w:rsidR="002B38DF" w:rsidRPr="00F94CB9" w:rsidDel="005A317D" w:rsidRDefault="002B38DF">
      <w:pPr>
        <w:pStyle w:val="a4"/>
        <w:numPr>
          <w:ilvl w:val="2"/>
          <w:numId w:val="23"/>
        </w:numPr>
        <w:ind w:left="1077" w:right="720" w:hanging="357"/>
        <w:jc w:val="both"/>
        <w:rPr>
          <w:del w:id="16229" w:author="Peng Luqi" w:date="2019-10-13T23:38:00Z"/>
          <w:sz w:val="28"/>
          <w:lang w:val="fr-FR"/>
          <w:rPrChange w:id="16230" w:author="Peng Luqi" w:date="2019-10-13T14:50:00Z">
            <w:rPr>
              <w:del w:id="16231" w:author="Peng Luqi" w:date="2019-10-13T23:38:00Z"/>
              <w:sz w:val="26"/>
              <w:lang w:val="fr-FR"/>
            </w:rPr>
          </w:rPrChange>
        </w:rPr>
        <w:pPrChange w:id="16232" w:author="Peng Luqi" w:date="2019-10-13T23:38:00Z">
          <w:pPr>
            <w:pStyle w:val="a3"/>
            <w:spacing w:before="9"/>
          </w:pPr>
        </w:pPrChange>
      </w:pPr>
    </w:p>
    <w:p w:rsidR="002B38DF" w:rsidRPr="005A317D" w:rsidRDefault="00716360">
      <w:pPr>
        <w:pStyle w:val="a4"/>
        <w:numPr>
          <w:ilvl w:val="2"/>
          <w:numId w:val="23"/>
        </w:numPr>
        <w:ind w:left="1077" w:right="720" w:hanging="357"/>
        <w:jc w:val="both"/>
        <w:rPr>
          <w:sz w:val="28"/>
          <w:lang w:val="fr-FR"/>
          <w:rPrChange w:id="16233" w:author="Peng Luqi" w:date="2019-10-13T23:38:00Z">
            <w:rPr>
              <w:lang w:val="fr-FR"/>
            </w:rPr>
          </w:rPrChange>
        </w:rPr>
        <w:pPrChange w:id="16234" w:author="Peng Luqi" w:date="2019-10-13T23:38:00Z">
          <w:pPr>
            <w:pStyle w:val="a4"/>
            <w:numPr>
              <w:ilvl w:val="1"/>
              <w:numId w:val="6"/>
            </w:numPr>
            <w:tabs>
              <w:tab w:val="left" w:pos="850"/>
              <w:tab w:val="left" w:pos="851"/>
            </w:tabs>
          </w:pPr>
        </w:pPrChange>
      </w:pPr>
      <w:r w:rsidRPr="005A317D">
        <w:rPr>
          <w:sz w:val="28"/>
          <w:lang w:val="fr-FR"/>
          <w:rPrChange w:id="16235" w:author="Peng Luqi" w:date="2019-10-13T23:38:00Z">
            <w:rPr>
              <w:lang w:val="fr-FR"/>
            </w:rPr>
          </w:rPrChange>
        </w:rPr>
        <w:t>S</w:t>
      </w:r>
      <w:del w:id="16236" w:author="Peng Luqi" w:date="2019-10-13T14:43:00Z">
        <w:r w:rsidRPr="005A317D" w:rsidDel="00EF666F">
          <w:rPr>
            <w:sz w:val="28"/>
            <w:lang w:val="fr-FR"/>
            <w:rPrChange w:id="16237" w:author="Peng Luqi" w:date="2019-10-13T23:38:00Z">
              <w:rPr>
                <w:lang w:val="fr-FR"/>
              </w:rPr>
            </w:rPrChange>
          </w:rPr>
          <w:delText>’</w:delText>
        </w:r>
      </w:del>
      <w:ins w:id="16238" w:author="Peng Luqi" w:date="2019-10-13T14:43:00Z">
        <w:r w:rsidR="00EF666F" w:rsidRPr="005A317D">
          <w:rPr>
            <w:sz w:val="28"/>
            <w:lang w:val="fr-FR"/>
            <w:rPrChange w:id="16239" w:author="Peng Luqi" w:date="2019-10-13T23:38:00Z">
              <w:rPr>
                <w:lang w:val="fr-FR"/>
              </w:rPr>
            </w:rPrChange>
          </w:rPr>
          <w:t>’</w:t>
        </w:r>
      </w:ins>
      <w:r w:rsidRPr="005A317D">
        <w:rPr>
          <w:sz w:val="28"/>
          <w:lang w:val="fr-FR"/>
          <w:rPrChange w:id="16240" w:author="Peng Luqi" w:date="2019-10-13T23:38:00Z">
            <w:rPr>
              <w:lang w:val="fr-FR"/>
            </w:rPr>
          </w:rPrChange>
        </w:rPr>
        <w:t>équiper d</w:t>
      </w:r>
      <w:del w:id="16241" w:author="Peng Luqi" w:date="2019-10-13T14:43:00Z">
        <w:r w:rsidRPr="005A317D" w:rsidDel="00EF666F">
          <w:rPr>
            <w:sz w:val="28"/>
            <w:lang w:val="fr-FR"/>
            <w:rPrChange w:id="16242" w:author="Peng Luqi" w:date="2019-10-13T23:38:00Z">
              <w:rPr>
                <w:lang w:val="fr-FR"/>
              </w:rPr>
            </w:rPrChange>
          </w:rPr>
          <w:delText>’</w:delText>
        </w:r>
      </w:del>
      <w:ins w:id="16243" w:author="Peng Luqi" w:date="2019-10-13T14:43:00Z">
        <w:r w:rsidR="00EF666F" w:rsidRPr="005A317D">
          <w:rPr>
            <w:sz w:val="28"/>
            <w:lang w:val="fr-FR"/>
            <w:rPrChange w:id="16244" w:author="Peng Luqi" w:date="2019-10-13T23:38:00Z">
              <w:rPr>
                <w:lang w:val="fr-FR"/>
              </w:rPr>
            </w:rPrChange>
          </w:rPr>
          <w:t>’</w:t>
        </w:r>
      </w:ins>
      <w:r w:rsidRPr="005A317D">
        <w:rPr>
          <w:sz w:val="28"/>
          <w:lang w:val="fr-FR"/>
          <w:rPrChange w:id="16245" w:author="Peng Luqi" w:date="2019-10-13T23:38:00Z">
            <w:rPr>
              <w:lang w:val="fr-FR"/>
            </w:rPr>
          </w:rPrChange>
        </w:rPr>
        <w:t>un jeton (Token) commercial négociable pour ancrer la valeur de ce</w:t>
      </w:r>
      <w:r w:rsidRPr="005A317D">
        <w:rPr>
          <w:sz w:val="28"/>
          <w:lang w:val="fr-FR"/>
          <w:rPrChange w:id="16246" w:author="Peng Luqi" w:date="2019-10-13T23:38:00Z">
            <w:rPr>
              <w:spacing w:val="-28"/>
              <w:lang w:val="fr-FR"/>
            </w:rPr>
          </w:rPrChange>
        </w:rPr>
        <w:t xml:space="preserve"> </w:t>
      </w:r>
      <w:r w:rsidRPr="005A317D">
        <w:rPr>
          <w:sz w:val="28"/>
          <w:lang w:val="fr-FR"/>
          <w:rPrChange w:id="16247" w:author="Peng Luqi" w:date="2019-10-13T23:38:00Z">
            <w:rPr>
              <w:lang w:val="fr-FR"/>
            </w:rPr>
          </w:rPrChange>
        </w:rPr>
        <w:t>panier.</w:t>
      </w:r>
    </w:p>
    <w:p w:rsidR="002B38DF" w:rsidRPr="00F94CB9" w:rsidDel="005A317D" w:rsidRDefault="002B38DF">
      <w:pPr>
        <w:pStyle w:val="a4"/>
        <w:numPr>
          <w:ilvl w:val="2"/>
          <w:numId w:val="23"/>
        </w:numPr>
        <w:ind w:left="1077" w:right="720" w:hanging="357"/>
        <w:jc w:val="both"/>
        <w:rPr>
          <w:del w:id="16248" w:author="Peng Luqi" w:date="2019-10-13T23:38:00Z"/>
          <w:sz w:val="28"/>
          <w:lang w:val="fr-FR"/>
          <w:rPrChange w:id="16249" w:author="Peng Luqi" w:date="2019-10-13T14:50:00Z">
            <w:rPr>
              <w:del w:id="16250" w:author="Peng Luqi" w:date="2019-10-13T23:38:00Z"/>
              <w:sz w:val="26"/>
              <w:lang w:val="fr-FR"/>
            </w:rPr>
          </w:rPrChange>
        </w:rPr>
        <w:pPrChange w:id="16251" w:author="Peng Luqi" w:date="2019-10-13T23:38:00Z">
          <w:pPr>
            <w:pStyle w:val="a3"/>
            <w:spacing w:before="5"/>
          </w:pPr>
        </w:pPrChange>
      </w:pPr>
    </w:p>
    <w:p w:rsidR="002B38DF" w:rsidRPr="005A317D" w:rsidRDefault="00716360">
      <w:pPr>
        <w:pStyle w:val="a4"/>
        <w:numPr>
          <w:ilvl w:val="2"/>
          <w:numId w:val="23"/>
        </w:numPr>
        <w:ind w:left="1077" w:right="720" w:hanging="357"/>
        <w:jc w:val="both"/>
        <w:rPr>
          <w:sz w:val="28"/>
          <w:lang w:val="fr-FR"/>
          <w:rPrChange w:id="16252" w:author="Peng Luqi" w:date="2019-10-13T23:38:00Z">
            <w:rPr>
              <w:lang w:val="fr-FR"/>
            </w:rPr>
          </w:rPrChange>
        </w:rPr>
        <w:pPrChange w:id="16253" w:author="Peng Luqi" w:date="2019-10-13T23:38:00Z">
          <w:pPr>
            <w:pStyle w:val="a4"/>
            <w:numPr>
              <w:ilvl w:val="1"/>
              <w:numId w:val="6"/>
            </w:numPr>
            <w:tabs>
              <w:tab w:val="left" w:pos="850"/>
              <w:tab w:val="left" w:pos="851"/>
            </w:tabs>
            <w:spacing w:line="340" w:lineRule="auto"/>
            <w:ind w:right="183"/>
          </w:pPr>
        </w:pPrChange>
      </w:pPr>
      <w:r w:rsidRPr="005A317D">
        <w:rPr>
          <w:sz w:val="28"/>
          <w:lang w:val="fr-FR"/>
          <w:rPrChange w:id="16254" w:author="Peng Luqi" w:date="2019-10-13T23:38:00Z">
            <w:rPr>
              <w:lang w:val="fr-FR"/>
            </w:rPr>
          </w:rPrChange>
        </w:rPr>
        <w:t>Sous</w:t>
      </w:r>
      <w:r w:rsidRPr="005A317D">
        <w:rPr>
          <w:sz w:val="28"/>
          <w:lang w:val="fr-FR"/>
          <w:rPrChange w:id="16255" w:author="Peng Luqi" w:date="2019-10-13T23:38:00Z">
            <w:rPr>
              <w:spacing w:val="-5"/>
              <w:lang w:val="fr-FR"/>
            </w:rPr>
          </w:rPrChange>
        </w:rPr>
        <w:t xml:space="preserve"> </w:t>
      </w:r>
      <w:r w:rsidRPr="005A317D">
        <w:rPr>
          <w:sz w:val="28"/>
          <w:lang w:val="fr-FR"/>
          <w:rPrChange w:id="16256" w:author="Peng Luqi" w:date="2019-10-13T23:38:00Z">
            <w:rPr>
              <w:lang w:val="fr-FR"/>
            </w:rPr>
          </w:rPrChange>
        </w:rPr>
        <w:t>certaines</w:t>
      </w:r>
      <w:r w:rsidRPr="005A317D">
        <w:rPr>
          <w:sz w:val="28"/>
          <w:lang w:val="fr-FR"/>
          <w:rPrChange w:id="16257" w:author="Peng Luqi" w:date="2019-10-13T23:38:00Z">
            <w:rPr>
              <w:spacing w:val="-5"/>
              <w:lang w:val="fr-FR"/>
            </w:rPr>
          </w:rPrChange>
        </w:rPr>
        <w:t xml:space="preserve"> </w:t>
      </w:r>
      <w:r w:rsidRPr="005A317D">
        <w:rPr>
          <w:sz w:val="28"/>
          <w:lang w:val="fr-FR"/>
          <w:rPrChange w:id="16258" w:author="Peng Luqi" w:date="2019-10-13T23:38:00Z">
            <w:rPr>
              <w:lang w:val="fr-FR"/>
            </w:rPr>
          </w:rPrChange>
        </w:rPr>
        <w:t>conditions,</w:t>
      </w:r>
      <w:r w:rsidRPr="005A317D">
        <w:rPr>
          <w:sz w:val="28"/>
          <w:lang w:val="fr-FR"/>
          <w:rPrChange w:id="16259" w:author="Peng Luqi" w:date="2019-10-13T23:38:00Z">
            <w:rPr>
              <w:spacing w:val="-5"/>
              <w:lang w:val="fr-FR"/>
            </w:rPr>
          </w:rPrChange>
        </w:rPr>
        <w:t xml:space="preserve"> </w:t>
      </w:r>
      <w:r w:rsidRPr="005A317D">
        <w:rPr>
          <w:sz w:val="28"/>
          <w:lang w:val="fr-FR"/>
          <w:rPrChange w:id="16260" w:author="Peng Luqi" w:date="2019-10-13T23:38:00Z">
            <w:rPr>
              <w:lang w:val="fr-FR"/>
            </w:rPr>
          </w:rPrChange>
        </w:rPr>
        <w:t>le</w:t>
      </w:r>
      <w:r w:rsidRPr="005A317D">
        <w:rPr>
          <w:sz w:val="28"/>
          <w:lang w:val="fr-FR"/>
          <w:rPrChange w:id="16261" w:author="Peng Luqi" w:date="2019-10-13T23:38:00Z">
            <w:rPr>
              <w:spacing w:val="-5"/>
              <w:lang w:val="fr-FR"/>
            </w:rPr>
          </w:rPrChange>
        </w:rPr>
        <w:t xml:space="preserve"> </w:t>
      </w:r>
      <w:r w:rsidRPr="005A317D">
        <w:rPr>
          <w:sz w:val="28"/>
          <w:lang w:val="fr-FR"/>
          <w:rPrChange w:id="16262" w:author="Peng Luqi" w:date="2019-10-13T23:38:00Z">
            <w:rPr>
              <w:lang w:val="fr-FR"/>
            </w:rPr>
          </w:rPrChange>
        </w:rPr>
        <w:t>détenteur</w:t>
      </w:r>
      <w:r w:rsidRPr="005A317D">
        <w:rPr>
          <w:sz w:val="28"/>
          <w:lang w:val="fr-FR"/>
          <w:rPrChange w:id="16263" w:author="Peng Luqi" w:date="2019-10-13T23:38:00Z">
            <w:rPr>
              <w:spacing w:val="-4"/>
              <w:lang w:val="fr-FR"/>
            </w:rPr>
          </w:rPrChange>
        </w:rPr>
        <w:t xml:space="preserve"> </w:t>
      </w:r>
      <w:r w:rsidRPr="005A317D">
        <w:rPr>
          <w:sz w:val="28"/>
          <w:lang w:val="fr-FR"/>
          <w:rPrChange w:id="16264" w:author="Peng Luqi" w:date="2019-10-13T23:38:00Z">
            <w:rPr>
              <w:lang w:val="fr-FR"/>
            </w:rPr>
          </w:rPrChange>
        </w:rPr>
        <w:t>du</w:t>
      </w:r>
      <w:r w:rsidRPr="005A317D">
        <w:rPr>
          <w:sz w:val="28"/>
          <w:lang w:val="fr-FR"/>
          <w:rPrChange w:id="16265" w:author="Peng Luqi" w:date="2019-10-13T23:38:00Z">
            <w:rPr>
              <w:spacing w:val="-5"/>
              <w:lang w:val="fr-FR"/>
            </w:rPr>
          </w:rPrChange>
        </w:rPr>
        <w:t xml:space="preserve"> </w:t>
      </w:r>
      <w:r w:rsidRPr="005A317D">
        <w:rPr>
          <w:sz w:val="28"/>
          <w:lang w:val="fr-FR"/>
          <w:rPrChange w:id="16266" w:author="Peng Luqi" w:date="2019-10-13T23:38:00Z">
            <w:rPr>
              <w:lang w:val="fr-FR"/>
            </w:rPr>
          </w:rPrChange>
        </w:rPr>
        <w:t>jeton</w:t>
      </w:r>
      <w:r w:rsidRPr="005A317D">
        <w:rPr>
          <w:sz w:val="28"/>
          <w:lang w:val="fr-FR"/>
          <w:rPrChange w:id="16267" w:author="Peng Luqi" w:date="2019-10-13T23:38:00Z">
            <w:rPr>
              <w:spacing w:val="-5"/>
              <w:lang w:val="fr-FR"/>
            </w:rPr>
          </w:rPrChange>
        </w:rPr>
        <w:t xml:space="preserve"> </w:t>
      </w:r>
      <w:r w:rsidRPr="005A317D">
        <w:rPr>
          <w:sz w:val="28"/>
          <w:lang w:val="fr-FR"/>
          <w:rPrChange w:id="16268" w:author="Peng Luqi" w:date="2019-10-13T23:38:00Z">
            <w:rPr>
              <w:lang w:val="fr-FR"/>
            </w:rPr>
          </w:rPrChange>
        </w:rPr>
        <w:t>peut</w:t>
      </w:r>
      <w:r w:rsidRPr="005A317D">
        <w:rPr>
          <w:sz w:val="28"/>
          <w:lang w:val="fr-FR"/>
          <w:rPrChange w:id="16269" w:author="Peng Luqi" w:date="2019-10-13T23:38:00Z">
            <w:rPr>
              <w:spacing w:val="-5"/>
              <w:lang w:val="fr-FR"/>
            </w:rPr>
          </w:rPrChange>
        </w:rPr>
        <w:t xml:space="preserve"> </w:t>
      </w:r>
      <w:r w:rsidRPr="005A317D">
        <w:rPr>
          <w:sz w:val="28"/>
          <w:lang w:val="fr-FR"/>
          <w:rPrChange w:id="16270" w:author="Peng Luqi" w:date="2019-10-13T23:38:00Z">
            <w:rPr>
              <w:lang w:val="fr-FR"/>
            </w:rPr>
          </w:rPrChange>
        </w:rPr>
        <w:t>échanger</w:t>
      </w:r>
      <w:r w:rsidRPr="005A317D">
        <w:rPr>
          <w:sz w:val="28"/>
          <w:lang w:val="fr-FR"/>
          <w:rPrChange w:id="16271" w:author="Peng Luqi" w:date="2019-10-13T23:38:00Z">
            <w:rPr>
              <w:spacing w:val="-4"/>
              <w:lang w:val="fr-FR"/>
            </w:rPr>
          </w:rPrChange>
        </w:rPr>
        <w:t xml:space="preserve"> </w:t>
      </w:r>
      <w:r w:rsidRPr="005A317D">
        <w:rPr>
          <w:sz w:val="28"/>
          <w:lang w:val="fr-FR"/>
          <w:rPrChange w:id="16272" w:author="Peng Luqi" w:date="2019-10-13T23:38:00Z">
            <w:rPr>
              <w:lang w:val="fr-FR"/>
            </w:rPr>
          </w:rPrChange>
        </w:rPr>
        <w:t>le</w:t>
      </w:r>
      <w:r w:rsidRPr="005A317D">
        <w:rPr>
          <w:sz w:val="28"/>
          <w:lang w:val="fr-FR"/>
          <w:rPrChange w:id="16273" w:author="Peng Luqi" w:date="2019-10-13T23:38:00Z">
            <w:rPr>
              <w:spacing w:val="-5"/>
              <w:lang w:val="fr-FR"/>
            </w:rPr>
          </w:rPrChange>
        </w:rPr>
        <w:t xml:space="preserve"> </w:t>
      </w:r>
      <w:r w:rsidRPr="005A317D">
        <w:rPr>
          <w:sz w:val="28"/>
          <w:lang w:val="fr-FR"/>
          <w:rPrChange w:id="16274" w:author="Peng Luqi" w:date="2019-10-13T23:38:00Z">
            <w:rPr>
              <w:lang w:val="fr-FR"/>
            </w:rPr>
          </w:rPrChange>
        </w:rPr>
        <w:t>marché</w:t>
      </w:r>
      <w:r w:rsidRPr="005A317D">
        <w:rPr>
          <w:sz w:val="28"/>
          <w:lang w:val="fr-FR"/>
          <w:rPrChange w:id="16275" w:author="Peng Luqi" w:date="2019-10-13T23:38:00Z">
            <w:rPr>
              <w:spacing w:val="-5"/>
              <w:lang w:val="fr-FR"/>
            </w:rPr>
          </w:rPrChange>
        </w:rPr>
        <w:t xml:space="preserve"> </w:t>
      </w:r>
      <w:r w:rsidRPr="005A317D">
        <w:rPr>
          <w:sz w:val="28"/>
          <w:lang w:val="fr-FR"/>
          <w:rPrChange w:id="16276" w:author="Peng Luqi" w:date="2019-10-13T23:38:00Z">
            <w:rPr>
              <w:lang w:val="fr-FR"/>
            </w:rPr>
          </w:rPrChange>
        </w:rPr>
        <w:t>correspondant</w:t>
      </w:r>
      <w:r w:rsidRPr="005A317D">
        <w:rPr>
          <w:sz w:val="28"/>
          <w:lang w:val="fr-FR"/>
          <w:rPrChange w:id="16277" w:author="Peng Luqi" w:date="2019-10-13T23:38:00Z">
            <w:rPr>
              <w:spacing w:val="-5"/>
              <w:lang w:val="fr-FR"/>
            </w:rPr>
          </w:rPrChange>
        </w:rPr>
        <w:t xml:space="preserve"> </w:t>
      </w:r>
      <w:r w:rsidRPr="005A317D">
        <w:rPr>
          <w:sz w:val="28"/>
          <w:lang w:val="fr-FR"/>
          <w:rPrChange w:id="16278" w:author="Peng Luqi" w:date="2019-10-13T23:38:00Z">
            <w:rPr>
              <w:lang w:val="fr-FR"/>
            </w:rPr>
          </w:rPrChange>
        </w:rPr>
        <w:t>dans</w:t>
      </w:r>
      <w:r w:rsidRPr="005A317D">
        <w:rPr>
          <w:sz w:val="28"/>
          <w:lang w:val="fr-FR"/>
          <w:rPrChange w:id="16279" w:author="Peng Luqi" w:date="2019-10-13T23:38:00Z">
            <w:rPr>
              <w:spacing w:val="-5"/>
              <w:lang w:val="fr-FR"/>
            </w:rPr>
          </w:rPrChange>
        </w:rPr>
        <w:t xml:space="preserve"> </w:t>
      </w:r>
      <w:r w:rsidRPr="005A317D">
        <w:rPr>
          <w:sz w:val="28"/>
          <w:lang w:val="fr-FR"/>
          <w:rPrChange w:id="16280" w:author="Peng Luqi" w:date="2019-10-13T23:38:00Z">
            <w:rPr>
              <w:lang w:val="fr-FR"/>
            </w:rPr>
          </w:rPrChange>
        </w:rPr>
        <w:t>le panier en retournant le</w:t>
      </w:r>
      <w:r w:rsidRPr="005A317D">
        <w:rPr>
          <w:sz w:val="28"/>
          <w:lang w:val="fr-FR"/>
          <w:rPrChange w:id="16281" w:author="Peng Luqi" w:date="2019-10-13T23:38:00Z">
            <w:rPr>
              <w:spacing w:val="-5"/>
              <w:lang w:val="fr-FR"/>
            </w:rPr>
          </w:rPrChange>
        </w:rPr>
        <w:t xml:space="preserve"> </w:t>
      </w:r>
      <w:r w:rsidRPr="005A317D">
        <w:rPr>
          <w:sz w:val="28"/>
          <w:lang w:val="fr-FR"/>
          <w:rPrChange w:id="16282" w:author="Peng Luqi" w:date="2019-10-13T23:38:00Z">
            <w:rPr>
              <w:lang w:val="fr-FR"/>
            </w:rPr>
          </w:rPrChange>
        </w:rPr>
        <w:t>jeton.</w:t>
      </w:r>
    </w:p>
    <w:p w:rsidR="002B38DF" w:rsidRPr="00F94CB9" w:rsidRDefault="002B38DF">
      <w:pPr>
        <w:pStyle w:val="a3"/>
        <w:ind w:left="170" w:right="170"/>
        <w:jc w:val="both"/>
        <w:rPr>
          <w:lang w:val="fr-FR"/>
          <w:rPrChange w:id="16283" w:author="Peng Luqi" w:date="2019-10-13T14:50:00Z">
            <w:rPr>
              <w:sz w:val="24"/>
              <w:lang w:val="fr-FR"/>
            </w:rPr>
          </w:rPrChange>
        </w:rPr>
        <w:pPrChange w:id="16284" w:author="Peng Luqi" w:date="2019-10-13T14:20:00Z">
          <w:pPr>
            <w:pStyle w:val="a3"/>
          </w:pPr>
        </w:pPrChange>
      </w:pPr>
    </w:p>
    <w:p w:rsidR="002B38DF" w:rsidRDefault="005A317D" w:rsidP="00CB23F4">
      <w:pPr>
        <w:pStyle w:val="a3"/>
        <w:ind w:left="170" w:right="170"/>
        <w:jc w:val="both"/>
        <w:rPr>
          <w:ins w:id="16285" w:author="Peng Luqi" w:date="2019-10-13T23:37:00Z"/>
          <w:rFonts w:ascii="宋体" w:eastAsia="宋体" w:hAnsi="宋体" w:cs="宋体"/>
          <w:lang w:val="fr-FR" w:eastAsia="zh-CN"/>
        </w:rPr>
      </w:pPr>
      <w:ins w:id="16286" w:author="Peng Luqi" w:date="2019-10-13T23:37:00Z">
        <w:r>
          <w:rPr>
            <w:rFonts w:asciiTheme="minorEastAsia" w:eastAsiaTheme="minorEastAsia" w:hAnsiTheme="minorEastAsia" w:hint="eastAsia"/>
            <w:lang w:val="fr-FR" w:eastAsia="zh-CN"/>
          </w:rPr>
          <w:t>Box</w:t>
        </w:r>
        <w:r>
          <w:rPr>
            <w:rFonts w:ascii="宋体" w:eastAsia="宋体" w:hAnsi="宋体" w:cs="宋体" w:hint="eastAsia"/>
            <w:lang w:val="fr-FR" w:eastAsia="zh-CN"/>
          </w:rPr>
          <w:t>就是这样的一个E</w:t>
        </w:r>
        <w:r>
          <w:rPr>
            <w:rFonts w:ascii="宋体" w:eastAsia="宋体" w:hAnsi="宋体" w:cs="宋体"/>
            <w:lang w:val="fr-FR" w:eastAsia="zh-CN"/>
          </w:rPr>
          <w:t>TF</w:t>
        </w:r>
        <w:r>
          <w:rPr>
            <w:rFonts w:ascii="宋体" w:eastAsia="宋体" w:hAnsi="宋体" w:cs="宋体" w:hint="eastAsia"/>
            <w:lang w:val="fr-FR" w:eastAsia="zh-CN"/>
          </w:rPr>
          <w:t>。</w:t>
        </w:r>
      </w:ins>
    </w:p>
    <w:p w:rsidR="005A317D" w:rsidRPr="00F94CB9" w:rsidRDefault="005A317D">
      <w:pPr>
        <w:pStyle w:val="a3"/>
        <w:ind w:left="170" w:right="170"/>
        <w:jc w:val="both"/>
        <w:rPr>
          <w:lang w:val="fr-FR" w:eastAsia="zh-CN"/>
          <w:rPrChange w:id="16287" w:author="Peng Luqi" w:date="2019-10-13T14:50:00Z">
            <w:rPr>
              <w:sz w:val="25"/>
              <w:lang w:val="fr-FR"/>
            </w:rPr>
          </w:rPrChange>
        </w:rPr>
        <w:pPrChange w:id="16288" w:author="Peng Luqi" w:date="2019-10-13T14:20:00Z">
          <w:pPr>
            <w:pStyle w:val="a3"/>
          </w:pPr>
        </w:pPrChange>
      </w:pPr>
    </w:p>
    <w:p w:rsidR="002B38DF" w:rsidRPr="00F94CB9" w:rsidRDefault="005A317D">
      <w:pPr>
        <w:pStyle w:val="a4"/>
        <w:tabs>
          <w:tab w:val="left" w:pos="351"/>
        </w:tabs>
        <w:ind w:left="170" w:right="170" w:firstLine="0"/>
        <w:jc w:val="both"/>
        <w:rPr>
          <w:b/>
          <w:sz w:val="28"/>
          <w:szCs w:val="28"/>
          <w:lang w:val="fr-FR"/>
          <w:rPrChange w:id="16289" w:author="Peng Luqi" w:date="2019-10-13T14:50:00Z">
            <w:rPr>
              <w:b/>
              <w:lang w:val="fr-FR"/>
            </w:rPr>
          </w:rPrChange>
        </w:rPr>
        <w:pPrChange w:id="16290" w:author="Peng Luqi" w:date="2019-10-13T23:38:00Z">
          <w:pPr>
            <w:pStyle w:val="a4"/>
            <w:numPr>
              <w:numId w:val="6"/>
            </w:numPr>
            <w:tabs>
              <w:tab w:val="left" w:pos="351"/>
            </w:tabs>
            <w:ind w:left="350" w:hanging="220"/>
            <w:jc w:val="both"/>
          </w:pPr>
        </w:pPrChange>
      </w:pPr>
      <w:ins w:id="16291" w:author="Peng Luqi" w:date="2019-10-13T23:38:00Z">
        <w:r>
          <w:rPr>
            <w:b/>
            <w:sz w:val="28"/>
            <w:szCs w:val="28"/>
            <w:lang w:val="fr-FR"/>
          </w:rPr>
          <w:t xml:space="preserve">2. </w:t>
        </w:r>
      </w:ins>
      <w:r w:rsidR="00716360" w:rsidRPr="00F94CB9">
        <w:rPr>
          <w:b/>
          <w:sz w:val="28"/>
          <w:szCs w:val="28"/>
          <w:lang w:val="fr-FR"/>
          <w:rPrChange w:id="16292" w:author="Peng Luqi" w:date="2019-10-13T14:50:00Z">
            <w:rPr>
              <w:b/>
              <w:lang w:val="fr-FR"/>
            </w:rPr>
          </w:rPrChange>
        </w:rPr>
        <w:t>Pourquoi investir dans les BOX</w:t>
      </w:r>
      <w:r w:rsidR="00716360" w:rsidRPr="005A317D">
        <w:rPr>
          <w:b/>
          <w:sz w:val="28"/>
          <w:szCs w:val="28"/>
          <w:lang w:val="fr-FR"/>
          <w:rPrChange w:id="16293" w:author="Peng Luqi" w:date="2019-10-13T23:38:00Z">
            <w:rPr>
              <w:b/>
              <w:spacing w:val="-6"/>
              <w:lang w:val="fr-FR"/>
            </w:rPr>
          </w:rPrChange>
        </w:rPr>
        <w:t xml:space="preserve"> </w:t>
      </w:r>
      <w:r w:rsidR="00716360" w:rsidRPr="00F94CB9">
        <w:rPr>
          <w:b/>
          <w:sz w:val="28"/>
          <w:szCs w:val="28"/>
          <w:lang w:val="fr-FR"/>
          <w:rPrChange w:id="16294" w:author="Peng Luqi" w:date="2019-10-13T14:50:00Z">
            <w:rPr>
              <w:b/>
              <w:lang w:val="fr-FR"/>
            </w:rPr>
          </w:rPrChange>
        </w:rPr>
        <w:t>?</w:t>
      </w:r>
    </w:p>
    <w:p w:rsidR="002B38DF" w:rsidRPr="00F94CB9" w:rsidRDefault="002B38DF">
      <w:pPr>
        <w:pStyle w:val="a3"/>
        <w:ind w:left="170" w:right="170"/>
        <w:jc w:val="both"/>
        <w:rPr>
          <w:b/>
          <w:lang w:val="fr-FR"/>
          <w:rPrChange w:id="16295" w:author="Peng Luqi" w:date="2019-10-13T14:50:00Z">
            <w:rPr>
              <w:b/>
              <w:sz w:val="24"/>
              <w:lang w:val="fr-FR"/>
            </w:rPr>
          </w:rPrChange>
        </w:rPr>
        <w:pPrChange w:id="16296" w:author="Peng Luqi" w:date="2019-10-13T14:20:00Z">
          <w:pPr>
            <w:pStyle w:val="a3"/>
          </w:pPr>
        </w:pPrChange>
      </w:pPr>
    </w:p>
    <w:p w:rsidR="002B38DF" w:rsidRPr="00F94CB9" w:rsidRDefault="00716360">
      <w:pPr>
        <w:ind w:left="170" w:right="170"/>
        <w:jc w:val="both"/>
        <w:rPr>
          <w:sz w:val="28"/>
          <w:szCs w:val="28"/>
          <w:lang w:val="fr-FR"/>
          <w:rPrChange w:id="16297" w:author="Peng Luqi" w:date="2019-10-13T14:50:00Z">
            <w:rPr>
              <w:lang w:val="fr-FR"/>
            </w:rPr>
          </w:rPrChange>
        </w:rPr>
        <w:pPrChange w:id="16298" w:author="Peng Luqi" w:date="2019-10-13T14:20:00Z">
          <w:pPr>
            <w:spacing w:before="191" w:line="340" w:lineRule="auto"/>
            <w:ind w:left="130" w:right="184"/>
            <w:jc w:val="both"/>
          </w:pPr>
        </w:pPrChange>
      </w:pPr>
      <w:r w:rsidRPr="00F94CB9">
        <w:rPr>
          <w:i/>
          <w:color w:val="00B0F0"/>
          <w:sz w:val="28"/>
          <w:szCs w:val="28"/>
          <w:lang w:val="fr-FR"/>
          <w:rPrChange w:id="16299" w:author="Peng Luqi" w:date="2019-10-13T14:50:00Z">
            <w:rPr>
              <w:i/>
              <w:color w:val="00B0F0"/>
              <w:lang w:val="fr-FR"/>
            </w:rPr>
          </w:rPrChange>
        </w:rPr>
        <w:t>BOX</w:t>
      </w:r>
      <w:r w:rsidRPr="00F94CB9">
        <w:rPr>
          <w:i/>
          <w:color w:val="00B0F0"/>
          <w:spacing w:val="-13"/>
          <w:sz w:val="28"/>
          <w:szCs w:val="28"/>
          <w:lang w:val="fr-FR"/>
          <w:rPrChange w:id="16300" w:author="Peng Luqi" w:date="2019-10-13T14:50:00Z">
            <w:rPr>
              <w:i/>
              <w:color w:val="00B0F0"/>
              <w:spacing w:val="-13"/>
              <w:lang w:val="fr-FR"/>
            </w:rPr>
          </w:rPrChange>
        </w:rPr>
        <w:t xml:space="preserve"> </w:t>
      </w:r>
      <w:r w:rsidRPr="00F94CB9">
        <w:rPr>
          <w:sz w:val="28"/>
          <w:szCs w:val="28"/>
          <w:lang w:val="fr-FR"/>
          <w:rPrChange w:id="16301" w:author="Peng Luqi" w:date="2019-10-13T14:50:00Z">
            <w:rPr>
              <w:lang w:val="fr-FR"/>
            </w:rPr>
          </w:rPrChange>
        </w:rPr>
        <w:t>est</w:t>
      </w:r>
      <w:r w:rsidRPr="00F94CB9">
        <w:rPr>
          <w:spacing w:val="-13"/>
          <w:sz w:val="28"/>
          <w:szCs w:val="28"/>
          <w:lang w:val="fr-FR"/>
          <w:rPrChange w:id="16302" w:author="Peng Luqi" w:date="2019-10-13T14:50:00Z">
            <w:rPr>
              <w:spacing w:val="-13"/>
              <w:lang w:val="fr-FR"/>
            </w:rPr>
          </w:rPrChange>
        </w:rPr>
        <w:t xml:space="preserve"> </w:t>
      </w:r>
      <w:r w:rsidRPr="00F94CB9">
        <w:rPr>
          <w:sz w:val="28"/>
          <w:szCs w:val="28"/>
          <w:lang w:val="fr-FR"/>
          <w:rPrChange w:id="16303" w:author="Peng Luqi" w:date="2019-10-13T14:50:00Z">
            <w:rPr>
              <w:lang w:val="fr-FR"/>
            </w:rPr>
          </w:rPrChange>
        </w:rPr>
        <w:t>l</w:t>
      </w:r>
      <w:del w:id="16304" w:author="Peng Luqi" w:date="2019-10-13T14:43:00Z">
        <w:r w:rsidRPr="00F94CB9" w:rsidDel="00EF666F">
          <w:rPr>
            <w:sz w:val="28"/>
            <w:szCs w:val="28"/>
            <w:lang w:val="fr-FR"/>
            <w:rPrChange w:id="16305" w:author="Peng Luqi" w:date="2019-10-13T14:50:00Z">
              <w:rPr>
                <w:lang w:val="fr-FR"/>
              </w:rPr>
            </w:rPrChange>
          </w:rPr>
          <w:delText>’</w:delText>
        </w:r>
      </w:del>
      <w:ins w:id="16306" w:author="Peng Luqi" w:date="2019-10-13T14:43:00Z">
        <w:r w:rsidR="00EF666F" w:rsidRPr="00F94CB9">
          <w:rPr>
            <w:sz w:val="28"/>
            <w:szCs w:val="28"/>
            <w:lang w:val="fr-FR"/>
            <w:rPrChange w:id="16307" w:author="Peng Luqi" w:date="2019-10-13T14:50:00Z">
              <w:rPr>
                <w:lang w:val="fr-FR"/>
              </w:rPr>
            </w:rPrChange>
          </w:rPr>
          <w:t>’</w:t>
        </w:r>
      </w:ins>
      <w:r w:rsidRPr="00F94CB9">
        <w:rPr>
          <w:sz w:val="28"/>
          <w:szCs w:val="28"/>
          <w:lang w:val="fr-FR"/>
          <w:rPrChange w:id="16308" w:author="Peng Luqi" w:date="2019-10-13T14:50:00Z">
            <w:rPr>
              <w:lang w:val="fr-FR"/>
            </w:rPr>
          </w:rPrChange>
        </w:rPr>
        <w:t>abréviation</w:t>
      </w:r>
      <w:r w:rsidRPr="00F94CB9">
        <w:rPr>
          <w:spacing w:val="-13"/>
          <w:sz w:val="28"/>
          <w:szCs w:val="28"/>
          <w:lang w:val="fr-FR"/>
          <w:rPrChange w:id="16309" w:author="Peng Luqi" w:date="2019-10-13T14:50:00Z">
            <w:rPr>
              <w:spacing w:val="-13"/>
              <w:lang w:val="fr-FR"/>
            </w:rPr>
          </w:rPrChange>
        </w:rPr>
        <w:t xml:space="preserve"> </w:t>
      </w:r>
      <w:r w:rsidRPr="00F94CB9">
        <w:rPr>
          <w:sz w:val="28"/>
          <w:szCs w:val="28"/>
          <w:lang w:val="fr-FR"/>
          <w:rPrChange w:id="16310" w:author="Peng Luqi" w:date="2019-10-13T14:50:00Z">
            <w:rPr>
              <w:lang w:val="fr-FR"/>
            </w:rPr>
          </w:rPrChange>
        </w:rPr>
        <w:t>de</w:t>
      </w:r>
      <w:r w:rsidRPr="00F94CB9">
        <w:rPr>
          <w:spacing w:val="-13"/>
          <w:sz w:val="28"/>
          <w:szCs w:val="28"/>
          <w:lang w:val="fr-FR"/>
          <w:rPrChange w:id="16311" w:author="Peng Luqi" w:date="2019-10-13T14:50:00Z">
            <w:rPr>
              <w:spacing w:val="-13"/>
              <w:lang w:val="fr-FR"/>
            </w:rPr>
          </w:rPrChange>
        </w:rPr>
        <w:t xml:space="preserve"> </w:t>
      </w:r>
      <w:r w:rsidRPr="00F94CB9">
        <w:rPr>
          <w:sz w:val="28"/>
          <w:szCs w:val="28"/>
          <w:lang w:val="fr-FR"/>
          <w:rPrChange w:id="16312" w:author="Peng Luqi" w:date="2019-10-13T14:50:00Z">
            <w:rPr>
              <w:lang w:val="fr-FR"/>
            </w:rPr>
          </w:rPrChange>
        </w:rPr>
        <w:t>Btc</w:t>
      </w:r>
      <w:r w:rsidRPr="00F94CB9">
        <w:rPr>
          <w:spacing w:val="-13"/>
          <w:sz w:val="28"/>
          <w:szCs w:val="28"/>
          <w:lang w:val="fr-FR"/>
          <w:rPrChange w:id="16313" w:author="Peng Luqi" w:date="2019-10-13T14:50:00Z">
            <w:rPr>
              <w:spacing w:val="-13"/>
              <w:lang w:val="fr-FR"/>
            </w:rPr>
          </w:rPrChange>
        </w:rPr>
        <w:t xml:space="preserve"> </w:t>
      </w:r>
      <w:r w:rsidRPr="00F94CB9">
        <w:rPr>
          <w:sz w:val="28"/>
          <w:szCs w:val="28"/>
          <w:lang w:val="fr-FR"/>
          <w:rPrChange w:id="16314" w:author="Peng Luqi" w:date="2019-10-13T14:50:00Z">
            <w:rPr>
              <w:lang w:val="fr-FR"/>
            </w:rPr>
          </w:rPrChange>
        </w:rPr>
        <w:t>+</w:t>
      </w:r>
      <w:r w:rsidRPr="00F94CB9">
        <w:rPr>
          <w:spacing w:val="-13"/>
          <w:sz w:val="28"/>
          <w:szCs w:val="28"/>
          <w:lang w:val="fr-FR"/>
          <w:rPrChange w:id="16315" w:author="Peng Luqi" w:date="2019-10-13T14:50:00Z">
            <w:rPr>
              <w:spacing w:val="-13"/>
              <w:lang w:val="fr-FR"/>
            </w:rPr>
          </w:rPrChange>
        </w:rPr>
        <w:t xml:space="preserve"> </w:t>
      </w:r>
      <w:r w:rsidRPr="00F94CB9">
        <w:rPr>
          <w:sz w:val="28"/>
          <w:szCs w:val="28"/>
          <w:lang w:val="fr-FR"/>
          <w:rPrChange w:id="16316" w:author="Peng Luqi" w:date="2019-10-13T14:50:00Z">
            <w:rPr>
              <w:lang w:val="fr-FR"/>
            </w:rPr>
          </w:rPrChange>
        </w:rPr>
        <w:t>eOs</w:t>
      </w:r>
      <w:r w:rsidRPr="00F94CB9">
        <w:rPr>
          <w:spacing w:val="-13"/>
          <w:sz w:val="28"/>
          <w:szCs w:val="28"/>
          <w:lang w:val="fr-FR"/>
          <w:rPrChange w:id="16317" w:author="Peng Luqi" w:date="2019-10-13T14:50:00Z">
            <w:rPr>
              <w:spacing w:val="-13"/>
              <w:lang w:val="fr-FR"/>
            </w:rPr>
          </w:rPrChange>
        </w:rPr>
        <w:t xml:space="preserve"> </w:t>
      </w:r>
      <w:r w:rsidRPr="00F94CB9">
        <w:rPr>
          <w:sz w:val="28"/>
          <w:szCs w:val="28"/>
          <w:lang w:val="fr-FR"/>
          <w:rPrChange w:id="16318" w:author="Peng Luqi" w:date="2019-10-13T14:50:00Z">
            <w:rPr>
              <w:lang w:val="fr-FR"/>
            </w:rPr>
          </w:rPrChange>
        </w:rPr>
        <w:t>+</w:t>
      </w:r>
      <w:r w:rsidRPr="00F94CB9">
        <w:rPr>
          <w:spacing w:val="-13"/>
          <w:sz w:val="28"/>
          <w:szCs w:val="28"/>
          <w:lang w:val="fr-FR"/>
          <w:rPrChange w:id="16319" w:author="Peng Luqi" w:date="2019-10-13T14:50:00Z">
            <w:rPr>
              <w:spacing w:val="-13"/>
              <w:lang w:val="fr-FR"/>
            </w:rPr>
          </w:rPrChange>
        </w:rPr>
        <w:t xml:space="preserve"> </w:t>
      </w:r>
      <w:r w:rsidRPr="00F94CB9">
        <w:rPr>
          <w:sz w:val="28"/>
          <w:szCs w:val="28"/>
          <w:lang w:val="fr-FR"/>
          <w:rPrChange w:id="16320" w:author="Peng Luqi" w:date="2019-10-13T14:50:00Z">
            <w:rPr>
              <w:lang w:val="fr-FR"/>
            </w:rPr>
          </w:rPrChange>
        </w:rPr>
        <w:t>Xin,</w:t>
      </w:r>
      <w:r w:rsidRPr="00F94CB9">
        <w:rPr>
          <w:spacing w:val="-13"/>
          <w:sz w:val="28"/>
          <w:szCs w:val="28"/>
          <w:lang w:val="fr-FR"/>
          <w:rPrChange w:id="16321" w:author="Peng Luqi" w:date="2019-10-13T14:50:00Z">
            <w:rPr>
              <w:spacing w:val="-13"/>
              <w:lang w:val="fr-FR"/>
            </w:rPr>
          </w:rPrChange>
        </w:rPr>
        <w:t xml:space="preserve"> </w:t>
      </w:r>
      <w:r w:rsidRPr="00F94CB9">
        <w:rPr>
          <w:sz w:val="28"/>
          <w:szCs w:val="28"/>
          <w:lang w:val="fr-FR"/>
          <w:rPrChange w:id="16322" w:author="Peng Luqi" w:date="2019-10-13T14:50:00Z">
            <w:rPr>
              <w:lang w:val="fr-FR"/>
            </w:rPr>
          </w:rPrChange>
        </w:rPr>
        <w:t>et</w:t>
      </w:r>
      <w:r w:rsidRPr="00F94CB9">
        <w:rPr>
          <w:spacing w:val="-13"/>
          <w:sz w:val="28"/>
          <w:szCs w:val="28"/>
          <w:lang w:val="fr-FR"/>
          <w:rPrChange w:id="16323" w:author="Peng Luqi" w:date="2019-10-13T14:50:00Z">
            <w:rPr>
              <w:spacing w:val="-13"/>
              <w:lang w:val="fr-FR"/>
            </w:rPr>
          </w:rPrChange>
        </w:rPr>
        <w:t xml:space="preserve"> </w:t>
      </w:r>
      <w:r w:rsidRPr="00F94CB9">
        <w:rPr>
          <w:sz w:val="28"/>
          <w:szCs w:val="28"/>
          <w:lang w:val="fr-FR"/>
          <w:rPrChange w:id="16324" w:author="Peng Luqi" w:date="2019-10-13T14:50:00Z">
            <w:rPr>
              <w:lang w:val="fr-FR"/>
            </w:rPr>
          </w:rPrChange>
        </w:rPr>
        <w:t>un</w:t>
      </w:r>
      <w:r w:rsidRPr="00F94CB9">
        <w:rPr>
          <w:spacing w:val="-13"/>
          <w:sz w:val="28"/>
          <w:szCs w:val="28"/>
          <w:lang w:val="fr-FR"/>
          <w:rPrChange w:id="16325" w:author="Peng Luqi" w:date="2019-10-13T14:50:00Z">
            <w:rPr>
              <w:spacing w:val="-13"/>
              <w:lang w:val="fr-FR"/>
            </w:rPr>
          </w:rPrChange>
        </w:rPr>
        <w:t xml:space="preserve"> </w:t>
      </w:r>
      <w:r w:rsidRPr="00F94CB9">
        <w:rPr>
          <w:i/>
          <w:color w:val="00B0F0"/>
          <w:sz w:val="28"/>
          <w:szCs w:val="28"/>
          <w:lang w:val="fr-FR"/>
          <w:rPrChange w:id="16326" w:author="Peng Luqi" w:date="2019-10-13T14:50:00Z">
            <w:rPr>
              <w:i/>
              <w:color w:val="00B0F0"/>
              <w:lang w:val="fr-FR"/>
            </w:rPr>
          </w:rPrChange>
        </w:rPr>
        <w:t>BOX</w:t>
      </w:r>
      <w:r w:rsidRPr="00F94CB9">
        <w:rPr>
          <w:i/>
          <w:color w:val="00B0F0"/>
          <w:spacing w:val="-13"/>
          <w:sz w:val="28"/>
          <w:szCs w:val="28"/>
          <w:lang w:val="fr-FR"/>
          <w:rPrChange w:id="16327" w:author="Peng Luqi" w:date="2019-10-13T14:50:00Z">
            <w:rPr>
              <w:i/>
              <w:color w:val="00B0F0"/>
              <w:spacing w:val="-13"/>
              <w:lang w:val="fr-FR"/>
            </w:rPr>
          </w:rPrChange>
        </w:rPr>
        <w:t xml:space="preserve"> </w:t>
      </w:r>
      <w:r w:rsidRPr="00F94CB9">
        <w:rPr>
          <w:sz w:val="28"/>
          <w:szCs w:val="28"/>
          <w:lang w:val="fr-FR"/>
          <w:rPrChange w:id="16328" w:author="Peng Luqi" w:date="2019-10-13T14:50:00Z">
            <w:rPr>
              <w:lang w:val="fr-FR"/>
            </w:rPr>
          </w:rPrChange>
        </w:rPr>
        <w:t>lui-même</w:t>
      </w:r>
      <w:r w:rsidRPr="00F94CB9">
        <w:rPr>
          <w:spacing w:val="-13"/>
          <w:sz w:val="28"/>
          <w:szCs w:val="28"/>
          <w:lang w:val="fr-FR"/>
          <w:rPrChange w:id="16329" w:author="Peng Luqi" w:date="2019-10-13T14:50:00Z">
            <w:rPr>
              <w:spacing w:val="-13"/>
              <w:lang w:val="fr-FR"/>
            </w:rPr>
          </w:rPrChange>
        </w:rPr>
        <w:t xml:space="preserve"> </w:t>
      </w:r>
      <w:r w:rsidRPr="00F94CB9">
        <w:rPr>
          <w:sz w:val="28"/>
          <w:szCs w:val="28"/>
          <w:lang w:val="fr-FR"/>
          <w:rPrChange w:id="16330" w:author="Peng Luqi" w:date="2019-10-13T14:50:00Z">
            <w:rPr>
              <w:lang w:val="fr-FR"/>
            </w:rPr>
          </w:rPrChange>
        </w:rPr>
        <w:t>correspond</w:t>
      </w:r>
      <w:r w:rsidRPr="00F94CB9">
        <w:rPr>
          <w:spacing w:val="-13"/>
          <w:sz w:val="28"/>
          <w:szCs w:val="28"/>
          <w:lang w:val="fr-FR"/>
          <w:rPrChange w:id="16331" w:author="Peng Luqi" w:date="2019-10-13T14:50:00Z">
            <w:rPr>
              <w:spacing w:val="-13"/>
              <w:lang w:val="fr-FR"/>
            </w:rPr>
          </w:rPrChange>
        </w:rPr>
        <w:t xml:space="preserve"> </w:t>
      </w:r>
      <w:r w:rsidRPr="00F94CB9">
        <w:rPr>
          <w:sz w:val="28"/>
          <w:szCs w:val="28"/>
          <w:lang w:val="fr-FR"/>
          <w:rPrChange w:id="16332" w:author="Peng Luqi" w:date="2019-10-13T14:50:00Z">
            <w:rPr>
              <w:lang w:val="fr-FR"/>
            </w:rPr>
          </w:rPrChange>
        </w:rPr>
        <w:t>exactement</w:t>
      </w:r>
      <w:r w:rsidRPr="00F94CB9">
        <w:rPr>
          <w:spacing w:val="-13"/>
          <w:sz w:val="28"/>
          <w:szCs w:val="28"/>
          <w:lang w:val="fr-FR"/>
          <w:rPrChange w:id="16333" w:author="Peng Luqi" w:date="2019-10-13T14:50:00Z">
            <w:rPr>
              <w:spacing w:val="-13"/>
              <w:lang w:val="fr-FR"/>
            </w:rPr>
          </w:rPrChange>
        </w:rPr>
        <w:t xml:space="preserve"> </w:t>
      </w:r>
      <w:r w:rsidRPr="00F94CB9">
        <w:rPr>
          <w:sz w:val="28"/>
          <w:szCs w:val="28"/>
          <w:lang w:val="fr-FR"/>
          <w:rPrChange w:id="16334" w:author="Peng Luqi" w:date="2019-10-13T14:50:00Z">
            <w:rPr>
              <w:lang w:val="fr-FR"/>
            </w:rPr>
          </w:rPrChange>
        </w:rPr>
        <w:t>à</w:t>
      </w:r>
      <w:r w:rsidRPr="00F94CB9">
        <w:rPr>
          <w:spacing w:val="-13"/>
          <w:sz w:val="28"/>
          <w:szCs w:val="28"/>
          <w:lang w:val="fr-FR"/>
          <w:rPrChange w:id="16335" w:author="Peng Luqi" w:date="2019-10-13T14:50:00Z">
            <w:rPr>
              <w:spacing w:val="-13"/>
              <w:lang w:val="fr-FR"/>
            </w:rPr>
          </w:rPrChange>
        </w:rPr>
        <w:t xml:space="preserve"> </w:t>
      </w:r>
      <w:r w:rsidRPr="00F94CB9">
        <w:rPr>
          <w:sz w:val="28"/>
          <w:szCs w:val="28"/>
          <w:lang w:val="fr-FR"/>
          <w:rPrChange w:id="16336" w:author="Peng Luqi" w:date="2019-10-13T14:50:00Z">
            <w:rPr>
              <w:lang w:val="fr-FR"/>
            </w:rPr>
          </w:rPrChange>
        </w:rPr>
        <w:t>la</w:t>
      </w:r>
      <w:r w:rsidRPr="00F94CB9">
        <w:rPr>
          <w:spacing w:val="-13"/>
          <w:sz w:val="28"/>
          <w:szCs w:val="28"/>
          <w:lang w:val="fr-FR"/>
          <w:rPrChange w:id="16337" w:author="Peng Luqi" w:date="2019-10-13T14:50:00Z">
            <w:rPr>
              <w:spacing w:val="-13"/>
              <w:lang w:val="fr-FR"/>
            </w:rPr>
          </w:rPrChange>
        </w:rPr>
        <w:t xml:space="preserve"> </w:t>
      </w:r>
      <w:r w:rsidRPr="00F94CB9">
        <w:rPr>
          <w:sz w:val="28"/>
          <w:szCs w:val="28"/>
          <w:lang w:val="fr-FR"/>
          <w:rPrChange w:id="16338" w:author="Peng Luqi" w:date="2019-10-13T14:50:00Z">
            <w:rPr>
              <w:lang w:val="fr-FR"/>
            </w:rPr>
          </w:rPrChange>
        </w:rPr>
        <w:t xml:space="preserve">signification de « box » en chinois. De plus, les </w:t>
      </w:r>
      <w:r w:rsidRPr="00F94CB9">
        <w:rPr>
          <w:i/>
          <w:color w:val="00B0F0"/>
          <w:sz w:val="28"/>
          <w:szCs w:val="28"/>
          <w:lang w:val="fr-FR"/>
          <w:rPrChange w:id="16339" w:author="Peng Luqi" w:date="2019-10-13T14:50:00Z">
            <w:rPr>
              <w:i/>
              <w:color w:val="00B0F0"/>
              <w:lang w:val="fr-FR"/>
            </w:rPr>
          </w:rPrChange>
        </w:rPr>
        <w:t xml:space="preserve">BOX </w:t>
      </w:r>
      <w:r w:rsidRPr="00F94CB9">
        <w:rPr>
          <w:sz w:val="28"/>
          <w:szCs w:val="28"/>
          <w:lang w:val="fr-FR"/>
          <w:rPrChange w:id="16340" w:author="Peng Luqi" w:date="2019-10-13T14:50:00Z">
            <w:rPr>
              <w:lang w:val="fr-FR"/>
            </w:rPr>
          </w:rPrChange>
        </w:rPr>
        <w:t>sont un produit ETF conçu par Li</w:t>
      </w:r>
      <w:r w:rsidRPr="00F94CB9">
        <w:rPr>
          <w:spacing w:val="-24"/>
          <w:sz w:val="28"/>
          <w:szCs w:val="28"/>
          <w:lang w:val="fr-FR"/>
          <w:rPrChange w:id="16341" w:author="Peng Luqi" w:date="2019-10-13T14:50:00Z">
            <w:rPr>
              <w:spacing w:val="-24"/>
              <w:lang w:val="fr-FR"/>
            </w:rPr>
          </w:rPrChange>
        </w:rPr>
        <w:t xml:space="preserve"> </w:t>
      </w:r>
      <w:r w:rsidRPr="00F94CB9">
        <w:rPr>
          <w:sz w:val="28"/>
          <w:szCs w:val="28"/>
          <w:lang w:val="fr-FR"/>
          <w:rPrChange w:id="16342" w:author="Peng Luqi" w:date="2019-10-13T14:50:00Z">
            <w:rPr>
              <w:lang w:val="fr-FR"/>
            </w:rPr>
          </w:rPrChange>
        </w:rPr>
        <w:t>Xiaolai.</w:t>
      </w:r>
    </w:p>
    <w:p w:rsidR="002B38DF" w:rsidRPr="00F94CB9" w:rsidDel="005A317D" w:rsidRDefault="002B38DF">
      <w:pPr>
        <w:pStyle w:val="a3"/>
        <w:ind w:left="170" w:right="170"/>
        <w:jc w:val="both"/>
        <w:rPr>
          <w:del w:id="16343" w:author="Peng Luqi" w:date="2019-10-13T23:39:00Z"/>
          <w:lang w:val="fr-FR"/>
          <w:rPrChange w:id="16344" w:author="Peng Luqi" w:date="2019-10-13T14:50:00Z">
            <w:rPr>
              <w:del w:id="16345" w:author="Peng Luqi" w:date="2019-10-13T23:39:00Z"/>
              <w:sz w:val="24"/>
              <w:lang w:val="fr-FR"/>
            </w:rPr>
          </w:rPrChange>
        </w:rPr>
        <w:pPrChange w:id="16346" w:author="Peng Luqi" w:date="2019-10-13T14:20:00Z">
          <w:pPr>
            <w:pStyle w:val="a3"/>
          </w:pPr>
        </w:pPrChange>
      </w:pPr>
    </w:p>
    <w:p w:rsidR="002B38DF" w:rsidRPr="00F94CB9" w:rsidRDefault="002B38DF">
      <w:pPr>
        <w:pStyle w:val="a3"/>
        <w:ind w:left="170" w:right="170"/>
        <w:jc w:val="both"/>
        <w:rPr>
          <w:lang w:val="fr-FR"/>
          <w:rPrChange w:id="16347" w:author="Peng Luqi" w:date="2019-10-13T14:50:00Z">
            <w:rPr>
              <w:sz w:val="32"/>
              <w:lang w:val="fr-FR"/>
            </w:rPr>
          </w:rPrChange>
        </w:rPr>
        <w:pPrChange w:id="16348" w:author="Peng Luqi" w:date="2019-10-13T14:20:00Z">
          <w:pPr>
            <w:pStyle w:val="a3"/>
            <w:spacing w:before="9"/>
          </w:pPr>
        </w:pPrChange>
      </w:pPr>
    </w:p>
    <w:p w:rsidR="002B38DF" w:rsidRPr="00F94CB9" w:rsidRDefault="00716360">
      <w:pPr>
        <w:ind w:left="170" w:right="170"/>
        <w:jc w:val="both"/>
        <w:rPr>
          <w:rFonts w:ascii="Arial"/>
          <w:i/>
          <w:sz w:val="28"/>
          <w:szCs w:val="28"/>
          <w:lang w:val="fr-FR"/>
          <w:rPrChange w:id="16349" w:author="Peng Luqi" w:date="2019-10-13T14:50:00Z">
            <w:rPr>
              <w:rFonts w:ascii="Arial"/>
              <w:i/>
              <w:lang w:val="fr-FR"/>
            </w:rPr>
          </w:rPrChange>
        </w:rPr>
        <w:pPrChange w:id="16350" w:author="Peng Luqi" w:date="2019-10-13T14:20:00Z">
          <w:pPr>
            <w:ind w:left="130"/>
            <w:jc w:val="both"/>
          </w:pPr>
        </w:pPrChange>
      </w:pPr>
      <w:r w:rsidRPr="00F94CB9">
        <w:rPr>
          <w:sz w:val="28"/>
          <w:szCs w:val="28"/>
          <w:lang w:val="fr-FR"/>
          <w:rPrChange w:id="16351" w:author="Peng Luqi" w:date="2019-10-13T14:50:00Z">
            <w:rPr>
              <w:lang w:val="fr-FR"/>
            </w:rPr>
          </w:rPrChange>
        </w:rPr>
        <w:t xml:space="preserve">Achat de BOX sur le site Web b.watch : </w:t>
      </w:r>
      <w:r w:rsidRPr="00F94CB9">
        <w:rPr>
          <w:rFonts w:ascii="Arial"/>
          <w:i/>
          <w:color w:val="1155CC"/>
          <w:sz w:val="28"/>
          <w:szCs w:val="28"/>
          <w:lang w:val="fr-FR"/>
          <w:rPrChange w:id="16352" w:author="Peng Luqi" w:date="2019-10-13T14:50:00Z">
            <w:rPr>
              <w:rFonts w:ascii="Arial"/>
              <w:i/>
              <w:color w:val="1155CC"/>
              <w:lang w:val="fr-FR"/>
            </w:rPr>
          </w:rPrChange>
        </w:rPr>
        <w:t>https://b.watchblockchainblockchain</w:t>
      </w:r>
    </w:p>
    <w:p w:rsidR="002B38DF" w:rsidRPr="00F94CB9" w:rsidDel="005A317D" w:rsidRDefault="002B38DF">
      <w:pPr>
        <w:pStyle w:val="a3"/>
        <w:ind w:left="170" w:right="170"/>
        <w:jc w:val="both"/>
        <w:rPr>
          <w:del w:id="16353" w:author="Peng Luqi" w:date="2019-10-13T23:39:00Z"/>
          <w:rFonts w:ascii="Arial"/>
          <w:i/>
          <w:lang w:val="fr-FR"/>
          <w:rPrChange w:id="16354" w:author="Peng Luqi" w:date="2019-10-13T14:50:00Z">
            <w:rPr>
              <w:del w:id="16355" w:author="Peng Luqi" w:date="2019-10-13T23:39:00Z"/>
              <w:rFonts w:ascii="Arial"/>
              <w:i/>
              <w:sz w:val="24"/>
              <w:lang w:val="fr-FR"/>
            </w:rPr>
          </w:rPrChange>
        </w:rPr>
        <w:pPrChange w:id="16356" w:author="Peng Luqi" w:date="2019-10-13T14:20:00Z">
          <w:pPr>
            <w:pStyle w:val="a3"/>
          </w:pPr>
        </w:pPrChange>
      </w:pPr>
    </w:p>
    <w:p w:rsidR="002B38DF" w:rsidRPr="00F94CB9" w:rsidRDefault="002B38DF">
      <w:pPr>
        <w:pStyle w:val="a3"/>
        <w:ind w:left="170" w:right="170"/>
        <w:jc w:val="both"/>
        <w:rPr>
          <w:rFonts w:ascii="Arial"/>
          <w:i/>
          <w:lang w:val="fr-FR"/>
          <w:rPrChange w:id="16357" w:author="Peng Luqi" w:date="2019-10-13T14:50:00Z">
            <w:rPr>
              <w:rFonts w:ascii="Arial"/>
              <w:i/>
              <w:sz w:val="21"/>
              <w:lang w:val="fr-FR"/>
            </w:rPr>
          </w:rPrChange>
        </w:rPr>
        <w:pPrChange w:id="16358" w:author="Peng Luqi" w:date="2019-10-13T14:20:00Z">
          <w:pPr>
            <w:pStyle w:val="a3"/>
            <w:spacing w:before="2"/>
          </w:pPr>
        </w:pPrChange>
      </w:pPr>
    </w:p>
    <w:p w:rsidR="002B38DF" w:rsidRDefault="005A317D" w:rsidP="005A317D">
      <w:pPr>
        <w:pStyle w:val="a4"/>
        <w:tabs>
          <w:tab w:val="left" w:pos="461"/>
        </w:tabs>
        <w:ind w:left="170" w:right="170" w:firstLine="0"/>
        <w:jc w:val="both"/>
        <w:rPr>
          <w:ins w:id="16359" w:author="Peng Luqi" w:date="2019-10-13T23:39:00Z"/>
          <w:b/>
          <w:sz w:val="28"/>
          <w:szCs w:val="28"/>
          <w:lang w:val="fr-FR"/>
        </w:rPr>
      </w:pPr>
      <w:ins w:id="16360" w:author="Peng Luqi" w:date="2019-10-13T23:39:00Z">
        <w:r>
          <w:rPr>
            <w:b/>
            <w:sz w:val="28"/>
            <w:szCs w:val="28"/>
            <w:lang w:val="fr-FR"/>
          </w:rPr>
          <w:t xml:space="preserve">2.1 </w:t>
        </w:r>
      </w:ins>
      <w:r w:rsidR="00716360" w:rsidRPr="00F94CB9">
        <w:rPr>
          <w:b/>
          <w:sz w:val="28"/>
          <w:szCs w:val="28"/>
          <w:lang w:val="fr-FR"/>
          <w:rPrChange w:id="16361" w:author="Peng Luqi" w:date="2019-10-13T14:50:00Z">
            <w:rPr>
              <w:b/>
            </w:rPr>
          </w:rPrChange>
        </w:rPr>
        <w:t>Détails du</w:t>
      </w:r>
      <w:r w:rsidR="00716360" w:rsidRPr="00F94CB9">
        <w:rPr>
          <w:b/>
          <w:spacing w:val="-3"/>
          <w:sz w:val="28"/>
          <w:szCs w:val="28"/>
          <w:lang w:val="fr-FR"/>
          <w:rPrChange w:id="16362" w:author="Peng Luqi" w:date="2019-10-13T14:50:00Z">
            <w:rPr>
              <w:b/>
              <w:spacing w:val="-3"/>
            </w:rPr>
          </w:rPrChange>
        </w:rPr>
        <w:t xml:space="preserve"> </w:t>
      </w:r>
      <w:r w:rsidR="00716360" w:rsidRPr="00F94CB9">
        <w:rPr>
          <w:b/>
          <w:sz w:val="28"/>
          <w:szCs w:val="28"/>
          <w:lang w:val="fr-FR"/>
          <w:rPrChange w:id="16363" w:author="Peng Luqi" w:date="2019-10-13T14:50:00Z">
            <w:rPr>
              <w:b/>
            </w:rPr>
          </w:rPrChange>
        </w:rPr>
        <w:t>BOX</w:t>
      </w:r>
    </w:p>
    <w:p w:rsidR="005A317D" w:rsidRDefault="005A317D" w:rsidP="005A317D">
      <w:pPr>
        <w:pStyle w:val="a4"/>
        <w:tabs>
          <w:tab w:val="left" w:pos="461"/>
        </w:tabs>
        <w:ind w:left="170" w:right="170" w:firstLine="0"/>
        <w:jc w:val="both"/>
        <w:rPr>
          <w:ins w:id="16364" w:author="Peng Luqi" w:date="2019-10-13T23:39:00Z"/>
          <w:b/>
          <w:sz w:val="28"/>
          <w:szCs w:val="28"/>
          <w:lang w:val="fr-FR"/>
        </w:rPr>
      </w:pPr>
    </w:p>
    <w:p w:rsidR="005A317D" w:rsidRPr="00F94CB9" w:rsidDel="005A317D" w:rsidRDefault="005A317D">
      <w:pPr>
        <w:pStyle w:val="a4"/>
        <w:tabs>
          <w:tab w:val="left" w:pos="461"/>
        </w:tabs>
        <w:ind w:left="170" w:right="170" w:firstLine="0"/>
        <w:jc w:val="both"/>
        <w:rPr>
          <w:del w:id="16365" w:author="Peng Luqi" w:date="2019-10-13T23:39:00Z"/>
          <w:b/>
          <w:sz w:val="28"/>
          <w:szCs w:val="28"/>
          <w:lang w:val="fr-FR"/>
          <w:rPrChange w:id="16366" w:author="Peng Luqi" w:date="2019-10-13T14:50:00Z">
            <w:rPr>
              <w:del w:id="16367" w:author="Peng Luqi" w:date="2019-10-13T23:39:00Z"/>
              <w:b/>
            </w:rPr>
          </w:rPrChange>
        </w:rPr>
        <w:pPrChange w:id="16368" w:author="Peng Luqi" w:date="2019-10-13T23:39:00Z">
          <w:pPr>
            <w:pStyle w:val="a4"/>
            <w:numPr>
              <w:ilvl w:val="1"/>
              <w:numId w:val="5"/>
            </w:numPr>
            <w:tabs>
              <w:tab w:val="left" w:pos="461"/>
            </w:tabs>
            <w:spacing w:before="1"/>
            <w:ind w:left="460" w:hanging="330"/>
            <w:jc w:val="both"/>
          </w:pPr>
        </w:pPrChange>
      </w:pPr>
    </w:p>
    <w:p w:rsidR="00000000" w:rsidRDefault="0010589D">
      <w:pPr>
        <w:ind w:left="170" w:right="170"/>
        <w:jc w:val="both"/>
        <w:rPr>
          <w:del w:id="16369" w:author="Peng Luqi" w:date="2019-10-13T23:39:00Z"/>
          <w:sz w:val="28"/>
          <w:szCs w:val="28"/>
          <w:lang w:val="fr-FR"/>
          <w:rPrChange w:id="16370" w:author="Peng Luqi" w:date="2019-10-13T14:50:00Z">
            <w:rPr>
              <w:del w:id="16371" w:author="Peng Luqi" w:date="2019-10-13T23:39:00Z"/>
            </w:rPr>
          </w:rPrChange>
        </w:rPr>
        <w:sectPr w:rsidR="00000000">
          <w:pgSz w:w="11910" w:h="16840"/>
          <w:pgMar w:top="1440" w:right="1240" w:bottom="280" w:left="1320" w:header="720" w:footer="720" w:gutter="0"/>
          <w:cols w:space="720"/>
        </w:sectPr>
        <w:pPrChange w:id="16372" w:author="Peng Luqi" w:date="2019-10-13T14:20:00Z">
          <w:pPr>
            <w:jc w:val="both"/>
          </w:pPr>
        </w:pPrChange>
      </w:pPr>
    </w:p>
    <w:p w:rsidR="002B38DF" w:rsidRPr="00F94CB9" w:rsidRDefault="00716360">
      <w:pPr>
        <w:ind w:left="170" w:right="170"/>
        <w:jc w:val="both"/>
        <w:rPr>
          <w:sz w:val="28"/>
          <w:szCs w:val="28"/>
          <w:lang w:val="fr-FR"/>
          <w:rPrChange w:id="16373" w:author="Peng Luqi" w:date="2019-10-13T14:50:00Z">
            <w:rPr/>
          </w:rPrChange>
        </w:rPr>
        <w:pPrChange w:id="16374" w:author="Peng Luqi" w:date="2019-10-13T14:20:00Z">
          <w:pPr>
            <w:spacing w:before="68"/>
            <w:ind w:left="130" w:right="185"/>
            <w:jc w:val="both"/>
          </w:pPr>
        </w:pPrChange>
      </w:pPr>
      <w:r w:rsidRPr="00F94CB9">
        <w:rPr>
          <w:sz w:val="28"/>
          <w:szCs w:val="28"/>
          <w:lang w:val="fr-FR"/>
          <w:rPrChange w:id="16375" w:author="Peng Luqi" w:date="2019-10-13T14:50:00Z">
            <w:rPr>
              <w:lang w:val="fr-FR"/>
            </w:rPr>
          </w:rPrChange>
        </w:rPr>
        <w:t xml:space="preserve">Le </w:t>
      </w:r>
      <w:r w:rsidRPr="00F94CB9">
        <w:rPr>
          <w:i/>
          <w:color w:val="00B0F0"/>
          <w:sz w:val="28"/>
          <w:szCs w:val="28"/>
          <w:lang w:val="fr-FR"/>
          <w:rPrChange w:id="16376" w:author="Peng Luqi" w:date="2019-10-13T14:50:00Z">
            <w:rPr>
              <w:i/>
              <w:color w:val="00B0F0"/>
              <w:lang w:val="fr-FR"/>
            </w:rPr>
          </w:rPrChange>
        </w:rPr>
        <w:t>BOX</w:t>
      </w:r>
      <w:r w:rsidRPr="00F94CB9">
        <w:rPr>
          <w:sz w:val="28"/>
          <w:szCs w:val="28"/>
          <w:lang w:val="fr-FR"/>
          <w:rPrChange w:id="16377" w:author="Peng Luqi" w:date="2019-10-13T14:50:00Z">
            <w:rPr>
              <w:lang w:val="fr-FR"/>
            </w:rPr>
          </w:rPrChange>
        </w:rPr>
        <w:t>, tout simplement, ancre les références blockchain (Token) du « panier des objectifs d</w:t>
      </w:r>
      <w:del w:id="16378" w:author="Peng Luqi" w:date="2019-10-13T14:43:00Z">
        <w:r w:rsidRPr="00F94CB9" w:rsidDel="00EF666F">
          <w:rPr>
            <w:sz w:val="28"/>
            <w:szCs w:val="28"/>
            <w:lang w:val="fr-FR"/>
            <w:rPrChange w:id="16379" w:author="Peng Luqi" w:date="2019-10-13T14:50:00Z">
              <w:rPr>
                <w:lang w:val="fr-FR"/>
              </w:rPr>
            </w:rPrChange>
          </w:rPr>
          <w:delText>’</w:delText>
        </w:r>
      </w:del>
      <w:ins w:id="16380" w:author="Peng Luqi" w:date="2019-10-13T14:43:00Z">
        <w:r w:rsidR="00EF666F" w:rsidRPr="00F94CB9">
          <w:rPr>
            <w:sz w:val="28"/>
            <w:szCs w:val="28"/>
            <w:lang w:val="fr-FR"/>
            <w:rPrChange w:id="16381" w:author="Peng Luqi" w:date="2019-10-13T14:50:00Z">
              <w:rPr>
                <w:lang w:val="fr-FR"/>
              </w:rPr>
            </w:rPrChange>
          </w:rPr>
          <w:t>’</w:t>
        </w:r>
      </w:ins>
      <w:r w:rsidRPr="00F94CB9">
        <w:rPr>
          <w:sz w:val="28"/>
          <w:szCs w:val="28"/>
          <w:lang w:val="fr-FR"/>
          <w:rPrChange w:id="16382" w:author="Peng Luqi" w:date="2019-10-13T14:50:00Z">
            <w:rPr>
              <w:lang w:val="fr-FR"/>
            </w:rPr>
          </w:rPrChange>
        </w:rPr>
        <w:t>investissement d</w:t>
      </w:r>
      <w:del w:id="16383" w:author="Peng Luqi" w:date="2019-10-13T14:43:00Z">
        <w:r w:rsidRPr="00F94CB9" w:rsidDel="00EF666F">
          <w:rPr>
            <w:sz w:val="28"/>
            <w:szCs w:val="28"/>
            <w:lang w:val="fr-FR"/>
            <w:rPrChange w:id="16384" w:author="Peng Luqi" w:date="2019-10-13T14:50:00Z">
              <w:rPr>
                <w:lang w:val="fr-FR"/>
              </w:rPr>
            </w:rPrChange>
          </w:rPr>
          <w:delText>’</w:delText>
        </w:r>
      </w:del>
      <w:ins w:id="16385" w:author="Peng Luqi" w:date="2019-10-13T14:43:00Z">
        <w:r w:rsidR="00EF666F" w:rsidRPr="00F94CB9">
          <w:rPr>
            <w:sz w:val="28"/>
            <w:szCs w:val="28"/>
            <w:lang w:val="fr-FR"/>
            <w:rPrChange w:id="16386" w:author="Peng Luqi" w:date="2019-10-13T14:50:00Z">
              <w:rPr>
                <w:lang w:val="fr-FR"/>
              </w:rPr>
            </w:rPrChange>
          </w:rPr>
          <w:t>’</w:t>
        </w:r>
      </w:ins>
      <w:r w:rsidRPr="00F94CB9">
        <w:rPr>
          <w:sz w:val="28"/>
          <w:szCs w:val="28"/>
          <w:lang w:val="fr-FR"/>
          <w:rPrChange w:id="16387" w:author="Peng Luqi" w:date="2019-10-13T14:50:00Z">
            <w:rPr>
              <w:lang w:val="fr-FR"/>
            </w:rPr>
          </w:rPrChange>
        </w:rPr>
        <w:t xml:space="preserve">actifs blockchain grand public ». </w:t>
      </w:r>
      <w:r w:rsidRPr="00F94CB9">
        <w:rPr>
          <w:sz w:val="28"/>
          <w:szCs w:val="28"/>
          <w:lang w:val="fr-FR"/>
          <w:rPrChange w:id="16388" w:author="Peng Luqi" w:date="2019-10-13T14:50:00Z">
            <w:rPr/>
          </w:rPrChange>
        </w:rPr>
        <w:t xml:space="preserve">Ses </w:t>
      </w:r>
      <w:r w:rsidRPr="00F94CB9">
        <w:rPr>
          <w:sz w:val="28"/>
          <w:szCs w:val="28"/>
          <w:lang w:val="fr-FR"/>
          <w:rPrChange w:id="16389" w:author="Peng Luqi" w:date="2019-10-13T14:50:00Z">
            <w:rPr/>
          </w:rPrChange>
        </w:rPr>
        <w:lastRenderedPageBreak/>
        <w:t>composants sont les suivants :</w:t>
      </w:r>
    </w:p>
    <w:p w:rsidR="002B38DF" w:rsidRPr="00F94CB9" w:rsidRDefault="002B38DF">
      <w:pPr>
        <w:pStyle w:val="a3"/>
        <w:ind w:left="170" w:right="170"/>
        <w:jc w:val="both"/>
        <w:rPr>
          <w:lang w:val="fr-FR"/>
          <w:rPrChange w:id="16390" w:author="Peng Luqi" w:date="2019-10-13T14:50:00Z">
            <w:rPr>
              <w:sz w:val="24"/>
            </w:rPr>
          </w:rPrChange>
        </w:rPr>
        <w:pPrChange w:id="16391" w:author="Peng Luqi" w:date="2019-10-13T14:20:00Z">
          <w:pPr>
            <w:pStyle w:val="a3"/>
          </w:pPr>
        </w:pPrChange>
      </w:pPr>
    </w:p>
    <w:p w:rsidR="002B38DF" w:rsidRPr="005A317D" w:rsidRDefault="00716360">
      <w:pPr>
        <w:pStyle w:val="a4"/>
        <w:numPr>
          <w:ilvl w:val="2"/>
          <w:numId w:val="23"/>
        </w:numPr>
        <w:ind w:left="1077" w:right="720" w:hanging="357"/>
        <w:jc w:val="both"/>
        <w:rPr>
          <w:sz w:val="28"/>
          <w:lang w:val="fr-FR"/>
          <w:rPrChange w:id="16392" w:author="Peng Luqi" w:date="2019-10-13T23:39:00Z">
            <w:rPr/>
          </w:rPrChange>
        </w:rPr>
        <w:pPrChange w:id="16393" w:author="Peng Luqi" w:date="2019-10-13T23:39:00Z">
          <w:pPr>
            <w:pStyle w:val="a4"/>
            <w:numPr>
              <w:ilvl w:val="2"/>
              <w:numId w:val="5"/>
            </w:numPr>
            <w:tabs>
              <w:tab w:val="left" w:pos="850"/>
              <w:tab w:val="left" w:pos="851"/>
            </w:tabs>
          </w:pPr>
        </w:pPrChange>
      </w:pPr>
      <w:r w:rsidRPr="005A317D">
        <w:rPr>
          <w:sz w:val="28"/>
          <w:lang w:val="fr-FR"/>
          <w:rPrChange w:id="16394" w:author="Peng Luqi" w:date="2019-10-13T23:39:00Z">
            <w:rPr/>
          </w:rPrChange>
        </w:rPr>
        <w:t>1</w:t>
      </w:r>
      <w:r w:rsidRPr="005A317D">
        <w:rPr>
          <w:sz w:val="28"/>
          <w:lang w:val="fr-FR"/>
          <w:rPrChange w:id="16395" w:author="Peng Luqi" w:date="2019-10-13T23:39:00Z">
            <w:rPr>
              <w:spacing w:val="-1"/>
            </w:rPr>
          </w:rPrChange>
        </w:rPr>
        <w:t xml:space="preserve"> </w:t>
      </w:r>
      <w:r w:rsidRPr="005A317D">
        <w:rPr>
          <w:sz w:val="28"/>
          <w:lang w:val="fr-FR"/>
          <w:rPrChange w:id="16396" w:author="Peng Luqi" w:date="2019-10-13T23:39:00Z">
            <w:rPr/>
          </w:rPrChange>
        </w:rPr>
        <w:t>BTC</w:t>
      </w:r>
    </w:p>
    <w:p w:rsidR="002B38DF" w:rsidRPr="005A317D" w:rsidRDefault="00716360">
      <w:pPr>
        <w:pStyle w:val="a4"/>
        <w:numPr>
          <w:ilvl w:val="2"/>
          <w:numId w:val="23"/>
        </w:numPr>
        <w:ind w:left="1077" w:right="720" w:hanging="357"/>
        <w:jc w:val="both"/>
        <w:rPr>
          <w:sz w:val="28"/>
          <w:lang w:val="fr-FR"/>
          <w:rPrChange w:id="16397" w:author="Peng Luqi" w:date="2019-10-13T23:39:00Z">
            <w:rPr/>
          </w:rPrChange>
        </w:rPr>
        <w:pPrChange w:id="16398" w:author="Peng Luqi" w:date="2019-10-13T23:39:00Z">
          <w:pPr>
            <w:pStyle w:val="a4"/>
            <w:numPr>
              <w:ilvl w:val="2"/>
              <w:numId w:val="5"/>
            </w:numPr>
            <w:tabs>
              <w:tab w:val="left" w:pos="850"/>
              <w:tab w:val="left" w:pos="851"/>
            </w:tabs>
            <w:spacing w:before="59"/>
          </w:pPr>
        </w:pPrChange>
      </w:pPr>
      <w:r w:rsidRPr="005A317D">
        <w:rPr>
          <w:sz w:val="28"/>
          <w:lang w:val="fr-FR"/>
          <w:rPrChange w:id="16399" w:author="Peng Luqi" w:date="2019-10-13T23:39:00Z">
            <w:rPr/>
          </w:rPrChange>
        </w:rPr>
        <w:t>1500</w:t>
      </w:r>
      <w:r w:rsidRPr="005A317D">
        <w:rPr>
          <w:sz w:val="28"/>
          <w:lang w:val="fr-FR"/>
          <w:rPrChange w:id="16400" w:author="Peng Luqi" w:date="2019-10-13T23:39:00Z">
            <w:rPr>
              <w:spacing w:val="-2"/>
            </w:rPr>
          </w:rPrChange>
        </w:rPr>
        <w:t xml:space="preserve"> </w:t>
      </w:r>
      <w:r w:rsidRPr="005A317D">
        <w:rPr>
          <w:sz w:val="28"/>
          <w:lang w:val="fr-FR"/>
          <w:rPrChange w:id="16401" w:author="Peng Luqi" w:date="2019-10-13T23:39:00Z">
            <w:rPr/>
          </w:rPrChange>
        </w:rPr>
        <w:t>EOS</w:t>
      </w:r>
    </w:p>
    <w:p w:rsidR="002B38DF" w:rsidRPr="005A317D" w:rsidRDefault="00716360">
      <w:pPr>
        <w:pStyle w:val="a4"/>
        <w:numPr>
          <w:ilvl w:val="2"/>
          <w:numId w:val="23"/>
        </w:numPr>
        <w:ind w:left="1077" w:right="720" w:hanging="357"/>
        <w:jc w:val="both"/>
        <w:rPr>
          <w:sz w:val="28"/>
          <w:lang w:val="fr-FR"/>
          <w:rPrChange w:id="16402" w:author="Peng Luqi" w:date="2019-10-13T23:39:00Z">
            <w:rPr/>
          </w:rPrChange>
        </w:rPr>
        <w:pPrChange w:id="16403" w:author="Peng Luqi" w:date="2019-10-13T23:39:00Z">
          <w:pPr>
            <w:pStyle w:val="a4"/>
            <w:numPr>
              <w:ilvl w:val="2"/>
              <w:numId w:val="5"/>
            </w:numPr>
            <w:tabs>
              <w:tab w:val="left" w:pos="850"/>
              <w:tab w:val="left" w:pos="851"/>
            </w:tabs>
            <w:spacing w:before="69"/>
          </w:pPr>
        </w:pPrChange>
      </w:pPr>
      <w:r w:rsidRPr="005A317D">
        <w:rPr>
          <w:sz w:val="28"/>
          <w:lang w:val="fr-FR"/>
          <w:rPrChange w:id="16404" w:author="Peng Luqi" w:date="2019-10-13T23:39:00Z">
            <w:rPr/>
          </w:rPrChange>
        </w:rPr>
        <w:t>8</w:t>
      </w:r>
      <w:r w:rsidRPr="005A317D">
        <w:rPr>
          <w:sz w:val="28"/>
          <w:lang w:val="fr-FR"/>
          <w:rPrChange w:id="16405" w:author="Peng Luqi" w:date="2019-10-13T23:39:00Z">
            <w:rPr>
              <w:spacing w:val="-1"/>
            </w:rPr>
          </w:rPrChange>
        </w:rPr>
        <w:t xml:space="preserve"> </w:t>
      </w:r>
      <w:r w:rsidRPr="005A317D">
        <w:rPr>
          <w:sz w:val="28"/>
          <w:lang w:val="fr-FR"/>
          <w:rPrChange w:id="16406" w:author="Peng Luqi" w:date="2019-10-13T23:39:00Z">
            <w:rPr/>
          </w:rPrChange>
        </w:rPr>
        <w:t>XIN</w:t>
      </w:r>
    </w:p>
    <w:p w:rsidR="002B38DF" w:rsidRPr="00F94CB9" w:rsidRDefault="002B38DF">
      <w:pPr>
        <w:pStyle w:val="a3"/>
        <w:ind w:left="170" w:right="170"/>
        <w:jc w:val="both"/>
        <w:rPr>
          <w:lang w:val="fr-FR"/>
          <w:rPrChange w:id="16407" w:author="Peng Luqi" w:date="2019-10-13T14:50:00Z">
            <w:rPr>
              <w:sz w:val="20"/>
            </w:rPr>
          </w:rPrChange>
        </w:rPr>
        <w:pPrChange w:id="16408" w:author="Peng Luqi" w:date="2019-10-13T14:20:00Z">
          <w:pPr>
            <w:pStyle w:val="a3"/>
          </w:pPr>
        </w:pPrChange>
      </w:pPr>
    </w:p>
    <w:p w:rsidR="002B38DF" w:rsidRPr="00F94CB9" w:rsidDel="005A317D" w:rsidRDefault="00716360">
      <w:pPr>
        <w:pStyle w:val="a3"/>
        <w:ind w:left="170" w:right="170"/>
        <w:jc w:val="both"/>
        <w:rPr>
          <w:del w:id="16409" w:author="Peng Luqi" w:date="2019-10-13T23:39:00Z"/>
          <w:lang w:val="fr-FR"/>
          <w:rPrChange w:id="16410" w:author="Peng Luqi" w:date="2019-10-13T14:50:00Z">
            <w:rPr>
              <w:del w:id="16411" w:author="Peng Luqi" w:date="2019-10-13T23:39:00Z"/>
              <w:sz w:val="25"/>
            </w:rPr>
          </w:rPrChange>
        </w:rPr>
        <w:pPrChange w:id="16412" w:author="Peng Luqi" w:date="2019-10-13T14:20:00Z">
          <w:pPr>
            <w:pStyle w:val="a3"/>
            <w:spacing w:before="3"/>
          </w:pPr>
        </w:pPrChange>
      </w:pPr>
      <w:r w:rsidRPr="00F94CB9">
        <w:rPr>
          <w:noProof/>
          <w:lang w:val="fr-FR"/>
          <w:rPrChange w:id="16413" w:author="Peng Luqi" w:date="2019-10-13T14:50:00Z">
            <w:rPr>
              <w:noProof/>
            </w:rPr>
          </w:rPrChange>
        </w:rPr>
        <w:drawing>
          <wp:anchor distT="0" distB="0" distL="0" distR="0" simplePos="0" relativeHeight="251674624" behindDoc="0" locked="0" layoutInCell="1" allowOverlap="1">
            <wp:simplePos x="0" y="0"/>
            <wp:positionH relativeFrom="page">
              <wp:posOffset>917737</wp:posOffset>
            </wp:positionH>
            <wp:positionV relativeFrom="paragraph">
              <wp:posOffset>209672</wp:posOffset>
            </wp:positionV>
            <wp:extent cx="5707046" cy="10096"/>
            <wp:effectExtent l="0" t="0" r="0" b="0"/>
            <wp:wrapTopAndBottom/>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 cstate="print"/>
                    <a:stretch>
                      <a:fillRect/>
                    </a:stretch>
                  </pic:blipFill>
                  <pic:spPr>
                    <a:xfrm>
                      <a:off x="0" y="0"/>
                      <a:ext cx="5707046" cy="10096"/>
                    </a:xfrm>
                    <a:prstGeom prst="rect">
                      <a:avLst/>
                    </a:prstGeom>
                  </pic:spPr>
                </pic:pic>
              </a:graphicData>
            </a:graphic>
          </wp:anchor>
        </w:drawing>
      </w:r>
    </w:p>
    <w:p w:rsidR="002B38DF" w:rsidRPr="00F94CB9" w:rsidRDefault="00716360">
      <w:pPr>
        <w:pStyle w:val="a3"/>
        <w:ind w:left="170" w:right="170" w:firstLine="550"/>
        <w:jc w:val="both"/>
        <w:rPr>
          <w:lang w:val="fr-FR"/>
          <w:rPrChange w:id="16414" w:author="Peng Luqi" w:date="2019-10-13T14:50:00Z">
            <w:rPr/>
          </w:rPrChange>
        </w:rPr>
        <w:pPrChange w:id="16415" w:author="Peng Luqi" w:date="2019-10-13T23:39:00Z">
          <w:pPr>
            <w:spacing w:before="6"/>
            <w:ind w:left="130"/>
            <w:jc w:val="both"/>
          </w:pPr>
        </w:pPrChange>
      </w:pPr>
      <w:r w:rsidRPr="00F94CB9">
        <w:rPr>
          <w:lang w:val="fr-FR"/>
          <w:rPrChange w:id="16416" w:author="Peng Luqi" w:date="2019-10-13T14:50:00Z">
            <w:rPr/>
          </w:rPrChange>
        </w:rPr>
        <w:t>= 10,000 BOX</w:t>
      </w:r>
    </w:p>
    <w:p w:rsidR="002B38DF" w:rsidRPr="00F94CB9" w:rsidRDefault="002B38DF">
      <w:pPr>
        <w:pStyle w:val="a3"/>
        <w:ind w:left="170" w:right="170"/>
        <w:jc w:val="both"/>
        <w:rPr>
          <w:lang w:val="fr-FR"/>
          <w:rPrChange w:id="16417" w:author="Peng Luqi" w:date="2019-10-13T14:50:00Z">
            <w:rPr>
              <w:sz w:val="31"/>
            </w:rPr>
          </w:rPrChange>
        </w:rPr>
        <w:pPrChange w:id="16418" w:author="Peng Luqi" w:date="2019-10-13T14:20:00Z">
          <w:pPr>
            <w:pStyle w:val="a3"/>
          </w:pPr>
        </w:pPrChange>
      </w:pPr>
    </w:p>
    <w:p w:rsidR="002B38DF" w:rsidRPr="00F94CB9" w:rsidRDefault="00716360">
      <w:pPr>
        <w:ind w:left="170" w:right="170"/>
        <w:jc w:val="both"/>
        <w:rPr>
          <w:sz w:val="28"/>
          <w:szCs w:val="28"/>
          <w:lang w:val="fr-FR"/>
          <w:rPrChange w:id="16419" w:author="Peng Luqi" w:date="2019-10-13T14:50:00Z">
            <w:rPr>
              <w:lang w:val="fr-FR"/>
            </w:rPr>
          </w:rPrChange>
        </w:rPr>
        <w:pPrChange w:id="16420" w:author="Peng Luqi" w:date="2019-10-13T14:20:00Z">
          <w:pPr>
            <w:ind w:left="130" w:right="183"/>
            <w:jc w:val="both"/>
          </w:pPr>
        </w:pPrChange>
      </w:pPr>
      <w:r w:rsidRPr="00F94CB9">
        <w:rPr>
          <w:sz w:val="28"/>
          <w:szCs w:val="28"/>
          <w:lang w:val="fr-FR"/>
          <w:rPrChange w:id="16421" w:author="Peng Luqi" w:date="2019-10-13T14:50:00Z">
            <w:rPr>
              <w:lang w:val="fr-FR"/>
            </w:rPr>
          </w:rPrChange>
        </w:rPr>
        <w:t xml:space="preserve">Autrement dit, si vous souhaitez échanger 1 </w:t>
      </w:r>
      <w:bookmarkStart w:id="16422" w:name="OLE_LINK3"/>
      <w:bookmarkStart w:id="16423" w:name="OLE_LINK4"/>
      <w:r w:rsidRPr="00F94CB9">
        <w:rPr>
          <w:i/>
          <w:color w:val="00B0F0"/>
          <w:sz w:val="28"/>
          <w:szCs w:val="28"/>
          <w:lang w:val="fr-FR"/>
          <w:rPrChange w:id="16424" w:author="Peng Luqi" w:date="2019-10-13T14:50:00Z">
            <w:rPr>
              <w:i/>
              <w:color w:val="00B0F0"/>
              <w:lang w:val="fr-FR"/>
            </w:rPr>
          </w:rPrChange>
        </w:rPr>
        <w:t>BOX</w:t>
      </w:r>
      <w:bookmarkEnd w:id="16422"/>
      <w:bookmarkEnd w:id="16423"/>
      <w:r w:rsidRPr="00F94CB9">
        <w:rPr>
          <w:sz w:val="28"/>
          <w:szCs w:val="28"/>
          <w:lang w:val="fr-FR"/>
          <w:rPrChange w:id="16425" w:author="Peng Luqi" w:date="2019-10-13T14:50:00Z">
            <w:rPr>
              <w:lang w:val="fr-FR"/>
            </w:rPr>
          </w:rPrChange>
        </w:rPr>
        <w:t>, vous devez échanger 0,0001 BTC + 0,15 EOS + 0,0008 XIN.</w:t>
      </w:r>
    </w:p>
    <w:p w:rsidR="002B38DF" w:rsidRPr="00F94CB9" w:rsidRDefault="002B38DF">
      <w:pPr>
        <w:pStyle w:val="a3"/>
        <w:ind w:left="170" w:right="170"/>
        <w:jc w:val="both"/>
        <w:rPr>
          <w:lang w:val="fr-FR"/>
          <w:rPrChange w:id="16426" w:author="Peng Luqi" w:date="2019-10-13T14:50:00Z">
            <w:rPr>
              <w:sz w:val="24"/>
              <w:lang w:val="fr-FR"/>
            </w:rPr>
          </w:rPrChange>
        </w:rPr>
        <w:pPrChange w:id="16427" w:author="Peng Luqi" w:date="2019-10-13T14:20:00Z">
          <w:pPr>
            <w:pStyle w:val="a3"/>
            <w:spacing w:before="7"/>
          </w:pPr>
        </w:pPrChange>
      </w:pPr>
    </w:p>
    <w:p w:rsidR="002B38DF" w:rsidRPr="005A317D" w:rsidRDefault="00716360">
      <w:pPr>
        <w:pStyle w:val="a4"/>
        <w:numPr>
          <w:ilvl w:val="2"/>
          <w:numId w:val="23"/>
        </w:numPr>
        <w:ind w:left="1077" w:right="720" w:hanging="357"/>
        <w:jc w:val="both"/>
        <w:rPr>
          <w:sz w:val="28"/>
          <w:lang w:val="fr-FR"/>
          <w:rPrChange w:id="16428" w:author="Peng Luqi" w:date="2019-10-13T23:39:00Z">
            <w:rPr>
              <w:lang w:val="fr-FR"/>
            </w:rPr>
          </w:rPrChange>
        </w:rPr>
        <w:pPrChange w:id="16429" w:author="Peng Luqi" w:date="2019-10-13T23:39:00Z">
          <w:pPr>
            <w:pStyle w:val="a4"/>
            <w:numPr>
              <w:ilvl w:val="2"/>
              <w:numId w:val="5"/>
            </w:numPr>
            <w:tabs>
              <w:tab w:val="left" w:pos="850"/>
              <w:tab w:val="left" w:pos="851"/>
            </w:tabs>
            <w:spacing w:before="1" w:line="237" w:lineRule="auto"/>
            <w:ind w:right="183"/>
          </w:pPr>
        </w:pPrChange>
      </w:pPr>
      <w:r w:rsidRPr="005A317D">
        <w:rPr>
          <w:sz w:val="28"/>
          <w:lang w:val="fr-FR"/>
          <w:rPrChange w:id="16430" w:author="Peng Luqi" w:date="2019-10-13T23:39:00Z">
            <w:rPr>
              <w:lang w:val="fr-FR"/>
            </w:rPr>
          </w:rPrChange>
        </w:rPr>
        <w:t xml:space="preserve">Vous pouvez échangez directement un </w:t>
      </w:r>
      <w:ins w:id="16431" w:author="Peng Luqi" w:date="2019-10-13T23:40:00Z">
        <w:r w:rsidR="005A317D" w:rsidRPr="00755F13">
          <w:rPr>
            <w:i/>
            <w:color w:val="00B0F0"/>
            <w:sz w:val="28"/>
            <w:szCs w:val="28"/>
            <w:lang w:val="fr-FR"/>
          </w:rPr>
          <w:t>BOX</w:t>
        </w:r>
      </w:ins>
      <w:del w:id="16432" w:author="Peng Luqi" w:date="2019-10-13T23:40:00Z">
        <w:r w:rsidRPr="005A317D" w:rsidDel="005A317D">
          <w:rPr>
            <w:sz w:val="28"/>
            <w:lang w:val="fr-FR"/>
            <w:rPrChange w:id="16433" w:author="Peng Luqi" w:date="2019-10-13T23:39:00Z">
              <w:rPr>
                <w:i/>
                <w:color w:val="00B0F0"/>
                <w:lang w:val="fr-FR"/>
              </w:rPr>
            </w:rPrChange>
          </w:rPr>
          <w:delText>BOX</w:delText>
        </w:r>
      </w:del>
      <w:r w:rsidRPr="005A317D">
        <w:rPr>
          <w:sz w:val="28"/>
          <w:lang w:val="fr-FR"/>
          <w:rPrChange w:id="16434" w:author="Peng Luqi" w:date="2019-10-13T23:39:00Z">
            <w:rPr>
              <w:i/>
              <w:color w:val="00B0F0"/>
              <w:lang w:val="fr-FR"/>
            </w:rPr>
          </w:rPrChange>
        </w:rPr>
        <w:t xml:space="preserve"> </w:t>
      </w:r>
      <w:r w:rsidRPr="005A317D">
        <w:rPr>
          <w:sz w:val="28"/>
          <w:lang w:val="fr-FR"/>
          <w:rPrChange w:id="16435" w:author="Peng Luqi" w:date="2019-10-13T23:39:00Z">
            <w:rPr>
              <w:lang w:val="fr-FR"/>
            </w:rPr>
          </w:rPrChange>
        </w:rPr>
        <w:t>avec la somme correspondante à BTC + EOS + XIN.</w:t>
      </w:r>
    </w:p>
    <w:p w:rsidR="002B38DF" w:rsidRPr="005A317D" w:rsidRDefault="00716360">
      <w:pPr>
        <w:pStyle w:val="a4"/>
        <w:numPr>
          <w:ilvl w:val="2"/>
          <w:numId w:val="23"/>
        </w:numPr>
        <w:ind w:left="1077" w:right="720" w:hanging="357"/>
        <w:jc w:val="both"/>
        <w:rPr>
          <w:sz w:val="28"/>
          <w:lang w:val="fr-FR"/>
          <w:rPrChange w:id="16436" w:author="Peng Luqi" w:date="2019-10-13T23:39:00Z">
            <w:rPr>
              <w:lang w:val="fr-FR"/>
            </w:rPr>
          </w:rPrChange>
        </w:rPr>
        <w:pPrChange w:id="16437" w:author="Peng Luqi" w:date="2019-10-13T23:39:00Z">
          <w:pPr>
            <w:pStyle w:val="a4"/>
            <w:numPr>
              <w:ilvl w:val="2"/>
              <w:numId w:val="5"/>
            </w:numPr>
            <w:tabs>
              <w:tab w:val="left" w:pos="850"/>
              <w:tab w:val="left" w:pos="851"/>
            </w:tabs>
            <w:spacing w:before="58"/>
            <w:ind w:right="184"/>
          </w:pPr>
        </w:pPrChange>
      </w:pPr>
      <w:r w:rsidRPr="005A317D">
        <w:rPr>
          <w:sz w:val="28"/>
          <w:lang w:val="fr-FR"/>
          <w:rPrChange w:id="16438" w:author="Peng Luqi" w:date="2019-10-13T23:39:00Z">
            <w:rPr>
              <w:lang w:val="fr-FR"/>
            </w:rPr>
          </w:rPrChange>
        </w:rPr>
        <w:t xml:space="preserve">Vous pouvez également renvoyer un </w:t>
      </w:r>
      <w:ins w:id="16439" w:author="Peng Luqi" w:date="2019-10-13T23:40:00Z">
        <w:r w:rsidR="005A317D" w:rsidRPr="00755F13">
          <w:rPr>
            <w:i/>
            <w:color w:val="00B0F0"/>
            <w:sz w:val="28"/>
            <w:szCs w:val="28"/>
            <w:lang w:val="fr-FR"/>
          </w:rPr>
          <w:t>BOX</w:t>
        </w:r>
      </w:ins>
      <w:del w:id="16440" w:author="Peng Luqi" w:date="2019-10-13T23:40:00Z">
        <w:r w:rsidRPr="005A317D" w:rsidDel="005A317D">
          <w:rPr>
            <w:sz w:val="28"/>
            <w:lang w:val="fr-FR"/>
            <w:rPrChange w:id="16441" w:author="Peng Luqi" w:date="2019-10-13T23:39:00Z">
              <w:rPr>
                <w:i/>
                <w:color w:val="00B0F0"/>
                <w:lang w:val="fr-FR"/>
              </w:rPr>
            </w:rPrChange>
          </w:rPr>
          <w:delText>BOX</w:delText>
        </w:r>
      </w:del>
      <w:r w:rsidRPr="005A317D">
        <w:rPr>
          <w:sz w:val="28"/>
          <w:lang w:val="fr-FR"/>
          <w:rPrChange w:id="16442" w:author="Peng Luqi" w:date="2019-10-13T23:39:00Z">
            <w:rPr>
              <w:i/>
              <w:color w:val="00B0F0"/>
              <w:lang w:val="fr-FR"/>
            </w:rPr>
          </w:rPrChange>
        </w:rPr>
        <w:t xml:space="preserve"> </w:t>
      </w:r>
      <w:r w:rsidRPr="005A317D">
        <w:rPr>
          <w:sz w:val="28"/>
          <w:lang w:val="fr-FR"/>
          <w:rPrChange w:id="16443" w:author="Peng Luqi" w:date="2019-10-13T23:39:00Z">
            <w:rPr>
              <w:lang w:val="fr-FR"/>
            </w:rPr>
          </w:rPrChange>
        </w:rPr>
        <w:t>et obtenir le dégagement BTC + EOS + XIN si certaine condition n</w:t>
      </w:r>
      <w:del w:id="16444" w:author="Peng Luqi" w:date="2019-10-13T14:43:00Z">
        <w:r w:rsidRPr="005A317D" w:rsidDel="00EF666F">
          <w:rPr>
            <w:sz w:val="28"/>
            <w:lang w:val="fr-FR"/>
            <w:rPrChange w:id="16445" w:author="Peng Luqi" w:date="2019-10-13T23:39:00Z">
              <w:rPr>
                <w:lang w:val="fr-FR"/>
              </w:rPr>
            </w:rPrChange>
          </w:rPr>
          <w:delText>’</w:delText>
        </w:r>
      </w:del>
      <w:ins w:id="16446" w:author="Peng Luqi" w:date="2019-10-13T14:43:00Z">
        <w:r w:rsidR="00EF666F" w:rsidRPr="005A317D">
          <w:rPr>
            <w:sz w:val="28"/>
            <w:lang w:val="fr-FR"/>
            <w:rPrChange w:id="16447" w:author="Peng Luqi" w:date="2019-10-13T23:39:00Z">
              <w:rPr>
                <w:lang w:val="fr-FR"/>
              </w:rPr>
            </w:rPrChange>
          </w:rPr>
          <w:t>’</w:t>
        </w:r>
      </w:ins>
      <w:r w:rsidRPr="005A317D">
        <w:rPr>
          <w:sz w:val="28"/>
          <w:lang w:val="fr-FR"/>
          <w:rPrChange w:id="16448" w:author="Peng Luqi" w:date="2019-10-13T23:39:00Z">
            <w:rPr>
              <w:lang w:val="fr-FR"/>
            </w:rPr>
          </w:rPrChange>
        </w:rPr>
        <w:t>est pas</w:t>
      </w:r>
      <w:r w:rsidRPr="005A317D">
        <w:rPr>
          <w:sz w:val="28"/>
          <w:lang w:val="fr-FR"/>
          <w:rPrChange w:id="16449" w:author="Peng Luqi" w:date="2019-10-13T23:39:00Z">
            <w:rPr>
              <w:spacing w:val="-5"/>
              <w:lang w:val="fr-FR"/>
            </w:rPr>
          </w:rPrChange>
        </w:rPr>
        <w:t xml:space="preserve"> </w:t>
      </w:r>
      <w:r w:rsidRPr="005A317D">
        <w:rPr>
          <w:sz w:val="28"/>
          <w:lang w:val="fr-FR"/>
          <w:rPrChange w:id="16450" w:author="Peng Luqi" w:date="2019-10-13T23:39:00Z">
            <w:rPr>
              <w:lang w:val="fr-FR"/>
            </w:rPr>
          </w:rPrChange>
        </w:rPr>
        <w:t>remplie.</w:t>
      </w:r>
    </w:p>
    <w:p w:rsidR="005A317D" w:rsidRDefault="00716360" w:rsidP="005A317D">
      <w:pPr>
        <w:pStyle w:val="a4"/>
        <w:numPr>
          <w:ilvl w:val="2"/>
          <w:numId w:val="23"/>
        </w:numPr>
        <w:ind w:left="1077" w:right="720" w:hanging="357"/>
        <w:jc w:val="both"/>
        <w:rPr>
          <w:ins w:id="16451" w:author="Peng Luqi" w:date="2019-10-13T23:39:00Z"/>
          <w:sz w:val="28"/>
          <w:lang w:val="fr-FR"/>
        </w:rPr>
      </w:pPr>
      <w:r w:rsidRPr="005A317D">
        <w:rPr>
          <w:sz w:val="28"/>
          <w:lang w:val="fr-FR"/>
          <w:rPrChange w:id="16452" w:author="Peng Luqi" w:date="2019-10-13T23:39:00Z">
            <w:rPr>
              <w:lang w:val="fr-FR"/>
            </w:rPr>
          </w:rPrChange>
        </w:rPr>
        <w:t xml:space="preserve">Achetez et vendez un </w:t>
      </w:r>
      <w:ins w:id="16453" w:author="Peng Luqi" w:date="2019-10-13T23:40:00Z">
        <w:r w:rsidR="005A317D" w:rsidRPr="00755F13">
          <w:rPr>
            <w:i/>
            <w:color w:val="00B0F0"/>
            <w:sz w:val="28"/>
            <w:szCs w:val="28"/>
            <w:lang w:val="fr-FR"/>
          </w:rPr>
          <w:t>BOX</w:t>
        </w:r>
      </w:ins>
      <w:del w:id="16454" w:author="Peng Luqi" w:date="2019-10-13T23:40:00Z">
        <w:r w:rsidRPr="005A317D" w:rsidDel="005A317D">
          <w:rPr>
            <w:sz w:val="28"/>
            <w:lang w:val="fr-FR"/>
            <w:rPrChange w:id="16455" w:author="Peng Luqi" w:date="2019-10-13T23:39:00Z">
              <w:rPr>
                <w:i/>
                <w:color w:val="00B0F0"/>
                <w:lang w:val="fr-FR"/>
              </w:rPr>
            </w:rPrChange>
          </w:rPr>
          <w:delText>BOX</w:delText>
        </w:r>
      </w:del>
      <w:r w:rsidRPr="005A317D">
        <w:rPr>
          <w:sz w:val="28"/>
          <w:lang w:val="fr-FR"/>
          <w:rPrChange w:id="16456" w:author="Peng Luqi" w:date="2019-10-13T23:39:00Z">
            <w:rPr>
              <w:i/>
              <w:color w:val="00B0F0"/>
              <w:lang w:val="fr-FR"/>
            </w:rPr>
          </w:rPrChange>
        </w:rPr>
        <w:t xml:space="preserve"> </w:t>
      </w:r>
      <w:r w:rsidRPr="005A317D">
        <w:rPr>
          <w:sz w:val="28"/>
          <w:lang w:val="fr-FR"/>
          <w:rPrChange w:id="16457" w:author="Peng Luqi" w:date="2019-10-13T23:39:00Z">
            <w:rPr>
              <w:lang w:val="fr-FR"/>
            </w:rPr>
          </w:rPrChange>
        </w:rPr>
        <w:t>directement sur le marché secondaire en utilisant l</w:t>
      </w:r>
      <w:del w:id="16458" w:author="Peng Luqi" w:date="2019-10-13T14:43:00Z">
        <w:r w:rsidRPr="005A317D" w:rsidDel="00EF666F">
          <w:rPr>
            <w:sz w:val="28"/>
            <w:lang w:val="fr-FR"/>
            <w:rPrChange w:id="16459" w:author="Peng Luqi" w:date="2019-10-13T23:39:00Z">
              <w:rPr>
                <w:lang w:val="fr-FR"/>
              </w:rPr>
            </w:rPrChange>
          </w:rPr>
          <w:delText>’</w:delText>
        </w:r>
      </w:del>
      <w:ins w:id="16460" w:author="Peng Luqi" w:date="2019-10-13T14:43:00Z">
        <w:r w:rsidR="00EF666F" w:rsidRPr="005A317D">
          <w:rPr>
            <w:sz w:val="28"/>
            <w:lang w:val="fr-FR"/>
            <w:rPrChange w:id="16461" w:author="Peng Luqi" w:date="2019-10-13T23:39:00Z">
              <w:rPr>
                <w:lang w:val="fr-FR"/>
              </w:rPr>
            </w:rPrChange>
          </w:rPr>
          <w:t>’</w:t>
        </w:r>
      </w:ins>
      <w:r w:rsidRPr="005A317D">
        <w:rPr>
          <w:sz w:val="28"/>
          <w:lang w:val="fr-FR"/>
          <w:rPrChange w:id="16462" w:author="Peng Luqi" w:date="2019-10-13T23:39:00Z">
            <w:rPr>
              <w:i/>
              <w:lang w:val="fr-FR"/>
            </w:rPr>
          </w:rPrChange>
        </w:rPr>
        <w:t>USDT</w:t>
      </w:r>
      <w:r w:rsidRPr="005A317D">
        <w:rPr>
          <w:sz w:val="28"/>
          <w:lang w:val="fr-FR"/>
          <w:rPrChange w:id="16463" w:author="Peng Luqi" w:date="2019-10-13T23:39:00Z">
            <w:rPr>
              <w:lang w:val="fr-FR"/>
            </w:rPr>
          </w:rPrChange>
        </w:rPr>
        <w:t xml:space="preserve">. </w:t>
      </w:r>
    </w:p>
    <w:p w:rsidR="005A317D" w:rsidRDefault="005A317D" w:rsidP="005A317D">
      <w:pPr>
        <w:ind w:left="170" w:right="170"/>
        <w:jc w:val="both"/>
        <w:rPr>
          <w:ins w:id="16464" w:author="Peng Luqi" w:date="2019-10-13T23:40:00Z"/>
          <w:sz w:val="28"/>
          <w:szCs w:val="28"/>
          <w:lang w:val="fr-FR"/>
        </w:rPr>
      </w:pPr>
    </w:p>
    <w:p w:rsidR="002B38DF" w:rsidRPr="005A317D" w:rsidRDefault="00716360">
      <w:pPr>
        <w:ind w:left="170" w:right="170"/>
        <w:jc w:val="both"/>
        <w:rPr>
          <w:sz w:val="28"/>
          <w:szCs w:val="28"/>
          <w:lang w:val="fr-FR"/>
          <w:rPrChange w:id="16465" w:author="Peng Luqi" w:date="2019-10-13T23:40:00Z">
            <w:rPr>
              <w:lang w:val="fr-FR"/>
            </w:rPr>
          </w:rPrChange>
        </w:rPr>
        <w:pPrChange w:id="16466" w:author="Peng Luqi" w:date="2019-10-13T23:40:00Z">
          <w:pPr>
            <w:pStyle w:val="a4"/>
            <w:numPr>
              <w:ilvl w:val="2"/>
              <w:numId w:val="5"/>
            </w:numPr>
            <w:tabs>
              <w:tab w:val="left" w:pos="850"/>
              <w:tab w:val="left" w:pos="851"/>
            </w:tabs>
            <w:spacing w:before="65" w:line="506" w:lineRule="auto"/>
            <w:ind w:left="130" w:right="973" w:firstLine="360"/>
          </w:pPr>
        </w:pPrChange>
      </w:pPr>
      <w:r w:rsidRPr="005A317D">
        <w:rPr>
          <w:sz w:val="28"/>
          <w:szCs w:val="28"/>
          <w:lang w:val="fr-FR"/>
          <w:rPrChange w:id="16467" w:author="Peng Luqi" w:date="2019-10-13T23:40:00Z">
            <w:rPr>
              <w:lang w:val="fr-FR"/>
            </w:rPr>
          </w:rPrChange>
        </w:rPr>
        <w:t>Les conditions du dégagement BTC+EOS+XIN utilisé par les</w:t>
      </w:r>
      <w:r w:rsidRPr="005A317D">
        <w:rPr>
          <w:sz w:val="28"/>
          <w:szCs w:val="28"/>
          <w:lang w:val="fr-FR"/>
          <w:rPrChange w:id="16468" w:author="Peng Luqi" w:date="2019-10-13T23:40:00Z">
            <w:rPr>
              <w:spacing w:val="-13"/>
              <w:lang w:val="fr-FR"/>
            </w:rPr>
          </w:rPrChange>
        </w:rPr>
        <w:t xml:space="preserve"> </w:t>
      </w:r>
      <w:ins w:id="16469" w:author="Peng Luqi" w:date="2019-10-13T23:40:00Z">
        <w:r w:rsidR="005A317D" w:rsidRPr="00755F13">
          <w:rPr>
            <w:i/>
            <w:color w:val="00B0F0"/>
            <w:sz w:val="28"/>
            <w:szCs w:val="28"/>
            <w:lang w:val="fr-FR"/>
          </w:rPr>
          <w:t>BOX</w:t>
        </w:r>
        <w:r w:rsidR="005A317D" w:rsidRPr="005A317D" w:rsidDel="005A317D">
          <w:rPr>
            <w:sz w:val="28"/>
            <w:szCs w:val="28"/>
            <w:lang w:val="fr-FR"/>
          </w:rPr>
          <w:t xml:space="preserve"> </w:t>
        </w:r>
      </w:ins>
      <w:del w:id="16470" w:author="Peng Luqi" w:date="2019-10-13T23:40:00Z">
        <w:r w:rsidRPr="005A317D" w:rsidDel="005A317D">
          <w:rPr>
            <w:sz w:val="28"/>
            <w:szCs w:val="28"/>
            <w:lang w:val="fr-FR"/>
            <w:rPrChange w:id="16471" w:author="Peng Luqi" w:date="2019-10-13T23:40:00Z">
              <w:rPr>
                <w:i/>
                <w:color w:val="00B0F0"/>
                <w:lang w:val="fr-FR"/>
              </w:rPr>
            </w:rPrChange>
          </w:rPr>
          <w:delText>BOX</w:delText>
        </w:r>
      </w:del>
      <w:ins w:id="16472" w:author="Peng Luqi" w:date="2019-10-13T23:40:00Z">
        <w:r w:rsidR="005A317D">
          <w:rPr>
            <w:sz w:val="28"/>
            <w:szCs w:val="28"/>
            <w:lang w:val="fr-FR"/>
          </w:rPr>
          <w:t xml:space="preserve"> </w:t>
        </w:r>
      </w:ins>
      <w:r w:rsidRPr="005A317D">
        <w:rPr>
          <w:sz w:val="28"/>
          <w:szCs w:val="28"/>
          <w:lang w:val="fr-FR"/>
          <w:rPrChange w:id="16473" w:author="Peng Luqi" w:date="2019-10-13T23:40:00Z">
            <w:rPr>
              <w:lang w:val="fr-FR"/>
            </w:rPr>
          </w:rPrChange>
        </w:rPr>
        <w:t>:</w:t>
      </w:r>
    </w:p>
    <w:p w:rsidR="002B38DF" w:rsidRPr="005A317D" w:rsidRDefault="00716360">
      <w:pPr>
        <w:pStyle w:val="a4"/>
        <w:numPr>
          <w:ilvl w:val="2"/>
          <w:numId w:val="23"/>
        </w:numPr>
        <w:ind w:left="1077" w:right="720" w:hanging="357"/>
        <w:jc w:val="both"/>
        <w:rPr>
          <w:sz w:val="28"/>
          <w:lang w:val="fr-FR"/>
          <w:rPrChange w:id="16474" w:author="Peng Luqi" w:date="2019-10-13T23:40:00Z">
            <w:rPr>
              <w:lang w:val="fr-FR"/>
            </w:rPr>
          </w:rPrChange>
        </w:rPr>
        <w:pPrChange w:id="16475" w:author="Peng Luqi" w:date="2019-10-13T23:40:00Z">
          <w:pPr>
            <w:pStyle w:val="a4"/>
            <w:numPr>
              <w:ilvl w:val="2"/>
              <w:numId w:val="5"/>
            </w:numPr>
            <w:tabs>
              <w:tab w:val="left" w:pos="850"/>
              <w:tab w:val="left" w:pos="851"/>
            </w:tabs>
            <w:spacing w:line="251" w:lineRule="exact"/>
          </w:pPr>
        </w:pPrChange>
      </w:pPr>
      <w:r w:rsidRPr="005A317D">
        <w:rPr>
          <w:sz w:val="28"/>
          <w:lang w:val="fr-FR"/>
          <w:rPrChange w:id="16476" w:author="Peng Luqi" w:date="2019-10-13T23:40:00Z">
            <w:rPr>
              <w:lang w:val="fr-FR"/>
            </w:rPr>
          </w:rPrChange>
        </w:rPr>
        <w:t>Si</w:t>
      </w:r>
      <w:r w:rsidRPr="005A317D">
        <w:rPr>
          <w:sz w:val="28"/>
          <w:lang w:val="fr-FR"/>
          <w:rPrChange w:id="16477" w:author="Peng Luqi" w:date="2019-10-13T23:40:00Z">
            <w:rPr>
              <w:spacing w:val="-3"/>
              <w:lang w:val="fr-FR"/>
            </w:rPr>
          </w:rPrChange>
        </w:rPr>
        <w:t xml:space="preserve"> </w:t>
      </w:r>
      <w:r w:rsidRPr="005A317D">
        <w:rPr>
          <w:sz w:val="28"/>
          <w:lang w:val="fr-FR"/>
          <w:rPrChange w:id="16478" w:author="Peng Luqi" w:date="2019-10-13T23:40:00Z">
            <w:rPr>
              <w:lang w:val="fr-FR"/>
            </w:rPr>
          </w:rPrChange>
        </w:rPr>
        <w:t>le</w:t>
      </w:r>
      <w:r w:rsidRPr="005A317D">
        <w:rPr>
          <w:sz w:val="28"/>
          <w:lang w:val="fr-FR"/>
          <w:rPrChange w:id="16479" w:author="Peng Luqi" w:date="2019-10-13T23:40:00Z">
            <w:rPr>
              <w:spacing w:val="-2"/>
              <w:lang w:val="fr-FR"/>
            </w:rPr>
          </w:rPrChange>
        </w:rPr>
        <w:t xml:space="preserve"> </w:t>
      </w:r>
      <w:r w:rsidRPr="005A317D">
        <w:rPr>
          <w:sz w:val="28"/>
          <w:lang w:val="fr-FR"/>
          <w:rPrChange w:id="16480" w:author="Peng Luqi" w:date="2019-10-13T23:40:00Z">
            <w:rPr>
              <w:lang w:val="fr-FR"/>
            </w:rPr>
          </w:rPrChange>
        </w:rPr>
        <w:t>montant</w:t>
      </w:r>
      <w:r w:rsidRPr="005A317D">
        <w:rPr>
          <w:sz w:val="28"/>
          <w:lang w:val="fr-FR"/>
          <w:rPrChange w:id="16481" w:author="Peng Luqi" w:date="2019-10-13T23:40:00Z">
            <w:rPr>
              <w:spacing w:val="-2"/>
              <w:lang w:val="fr-FR"/>
            </w:rPr>
          </w:rPrChange>
        </w:rPr>
        <w:t xml:space="preserve"> </w:t>
      </w:r>
      <w:r w:rsidRPr="005A317D">
        <w:rPr>
          <w:sz w:val="28"/>
          <w:lang w:val="fr-FR"/>
          <w:rPrChange w:id="16482" w:author="Peng Luqi" w:date="2019-10-13T23:40:00Z">
            <w:rPr>
              <w:lang w:val="fr-FR"/>
            </w:rPr>
          </w:rPrChange>
        </w:rPr>
        <w:t>total</w:t>
      </w:r>
      <w:r w:rsidRPr="005A317D">
        <w:rPr>
          <w:sz w:val="28"/>
          <w:lang w:val="fr-FR"/>
          <w:rPrChange w:id="16483" w:author="Peng Luqi" w:date="2019-10-13T23:40:00Z">
            <w:rPr>
              <w:spacing w:val="-2"/>
              <w:lang w:val="fr-FR"/>
            </w:rPr>
          </w:rPrChange>
        </w:rPr>
        <w:t xml:space="preserve"> </w:t>
      </w:r>
      <w:r w:rsidRPr="005A317D">
        <w:rPr>
          <w:sz w:val="28"/>
          <w:lang w:val="fr-FR"/>
          <w:rPrChange w:id="16484" w:author="Peng Luqi" w:date="2019-10-13T23:40:00Z">
            <w:rPr>
              <w:lang w:val="fr-FR"/>
            </w:rPr>
          </w:rPrChange>
        </w:rPr>
        <w:t>de</w:t>
      </w:r>
      <w:r w:rsidRPr="005A317D">
        <w:rPr>
          <w:sz w:val="28"/>
          <w:lang w:val="fr-FR"/>
          <w:rPrChange w:id="16485" w:author="Peng Luqi" w:date="2019-10-13T23:40:00Z">
            <w:rPr>
              <w:spacing w:val="-3"/>
              <w:lang w:val="fr-FR"/>
            </w:rPr>
          </w:rPrChange>
        </w:rPr>
        <w:t xml:space="preserve"> </w:t>
      </w:r>
      <w:r w:rsidRPr="005A317D">
        <w:rPr>
          <w:sz w:val="28"/>
          <w:lang w:val="fr-FR"/>
          <w:rPrChange w:id="16486" w:author="Peng Luqi" w:date="2019-10-13T23:40:00Z">
            <w:rPr>
              <w:lang w:val="fr-FR"/>
            </w:rPr>
          </w:rPrChange>
        </w:rPr>
        <w:t>votre</w:t>
      </w:r>
      <w:r w:rsidRPr="005A317D">
        <w:rPr>
          <w:sz w:val="28"/>
          <w:lang w:val="fr-FR"/>
          <w:rPrChange w:id="16487" w:author="Peng Luqi" w:date="2019-10-13T23:40:00Z">
            <w:rPr>
              <w:spacing w:val="-1"/>
              <w:lang w:val="fr-FR"/>
            </w:rPr>
          </w:rPrChange>
        </w:rPr>
        <w:t xml:space="preserve"> </w:t>
      </w:r>
      <w:ins w:id="16488" w:author="Peng Luqi" w:date="2019-10-13T23:40:00Z">
        <w:r w:rsidR="005A317D" w:rsidRPr="00755F13">
          <w:rPr>
            <w:i/>
            <w:color w:val="00B0F0"/>
            <w:sz w:val="28"/>
            <w:szCs w:val="28"/>
            <w:lang w:val="fr-FR"/>
          </w:rPr>
          <w:t>BOX</w:t>
        </w:r>
        <w:r w:rsidR="005A317D" w:rsidRPr="005A317D" w:rsidDel="005A317D">
          <w:rPr>
            <w:sz w:val="28"/>
            <w:lang w:val="fr-FR"/>
          </w:rPr>
          <w:t xml:space="preserve"> </w:t>
        </w:r>
      </w:ins>
      <w:del w:id="16489" w:author="Peng Luqi" w:date="2019-10-13T23:40:00Z">
        <w:r w:rsidRPr="005A317D" w:rsidDel="005A317D">
          <w:rPr>
            <w:sz w:val="28"/>
            <w:lang w:val="fr-FR"/>
            <w:rPrChange w:id="16490" w:author="Peng Luqi" w:date="2019-10-13T23:40:00Z">
              <w:rPr>
                <w:lang w:val="fr-FR"/>
              </w:rPr>
            </w:rPrChange>
          </w:rPr>
          <w:delText>BOX</w:delText>
        </w:r>
        <w:r w:rsidRPr="005A317D" w:rsidDel="005A317D">
          <w:rPr>
            <w:sz w:val="28"/>
            <w:lang w:val="fr-FR"/>
            <w:rPrChange w:id="16491" w:author="Peng Luqi" w:date="2019-10-13T23:40:00Z">
              <w:rPr>
                <w:spacing w:val="-2"/>
                <w:lang w:val="fr-FR"/>
              </w:rPr>
            </w:rPrChange>
          </w:rPr>
          <w:delText xml:space="preserve"> </w:delText>
        </w:r>
      </w:del>
      <w:r w:rsidRPr="005A317D">
        <w:rPr>
          <w:sz w:val="28"/>
          <w:lang w:val="fr-FR"/>
          <w:rPrChange w:id="16492" w:author="Peng Luqi" w:date="2019-10-13T23:40:00Z">
            <w:rPr>
              <w:lang w:val="fr-FR"/>
            </w:rPr>
          </w:rPrChange>
        </w:rPr>
        <w:t>dépasse</w:t>
      </w:r>
      <w:r w:rsidRPr="005A317D">
        <w:rPr>
          <w:sz w:val="28"/>
          <w:lang w:val="fr-FR"/>
          <w:rPrChange w:id="16493" w:author="Peng Luqi" w:date="2019-10-13T23:40:00Z">
            <w:rPr>
              <w:spacing w:val="-2"/>
              <w:lang w:val="fr-FR"/>
            </w:rPr>
          </w:rPrChange>
        </w:rPr>
        <w:t xml:space="preserve"> </w:t>
      </w:r>
      <w:r w:rsidRPr="005A317D">
        <w:rPr>
          <w:sz w:val="28"/>
          <w:lang w:val="fr-FR"/>
          <w:rPrChange w:id="16494" w:author="Peng Luqi" w:date="2019-10-13T23:40:00Z">
            <w:rPr>
              <w:lang w:val="fr-FR"/>
            </w:rPr>
          </w:rPrChange>
        </w:rPr>
        <w:t>10</w:t>
      </w:r>
      <w:r w:rsidRPr="005A317D">
        <w:rPr>
          <w:sz w:val="28"/>
          <w:lang w:val="fr-FR"/>
          <w:rPrChange w:id="16495" w:author="Peng Luqi" w:date="2019-10-13T23:40:00Z">
            <w:rPr>
              <w:spacing w:val="-3"/>
              <w:lang w:val="fr-FR"/>
            </w:rPr>
          </w:rPrChange>
        </w:rPr>
        <w:t xml:space="preserve"> </w:t>
      </w:r>
      <w:r w:rsidRPr="005A317D">
        <w:rPr>
          <w:sz w:val="28"/>
          <w:lang w:val="fr-FR"/>
          <w:rPrChange w:id="16496" w:author="Peng Luqi" w:date="2019-10-13T23:40:00Z">
            <w:rPr>
              <w:lang w:val="fr-FR"/>
            </w:rPr>
          </w:rPrChange>
        </w:rPr>
        <w:t>000</w:t>
      </w:r>
      <w:r w:rsidRPr="005A317D">
        <w:rPr>
          <w:sz w:val="28"/>
          <w:lang w:val="fr-FR"/>
          <w:rPrChange w:id="16497" w:author="Peng Luqi" w:date="2019-10-13T23:40:00Z">
            <w:rPr>
              <w:spacing w:val="-2"/>
              <w:lang w:val="fr-FR"/>
            </w:rPr>
          </w:rPrChange>
        </w:rPr>
        <w:t xml:space="preserve"> </w:t>
      </w:r>
      <w:r w:rsidRPr="005A317D">
        <w:rPr>
          <w:sz w:val="28"/>
          <w:lang w:val="fr-FR"/>
          <w:rPrChange w:id="16498" w:author="Peng Luqi" w:date="2019-10-13T23:40:00Z">
            <w:rPr>
              <w:lang w:val="fr-FR"/>
            </w:rPr>
          </w:rPrChange>
        </w:rPr>
        <w:t>dollars,</w:t>
      </w:r>
      <w:r w:rsidRPr="005A317D">
        <w:rPr>
          <w:sz w:val="28"/>
          <w:lang w:val="fr-FR"/>
          <w:rPrChange w:id="16499" w:author="Peng Luqi" w:date="2019-10-13T23:40:00Z">
            <w:rPr>
              <w:spacing w:val="-2"/>
              <w:lang w:val="fr-FR"/>
            </w:rPr>
          </w:rPrChange>
        </w:rPr>
        <w:t xml:space="preserve"> </w:t>
      </w:r>
      <w:r w:rsidRPr="005A317D">
        <w:rPr>
          <w:sz w:val="28"/>
          <w:lang w:val="fr-FR"/>
          <w:rPrChange w:id="16500" w:author="Peng Luqi" w:date="2019-10-13T23:40:00Z">
            <w:rPr>
              <w:lang w:val="fr-FR"/>
            </w:rPr>
          </w:rPrChange>
        </w:rPr>
        <w:t>alors</w:t>
      </w:r>
      <w:r w:rsidRPr="005A317D">
        <w:rPr>
          <w:sz w:val="28"/>
          <w:lang w:val="fr-FR"/>
          <w:rPrChange w:id="16501" w:author="Peng Luqi" w:date="2019-10-13T23:40:00Z">
            <w:rPr>
              <w:spacing w:val="-2"/>
              <w:lang w:val="fr-FR"/>
            </w:rPr>
          </w:rPrChange>
        </w:rPr>
        <w:t xml:space="preserve"> </w:t>
      </w:r>
      <w:r w:rsidRPr="005A317D">
        <w:rPr>
          <w:sz w:val="28"/>
          <w:lang w:val="fr-FR"/>
          <w:rPrChange w:id="16502" w:author="Peng Luqi" w:date="2019-10-13T23:40:00Z">
            <w:rPr>
              <w:lang w:val="fr-FR"/>
            </w:rPr>
          </w:rPrChange>
        </w:rPr>
        <w:t>les</w:t>
      </w:r>
      <w:r w:rsidRPr="005A317D">
        <w:rPr>
          <w:sz w:val="28"/>
          <w:lang w:val="fr-FR"/>
          <w:rPrChange w:id="16503" w:author="Peng Luqi" w:date="2019-10-13T23:40:00Z">
            <w:rPr>
              <w:spacing w:val="-3"/>
              <w:lang w:val="fr-FR"/>
            </w:rPr>
          </w:rPrChange>
        </w:rPr>
        <w:t xml:space="preserve"> </w:t>
      </w:r>
      <w:r w:rsidRPr="005A317D">
        <w:rPr>
          <w:sz w:val="28"/>
          <w:lang w:val="fr-FR"/>
          <w:rPrChange w:id="16504" w:author="Peng Luqi" w:date="2019-10-13T23:40:00Z">
            <w:rPr>
              <w:lang w:val="fr-FR"/>
            </w:rPr>
          </w:rPrChange>
        </w:rPr>
        <w:t>frais</w:t>
      </w:r>
      <w:r w:rsidRPr="005A317D">
        <w:rPr>
          <w:sz w:val="28"/>
          <w:lang w:val="fr-FR"/>
          <w:rPrChange w:id="16505" w:author="Peng Luqi" w:date="2019-10-13T23:40:00Z">
            <w:rPr>
              <w:spacing w:val="-2"/>
              <w:lang w:val="fr-FR"/>
            </w:rPr>
          </w:rPrChange>
        </w:rPr>
        <w:t xml:space="preserve"> </w:t>
      </w:r>
      <w:r w:rsidRPr="005A317D">
        <w:rPr>
          <w:sz w:val="28"/>
          <w:lang w:val="fr-FR"/>
          <w:rPrChange w:id="16506" w:author="Peng Luqi" w:date="2019-10-13T23:40:00Z">
            <w:rPr>
              <w:lang w:val="fr-FR"/>
            </w:rPr>
          </w:rPrChange>
        </w:rPr>
        <w:t>de</w:t>
      </w:r>
      <w:r w:rsidRPr="005A317D">
        <w:rPr>
          <w:sz w:val="28"/>
          <w:lang w:val="fr-FR"/>
          <w:rPrChange w:id="16507" w:author="Peng Luqi" w:date="2019-10-13T23:40:00Z">
            <w:rPr>
              <w:spacing w:val="-2"/>
              <w:lang w:val="fr-FR"/>
            </w:rPr>
          </w:rPrChange>
        </w:rPr>
        <w:t xml:space="preserve"> </w:t>
      </w:r>
      <w:r w:rsidRPr="005A317D">
        <w:rPr>
          <w:sz w:val="28"/>
          <w:lang w:val="fr-FR"/>
          <w:rPrChange w:id="16508" w:author="Peng Luqi" w:date="2019-10-13T23:40:00Z">
            <w:rPr>
              <w:lang w:val="fr-FR"/>
            </w:rPr>
          </w:rPrChange>
        </w:rPr>
        <w:t>rachat</w:t>
      </w:r>
      <w:r w:rsidRPr="005A317D">
        <w:rPr>
          <w:sz w:val="28"/>
          <w:lang w:val="fr-FR"/>
          <w:rPrChange w:id="16509" w:author="Peng Luqi" w:date="2019-10-13T23:40:00Z">
            <w:rPr>
              <w:spacing w:val="-2"/>
              <w:lang w:val="fr-FR"/>
            </w:rPr>
          </w:rPrChange>
        </w:rPr>
        <w:t xml:space="preserve"> </w:t>
      </w:r>
      <w:r w:rsidRPr="005A317D">
        <w:rPr>
          <w:sz w:val="28"/>
          <w:lang w:val="fr-FR"/>
          <w:rPrChange w:id="16510" w:author="Peng Luqi" w:date="2019-10-13T23:40:00Z">
            <w:rPr>
              <w:lang w:val="fr-FR"/>
            </w:rPr>
          </w:rPrChange>
        </w:rPr>
        <w:t>sont</w:t>
      </w:r>
      <w:r w:rsidRPr="005A317D">
        <w:rPr>
          <w:sz w:val="28"/>
          <w:lang w:val="fr-FR"/>
          <w:rPrChange w:id="16511" w:author="Peng Luqi" w:date="2019-10-13T23:40:00Z">
            <w:rPr>
              <w:spacing w:val="-3"/>
              <w:lang w:val="fr-FR"/>
            </w:rPr>
          </w:rPrChange>
        </w:rPr>
        <w:t xml:space="preserve"> </w:t>
      </w:r>
      <w:r w:rsidRPr="005A317D">
        <w:rPr>
          <w:sz w:val="28"/>
          <w:lang w:val="fr-FR"/>
          <w:rPrChange w:id="16512" w:author="Peng Luqi" w:date="2019-10-13T23:40:00Z">
            <w:rPr>
              <w:lang w:val="fr-FR"/>
            </w:rPr>
          </w:rPrChange>
        </w:rPr>
        <w:t>de</w:t>
      </w:r>
      <w:r w:rsidRPr="005A317D">
        <w:rPr>
          <w:sz w:val="28"/>
          <w:lang w:val="fr-FR"/>
          <w:rPrChange w:id="16513" w:author="Peng Luqi" w:date="2019-10-13T23:40:00Z">
            <w:rPr>
              <w:spacing w:val="-2"/>
              <w:lang w:val="fr-FR"/>
            </w:rPr>
          </w:rPrChange>
        </w:rPr>
        <w:t xml:space="preserve"> </w:t>
      </w:r>
      <w:r w:rsidRPr="005A317D">
        <w:rPr>
          <w:sz w:val="28"/>
          <w:lang w:val="fr-FR"/>
          <w:rPrChange w:id="16514" w:author="Peng Luqi" w:date="2019-10-13T23:40:00Z">
            <w:rPr>
              <w:lang w:val="fr-FR"/>
            </w:rPr>
          </w:rPrChange>
        </w:rPr>
        <w:t>1 %.</w:t>
      </w:r>
    </w:p>
    <w:p w:rsidR="002B38DF" w:rsidRPr="005A317D" w:rsidRDefault="00716360">
      <w:pPr>
        <w:pStyle w:val="a4"/>
        <w:numPr>
          <w:ilvl w:val="2"/>
          <w:numId w:val="23"/>
        </w:numPr>
        <w:ind w:left="1077" w:right="720" w:hanging="357"/>
        <w:jc w:val="both"/>
        <w:rPr>
          <w:sz w:val="28"/>
          <w:lang w:val="fr-FR"/>
          <w:rPrChange w:id="16515" w:author="Peng Luqi" w:date="2019-10-13T23:40:00Z">
            <w:rPr>
              <w:lang w:val="fr-FR"/>
            </w:rPr>
          </w:rPrChange>
        </w:rPr>
        <w:pPrChange w:id="16516" w:author="Peng Luqi" w:date="2019-10-13T23:40:00Z">
          <w:pPr>
            <w:pStyle w:val="a4"/>
            <w:numPr>
              <w:ilvl w:val="2"/>
              <w:numId w:val="5"/>
            </w:numPr>
            <w:tabs>
              <w:tab w:val="left" w:pos="850"/>
              <w:tab w:val="left" w:pos="851"/>
            </w:tabs>
            <w:spacing w:before="59"/>
            <w:ind w:right="184"/>
          </w:pPr>
        </w:pPrChange>
      </w:pPr>
      <w:r w:rsidRPr="005A317D">
        <w:rPr>
          <w:sz w:val="28"/>
          <w:lang w:val="fr-FR"/>
          <w:rPrChange w:id="16517" w:author="Peng Luqi" w:date="2019-10-13T23:40:00Z">
            <w:rPr>
              <w:lang w:val="fr-FR"/>
            </w:rPr>
          </w:rPrChange>
        </w:rPr>
        <w:t>Vendez directement sur le marché secondaire et les frais de traitement seront de 1 ‰ dans les deux</w:t>
      </w:r>
      <w:r w:rsidRPr="005A317D">
        <w:rPr>
          <w:sz w:val="28"/>
          <w:lang w:val="fr-FR"/>
          <w:rPrChange w:id="16518" w:author="Peng Luqi" w:date="2019-10-13T23:40:00Z">
            <w:rPr>
              <w:spacing w:val="-2"/>
              <w:lang w:val="fr-FR"/>
            </w:rPr>
          </w:rPrChange>
        </w:rPr>
        <w:t xml:space="preserve"> </w:t>
      </w:r>
      <w:r w:rsidRPr="005A317D">
        <w:rPr>
          <w:sz w:val="28"/>
          <w:lang w:val="fr-FR"/>
          <w:rPrChange w:id="16519" w:author="Peng Luqi" w:date="2019-10-13T23:40:00Z">
            <w:rPr>
              <w:lang w:val="fr-FR"/>
            </w:rPr>
          </w:rPrChange>
        </w:rPr>
        <w:t>sens.</w:t>
      </w:r>
    </w:p>
    <w:p w:rsidR="002B38DF" w:rsidRPr="005A317D" w:rsidRDefault="00716360">
      <w:pPr>
        <w:pStyle w:val="a4"/>
        <w:numPr>
          <w:ilvl w:val="2"/>
          <w:numId w:val="23"/>
        </w:numPr>
        <w:ind w:left="1077" w:right="720" w:hanging="357"/>
        <w:jc w:val="both"/>
        <w:rPr>
          <w:sz w:val="28"/>
          <w:lang w:val="fr-FR"/>
          <w:rPrChange w:id="16520" w:author="Peng Luqi" w:date="2019-10-13T23:40:00Z">
            <w:rPr>
              <w:lang w:val="fr-FR"/>
            </w:rPr>
          </w:rPrChange>
        </w:rPr>
        <w:pPrChange w:id="16521" w:author="Peng Luqi" w:date="2019-10-13T23:40:00Z">
          <w:pPr>
            <w:pStyle w:val="a4"/>
            <w:numPr>
              <w:ilvl w:val="2"/>
              <w:numId w:val="5"/>
            </w:numPr>
            <w:tabs>
              <w:tab w:val="left" w:pos="850"/>
              <w:tab w:val="left" w:pos="851"/>
            </w:tabs>
            <w:spacing w:before="61"/>
            <w:ind w:right="184"/>
          </w:pPr>
        </w:pPrChange>
      </w:pPr>
      <w:r w:rsidRPr="005A317D">
        <w:rPr>
          <w:sz w:val="28"/>
          <w:lang w:val="fr-FR"/>
          <w:rPrChange w:id="16522" w:author="Peng Luqi" w:date="2019-10-13T23:40:00Z">
            <w:rPr>
              <w:lang w:val="fr-FR"/>
            </w:rPr>
          </w:rPrChange>
        </w:rPr>
        <w:t>Assurez</w:t>
      </w:r>
      <w:r w:rsidRPr="005A317D">
        <w:rPr>
          <w:sz w:val="28"/>
          <w:lang w:val="fr-FR"/>
          <w:rPrChange w:id="16523" w:author="Peng Luqi" w:date="2019-10-13T23:40:00Z">
            <w:rPr>
              <w:spacing w:val="-10"/>
              <w:lang w:val="fr-FR"/>
            </w:rPr>
          </w:rPrChange>
        </w:rPr>
        <w:t xml:space="preserve"> </w:t>
      </w:r>
      <w:r w:rsidRPr="005A317D">
        <w:rPr>
          <w:sz w:val="28"/>
          <w:lang w:val="fr-FR"/>
          <w:rPrChange w:id="16524" w:author="Peng Luqi" w:date="2019-10-13T23:40:00Z">
            <w:rPr>
              <w:lang w:val="fr-FR"/>
            </w:rPr>
          </w:rPrChange>
        </w:rPr>
        <w:t>la</w:t>
      </w:r>
      <w:r w:rsidRPr="005A317D">
        <w:rPr>
          <w:sz w:val="28"/>
          <w:lang w:val="fr-FR"/>
          <w:rPrChange w:id="16525" w:author="Peng Luqi" w:date="2019-10-13T23:40:00Z">
            <w:rPr>
              <w:spacing w:val="-10"/>
              <w:lang w:val="fr-FR"/>
            </w:rPr>
          </w:rPrChange>
        </w:rPr>
        <w:t xml:space="preserve"> </w:t>
      </w:r>
      <w:r w:rsidRPr="005A317D">
        <w:rPr>
          <w:sz w:val="28"/>
          <w:lang w:val="fr-FR"/>
          <w:rPrChange w:id="16526" w:author="Peng Luqi" w:date="2019-10-13T23:40:00Z">
            <w:rPr>
              <w:lang w:val="fr-FR"/>
            </w:rPr>
          </w:rPrChange>
        </w:rPr>
        <w:t>première</w:t>
      </w:r>
      <w:r w:rsidRPr="005A317D">
        <w:rPr>
          <w:sz w:val="28"/>
          <w:lang w:val="fr-FR"/>
          <w:rPrChange w:id="16527" w:author="Peng Luqi" w:date="2019-10-13T23:40:00Z">
            <w:rPr>
              <w:spacing w:val="-10"/>
              <w:lang w:val="fr-FR"/>
            </w:rPr>
          </w:rPrChange>
        </w:rPr>
        <w:t xml:space="preserve"> </w:t>
      </w:r>
      <w:r w:rsidRPr="005A317D">
        <w:rPr>
          <w:sz w:val="28"/>
          <w:lang w:val="fr-FR"/>
          <w:rPrChange w:id="16528" w:author="Peng Luqi" w:date="2019-10-13T23:40:00Z">
            <w:rPr>
              <w:lang w:val="fr-FR"/>
            </w:rPr>
          </w:rPrChange>
        </w:rPr>
        <w:t>date</w:t>
      </w:r>
      <w:r w:rsidRPr="005A317D">
        <w:rPr>
          <w:sz w:val="28"/>
          <w:lang w:val="fr-FR"/>
          <w:rPrChange w:id="16529" w:author="Peng Luqi" w:date="2019-10-13T23:40:00Z">
            <w:rPr>
              <w:spacing w:val="-10"/>
              <w:lang w:val="fr-FR"/>
            </w:rPr>
          </w:rPrChange>
        </w:rPr>
        <w:t xml:space="preserve"> </w:t>
      </w:r>
      <w:r w:rsidRPr="005A317D">
        <w:rPr>
          <w:sz w:val="28"/>
          <w:lang w:val="fr-FR"/>
          <w:rPrChange w:id="16530" w:author="Peng Luqi" w:date="2019-10-13T23:40:00Z">
            <w:rPr>
              <w:lang w:val="fr-FR"/>
            </w:rPr>
          </w:rPrChange>
        </w:rPr>
        <w:t>de</w:t>
      </w:r>
      <w:r w:rsidRPr="005A317D">
        <w:rPr>
          <w:sz w:val="28"/>
          <w:lang w:val="fr-FR"/>
          <w:rPrChange w:id="16531" w:author="Peng Luqi" w:date="2019-10-13T23:40:00Z">
            <w:rPr>
              <w:spacing w:val="-10"/>
              <w:lang w:val="fr-FR"/>
            </w:rPr>
          </w:rPrChange>
        </w:rPr>
        <w:t xml:space="preserve"> </w:t>
      </w:r>
      <w:r w:rsidRPr="005A317D">
        <w:rPr>
          <w:sz w:val="28"/>
          <w:lang w:val="fr-FR"/>
          <w:rPrChange w:id="16532" w:author="Peng Luqi" w:date="2019-10-13T23:40:00Z">
            <w:rPr>
              <w:lang w:val="fr-FR"/>
            </w:rPr>
          </w:rPrChange>
        </w:rPr>
        <w:t>rachat</w:t>
      </w:r>
      <w:r w:rsidRPr="005A317D">
        <w:rPr>
          <w:sz w:val="28"/>
          <w:lang w:val="fr-FR"/>
          <w:rPrChange w:id="16533" w:author="Peng Luqi" w:date="2019-10-13T23:40:00Z">
            <w:rPr>
              <w:spacing w:val="-10"/>
              <w:lang w:val="fr-FR"/>
            </w:rPr>
          </w:rPrChange>
        </w:rPr>
        <w:t xml:space="preserve"> </w:t>
      </w:r>
      <w:r w:rsidRPr="005A317D">
        <w:rPr>
          <w:sz w:val="28"/>
          <w:lang w:val="fr-FR"/>
          <w:rPrChange w:id="16534" w:author="Peng Luqi" w:date="2019-10-13T23:40:00Z">
            <w:rPr>
              <w:lang w:val="fr-FR"/>
            </w:rPr>
          </w:rPrChange>
        </w:rPr>
        <w:t>concernant</w:t>
      </w:r>
      <w:r w:rsidRPr="005A317D">
        <w:rPr>
          <w:sz w:val="28"/>
          <w:lang w:val="fr-FR"/>
          <w:rPrChange w:id="16535" w:author="Peng Luqi" w:date="2019-10-13T23:40:00Z">
            <w:rPr>
              <w:spacing w:val="-9"/>
              <w:lang w:val="fr-FR"/>
            </w:rPr>
          </w:rPrChange>
        </w:rPr>
        <w:t xml:space="preserve"> </w:t>
      </w:r>
      <w:r w:rsidRPr="005A317D">
        <w:rPr>
          <w:sz w:val="28"/>
          <w:lang w:val="fr-FR"/>
          <w:rPrChange w:id="16536" w:author="Peng Luqi" w:date="2019-10-13T23:40:00Z">
            <w:rPr>
              <w:lang w:val="fr-FR"/>
            </w:rPr>
          </w:rPrChange>
        </w:rPr>
        <w:t>votre</w:t>
      </w:r>
      <w:r w:rsidRPr="005A317D">
        <w:rPr>
          <w:sz w:val="28"/>
          <w:lang w:val="fr-FR"/>
          <w:rPrChange w:id="16537" w:author="Peng Luqi" w:date="2019-10-13T23:40:00Z">
            <w:rPr>
              <w:spacing w:val="-10"/>
              <w:lang w:val="fr-FR"/>
            </w:rPr>
          </w:rPrChange>
        </w:rPr>
        <w:t xml:space="preserve"> </w:t>
      </w:r>
      <w:r w:rsidRPr="005A317D">
        <w:rPr>
          <w:sz w:val="28"/>
          <w:lang w:val="fr-FR"/>
          <w:rPrChange w:id="16538" w:author="Peng Luqi" w:date="2019-10-13T23:40:00Z">
            <w:rPr>
              <w:lang w:val="fr-FR"/>
            </w:rPr>
          </w:rPrChange>
        </w:rPr>
        <w:t>investissement</w:t>
      </w:r>
      <w:r w:rsidRPr="005A317D">
        <w:rPr>
          <w:sz w:val="28"/>
          <w:lang w:val="fr-FR"/>
          <w:rPrChange w:id="16539" w:author="Peng Luqi" w:date="2019-10-13T23:40:00Z">
            <w:rPr>
              <w:spacing w:val="-12"/>
              <w:lang w:val="fr-FR"/>
            </w:rPr>
          </w:rPrChange>
        </w:rPr>
        <w:t xml:space="preserve"> </w:t>
      </w:r>
      <w:r w:rsidRPr="005A317D">
        <w:rPr>
          <w:sz w:val="28"/>
          <w:lang w:val="fr-FR"/>
          <w:rPrChange w:id="16540" w:author="Peng Luqi" w:date="2019-10-13T23:40:00Z">
            <w:rPr>
              <w:lang w:val="fr-FR"/>
            </w:rPr>
          </w:rPrChange>
        </w:rPr>
        <w:t>(par</w:t>
      </w:r>
      <w:r w:rsidRPr="005A317D">
        <w:rPr>
          <w:sz w:val="28"/>
          <w:lang w:val="fr-FR"/>
          <w:rPrChange w:id="16541" w:author="Peng Luqi" w:date="2019-10-13T23:40:00Z">
            <w:rPr>
              <w:spacing w:val="-10"/>
              <w:lang w:val="fr-FR"/>
            </w:rPr>
          </w:rPrChange>
        </w:rPr>
        <w:t xml:space="preserve"> </w:t>
      </w:r>
      <w:r w:rsidRPr="005A317D">
        <w:rPr>
          <w:sz w:val="28"/>
          <w:lang w:val="fr-FR"/>
          <w:rPrChange w:id="16542" w:author="Peng Luqi" w:date="2019-10-13T23:40:00Z">
            <w:rPr>
              <w:lang w:val="fr-FR"/>
            </w:rPr>
          </w:rPrChange>
        </w:rPr>
        <w:t>exemple,</w:t>
      </w:r>
      <w:r w:rsidRPr="005A317D">
        <w:rPr>
          <w:sz w:val="28"/>
          <w:lang w:val="fr-FR"/>
          <w:rPrChange w:id="16543" w:author="Peng Luqi" w:date="2019-10-13T23:40:00Z">
            <w:rPr>
              <w:spacing w:val="-10"/>
              <w:lang w:val="fr-FR"/>
            </w:rPr>
          </w:rPrChange>
        </w:rPr>
        <w:t xml:space="preserve"> </w:t>
      </w:r>
      <w:r w:rsidRPr="005A317D">
        <w:rPr>
          <w:sz w:val="28"/>
          <w:lang w:val="fr-FR"/>
          <w:rPrChange w:id="16544" w:author="Peng Luqi" w:date="2019-10-13T23:40:00Z">
            <w:rPr>
              <w:lang w:val="fr-FR"/>
            </w:rPr>
          </w:rPrChange>
        </w:rPr>
        <w:t>trois</w:t>
      </w:r>
      <w:r w:rsidRPr="005A317D">
        <w:rPr>
          <w:sz w:val="28"/>
          <w:lang w:val="fr-FR"/>
          <w:rPrChange w:id="16545" w:author="Peng Luqi" w:date="2019-10-13T23:40:00Z">
            <w:rPr>
              <w:spacing w:val="-9"/>
              <w:lang w:val="fr-FR"/>
            </w:rPr>
          </w:rPrChange>
        </w:rPr>
        <w:t xml:space="preserve"> </w:t>
      </w:r>
      <w:r w:rsidRPr="005A317D">
        <w:rPr>
          <w:sz w:val="28"/>
          <w:lang w:val="fr-FR"/>
          <w:rPrChange w:id="16546" w:author="Peng Luqi" w:date="2019-10-13T23:40:00Z">
            <w:rPr>
              <w:lang w:val="fr-FR"/>
            </w:rPr>
          </w:rPrChange>
        </w:rPr>
        <w:t>ans</w:t>
      </w:r>
      <w:r w:rsidRPr="005A317D">
        <w:rPr>
          <w:sz w:val="28"/>
          <w:lang w:val="fr-FR"/>
          <w:rPrChange w:id="16547" w:author="Peng Luqi" w:date="2019-10-13T23:40:00Z">
            <w:rPr>
              <w:spacing w:val="-10"/>
              <w:lang w:val="fr-FR"/>
            </w:rPr>
          </w:rPrChange>
        </w:rPr>
        <w:t xml:space="preserve"> </w:t>
      </w:r>
      <w:r w:rsidRPr="005A317D">
        <w:rPr>
          <w:sz w:val="28"/>
          <w:lang w:val="fr-FR"/>
          <w:rPrChange w:id="16548" w:author="Peng Luqi" w:date="2019-10-13T23:40:00Z">
            <w:rPr>
              <w:lang w:val="fr-FR"/>
            </w:rPr>
          </w:rPrChange>
        </w:rPr>
        <w:t>plus tard).</w:t>
      </w:r>
    </w:p>
    <w:p w:rsidR="002B38DF" w:rsidRPr="00F94CB9" w:rsidRDefault="002B38DF">
      <w:pPr>
        <w:pStyle w:val="a3"/>
        <w:ind w:left="170" w:right="170"/>
        <w:jc w:val="both"/>
        <w:rPr>
          <w:lang w:val="fr-FR"/>
          <w:rPrChange w:id="16549" w:author="Peng Luqi" w:date="2019-10-13T14:50:00Z">
            <w:rPr>
              <w:sz w:val="31"/>
              <w:lang w:val="fr-FR"/>
            </w:rPr>
          </w:rPrChange>
        </w:rPr>
        <w:pPrChange w:id="16550" w:author="Peng Luqi" w:date="2019-10-13T14:20:00Z">
          <w:pPr>
            <w:pStyle w:val="a3"/>
            <w:spacing w:before="1"/>
          </w:pPr>
        </w:pPrChange>
      </w:pPr>
    </w:p>
    <w:p w:rsidR="002B38DF" w:rsidRPr="00F94CB9" w:rsidRDefault="00716360">
      <w:pPr>
        <w:ind w:left="170" w:right="170"/>
        <w:jc w:val="both"/>
        <w:rPr>
          <w:sz w:val="28"/>
          <w:szCs w:val="28"/>
          <w:lang w:val="fr-FR"/>
          <w:rPrChange w:id="16551" w:author="Peng Luqi" w:date="2019-10-13T14:50:00Z">
            <w:rPr>
              <w:lang w:val="fr-FR"/>
            </w:rPr>
          </w:rPrChange>
        </w:rPr>
        <w:pPrChange w:id="16552" w:author="Peng Luqi" w:date="2019-10-13T14:20:00Z">
          <w:pPr>
            <w:ind w:left="130" w:right="183"/>
            <w:jc w:val="both"/>
          </w:pPr>
        </w:pPrChange>
      </w:pPr>
      <w:r w:rsidRPr="00F94CB9">
        <w:rPr>
          <w:sz w:val="28"/>
          <w:szCs w:val="28"/>
          <w:lang w:val="fr-FR"/>
          <w:rPrChange w:id="16553" w:author="Peng Luqi" w:date="2019-10-13T14:50:00Z">
            <w:rPr>
              <w:lang w:val="fr-FR"/>
            </w:rPr>
          </w:rPrChange>
        </w:rPr>
        <w:t xml:space="preserve">Les </w:t>
      </w:r>
      <w:r w:rsidRPr="00F94CB9">
        <w:rPr>
          <w:i/>
          <w:color w:val="00B0F0"/>
          <w:sz w:val="28"/>
          <w:szCs w:val="28"/>
          <w:lang w:val="fr-FR"/>
          <w:rPrChange w:id="16554" w:author="Peng Luqi" w:date="2019-10-13T14:50:00Z">
            <w:rPr>
              <w:i/>
              <w:color w:val="00B0F0"/>
              <w:lang w:val="fr-FR"/>
            </w:rPr>
          </w:rPrChange>
        </w:rPr>
        <w:t xml:space="preserve">BOX </w:t>
      </w:r>
      <w:r w:rsidRPr="00F94CB9">
        <w:rPr>
          <w:sz w:val="28"/>
          <w:szCs w:val="28"/>
          <w:lang w:val="fr-FR"/>
          <w:rPrChange w:id="16555" w:author="Peng Luqi" w:date="2019-10-13T14:50:00Z">
            <w:rPr>
              <w:lang w:val="fr-FR"/>
            </w:rPr>
          </w:rPrChange>
        </w:rPr>
        <w:t xml:space="preserve">sont un produit de fonds ETF, mais ce fonds est différent de ce que vous avez vu auparavant. Les </w:t>
      </w:r>
      <w:r w:rsidRPr="00F94CB9">
        <w:rPr>
          <w:color w:val="00B0F0"/>
          <w:sz w:val="28"/>
          <w:szCs w:val="28"/>
          <w:lang w:val="fr-FR"/>
          <w:rPrChange w:id="16556" w:author="Peng Luqi" w:date="2019-10-13T14:50:00Z">
            <w:rPr>
              <w:color w:val="00B0F0"/>
              <w:lang w:val="fr-FR"/>
            </w:rPr>
          </w:rPrChange>
        </w:rPr>
        <w:t xml:space="preserve">BOX </w:t>
      </w:r>
      <w:r w:rsidRPr="00F94CB9">
        <w:rPr>
          <w:sz w:val="28"/>
          <w:szCs w:val="28"/>
          <w:lang w:val="fr-FR"/>
          <w:rPrChange w:id="16557" w:author="Peng Luqi" w:date="2019-10-13T14:50:00Z">
            <w:rPr>
              <w:lang w:val="fr-FR"/>
            </w:rPr>
          </w:rPrChange>
        </w:rPr>
        <w:t>ne perçoivent pas de frais de gestion, c</w:t>
      </w:r>
      <w:del w:id="16558" w:author="Peng Luqi" w:date="2019-10-13T14:43:00Z">
        <w:r w:rsidRPr="00F94CB9" w:rsidDel="00EF666F">
          <w:rPr>
            <w:sz w:val="28"/>
            <w:szCs w:val="28"/>
            <w:lang w:val="fr-FR"/>
            <w:rPrChange w:id="16559" w:author="Peng Luqi" w:date="2019-10-13T14:50:00Z">
              <w:rPr>
                <w:lang w:val="fr-FR"/>
              </w:rPr>
            </w:rPrChange>
          </w:rPr>
          <w:delText>’</w:delText>
        </w:r>
      </w:del>
      <w:ins w:id="16560" w:author="Peng Luqi" w:date="2019-10-13T14:43:00Z">
        <w:r w:rsidR="00EF666F" w:rsidRPr="00F94CB9">
          <w:rPr>
            <w:sz w:val="28"/>
            <w:szCs w:val="28"/>
            <w:lang w:val="fr-FR"/>
            <w:rPrChange w:id="16561" w:author="Peng Luqi" w:date="2019-10-13T14:50:00Z">
              <w:rPr>
                <w:lang w:val="fr-FR"/>
              </w:rPr>
            </w:rPrChange>
          </w:rPr>
          <w:t>’</w:t>
        </w:r>
      </w:ins>
      <w:r w:rsidRPr="00F94CB9">
        <w:rPr>
          <w:sz w:val="28"/>
          <w:szCs w:val="28"/>
          <w:lang w:val="fr-FR"/>
          <w:rPrChange w:id="16562" w:author="Peng Luqi" w:date="2019-10-13T14:50:00Z">
            <w:rPr>
              <w:lang w:val="fr-FR"/>
            </w:rPr>
          </w:rPrChange>
        </w:rPr>
        <w:t xml:space="preserve">est-à-dire que leur gestion est gratuite. Pourquoi ? Parce que le designer Li Xiaolai ne voulait pas gagner des frais de gestion. Et Li Xiaolai lui-même investit dans les </w:t>
      </w:r>
      <w:r w:rsidRPr="00F94CB9">
        <w:rPr>
          <w:i/>
          <w:color w:val="00B0F0"/>
          <w:sz w:val="28"/>
          <w:szCs w:val="28"/>
          <w:lang w:val="fr-FR"/>
          <w:rPrChange w:id="16563" w:author="Peng Luqi" w:date="2019-10-13T14:50:00Z">
            <w:rPr>
              <w:i/>
              <w:color w:val="00B0F0"/>
              <w:lang w:val="fr-FR"/>
            </w:rPr>
          </w:rPrChange>
        </w:rPr>
        <w:t>BOX</w:t>
      </w:r>
      <w:r w:rsidRPr="00F94CB9">
        <w:rPr>
          <w:sz w:val="28"/>
          <w:szCs w:val="28"/>
          <w:lang w:val="fr-FR"/>
          <w:rPrChange w:id="16564" w:author="Peng Luqi" w:date="2019-10-13T14:50:00Z">
            <w:rPr>
              <w:lang w:val="fr-FR"/>
            </w:rPr>
          </w:rPrChange>
        </w:rPr>
        <w:t>.</w:t>
      </w:r>
    </w:p>
    <w:p w:rsidR="002B38DF" w:rsidRPr="00F94CB9" w:rsidRDefault="002B38DF">
      <w:pPr>
        <w:pStyle w:val="a3"/>
        <w:ind w:left="170" w:right="170"/>
        <w:jc w:val="both"/>
        <w:rPr>
          <w:lang w:val="fr-FR"/>
          <w:rPrChange w:id="16565" w:author="Peng Luqi" w:date="2019-10-13T14:50:00Z">
            <w:rPr>
              <w:sz w:val="21"/>
              <w:lang w:val="fr-FR"/>
            </w:rPr>
          </w:rPrChange>
        </w:rPr>
        <w:pPrChange w:id="16566" w:author="Peng Luqi" w:date="2019-10-13T14:20:00Z">
          <w:pPr>
            <w:pStyle w:val="a3"/>
          </w:pPr>
        </w:pPrChange>
      </w:pPr>
    </w:p>
    <w:p w:rsidR="002B38DF" w:rsidRDefault="00716360" w:rsidP="00CB23F4">
      <w:pPr>
        <w:ind w:left="170" w:right="170"/>
        <w:jc w:val="both"/>
        <w:rPr>
          <w:ins w:id="16567" w:author="Peng Luqi" w:date="2019-10-13T23:41:00Z"/>
          <w:sz w:val="28"/>
          <w:szCs w:val="28"/>
          <w:lang w:val="fr-FR"/>
        </w:rPr>
      </w:pPr>
      <w:r w:rsidRPr="00F94CB9">
        <w:rPr>
          <w:sz w:val="28"/>
          <w:szCs w:val="28"/>
          <w:lang w:val="fr-FR"/>
          <w:rPrChange w:id="16568" w:author="Peng Luqi" w:date="2019-10-13T14:50:00Z">
            <w:rPr>
              <w:lang w:val="fr-FR"/>
            </w:rPr>
          </w:rPrChange>
        </w:rPr>
        <w:t>Les</w:t>
      </w:r>
      <w:r w:rsidRPr="00F94CB9">
        <w:rPr>
          <w:spacing w:val="-13"/>
          <w:sz w:val="28"/>
          <w:szCs w:val="28"/>
          <w:lang w:val="fr-FR"/>
          <w:rPrChange w:id="16569" w:author="Peng Luqi" w:date="2019-10-13T14:50:00Z">
            <w:rPr>
              <w:spacing w:val="-13"/>
              <w:lang w:val="fr-FR"/>
            </w:rPr>
          </w:rPrChange>
        </w:rPr>
        <w:t xml:space="preserve"> </w:t>
      </w:r>
      <w:r w:rsidRPr="00F94CB9">
        <w:rPr>
          <w:i/>
          <w:color w:val="00B0F0"/>
          <w:sz w:val="28"/>
          <w:szCs w:val="28"/>
          <w:lang w:val="fr-FR"/>
          <w:rPrChange w:id="16570" w:author="Peng Luqi" w:date="2019-10-13T14:50:00Z">
            <w:rPr>
              <w:i/>
              <w:color w:val="00B0F0"/>
              <w:lang w:val="fr-FR"/>
            </w:rPr>
          </w:rPrChange>
        </w:rPr>
        <w:t>BOX</w:t>
      </w:r>
      <w:r w:rsidRPr="00F94CB9">
        <w:rPr>
          <w:i/>
          <w:color w:val="00B0F0"/>
          <w:spacing w:val="-12"/>
          <w:sz w:val="28"/>
          <w:szCs w:val="28"/>
          <w:lang w:val="fr-FR"/>
          <w:rPrChange w:id="16571" w:author="Peng Luqi" w:date="2019-10-13T14:50:00Z">
            <w:rPr>
              <w:i/>
              <w:color w:val="00B0F0"/>
              <w:spacing w:val="-12"/>
              <w:lang w:val="fr-FR"/>
            </w:rPr>
          </w:rPrChange>
        </w:rPr>
        <w:t xml:space="preserve"> </w:t>
      </w:r>
      <w:r w:rsidRPr="00F94CB9">
        <w:rPr>
          <w:sz w:val="28"/>
          <w:szCs w:val="28"/>
          <w:lang w:val="fr-FR"/>
          <w:rPrChange w:id="16572" w:author="Peng Luqi" w:date="2019-10-13T14:50:00Z">
            <w:rPr>
              <w:lang w:val="fr-FR"/>
            </w:rPr>
          </w:rPrChange>
        </w:rPr>
        <w:t>sont</w:t>
      </w:r>
      <w:r w:rsidRPr="00F94CB9">
        <w:rPr>
          <w:spacing w:val="-12"/>
          <w:sz w:val="28"/>
          <w:szCs w:val="28"/>
          <w:lang w:val="fr-FR"/>
          <w:rPrChange w:id="16573" w:author="Peng Luqi" w:date="2019-10-13T14:50:00Z">
            <w:rPr>
              <w:spacing w:val="-12"/>
              <w:lang w:val="fr-FR"/>
            </w:rPr>
          </w:rPrChange>
        </w:rPr>
        <w:t xml:space="preserve"> </w:t>
      </w:r>
      <w:r w:rsidRPr="00F94CB9">
        <w:rPr>
          <w:sz w:val="28"/>
          <w:szCs w:val="28"/>
          <w:lang w:val="fr-FR"/>
          <w:rPrChange w:id="16574" w:author="Peng Luqi" w:date="2019-10-13T14:50:00Z">
            <w:rPr>
              <w:lang w:val="fr-FR"/>
            </w:rPr>
          </w:rPrChange>
        </w:rPr>
        <w:t>100</w:t>
      </w:r>
      <w:r w:rsidRPr="00F94CB9">
        <w:rPr>
          <w:spacing w:val="-4"/>
          <w:sz w:val="28"/>
          <w:szCs w:val="28"/>
          <w:lang w:val="fr-FR"/>
          <w:rPrChange w:id="16575" w:author="Peng Luqi" w:date="2019-10-13T14:50:00Z">
            <w:rPr>
              <w:spacing w:val="-4"/>
              <w:lang w:val="fr-FR"/>
            </w:rPr>
          </w:rPrChange>
        </w:rPr>
        <w:t xml:space="preserve"> </w:t>
      </w:r>
      <w:r w:rsidRPr="00F94CB9">
        <w:rPr>
          <w:sz w:val="28"/>
          <w:szCs w:val="28"/>
          <w:lang w:val="fr-FR"/>
          <w:rPrChange w:id="16576" w:author="Peng Luqi" w:date="2019-10-13T14:50:00Z">
            <w:rPr>
              <w:lang w:val="fr-FR"/>
            </w:rPr>
          </w:rPrChange>
        </w:rPr>
        <w:t>%</w:t>
      </w:r>
      <w:r w:rsidRPr="00F94CB9">
        <w:rPr>
          <w:spacing w:val="-12"/>
          <w:sz w:val="28"/>
          <w:szCs w:val="28"/>
          <w:lang w:val="fr-FR"/>
          <w:rPrChange w:id="16577" w:author="Peng Luqi" w:date="2019-10-13T14:50:00Z">
            <w:rPr>
              <w:spacing w:val="-12"/>
              <w:lang w:val="fr-FR"/>
            </w:rPr>
          </w:rPrChange>
        </w:rPr>
        <w:t xml:space="preserve"> </w:t>
      </w:r>
      <w:r w:rsidRPr="00F94CB9">
        <w:rPr>
          <w:sz w:val="28"/>
          <w:szCs w:val="28"/>
          <w:lang w:val="fr-FR"/>
          <w:rPrChange w:id="16578" w:author="Peng Luqi" w:date="2019-10-13T14:50:00Z">
            <w:rPr>
              <w:lang w:val="fr-FR"/>
            </w:rPr>
          </w:rPrChange>
        </w:rPr>
        <w:t>publics</w:t>
      </w:r>
      <w:r w:rsidRPr="00F94CB9">
        <w:rPr>
          <w:spacing w:val="-12"/>
          <w:sz w:val="28"/>
          <w:szCs w:val="28"/>
          <w:lang w:val="fr-FR"/>
          <w:rPrChange w:id="16579" w:author="Peng Luqi" w:date="2019-10-13T14:50:00Z">
            <w:rPr>
              <w:spacing w:val="-12"/>
              <w:lang w:val="fr-FR"/>
            </w:rPr>
          </w:rPrChange>
        </w:rPr>
        <w:t xml:space="preserve"> </w:t>
      </w:r>
      <w:r w:rsidRPr="00F94CB9">
        <w:rPr>
          <w:sz w:val="28"/>
          <w:szCs w:val="28"/>
          <w:lang w:val="fr-FR"/>
          <w:rPrChange w:id="16580" w:author="Peng Luqi" w:date="2019-10-13T14:50:00Z">
            <w:rPr>
              <w:lang w:val="fr-FR"/>
            </w:rPr>
          </w:rPrChange>
        </w:rPr>
        <w:t>et</w:t>
      </w:r>
      <w:r w:rsidRPr="00F94CB9">
        <w:rPr>
          <w:spacing w:val="-12"/>
          <w:sz w:val="28"/>
          <w:szCs w:val="28"/>
          <w:lang w:val="fr-FR"/>
          <w:rPrChange w:id="16581" w:author="Peng Luqi" w:date="2019-10-13T14:50:00Z">
            <w:rPr>
              <w:spacing w:val="-12"/>
              <w:lang w:val="fr-FR"/>
            </w:rPr>
          </w:rPrChange>
        </w:rPr>
        <w:t xml:space="preserve"> </w:t>
      </w:r>
      <w:r w:rsidRPr="00F94CB9">
        <w:rPr>
          <w:sz w:val="28"/>
          <w:szCs w:val="28"/>
          <w:lang w:val="fr-FR"/>
          <w:rPrChange w:id="16582" w:author="Peng Luqi" w:date="2019-10-13T14:50:00Z">
            <w:rPr>
              <w:lang w:val="fr-FR"/>
            </w:rPr>
          </w:rPrChange>
        </w:rPr>
        <w:t>transparents,</w:t>
      </w:r>
      <w:r w:rsidRPr="00F94CB9">
        <w:rPr>
          <w:spacing w:val="-13"/>
          <w:sz w:val="28"/>
          <w:szCs w:val="28"/>
          <w:lang w:val="fr-FR"/>
          <w:rPrChange w:id="16583" w:author="Peng Luqi" w:date="2019-10-13T14:50:00Z">
            <w:rPr>
              <w:spacing w:val="-13"/>
              <w:lang w:val="fr-FR"/>
            </w:rPr>
          </w:rPrChange>
        </w:rPr>
        <w:t xml:space="preserve"> </w:t>
      </w:r>
      <w:r w:rsidRPr="00F94CB9">
        <w:rPr>
          <w:sz w:val="28"/>
          <w:szCs w:val="28"/>
          <w:lang w:val="fr-FR"/>
          <w:rPrChange w:id="16584" w:author="Peng Luqi" w:date="2019-10-13T14:50:00Z">
            <w:rPr>
              <w:lang w:val="fr-FR"/>
            </w:rPr>
          </w:rPrChange>
        </w:rPr>
        <w:t>l</w:t>
      </w:r>
      <w:del w:id="16585" w:author="Peng Luqi" w:date="2019-10-13T14:43:00Z">
        <w:r w:rsidRPr="00F94CB9" w:rsidDel="00EF666F">
          <w:rPr>
            <w:sz w:val="28"/>
            <w:szCs w:val="28"/>
            <w:lang w:val="fr-FR"/>
            <w:rPrChange w:id="16586" w:author="Peng Luqi" w:date="2019-10-13T14:50:00Z">
              <w:rPr>
                <w:lang w:val="fr-FR"/>
              </w:rPr>
            </w:rPrChange>
          </w:rPr>
          <w:delText>’</w:delText>
        </w:r>
      </w:del>
      <w:ins w:id="16587" w:author="Peng Luqi" w:date="2019-10-13T14:43:00Z">
        <w:r w:rsidR="00EF666F" w:rsidRPr="00F94CB9">
          <w:rPr>
            <w:sz w:val="28"/>
            <w:szCs w:val="28"/>
            <w:lang w:val="fr-FR"/>
            <w:rPrChange w:id="16588" w:author="Peng Luqi" w:date="2019-10-13T14:50:00Z">
              <w:rPr>
                <w:lang w:val="fr-FR"/>
              </w:rPr>
            </w:rPrChange>
          </w:rPr>
          <w:t>’</w:t>
        </w:r>
      </w:ins>
      <w:r w:rsidRPr="00F94CB9">
        <w:rPr>
          <w:sz w:val="28"/>
          <w:szCs w:val="28"/>
          <w:lang w:val="fr-FR"/>
          <w:rPrChange w:id="16589" w:author="Peng Luqi" w:date="2019-10-13T14:50:00Z">
            <w:rPr>
              <w:lang w:val="fr-FR"/>
            </w:rPr>
          </w:rPrChange>
        </w:rPr>
        <w:t>adresse</w:t>
      </w:r>
      <w:r w:rsidRPr="00F94CB9">
        <w:rPr>
          <w:spacing w:val="-12"/>
          <w:sz w:val="28"/>
          <w:szCs w:val="28"/>
          <w:lang w:val="fr-FR"/>
          <w:rPrChange w:id="16590" w:author="Peng Luqi" w:date="2019-10-13T14:50:00Z">
            <w:rPr>
              <w:spacing w:val="-12"/>
              <w:lang w:val="fr-FR"/>
            </w:rPr>
          </w:rPrChange>
        </w:rPr>
        <w:t xml:space="preserve"> </w:t>
      </w:r>
      <w:r w:rsidRPr="00F94CB9">
        <w:rPr>
          <w:sz w:val="28"/>
          <w:szCs w:val="28"/>
          <w:lang w:val="fr-FR"/>
          <w:rPrChange w:id="16591" w:author="Peng Luqi" w:date="2019-10-13T14:50:00Z">
            <w:rPr>
              <w:lang w:val="fr-FR"/>
            </w:rPr>
          </w:rPrChange>
        </w:rPr>
        <w:t>des</w:t>
      </w:r>
      <w:r w:rsidRPr="00F94CB9">
        <w:rPr>
          <w:spacing w:val="-12"/>
          <w:sz w:val="28"/>
          <w:szCs w:val="28"/>
          <w:lang w:val="fr-FR"/>
          <w:rPrChange w:id="16592" w:author="Peng Luqi" w:date="2019-10-13T14:50:00Z">
            <w:rPr>
              <w:spacing w:val="-12"/>
              <w:lang w:val="fr-FR"/>
            </w:rPr>
          </w:rPrChange>
        </w:rPr>
        <w:t xml:space="preserve"> </w:t>
      </w:r>
      <w:r w:rsidRPr="00F94CB9">
        <w:rPr>
          <w:i/>
          <w:color w:val="00B0F0"/>
          <w:sz w:val="28"/>
          <w:szCs w:val="28"/>
          <w:lang w:val="fr-FR"/>
          <w:rPrChange w:id="16593" w:author="Peng Luqi" w:date="2019-10-13T14:50:00Z">
            <w:rPr>
              <w:i/>
              <w:color w:val="00B0F0"/>
              <w:lang w:val="fr-FR"/>
            </w:rPr>
          </w:rPrChange>
        </w:rPr>
        <w:t>BOX</w:t>
      </w:r>
      <w:r w:rsidRPr="00F94CB9">
        <w:rPr>
          <w:i/>
          <w:color w:val="00B0F0"/>
          <w:spacing w:val="-12"/>
          <w:sz w:val="28"/>
          <w:szCs w:val="28"/>
          <w:lang w:val="fr-FR"/>
          <w:rPrChange w:id="16594" w:author="Peng Luqi" w:date="2019-10-13T14:50:00Z">
            <w:rPr>
              <w:i/>
              <w:color w:val="00B0F0"/>
              <w:spacing w:val="-12"/>
              <w:lang w:val="fr-FR"/>
            </w:rPr>
          </w:rPrChange>
        </w:rPr>
        <w:t xml:space="preserve"> </w:t>
      </w:r>
      <w:r w:rsidRPr="00F94CB9">
        <w:rPr>
          <w:sz w:val="28"/>
          <w:szCs w:val="28"/>
          <w:lang w:val="fr-FR"/>
          <w:rPrChange w:id="16595" w:author="Peng Luqi" w:date="2019-10-13T14:50:00Z">
            <w:rPr>
              <w:lang w:val="fr-FR"/>
            </w:rPr>
          </w:rPrChange>
        </w:rPr>
        <w:t>est</w:t>
      </w:r>
      <w:r w:rsidRPr="00F94CB9">
        <w:rPr>
          <w:spacing w:val="-12"/>
          <w:sz w:val="28"/>
          <w:szCs w:val="28"/>
          <w:lang w:val="fr-FR"/>
          <w:rPrChange w:id="16596" w:author="Peng Luqi" w:date="2019-10-13T14:50:00Z">
            <w:rPr>
              <w:spacing w:val="-12"/>
              <w:lang w:val="fr-FR"/>
            </w:rPr>
          </w:rPrChange>
        </w:rPr>
        <w:t xml:space="preserve"> </w:t>
      </w:r>
      <w:r w:rsidRPr="00F94CB9">
        <w:rPr>
          <w:sz w:val="28"/>
          <w:szCs w:val="28"/>
          <w:lang w:val="fr-FR"/>
          <w:rPrChange w:id="16597" w:author="Peng Luqi" w:date="2019-10-13T14:50:00Z">
            <w:rPr>
              <w:lang w:val="fr-FR"/>
            </w:rPr>
          </w:rPrChange>
        </w:rPr>
        <w:t>ouverte</w:t>
      </w:r>
      <w:r w:rsidRPr="00F94CB9">
        <w:rPr>
          <w:spacing w:val="-13"/>
          <w:sz w:val="28"/>
          <w:szCs w:val="28"/>
          <w:lang w:val="fr-FR"/>
          <w:rPrChange w:id="16598" w:author="Peng Luqi" w:date="2019-10-13T14:50:00Z">
            <w:rPr>
              <w:spacing w:val="-13"/>
              <w:lang w:val="fr-FR"/>
            </w:rPr>
          </w:rPrChange>
        </w:rPr>
        <w:t xml:space="preserve"> </w:t>
      </w:r>
      <w:r w:rsidRPr="00F94CB9">
        <w:rPr>
          <w:sz w:val="28"/>
          <w:szCs w:val="28"/>
          <w:lang w:val="fr-FR"/>
          <w:rPrChange w:id="16599" w:author="Peng Luqi" w:date="2019-10-13T14:50:00Z">
            <w:rPr>
              <w:lang w:val="fr-FR"/>
            </w:rPr>
          </w:rPrChange>
        </w:rPr>
        <w:t>et</w:t>
      </w:r>
      <w:r w:rsidRPr="00F94CB9">
        <w:rPr>
          <w:spacing w:val="-12"/>
          <w:sz w:val="28"/>
          <w:szCs w:val="28"/>
          <w:lang w:val="fr-FR"/>
          <w:rPrChange w:id="16600" w:author="Peng Luqi" w:date="2019-10-13T14:50:00Z">
            <w:rPr>
              <w:spacing w:val="-12"/>
              <w:lang w:val="fr-FR"/>
            </w:rPr>
          </w:rPrChange>
        </w:rPr>
        <w:t xml:space="preserve"> </w:t>
      </w:r>
      <w:r w:rsidRPr="00F94CB9">
        <w:rPr>
          <w:sz w:val="28"/>
          <w:szCs w:val="28"/>
          <w:lang w:val="fr-FR"/>
          <w:rPrChange w:id="16601" w:author="Peng Luqi" w:date="2019-10-13T14:50:00Z">
            <w:rPr>
              <w:lang w:val="fr-FR"/>
            </w:rPr>
          </w:rPrChange>
        </w:rPr>
        <w:t>transparente,</w:t>
      </w:r>
      <w:r w:rsidRPr="00F94CB9">
        <w:rPr>
          <w:spacing w:val="-12"/>
          <w:sz w:val="28"/>
          <w:szCs w:val="28"/>
          <w:lang w:val="fr-FR"/>
          <w:rPrChange w:id="16602" w:author="Peng Luqi" w:date="2019-10-13T14:50:00Z">
            <w:rPr>
              <w:spacing w:val="-12"/>
              <w:lang w:val="fr-FR"/>
            </w:rPr>
          </w:rPrChange>
        </w:rPr>
        <w:t xml:space="preserve"> </w:t>
      </w:r>
      <w:r w:rsidRPr="00F94CB9">
        <w:rPr>
          <w:sz w:val="28"/>
          <w:szCs w:val="28"/>
          <w:lang w:val="fr-FR"/>
          <w:rPrChange w:id="16603" w:author="Peng Luqi" w:date="2019-10-13T14:50:00Z">
            <w:rPr>
              <w:lang w:val="fr-FR"/>
            </w:rPr>
          </w:rPrChange>
        </w:rPr>
        <w:t>vous</w:t>
      </w:r>
      <w:r w:rsidRPr="00F94CB9">
        <w:rPr>
          <w:spacing w:val="-12"/>
          <w:sz w:val="28"/>
          <w:szCs w:val="28"/>
          <w:lang w:val="fr-FR"/>
          <w:rPrChange w:id="16604" w:author="Peng Luqi" w:date="2019-10-13T14:50:00Z">
            <w:rPr>
              <w:spacing w:val="-12"/>
              <w:lang w:val="fr-FR"/>
            </w:rPr>
          </w:rPrChange>
        </w:rPr>
        <w:t xml:space="preserve"> </w:t>
      </w:r>
      <w:r w:rsidRPr="00F94CB9">
        <w:rPr>
          <w:sz w:val="28"/>
          <w:szCs w:val="28"/>
          <w:lang w:val="fr-FR"/>
          <w:rPrChange w:id="16605" w:author="Peng Luqi" w:date="2019-10-13T14:50:00Z">
            <w:rPr>
              <w:lang w:val="fr-FR"/>
            </w:rPr>
          </w:rPrChange>
        </w:rPr>
        <w:t>pouvez tout vérifier à tout moment. Parce que tous les enregistrements sont sur l</w:t>
      </w:r>
      <w:del w:id="16606" w:author="Peng Luqi" w:date="2019-10-13T14:43:00Z">
        <w:r w:rsidRPr="00F94CB9" w:rsidDel="00EF666F">
          <w:rPr>
            <w:sz w:val="28"/>
            <w:szCs w:val="28"/>
            <w:lang w:val="fr-FR"/>
            <w:rPrChange w:id="16607" w:author="Peng Luqi" w:date="2019-10-13T14:50:00Z">
              <w:rPr>
                <w:lang w:val="fr-FR"/>
              </w:rPr>
            </w:rPrChange>
          </w:rPr>
          <w:delText>’</w:delText>
        </w:r>
      </w:del>
      <w:ins w:id="16608" w:author="Peng Luqi" w:date="2019-10-13T14:43:00Z">
        <w:r w:rsidR="00EF666F" w:rsidRPr="00F94CB9">
          <w:rPr>
            <w:sz w:val="28"/>
            <w:szCs w:val="28"/>
            <w:lang w:val="fr-FR"/>
            <w:rPrChange w:id="16609" w:author="Peng Luqi" w:date="2019-10-13T14:50:00Z">
              <w:rPr>
                <w:lang w:val="fr-FR"/>
              </w:rPr>
            </w:rPrChange>
          </w:rPr>
          <w:t>’</w:t>
        </w:r>
      </w:ins>
      <w:r w:rsidRPr="00F94CB9">
        <w:rPr>
          <w:sz w:val="28"/>
          <w:szCs w:val="28"/>
          <w:lang w:val="fr-FR"/>
          <w:rPrChange w:id="16610" w:author="Peng Luqi" w:date="2019-10-13T14:50:00Z">
            <w:rPr>
              <w:lang w:val="fr-FR"/>
            </w:rPr>
          </w:rPrChange>
        </w:rPr>
        <w:t xml:space="preserve">URL publique du </w:t>
      </w:r>
      <w:r w:rsidRPr="00F94CB9">
        <w:rPr>
          <w:i/>
          <w:sz w:val="28"/>
          <w:szCs w:val="28"/>
          <w:lang w:val="fr-FR"/>
          <w:rPrChange w:id="16611" w:author="Peng Luqi" w:date="2019-10-13T14:50:00Z">
            <w:rPr>
              <w:i/>
              <w:lang w:val="fr-FR"/>
            </w:rPr>
          </w:rPrChange>
        </w:rPr>
        <w:t>Mixin</w:t>
      </w:r>
      <w:r w:rsidRPr="00F94CB9">
        <w:rPr>
          <w:sz w:val="28"/>
          <w:szCs w:val="28"/>
          <w:lang w:val="fr-FR"/>
          <w:rPrChange w:id="16612" w:author="Peng Luqi" w:date="2019-10-13T14:50:00Z">
            <w:rPr>
              <w:lang w:val="fr-FR"/>
            </w:rPr>
          </w:rPrChange>
        </w:rPr>
        <w:t xml:space="preserve">, veuillez-vous reporter aux instructions de </w:t>
      </w:r>
      <w:r w:rsidRPr="00F94CB9">
        <w:rPr>
          <w:i/>
          <w:sz w:val="28"/>
          <w:szCs w:val="28"/>
          <w:lang w:val="fr-FR"/>
          <w:rPrChange w:id="16613" w:author="Peng Luqi" w:date="2019-10-13T14:50:00Z">
            <w:rPr>
              <w:i/>
              <w:lang w:val="fr-FR"/>
            </w:rPr>
          </w:rPrChange>
        </w:rPr>
        <w:t xml:space="preserve">bwatch </w:t>
      </w:r>
      <w:r w:rsidRPr="00F94CB9">
        <w:rPr>
          <w:sz w:val="28"/>
          <w:szCs w:val="28"/>
          <w:lang w:val="fr-FR"/>
          <w:rPrChange w:id="16614" w:author="Peng Luqi" w:date="2019-10-13T14:50:00Z">
            <w:rPr>
              <w:lang w:val="fr-FR"/>
            </w:rPr>
          </w:rPrChange>
        </w:rPr>
        <w:t>pour connaître l</w:t>
      </w:r>
      <w:del w:id="16615" w:author="Peng Luqi" w:date="2019-10-13T14:43:00Z">
        <w:r w:rsidRPr="00F94CB9" w:rsidDel="00EF666F">
          <w:rPr>
            <w:sz w:val="28"/>
            <w:szCs w:val="28"/>
            <w:lang w:val="fr-FR"/>
            <w:rPrChange w:id="16616" w:author="Peng Luqi" w:date="2019-10-13T14:50:00Z">
              <w:rPr>
                <w:lang w:val="fr-FR"/>
              </w:rPr>
            </w:rPrChange>
          </w:rPr>
          <w:delText>’</w:delText>
        </w:r>
      </w:del>
      <w:ins w:id="16617" w:author="Peng Luqi" w:date="2019-10-13T14:43:00Z">
        <w:r w:rsidR="00EF666F" w:rsidRPr="00F94CB9">
          <w:rPr>
            <w:sz w:val="28"/>
            <w:szCs w:val="28"/>
            <w:lang w:val="fr-FR"/>
            <w:rPrChange w:id="16618" w:author="Peng Luqi" w:date="2019-10-13T14:50:00Z">
              <w:rPr>
                <w:lang w:val="fr-FR"/>
              </w:rPr>
            </w:rPrChange>
          </w:rPr>
          <w:t>’</w:t>
        </w:r>
      </w:ins>
      <w:r w:rsidRPr="00F94CB9">
        <w:rPr>
          <w:sz w:val="28"/>
          <w:szCs w:val="28"/>
          <w:lang w:val="fr-FR"/>
          <w:rPrChange w:id="16619" w:author="Peng Luqi" w:date="2019-10-13T14:50:00Z">
            <w:rPr>
              <w:lang w:val="fr-FR"/>
            </w:rPr>
          </w:rPrChange>
        </w:rPr>
        <w:t>adresse. Combien de BTC + EOS + XIN</w:t>
      </w:r>
      <w:r w:rsidRPr="00F94CB9">
        <w:rPr>
          <w:spacing w:val="-10"/>
          <w:sz w:val="28"/>
          <w:szCs w:val="28"/>
          <w:lang w:val="fr-FR"/>
          <w:rPrChange w:id="16620" w:author="Peng Luqi" w:date="2019-10-13T14:50:00Z">
            <w:rPr>
              <w:spacing w:val="-10"/>
              <w:lang w:val="fr-FR"/>
            </w:rPr>
          </w:rPrChange>
        </w:rPr>
        <w:t xml:space="preserve"> </w:t>
      </w:r>
      <w:r w:rsidRPr="00F94CB9">
        <w:rPr>
          <w:sz w:val="28"/>
          <w:szCs w:val="28"/>
          <w:lang w:val="fr-FR"/>
          <w:rPrChange w:id="16621" w:author="Peng Luqi" w:date="2019-10-13T14:50:00Z">
            <w:rPr>
              <w:lang w:val="fr-FR"/>
            </w:rPr>
          </w:rPrChange>
        </w:rPr>
        <w:t>se</w:t>
      </w:r>
      <w:r w:rsidRPr="00F94CB9">
        <w:rPr>
          <w:spacing w:val="-10"/>
          <w:sz w:val="28"/>
          <w:szCs w:val="28"/>
          <w:lang w:val="fr-FR"/>
          <w:rPrChange w:id="16622" w:author="Peng Luqi" w:date="2019-10-13T14:50:00Z">
            <w:rPr>
              <w:spacing w:val="-10"/>
              <w:lang w:val="fr-FR"/>
            </w:rPr>
          </w:rPrChange>
        </w:rPr>
        <w:t xml:space="preserve"> </w:t>
      </w:r>
      <w:r w:rsidRPr="00F94CB9">
        <w:rPr>
          <w:sz w:val="28"/>
          <w:szCs w:val="28"/>
          <w:lang w:val="fr-FR"/>
          <w:rPrChange w:id="16623" w:author="Peng Luqi" w:date="2019-10-13T14:50:00Z">
            <w:rPr>
              <w:lang w:val="fr-FR"/>
            </w:rPr>
          </w:rPrChange>
        </w:rPr>
        <w:t>trouvent</w:t>
      </w:r>
      <w:r w:rsidRPr="00F94CB9">
        <w:rPr>
          <w:spacing w:val="-10"/>
          <w:sz w:val="28"/>
          <w:szCs w:val="28"/>
          <w:lang w:val="fr-FR"/>
          <w:rPrChange w:id="16624" w:author="Peng Luqi" w:date="2019-10-13T14:50:00Z">
            <w:rPr>
              <w:spacing w:val="-10"/>
              <w:lang w:val="fr-FR"/>
            </w:rPr>
          </w:rPrChange>
        </w:rPr>
        <w:t xml:space="preserve"> </w:t>
      </w:r>
      <w:r w:rsidRPr="00F94CB9">
        <w:rPr>
          <w:sz w:val="28"/>
          <w:szCs w:val="28"/>
          <w:lang w:val="fr-FR"/>
          <w:rPrChange w:id="16625" w:author="Peng Luqi" w:date="2019-10-13T14:50:00Z">
            <w:rPr>
              <w:lang w:val="fr-FR"/>
            </w:rPr>
          </w:rPrChange>
        </w:rPr>
        <w:t>dans</w:t>
      </w:r>
      <w:r w:rsidRPr="00F94CB9">
        <w:rPr>
          <w:spacing w:val="-10"/>
          <w:sz w:val="28"/>
          <w:szCs w:val="28"/>
          <w:lang w:val="fr-FR"/>
          <w:rPrChange w:id="16626" w:author="Peng Luqi" w:date="2019-10-13T14:50:00Z">
            <w:rPr>
              <w:spacing w:val="-10"/>
              <w:lang w:val="fr-FR"/>
            </w:rPr>
          </w:rPrChange>
        </w:rPr>
        <w:t xml:space="preserve"> </w:t>
      </w:r>
      <w:r w:rsidRPr="00F94CB9">
        <w:rPr>
          <w:sz w:val="28"/>
          <w:szCs w:val="28"/>
          <w:lang w:val="fr-FR"/>
          <w:rPrChange w:id="16627" w:author="Peng Luqi" w:date="2019-10-13T14:50:00Z">
            <w:rPr>
              <w:lang w:val="fr-FR"/>
            </w:rPr>
          </w:rPrChange>
        </w:rPr>
        <w:t>la</w:t>
      </w:r>
      <w:r w:rsidRPr="00F94CB9">
        <w:rPr>
          <w:spacing w:val="-10"/>
          <w:sz w:val="28"/>
          <w:szCs w:val="28"/>
          <w:lang w:val="fr-FR"/>
          <w:rPrChange w:id="16628" w:author="Peng Luqi" w:date="2019-10-13T14:50:00Z">
            <w:rPr>
              <w:spacing w:val="-10"/>
              <w:lang w:val="fr-FR"/>
            </w:rPr>
          </w:rPrChange>
        </w:rPr>
        <w:t xml:space="preserve"> </w:t>
      </w:r>
      <w:r w:rsidRPr="00F94CB9">
        <w:rPr>
          <w:sz w:val="28"/>
          <w:szCs w:val="28"/>
          <w:lang w:val="fr-FR"/>
          <w:rPrChange w:id="16629" w:author="Peng Luqi" w:date="2019-10-13T14:50:00Z">
            <w:rPr>
              <w:lang w:val="fr-FR"/>
            </w:rPr>
          </w:rPrChange>
        </w:rPr>
        <w:t>boîte</w:t>
      </w:r>
      <w:r w:rsidRPr="00F94CB9">
        <w:rPr>
          <w:spacing w:val="-10"/>
          <w:sz w:val="28"/>
          <w:szCs w:val="28"/>
          <w:lang w:val="fr-FR"/>
          <w:rPrChange w:id="16630" w:author="Peng Luqi" w:date="2019-10-13T14:50:00Z">
            <w:rPr>
              <w:spacing w:val="-10"/>
              <w:lang w:val="fr-FR"/>
            </w:rPr>
          </w:rPrChange>
        </w:rPr>
        <w:t xml:space="preserve"> </w:t>
      </w:r>
      <w:r w:rsidRPr="00F94CB9">
        <w:rPr>
          <w:sz w:val="28"/>
          <w:szCs w:val="28"/>
          <w:lang w:val="fr-FR"/>
          <w:rPrChange w:id="16631" w:author="Peng Luqi" w:date="2019-10-13T14:50:00Z">
            <w:rPr>
              <w:lang w:val="fr-FR"/>
            </w:rPr>
          </w:rPrChange>
        </w:rPr>
        <w:t>et</w:t>
      </w:r>
      <w:r w:rsidRPr="00F94CB9">
        <w:rPr>
          <w:spacing w:val="-10"/>
          <w:sz w:val="28"/>
          <w:szCs w:val="28"/>
          <w:lang w:val="fr-FR"/>
          <w:rPrChange w:id="16632" w:author="Peng Luqi" w:date="2019-10-13T14:50:00Z">
            <w:rPr>
              <w:spacing w:val="-10"/>
              <w:lang w:val="fr-FR"/>
            </w:rPr>
          </w:rPrChange>
        </w:rPr>
        <w:t xml:space="preserve"> </w:t>
      </w:r>
      <w:r w:rsidRPr="00F94CB9">
        <w:rPr>
          <w:sz w:val="28"/>
          <w:szCs w:val="28"/>
          <w:lang w:val="fr-FR"/>
          <w:rPrChange w:id="16633" w:author="Peng Luqi" w:date="2019-10-13T14:50:00Z">
            <w:rPr>
              <w:lang w:val="fr-FR"/>
            </w:rPr>
          </w:rPrChange>
        </w:rPr>
        <w:t>combien</w:t>
      </w:r>
      <w:r w:rsidRPr="00F94CB9">
        <w:rPr>
          <w:spacing w:val="-10"/>
          <w:sz w:val="28"/>
          <w:szCs w:val="28"/>
          <w:lang w:val="fr-FR"/>
          <w:rPrChange w:id="16634" w:author="Peng Luqi" w:date="2019-10-13T14:50:00Z">
            <w:rPr>
              <w:spacing w:val="-10"/>
              <w:lang w:val="fr-FR"/>
            </w:rPr>
          </w:rPrChange>
        </w:rPr>
        <w:t xml:space="preserve"> </w:t>
      </w:r>
      <w:r w:rsidRPr="00F94CB9">
        <w:rPr>
          <w:sz w:val="28"/>
          <w:szCs w:val="28"/>
          <w:lang w:val="fr-FR"/>
          <w:rPrChange w:id="16635" w:author="Peng Luqi" w:date="2019-10-13T14:50:00Z">
            <w:rPr>
              <w:lang w:val="fr-FR"/>
            </w:rPr>
          </w:rPrChange>
        </w:rPr>
        <w:t>de</w:t>
      </w:r>
      <w:r w:rsidRPr="00F94CB9">
        <w:rPr>
          <w:spacing w:val="-10"/>
          <w:sz w:val="28"/>
          <w:szCs w:val="28"/>
          <w:lang w:val="fr-FR"/>
          <w:rPrChange w:id="16636" w:author="Peng Luqi" w:date="2019-10-13T14:50:00Z">
            <w:rPr>
              <w:spacing w:val="-10"/>
              <w:lang w:val="fr-FR"/>
            </w:rPr>
          </w:rPrChange>
        </w:rPr>
        <w:t xml:space="preserve"> </w:t>
      </w:r>
      <w:r w:rsidRPr="00F94CB9">
        <w:rPr>
          <w:sz w:val="28"/>
          <w:szCs w:val="28"/>
          <w:lang w:val="fr-FR"/>
          <w:rPrChange w:id="16637" w:author="Peng Luqi" w:date="2019-10-13T14:50:00Z">
            <w:rPr>
              <w:lang w:val="fr-FR"/>
            </w:rPr>
          </w:rPrChange>
        </w:rPr>
        <w:t>jetons</w:t>
      </w:r>
      <w:r w:rsidRPr="00F94CB9">
        <w:rPr>
          <w:spacing w:val="-10"/>
          <w:sz w:val="28"/>
          <w:szCs w:val="28"/>
          <w:lang w:val="fr-FR"/>
          <w:rPrChange w:id="16638" w:author="Peng Luqi" w:date="2019-10-13T14:50:00Z">
            <w:rPr>
              <w:spacing w:val="-10"/>
              <w:lang w:val="fr-FR"/>
            </w:rPr>
          </w:rPrChange>
        </w:rPr>
        <w:t xml:space="preserve"> </w:t>
      </w:r>
      <w:r w:rsidRPr="00F94CB9">
        <w:rPr>
          <w:sz w:val="28"/>
          <w:szCs w:val="28"/>
          <w:lang w:val="fr-FR"/>
          <w:rPrChange w:id="16639" w:author="Peng Luqi" w:date="2019-10-13T14:50:00Z">
            <w:rPr>
              <w:lang w:val="fr-FR"/>
            </w:rPr>
          </w:rPrChange>
        </w:rPr>
        <w:t>BOX</w:t>
      </w:r>
      <w:r w:rsidRPr="00F94CB9">
        <w:rPr>
          <w:spacing w:val="-10"/>
          <w:sz w:val="28"/>
          <w:szCs w:val="28"/>
          <w:lang w:val="fr-FR"/>
          <w:rPrChange w:id="16640" w:author="Peng Luqi" w:date="2019-10-13T14:50:00Z">
            <w:rPr>
              <w:spacing w:val="-10"/>
              <w:lang w:val="fr-FR"/>
            </w:rPr>
          </w:rPrChange>
        </w:rPr>
        <w:t xml:space="preserve"> </w:t>
      </w:r>
      <w:r w:rsidRPr="00F94CB9">
        <w:rPr>
          <w:sz w:val="28"/>
          <w:szCs w:val="28"/>
          <w:lang w:val="fr-FR"/>
          <w:rPrChange w:id="16641" w:author="Peng Luqi" w:date="2019-10-13T14:50:00Z">
            <w:rPr>
              <w:lang w:val="fr-FR"/>
            </w:rPr>
          </w:rPrChange>
        </w:rPr>
        <w:t>circulent</w:t>
      </w:r>
      <w:r w:rsidRPr="00F94CB9">
        <w:rPr>
          <w:spacing w:val="-10"/>
          <w:sz w:val="28"/>
          <w:szCs w:val="28"/>
          <w:lang w:val="fr-FR"/>
          <w:rPrChange w:id="16642" w:author="Peng Luqi" w:date="2019-10-13T14:50:00Z">
            <w:rPr>
              <w:spacing w:val="-10"/>
              <w:lang w:val="fr-FR"/>
            </w:rPr>
          </w:rPrChange>
        </w:rPr>
        <w:t xml:space="preserve"> </w:t>
      </w:r>
      <w:r w:rsidRPr="00F94CB9">
        <w:rPr>
          <w:sz w:val="28"/>
          <w:szCs w:val="28"/>
          <w:lang w:val="fr-FR"/>
          <w:rPrChange w:id="16643" w:author="Peng Luqi" w:date="2019-10-13T14:50:00Z">
            <w:rPr>
              <w:lang w:val="fr-FR"/>
            </w:rPr>
          </w:rPrChange>
        </w:rPr>
        <w:t>à</w:t>
      </w:r>
      <w:r w:rsidRPr="00F94CB9">
        <w:rPr>
          <w:spacing w:val="-10"/>
          <w:sz w:val="28"/>
          <w:szCs w:val="28"/>
          <w:lang w:val="fr-FR"/>
          <w:rPrChange w:id="16644" w:author="Peng Luqi" w:date="2019-10-13T14:50:00Z">
            <w:rPr>
              <w:spacing w:val="-10"/>
              <w:lang w:val="fr-FR"/>
            </w:rPr>
          </w:rPrChange>
        </w:rPr>
        <w:t xml:space="preserve"> </w:t>
      </w:r>
      <w:r w:rsidRPr="00F94CB9">
        <w:rPr>
          <w:sz w:val="28"/>
          <w:szCs w:val="28"/>
          <w:lang w:val="fr-FR"/>
          <w:rPrChange w:id="16645" w:author="Peng Luqi" w:date="2019-10-13T14:50:00Z">
            <w:rPr>
              <w:lang w:val="fr-FR"/>
            </w:rPr>
          </w:rPrChange>
        </w:rPr>
        <w:t>l</w:t>
      </w:r>
      <w:del w:id="16646" w:author="Peng Luqi" w:date="2019-10-13T14:43:00Z">
        <w:r w:rsidRPr="00F94CB9" w:rsidDel="00EF666F">
          <w:rPr>
            <w:sz w:val="28"/>
            <w:szCs w:val="28"/>
            <w:lang w:val="fr-FR"/>
            <w:rPrChange w:id="16647" w:author="Peng Luqi" w:date="2019-10-13T14:50:00Z">
              <w:rPr>
                <w:lang w:val="fr-FR"/>
              </w:rPr>
            </w:rPrChange>
          </w:rPr>
          <w:delText>’</w:delText>
        </w:r>
      </w:del>
      <w:ins w:id="16648" w:author="Peng Luqi" w:date="2019-10-13T14:43:00Z">
        <w:r w:rsidR="00EF666F" w:rsidRPr="00F94CB9">
          <w:rPr>
            <w:sz w:val="28"/>
            <w:szCs w:val="28"/>
            <w:lang w:val="fr-FR"/>
            <w:rPrChange w:id="16649" w:author="Peng Luqi" w:date="2019-10-13T14:50:00Z">
              <w:rPr>
                <w:lang w:val="fr-FR"/>
              </w:rPr>
            </w:rPrChange>
          </w:rPr>
          <w:t>’</w:t>
        </w:r>
      </w:ins>
      <w:r w:rsidRPr="00F94CB9">
        <w:rPr>
          <w:sz w:val="28"/>
          <w:szCs w:val="28"/>
          <w:lang w:val="fr-FR"/>
          <w:rPrChange w:id="16650" w:author="Peng Luqi" w:date="2019-10-13T14:50:00Z">
            <w:rPr>
              <w:lang w:val="fr-FR"/>
            </w:rPr>
          </w:rPrChange>
        </w:rPr>
        <w:t>extérieur,</w:t>
      </w:r>
      <w:r w:rsidRPr="00F94CB9">
        <w:rPr>
          <w:spacing w:val="-10"/>
          <w:sz w:val="28"/>
          <w:szCs w:val="28"/>
          <w:lang w:val="fr-FR"/>
          <w:rPrChange w:id="16651" w:author="Peng Luqi" w:date="2019-10-13T14:50:00Z">
            <w:rPr>
              <w:spacing w:val="-10"/>
              <w:lang w:val="fr-FR"/>
            </w:rPr>
          </w:rPrChange>
        </w:rPr>
        <w:t xml:space="preserve"> </w:t>
      </w:r>
      <w:r w:rsidRPr="00F94CB9">
        <w:rPr>
          <w:sz w:val="28"/>
          <w:szCs w:val="28"/>
          <w:lang w:val="fr-FR"/>
          <w:rPrChange w:id="16652" w:author="Peng Luqi" w:date="2019-10-13T14:50:00Z">
            <w:rPr>
              <w:lang w:val="fr-FR"/>
            </w:rPr>
          </w:rPrChange>
        </w:rPr>
        <w:t>combien</w:t>
      </w:r>
      <w:r w:rsidRPr="00F94CB9">
        <w:rPr>
          <w:spacing w:val="-10"/>
          <w:sz w:val="28"/>
          <w:szCs w:val="28"/>
          <w:lang w:val="fr-FR"/>
          <w:rPrChange w:id="16653" w:author="Peng Luqi" w:date="2019-10-13T14:50:00Z">
            <w:rPr>
              <w:spacing w:val="-10"/>
              <w:lang w:val="fr-FR"/>
            </w:rPr>
          </w:rPrChange>
        </w:rPr>
        <w:t xml:space="preserve"> </w:t>
      </w:r>
      <w:r w:rsidRPr="00F94CB9">
        <w:rPr>
          <w:sz w:val="28"/>
          <w:szCs w:val="28"/>
          <w:lang w:val="fr-FR"/>
          <w:rPrChange w:id="16654" w:author="Peng Luqi" w:date="2019-10-13T14:50:00Z">
            <w:rPr>
              <w:lang w:val="fr-FR"/>
            </w:rPr>
          </w:rPrChange>
        </w:rPr>
        <w:t>de</w:t>
      </w:r>
      <w:r w:rsidRPr="00F94CB9">
        <w:rPr>
          <w:spacing w:val="-10"/>
          <w:sz w:val="28"/>
          <w:szCs w:val="28"/>
          <w:lang w:val="fr-FR"/>
          <w:rPrChange w:id="16655" w:author="Peng Luqi" w:date="2019-10-13T14:50:00Z">
            <w:rPr>
              <w:spacing w:val="-10"/>
              <w:lang w:val="fr-FR"/>
            </w:rPr>
          </w:rPrChange>
        </w:rPr>
        <w:t xml:space="preserve"> </w:t>
      </w:r>
      <w:r w:rsidRPr="00F94CB9">
        <w:rPr>
          <w:sz w:val="28"/>
          <w:szCs w:val="28"/>
          <w:lang w:val="fr-FR"/>
          <w:rPrChange w:id="16656" w:author="Peng Luqi" w:date="2019-10-13T14:50:00Z">
            <w:rPr>
              <w:lang w:val="fr-FR"/>
            </w:rPr>
          </w:rPrChange>
        </w:rPr>
        <w:t>jetons</w:t>
      </w:r>
      <w:r w:rsidRPr="00F94CB9">
        <w:rPr>
          <w:spacing w:val="-10"/>
          <w:sz w:val="28"/>
          <w:szCs w:val="28"/>
          <w:lang w:val="fr-FR"/>
          <w:rPrChange w:id="16657" w:author="Peng Luqi" w:date="2019-10-13T14:50:00Z">
            <w:rPr>
              <w:spacing w:val="-10"/>
              <w:lang w:val="fr-FR"/>
            </w:rPr>
          </w:rPrChange>
        </w:rPr>
        <w:t xml:space="preserve"> </w:t>
      </w:r>
      <w:r w:rsidRPr="00F94CB9">
        <w:rPr>
          <w:sz w:val="28"/>
          <w:szCs w:val="28"/>
          <w:lang w:val="fr-FR"/>
          <w:rPrChange w:id="16658" w:author="Peng Luqi" w:date="2019-10-13T14:50:00Z">
            <w:rPr>
              <w:lang w:val="fr-FR"/>
            </w:rPr>
          </w:rPrChange>
        </w:rPr>
        <w:t xml:space="preserve">BOX se trouvent dans « le poulailler » (y compris les quantités inédites et recyclées remises à venir), etc. Donc, les </w:t>
      </w:r>
      <w:r w:rsidRPr="00F94CB9">
        <w:rPr>
          <w:i/>
          <w:color w:val="00B0F0"/>
          <w:sz w:val="28"/>
          <w:szCs w:val="28"/>
          <w:lang w:val="fr-FR"/>
          <w:rPrChange w:id="16659" w:author="Peng Luqi" w:date="2019-10-13T14:50:00Z">
            <w:rPr>
              <w:i/>
              <w:color w:val="00B0F0"/>
              <w:lang w:val="fr-FR"/>
            </w:rPr>
          </w:rPrChange>
        </w:rPr>
        <w:t xml:space="preserve">BOX </w:t>
      </w:r>
      <w:r w:rsidRPr="00F94CB9">
        <w:rPr>
          <w:sz w:val="28"/>
          <w:szCs w:val="28"/>
          <w:lang w:val="fr-FR"/>
          <w:rPrChange w:id="16660" w:author="Peng Luqi" w:date="2019-10-13T14:50:00Z">
            <w:rPr>
              <w:lang w:val="fr-FR"/>
            </w:rPr>
          </w:rPrChange>
        </w:rPr>
        <w:t>ne peuvent être créés à volonté, ni augmenter leur volume de circulation à volonté. De ce fait, l</w:t>
      </w:r>
      <w:del w:id="16661" w:author="Peng Luqi" w:date="2019-10-13T14:43:00Z">
        <w:r w:rsidRPr="00F94CB9" w:rsidDel="00EF666F">
          <w:rPr>
            <w:sz w:val="28"/>
            <w:szCs w:val="28"/>
            <w:lang w:val="fr-FR"/>
            <w:rPrChange w:id="16662" w:author="Peng Luqi" w:date="2019-10-13T14:50:00Z">
              <w:rPr>
                <w:lang w:val="fr-FR"/>
              </w:rPr>
            </w:rPrChange>
          </w:rPr>
          <w:delText>’</w:delText>
        </w:r>
      </w:del>
      <w:ins w:id="16663" w:author="Peng Luqi" w:date="2019-10-13T14:43:00Z">
        <w:r w:rsidR="00EF666F" w:rsidRPr="00F94CB9">
          <w:rPr>
            <w:sz w:val="28"/>
            <w:szCs w:val="28"/>
            <w:lang w:val="fr-FR"/>
            <w:rPrChange w:id="16664" w:author="Peng Luqi" w:date="2019-10-13T14:50:00Z">
              <w:rPr>
                <w:lang w:val="fr-FR"/>
              </w:rPr>
            </w:rPrChange>
          </w:rPr>
          <w:t>’</w:t>
        </w:r>
      </w:ins>
      <w:r w:rsidRPr="00F94CB9">
        <w:rPr>
          <w:sz w:val="28"/>
          <w:szCs w:val="28"/>
          <w:lang w:val="fr-FR"/>
          <w:rPrChange w:id="16665" w:author="Peng Luqi" w:date="2019-10-13T14:50:00Z">
            <w:rPr>
              <w:lang w:val="fr-FR"/>
            </w:rPr>
          </w:rPrChange>
        </w:rPr>
        <w:t xml:space="preserve">utilisateur peut vérifier que la transaction a une circulation supplémentaire arbitraire ou non quand des </w:t>
      </w:r>
      <w:r w:rsidRPr="00F94CB9">
        <w:rPr>
          <w:i/>
          <w:color w:val="00B0F0"/>
          <w:sz w:val="28"/>
          <w:szCs w:val="28"/>
          <w:lang w:val="fr-FR"/>
          <w:rPrChange w:id="16666" w:author="Peng Luqi" w:date="2019-10-13T14:50:00Z">
            <w:rPr>
              <w:i/>
              <w:color w:val="00B0F0"/>
              <w:lang w:val="fr-FR"/>
            </w:rPr>
          </w:rPrChange>
        </w:rPr>
        <w:t xml:space="preserve">BOX </w:t>
      </w:r>
      <w:r w:rsidRPr="00F94CB9">
        <w:rPr>
          <w:sz w:val="28"/>
          <w:szCs w:val="28"/>
          <w:lang w:val="fr-FR"/>
          <w:rPrChange w:id="16667" w:author="Peng Luqi" w:date="2019-10-13T14:50:00Z">
            <w:rPr>
              <w:lang w:val="fr-FR"/>
            </w:rPr>
          </w:rPrChange>
        </w:rPr>
        <w:t>sont mis sur un autre échange. Ceci est très important, les débutants doivent prodiguer leurs forces et leur temps pour apprendre et</w:t>
      </w:r>
      <w:r w:rsidRPr="00F94CB9">
        <w:rPr>
          <w:spacing w:val="-11"/>
          <w:sz w:val="28"/>
          <w:szCs w:val="28"/>
          <w:lang w:val="fr-FR"/>
          <w:rPrChange w:id="16668" w:author="Peng Luqi" w:date="2019-10-13T14:50:00Z">
            <w:rPr>
              <w:spacing w:val="-11"/>
              <w:lang w:val="fr-FR"/>
            </w:rPr>
          </w:rPrChange>
        </w:rPr>
        <w:t xml:space="preserve"> </w:t>
      </w:r>
      <w:r w:rsidRPr="00F94CB9">
        <w:rPr>
          <w:sz w:val="28"/>
          <w:szCs w:val="28"/>
          <w:lang w:val="fr-FR"/>
          <w:rPrChange w:id="16669" w:author="Peng Luqi" w:date="2019-10-13T14:50:00Z">
            <w:rPr>
              <w:lang w:val="fr-FR"/>
            </w:rPr>
          </w:rPrChange>
        </w:rPr>
        <w:t>comprendre.</w:t>
      </w:r>
    </w:p>
    <w:p w:rsidR="005A317D" w:rsidRPr="00F94CB9" w:rsidRDefault="005A317D">
      <w:pPr>
        <w:ind w:left="170" w:right="170"/>
        <w:jc w:val="both"/>
        <w:rPr>
          <w:sz w:val="28"/>
          <w:szCs w:val="28"/>
          <w:lang w:val="fr-FR"/>
          <w:rPrChange w:id="16670" w:author="Peng Luqi" w:date="2019-10-13T14:50:00Z">
            <w:rPr>
              <w:lang w:val="fr-FR"/>
            </w:rPr>
          </w:rPrChange>
        </w:rPr>
        <w:pPrChange w:id="16671" w:author="Peng Luqi" w:date="2019-10-13T14:20:00Z">
          <w:pPr>
            <w:ind w:left="130" w:right="182"/>
            <w:jc w:val="both"/>
          </w:pPr>
        </w:pPrChange>
      </w:pPr>
    </w:p>
    <w:p w:rsidR="002B38DF" w:rsidRPr="005A317D" w:rsidRDefault="005A317D">
      <w:pPr>
        <w:pStyle w:val="a4"/>
        <w:tabs>
          <w:tab w:val="left" w:pos="461"/>
        </w:tabs>
        <w:ind w:left="170" w:right="170" w:firstLine="0"/>
        <w:jc w:val="both"/>
        <w:rPr>
          <w:b/>
          <w:sz w:val="28"/>
          <w:szCs w:val="28"/>
          <w:lang w:val="fr-FR"/>
          <w:rPrChange w:id="16672" w:author="Peng Luqi" w:date="2019-10-13T23:41:00Z">
            <w:rPr>
              <w:b/>
              <w:i/>
            </w:rPr>
          </w:rPrChange>
        </w:rPr>
        <w:pPrChange w:id="16673" w:author="Peng Luqi" w:date="2019-10-13T23:41:00Z">
          <w:pPr>
            <w:pStyle w:val="a4"/>
            <w:numPr>
              <w:ilvl w:val="1"/>
              <w:numId w:val="5"/>
            </w:numPr>
            <w:tabs>
              <w:tab w:val="left" w:pos="461"/>
            </w:tabs>
            <w:spacing w:before="181"/>
            <w:ind w:left="460" w:hanging="330"/>
          </w:pPr>
        </w:pPrChange>
      </w:pPr>
      <w:ins w:id="16674" w:author="Peng Luqi" w:date="2019-10-13T23:41:00Z">
        <w:r>
          <w:rPr>
            <w:b/>
            <w:sz w:val="28"/>
            <w:szCs w:val="28"/>
            <w:lang w:val="fr-FR"/>
          </w:rPr>
          <w:t xml:space="preserve">2.2 </w:t>
        </w:r>
      </w:ins>
      <w:r w:rsidR="00716360" w:rsidRPr="00F94CB9">
        <w:rPr>
          <w:b/>
          <w:sz w:val="28"/>
          <w:szCs w:val="28"/>
          <w:lang w:val="fr-FR"/>
          <w:rPrChange w:id="16675" w:author="Peng Luqi" w:date="2019-10-13T14:50:00Z">
            <w:rPr>
              <w:b/>
            </w:rPr>
          </w:rPrChange>
        </w:rPr>
        <w:t>Avantages des</w:t>
      </w:r>
      <w:r w:rsidR="00716360" w:rsidRPr="005A317D">
        <w:rPr>
          <w:b/>
          <w:sz w:val="28"/>
          <w:szCs w:val="28"/>
          <w:lang w:val="fr-FR"/>
          <w:rPrChange w:id="16676" w:author="Peng Luqi" w:date="2019-10-13T23:41:00Z">
            <w:rPr>
              <w:b/>
              <w:spacing w:val="-3"/>
            </w:rPr>
          </w:rPrChange>
        </w:rPr>
        <w:t xml:space="preserve"> </w:t>
      </w:r>
      <w:r w:rsidR="00716360" w:rsidRPr="005A317D">
        <w:rPr>
          <w:b/>
          <w:sz w:val="28"/>
          <w:szCs w:val="28"/>
          <w:lang w:val="fr-FR"/>
          <w:rPrChange w:id="16677" w:author="Peng Luqi" w:date="2019-10-13T23:41:00Z">
            <w:rPr>
              <w:b/>
              <w:i/>
            </w:rPr>
          </w:rPrChange>
        </w:rPr>
        <w:t>BOX</w:t>
      </w:r>
    </w:p>
    <w:p w:rsidR="002B38DF" w:rsidRPr="00F94CB9" w:rsidRDefault="002B38DF">
      <w:pPr>
        <w:pStyle w:val="a3"/>
        <w:ind w:left="170" w:right="170"/>
        <w:jc w:val="both"/>
        <w:rPr>
          <w:b/>
          <w:i/>
          <w:lang w:val="fr-FR"/>
          <w:rPrChange w:id="16678" w:author="Peng Luqi" w:date="2019-10-13T14:50:00Z">
            <w:rPr>
              <w:b/>
              <w:i/>
              <w:sz w:val="20"/>
            </w:rPr>
          </w:rPrChange>
        </w:rPr>
        <w:pPrChange w:id="16679" w:author="Peng Luqi" w:date="2019-10-13T14:20:00Z">
          <w:pPr>
            <w:pStyle w:val="a3"/>
            <w:spacing w:before="11"/>
          </w:pPr>
        </w:pPrChange>
      </w:pPr>
    </w:p>
    <w:p w:rsidR="002B38DF" w:rsidRDefault="00716360" w:rsidP="00CB23F4">
      <w:pPr>
        <w:ind w:left="170" w:right="170"/>
        <w:jc w:val="both"/>
        <w:rPr>
          <w:ins w:id="16680" w:author="Peng Luqi" w:date="2019-10-13T23:41:00Z"/>
          <w:sz w:val="28"/>
          <w:szCs w:val="28"/>
          <w:lang w:val="fr-FR"/>
        </w:rPr>
      </w:pPr>
      <w:r w:rsidRPr="00F94CB9">
        <w:rPr>
          <w:sz w:val="28"/>
          <w:szCs w:val="28"/>
          <w:lang w:val="fr-FR"/>
          <w:rPrChange w:id="16681" w:author="Peng Luqi" w:date="2019-10-13T14:50:00Z">
            <w:rPr>
              <w:lang w:val="fr-FR"/>
            </w:rPr>
          </w:rPrChange>
        </w:rPr>
        <w:lastRenderedPageBreak/>
        <w:t>Le choix et la configuration des composants des BOX se font selon les principes suivants.</w:t>
      </w:r>
    </w:p>
    <w:p w:rsidR="005A317D" w:rsidRPr="00F94CB9" w:rsidRDefault="005A317D">
      <w:pPr>
        <w:ind w:left="170" w:right="170"/>
        <w:jc w:val="both"/>
        <w:rPr>
          <w:sz w:val="28"/>
          <w:szCs w:val="28"/>
          <w:lang w:val="fr-FR"/>
          <w:rPrChange w:id="16682" w:author="Peng Luqi" w:date="2019-10-13T14:50:00Z">
            <w:rPr>
              <w:lang w:val="fr-FR"/>
            </w:rPr>
          </w:rPrChange>
        </w:rPr>
        <w:pPrChange w:id="16683" w:author="Peng Luqi" w:date="2019-10-13T14:20:00Z">
          <w:pPr>
            <w:ind w:left="130"/>
          </w:pPr>
        </w:pPrChange>
      </w:pPr>
    </w:p>
    <w:p w:rsidR="002B38DF" w:rsidRDefault="005A317D" w:rsidP="005A317D">
      <w:pPr>
        <w:pStyle w:val="a4"/>
        <w:tabs>
          <w:tab w:val="left" w:pos="626"/>
        </w:tabs>
        <w:ind w:left="170" w:right="170" w:firstLine="0"/>
        <w:jc w:val="both"/>
        <w:rPr>
          <w:ins w:id="16684" w:author="Peng Luqi" w:date="2019-10-13T23:41:00Z"/>
          <w:b/>
          <w:sz w:val="28"/>
          <w:szCs w:val="28"/>
          <w:lang w:val="fr-FR"/>
        </w:rPr>
      </w:pPr>
      <w:ins w:id="16685" w:author="Peng Luqi" w:date="2019-10-13T23:41:00Z">
        <w:r>
          <w:rPr>
            <w:b/>
            <w:sz w:val="28"/>
            <w:szCs w:val="28"/>
            <w:lang w:val="fr-FR"/>
          </w:rPr>
          <w:t xml:space="preserve">2.2.1 </w:t>
        </w:r>
      </w:ins>
      <w:r w:rsidR="00716360" w:rsidRPr="00F94CB9">
        <w:rPr>
          <w:b/>
          <w:sz w:val="28"/>
          <w:szCs w:val="28"/>
          <w:lang w:val="fr-FR"/>
          <w:rPrChange w:id="16686" w:author="Peng Luqi" w:date="2019-10-13T14:50:00Z">
            <w:rPr>
              <w:b/>
              <w:lang w:val="fr-FR"/>
            </w:rPr>
          </w:rPrChange>
        </w:rPr>
        <w:t>Concernant le Token des actifs blockchain, c</w:t>
      </w:r>
      <w:del w:id="16687" w:author="Peng Luqi" w:date="2019-10-13T14:43:00Z">
        <w:r w:rsidR="00716360" w:rsidRPr="00F94CB9" w:rsidDel="00EF666F">
          <w:rPr>
            <w:b/>
            <w:sz w:val="28"/>
            <w:szCs w:val="28"/>
            <w:lang w:val="fr-FR"/>
            <w:rPrChange w:id="16688" w:author="Peng Luqi" w:date="2019-10-13T14:50:00Z">
              <w:rPr>
                <w:b/>
                <w:lang w:val="fr-FR"/>
              </w:rPr>
            </w:rPrChange>
          </w:rPr>
          <w:delText>’</w:delText>
        </w:r>
      </w:del>
      <w:ins w:id="16689" w:author="Peng Luqi" w:date="2019-10-13T14:43:00Z">
        <w:r w:rsidR="00EF666F" w:rsidRPr="00F94CB9">
          <w:rPr>
            <w:b/>
            <w:sz w:val="28"/>
            <w:szCs w:val="28"/>
            <w:lang w:val="fr-FR"/>
            <w:rPrChange w:id="16690" w:author="Peng Luqi" w:date="2019-10-13T14:50:00Z">
              <w:rPr>
                <w:b/>
                <w:lang w:val="fr-FR"/>
              </w:rPr>
            </w:rPrChange>
          </w:rPr>
          <w:t>’</w:t>
        </w:r>
      </w:ins>
      <w:r w:rsidR="00716360" w:rsidRPr="00F94CB9">
        <w:rPr>
          <w:b/>
          <w:sz w:val="28"/>
          <w:szCs w:val="28"/>
          <w:lang w:val="fr-FR"/>
          <w:rPrChange w:id="16691" w:author="Peng Luqi" w:date="2019-10-13T14:50:00Z">
            <w:rPr>
              <w:b/>
              <w:lang w:val="fr-FR"/>
            </w:rPr>
          </w:rPrChange>
        </w:rPr>
        <w:t>est mieux d</w:t>
      </w:r>
      <w:del w:id="16692" w:author="Peng Luqi" w:date="2019-10-13T14:43:00Z">
        <w:r w:rsidR="00716360" w:rsidRPr="00F94CB9" w:rsidDel="00EF666F">
          <w:rPr>
            <w:b/>
            <w:sz w:val="28"/>
            <w:szCs w:val="28"/>
            <w:lang w:val="fr-FR"/>
            <w:rPrChange w:id="16693" w:author="Peng Luqi" w:date="2019-10-13T14:50:00Z">
              <w:rPr>
                <w:b/>
                <w:lang w:val="fr-FR"/>
              </w:rPr>
            </w:rPrChange>
          </w:rPr>
          <w:delText>’</w:delText>
        </w:r>
      </w:del>
      <w:ins w:id="16694" w:author="Peng Luqi" w:date="2019-10-13T14:43:00Z">
        <w:r w:rsidR="00EF666F" w:rsidRPr="00F94CB9">
          <w:rPr>
            <w:b/>
            <w:sz w:val="28"/>
            <w:szCs w:val="28"/>
            <w:lang w:val="fr-FR"/>
            <w:rPrChange w:id="16695" w:author="Peng Luqi" w:date="2019-10-13T14:50:00Z">
              <w:rPr>
                <w:b/>
                <w:lang w:val="fr-FR"/>
              </w:rPr>
            </w:rPrChange>
          </w:rPr>
          <w:t>’</w:t>
        </w:r>
      </w:ins>
      <w:r w:rsidR="00716360" w:rsidRPr="00F94CB9">
        <w:rPr>
          <w:b/>
          <w:sz w:val="28"/>
          <w:szCs w:val="28"/>
          <w:lang w:val="fr-FR"/>
          <w:rPrChange w:id="16696" w:author="Peng Luqi" w:date="2019-10-13T14:50:00Z">
            <w:rPr>
              <w:b/>
              <w:lang w:val="fr-FR"/>
            </w:rPr>
          </w:rPrChange>
        </w:rPr>
        <w:t>investir les capitaux</w:t>
      </w:r>
      <w:r w:rsidR="00716360" w:rsidRPr="00F94CB9">
        <w:rPr>
          <w:b/>
          <w:spacing w:val="-36"/>
          <w:sz w:val="28"/>
          <w:szCs w:val="28"/>
          <w:lang w:val="fr-FR"/>
          <w:rPrChange w:id="16697" w:author="Peng Luqi" w:date="2019-10-13T14:50:00Z">
            <w:rPr>
              <w:b/>
              <w:spacing w:val="-36"/>
              <w:lang w:val="fr-FR"/>
            </w:rPr>
          </w:rPrChange>
        </w:rPr>
        <w:t xml:space="preserve"> </w:t>
      </w:r>
      <w:r w:rsidR="00716360" w:rsidRPr="00F94CB9">
        <w:rPr>
          <w:b/>
          <w:sz w:val="28"/>
          <w:szCs w:val="28"/>
          <w:lang w:val="fr-FR"/>
          <w:rPrChange w:id="16698" w:author="Peng Luqi" w:date="2019-10-13T14:50:00Z">
            <w:rPr>
              <w:b/>
              <w:lang w:val="fr-FR"/>
            </w:rPr>
          </w:rPrChange>
        </w:rPr>
        <w:t>principaux.</w:t>
      </w:r>
    </w:p>
    <w:p w:rsidR="005A317D" w:rsidRPr="00F94CB9" w:rsidRDefault="005A317D">
      <w:pPr>
        <w:pStyle w:val="a4"/>
        <w:tabs>
          <w:tab w:val="left" w:pos="626"/>
        </w:tabs>
        <w:ind w:left="170" w:right="170" w:firstLine="0"/>
        <w:jc w:val="both"/>
        <w:rPr>
          <w:b/>
          <w:sz w:val="28"/>
          <w:szCs w:val="28"/>
          <w:lang w:val="fr-FR"/>
          <w:rPrChange w:id="16699" w:author="Peng Luqi" w:date="2019-10-13T14:50:00Z">
            <w:rPr>
              <w:b/>
              <w:lang w:val="fr-FR"/>
            </w:rPr>
          </w:rPrChange>
        </w:rPr>
        <w:pPrChange w:id="16700" w:author="Peng Luqi" w:date="2019-10-13T23:41:00Z">
          <w:pPr>
            <w:pStyle w:val="a4"/>
            <w:numPr>
              <w:ilvl w:val="2"/>
              <w:numId w:val="4"/>
            </w:numPr>
            <w:tabs>
              <w:tab w:val="left" w:pos="626"/>
            </w:tabs>
            <w:spacing w:before="179"/>
            <w:ind w:left="625" w:hanging="495"/>
            <w:jc w:val="both"/>
          </w:pPr>
        </w:pPrChange>
      </w:pPr>
    </w:p>
    <w:p w:rsidR="002B38DF" w:rsidRDefault="00716360" w:rsidP="00CB23F4">
      <w:pPr>
        <w:ind w:left="170" w:right="170"/>
        <w:jc w:val="both"/>
        <w:rPr>
          <w:ins w:id="16701" w:author="Peng Luqi" w:date="2019-10-13T23:41:00Z"/>
          <w:sz w:val="28"/>
          <w:szCs w:val="28"/>
          <w:lang w:val="fr-FR"/>
        </w:rPr>
      </w:pPr>
      <w:r w:rsidRPr="00F94CB9">
        <w:rPr>
          <w:sz w:val="28"/>
          <w:szCs w:val="28"/>
          <w:lang w:val="fr-FR"/>
          <w:rPrChange w:id="16702" w:author="Peng Luqi" w:date="2019-10-13T14:50:00Z">
            <w:rPr>
              <w:lang w:val="fr-FR"/>
            </w:rPr>
          </w:rPrChange>
        </w:rPr>
        <w:t>Dans</w:t>
      </w:r>
      <w:r w:rsidRPr="00F94CB9">
        <w:rPr>
          <w:spacing w:val="-12"/>
          <w:sz w:val="28"/>
          <w:szCs w:val="28"/>
          <w:lang w:val="fr-FR"/>
          <w:rPrChange w:id="16703" w:author="Peng Luqi" w:date="2019-10-13T14:50:00Z">
            <w:rPr>
              <w:spacing w:val="-12"/>
              <w:lang w:val="fr-FR"/>
            </w:rPr>
          </w:rPrChange>
        </w:rPr>
        <w:t xml:space="preserve"> </w:t>
      </w:r>
      <w:r w:rsidRPr="00F94CB9">
        <w:rPr>
          <w:sz w:val="28"/>
          <w:szCs w:val="28"/>
          <w:lang w:val="fr-FR"/>
          <w:rPrChange w:id="16704" w:author="Peng Luqi" w:date="2019-10-13T14:50:00Z">
            <w:rPr>
              <w:lang w:val="fr-FR"/>
            </w:rPr>
          </w:rPrChange>
        </w:rPr>
        <w:t>une</w:t>
      </w:r>
      <w:r w:rsidRPr="00F94CB9">
        <w:rPr>
          <w:spacing w:val="-11"/>
          <w:sz w:val="28"/>
          <w:szCs w:val="28"/>
          <w:lang w:val="fr-FR"/>
          <w:rPrChange w:id="16705" w:author="Peng Luqi" w:date="2019-10-13T14:50:00Z">
            <w:rPr>
              <w:spacing w:val="-11"/>
              <w:lang w:val="fr-FR"/>
            </w:rPr>
          </w:rPrChange>
        </w:rPr>
        <w:t xml:space="preserve"> </w:t>
      </w:r>
      <w:r w:rsidRPr="00F94CB9">
        <w:rPr>
          <w:sz w:val="28"/>
          <w:szCs w:val="28"/>
          <w:lang w:val="fr-FR"/>
          <w:rPrChange w:id="16706" w:author="Peng Luqi" w:date="2019-10-13T14:50:00Z">
            <w:rPr>
              <w:lang w:val="fr-FR"/>
            </w:rPr>
          </w:rPrChange>
        </w:rPr>
        <w:t>nouvelle</w:t>
      </w:r>
      <w:r w:rsidRPr="00F94CB9">
        <w:rPr>
          <w:spacing w:val="-12"/>
          <w:sz w:val="28"/>
          <w:szCs w:val="28"/>
          <w:lang w:val="fr-FR"/>
          <w:rPrChange w:id="16707" w:author="Peng Luqi" w:date="2019-10-13T14:50:00Z">
            <w:rPr>
              <w:spacing w:val="-12"/>
              <w:lang w:val="fr-FR"/>
            </w:rPr>
          </w:rPrChange>
        </w:rPr>
        <w:t xml:space="preserve"> </w:t>
      </w:r>
      <w:r w:rsidRPr="00F94CB9">
        <w:rPr>
          <w:sz w:val="28"/>
          <w:szCs w:val="28"/>
          <w:lang w:val="fr-FR"/>
          <w:rPrChange w:id="16708" w:author="Peng Luqi" w:date="2019-10-13T14:50:00Z">
            <w:rPr>
              <w:lang w:val="fr-FR"/>
            </w:rPr>
          </w:rPrChange>
        </w:rPr>
        <w:t>tendance,</w:t>
      </w:r>
      <w:r w:rsidRPr="00F94CB9">
        <w:rPr>
          <w:spacing w:val="-11"/>
          <w:sz w:val="28"/>
          <w:szCs w:val="28"/>
          <w:lang w:val="fr-FR"/>
          <w:rPrChange w:id="16709" w:author="Peng Luqi" w:date="2019-10-13T14:50:00Z">
            <w:rPr>
              <w:spacing w:val="-11"/>
              <w:lang w:val="fr-FR"/>
            </w:rPr>
          </w:rPrChange>
        </w:rPr>
        <w:t xml:space="preserve"> </w:t>
      </w:r>
      <w:r w:rsidRPr="00F94CB9">
        <w:rPr>
          <w:sz w:val="28"/>
          <w:szCs w:val="28"/>
          <w:lang w:val="fr-FR"/>
          <w:rPrChange w:id="16710" w:author="Peng Luqi" w:date="2019-10-13T14:50:00Z">
            <w:rPr>
              <w:lang w:val="fr-FR"/>
            </w:rPr>
          </w:rPrChange>
        </w:rPr>
        <w:t>les</w:t>
      </w:r>
      <w:r w:rsidRPr="00F94CB9">
        <w:rPr>
          <w:spacing w:val="-11"/>
          <w:sz w:val="28"/>
          <w:szCs w:val="28"/>
          <w:lang w:val="fr-FR"/>
          <w:rPrChange w:id="16711" w:author="Peng Luqi" w:date="2019-10-13T14:50:00Z">
            <w:rPr>
              <w:spacing w:val="-11"/>
              <w:lang w:val="fr-FR"/>
            </w:rPr>
          </w:rPrChange>
        </w:rPr>
        <w:t xml:space="preserve"> </w:t>
      </w:r>
      <w:r w:rsidRPr="00F94CB9">
        <w:rPr>
          <w:sz w:val="28"/>
          <w:szCs w:val="28"/>
          <w:lang w:val="fr-FR"/>
          <w:rPrChange w:id="16712" w:author="Peng Luqi" w:date="2019-10-13T14:50:00Z">
            <w:rPr>
              <w:lang w:val="fr-FR"/>
            </w:rPr>
          </w:rPrChange>
        </w:rPr>
        <w:t>actifs</w:t>
      </w:r>
      <w:r w:rsidRPr="00F94CB9">
        <w:rPr>
          <w:spacing w:val="-12"/>
          <w:sz w:val="28"/>
          <w:szCs w:val="28"/>
          <w:lang w:val="fr-FR"/>
          <w:rPrChange w:id="16713" w:author="Peng Luqi" w:date="2019-10-13T14:50:00Z">
            <w:rPr>
              <w:spacing w:val="-12"/>
              <w:lang w:val="fr-FR"/>
            </w:rPr>
          </w:rPrChange>
        </w:rPr>
        <w:t xml:space="preserve"> </w:t>
      </w:r>
      <w:r w:rsidRPr="00F94CB9">
        <w:rPr>
          <w:sz w:val="28"/>
          <w:szCs w:val="28"/>
          <w:lang w:val="fr-FR"/>
          <w:rPrChange w:id="16714" w:author="Peng Luqi" w:date="2019-10-13T14:50:00Z">
            <w:rPr>
              <w:lang w:val="fr-FR"/>
            </w:rPr>
          </w:rPrChange>
        </w:rPr>
        <w:t>traditionnels</w:t>
      </w:r>
      <w:r w:rsidRPr="00F94CB9">
        <w:rPr>
          <w:spacing w:val="-11"/>
          <w:sz w:val="28"/>
          <w:szCs w:val="28"/>
          <w:lang w:val="fr-FR"/>
          <w:rPrChange w:id="16715" w:author="Peng Luqi" w:date="2019-10-13T14:50:00Z">
            <w:rPr>
              <w:spacing w:val="-11"/>
              <w:lang w:val="fr-FR"/>
            </w:rPr>
          </w:rPrChange>
        </w:rPr>
        <w:t xml:space="preserve"> </w:t>
      </w:r>
      <w:r w:rsidRPr="00F94CB9">
        <w:rPr>
          <w:sz w:val="28"/>
          <w:szCs w:val="28"/>
          <w:lang w:val="fr-FR"/>
          <w:rPrChange w:id="16716" w:author="Peng Luqi" w:date="2019-10-13T14:50:00Z">
            <w:rPr>
              <w:lang w:val="fr-FR"/>
            </w:rPr>
          </w:rPrChange>
        </w:rPr>
        <w:t>de</w:t>
      </w:r>
      <w:r w:rsidRPr="00F94CB9">
        <w:rPr>
          <w:spacing w:val="-12"/>
          <w:sz w:val="28"/>
          <w:szCs w:val="28"/>
          <w:lang w:val="fr-FR"/>
          <w:rPrChange w:id="16717" w:author="Peng Luqi" w:date="2019-10-13T14:50:00Z">
            <w:rPr>
              <w:spacing w:val="-12"/>
              <w:lang w:val="fr-FR"/>
            </w:rPr>
          </w:rPrChange>
        </w:rPr>
        <w:t xml:space="preserve"> </w:t>
      </w:r>
      <w:r w:rsidRPr="00F94CB9">
        <w:rPr>
          <w:sz w:val="28"/>
          <w:szCs w:val="28"/>
          <w:lang w:val="fr-FR"/>
          <w:rPrChange w:id="16718" w:author="Peng Luqi" w:date="2019-10-13T14:50:00Z">
            <w:rPr>
              <w:lang w:val="fr-FR"/>
            </w:rPr>
          </w:rPrChange>
        </w:rPr>
        <w:t>Token</w:t>
      </w:r>
      <w:r w:rsidRPr="00F94CB9">
        <w:rPr>
          <w:spacing w:val="-11"/>
          <w:sz w:val="28"/>
          <w:szCs w:val="28"/>
          <w:lang w:val="fr-FR"/>
          <w:rPrChange w:id="16719" w:author="Peng Luqi" w:date="2019-10-13T14:50:00Z">
            <w:rPr>
              <w:spacing w:val="-11"/>
              <w:lang w:val="fr-FR"/>
            </w:rPr>
          </w:rPrChange>
        </w:rPr>
        <w:t xml:space="preserve"> </w:t>
      </w:r>
      <w:r w:rsidRPr="00F94CB9">
        <w:rPr>
          <w:sz w:val="28"/>
          <w:szCs w:val="28"/>
          <w:lang w:val="fr-FR"/>
          <w:rPrChange w:id="16720" w:author="Peng Luqi" w:date="2019-10-13T14:50:00Z">
            <w:rPr>
              <w:lang w:val="fr-FR"/>
            </w:rPr>
          </w:rPrChange>
        </w:rPr>
        <w:t>seront</w:t>
      </w:r>
      <w:r w:rsidRPr="00F94CB9">
        <w:rPr>
          <w:spacing w:val="-11"/>
          <w:sz w:val="28"/>
          <w:szCs w:val="28"/>
          <w:lang w:val="fr-FR"/>
          <w:rPrChange w:id="16721" w:author="Peng Luqi" w:date="2019-10-13T14:50:00Z">
            <w:rPr>
              <w:spacing w:val="-11"/>
              <w:lang w:val="fr-FR"/>
            </w:rPr>
          </w:rPrChange>
        </w:rPr>
        <w:t xml:space="preserve"> </w:t>
      </w:r>
      <w:r w:rsidRPr="00F94CB9">
        <w:rPr>
          <w:sz w:val="28"/>
          <w:szCs w:val="28"/>
          <w:lang w:val="fr-FR"/>
          <w:rPrChange w:id="16722" w:author="Peng Luqi" w:date="2019-10-13T14:50:00Z">
            <w:rPr>
              <w:lang w:val="fr-FR"/>
            </w:rPr>
          </w:rPrChange>
        </w:rPr>
        <w:t>évalués</w:t>
      </w:r>
      <w:r w:rsidRPr="00F94CB9">
        <w:rPr>
          <w:spacing w:val="-12"/>
          <w:sz w:val="28"/>
          <w:szCs w:val="28"/>
          <w:lang w:val="fr-FR"/>
          <w:rPrChange w:id="16723" w:author="Peng Luqi" w:date="2019-10-13T14:50:00Z">
            <w:rPr>
              <w:spacing w:val="-12"/>
              <w:lang w:val="fr-FR"/>
            </w:rPr>
          </w:rPrChange>
        </w:rPr>
        <w:t xml:space="preserve"> </w:t>
      </w:r>
      <w:r w:rsidRPr="00F94CB9">
        <w:rPr>
          <w:sz w:val="28"/>
          <w:szCs w:val="28"/>
          <w:lang w:val="fr-FR"/>
          <w:rPrChange w:id="16724" w:author="Peng Luqi" w:date="2019-10-13T14:50:00Z">
            <w:rPr>
              <w:lang w:val="fr-FR"/>
            </w:rPr>
          </w:rPrChange>
        </w:rPr>
        <w:t>à</w:t>
      </w:r>
      <w:r w:rsidRPr="00F94CB9">
        <w:rPr>
          <w:spacing w:val="-11"/>
          <w:sz w:val="28"/>
          <w:szCs w:val="28"/>
          <w:lang w:val="fr-FR"/>
          <w:rPrChange w:id="16725" w:author="Peng Luqi" w:date="2019-10-13T14:50:00Z">
            <w:rPr>
              <w:spacing w:val="-11"/>
              <w:lang w:val="fr-FR"/>
            </w:rPr>
          </w:rPrChange>
        </w:rPr>
        <w:t xml:space="preserve"> </w:t>
      </w:r>
      <w:r w:rsidRPr="00F94CB9">
        <w:rPr>
          <w:sz w:val="28"/>
          <w:szCs w:val="28"/>
          <w:lang w:val="fr-FR"/>
          <w:rPrChange w:id="16726" w:author="Peng Luqi" w:date="2019-10-13T14:50:00Z">
            <w:rPr>
              <w:lang w:val="fr-FR"/>
            </w:rPr>
          </w:rPrChange>
        </w:rPr>
        <w:t>volonté.</w:t>
      </w:r>
      <w:r w:rsidRPr="00F94CB9">
        <w:rPr>
          <w:spacing w:val="-11"/>
          <w:sz w:val="28"/>
          <w:szCs w:val="28"/>
          <w:lang w:val="fr-FR"/>
          <w:rPrChange w:id="16727" w:author="Peng Luqi" w:date="2019-10-13T14:50:00Z">
            <w:rPr>
              <w:spacing w:val="-11"/>
              <w:lang w:val="fr-FR"/>
            </w:rPr>
          </w:rPrChange>
        </w:rPr>
        <w:t xml:space="preserve"> </w:t>
      </w:r>
      <w:r w:rsidRPr="00F94CB9">
        <w:rPr>
          <w:sz w:val="28"/>
          <w:szCs w:val="28"/>
          <w:lang w:val="fr-FR"/>
          <w:rPrChange w:id="16728" w:author="Peng Luqi" w:date="2019-10-13T14:50:00Z">
            <w:rPr>
              <w:lang w:val="fr-FR"/>
            </w:rPr>
          </w:rPrChange>
        </w:rPr>
        <w:t>Après</w:t>
      </w:r>
      <w:r w:rsidRPr="00F94CB9">
        <w:rPr>
          <w:spacing w:val="-14"/>
          <w:sz w:val="28"/>
          <w:szCs w:val="28"/>
          <w:lang w:val="fr-FR"/>
          <w:rPrChange w:id="16729" w:author="Peng Luqi" w:date="2019-10-13T14:50:00Z">
            <w:rPr>
              <w:spacing w:val="-14"/>
              <w:lang w:val="fr-FR"/>
            </w:rPr>
          </w:rPrChange>
        </w:rPr>
        <w:t xml:space="preserve"> </w:t>
      </w:r>
      <w:r w:rsidRPr="00F94CB9">
        <w:rPr>
          <w:sz w:val="28"/>
          <w:szCs w:val="28"/>
          <w:lang w:val="fr-FR"/>
          <w:rPrChange w:id="16730" w:author="Peng Luqi" w:date="2019-10-13T14:50:00Z">
            <w:rPr>
              <w:lang w:val="fr-FR"/>
            </w:rPr>
          </w:rPrChange>
        </w:rPr>
        <w:t>«</w:t>
      </w:r>
      <w:r w:rsidRPr="00F94CB9">
        <w:rPr>
          <w:spacing w:val="-4"/>
          <w:sz w:val="28"/>
          <w:szCs w:val="28"/>
          <w:lang w:val="fr-FR"/>
          <w:rPrChange w:id="16731" w:author="Peng Luqi" w:date="2019-10-13T14:50:00Z">
            <w:rPr>
              <w:spacing w:val="-4"/>
              <w:lang w:val="fr-FR"/>
            </w:rPr>
          </w:rPrChange>
        </w:rPr>
        <w:t xml:space="preserve"> </w:t>
      </w:r>
      <w:r w:rsidRPr="00F94CB9">
        <w:rPr>
          <w:sz w:val="28"/>
          <w:szCs w:val="28"/>
          <w:lang w:val="fr-FR"/>
          <w:rPrChange w:id="16732" w:author="Peng Luqi" w:date="2019-10-13T14:50:00Z">
            <w:rPr>
              <w:lang w:val="fr-FR"/>
            </w:rPr>
          </w:rPrChange>
        </w:rPr>
        <w:t>les</w:t>
      </w:r>
      <w:r w:rsidRPr="00F94CB9">
        <w:rPr>
          <w:spacing w:val="-11"/>
          <w:sz w:val="28"/>
          <w:szCs w:val="28"/>
          <w:lang w:val="fr-FR"/>
          <w:rPrChange w:id="16733" w:author="Peng Luqi" w:date="2019-10-13T14:50:00Z">
            <w:rPr>
              <w:spacing w:val="-11"/>
              <w:lang w:val="fr-FR"/>
            </w:rPr>
          </w:rPrChange>
        </w:rPr>
        <w:t xml:space="preserve"> </w:t>
      </w:r>
      <w:r w:rsidRPr="00F94CB9">
        <w:rPr>
          <w:sz w:val="28"/>
          <w:szCs w:val="28"/>
          <w:lang w:val="fr-FR"/>
          <w:rPrChange w:id="16734" w:author="Peng Luqi" w:date="2019-10-13T14:50:00Z">
            <w:rPr>
              <w:lang w:val="fr-FR"/>
            </w:rPr>
          </w:rPrChange>
        </w:rPr>
        <w:t>bulls et les bears » de 2017 à 2018, le marché a été instruit. L</w:t>
      </w:r>
      <w:del w:id="16735" w:author="Peng Luqi" w:date="2019-10-13T14:43:00Z">
        <w:r w:rsidRPr="00F94CB9" w:rsidDel="00EF666F">
          <w:rPr>
            <w:sz w:val="28"/>
            <w:szCs w:val="28"/>
            <w:lang w:val="fr-FR"/>
            <w:rPrChange w:id="16736" w:author="Peng Luqi" w:date="2019-10-13T14:50:00Z">
              <w:rPr>
                <w:lang w:val="fr-FR"/>
              </w:rPr>
            </w:rPrChange>
          </w:rPr>
          <w:delText>’</w:delText>
        </w:r>
      </w:del>
      <w:ins w:id="16737" w:author="Peng Luqi" w:date="2019-10-13T14:43:00Z">
        <w:r w:rsidR="00EF666F" w:rsidRPr="00F94CB9">
          <w:rPr>
            <w:sz w:val="28"/>
            <w:szCs w:val="28"/>
            <w:lang w:val="fr-FR"/>
            <w:rPrChange w:id="16738" w:author="Peng Luqi" w:date="2019-10-13T14:50:00Z">
              <w:rPr>
                <w:lang w:val="fr-FR"/>
              </w:rPr>
            </w:rPrChange>
          </w:rPr>
          <w:t>’</w:t>
        </w:r>
      </w:ins>
      <w:r w:rsidRPr="00F94CB9">
        <w:rPr>
          <w:sz w:val="28"/>
          <w:szCs w:val="28"/>
          <w:lang w:val="fr-FR"/>
          <w:rPrChange w:id="16739" w:author="Peng Luqi" w:date="2019-10-13T14:50:00Z">
            <w:rPr>
              <w:lang w:val="fr-FR"/>
            </w:rPr>
          </w:rPrChange>
        </w:rPr>
        <w:t>optimisme aveugle et les attentes aveugles de la nouvelle monnaie ont été complètement brisés, les ambitions de gagner de l</w:t>
      </w:r>
      <w:del w:id="16740" w:author="Peng Luqi" w:date="2019-10-13T14:43:00Z">
        <w:r w:rsidRPr="00F94CB9" w:rsidDel="00EF666F">
          <w:rPr>
            <w:sz w:val="28"/>
            <w:szCs w:val="28"/>
            <w:lang w:val="fr-FR"/>
            <w:rPrChange w:id="16741" w:author="Peng Luqi" w:date="2019-10-13T14:50:00Z">
              <w:rPr>
                <w:lang w:val="fr-FR"/>
              </w:rPr>
            </w:rPrChange>
          </w:rPr>
          <w:delText>’</w:delText>
        </w:r>
      </w:del>
      <w:ins w:id="16742" w:author="Peng Luqi" w:date="2019-10-13T14:43:00Z">
        <w:r w:rsidR="00EF666F" w:rsidRPr="00F94CB9">
          <w:rPr>
            <w:sz w:val="28"/>
            <w:szCs w:val="28"/>
            <w:lang w:val="fr-FR"/>
            <w:rPrChange w:id="16743" w:author="Peng Luqi" w:date="2019-10-13T14:50:00Z">
              <w:rPr>
                <w:lang w:val="fr-FR"/>
              </w:rPr>
            </w:rPrChange>
          </w:rPr>
          <w:t>’</w:t>
        </w:r>
      </w:ins>
      <w:r w:rsidRPr="00F94CB9">
        <w:rPr>
          <w:sz w:val="28"/>
          <w:szCs w:val="28"/>
          <w:lang w:val="fr-FR"/>
          <w:rPrChange w:id="16744" w:author="Peng Luqi" w:date="2019-10-13T14:50:00Z">
            <w:rPr>
              <w:lang w:val="fr-FR"/>
            </w:rPr>
          </w:rPrChange>
        </w:rPr>
        <w:t>argent facilement en écrivant un livre se sont révélées</w:t>
      </w:r>
      <w:r w:rsidRPr="00F94CB9">
        <w:rPr>
          <w:spacing w:val="-6"/>
          <w:sz w:val="28"/>
          <w:szCs w:val="28"/>
          <w:lang w:val="fr-FR"/>
          <w:rPrChange w:id="16745" w:author="Peng Luqi" w:date="2019-10-13T14:50:00Z">
            <w:rPr>
              <w:spacing w:val="-6"/>
              <w:lang w:val="fr-FR"/>
            </w:rPr>
          </w:rPrChange>
        </w:rPr>
        <w:t xml:space="preserve"> </w:t>
      </w:r>
      <w:r w:rsidRPr="00F94CB9">
        <w:rPr>
          <w:sz w:val="28"/>
          <w:szCs w:val="28"/>
          <w:lang w:val="fr-FR"/>
          <w:rPrChange w:id="16746" w:author="Peng Luqi" w:date="2019-10-13T14:50:00Z">
            <w:rPr>
              <w:lang w:val="fr-FR"/>
            </w:rPr>
          </w:rPrChange>
        </w:rPr>
        <w:t>irremplaçables.</w:t>
      </w:r>
      <w:ins w:id="16747" w:author="Peng Luqi" w:date="2019-10-13T23:41:00Z">
        <w:r w:rsidR="005A317D">
          <w:rPr>
            <w:sz w:val="28"/>
            <w:szCs w:val="28"/>
            <w:lang w:val="fr-FR"/>
          </w:rPr>
          <w:t xml:space="preserve"> </w:t>
        </w:r>
      </w:ins>
    </w:p>
    <w:p w:rsidR="005A317D" w:rsidRDefault="005A317D" w:rsidP="00CB23F4">
      <w:pPr>
        <w:ind w:left="170" w:right="170"/>
        <w:jc w:val="both"/>
        <w:rPr>
          <w:ins w:id="16748" w:author="Peng Luqi" w:date="2019-10-13T23:41:00Z"/>
          <w:sz w:val="28"/>
          <w:szCs w:val="28"/>
          <w:lang w:val="fr-FR"/>
        </w:rPr>
      </w:pPr>
    </w:p>
    <w:p w:rsidR="00D52EDA" w:rsidRPr="00F94CB9" w:rsidDel="00D52EDA" w:rsidRDefault="00D52EDA">
      <w:pPr>
        <w:ind w:left="170" w:right="170"/>
        <w:jc w:val="both"/>
        <w:rPr>
          <w:del w:id="16749" w:author="Peng Luqi" w:date="2019-10-13T23:41:00Z"/>
          <w:sz w:val="28"/>
          <w:szCs w:val="28"/>
          <w:lang w:val="fr-FR"/>
          <w:rPrChange w:id="16750" w:author="Peng Luqi" w:date="2019-10-13T14:50:00Z">
            <w:rPr>
              <w:del w:id="16751" w:author="Peng Luqi" w:date="2019-10-13T23:41:00Z"/>
              <w:lang w:val="fr-FR"/>
            </w:rPr>
          </w:rPrChange>
        </w:rPr>
        <w:pPrChange w:id="16752" w:author="Peng Luqi" w:date="2019-10-13T14:20:00Z">
          <w:pPr>
            <w:spacing w:before="179"/>
            <w:ind w:left="130" w:right="182"/>
            <w:jc w:val="both"/>
          </w:pPr>
        </w:pPrChange>
      </w:pPr>
    </w:p>
    <w:p w:rsidR="00000000" w:rsidRDefault="0010589D">
      <w:pPr>
        <w:ind w:left="170" w:right="170"/>
        <w:jc w:val="both"/>
        <w:rPr>
          <w:del w:id="16753" w:author="Peng Luqi" w:date="2019-10-13T23:41:00Z"/>
          <w:sz w:val="28"/>
          <w:szCs w:val="28"/>
          <w:lang w:val="fr-FR"/>
          <w:rPrChange w:id="16754" w:author="Peng Luqi" w:date="2019-10-13T14:50:00Z">
            <w:rPr>
              <w:del w:id="16755" w:author="Peng Luqi" w:date="2019-10-13T23:41:00Z"/>
              <w:lang w:val="fr-FR"/>
            </w:rPr>
          </w:rPrChange>
        </w:rPr>
        <w:sectPr w:rsidR="00000000">
          <w:pgSz w:w="11910" w:h="16840"/>
          <w:pgMar w:top="1360" w:right="1240" w:bottom="280" w:left="1320" w:header="720" w:footer="720" w:gutter="0"/>
          <w:cols w:space="720"/>
        </w:sectPr>
        <w:pPrChange w:id="16756" w:author="Peng Luqi" w:date="2019-10-13T14:20:00Z">
          <w:pPr>
            <w:jc w:val="both"/>
          </w:pPr>
        </w:pPrChange>
      </w:pPr>
    </w:p>
    <w:p w:rsidR="002B38DF" w:rsidRPr="00F94CB9" w:rsidRDefault="00716360">
      <w:pPr>
        <w:ind w:left="170" w:right="170"/>
        <w:jc w:val="both"/>
        <w:rPr>
          <w:sz w:val="28"/>
          <w:szCs w:val="28"/>
          <w:lang w:val="fr-FR"/>
          <w:rPrChange w:id="16757" w:author="Peng Luqi" w:date="2019-10-13T14:50:00Z">
            <w:rPr>
              <w:lang w:val="fr-FR"/>
            </w:rPr>
          </w:rPrChange>
        </w:rPr>
        <w:pPrChange w:id="16758" w:author="Peng Luqi" w:date="2019-10-13T14:20:00Z">
          <w:pPr>
            <w:spacing w:before="68"/>
            <w:ind w:left="130" w:right="183"/>
            <w:jc w:val="both"/>
          </w:pPr>
        </w:pPrChange>
      </w:pPr>
      <w:r w:rsidRPr="00F94CB9">
        <w:rPr>
          <w:sz w:val="28"/>
          <w:szCs w:val="28"/>
          <w:lang w:val="fr-FR"/>
          <w:rPrChange w:id="16759" w:author="Peng Luqi" w:date="2019-10-13T14:50:00Z">
            <w:rPr>
              <w:lang w:val="fr-FR"/>
            </w:rPr>
          </w:rPrChange>
        </w:rPr>
        <w:t>Dans</w:t>
      </w:r>
      <w:r w:rsidRPr="00F94CB9">
        <w:rPr>
          <w:spacing w:val="-14"/>
          <w:sz w:val="28"/>
          <w:szCs w:val="28"/>
          <w:lang w:val="fr-FR"/>
          <w:rPrChange w:id="16760" w:author="Peng Luqi" w:date="2019-10-13T14:50:00Z">
            <w:rPr>
              <w:spacing w:val="-14"/>
              <w:lang w:val="fr-FR"/>
            </w:rPr>
          </w:rPrChange>
        </w:rPr>
        <w:t xml:space="preserve"> </w:t>
      </w:r>
      <w:r w:rsidRPr="00F94CB9">
        <w:rPr>
          <w:sz w:val="28"/>
          <w:szCs w:val="28"/>
          <w:lang w:val="fr-FR"/>
          <w:rPrChange w:id="16761" w:author="Peng Luqi" w:date="2019-10-13T14:50:00Z">
            <w:rPr>
              <w:lang w:val="fr-FR"/>
            </w:rPr>
          </w:rPrChange>
        </w:rPr>
        <w:t>le</w:t>
      </w:r>
      <w:r w:rsidRPr="00F94CB9">
        <w:rPr>
          <w:spacing w:val="-13"/>
          <w:sz w:val="28"/>
          <w:szCs w:val="28"/>
          <w:lang w:val="fr-FR"/>
          <w:rPrChange w:id="16762" w:author="Peng Luqi" w:date="2019-10-13T14:50:00Z">
            <w:rPr>
              <w:spacing w:val="-13"/>
              <w:lang w:val="fr-FR"/>
            </w:rPr>
          </w:rPrChange>
        </w:rPr>
        <w:t xml:space="preserve"> </w:t>
      </w:r>
      <w:r w:rsidRPr="00F94CB9">
        <w:rPr>
          <w:sz w:val="28"/>
          <w:szCs w:val="28"/>
          <w:lang w:val="fr-FR"/>
          <w:rPrChange w:id="16763" w:author="Peng Luqi" w:date="2019-10-13T14:50:00Z">
            <w:rPr>
              <w:lang w:val="fr-FR"/>
            </w:rPr>
          </w:rPrChange>
        </w:rPr>
        <w:t>nouveau</w:t>
      </w:r>
      <w:r w:rsidRPr="00F94CB9">
        <w:rPr>
          <w:spacing w:val="-14"/>
          <w:sz w:val="28"/>
          <w:szCs w:val="28"/>
          <w:lang w:val="fr-FR"/>
          <w:rPrChange w:id="16764" w:author="Peng Luqi" w:date="2019-10-13T14:50:00Z">
            <w:rPr>
              <w:spacing w:val="-14"/>
              <w:lang w:val="fr-FR"/>
            </w:rPr>
          </w:rPrChange>
        </w:rPr>
        <w:t xml:space="preserve"> </w:t>
      </w:r>
      <w:r w:rsidRPr="00F94CB9">
        <w:rPr>
          <w:sz w:val="28"/>
          <w:szCs w:val="28"/>
          <w:lang w:val="fr-FR"/>
          <w:rPrChange w:id="16765" w:author="Peng Luqi" w:date="2019-10-13T14:50:00Z">
            <w:rPr>
              <w:lang w:val="fr-FR"/>
            </w:rPr>
          </w:rPrChange>
        </w:rPr>
        <w:t>cycle,</w:t>
      </w:r>
      <w:r w:rsidRPr="00F94CB9">
        <w:rPr>
          <w:spacing w:val="-14"/>
          <w:sz w:val="28"/>
          <w:szCs w:val="28"/>
          <w:lang w:val="fr-FR"/>
          <w:rPrChange w:id="16766" w:author="Peng Luqi" w:date="2019-10-13T14:50:00Z">
            <w:rPr>
              <w:spacing w:val="-14"/>
              <w:lang w:val="fr-FR"/>
            </w:rPr>
          </w:rPrChange>
        </w:rPr>
        <w:t xml:space="preserve"> </w:t>
      </w:r>
      <w:r w:rsidRPr="00F94CB9">
        <w:rPr>
          <w:sz w:val="28"/>
          <w:szCs w:val="28"/>
          <w:lang w:val="fr-FR"/>
          <w:rPrChange w:id="16767" w:author="Peng Luqi" w:date="2019-10-13T14:50:00Z">
            <w:rPr>
              <w:lang w:val="fr-FR"/>
            </w:rPr>
          </w:rPrChange>
        </w:rPr>
        <w:t>l</w:t>
      </w:r>
      <w:del w:id="16768" w:author="Peng Luqi" w:date="2019-10-13T14:43:00Z">
        <w:r w:rsidRPr="00F94CB9" w:rsidDel="00EF666F">
          <w:rPr>
            <w:sz w:val="28"/>
            <w:szCs w:val="28"/>
            <w:lang w:val="fr-FR"/>
            <w:rPrChange w:id="16769" w:author="Peng Luqi" w:date="2019-10-13T14:50:00Z">
              <w:rPr>
                <w:lang w:val="fr-FR"/>
              </w:rPr>
            </w:rPrChange>
          </w:rPr>
          <w:delText>’</w:delText>
        </w:r>
      </w:del>
      <w:ins w:id="16770" w:author="Peng Luqi" w:date="2019-10-13T14:43:00Z">
        <w:r w:rsidR="00EF666F" w:rsidRPr="00F94CB9">
          <w:rPr>
            <w:sz w:val="28"/>
            <w:szCs w:val="28"/>
            <w:lang w:val="fr-FR"/>
            <w:rPrChange w:id="16771" w:author="Peng Luqi" w:date="2019-10-13T14:50:00Z">
              <w:rPr>
                <w:lang w:val="fr-FR"/>
              </w:rPr>
            </w:rPrChange>
          </w:rPr>
          <w:t>’</w:t>
        </w:r>
      </w:ins>
      <w:r w:rsidRPr="00F94CB9">
        <w:rPr>
          <w:sz w:val="28"/>
          <w:szCs w:val="28"/>
          <w:lang w:val="fr-FR"/>
          <w:rPrChange w:id="16772" w:author="Peng Luqi" w:date="2019-10-13T14:50:00Z">
            <w:rPr>
              <w:lang w:val="fr-FR"/>
            </w:rPr>
          </w:rPrChange>
        </w:rPr>
        <w:t>actif</w:t>
      </w:r>
      <w:r w:rsidRPr="00F94CB9">
        <w:rPr>
          <w:spacing w:val="-14"/>
          <w:sz w:val="28"/>
          <w:szCs w:val="28"/>
          <w:lang w:val="fr-FR"/>
          <w:rPrChange w:id="16773" w:author="Peng Luqi" w:date="2019-10-13T14:50:00Z">
            <w:rPr>
              <w:spacing w:val="-14"/>
              <w:lang w:val="fr-FR"/>
            </w:rPr>
          </w:rPrChange>
        </w:rPr>
        <w:t xml:space="preserve"> </w:t>
      </w:r>
      <w:r w:rsidRPr="00F94CB9">
        <w:rPr>
          <w:sz w:val="28"/>
          <w:szCs w:val="28"/>
          <w:lang w:val="fr-FR"/>
          <w:rPrChange w:id="16774" w:author="Peng Luqi" w:date="2019-10-13T14:50:00Z">
            <w:rPr>
              <w:lang w:val="fr-FR"/>
            </w:rPr>
          </w:rPrChange>
        </w:rPr>
        <w:t>principal</w:t>
      </w:r>
      <w:r w:rsidRPr="00F94CB9">
        <w:rPr>
          <w:spacing w:val="-13"/>
          <w:sz w:val="28"/>
          <w:szCs w:val="28"/>
          <w:lang w:val="fr-FR"/>
          <w:rPrChange w:id="16775" w:author="Peng Luqi" w:date="2019-10-13T14:50:00Z">
            <w:rPr>
              <w:spacing w:val="-13"/>
              <w:lang w:val="fr-FR"/>
            </w:rPr>
          </w:rPrChange>
        </w:rPr>
        <w:t xml:space="preserve"> </w:t>
      </w:r>
      <w:r w:rsidRPr="00F94CB9">
        <w:rPr>
          <w:sz w:val="28"/>
          <w:szCs w:val="28"/>
          <w:lang w:val="fr-FR"/>
          <w:rPrChange w:id="16776" w:author="Peng Luqi" w:date="2019-10-13T14:50:00Z">
            <w:rPr>
              <w:lang w:val="fr-FR"/>
            </w:rPr>
          </w:rPrChange>
        </w:rPr>
        <w:t>ou</w:t>
      </w:r>
      <w:r w:rsidRPr="00F94CB9">
        <w:rPr>
          <w:spacing w:val="-14"/>
          <w:sz w:val="28"/>
          <w:szCs w:val="28"/>
          <w:lang w:val="fr-FR"/>
          <w:rPrChange w:id="16777" w:author="Peng Luqi" w:date="2019-10-13T14:50:00Z">
            <w:rPr>
              <w:spacing w:val="-14"/>
              <w:lang w:val="fr-FR"/>
            </w:rPr>
          </w:rPrChange>
        </w:rPr>
        <w:t xml:space="preserve"> </w:t>
      </w:r>
      <w:r w:rsidRPr="00F94CB9">
        <w:rPr>
          <w:sz w:val="28"/>
          <w:szCs w:val="28"/>
          <w:lang w:val="fr-FR"/>
          <w:rPrChange w:id="16778" w:author="Peng Luqi" w:date="2019-10-13T14:50:00Z">
            <w:rPr>
              <w:lang w:val="fr-FR"/>
            </w:rPr>
          </w:rPrChange>
        </w:rPr>
        <w:t>l</w:t>
      </w:r>
      <w:del w:id="16779" w:author="Peng Luqi" w:date="2019-10-13T14:43:00Z">
        <w:r w:rsidRPr="00F94CB9" w:rsidDel="00EF666F">
          <w:rPr>
            <w:sz w:val="28"/>
            <w:szCs w:val="28"/>
            <w:lang w:val="fr-FR"/>
            <w:rPrChange w:id="16780" w:author="Peng Luqi" w:date="2019-10-13T14:50:00Z">
              <w:rPr>
                <w:lang w:val="fr-FR"/>
              </w:rPr>
            </w:rPrChange>
          </w:rPr>
          <w:delText>’</w:delText>
        </w:r>
      </w:del>
      <w:ins w:id="16781" w:author="Peng Luqi" w:date="2019-10-13T14:43:00Z">
        <w:r w:rsidR="00EF666F" w:rsidRPr="00F94CB9">
          <w:rPr>
            <w:sz w:val="28"/>
            <w:szCs w:val="28"/>
            <w:lang w:val="fr-FR"/>
            <w:rPrChange w:id="16782" w:author="Peng Luqi" w:date="2019-10-13T14:50:00Z">
              <w:rPr>
                <w:lang w:val="fr-FR"/>
              </w:rPr>
            </w:rPrChange>
          </w:rPr>
          <w:t>’</w:t>
        </w:r>
      </w:ins>
      <w:r w:rsidRPr="00F94CB9">
        <w:rPr>
          <w:sz w:val="28"/>
          <w:szCs w:val="28"/>
          <w:lang w:val="fr-FR"/>
          <w:rPrChange w:id="16783" w:author="Peng Luqi" w:date="2019-10-13T14:50:00Z">
            <w:rPr>
              <w:lang w:val="fr-FR"/>
            </w:rPr>
          </w:rPrChange>
        </w:rPr>
        <w:t>actif</w:t>
      </w:r>
      <w:r w:rsidRPr="00F94CB9">
        <w:rPr>
          <w:spacing w:val="-13"/>
          <w:sz w:val="28"/>
          <w:szCs w:val="28"/>
          <w:lang w:val="fr-FR"/>
          <w:rPrChange w:id="16784" w:author="Peng Luqi" w:date="2019-10-13T14:50:00Z">
            <w:rPr>
              <w:spacing w:val="-13"/>
              <w:lang w:val="fr-FR"/>
            </w:rPr>
          </w:rPrChange>
        </w:rPr>
        <w:t xml:space="preserve"> </w:t>
      </w:r>
      <w:r w:rsidRPr="00F94CB9">
        <w:rPr>
          <w:sz w:val="28"/>
          <w:szCs w:val="28"/>
          <w:lang w:val="fr-FR"/>
          <w:rPrChange w:id="16785" w:author="Peng Luqi" w:date="2019-10-13T14:50:00Z">
            <w:rPr>
              <w:lang w:val="fr-FR"/>
            </w:rPr>
          </w:rPrChange>
        </w:rPr>
        <w:t>de</w:t>
      </w:r>
      <w:r w:rsidRPr="00F94CB9">
        <w:rPr>
          <w:spacing w:val="-14"/>
          <w:sz w:val="28"/>
          <w:szCs w:val="28"/>
          <w:lang w:val="fr-FR"/>
          <w:rPrChange w:id="16786" w:author="Peng Luqi" w:date="2019-10-13T14:50:00Z">
            <w:rPr>
              <w:spacing w:val="-14"/>
              <w:lang w:val="fr-FR"/>
            </w:rPr>
          </w:rPrChange>
        </w:rPr>
        <w:t xml:space="preserve"> </w:t>
      </w:r>
      <w:r w:rsidRPr="00F94CB9">
        <w:rPr>
          <w:sz w:val="28"/>
          <w:szCs w:val="28"/>
          <w:lang w:val="fr-FR"/>
          <w:rPrChange w:id="16787" w:author="Peng Luqi" w:date="2019-10-13T14:50:00Z">
            <w:rPr>
              <w:lang w:val="fr-FR"/>
            </w:rPr>
          </w:rPrChange>
        </w:rPr>
        <w:t>vente</w:t>
      </w:r>
      <w:r w:rsidRPr="00F94CB9">
        <w:rPr>
          <w:spacing w:val="-13"/>
          <w:sz w:val="28"/>
          <w:szCs w:val="28"/>
          <w:lang w:val="fr-FR"/>
          <w:rPrChange w:id="16788" w:author="Peng Luqi" w:date="2019-10-13T14:50:00Z">
            <w:rPr>
              <w:spacing w:val="-13"/>
              <w:lang w:val="fr-FR"/>
            </w:rPr>
          </w:rPrChange>
        </w:rPr>
        <w:t xml:space="preserve"> </w:t>
      </w:r>
      <w:r w:rsidRPr="00F94CB9">
        <w:rPr>
          <w:sz w:val="28"/>
          <w:szCs w:val="28"/>
          <w:lang w:val="fr-FR"/>
          <w:rPrChange w:id="16789" w:author="Peng Luqi" w:date="2019-10-13T14:50:00Z">
            <w:rPr>
              <w:lang w:val="fr-FR"/>
            </w:rPr>
          </w:rPrChange>
        </w:rPr>
        <w:t>à</w:t>
      </w:r>
      <w:r w:rsidRPr="00F94CB9">
        <w:rPr>
          <w:spacing w:val="-14"/>
          <w:sz w:val="28"/>
          <w:szCs w:val="28"/>
          <w:lang w:val="fr-FR"/>
          <w:rPrChange w:id="16790" w:author="Peng Luqi" w:date="2019-10-13T14:50:00Z">
            <w:rPr>
              <w:spacing w:val="-14"/>
              <w:lang w:val="fr-FR"/>
            </w:rPr>
          </w:rPrChange>
        </w:rPr>
        <w:t xml:space="preserve"> </w:t>
      </w:r>
      <w:r w:rsidRPr="00F94CB9">
        <w:rPr>
          <w:sz w:val="28"/>
          <w:szCs w:val="28"/>
          <w:lang w:val="fr-FR"/>
          <w:rPrChange w:id="16791" w:author="Peng Luqi" w:date="2019-10-13T14:50:00Z">
            <w:rPr>
              <w:lang w:val="fr-FR"/>
            </w:rPr>
          </w:rPrChange>
        </w:rPr>
        <w:t>la</w:t>
      </w:r>
      <w:r w:rsidRPr="00F94CB9">
        <w:rPr>
          <w:spacing w:val="-13"/>
          <w:sz w:val="28"/>
          <w:szCs w:val="28"/>
          <w:lang w:val="fr-FR"/>
          <w:rPrChange w:id="16792" w:author="Peng Luqi" w:date="2019-10-13T14:50:00Z">
            <w:rPr>
              <w:spacing w:val="-13"/>
              <w:lang w:val="fr-FR"/>
            </w:rPr>
          </w:rPrChange>
        </w:rPr>
        <w:t xml:space="preserve"> </w:t>
      </w:r>
      <w:r w:rsidRPr="00F94CB9">
        <w:rPr>
          <w:sz w:val="28"/>
          <w:szCs w:val="28"/>
          <w:lang w:val="fr-FR"/>
          <w:rPrChange w:id="16793" w:author="Peng Luqi" w:date="2019-10-13T14:50:00Z">
            <w:rPr>
              <w:lang w:val="fr-FR"/>
            </w:rPr>
          </w:rPrChange>
        </w:rPr>
        <w:t>chaîne</w:t>
      </w:r>
      <w:r w:rsidRPr="00F94CB9">
        <w:rPr>
          <w:spacing w:val="-14"/>
          <w:sz w:val="28"/>
          <w:szCs w:val="28"/>
          <w:lang w:val="fr-FR"/>
          <w:rPrChange w:id="16794" w:author="Peng Luqi" w:date="2019-10-13T14:50:00Z">
            <w:rPr>
              <w:spacing w:val="-14"/>
              <w:lang w:val="fr-FR"/>
            </w:rPr>
          </w:rPrChange>
        </w:rPr>
        <w:t xml:space="preserve"> </w:t>
      </w:r>
      <w:r w:rsidRPr="00F94CB9">
        <w:rPr>
          <w:sz w:val="28"/>
          <w:szCs w:val="28"/>
          <w:lang w:val="fr-FR"/>
          <w:rPrChange w:id="16795" w:author="Peng Luqi" w:date="2019-10-13T14:50:00Z">
            <w:rPr>
              <w:lang w:val="fr-FR"/>
            </w:rPr>
          </w:rPrChange>
        </w:rPr>
        <w:t>peuvent</w:t>
      </w:r>
      <w:r w:rsidRPr="00F94CB9">
        <w:rPr>
          <w:spacing w:val="-13"/>
          <w:sz w:val="28"/>
          <w:szCs w:val="28"/>
          <w:lang w:val="fr-FR"/>
          <w:rPrChange w:id="16796" w:author="Peng Luqi" w:date="2019-10-13T14:50:00Z">
            <w:rPr>
              <w:spacing w:val="-13"/>
              <w:lang w:val="fr-FR"/>
            </w:rPr>
          </w:rPrChange>
        </w:rPr>
        <w:t xml:space="preserve"> </w:t>
      </w:r>
      <w:r w:rsidRPr="00F94CB9">
        <w:rPr>
          <w:sz w:val="28"/>
          <w:szCs w:val="28"/>
          <w:lang w:val="fr-FR"/>
          <w:rPrChange w:id="16797" w:author="Peng Luqi" w:date="2019-10-13T14:50:00Z">
            <w:rPr>
              <w:lang w:val="fr-FR"/>
            </w:rPr>
          </w:rPrChange>
        </w:rPr>
        <w:t>augmenter</w:t>
      </w:r>
      <w:r w:rsidRPr="00F94CB9">
        <w:rPr>
          <w:spacing w:val="-14"/>
          <w:sz w:val="28"/>
          <w:szCs w:val="28"/>
          <w:lang w:val="fr-FR"/>
          <w:rPrChange w:id="16798" w:author="Peng Luqi" w:date="2019-10-13T14:50:00Z">
            <w:rPr>
              <w:spacing w:val="-14"/>
              <w:lang w:val="fr-FR"/>
            </w:rPr>
          </w:rPrChange>
        </w:rPr>
        <w:t xml:space="preserve"> </w:t>
      </w:r>
      <w:r w:rsidRPr="00F94CB9">
        <w:rPr>
          <w:sz w:val="28"/>
          <w:szCs w:val="28"/>
          <w:lang w:val="fr-FR"/>
          <w:rPrChange w:id="16799" w:author="Peng Luqi" w:date="2019-10-13T14:50:00Z">
            <w:rPr>
              <w:lang w:val="fr-FR"/>
            </w:rPr>
          </w:rPrChange>
        </w:rPr>
        <w:t>immensément. Ne touchez pas aux actifs pyramidaux, non pas parce qu</w:t>
      </w:r>
      <w:del w:id="16800" w:author="Peng Luqi" w:date="2019-10-13T14:43:00Z">
        <w:r w:rsidRPr="00F94CB9" w:rsidDel="00EF666F">
          <w:rPr>
            <w:sz w:val="28"/>
            <w:szCs w:val="28"/>
            <w:lang w:val="fr-FR"/>
            <w:rPrChange w:id="16801" w:author="Peng Luqi" w:date="2019-10-13T14:50:00Z">
              <w:rPr>
                <w:lang w:val="fr-FR"/>
              </w:rPr>
            </w:rPrChange>
          </w:rPr>
          <w:delText>’</w:delText>
        </w:r>
      </w:del>
      <w:ins w:id="16802" w:author="Peng Luqi" w:date="2019-10-13T14:43:00Z">
        <w:r w:rsidR="00EF666F" w:rsidRPr="00F94CB9">
          <w:rPr>
            <w:sz w:val="28"/>
            <w:szCs w:val="28"/>
            <w:lang w:val="fr-FR"/>
            <w:rPrChange w:id="16803" w:author="Peng Luqi" w:date="2019-10-13T14:50:00Z">
              <w:rPr>
                <w:lang w:val="fr-FR"/>
              </w:rPr>
            </w:rPrChange>
          </w:rPr>
          <w:t>’</w:t>
        </w:r>
      </w:ins>
      <w:r w:rsidRPr="00F94CB9">
        <w:rPr>
          <w:sz w:val="28"/>
          <w:szCs w:val="28"/>
          <w:lang w:val="fr-FR"/>
          <w:rPrChange w:id="16804" w:author="Peng Luqi" w:date="2019-10-13T14:50:00Z">
            <w:rPr>
              <w:lang w:val="fr-FR"/>
            </w:rPr>
          </w:rPrChange>
        </w:rPr>
        <w:t>ils ne sont pas rentables. Au contraire, cela peut être très rentable à court terme, mais ça ne marche pas bien à long terme, donc ce n</w:t>
      </w:r>
      <w:del w:id="16805" w:author="Peng Luqi" w:date="2019-10-13T14:43:00Z">
        <w:r w:rsidRPr="00F94CB9" w:rsidDel="00EF666F">
          <w:rPr>
            <w:sz w:val="28"/>
            <w:szCs w:val="28"/>
            <w:lang w:val="fr-FR"/>
            <w:rPrChange w:id="16806" w:author="Peng Luqi" w:date="2019-10-13T14:50:00Z">
              <w:rPr>
                <w:lang w:val="fr-FR"/>
              </w:rPr>
            </w:rPrChange>
          </w:rPr>
          <w:delText>’</w:delText>
        </w:r>
      </w:del>
      <w:ins w:id="16807" w:author="Peng Luqi" w:date="2019-10-13T14:43:00Z">
        <w:r w:rsidR="00EF666F" w:rsidRPr="00F94CB9">
          <w:rPr>
            <w:sz w:val="28"/>
            <w:szCs w:val="28"/>
            <w:lang w:val="fr-FR"/>
            <w:rPrChange w:id="16808" w:author="Peng Luqi" w:date="2019-10-13T14:50:00Z">
              <w:rPr>
                <w:lang w:val="fr-FR"/>
              </w:rPr>
            </w:rPrChange>
          </w:rPr>
          <w:t>’</w:t>
        </w:r>
      </w:ins>
      <w:r w:rsidRPr="00F94CB9">
        <w:rPr>
          <w:sz w:val="28"/>
          <w:szCs w:val="28"/>
          <w:lang w:val="fr-FR"/>
          <w:rPrChange w:id="16809" w:author="Peng Luqi" w:date="2019-10-13T14:50:00Z">
            <w:rPr>
              <w:lang w:val="fr-FR"/>
            </w:rPr>
          </w:rPrChange>
        </w:rPr>
        <w:t>est pas notre choix. Les investisseurs fixes vont croiser plus d</w:t>
      </w:r>
      <w:del w:id="16810" w:author="Peng Luqi" w:date="2019-10-13T14:43:00Z">
        <w:r w:rsidRPr="00F94CB9" w:rsidDel="00EF666F">
          <w:rPr>
            <w:sz w:val="28"/>
            <w:szCs w:val="28"/>
            <w:lang w:val="fr-FR"/>
            <w:rPrChange w:id="16811" w:author="Peng Luqi" w:date="2019-10-13T14:50:00Z">
              <w:rPr>
                <w:lang w:val="fr-FR"/>
              </w:rPr>
            </w:rPrChange>
          </w:rPr>
          <w:delText>’</w:delText>
        </w:r>
      </w:del>
      <w:ins w:id="16812" w:author="Peng Luqi" w:date="2019-10-13T14:43:00Z">
        <w:r w:rsidR="00EF666F" w:rsidRPr="00F94CB9">
          <w:rPr>
            <w:sz w:val="28"/>
            <w:szCs w:val="28"/>
            <w:lang w:val="fr-FR"/>
            <w:rPrChange w:id="16813" w:author="Peng Luqi" w:date="2019-10-13T14:50:00Z">
              <w:rPr>
                <w:lang w:val="fr-FR"/>
              </w:rPr>
            </w:rPrChange>
          </w:rPr>
          <w:t>’</w:t>
        </w:r>
      </w:ins>
      <w:r w:rsidRPr="00F94CB9">
        <w:rPr>
          <w:sz w:val="28"/>
          <w:szCs w:val="28"/>
          <w:lang w:val="fr-FR"/>
          <w:rPrChange w:id="16814" w:author="Peng Luqi" w:date="2019-10-13T14:50:00Z">
            <w:rPr>
              <w:lang w:val="fr-FR"/>
            </w:rPr>
          </w:rPrChange>
        </w:rPr>
        <w:t>un haussier, ils ne peuvent donc choisir que des marchés à long terme. Nous ne pouvons choisir que les « actifs traditionnels » entre les</w:t>
      </w:r>
      <w:r w:rsidRPr="00F94CB9">
        <w:rPr>
          <w:spacing w:val="-34"/>
          <w:sz w:val="28"/>
          <w:szCs w:val="28"/>
          <w:lang w:val="fr-FR"/>
          <w:rPrChange w:id="16815" w:author="Peng Luqi" w:date="2019-10-13T14:50:00Z">
            <w:rPr>
              <w:spacing w:val="-34"/>
              <w:lang w:val="fr-FR"/>
            </w:rPr>
          </w:rPrChange>
        </w:rPr>
        <w:t xml:space="preserve"> </w:t>
      </w:r>
      <w:r w:rsidRPr="00F94CB9">
        <w:rPr>
          <w:sz w:val="28"/>
          <w:szCs w:val="28"/>
          <w:lang w:val="fr-FR"/>
          <w:rPrChange w:id="16816" w:author="Peng Luqi" w:date="2019-10-13T14:50:00Z">
            <w:rPr>
              <w:lang w:val="fr-FR"/>
            </w:rPr>
          </w:rPrChange>
        </w:rPr>
        <w:t>deux.</w:t>
      </w:r>
    </w:p>
    <w:p w:rsidR="002B38DF" w:rsidRPr="00F94CB9" w:rsidRDefault="002B38DF">
      <w:pPr>
        <w:pStyle w:val="a3"/>
        <w:ind w:left="170" w:right="170"/>
        <w:jc w:val="both"/>
        <w:rPr>
          <w:lang w:val="fr-FR"/>
          <w:rPrChange w:id="16817" w:author="Peng Luqi" w:date="2019-10-13T14:50:00Z">
            <w:rPr>
              <w:sz w:val="21"/>
              <w:lang w:val="fr-FR"/>
            </w:rPr>
          </w:rPrChange>
        </w:rPr>
        <w:pPrChange w:id="16818" w:author="Peng Luqi" w:date="2019-10-13T14:20:00Z">
          <w:pPr>
            <w:pStyle w:val="a3"/>
            <w:spacing w:before="10"/>
          </w:pPr>
        </w:pPrChange>
      </w:pPr>
    </w:p>
    <w:p w:rsidR="002B38DF" w:rsidRPr="00F94CB9" w:rsidRDefault="00D52EDA">
      <w:pPr>
        <w:pStyle w:val="a4"/>
        <w:tabs>
          <w:tab w:val="left" w:pos="626"/>
        </w:tabs>
        <w:ind w:left="170" w:right="170" w:firstLine="0"/>
        <w:jc w:val="both"/>
        <w:rPr>
          <w:b/>
          <w:sz w:val="28"/>
          <w:szCs w:val="28"/>
          <w:lang w:val="fr-FR"/>
          <w:rPrChange w:id="16819" w:author="Peng Luqi" w:date="2019-10-13T14:50:00Z">
            <w:rPr>
              <w:b/>
              <w:lang w:val="fr-FR"/>
            </w:rPr>
          </w:rPrChange>
        </w:rPr>
        <w:pPrChange w:id="16820" w:author="Peng Luqi" w:date="2019-10-13T23:42:00Z">
          <w:pPr>
            <w:pStyle w:val="a4"/>
            <w:numPr>
              <w:ilvl w:val="2"/>
              <w:numId w:val="4"/>
            </w:numPr>
            <w:tabs>
              <w:tab w:val="left" w:pos="626"/>
            </w:tabs>
            <w:ind w:left="625" w:hanging="495"/>
            <w:jc w:val="both"/>
          </w:pPr>
        </w:pPrChange>
      </w:pPr>
      <w:ins w:id="16821" w:author="Peng Luqi" w:date="2019-10-13T23:42:00Z">
        <w:r>
          <w:rPr>
            <w:b/>
            <w:sz w:val="28"/>
            <w:szCs w:val="28"/>
            <w:lang w:val="fr-FR"/>
          </w:rPr>
          <w:t xml:space="preserve">2.2.2 </w:t>
        </w:r>
      </w:ins>
      <w:r w:rsidR="00716360" w:rsidRPr="00F94CB9">
        <w:rPr>
          <w:b/>
          <w:sz w:val="28"/>
          <w:szCs w:val="28"/>
          <w:lang w:val="fr-FR"/>
          <w:rPrChange w:id="16822" w:author="Peng Luqi" w:date="2019-10-13T14:50:00Z">
            <w:rPr>
              <w:b/>
              <w:lang w:val="fr-FR"/>
            </w:rPr>
          </w:rPrChange>
        </w:rPr>
        <w:t>Logique intrinsèque correspondant au développement de la technologie</w:t>
      </w:r>
      <w:r w:rsidR="00716360" w:rsidRPr="00F94CB9">
        <w:rPr>
          <w:b/>
          <w:spacing w:val="-19"/>
          <w:sz w:val="28"/>
          <w:szCs w:val="28"/>
          <w:lang w:val="fr-FR"/>
          <w:rPrChange w:id="16823" w:author="Peng Luqi" w:date="2019-10-13T14:50:00Z">
            <w:rPr>
              <w:b/>
              <w:spacing w:val="-19"/>
              <w:lang w:val="fr-FR"/>
            </w:rPr>
          </w:rPrChange>
        </w:rPr>
        <w:t xml:space="preserve"> </w:t>
      </w:r>
      <w:r w:rsidR="00716360" w:rsidRPr="00F94CB9">
        <w:rPr>
          <w:b/>
          <w:sz w:val="28"/>
          <w:szCs w:val="28"/>
          <w:lang w:val="fr-FR"/>
          <w:rPrChange w:id="16824" w:author="Peng Luqi" w:date="2019-10-13T14:50:00Z">
            <w:rPr>
              <w:b/>
              <w:lang w:val="fr-FR"/>
            </w:rPr>
          </w:rPrChange>
        </w:rPr>
        <w:t>blockchain</w:t>
      </w:r>
    </w:p>
    <w:p w:rsidR="002B38DF" w:rsidRPr="00F94CB9" w:rsidRDefault="002B38DF">
      <w:pPr>
        <w:pStyle w:val="a3"/>
        <w:ind w:left="170" w:right="170"/>
        <w:jc w:val="both"/>
        <w:rPr>
          <w:b/>
          <w:lang w:val="fr-FR"/>
          <w:rPrChange w:id="16825" w:author="Peng Luqi" w:date="2019-10-13T14:50:00Z">
            <w:rPr>
              <w:b/>
              <w:sz w:val="21"/>
              <w:lang w:val="fr-FR"/>
            </w:rPr>
          </w:rPrChange>
        </w:rPr>
        <w:pPrChange w:id="16826" w:author="Peng Luqi" w:date="2019-10-13T14:20:00Z">
          <w:pPr>
            <w:pStyle w:val="a3"/>
            <w:spacing w:before="10"/>
          </w:pPr>
        </w:pPrChange>
      </w:pPr>
    </w:p>
    <w:p w:rsidR="00D52EDA" w:rsidRDefault="00716360" w:rsidP="00CB23F4">
      <w:pPr>
        <w:ind w:left="170" w:right="170"/>
        <w:jc w:val="both"/>
        <w:rPr>
          <w:ins w:id="16827" w:author="Peng Luqi" w:date="2019-10-13T23:42:00Z"/>
          <w:sz w:val="28"/>
          <w:szCs w:val="28"/>
          <w:lang w:val="fr-FR"/>
        </w:rPr>
      </w:pPr>
      <w:r w:rsidRPr="00F94CB9">
        <w:rPr>
          <w:sz w:val="28"/>
          <w:szCs w:val="28"/>
          <w:lang w:val="fr-FR"/>
          <w:rPrChange w:id="16828" w:author="Peng Luqi" w:date="2019-10-13T14:50:00Z">
            <w:rPr>
              <w:lang w:val="fr-FR"/>
            </w:rPr>
          </w:rPrChange>
        </w:rPr>
        <w:t>Après bien des années, huit ans pour être exact, après des années d</w:t>
      </w:r>
      <w:del w:id="16829" w:author="Peng Luqi" w:date="2019-10-13T14:43:00Z">
        <w:r w:rsidRPr="00F94CB9" w:rsidDel="00EF666F">
          <w:rPr>
            <w:sz w:val="28"/>
            <w:szCs w:val="28"/>
            <w:lang w:val="fr-FR"/>
            <w:rPrChange w:id="16830" w:author="Peng Luqi" w:date="2019-10-13T14:50:00Z">
              <w:rPr>
                <w:lang w:val="fr-FR"/>
              </w:rPr>
            </w:rPrChange>
          </w:rPr>
          <w:delText>’</w:delText>
        </w:r>
      </w:del>
      <w:ins w:id="16831" w:author="Peng Luqi" w:date="2019-10-13T14:43:00Z">
        <w:r w:rsidR="00EF666F" w:rsidRPr="00F94CB9">
          <w:rPr>
            <w:sz w:val="28"/>
            <w:szCs w:val="28"/>
            <w:lang w:val="fr-FR"/>
            <w:rPrChange w:id="16832" w:author="Peng Luqi" w:date="2019-10-13T14:50:00Z">
              <w:rPr>
                <w:lang w:val="fr-FR"/>
              </w:rPr>
            </w:rPrChange>
          </w:rPr>
          <w:t>’</w:t>
        </w:r>
      </w:ins>
      <w:r w:rsidRPr="00F94CB9">
        <w:rPr>
          <w:sz w:val="28"/>
          <w:szCs w:val="28"/>
          <w:lang w:val="fr-FR"/>
          <w:rPrChange w:id="16833" w:author="Peng Luqi" w:date="2019-10-13T14:50:00Z">
            <w:rPr>
              <w:lang w:val="fr-FR"/>
            </w:rPr>
          </w:rPrChange>
        </w:rPr>
        <w:t>observation, d</w:t>
      </w:r>
      <w:del w:id="16834" w:author="Peng Luqi" w:date="2019-10-13T14:43:00Z">
        <w:r w:rsidRPr="00F94CB9" w:rsidDel="00EF666F">
          <w:rPr>
            <w:sz w:val="28"/>
            <w:szCs w:val="28"/>
            <w:lang w:val="fr-FR"/>
            <w:rPrChange w:id="16835" w:author="Peng Luqi" w:date="2019-10-13T14:50:00Z">
              <w:rPr>
                <w:lang w:val="fr-FR"/>
              </w:rPr>
            </w:rPrChange>
          </w:rPr>
          <w:delText>’</w:delText>
        </w:r>
      </w:del>
      <w:ins w:id="16836" w:author="Peng Luqi" w:date="2019-10-13T14:43:00Z">
        <w:r w:rsidR="00EF666F" w:rsidRPr="00F94CB9">
          <w:rPr>
            <w:sz w:val="28"/>
            <w:szCs w:val="28"/>
            <w:lang w:val="fr-FR"/>
            <w:rPrChange w:id="16837" w:author="Peng Luqi" w:date="2019-10-13T14:50:00Z">
              <w:rPr>
                <w:lang w:val="fr-FR"/>
              </w:rPr>
            </w:rPrChange>
          </w:rPr>
          <w:t>’</w:t>
        </w:r>
      </w:ins>
      <w:r w:rsidRPr="00F94CB9">
        <w:rPr>
          <w:sz w:val="28"/>
          <w:szCs w:val="28"/>
          <w:lang w:val="fr-FR"/>
          <w:rPrChange w:id="16838" w:author="Peng Luqi" w:date="2019-10-13T14:50:00Z">
            <w:rPr>
              <w:lang w:val="fr-FR"/>
            </w:rPr>
          </w:rPrChange>
        </w:rPr>
        <w:t xml:space="preserve">investissement, de pratique et de réflexion, je pense que la technologie de la blockchain a évolué et va transformer le monde : </w:t>
      </w:r>
    </w:p>
    <w:p w:rsidR="00D52EDA" w:rsidRDefault="00D52EDA" w:rsidP="00CB23F4">
      <w:pPr>
        <w:ind w:left="170" w:right="170"/>
        <w:jc w:val="both"/>
        <w:rPr>
          <w:ins w:id="16839" w:author="Peng Luqi" w:date="2019-10-13T23:42:00Z"/>
          <w:sz w:val="28"/>
          <w:szCs w:val="28"/>
          <w:lang w:val="fr-FR"/>
        </w:rPr>
      </w:pPr>
    </w:p>
    <w:p w:rsidR="002B38DF" w:rsidRPr="00F94CB9" w:rsidRDefault="00716360">
      <w:pPr>
        <w:ind w:left="720" w:right="720"/>
        <w:jc w:val="both"/>
        <w:rPr>
          <w:sz w:val="28"/>
          <w:szCs w:val="28"/>
          <w:lang w:val="fr-FR"/>
          <w:rPrChange w:id="16840" w:author="Peng Luqi" w:date="2019-10-13T14:50:00Z">
            <w:rPr>
              <w:lang w:val="fr-FR"/>
            </w:rPr>
          </w:rPrChange>
        </w:rPr>
        <w:pPrChange w:id="16841" w:author="Peng Luqi" w:date="2019-10-13T23:42:00Z">
          <w:pPr>
            <w:ind w:left="130" w:right="183"/>
            <w:jc w:val="both"/>
          </w:pPr>
        </w:pPrChange>
      </w:pPr>
      <w:r w:rsidRPr="00F94CB9">
        <w:rPr>
          <w:sz w:val="28"/>
          <w:szCs w:val="28"/>
          <w:lang w:val="fr-FR"/>
          <w:rPrChange w:id="16842" w:author="Peng Luqi" w:date="2019-10-13T14:50:00Z">
            <w:rPr>
              <w:lang w:val="fr-FR"/>
            </w:rPr>
          </w:rPrChange>
        </w:rPr>
        <w:t xml:space="preserve">Livre de comptes de confiance (BTC) </w:t>
      </w:r>
      <w:r w:rsidRPr="00F94CB9">
        <w:rPr>
          <w:rFonts w:hint="eastAsia"/>
          <w:sz w:val="28"/>
          <w:szCs w:val="28"/>
          <w:lang w:val="fr-FR"/>
          <w:rPrChange w:id="16843" w:author="Peng Luqi" w:date="2019-10-13T14:50:00Z">
            <w:rPr>
              <w:rFonts w:hint="eastAsia"/>
              <w:lang w:val="fr-FR"/>
            </w:rPr>
          </w:rPrChange>
        </w:rPr>
        <w:t>→</w:t>
      </w:r>
      <w:r w:rsidRPr="00F94CB9">
        <w:rPr>
          <w:sz w:val="28"/>
          <w:szCs w:val="28"/>
          <w:lang w:val="fr-FR"/>
          <w:rPrChange w:id="16844" w:author="Peng Luqi" w:date="2019-10-13T14:50:00Z">
            <w:rPr>
              <w:lang w:val="fr-FR"/>
            </w:rPr>
          </w:rPrChange>
        </w:rPr>
        <w:t xml:space="preserve"> Plateforme de codes de confiance (ETH / EOS) </w:t>
      </w:r>
      <w:r w:rsidRPr="00F94CB9">
        <w:rPr>
          <w:rFonts w:hint="eastAsia"/>
          <w:sz w:val="28"/>
          <w:szCs w:val="28"/>
          <w:lang w:val="fr-FR"/>
          <w:rPrChange w:id="16845" w:author="Peng Luqi" w:date="2019-10-13T14:50:00Z">
            <w:rPr>
              <w:rFonts w:hint="eastAsia"/>
              <w:lang w:val="fr-FR"/>
            </w:rPr>
          </w:rPrChange>
        </w:rPr>
        <w:t>→</w:t>
      </w:r>
      <w:r w:rsidRPr="00F94CB9">
        <w:rPr>
          <w:sz w:val="28"/>
          <w:szCs w:val="28"/>
          <w:lang w:val="fr-FR"/>
          <w:rPrChange w:id="16846" w:author="Peng Luqi" w:date="2019-10-13T14:50:00Z">
            <w:rPr>
              <w:lang w:val="fr-FR"/>
            </w:rPr>
          </w:rPrChange>
        </w:rPr>
        <w:t xml:space="preserve"> Environnement d</w:t>
      </w:r>
      <w:del w:id="16847" w:author="Peng Luqi" w:date="2019-10-13T14:43:00Z">
        <w:r w:rsidRPr="00F94CB9" w:rsidDel="00EF666F">
          <w:rPr>
            <w:sz w:val="28"/>
            <w:szCs w:val="28"/>
            <w:lang w:val="fr-FR"/>
            <w:rPrChange w:id="16848" w:author="Peng Luqi" w:date="2019-10-13T14:50:00Z">
              <w:rPr>
                <w:lang w:val="fr-FR"/>
              </w:rPr>
            </w:rPrChange>
          </w:rPr>
          <w:delText>’</w:delText>
        </w:r>
      </w:del>
      <w:ins w:id="16849" w:author="Peng Luqi" w:date="2019-10-13T14:43:00Z">
        <w:r w:rsidR="00EF666F" w:rsidRPr="00F94CB9">
          <w:rPr>
            <w:sz w:val="28"/>
            <w:szCs w:val="28"/>
            <w:lang w:val="fr-FR"/>
            <w:rPrChange w:id="16850" w:author="Peng Luqi" w:date="2019-10-13T14:50:00Z">
              <w:rPr>
                <w:lang w:val="fr-FR"/>
              </w:rPr>
            </w:rPrChange>
          </w:rPr>
          <w:t>’</w:t>
        </w:r>
      </w:ins>
      <w:r w:rsidRPr="00F94CB9">
        <w:rPr>
          <w:sz w:val="28"/>
          <w:szCs w:val="28"/>
          <w:lang w:val="fr-FR"/>
          <w:rPrChange w:id="16851" w:author="Peng Luqi" w:date="2019-10-13T14:50:00Z">
            <w:rPr>
              <w:lang w:val="fr-FR"/>
            </w:rPr>
          </w:rPrChange>
        </w:rPr>
        <w:t xml:space="preserve">exécution de confiance (Mixin) </w:t>
      </w:r>
      <w:r w:rsidRPr="00F94CB9">
        <w:rPr>
          <w:rFonts w:hint="eastAsia"/>
          <w:sz w:val="28"/>
          <w:szCs w:val="28"/>
          <w:lang w:val="fr-FR"/>
          <w:rPrChange w:id="16852" w:author="Peng Luqi" w:date="2019-10-13T14:50:00Z">
            <w:rPr>
              <w:rFonts w:hint="eastAsia"/>
              <w:lang w:val="fr-FR"/>
            </w:rPr>
          </w:rPrChange>
        </w:rPr>
        <w:t>→</w:t>
      </w:r>
      <w:r w:rsidRPr="00F94CB9">
        <w:rPr>
          <w:sz w:val="28"/>
          <w:szCs w:val="28"/>
          <w:lang w:val="fr-FR"/>
          <w:rPrChange w:id="16853" w:author="Peng Luqi" w:date="2019-10-13T14:50:00Z">
            <w:rPr>
              <w:lang w:val="fr-FR"/>
            </w:rPr>
          </w:rPrChange>
        </w:rPr>
        <w:t xml:space="preserve"> Matériel approuvé (?)</w:t>
      </w:r>
    </w:p>
    <w:p w:rsidR="002B38DF" w:rsidRPr="00F94CB9" w:rsidRDefault="002B38DF">
      <w:pPr>
        <w:pStyle w:val="a3"/>
        <w:ind w:left="170" w:right="170"/>
        <w:jc w:val="both"/>
        <w:rPr>
          <w:lang w:val="fr-FR"/>
          <w:rPrChange w:id="16854" w:author="Peng Luqi" w:date="2019-10-13T14:50:00Z">
            <w:rPr>
              <w:sz w:val="22"/>
              <w:lang w:val="fr-FR"/>
            </w:rPr>
          </w:rPrChange>
        </w:rPr>
        <w:pPrChange w:id="16855" w:author="Peng Luqi" w:date="2019-10-13T14:20:00Z">
          <w:pPr>
            <w:pStyle w:val="a3"/>
            <w:spacing w:before="2"/>
          </w:pPr>
        </w:pPrChange>
      </w:pPr>
    </w:p>
    <w:p w:rsidR="002B38DF" w:rsidRPr="00F94CB9" w:rsidRDefault="00716360">
      <w:pPr>
        <w:ind w:left="170" w:right="170"/>
        <w:jc w:val="both"/>
        <w:rPr>
          <w:sz w:val="28"/>
          <w:szCs w:val="28"/>
          <w:lang w:val="fr-FR"/>
          <w:rPrChange w:id="16856" w:author="Peng Luqi" w:date="2019-10-13T14:50:00Z">
            <w:rPr>
              <w:lang w:val="fr-FR"/>
            </w:rPr>
          </w:rPrChange>
        </w:rPr>
        <w:pPrChange w:id="16857" w:author="Peng Luqi" w:date="2019-10-13T14:20:00Z">
          <w:pPr>
            <w:ind w:left="130" w:right="183"/>
            <w:jc w:val="both"/>
          </w:pPr>
        </w:pPrChange>
      </w:pPr>
      <w:r w:rsidRPr="00F94CB9">
        <w:rPr>
          <w:sz w:val="28"/>
          <w:szCs w:val="28"/>
          <w:lang w:val="fr-FR"/>
          <w:rPrChange w:id="16858" w:author="Peng Luqi" w:date="2019-10-13T14:50:00Z">
            <w:rPr>
              <w:lang w:val="fr-FR"/>
            </w:rPr>
          </w:rPrChange>
        </w:rPr>
        <w:t>En fait, ceci est mon chemin d</w:t>
      </w:r>
      <w:del w:id="16859" w:author="Peng Luqi" w:date="2019-10-13T14:43:00Z">
        <w:r w:rsidRPr="00F94CB9" w:rsidDel="00EF666F">
          <w:rPr>
            <w:sz w:val="28"/>
            <w:szCs w:val="28"/>
            <w:lang w:val="fr-FR"/>
            <w:rPrChange w:id="16860" w:author="Peng Luqi" w:date="2019-10-13T14:50:00Z">
              <w:rPr>
                <w:lang w:val="fr-FR"/>
              </w:rPr>
            </w:rPrChange>
          </w:rPr>
          <w:delText>’</w:delText>
        </w:r>
      </w:del>
      <w:ins w:id="16861" w:author="Peng Luqi" w:date="2019-10-13T14:43:00Z">
        <w:r w:rsidR="00EF666F" w:rsidRPr="00F94CB9">
          <w:rPr>
            <w:sz w:val="28"/>
            <w:szCs w:val="28"/>
            <w:lang w:val="fr-FR"/>
            <w:rPrChange w:id="16862" w:author="Peng Luqi" w:date="2019-10-13T14:50:00Z">
              <w:rPr>
                <w:lang w:val="fr-FR"/>
              </w:rPr>
            </w:rPrChange>
          </w:rPr>
          <w:t>’</w:t>
        </w:r>
      </w:ins>
      <w:r w:rsidRPr="00F94CB9">
        <w:rPr>
          <w:sz w:val="28"/>
          <w:szCs w:val="28"/>
          <w:lang w:val="fr-FR"/>
          <w:rPrChange w:id="16863" w:author="Peng Luqi" w:date="2019-10-13T14:50:00Z">
            <w:rPr>
              <w:lang w:val="fr-FR"/>
            </w:rPr>
          </w:rPrChange>
        </w:rPr>
        <w:t>investissement personnel. Après les Bitcoins, la</w:t>
      </w:r>
      <w:del w:id="16864" w:author="Peng Luqi" w:date="2019-10-13T23:42:00Z">
        <w:r w:rsidRPr="00F94CB9" w:rsidDel="00D52EDA">
          <w:rPr>
            <w:sz w:val="28"/>
            <w:szCs w:val="28"/>
            <w:lang w:val="fr-FR"/>
            <w:rPrChange w:id="16865" w:author="Peng Luqi" w:date="2019-10-13T14:50:00Z">
              <w:rPr>
                <w:lang w:val="fr-FR"/>
              </w:rPr>
            </w:rPrChange>
          </w:rPr>
          <w:delText xml:space="preserve"> </w:delText>
        </w:r>
      </w:del>
      <w:ins w:id="16866" w:author="Peng Luqi" w:date="2019-10-13T23:42:00Z">
        <w:r w:rsidR="00D52EDA">
          <w:rPr>
            <w:sz w:val="28"/>
            <w:szCs w:val="28"/>
            <w:lang w:val="fr-FR"/>
          </w:rPr>
          <w:t xml:space="preserve"> </w:t>
        </w:r>
      </w:ins>
      <w:r w:rsidRPr="00F94CB9">
        <w:rPr>
          <w:sz w:val="28"/>
          <w:szCs w:val="28"/>
          <w:lang w:val="fr-FR"/>
          <w:rPrChange w:id="16867" w:author="Peng Luqi" w:date="2019-10-13T14:50:00Z">
            <w:rPr>
              <w:lang w:val="fr-FR"/>
            </w:rPr>
          </w:rPrChange>
        </w:rPr>
        <w:t>crypto monnaie sur laquelle j</w:t>
      </w:r>
      <w:del w:id="16868" w:author="Peng Luqi" w:date="2019-10-13T14:43:00Z">
        <w:r w:rsidRPr="00F94CB9" w:rsidDel="00EF666F">
          <w:rPr>
            <w:sz w:val="28"/>
            <w:szCs w:val="28"/>
            <w:lang w:val="fr-FR"/>
            <w:rPrChange w:id="16869" w:author="Peng Luqi" w:date="2019-10-13T14:50:00Z">
              <w:rPr>
                <w:lang w:val="fr-FR"/>
              </w:rPr>
            </w:rPrChange>
          </w:rPr>
          <w:delText>’</w:delText>
        </w:r>
      </w:del>
      <w:ins w:id="16870" w:author="Peng Luqi" w:date="2019-10-13T14:43:00Z">
        <w:r w:rsidR="00EF666F" w:rsidRPr="00F94CB9">
          <w:rPr>
            <w:sz w:val="28"/>
            <w:szCs w:val="28"/>
            <w:lang w:val="fr-FR"/>
            <w:rPrChange w:id="16871" w:author="Peng Luqi" w:date="2019-10-13T14:50:00Z">
              <w:rPr>
                <w:lang w:val="fr-FR"/>
              </w:rPr>
            </w:rPrChange>
          </w:rPr>
          <w:t>’</w:t>
        </w:r>
      </w:ins>
      <w:r w:rsidRPr="00F94CB9">
        <w:rPr>
          <w:sz w:val="28"/>
          <w:szCs w:val="28"/>
          <w:lang w:val="fr-FR"/>
          <w:rPrChange w:id="16872" w:author="Peng Luqi" w:date="2019-10-13T14:50:00Z">
            <w:rPr>
              <w:lang w:val="fr-FR"/>
            </w:rPr>
          </w:rPrChange>
        </w:rPr>
        <w:t>ai investi a été l</w:t>
      </w:r>
      <w:del w:id="16873" w:author="Peng Luqi" w:date="2019-10-13T14:43:00Z">
        <w:r w:rsidRPr="00F94CB9" w:rsidDel="00EF666F">
          <w:rPr>
            <w:sz w:val="28"/>
            <w:szCs w:val="28"/>
            <w:lang w:val="fr-FR"/>
            <w:rPrChange w:id="16874" w:author="Peng Luqi" w:date="2019-10-13T14:50:00Z">
              <w:rPr>
                <w:lang w:val="fr-FR"/>
              </w:rPr>
            </w:rPrChange>
          </w:rPr>
          <w:delText>’</w:delText>
        </w:r>
      </w:del>
      <w:ins w:id="16875" w:author="Peng Luqi" w:date="2019-10-13T14:43:00Z">
        <w:r w:rsidR="00EF666F" w:rsidRPr="00F94CB9">
          <w:rPr>
            <w:sz w:val="28"/>
            <w:szCs w:val="28"/>
            <w:lang w:val="fr-FR"/>
            <w:rPrChange w:id="16876" w:author="Peng Luqi" w:date="2019-10-13T14:50:00Z">
              <w:rPr>
                <w:lang w:val="fr-FR"/>
              </w:rPr>
            </w:rPrChange>
          </w:rPr>
          <w:t>’</w:t>
        </w:r>
      </w:ins>
      <w:r w:rsidRPr="00F94CB9">
        <w:rPr>
          <w:sz w:val="28"/>
          <w:szCs w:val="28"/>
          <w:lang w:val="fr-FR"/>
          <w:rPrChange w:id="16877" w:author="Peng Luqi" w:date="2019-10-13T14:50:00Z">
            <w:rPr>
              <w:lang w:val="fr-FR"/>
            </w:rPr>
          </w:rPrChange>
        </w:rPr>
        <w:t>Ethereum (ETH). Plus tard, j</w:t>
      </w:r>
      <w:del w:id="16878" w:author="Peng Luqi" w:date="2019-10-13T14:43:00Z">
        <w:r w:rsidRPr="00F94CB9" w:rsidDel="00EF666F">
          <w:rPr>
            <w:sz w:val="28"/>
            <w:szCs w:val="28"/>
            <w:lang w:val="fr-FR"/>
            <w:rPrChange w:id="16879" w:author="Peng Luqi" w:date="2019-10-13T14:50:00Z">
              <w:rPr>
                <w:lang w:val="fr-FR"/>
              </w:rPr>
            </w:rPrChange>
          </w:rPr>
          <w:delText>’</w:delText>
        </w:r>
      </w:del>
      <w:ins w:id="16880" w:author="Peng Luqi" w:date="2019-10-13T14:43:00Z">
        <w:r w:rsidR="00EF666F" w:rsidRPr="00F94CB9">
          <w:rPr>
            <w:sz w:val="28"/>
            <w:szCs w:val="28"/>
            <w:lang w:val="fr-FR"/>
            <w:rPrChange w:id="16881" w:author="Peng Luqi" w:date="2019-10-13T14:50:00Z">
              <w:rPr>
                <w:lang w:val="fr-FR"/>
              </w:rPr>
            </w:rPrChange>
          </w:rPr>
          <w:t>’</w:t>
        </w:r>
      </w:ins>
      <w:r w:rsidRPr="00F94CB9">
        <w:rPr>
          <w:sz w:val="28"/>
          <w:szCs w:val="28"/>
          <w:lang w:val="fr-FR"/>
          <w:rPrChange w:id="16882" w:author="Peng Luqi" w:date="2019-10-13T14:50:00Z">
            <w:rPr>
              <w:lang w:val="fr-FR"/>
            </w:rPr>
          </w:rPrChange>
        </w:rPr>
        <w:t>ai investi aussi sur l</w:t>
      </w:r>
      <w:del w:id="16883" w:author="Peng Luqi" w:date="2019-10-13T14:43:00Z">
        <w:r w:rsidRPr="00F94CB9" w:rsidDel="00EF666F">
          <w:rPr>
            <w:sz w:val="28"/>
            <w:szCs w:val="28"/>
            <w:lang w:val="fr-FR"/>
            <w:rPrChange w:id="16884" w:author="Peng Luqi" w:date="2019-10-13T14:50:00Z">
              <w:rPr>
                <w:lang w:val="fr-FR"/>
              </w:rPr>
            </w:rPrChange>
          </w:rPr>
          <w:delText>’</w:delText>
        </w:r>
      </w:del>
      <w:ins w:id="16885" w:author="Peng Luqi" w:date="2019-10-13T14:43:00Z">
        <w:r w:rsidR="00EF666F" w:rsidRPr="00F94CB9">
          <w:rPr>
            <w:sz w:val="28"/>
            <w:szCs w:val="28"/>
            <w:lang w:val="fr-FR"/>
            <w:rPrChange w:id="16886" w:author="Peng Luqi" w:date="2019-10-13T14:50:00Z">
              <w:rPr>
                <w:lang w:val="fr-FR"/>
              </w:rPr>
            </w:rPrChange>
          </w:rPr>
          <w:t>’</w:t>
        </w:r>
      </w:ins>
      <w:r w:rsidRPr="00F94CB9">
        <w:rPr>
          <w:sz w:val="28"/>
          <w:szCs w:val="28"/>
          <w:lang w:val="fr-FR"/>
          <w:rPrChange w:id="16887" w:author="Peng Luqi" w:date="2019-10-13T14:50:00Z">
            <w:rPr>
              <w:lang w:val="fr-FR"/>
            </w:rPr>
          </w:rPrChange>
        </w:rPr>
        <w:t>EOS et le Mixin. La clé du</w:t>
      </w:r>
      <w:r w:rsidRPr="00F94CB9">
        <w:rPr>
          <w:spacing w:val="-11"/>
          <w:sz w:val="28"/>
          <w:szCs w:val="28"/>
          <w:lang w:val="fr-FR"/>
          <w:rPrChange w:id="16888" w:author="Peng Luqi" w:date="2019-10-13T14:50:00Z">
            <w:rPr>
              <w:spacing w:val="-11"/>
              <w:lang w:val="fr-FR"/>
            </w:rPr>
          </w:rPrChange>
        </w:rPr>
        <w:t xml:space="preserve"> </w:t>
      </w:r>
      <w:r w:rsidRPr="00F94CB9">
        <w:rPr>
          <w:sz w:val="28"/>
          <w:szCs w:val="28"/>
          <w:lang w:val="fr-FR"/>
          <w:rPrChange w:id="16889" w:author="Peng Luqi" w:date="2019-10-13T14:50:00Z">
            <w:rPr>
              <w:lang w:val="fr-FR"/>
            </w:rPr>
          </w:rPrChange>
        </w:rPr>
        <w:t>succès</w:t>
      </w:r>
      <w:r w:rsidRPr="00F94CB9">
        <w:rPr>
          <w:spacing w:val="-11"/>
          <w:sz w:val="28"/>
          <w:szCs w:val="28"/>
          <w:lang w:val="fr-FR"/>
          <w:rPrChange w:id="16890" w:author="Peng Luqi" w:date="2019-10-13T14:50:00Z">
            <w:rPr>
              <w:spacing w:val="-11"/>
              <w:lang w:val="fr-FR"/>
            </w:rPr>
          </w:rPrChange>
        </w:rPr>
        <w:t xml:space="preserve"> </w:t>
      </w:r>
      <w:r w:rsidRPr="00F94CB9">
        <w:rPr>
          <w:sz w:val="28"/>
          <w:szCs w:val="28"/>
          <w:lang w:val="fr-FR"/>
          <w:rPrChange w:id="16891" w:author="Peng Luqi" w:date="2019-10-13T14:50:00Z">
            <w:rPr>
              <w:lang w:val="fr-FR"/>
            </w:rPr>
          </w:rPrChange>
        </w:rPr>
        <w:t>réside</w:t>
      </w:r>
      <w:r w:rsidRPr="00F94CB9">
        <w:rPr>
          <w:spacing w:val="-12"/>
          <w:sz w:val="28"/>
          <w:szCs w:val="28"/>
          <w:lang w:val="fr-FR"/>
          <w:rPrChange w:id="16892" w:author="Peng Luqi" w:date="2019-10-13T14:50:00Z">
            <w:rPr>
              <w:spacing w:val="-12"/>
              <w:lang w:val="fr-FR"/>
            </w:rPr>
          </w:rPrChange>
        </w:rPr>
        <w:t xml:space="preserve"> </w:t>
      </w:r>
      <w:r w:rsidRPr="00F94CB9">
        <w:rPr>
          <w:sz w:val="28"/>
          <w:szCs w:val="28"/>
          <w:lang w:val="fr-FR"/>
          <w:rPrChange w:id="16893" w:author="Peng Luqi" w:date="2019-10-13T14:50:00Z">
            <w:rPr>
              <w:lang w:val="fr-FR"/>
            </w:rPr>
          </w:rPrChange>
        </w:rPr>
        <w:t>dans</w:t>
      </w:r>
      <w:r w:rsidRPr="00F94CB9">
        <w:rPr>
          <w:spacing w:val="-10"/>
          <w:sz w:val="28"/>
          <w:szCs w:val="28"/>
          <w:lang w:val="fr-FR"/>
          <w:rPrChange w:id="16894" w:author="Peng Luqi" w:date="2019-10-13T14:50:00Z">
            <w:rPr>
              <w:spacing w:val="-10"/>
              <w:lang w:val="fr-FR"/>
            </w:rPr>
          </w:rPrChange>
        </w:rPr>
        <w:t xml:space="preserve"> </w:t>
      </w:r>
      <w:r w:rsidRPr="00F94CB9">
        <w:rPr>
          <w:sz w:val="28"/>
          <w:szCs w:val="28"/>
          <w:lang w:val="fr-FR"/>
          <w:rPrChange w:id="16895" w:author="Peng Luqi" w:date="2019-10-13T14:50:00Z">
            <w:rPr>
              <w:lang w:val="fr-FR"/>
            </w:rPr>
          </w:rPrChange>
        </w:rPr>
        <w:t>le</w:t>
      </w:r>
      <w:r w:rsidRPr="00F94CB9">
        <w:rPr>
          <w:spacing w:val="-11"/>
          <w:sz w:val="28"/>
          <w:szCs w:val="28"/>
          <w:lang w:val="fr-FR"/>
          <w:rPrChange w:id="16896" w:author="Peng Luqi" w:date="2019-10-13T14:50:00Z">
            <w:rPr>
              <w:spacing w:val="-11"/>
              <w:lang w:val="fr-FR"/>
            </w:rPr>
          </w:rPrChange>
        </w:rPr>
        <w:t xml:space="preserve"> </w:t>
      </w:r>
      <w:r w:rsidRPr="00F94CB9">
        <w:rPr>
          <w:sz w:val="28"/>
          <w:szCs w:val="28"/>
          <w:lang w:val="fr-FR"/>
          <w:rPrChange w:id="16897" w:author="Peng Luqi" w:date="2019-10-13T14:50:00Z">
            <w:rPr>
              <w:lang w:val="fr-FR"/>
            </w:rPr>
          </w:rPrChange>
        </w:rPr>
        <w:t>comportement</w:t>
      </w:r>
      <w:r w:rsidRPr="00F94CB9">
        <w:rPr>
          <w:spacing w:val="-11"/>
          <w:sz w:val="28"/>
          <w:szCs w:val="28"/>
          <w:lang w:val="fr-FR"/>
          <w:rPrChange w:id="16898" w:author="Peng Luqi" w:date="2019-10-13T14:50:00Z">
            <w:rPr>
              <w:spacing w:val="-11"/>
              <w:lang w:val="fr-FR"/>
            </w:rPr>
          </w:rPrChange>
        </w:rPr>
        <w:t xml:space="preserve"> </w:t>
      </w:r>
      <w:r w:rsidRPr="00F94CB9">
        <w:rPr>
          <w:sz w:val="28"/>
          <w:szCs w:val="28"/>
          <w:lang w:val="fr-FR"/>
          <w:rPrChange w:id="16899" w:author="Peng Luqi" w:date="2019-10-13T14:50:00Z">
            <w:rPr>
              <w:lang w:val="fr-FR"/>
            </w:rPr>
          </w:rPrChange>
        </w:rPr>
        <w:t>de</w:t>
      </w:r>
      <w:r w:rsidRPr="00F94CB9">
        <w:rPr>
          <w:spacing w:val="-11"/>
          <w:sz w:val="28"/>
          <w:szCs w:val="28"/>
          <w:lang w:val="fr-FR"/>
          <w:rPrChange w:id="16900" w:author="Peng Luqi" w:date="2019-10-13T14:50:00Z">
            <w:rPr>
              <w:spacing w:val="-11"/>
              <w:lang w:val="fr-FR"/>
            </w:rPr>
          </w:rPrChange>
        </w:rPr>
        <w:t xml:space="preserve"> </w:t>
      </w:r>
      <w:r w:rsidRPr="00F94CB9">
        <w:rPr>
          <w:sz w:val="28"/>
          <w:szCs w:val="28"/>
          <w:lang w:val="fr-FR"/>
          <w:rPrChange w:id="16901" w:author="Peng Luqi" w:date="2019-10-13T14:50:00Z">
            <w:rPr>
              <w:lang w:val="fr-FR"/>
            </w:rPr>
          </w:rPrChange>
        </w:rPr>
        <w:t>l</w:t>
      </w:r>
      <w:del w:id="16902" w:author="Peng Luqi" w:date="2019-10-13T14:43:00Z">
        <w:r w:rsidRPr="00F94CB9" w:rsidDel="00EF666F">
          <w:rPr>
            <w:sz w:val="28"/>
            <w:szCs w:val="28"/>
            <w:lang w:val="fr-FR"/>
            <w:rPrChange w:id="16903" w:author="Peng Luqi" w:date="2019-10-13T14:50:00Z">
              <w:rPr>
                <w:lang w:val="fr-FR"/>
              </w:rPr>
            </w:rPrChange>
          </w:rPr>
          <w:delText>’</w:delText>
        </w:r>
      </w:del>
      <w:ins w:id="16904" w:author="Peng Luqi" w:date="2019-10-13T14:43:00Z">
        <w:r w:rsidR="00EF666F" w:rsidRPr="00F94CB9">
          <w:rPr>
            <w:sz w:val="28"/>
            <w:szCs w:val="28"/>
            <w:lang w:val="fr-FR"/>
            <w:rPrChange w:id="16905" w:author="Peng Luqi" w:date="2019-10-13T14:50:00Z">
              <w:rPr>
                <w:lang w:val="fr-FR"/>
              </w:rPr>
            </w:rPrChange>
          </w:rPr>
          <w:t>’</w:t>
        </w:r>
      </w:ins>
      <w:r w:rsidRPr="00F94CB9">
        <w:rPr>
          <w:sz w:val="28"/>
          <w:szCs w:val="28"/>
          <w:lang w:val="fr-FR"/>
          <w:rPrChange w:id="16906" w:author="Peng Luqi" w:date="2019-10-13T14:50:00Z">
            <w:rPr>
              <w:lang w:val="fr-FR"/>
            </w:rPr>
          </w:rPrChange>
        </w:rPr>
        <w:t>investissement</w:t>
      </w:r>
      <w:r w:rsidRPr="00F94CB9">
        <w:rPr>
          <w:spacing w:val="-10"/>
          <w:sz w:val="28"/>
          <w:szCs w:val="28"/>
          <w:lang w:val="fr-FR"/>
          <w:rPrChange w:id="16907" w:author="Peng Luqi" w:date="2019-10-13T14:50:00Z">
            <w:rPr>
              <w:spacing w:val="-10"/>
              <w:lang w:val="fr-FR"/>
            </w:rPr>
          </w:rPrChange>
        </w:rPr>
        <w:t xml:space="preserve"> </w:t>
      </w:r>
      <w:r w:rsidRPr="00F94CB9">
        <w:rPr>
          <w:sz w:val="28"/>
          <w:szCs w:val="28"/>
          <w:lang w:val="fr-FR"/>
          <w:rPrChange w:id="16908" w:author="Peng Luqi" w:date="2019-10-13T14:50:00Z">
            <w:rPr>
              <w:lang w:val="fr-FR"/>
            </w:rPr>
          </w:rPrChange>
        </w:rPr>
        <w:t>qui</w:t>
      </w:r>
      <w:r w:rsidRPr="00F94CB9">
        <w:rPr>
          <w:spacing w:val="-11"/>
          <w:sz w:val="28"/>
          <w:szCs w:val="28"/>
          <w:lang w:val="fr-FR"/>
          <w:rPrChange w:id="16909" w:author="Peng Luqi" w:date="2019-10-13T14:50:00Z">
            <w:rPr>
              <w:spacing w:val="-11"/>
              <w:lang w:val="fr-FR"/>
            </w:rPr>
          </w:rPrChange>
        </w:rPr>
        <w:t xml:space="preserve"> </w:t>
      </w:r>
      <w:r w:rsidRPr="00F94CB9">
        <w:rPr>
          <w:sz w:val="28"/>
          <w:szCs w:val="28"/>
          <w:lang w:val="fr-FR"/>
          <w:rPrChange w:id="16910" w:author="Peng Luqi" w:date="2019-10-13T14:50:00Z">
            <w:rPr>
              <w:lang w:val="fr-FR"/>
            </w:rPr>
          </w:rPrChange>
        </w:rPr>
        <w:t>correspond</w:t>
      </w:r>
      <w:r w:rsidRPr="00F94CB9">
        <w:rPr>
          <w:spacing w:val="-10"/>
          <w:sz w:val="28"/>
          <w:szCs w:val="28"/>
          <w:lang w:val="fr-FR"/>
          <w:rPrChange w:id="16911" w:author="Peng Luqi" w:date="2019-10-13T14:50:00Z">
            <w:rPr>
              <w:spacing w:val="-10"/>
              <w:lang w:val="fr-FR"/>
            </w:rPr>
          </w:rPrChange>
        </w:rPr>
        <w:t xml:space="preserve"> </w:t>
      </w:r>
      <w:r w:rsidRPr="00F94CB9">
        <w:rPr>
          <w:sz w:val="28"/>
          <w:szCs w:val="28"/>
          <w:lang w:val="fr-FR"/>
          <w:rPrChange w:id="16912" w:author="Peng Luqi" w:date="2019-10-13T14:50:00Z">
            <w:rPr>
              <w:lang w:val="fr-FR"/>
            </w:rPr>
          </w:rPrChange>
        </w:rPr>
        <w:t>à</w:t>
      </w:r>
      <w:r w:rsidRPr="00F94CB9">
        <w:rPr>
          <w:spacing w:val="-11"/>
          <w:sz w:val="28"/>
          <w:szCs w:val="28"/>
          <w:lang w:val="fr-FR"/>
          <w:rPrChange w:id="16913" w:author="Peng Luqi" w:date="2019-10-13T14:50:00Z">
            <w:rPr>
              <w:spacing w:val="-11"/>
              <w:lang w:val="fr-FR"/>
            </w:rPr>
          </w:rPrChange>
        </w:rPr>
        <w:t xml:space="preserve"> </w:t>
      </w:r>
      <w:r w:rsidRPr="00F94CB9">
        <w:rPr>
          <w:sz w:val="28"/>
          <w:szCs w:val="28"/>
          <w:lang w:val="fr-FR"/>
          <w:rPrChange w:id="16914" w:author="Peng Luqi" w:date="2019-10-13T14:50:00Z">
            <w:rPr>
              <w:lang w:val="fr-FR"/>
            </w:rPr>
          </w:rPrChange>
        </w:rPr>
        <w:t>la</w:t>
      </w:r>
      <w:r w:rsidRPr="00F94CB9">
        <w:rPr>
          <w:spacing w:val="-10"/>
          <w:sz w:val="28"/>
          <w:szCs w:val="28"/>
          <w:lang w:val="fr-FR"/>
          <w:rPrChange w:id="16915" w:author="Peng Luqi" w:date="2019-10-13T14:50:00Z">
            <w:rPr>
              <w:spacing w:val="-10"/>
              <w:lang w:val="fr-FR"/>
            </w:rPr>
          </w:rPrChange>
        </w:rPr>
        <w:t xml:space="preserve"> </w:t>
      </w:r>
      <w:r w:rsidRPr="00F94CB9">
        <w:rPr>
          <w:sz w:val="28"/>
          <w:szCs w:val="28"/>
          <w:lang w:val="fr-FR"/>
          <w:rPrChange w:id="16916" w:author="Peng Luqi" w:date="2019-10-13T14:50:00Z">
            <w:rPr>
              <w:lang w:val="fr-FR"/>
            </w:rPr>
          </w:rPrChange>
        </w:rPr>
        <w:t>règle</w:t>
      </w:r>
      <w:r w:rsidRPr="00F94CB9">
        <w:rPr>
          <w:spacing w:val="-11"/>
          <w:sz w:val="28"/>
          <w:szCs w:val="28"/>
          <w:lang w:val="fr-FR"/>
          <w:rPrChange w:id="16917" w:author="Peng Luqi" w:date="2019-10-13T14:50:00Z">
            <w:rPr>
              <w:spacing w:val="-11"/>
              <w:lang w:val="fr-FR"/>
            </w:rPr>
          </w:rPrChange>
        </w:rPr>
        <w:t xml:space="preserve"> </w:t>
      </w:r>
      <w:r w:rsidRPr="00F94CB9">
        <w:rPr>
          <w:sz w:val="28"/>
          <w:szCs w:val="28"/>
          <w:lang w:val="fr-FR"/>
          <w:rPrChange w:id="16918" w:author="Peng Luqi" w:date="2019-10-13T14:50:00Z">
            <w:rPr>
              <w:lang w:val="fr-FR"/>
            </w:rPr>
          </w:rPrChange>
        </w:rPr>
        <w:t>du</w:t>
      </w:r>
      <w:r w:rsidRPr="00F94CB9">
        <w:rPr>
          <w:spacing w:val="-11"/>
          <w:sz w:val="28"/>
          <w:szCs w:val="28"/>
          <w:lang w:val="fr-FR"/>
          <w:rPrChange w:id="16919" w:author="Peng Luqi" w:date="2019-10-13T14:50:00Z">
            <w:rPr>
              <w:spacing w:val="-11"/>
              <w:lang w:val="fr-FR"/>
            </w:rPr>
          </w:rPrChange>
        </w:rPr>
        <w:t xml:space="preserve"> </w:t>
      </w:r>
      <w:r w:rsidRPr="00F94CB9">
        <w:rPr>
          <w:sz w:val="28"/>
          <w:szCs w:val="28"/>
          <w:lang w:val="fr-FR"/>
          <w:rPrChange w:id="16920" w:author="Peng Luqi" w:date="2019-10-13T14:50:00Z">
            <w:rPr>
              <w:lang w:val="fr-FR"/>
            </w:rPr>
          </w:rPrChange>
        </w:rPr>
        <w:t>développement. Faites</w:t>
      </w:r>
      <w:r w:rsidRPr="00F94CB9">
        <w:rPr>
          <w:spacing w:val="-14"/>
          <w:sz w:val="28"/>
          <w:szCs w:val="28"/>
          <w:lang w:val="fr-FR"/>
          <w:rPrChange w:id="16921" w:author="Peng Luqi" w:date="2019-10-13T14:50:00Z">
            <w:rPr>
              <w:spacing w:val="-14"/>
              <w:lang w:val="fr-FR"/>
            </w:rPr>
          </w:rPrChange>
        </w:rPr>
        <w:t xml:space="preserve"> </w:t>
      </w:r>
      <w:r w:rsidRPr="00F94CB9">
        <w:rPr>
          <w:sz w:val="28"/>
          <w:szCs w:val="28"/>
          <w:lang w:val="fr-FR"/>
          <w:rPrChange w:id="16922" w:author="Peng Luqi" w:date="2019-10-13T14:50:00Z">
            <w:rPr>
              <w:lang w:val="fr-FR"/>
            </w:rPr>
          </w:rPrChange>
        </w:rPr>
        <w:t>de</w:t>
      </w:r>
      <w:r w:rsidRPr="00F94CB9">
        <w:rPr>
          <w:spacing w:val="-14"/>
          <w:sz w:val="28"/>
          <w:szCs w:val="28"/>
          <w:lang w:val="fr-FR"/>
          <w:rPrChange w:id="16923" w:author="Peng Luqi" w:date="2019-10-13T14:50:00Z">
            <w:rPr>
              <w:spacing w:val="-14"/>
              <w:lang w:val="fr-FR"/>
            </w:rPr>
          </w:rPrChange>
        </w:rPr>
        <w:t xml:space="preserve"> </w:t>
      </w:r>
      <w:r w:rsidRPr="00F94CB9">
        <w:rPr>
          <w:sz w:val="28"/>
          <w:szCs w:val="28"/>
          <w:lang w:val="fr-FR"/>
          <w:rPrChange w:id="16924" w:author="Peng Luqi" w:date="2019-10-13T14:50:00Z">
            <w:rPr>
              <w:lang w:val="fr-FR"/>
            </w:rPr>
          </w:rPrChange>
        </w:rPr>
        <w:t>la</w:t>
      </w:r>
      <w:r w:rsidRPr="00F94CB9">
        <w:rPr>
          <w:spacing w:val="-14"/>
          <w:sz w:val="28"/>
          <w:szCs w:val="28"/>
          <w:lang w:val="fr-FR"/>
          <w:rPrChange w:id="16925" w:author="Peng Luqi" w:date="2019-10-13T14:50:00Z">
            <w:rPr>
              <w:spacing w:val="-14"/>
              <w:lang w:val="fr-FR"/>
            </w:rPr>
          </w:rPrChange>
        </w:rPr>
        <w:t xml:space="preserve"> </w:t>
      </w:r>
      <w:r w:rsidRPr="00F94CB9">
        <w:rPr>
          <w:sz w:val="28"/>
          <w:szCs w:val="28"/>
          <w:lang w:val="fr-FR"/>
          <w:rPrChange w:id="16926" w:author="Peng Luqi" w:date="2019-10-13T14:50:00Z">
            <w:rPr>
              <w:lang w:val="fr-FR"/>
            </w:rPr>
          </w:rPrChange>
        </w:rPr>
        <w:t>tendance</w:t>
      </w:r>
      <w:r w:rsidRPr="00F94CB9">
        <w:rPr>
          <w:spacing w:val="-14"/>
          <w:sz w:val="28"/>
          <w:szCs w:val="28"/>
          <w:lang w:val="fr-FR"/>
          <w:rPrChange w:id="16927" w:author="Peng Luqi" w:date="2019-10-13T14:50:00Z">
            <w:rPr>
              <w:spacing w:val="-14"/>
              <w:lang w:val="fr-FR"/>
            </w:rPr>
          </w:rPrChange>
        </w:rPr>
        <w:t xml:space="preserve"> </w:t>
      </w:r>
      <w:r w:rsidRPr="00F94CB9">
        <w:rPr>
          <w:sz w:val="28"/>
          <w:szCs w:val="28"/>
          <w:lang w:val="fr-FR"/>
          <w:rPrChange w:id="16928" w:author="Peng Luqi" w:date="2019-10-13T14:50:00Z">
            <w:rPr>
              <w:lang w:val="fr-FR"/>
            </w:rPr>
          </w:rPrChange>
        </w:rPr>
        <w:t>un</w:t>
      </w:r>
      <w:r w:rsidRPr="00F94CB9">
        <w:rPr>
          <w:spacing w:val="-14"/>
          <w:sz w:val="28"/>
          <w:szCs w:val="28"/>
          <w:lang w:val="fr-FR"/>
          <w:rPrChange w:id="16929" w:author="Peng Luqi" w:date="2019-10-13T14:50:00Z">
            <w:rPr>
              <w:spacing w:val="-14"/>
              <w:lang w:val="fr-FR"/>
            </w:rPr>
          </w:rPrChange>
        </w:rPr>
        <w:t xml:space="preserve"> </w:t>
      </w:r>
      <w:r w:rsidRPr="00F94CB9">
        <w:rPr>
          <w:sz w:val="28"/>
          <w:szCs w:val="28"/>
          <w:lang w:val="fr-FR"/>
          <w:rPrChange w:id="16930" w:author="Peng Luqi" w:date="2019-10-13T14:50:00Z">
            <w:rPr>
              <w:lang w:val="fr-FR"/>
            </w:rPr>
          </w:rPrChange>
        </w:rPr>
        <w:t>ami</w:t>
      </w:r>
      <w:r w:rsidRPr="00F94CB9">
        <w:rPr>
          <w:spacing w:val="-14"/>
          <w:sz w:val="28"/>
          <w:szCs w:val="28"/>
          <w:lang w:val="fr-FR"/>
          <w:rPrChange w:id="16931" w:author="Peng Luqi" w:date="2019-10-13T14:50:00Z">
            <w:rPr>
              <w:spacing w:val="-14"/>
              <w:lang w:val="fr-FR"/>
            </w:rPr>
          </w:rPrChange>
        </w:rPr>
        <w:t xml:space="preserve"> </w:t>
      </w:r>
      <w:r w:rsidRPr="00F94CB9">
        <w:rPr>
          <w:sz w:val="28"/>
          <w:szCs w:val="28"/>
          <w:lang w:val="fr-FR"/>
          <w:rPrChange w:id="16932" w:author="Peng Luqi" w:date="2019-10-13T14:50:00Z">
            <w:rPr>
              <w:lang w:val="fr-FR"/>
            </w:rPr>
          </w:rPrChange>
        </w:rPr>
        <w:t>et</w:t>
      </w:r>
      <w:r w:rsidRPr="00F94CB9">
        <w:rPr>
          <w:spacing w:val="-14"/>
          <w:sz w:val="28"/>
          <w:szCs w:val="28"/>
          <w:lang w:val="fr-FR"/>
          <w:rPrChange w:id="16933" w:author="Peng Luqi" w:date="2019-10-13T14:50:00Z">
            <w:rPr>
              <w:spacing w:val="-14"/>
              <w:lang w:val="fr-FR"/>
            </w:rPr>
          </w:rPrChange>
        </w:rPr>
        <w:t xml:space="preserve"> </w:t>
      </w:r>
      <w:r w:rsidRPr="00F94CB9">
        <w:rPr>
          <w:sz w:val="28"/>
          <w:szCs w:val="28"/>
          <w:lang w:val="fr-FR"/>
          <w:rPrChange w:id="16934" w:author="Peng Luqi" w:date="2019-10-13T14:50:00Z">
            <w:rPr>
              <w:lang w:val="fr-FR"/>
            </w:rPr>
          </w:rPrChange>
        </w:rPr>
        <w:t>continuez</w:t>
      </w:r>
      <w:r w:rsidRPr="00F94CB9">
        <w:rPr>
          <w:spacing w:val="-14"/>
          <w:sz w:val="28"/>
          <w:szCs w:val="28"/>
          <w:lang w:val="fr-FR"/>
          <w:rPrChange w:id="16935" w:author="Peng Luqi" w:date="2019-10-13T14:50:00Z">
            <w:rPr>
              <w:spacing w:val="-14"/>
              <w:lang w:val="fr-FR"/>
            </w:rPr>
          </w:rPrChange>
        </w:rPr>
        <w:t xml:space="preserve"> </w:t>
      </w:r>
      <w:r w:rsidRPr="00F94CB9">
        <w:rPr>
          <w:sz w:val="28"/>
          <w:szCs w:val="28"/>
          <w:lang w:val="fr-FR"/>
          <w:rPrChange w:id="16936" w:author="Peng Luqi" w:date="2019-10-13T14:50:00Z">
            <w:rPr>
              <w:lang w:val="fr-FR"/>
            </w:rPr>
          </w:rPrChange>
        </w:rPr>
        <w:t>à</w:t>
      </w:r>
      <w:r w:rsidRPr="00F94CB9">
        <w:rPr>
          <w:spacing w:val="-14"/>
          <w:sz w:val="28"/>
          <w:szCs w:val="28"/>
          <w:lang w:val="fr-FR"/>
          <w:rPrChange w:id="16937" w:author="Peng Luqi" w:date="2019-10-13T14:50:00Z">
            <w:rPr>
              <w:spacing w:val="-14"/>
              <w:lang w:val="fr-FR"/>
            </w:rPr>
          </w:rPrChange>
        </w:rPr>
        <w:t xml:space="preserve"> </w:t>
      </w:r>
      <w:r w:rsidRPr="00F94CB9">
        <w:rPr>
          <w:sz w:val="28"/>
          <w:szCs w:val="28"/>
          <w:lang w:val="fr-FR"/>
          <w:rPrChange w:id="16938" w:author="Peng Luqi" w:date="2019-10-13T14:50:00Z">
            <w:rPr>
              <w:lang w:val="fr-FR"/>
            </w:rPr>
          </w:rPrChange>
        </w:rPr>
        <w:t>travailler</w:t>
      </w:r>
      <w:r w:rsidRPr="00F94CB9">
        <w:rPr>
          <w:spacing w:val="-14"/>
          <w:sz w:val="28"/>
          <w:szCs w:val="28"/>
          <w:lang w:val="fr-FR"/>
          <w:rPrChange w:id="16939" w:author="Peng Luqi" w:date="2019-10-13T14:50:00Z">
            <w:rPr>
              <w:spacing w:val="-14"/>
              <w:lang w:val="fr-FR"/>
            </w:rPr>
          </w:rPrChange>
        </w:rPr>
        <w:t xml:space="preserve"> </w:t>
      </w:r>
      <w:r w:rsidRPr="00F94CB9">
        <w:rPr>
          <w:sz w:val="28"/>
          <w:szCs w:val="28"/>
          <w:lang w:val="fr-FR"/>
          <w:rPrChange w:id="16940" w:author="Peng Luqi" w:date="2019-10-13T14:50:00Z">
            <w:rPr>
              <w:lang w:val="fr-FR"/>
            </w:rPr>
          </w:rPrChange>
        </w:rPr>
        <w:t>pour</w:t>
      </w:r>
      <w:r w:rsidRPr="00F94CB9">
        <w:rPr>
          <w:spacing w:val="-15"/>
          <w:sz w:val="28"/>
          <w:szCs w:val="28"/>
          <w:lang w:val="fr-FR"/>
          <w:rPrChange w:id="16941" w:author="Peng Luqi" w:date="2019-10-13T14:50:00Z">
            <w:rPr>
              <w:spacing w:val="-15"/>
              <w:lang w:val="fr-FR"/>
            </w:rPr>
          </w:rPrChange>
        </w:rPr>
        <w:t xml:space="preserve"> </w:t>
      </w:r>
      <w:r w:rsidRPr="00F94CB9">
        <w:rPr>
          <w:sz w:val="28"/>
          <w:szCs w:val="28"/>
          <w:lang w:val="fr-FR"/>
          <w:rPrChange w:id="16942" w:author="Peng Luqi" w:date="2019-10-13T14:50:00Z">
            <w:rPr>
              <w:lang w:val="fr-FR"/>
            </w:rPr>
          </w:rPrChange>
        </w:rPr>
        <w:t>votre</w:t>
      </w:r>
      <w:r w:rsidRPr="00F94CB9">
        <w:rPr>
          <w:spacing w:val="-14"/>
          <w:sz w:val="28"/>
          <w:szCs w:val="28"/>
          <w:lang w:val="fr-FR"/>
          <w:rPrChange w:id="16943" w:author="Peng Luqi" w:date="2019-10-13T14:50:00Z">
            <w:rPr>
              <w:spacing w:val="-14"/>
              <w:lang w:val="fr-FR"/>
            </w:rPr>
          </w:rPrChange>
        </w:rPr>
        <w:t xml:space="preserve"> </w:t>
      </w:r>
      <w:r w:rsidRPr="00F94CB9">
        <w:rPr>
          <w:sz w:val="28"/>
          <w:szCs w:val="28"/>
          <w:lang w:val="fr-FR"/>
          <w:rPrChange w:id="16944" w:author="Peng Luqi" w:date="2019-10-13T14:50:00Z">
            <w:rPr>
              <w:lang w:val="fr-FR"/>
            </w:rPr>
          </w:rPrChange>
        </w:rPr>
        <w:t>investissement,</w:t>
      </w:r>
      <w:r w:rsidRPr="00F94CB9">
        <w:rPr>
          <w:spacing w:val="-13"/>
          <w:sz w:val="28"/>
          <w:szCs w:val="28"/>
          <w:lang w:val="fr-FR"/>
          <w:rPrChange w:id="16945" w:author="Peng Luqi" w:date="2019-10-13T14:50:00Z">
            <w:rPr>
              <w:spacing w:val="-13"/>
              <w:lang w:val="fr-FR"/>
            </w:rPr>
          </w:rPrChange>
        </w:rPr>
        <w:t xml:space="preserve"> </w:t>
      </w:r>
      <w:r w:rsidRPr="00F94CB9">
        <w:rPr>
          <w:sz w:val="28"/>
          <w:szCs w:val="28"/>
          <w:lang w:val="fr-FR"/>
          <w:rPrChange w:id="16946" w:author="Peng Luqi" w:date="2019-10-13T14:50:00Z">
            <w:rPr>
              <w:lang w:val="fr-FR"/>
            </w:rPr>
          </w:rPrChange>
        </w:rPr>
        <w:t>plutôt</w:t>
      </w:r>
      <w:r w:rsidRPr="00F94CB9">
        <w:rPr>
          <w:spacing w:val="-13"/>
          <w:sz w:val="28"/>
          <w:szCs w:val="28"/>
          <w:lang w:val="fr-FR"/>
          <w:rPrChange w:id="16947" w:author="Peng Luqi" w:date="2019-10-13T14:50:00Z">
            <w:rPr>
              <w:spacing w:val="-13"/>
              <w:lang w:val="fr-FR"/>
            </w:rPr>
          </w:rPrChange>
        </w:rPr>
        <w:t xml:space="preserve"> </w:t>
      </w:r>
      <w:r w:rsidRPr="00F94CB9">
        <w:rPr>
          <w:sz w:val="28"/>
          <w:szCs w:val="28"/>
          <w:lang w:val="fr-FR"/>
          <w:rPrChange w:id="16948" w:author="Peng Luqi" w:date="2019-10-13T14:50:00Z">
            <w:rPr>
              <w:lang w:val="fr-FR"/>
            </w:rPr>
          </w:rPrChange>
        </w:rPr>
        <w:t>que</w:t>
      </w:r>
      <w:r w:rsidRPr="00F94CB9">
        <w:rPr>
          <w:spacing w:val="-14"/>
          <w:sz w:val="28"/>
          <w:szCs w:val="28"/>
          <w:lang w:val="fr-FR"/>
          <w:rPrChange w:id="16949" w:author="Peng Luqi" w:date="2019-10-13T14:50:00Z">
            <w:rPr>
              <w:spacing w:val="-14"/>
              <w:lang w:val="fr-FR"/>
            </w:rPr>
          </w:rPrChange>
        </w:rPr>
        <w:t xml:space="preserve"> </w:t>
      </w:r>
      <w:r w:rsidRPr="00F94CB9">
        <w:rPr>
          <w:sz w:val="28"/>
          <w:szCs w:val="28"/>
          <w:lang w:val="fr-FR"/>
          <w:rPrChange w:id="16950" w:author="Peng Luqi" w:date="2019-10-13T14:50:00Z">
            <w:rPr>
              <w:lang w:val="fr-FR"/>
            </w:rPr>
          </w:rPrChange>
        </w:rPr>
        <w:t>de</w:t>
      </w:r>
      <w:r w:rsidRPr="00F94CB9">
        <w:rPr>
          <w:spacing w:val="-14"/>
          <w:sz w:val="28"/>
          <w:szCs w:val="28"/>
          <w:lang w:val="fr-FR"/>
          <w:rPrChange w:id="16951" w:author="Peng Luqi" w:date="2019-10-13T14:50:00Z">
            <w:rPr>
              <w:spacing w:val="-14"/>
              <w:lang w:val="fr-FR"/>
            </w:rPr>
          </w:rPrChange>
        </w:rPr>
        <w:t xml:space="preserve"> </w:t>
      </w:r>
      <w:r w:rsidRPr="00F94CB9">
        <w:rPr>
          <w:sz w:val="28"/>
          <w:szCs w:val="28"/>
          <w:lang w:val="fr-FR"/>
          <w:rPrChange w:id="16952" w:author="Peng Luqi" w:date="2019-10-13T14:50:00Z">
            <w:rPr>
              <w:lang w:val="fr-FR"/>
            </w:rPr>
          </w:rPrChange>
        </w:rPr>
        <w:t>faire</w:t>
      </w:r>
      <w:r w:rsidRPr="00F94CB9">
        <w:rPr>
          <w:spacing w:val="-14"/>
          <w:sz w:val="28"/>
          <w:szCs w:val="28"/>
          <w:lang w:val="fr-FR"/>
          <w:rPrChange w:id="16953" w:author="Peng Luqi" w:date="2019-10-13T14:50:00Z">
            <w:rPr>
              <w:spacing w:val="-14"/>
              <w:lang w:val="fr-FR"/>
            </w:rPr>
          </w:rPrChange>
        </w:rPr>
        <w:t xml:space="preserve"> </w:t>
      </w:r>
      <w:r w:rsidRPr="00F94CB9">
        <w:rPr>
          <w:sz w:val="28"/>
          <w:szCs w:val="28"/>
          <w:lang w:val="fr-FR"/>
          <w:rPrChange w:id="16954" w:author="Peng Luqi" w:date="2019-10-13T14:50:00Z">
            <w:rPr>
              <w:lang w:val="fr-FR"/>
            </w:rPr>
          </w:rPrChange>
        </w:rPr>
        <w:t>d</w:t>
      </w:r>
      <w:del w:id="16955" w:author="Peng Luqi" w:date="2019-10-13T14:43:00Z">
        <w:r w:rsidRPr="00F94CB9" w:rsidDel="00EF666F">
          <w:rPr>
            <w:sz w:val="28"/>
            <w:szCs w:val="28"/>
            <w:lang w:val="fr-FR"/>
            <w:rPrChange w:id="16956" w:author="Peng Luqi" w:date="2019-10-13T14:50:00Z">
              <w:rPr>
                <w:lang w:val="fr-FR"/>
              </w:rPr>
            </w:rPrChange>
          </w:rPr>
          <w:delText>’</w:delText>
        </w:r>
      </w:del>
      <w:ins w:id="16957" w:author="Peng Luqi" w:date="2019-10-13T14:43:00Z">
        <w:r w:rsidR="00EF666F" w:rsidRPr="00F94CB9">
          <w:rPr>
            <w:sz w:val="28"/>
            <w:szCs w:val="28"/>
            <w:lang w:val="fr-FR"/>
            <w:rPrChange w:id="16958" w:author="Peng Luqi" w:date="2019-10-13T14:50:00Z">
              <w:rPr>
                <w:lang w:val="fr-FR"/>
              </w:rPr>
            </w:rPrChange>
          </w:rPr>
          <w:t>’</w:t>
        </w:r>
      </w:ins>
      <w:r w:rsidRPr="00F94CB9">
        <w:rPr>
          <w:sz w:val="28"/>
          <w:szCs w:val="28"/>
          <w:lang w:val="fr-FR"/>
          <w:rPrChange w:id="16959" w:author="Peng Luqi" w:date="2019-10-13T14:50:00Z">
            <w:rPr>
              <w:lang w:val="fr-FR"/>
            </w:rPr>
          </w:rPrChange>
        </w:rPr>
        <w:t>elle votre</w:t>
      </w:r>
      <w:r w:rsidRPr="00F94CB9">
        <w:rPr>
          <w:spacing w:val="-2"/>
          <w:sz w:val="28"/>
          <w:szCs w:val="28"/>
          <w:lang w:val="fr-FR"/>
          <w:rPrChange w:id="16960" w:author="Peng Luqi" w:date="2019-10-13T14:50:00Z">
            <w:rPr>
              <w:spacing w:val="-2"/>
              <w:lang w:val="fr-FR"/>
            </w:rPr>
          </w:rPrChange>
        </w:rPr>
        <w:t xml:space="preserve"> </w:t>
      </w:r>
      <w:r w:rsidRPr="00F94CB9">
        <w:rPr>
          <w:sz w:val="28"/>
          <w:szCs w:val="28"/>
          <w:lang w:val="fr-FR"/>
          <w:rPrChange w:id="16961" w:author="Peng Luqi" w:date="2019-10-13T14:50:00Z">
            <w:rPr>
              <w:lang w:val="fr-FR"/>
            </w:rPr>
          </w:rPrChange>
        </w:rPr>
        <w:t>ennemi.</w:t>
      </w:r>
    </w:p>
    <w:p w:rsidR="002B38DF" w:rsidRPr="00F94CB9" w:rsidRDefault="002B38DF">
      <w:pPr>
        <w:pStyle w:val="a3"/>
        <w:ind w:left="170" w:right="170"/>
        <w:jc w:val="both"/>
        <w:rPr>
          <w:lang w:val="fr-FR"/>
          <w:rPrChange w:id="16962" w:author="Peng Luqi" w:date="2019-10-13T14:50:00Z">
            <w:rPr>
              <w:sz w:val="21"/>
              <w:lang w:val="fr-FR"/>
            </w:rPr>
          </w:rPrChange>
        </w:rPr>
        <w:pPrChange w:id="16963" w:author="Peng Luqi" w:date="2019-10-13T14:20:00Z">
          <w:pPr>
            <w:pStyle w:val="a3"/>
            <w:spacing w:before="10"/>
          </w:pPr>
        </w:pPrChange>
      </w:pPr>
    </w:p>
    <w:p w:rsidR="002B38DF" w:rsidRPr="00F94CB9" w:rsidRDefault="00716360">
      <w:pPr>
        <w:ind w:left="170" w:right="170"/>
        <w:jc w:val="both"/>
        <w:rPr>
          <w:sz w:val="28"/>
          <w:szCs w:val="28"/>
          <w:lang w:val="fr-FR"/>
          <w:rPrChange w:id="16964" w:author="Peng Luqi" w:date="2019-10-13T14:50:00Z">
            <w:rPr>
              <w:lang w:val="fr-FR"/>
            </w:rPr>
          </w:rPrChange>
        </w:rPr>
        <w:pPrChange w:id="16965" w:author="Peng Luqi" w:date="2019-10-13T14:20:00Z">
          <w:pPr>
            <w:spacing w:before="1"/>
            <w:ind w:left="130" w:right="181"/>
            <w:jc w:val="both"/>
          </w:pPr>
        </w:pPrChange>
      </w:pPr>
      <w:r w:rsidRPr="00F94CB9">
        <w:rPr>
          <w:sz w:val="28"/>
          <w:szCs w:val="28"/>
          <w:lang w:val="fr-FR"/>
          <w:rPrChange w:id="16966" w:author="Peng Luqi" w:date="2019-10-13T14:50:00Z">
            <w:rPr>
              <w:lang w:val="fr-FR"/>
            </w:rPr>
          </w:rPrChange>
        </w:rPr>
        <w:t>À présent, la composition des BOX est conforme à la logique inhérente au développement de la technologie blockchain.</w:t>
      </w:r>
    </w:p>
    <w:p w:rsidR="002B38DF" w:rsidRPr="00F94CB9" w:rsidRDefault="002B38DF">
      <w:pPr>
        <w:pStyle w:val="a3"/>
        <w:ind w:left="170" w:right="170"/>
        <w:jc w:val="both"/>
        <w:rPr>
          <w:lang w:val="fr-FR"/>
          <w:rPrChange w:id="16967" w:author="Peng Luqi" w:date="2019-10-13T14:50:00Z">
            <w:rPr>
              <w:sz w:val="21"/>
              <w:lang w:val="fr-FR"/>
            </w:rPr>
          </w:rPrChange>
        </w:rPr>
        <w:pPrChange w:id="16968" w:author="Peng Luqi" w:date="2019-10-13T14:20:00Z">
          <w:pPr>
            <w:pStyle w:val="a3"/>
            <w:spacing w:before="10"/>
          </w:pPr>
        </w:pPrChange>
      </w:pPr>
    </w:p>
    <w:p w:rsidR="002B38DF" w:rsidRPr="00F94CB9" w:rsidDel="00D52EDA" w:rsidRDefault="00716360">
      <w:pPr>
        <w:ind w:left="170" w:right="170"/>
        <w:jc w:val="both"/>
        <w:rPr>
          <w:del w:id="16969" w:author="Peng Luqi" w:date="2019-10-13T23:42:00Z"/>
          <w:sz w:val="28"/>
          <w:szCs w:val="28"/>
          <w:lang w:val="fr-FR"/>
          <w:rPrChange w:id="16970" w:author="Peng Luqi" w:date="2019-10-13T14:50:00Z">
            <w:rPr>
              <w:del w:id="16971" w:author="Peng Luqi" w:date="2019-10-13T23:42:00Z"/>
              <w:lang w:val="fr-FR"/>
            </w:rPr>
          </w:rPrChange>
        </w:rPr>
        <w:pPrChange w:id="16972" w:author="Peng Luqi" w:date="2019-10-13T14:20:00Z">
          <w:pPr>
            <w:spacing w:before="1"/>
            <w:ind w:left="130" w:right="183"/>
            <w:jc w:val="both"/>
          </w:pPr>
        </w:pPrChange>
      </w:pPr>
      <w:r w:rsidRPr="00F94CB9">
        <w:rPr>
          <w:sz w:val="28"/>
          <w:szCs w:val="28"/>
          <w:lang w:val="fr-FR"/>
          <w:rPrChange w:id="16973" w:author="Peng Luqi" w:date="2019-10-13T14:50:00Z">
            <w:rPr>
              <w:lang w:val="fr-FR"/>
            </w:rPr>
          </w:rPrChange>
        </w:rPr>
        <w:t>Entre l</w:t>
      </w:r>
      <w:del w:id="16974" w:author="Peng Luqi" w:date="2019-10-13T14:43:00Z">
        <w:r w:rsidRPr="00F94CB9" w:rsidDel="00EF666F">
          <w:rPr>
            <w:sz w:val="28"/>
            <w:szCs w:val="28"/>
            <w:lang w:val="fr-FR"/>
            <w:rPrChange w:id="16975" w:author="Peng Luqi" w:date="2019-10-13T14:50:00Z">
              <w:rPr>
                <w:lang w:val="fr-FR"/>
              </w:rPr>
            </w:rPrChange>
          </w:rPr>
          <w:delText>’</w:delText>
        </w:r>
      </w:del>
      <w:ins w:id="16976" w:author="Peng Luqi" w:date="2019-10-13T14:43:00Z">
        <w:r w:rsidR="00EF666F" w:rsidRPr="00F94CB9">
          <w:rPr>
            <w:sz w:val="28"/>
            <w:szCs w:val="28"/>
            <w:lang w:val="fr-FR"/>
            <w:rPrChange w:id="16977" w:author="Peng Luqi" w:date="2019-10-13T14:50:00Z">
              <w:rPr>
                <w:lang w:val="fr-FR"/>
              </w:rPr>
            </w:rPrChange>
          </w:rPr>
          <w:t>’</w:t>
        </w:r>
      </w:ins>
      <w:r w:rsidRPr="00F94CB9">
        <w:rPr>
          <w:sz w:val="28"/>
          <w:szCs w:val="28"/>
          <w:lang w:val="fr-FR"/>
          <w:rPrChange w:id="16978" w:author="Peng Luqi" w:date="2019-10-13T14:50:00Z">
            <w:rPr>
              <w:lang w:val="fr-FR"/>
            </w:rPr>
          </w:rPrChange>
        </w:rPr>
        <w:t>ETH et l</w:t>
      </w:r>
      <w:del w:id="16979" w:author="Peng Luqi" w:date="2019-10-13T14:43:00Z">
        <w:r w:rsidRPr="00F94CB9" w:rsidDel="00EF666F">
          <w:rPr>
            <w:sz w:val="28"/>
            <w:szCs w:val="28"/>
            <w:lang w:val="fr-FR"/>
            <w:rPrChange w:id="16980" w:author="Peng Luqi" w:date="2019-10-13T14:50:00Z">
              <w:rPr>
                <w:lang w:val="fr-FR"/>
              </w:rPr>
            </w:rPrChange>
          </w:rPr>
          <w:delText>’</w:delText>
        </w:r>
      </w:del>
      <w:ins w:id="16981" w:author="Peng Luqi" w:date="2019-10-13T14:43:00Z">
        <w:r w:rsidR="00EF666F" w:rsidRPr="00F94CB9">
          <w:rPr>
            <w:sz w:val="28"/>
            <w:szCs w:val="28"/>
            <w:lang w:val="fr-FR"/>
            <w:rPrChange w:id="16982" w:author="Peng Luqi" w:date="2019-10-13T14:50:00Z">
              <w:rPr>
                <w:lang w:val="fr-FR"/>
              </w:rPr>
            </w:rPrChange>
          </w:rPr>
          <w:t>’</w:t>
        </w:r>
      </w:ins>
      <w:r w:rsidRPr="00F94CB9">
        <w:rPr>
          <w:sz w:val="28"/>
          <w:szCs w:val="28"/>
          <w:lang w:val="fr-FR"/>
          <w:rPrChange w:id="16983" w:author="Peng Luqi" w:date="2019-10-13T14:50:00Z">
            <w:rPr>
              <w:lang w:val="fr-FR"/>
            </w:rPr>
          </w:rPrChange>
        </w:rPr>
        <w:t>EOS, pourquoi on a choisi le second ? Bien que l</w:t>
      </w:r>
      <w:del w:id="16984" w:author="Peng Luqi" w:date="2019-10-13T14:43:00Z">
        <w:r w:rsidRPr="00F94CB9" w:rsidDel="00EF666F">
          <w:rPr>
            <w:sz w:val="28"/>
            <w:szCs w:val="28"/>
            <w:lang w:val="fr-FR"/>
            <w:rPrChange w:id="16985" w:author="Peng Luqi" w:date="2019-10-13T14:50:00Z">
              <w:rPr>
                <w:lang w:val="fr-FR"/>
              </w:rPr>
            </w:rPrChange>
          </w:rPr>
          <w:delText>’</w:delText>
        </w:r>
      </w:del>
      <w:ins w:id="16986" w:author="Peng Luqi" w:date="2019-10-13T14:43:00Z">
        <w:r w:rsidR="00EF666F" w:rsidRPr="00F94CB9">
          <w:rPr>
            <w:sz w:val="28"/>
            <w:szCs w:val="28"/>
            <w:lang w:val="fr-FR"/>
            <w:rPrChange w:id="16987" w:author="Peng Luqi" w:date="2019-10-13T14:50:00Z">
              <w:rPr>
                <w:lang w:val="fr-FR"/>
              </w:rPr>
            </w:rPrChange>
          </w:rPr>
          <w:t>’</w:t>
        </w:r>
      </w:ins>
      <w:r w:rsidRPr="00F94CB9">
        <w:rPr>
          <w:sz w:val="28"/>
          <w:szCs w:val="28"/>
          <w:lang w:val="fr-FR"/>
          <w:rPrChange w:id="16988" w:author="Peng Luqi" w:date="2019-10-13T14:50:00Z">
            <w:rPr>
              <w:lang w:val="fr-FR"/>
            </w:rPr>
          </w:rPrChange>
        </w:rPr>
        <w:t>ETH soit apparu avant l</w:t>
      </w:r>
      <w:del w:id="16989" w:author="Peng Luqi" w:date="2019-10-13T14:43:00Z">
        <w:r w:rsidRPr="00F94CB9" w:rsidDel="00EF666F">
          <w:rPr>
            <w:sz w:val="28"/>
            <w:szCs w:val="28"/>
            <w:lang w:val="fr-FR"/>
            <w:rPrChange w:id="16990" w:author="Peng Luqi" w:date="2019-10-13T14:50:00Z">
              <w:rPr>
                <w:lang w:val="fr-FR"/>
              </w:rPr>
            </w:rPrChange>
          </w:rPr>
          <w:delText>’</w:delText>
        </w:r>
      </w:del>
      <w:ins w:id="16991" w:author="Peng Luqi" w:date="2019-10-13T14:43:00Z">
        <w:r w:rsidR="00EF666F" w:rsidRPr="00F94CB9">
          <w:rPr>
            <w:sz w:val="28"/>
            <w:szCs w:val="28"/>
            <w:lang w:val="fr-FR"/>
            <w:rPrChange w:id="16992" w:author="Peng Luqi" w:date="2019-10-13T14:50:00Z">
              <w:rPr>
                <w:lang w:val="fr-FR"/>
              </w:rPr>
            </w:rPrChange>
          </w:rPr>
          <w:t>’</w:t>
        </w:r>
      </w:ins>
      <w:r w:rsidRPr="00F94CB9">
        <w:rPr>
          <w:sz w:val="28"/>
          <w:szCs w:val="28"/>
          <w:lang w:val="fr-FR"/>
          <w:rPrChange w:id="16993" w:author="Peng Luqi" w:date="2019-10-13T14:50:00Z">
            <w:rPr>
              <w:lang w:val="fr-FR"/>
            </w:rPr>
          </w:rPrChange>
        </w:rPr>
        <w:t>EOS dans la phase de code de confiance, la différence entre les deux ressemble à celle entre DOS et WINDOWS</w:t>
      </w:r>
    </w:p>
    <w:p w:rsidR="002B38DF" w:rsidRPr="00F94CB9" w:rsidRDefault="00716360">
      <w:pPr>
        <w:ind w:left="170" w:right="170"/>
        <w:jc w:val="both"/>
        <w:rPr>
          <w:sz w:val="28"/>
          <w:szCs w:val="28"/>
          <w:lang w:val="fr-FR"/>
          <w:rPrChange w:id="16994" w:author="Peng Luqi" w:date="2019-10-13T14:50:00Z">
            <w:rPr>
              <w:lang w:val="fr-FR"/>
            </w:rPr>
          </w:rPrChange>
        </w:rPr>
        <w:pPrChange w:id="16995" w:author="Peng Luqi" w:date="2019-10-13T14:20:00Z">
          <w:pPr>
            <w:spacing w:before="2"/>
            <w:ind w:left="130" w:right="183"/>
            <w:jc w:val="both"/>
          </w:pPr>
        </w:pPrChange>
      </w:pPr>
      <w:r w:rsidRPr="00F94CB9">
        <w:rPr>
          <w:sz w:val="28"/>
          <w:szCs w:val="28"/>
          <w:lang w:val="fr-FR"/>
          <w:rPrChange w:id="16996" w:author="Peng Luqi" w:date="2019-10-13T14:50:00Z">
            <w:rPr>
              <w:lang w:val="fr-FR"/>
            </w:rPr>
          </w:rPrChange>
        </w:rPr>
        <w:t>– EOS est multithread. De plus, l</w:t>
      </w:r>
      <w:del w:id="16997" w:author="Peng Luqi" w:date="2019-10-13T14:43:00Z">
        <w:r w:rsidRPr="00F94CB9" w:rsidDel="00EF666F">
          <w:rPr>
            <w:sz w:val="28"/>
            <w:szCs w:val="28"/>
            <w:lang w:val="fr-FR"/>
            <w:rPrChange w:id="16998" w:author="Peng Luqi" w:date="2019-10-13T14:50:00Z">
              <w:rPr>
                <w:lang w:val="fr-FR"/>
              </w:rPr>
            </w:rPrChange>
          </w:rPr>
          <w:delText>’</w:delText>
        </w:r>
      </w:del>
      <w:ins w:id="16999" w:author="Peng Luqi" w:date="2019-10-13T14:43:00Z">
        <w:r w:rsidR="00EF666F" w:rsidRPr="00F94CB9">
          <w:rPr>
            <w:sz w:val="28"/>
            <w:szCs w:val="28"/>
            <w:lang w:val="fr-FR"/>
            <w:rPrChange w:id="17000" w:author="Peng Luqi" w:date="2019-10-13T14:50:00Z">
              <w:rPr>
                <w:lang w:val="fr-FR"/>
              </w:rPr>
            </w:rPrChange>
          </w:rPr>
          <w:t>’</w:t>
        </w:r>
      </w:ins>
      <w:r w:rsidRPr="00F94CB9">
        <w:rPr>
          <w:sz w:val="28"/>
          <w:szCs w:val="28"/>
          <w:lang w:val="fr-FR"/>
          <w:rPrChange w:id="17001" w:author="Peng Luqi" w:date="2019-10-13T14:50:00Z">
            <w:rPr>
              <w:lang w:val="fr-FR"/>
            </w:rPr>
          </w:rPrChange>
        </w:rPr>
        <w:t>un des aspects techniques d</w:t>
      </w:r>
      <w:del w:id="17002" w:author="Peng Luqi" w:date="2019-10-13T14:43:00Z">
        <w:r w:rsidRPr="00F94CB9" w:rsidDel="00EF666F">
          <w:rPr>
            <w:sz w:val="28"/>
            <w:szCs w:val="28"/>
            <w:lang w:val="fr-FR"/>
            <w:rPrChange w:id="17003" w:author="Peng Luqi" w:date="2019-10-13T14:50:00Z">
              <w:rPr>
                <w:lang w:val="fr-FR"/>
              </w:rPr>
            </w:rPrChange>
          </w:rPr>
          <w:delText>’</w:delText>
        </w:r>
      </w:del>
      <w:ins w:id="17004" w:author="Peng Luqi" w:date="2019-10-13T14:43:00Z">
        <w:r w:rsidR="00EF666F" w:rsidRPr="00F94CB9">
          <w:rPr>
            <w:sz w:val="28"/>
            <w:szCs w:val="28"/>
            <w:lang w:val="fr-FR"/>
            <w:rPrChange w:id="17005" w:author="Peng Luqi" w:date="2019-10-13T14:50:00Z">
              <w:rPr>
                <w:lang w:val="fr-FR"/>
              </w:rPr>
            </w:rPrChange>
          </w:rPr>
          <w:t>’</w:t>
        </w:r>
      </w:ins>
      <w:r w:rsidRPr="00F94CB9">
        <w:rPr>
          <w:sz w:val="28"/>
          <w:szCs w:val="28"/>
          <w:lang w:val="fr-FR"/>
          <w:rPrChange w:id="17006" w:author="Peng Luqi" w:date="2019-10-13T14:50:00Z">
            <w:rPr>
              <w:lang w:val="fr-FR"/>
            </w:rPr>
          </w:rPrChange>
        </w:rPr>
        <w:t xml:space="preserve">EOS, à savoir </w:t>
      </w:r>
      <w:r w:rsidRPr="00F94CB9">
        <w:rPr>
          <w:i/>
          <w:sz w:val="28"/>
          <w:szCs w:val="28"/>
          <w:lang w:val="fr-FR"/>
          <w:rPrChange w:id="17007" w:author="Peng Luqi" w:date="2019-10-13T14:50:00Z">
            <w:rPr>
              <w:i/>
              <w:lang w:val="fr-FR"/>
            </w:rPr>
          </w:rPrChange>
        </w:rPr>
        <w:t>BlockOne</w:t>
      </w:r>
      <w:r w:rsidRPr="00F94CB9">
        <w:rPr>
          <w:sz w:val="28"/>
          <w:szCs w:val="28"/>
          <w:lang w:val="fr-FR"/>
          <w:rPrChange w:id="17008" w:author="Peng Luqi" w:date="2019-10-13T14:50:00Z">
            <w:rPr>
              <w:lang w:val="fr-FR"/>
            </w:rPr>
          </w:rPrChange>
        </w:rPr>
        <w:t>, est la société qui possède la plus grande force financière du monde de la blockchain, ce qui la rend plus fiable et, à long terme, plus probable.</w:t>
      </w:r>
    </w:p>
    <w:p w:rsidR="002B38DF" w:rsidRPr="00F94CB9" w:rsidRDefault="002B38DF">
      <w:pPr>
        <w:pStyle w:val="a3"/>
        <w:ind w:left="170" w:right="170"/>
        <w:jc w:val="both"/>
        <w:rPr>
          <w:lang w:val="fr-FR"/>
          <w:rPrChange w:id="17009" w:author="Peng Luqi" w:date="2019-10-13T14:50:00Z">
            <w:rPr>
              <w:sz w:val="21"/>
              <w:lang w:val="fr-FR"/>
            </w:rPr>
          </w:rPrChange>
        </w:rPr>
        <w:pPrChange w:id="17010" w:author="Peng Luqi" w:date="2019-10-13T14:20:00Z">
          <w:pPr>
            <w:pStyle w:val="a3"/>
            <w:spacing w:before="8"/>
          </w:pPr>
        </w:pPrChange>
      </w:pPr>
    </w:p>
    <w:p w:rsidR="002B38DF" w:rsidRPr="00F94CB9" w:rsidRDefault="00716360">
      <w:pPr>
        <w:ind w:left="170" w:right="170"/>
        <w:jc w:val="both"/>
        <w:rPr>
          <w:sz w:val="28"/>
          <w:szCs w:val="28"/>
          <w:lang w:val="fr-FR"/>
          <w:rPrChange w:id="17011" w:author="Peng Luqi" w:date="2019-10-13T14:50:00Z">
            <w:rPr>
              <w:lang w:val="fr-FR"/>
            </w:rPr>
          </w:rPrChange>
        </w:rPr>
        <w:pPrChange w:id="17012" w:author="Peng Luqi" w:date="2019-10-13T14:20:00Z">
          <w:pPr>
            <w:ind w:left="130" w:right="183"/>
            <w:jc w:val="both"/>
          </w:pPr>
        </w:pPrChange>
      </w:pPr>
      <w:r w:rsidRPr="00F94CB9">
        <w:rPr>
          <w:sz w:val="28"/>
          <w:szCs w:val="28"/>
          <w:lang w:val="fr-FR"/>
          <w:rPrChange w:id="17013" w:author="Peng Luqi" w:date="2019-10-13T14:50:00Z">
            <w:rPr>
              <w:lang w:val="fr-FR"/>
            </w:rPr>
          </w:rPrChange>
        </w:rPr>
        <w:t>Lorsque notre offre est convertie à un projet unique (tel que le Bitcoin) en une série d</w:t>
      </w:r>
      <w:del w:id="17014" w:author="Peng Luqi" w:date="2019-10-13T14:43:00Z">
        <w:r w:rsidRPr="00F94CB9" w:rsidDel="00EF666F">
          <w:rPr>
            <w:sz w:val="28"/>
            <w:szCs w:val="28"/>
            <w:lang w:val="fr-FR"/>
            <w:rPrChange w:id="17015" w:author="Peng Luqi" w:date="2019-10-13T14:50:00Z">
              <w:rPr>
                <w:lang w:val="fr-FR"/>
              </w:rPr>
            </w:rPrChange>
          </w:rPr>
          <w:delText>’</w:delText>
        </w:r>
      </w:del>
      <w:ins w:id="17016" w:author="Peng Luqi" w:date="2019-10-13T14:43:00Z">
        <w:r w:rsidR="00EF666F" w:rsidRPr="00F94CB9">
          <w:rPr>
            <w:sz w:val="28"/>
            <w:szCs w:val="28"/>
            <w:lang w:val="fr-FR"/>
            <w:rPrChange w:id="17017" w:author="Peng Luqi" w:date="2019-10-13T14:50:00Z">
              <w:rPr>
                <w:lang w:val="fr-FR"/>
              </w:rPr>
            </w:rPrChange>
          </w:rPr>
          <w:t>’</w:t>
        </w:r>
      </w:ins>
      <w:r w:rsidRPr="00F94CB9">
        <w:rPr>
          <w:sz w:val="28"/>
          <w:szCs w:val="28"/>
          <w:lang w:val="fr-FR"/>
          <w:rPrChange w:id="17018" w:author="Peng Luqi" w:date="2019-10-13T14:50:00Z">
            <w:rPr>
              <w:lang w:val="fr-FR"/>
            </w:rPr>
          </w:rPrChange>
        </w:rPr>
        <w:t xml:space="preserve">objectifs (telle que le </w:t>
      </w:r>
      <w:r w:rsidRPr="00F94CB9">
        <w:rPr>
          <w:i/>
          <w:color w:val="00B0F0"/>
          <w:sz w:val="28"/>
          <w:szCs w:val="28"/>
          <w:lang w:val="fr-FR"/>
          <w:rPrChange w:id="17019" w:author="Peng Luqi" w:date="2019-10-13T14:50:00Z">
            <w:rPr>
              <w:i/>
              <w:color w:val="00B0F0"/>
              <w:lang w:val="fr-FR"/>
            </w:rPr>
          </w:rPrChange>
        </w:rPr>
        <w:t>BOX</w:t>
      </w:r>
      <w:r w:rsidRPr="00F94CB9">
        <w:rPr>
          <w:sz w:val="28"/>
          <w:szCs w:val="28"/>
          <w:lang w:val="fr-FR"/>
          <w:rPrChange w:id="17020" w:author="Peng Luqi" w:date="2019-10-13T14:50:00Z">
            <w:rPr>
              <w:lang w:val="fr-FR"/>
            </w:rPr>
          </w:rPrChange>
        </w:rPr>
        <w:t>), en plus de diluer efficacement le coût, nous unissons l</w:t>
      </w:r>
      <w:del w:id="17021" w:author="Peng Luqi" w:date="2019-10-13T14:43:00Z">
        <w:r w:rsidRPr="00F94CB9" w:rsidDel="00EF666F">
          <w:rPr>
            <w:sz w:val="28"/>
            <w:szCs w:val="28"/>
            <w:lang w:val="fr-FR"/>
            <w:rPrChange w:id="17022" w:author="Peng Luqi" w:date="2019-10-13T14:50:00Z">
              <w:rPr>
                <w:lang w:val="fr-FR"/>
              </w:rPr>
            </w:rPrChange>
          </w:rPr>
          <w:delText>’</w:delText>
        </w:r>
      </w:del>
      <w:ins w:id="17023" w:author="Peng Luqi" w:date="2019-10-13T14:43:00Z">
        <w:r w:rsidR="00EF666F" w:rsidRPr="00F94CB9">
          <w:rPr>
            <w:sz w:val="28"/>
            <w:szCs w:val="28"/>
            <w:lang w:val="fr-FR"/>
            <w:rPrChange w:id="17024" w:author="Peng Luqi" w:date="2019-10-13T14:50:00Z">
              <w:rPr>
                <w:lang w:val="fr-FR"/>
              </w:rPr>
            </w:rPrChange>
          </w:rPr>
          <w:t>’</w:t>
        </w:r>
      </w:ins>
      <w:r w:rsidRPr="00F94CB9">
        <w:rPr>
          <w:sz w:val="28"/>
          <w:szCs w:val="28"/>
          <w:lang w:val="fr-FR"/>
          <w:rPrChange w:id="17025" w:author="Peng Luqi" w:date="2019-10-13T14:50:00Z">
            <w:rPr>
              <w:lang w:val="fr-FR"/>
            </w:rPr>
          </w:rPrChange>
        </w:rPr>
        <w:t>enjeu d</w:t>
      </w:r>
      <w:del w:id="17026" w:author="Peng Luqi" w:date="2019-10-13T14:43:00Z">
        <w:r w:rsidRPr="00F94CB9" w:rsidDel="00EF666F">
          <w:rPr>
            <w:sz w:val="28"/>
            <w:szCs w:val="28"/>
            <w:lang w:val="fr-FR"/>
            <w:rPrChange w:id="17027" w:author="Peng Luqi" w:date="2019-10-13T14:50:00Z">
              <w:rPr>
                <w:lang w:val="fr-FR"/>
              </w:rPr>
            </w:rPrChange>
          </w:rPr>
          <w:delText>’</w:delText>
        </w:r>
      </w:del>
      <w:ins w:id="17028" w:author="Peng Luqi" w:date="2019-10-13T14:43:00Z">
        <w:r w:rsidR="00EF666F" w:rsidRPr="00F94CB9">
          <w:rPr>
            <w:sz w:val="28"/>
            <w:szCs w:val="28"/>
            <w:lang w:val="fr-FR"/>
            <w:rPrChange w:id="17029" w:author="Peng Luqi" w:date="2019-10-13T14:50:00Z">
              <w:rPr>
                <w:lang w:val="fr-FR"/>
              </w:rPr>
            </w:rPrChange>
          </w:rPr>
          <w:t>’</w:t>
        </w:r>
      </w:ins>
      <w:r w:rsidRPr="00F94CB9">
        <w:rPr>
          <w:sz w:val="28"/>
          <w:szCs w:val="28"/>
          <w:lang w:val="fr-FR"/>
          <w:rPrChange w:id="17030" w:author="Peng Luqi" w:date="2019-10-13T14:50:00Z">
            <w:rPr>
              <w:lang w:val="fr-FR"/>
            </w:rPr>
          </w:rPrChange>
        </w:rPr>
        <w:t>un développement de l</w:t>
      </w:r>
      <w:del w:id="17031" w:author="Peng Luqi" w:date="2019-10-13T14:43:00Z">
        <w:r w:rsidRPr="00F94CB9" w:rsidDel="00EF666F">
          <w:rPr>
            <w:sz w:val="28"/>
            <w:szCs w:val="28"/>
            <w:lang w:val="fr-FR"/>
            <w:rPrChange w:id="17032" w:author="Peng Luqi" w:date="2019-10-13T14:50:00Z">
              <w:rPr>
                <w:lang w:val="fr-FR"/>
              </w:rPr>
            </w:rPrChange>
          </w:rPr>
          <w:delText>’</w:delText>
        </w:r>
      </w:del>
      <w:ins w:id="17033" w:author="Peng Luqi" w:date="2019-10-13T14:43:00Z">
        <w:r w:rsidR="00EF666F" w:rsidRPr="00F94CB9">
          <w:rPr>
            <w:sz w:val="28"/>
            <w:szCs w:val="28"/>
            <w:lang w:val="fr-FR"/>
            <w:rPrChange w:id="17034" w:author="Peng Luqi" w:date="2019-10-13T14:50:00Z">
              <w:rPr>
                <w:lang w:val="fr-FR"/>
              </w:rPr>
            </w:rPrChange>
          </w:rPr>
          <w:t>’</w:t>
        </w:r>
      </w:ins>
      <w:r w:rsidRPr="00F94CB9">
        <w:rPr>
          <w:sz w:val="28"/>
          <w:szCs w:val="28"/>
          <w:lang w:val="fr-FR"/>
          <w:rPrChange w:id="17035" w:author="Peng Luqi" w:date="2019-10-13T14:50:00Z">
            <w:rPr>
              <w:lang w:val="fr-FR"/>
            </w:rPr>
          </w:rPrChange>
        </w:rPr>
        <w:t>ensemble du secteur en un projet. Cette méthode est fiable pour réduire les risques à l</w:t>
      </w:r>
      <w:del w:id="17036" w:author="Peng Luqi" w:date="2019-10-13T14:43:00Z">
        <w:r w:rsidRPr="00F94CB9" w:rsidDel="00EF666F">
          <w:rPr>
            <w:sz w:val="28"/>
            <w:szCs w:val="28"/>
            <w:lang w:val="fr-FR"/>
            <w:rPrChange w:id="17037" w:author="Peng Luqi" w:date="2019-10-13T14:50:00Z">
              <w:rPr>
                <w:lang w:val="fr-FR"/>
              </w:rPr>
            </w:rPrChange>
          </w:rPr>
          <w:delText>’</w:delText>
        </w:r>
      </w:del>
      <w:ins w:id="17038" w:author="Peng Luqi" w:date="2019-10-13T14:43:00Z">
        <w:r w:rsidR="00EF666F" w:rsidRPr="00F94CB9">
          <w:rPr>
            <w:sz w:val="28"/>
            <w:szCs w:val="28"/>
            <w:lang w:val="fr-FR"/>
            <w:rPrChange w:id="17039" w:author="Peng Luqi" w:date="2019-10-13T14:50:00Z">
              <w:rPr>
                <w:lang w:val="fr-FR"/>
              </w:rPr>
            </w:rPrChange>
          </w:rPr>
          <w:t>’</w:t>
        </w:r>
      </w:ins>
      <w:r w:rsidRPr="00F94CB9">
        <w:rPr>
          <w:sz w:val="28"/>
          <w:szCs w:val="28"/>
          <w:lang w:val="fr-FR"/>
          <w:rPrChange w:id="17040" w:author="Peng Luqi" w:date="2019-10-13T14:50:00Z">
            <w:rPr>
              <w:lang w:val="fr-FR"/>
            </w:rPr>
          </w:rPrChange>
        </w:rPr>
        <w:t>extrême.</w:t>
      </w:r>
    </w:p>
    <w:p w:rsidR="002B38DF" w:rsidRPr="00F94CB9" w:rsidRDefault="002B38DF">
      <w:pPr>
        <w:pStyle w:val="a3"/>
        <w:ind w:left="170" w:right="170"/>
        <w:jc w:val="both"/>
        <w:rPr>
          <w:lang w:val="fr-FR"/>
          <w:rPrChange w:id="17041" w:author="Peng Luqi" w:date="2019-10-13T14:50:00Z">
            <w:rPr>
              <w:sz w:val="22"/>
              <w:lang w:val="fr-FR"/>
            </w:rPr>
          </w:rPrChange>
        </w:rPr>
        <w:pPrChange w:id="17042" w:author="Peng Luqi" w:date="2019-10-13T14:20:00Z">
          <w:pPr>
            <w:pStyle w:val="a3"/>
            <w:spacing w:before="1"/>
          </w:pPr>
        </w:pPrChange>
      </w:pPr>
    </w:p>
    <w:p w:rsidR="002B38DF" w:rsidRPr="00F94CB9" w:rsidRDefault="00D52EDA">
      <w:pPr>
        <w:pStyle w:val="a4"/>
        <w:tabs>
          <w:tab w:val="left" w:pos="626"/>
        </w:tabs>
        <w:ind w:left="170" w:right="170" w:firstLine="0"/>
        <w:jc w:val="both"/>
        <w:rPr>
          <w:b/>
          <w:sz w:val="28"/>
          <w:szCs w:val="28"/>
          <w:lang w:val="fr-FR"/>
          <w:rPrChange w:id="17043" w:author="Peng Luqi" w:date="2019-10-13T14:50:00Z">
            <w:rPr>
              <w:b/>
              <w:lang w:val="fr-FR"/>
            </w:rPr>
          </w:rPrChange>
        </w:rPr>
        <w:pPrChange w:id="17044" w:author="Peng Luqi" w:date="2019-10-13T23:42:00Z">
          <w:pPr>
            <w:pStyle w:val="a4"/>
            <w:numPr>
              <w:ilvl w:val="2"/>
              <w:numId w:val="4"/>
            </w:numPr>
            <w:tabs>
              <w:tab w:val="left" w:pos="626"/>
            </w:tabs>
            <w:ind w:left="625" w:hanging="495"/>
            <w:jc w:val="both"/>
          </w:pPr>
        </w:pPrChange>
      </w:pPr>
      <w:ins w:id="17045" w:author="Peng Luqi" w:date="2019-10-13T23:42:00Z">
        <w:r>
          <w:rPr>
            <w:b/>
            <w:sz w:val="28"/>
            <w:szCs w:val="28"/>
            <w:lang w:val="fr-FR"/>
          </w:rPr>
          <w:t xml:space="preserve">2.2.3 </w:t>
        </w:r>
      </w:ins>
      <w:r w:rsidR="00716360" w:rsidRPr="00F94CB9">
        <w:rPr>
          <w:b/>
          <w:sz w:val="28"/>
          <w:szCs w:val="28"/>
          <w:lang w:val="fr-FR"/>
          <w:rPrChange w:id="17046" w:author="Peng Luqi" w:date="2019-10-13T14:50:00Z">
            <w:rPr>
              <w:b/>
              <w:lang w:val="fr-FR"/>
            </w:rPr>
          </w:rPrChange>
        </w:rPr>
        <w:t>Prise en compte de la proportion de</w:t>
      </w:r>
      <w:r w:rsidR="00716360" w:rsidRPr="00F94CB9">
        <w:rPr>
          <w:b/>
          <w:spacing w:val="-9"/>
          <w:sz w:val="28"/>
          <w:szCs w:val="28"/>
          <w:lang w:val="fr-FR"/>
          <w:rPrChange w:id="17047" w:author="Peng Luqi" w:date="2019-10-13T14:50:00Z">
            <w:rPr>
              <w:b/>
              <w:spacing w:val="-9"/>
              <w:lang w:val="fr-FR"/>
            </w:rPr>
          </w:rPrChange>
        </w:rPr>
        <w:t xml:space="preserve"> </w:t>
      </w:r>
      <w:r w:rsidR="00716360" w:rsidRPr="00F94CB9">
        <w:rPr>
          <w:b/>
          <w:sz w:val="28"/>
          <w:szCs w:val="28"/>
          <w:lang w:val="fr-FR"/>
          <w:rPrChange w:id="17048" w:author="Peng Luqi" w:date="2019-10-13T14:50:00Z">
            <w:rPr>
              <w:b/>
              <w:lang w:val="fr-FR"/>
            </w:rPr>
          </w:rPrChange>
        </w:rPr>
        <w:t>composition</w:t>
      </w:r>
    </w:p>
    <w:p w:rsidR="002B38DF" w:rsidRPr="00F94CB9" w:rsidRDefault="002B38DF">
      <w:pPr>
        <w:pStyle w:val="a3"/>
        <w:ind w:left="170" w:right="170"/>
        <w:jc w:val="both"/>
        <w:rPr>
          <w:b/>
          <w:lang w:val="fr-FR"/>
          <w:rPrChange w:id="17049" w:author="Peng Luqi" w:date="2019-10-13T14:50:00Z">
            <w:rPr>
              <w:b/>
              <w:sz w:val="22"/>
              <w:lang w:val="fr-FR"/>
            </w:rPr>
          </w:rPrChange>
        </w:rPr>
        <w:pPrChange w:id="17050" w:author="Peng Luqi" w:date="2019-10-13T14:20:00Z">
          <w:pPr>
            <w:pStyle w:val="a3"/>
            <w:spacing w:before="3"/>
          </w:pPr>
        </w:pPrChange>
      </w:pPr>
    </w:p>
    <w:p w:rsidR="002B38DF" w:rsidRPr="00F94CB9" w:rsidRDefault="00716360">
      <w:pPr>
        <w:ind w:left="170" w:right="170"/>
        <w:jc w:val="both"/>
        <w:rPr>
          <w:sz w:val="28"/>
          <w:szCs w:val="28"/>
          <w:lang w:val="fr-FR"/>
          <w:rPrChange w:id="17051" w:author="Peng Luqi" w:date="2019-10-13T14:50:00Z">
            <w:rPr>
              <w:lang w:val="fr-FR"/>
            </w:rPr>
          </w:rPrChange>
        </w:rPr>
        <w:pPrChange w:id="17052" w:author="Peng Luqi" w:date="2019-10-13T14:20:00Z">
          <w:pPr>
            <w:ind w:left="130" w:right="182"/>
            <w:jc w:val="both"/>
          </w:pPr>
        </w:pPrChange>
      </w:pPr>
      <w:r w:rsidRPr="00F94CB9">
        <w:rPr>
          <w:sz w:val="28"/>
          <w:szCs w:val="28"/>
          <w:lang w:val="fr-FR"/>
          <w:rPrChange w:id="17053" w:author="Peng Luqi" w:date="2019-10-13T14:50:00Z">
            <w:rPr>
              <w:lang w:val="fr-FR"/>
            </w:rPr>
          </w:rPrChange>
        </w:rPr>
        <w:t>Aujourd</w:t>
      </w:r>
      <w:del w:id="17054" w:author="Peng Luqi" w:date="2019-10-13T14:43:00Z">
        <w:r w:rsidRPr="00F94CB9" w:rsidDel="00EF666F">
          <w:rPr>
            <w:sz w:val="28"/>
            <w:szCs w:val="28"/>
            <w:lang w:val="fr-FR"/>
            <w:rPrChange w:id="17055" w:author="Peng Luqi" w:date="2019-10-13T14:50:00Z">
              <w:rPr>
                <w:lang w:val="fr-FR"/>
              </w:rPr>
            </w:rPrChange>
          </w:rPr>
          <w:delText>’</w:delText>
        </w:r>
      </w:del>
      <w:ins w:id="17056" w:author="Peng Luqi" w:date="2019-10-13T14:43:00Z">
        <w:r w:rsidR="00EF666F" w:rsidRPr="00F94CB9">
          <w:rPr>
            <w:sz w:val="28"/>
            <w:szCs w:val="28"/>
            <w:lang w:val="fr-FR"/>
            <w:rPrChange w:id="17057" w:author="Peng Luqi" w:date="2019-10-13T14:50:00Z">
              <w:rPr>
                <w:lang w:val="fr-FR"/>
              </w:rPr>
            </w:rPrChange>
          </w:rPr>
          <w:t>’</w:t>
        </w:r>
      </w:ins>
      <w:r w:rsidRPr="00F94CB9">
        <w:rPr>
          <w:sz w:val="28"/>
          <w:szCs w:val="28"/>
          <w:lang w:val="fr-FR"/>
          <w:rPrChange w:id="17058" w:author="Peng Luqi" w:date="2019-10-13T14:50:00Z">
            <w:rPr>
              <w:lang w:val="fr-FR"/>
            </w:rPr>
          </w:rPrChange>
        </w:rPr>
        <w:t>hui (juillet 2019), le Bitcoin Dominance représente 63 % de la capitalisation boursière totale des crypto monnaies. Bien que ce ratio puisse continuer à augmenter à court terme, il diminuera progressivement à long terme avec le développement et l</w:t>
      </w:r>
      <w:del w:id="17059" w:author="Peng Luqi" w:date="2019-10-13T14:43:00Z">
        <w:r w:rsidRPr="00F94CB9" w:rsidDel="00EF666F">
          <w:rPr>
            <w:sz w:val="28"/>
            <w:szCs w:val="28"/>
            <w:lang w:val="fr-FR"/>
            <w:rPrChange w:id="17060" w:author="Peng Luqi" w:date="2019-10-13T14:50:00Z">
              <w:rPr>
                <w:lang w:val="fr-FR"/>
              </w:rPr>
            </w:rPrChange>
          </w:rPr>
          <w:delText>’</w:delText>
        </w:r>
      </w:del>
      <w:ins w:id="17061" w:author="Peng Luqi" w:date="2019-10-13T14:43:00Z">
        <w:r w:rsidR="00EF666F" w:rsidRPr="00F94CB9">
          <w:rPr>
            <w:sz w:val="28"/>
            <w:szCs w:val="28"/>
            <w:lang w:val="fr-FR"/>
            <w:rPrChange w:id="17062" w:author="Peng Luqi" w:date="2019-10-13T14:50:00Z">
              <w:rPr>
                <w:lang w:val="fr-FR"/>
              </w:rPr>
            </w:rPrChange>
          </w:rPr>
          <w:t>’</w:t>
        </w:r>
      </w:ins>
      <w:r w:rsidRPr="00F94CB9">
        <w:rPr>
          <w:sz w:val="28"/>
          <w:szCs w:val="28"/>
          <w:lang w:val="fr-FR"/>
          <w:rPrChange w:id="17063" w:author="Peng Luqi" w:date="2019-10-13T14:50:00Z">
            <w:rPr>
              <w:lang w:val="fr-FR"/>
            </w:rPr>
          </w:rPrChange>
        </w:rPr>
        <w:t>application de la technologie blockchain. Ce n</w:t>
      </w:r>
      <w:del w:id="17064" w:author="Peng Luqi" w:date="2019-10-13T14:43:00Z">
        <w:r w:rsidRPr="00F94CB9" w:rsidDel="00EF666F">
          <w:rPr>
            <w:sz w:val="28"/>
            <w:szCs w:val="28"/>
            <w:lang w:val="fr-FR"/>
            <w:rPrChange w:id="17065" w:author="Peng Luqi" w:date="2019-10-13T14:50:00Z">
              <w:rPr>
                <w:lang w:val="fr-FR"/>
              </w:rPr>
            </w:rPrChange>
          </w:rPr>
          <w:delText>’</w:delText>
        </w:r>
      </w:del>
      <w:ins w:id="17066" w:author="Peng Luqi" w:date="2019-10-13T14:43:00Z">
        <w:r w:rsidR="00EF666F" w:rsidRPr="00F94CB9">
          <w:rPr>
            <w:sz w:val="28"/>
            <w:szCs w:val="28"/>
            <w:lang w:val="fr-FR"/>
            <w:rPrChange w:id="17067" w:author="Peng Luqi" w:date="2019-10-13T14:50:00Z">
              <w:rPr>
                <w:lang w:val="fr-FR"/>
              </w:rPr>
            </w:rPrChange>
          </w:rPr>
          <w:t>’</w:t>
        </w:r>
      </w:ins>
      <w:r w:rsidRPr="00F94CB9">
        <w:rPr>
          <w:sz w:val="28"/>
          <w:szCs w:val="28"/>
          <w:lang w:val="fr-FR"/>
          <w:rPrChange w:id="17068" w:author="Peng Luqi" w:date="2019-10-13T14:50:00Z">
            <w:rPr>
              <w:lang w:val="fr-FR"/>
            </w:rPr>
          </w:rPrChange>
        </w:rPr>
        <w:t>est pas que le Bitcoin freinera son développement, mais, pendant qu</w:t>
      </w:r>
      <w:del w:id="17069" w:author="Peng Luqi" w:date="2019-10-13T14:43:00Z">
        <w:r w:rsidRPr="00F94CB9" w:rsidDel="00EF666F">
          <w:rPr>
            <w:sz w:val="28"/>
            <w:szCs w:val="28"/>
            <w:lang w:val="fr-FR"/>
            <w:rPrChange w:id="17070" w:author="Peng Luqi" w:date="2019-10-13T14:50:00Z">
              <w:rPr>
                <w:lang w:val="fr-FR"/>
              </w:rPr>
            </w:rPrChange>
          </w:rPr>
          <w:delText>’</w:delText>
        </w:r>
      </w:del>
      <w:ins w:id="17071" w:author="Peng Luqi" w:date="2019-10-13T14:43:00Z">
        <w:r w:rsidR="00EF666F" w:rsidRPr="00F94CB9">
          <w:rPr>
            <w:sz w:val="28"/>
            <w:szCs w:val="28"/>
            <w:lang w:val="fr-FR"/>
            <w:rPrChange w:id="17072" w:author="Peng Luqi" w:date="2019-10-13T14:50:00Z">
              <w:rPr>
                <w:lang w:val="fr-FR"/>
              </w:rPr>
            </w:rPrChange>
          </w:rPr>
          <w:t>’</w:t>
        </w:r>
      </w:ins>
      <w:r w:rsidRPr="00F94CB9">
        <w:rPr>
          <w:sz w:val="28"/>
          <w:szCs w:val="28"/>
          <w:lang w:val="fr-FR"/>
          <w:rPrChange w:id="17073" w:author="Peng Luqi" w:date="2019-10-13T14:50:00Z">
            <w:rPr>
              <w:lang w:val="fr-FR"/>
            </w:rPr>
          </w:rPrChange>
        </w:rPr>
        <w:t>il se développe, d</w:t>
      </w:r>
      <w:del w:id="17074" w:author="Peng Luqi" w:date="2019-10-13T14:43:00Z">
        <w:r w:rsidRPr="00F94CB9" w:rsidDel="00EF666F">
          <w:rPr>
            <w:sz w:val="28"/>
            <w:szCs w:val="28"/>
            <w:lang w:val="fr-FR"/>
            <w:rPrChange w:id="17075" w:author="Peng Luqi" w:date="2019-10-13T14:50:00Z">
              <w:rPr>
                <w:lang w:val="fr-FR"/>
              </w:rPr>
            </w:rPrChange>
          </w:rPr>
          <w:delText>’</w:delText>
        </w:r>
      </w:del>
      <w:ins w:id="17076" w:author="Peng Luqi" w:date="2019-10-13T14:43:00Z">
        <w:r w:rsidR="00EF666F" w:rsidRPr="00F94CB9">
          <w:rPr>
            <w:sz w:val="28"/>
            <w:szCs w:val="28"/>
            <w:lang w:val="fr-FR"/>
            <w:rPrChange w:id="17077" w:author="Peng Luqi" w:date="2019-10-13T14:50:00Z">
              <w:rPr>
                <w:lang w:val="fr-FR"/>
              </w:rPr>
            </w:rPrChange>
          </w:rPr>
          <w:t>’</w:t>
        </w:r>
      </w:ins>
      <w:r w:rsidRPr="00F94CB9">
        <w:rPr>
          <w:sz w:val="28"/>
          <w:szCs w:val="28"/>
          <w:lang w:val="fr-FR"/>
          <w:rPrChange w:id="17078" w:author="Peng Luqi" w:date="2019-10-13T14:50:00Z">
            <w:rPr>
              <w:lang w:val="fr-FR"/>
            </w:rPr>
          </w:rPrChange>
        </w:rPr>
        <w:t>autres actifs se développeront également. À long terme, les autres actifs pourraient croître plus rapidement que le Bitcoin. Par conséquent, attribuer 50 % de la capitalisation au Bitcoin est raisonnable dans une perspective à long terme.</w:t>
      </w:r>
    </w:p>
    <w:p w:rsidR="002B38DF" w:rsidRPr="00F94CB9" w:rsidRDefault="002B38DF">
      <w:pPr>
        <w:pStyle w:val="a3"/>
        <w:ind w:left="170" w:right="170"/>
        <w:jc w:val="both"/>
        <w:rPr>
          <w:lang w:val="fr-FR"/>
          <w:rPrChange w:id="17079" w:author="Peng Luqi" w:date="2019-10-13T14:50:00Z">
            <w:rPr>
              <w:sz w:val="21"/>
              <w:lang w:val="fr-FR"/>
            </w:rPr>
          </w:rPrChange>
        </w:rPr>
        <w:pPrChange w:id="17080" w:author="Peng Luqi" w:date="2019-10-13T14:20:00Z">
          <w:pPr>
            <w:pStyle w:val="a3"/>
            <w:spacing w:before="8"/>
          </w:pPr>
        </w:pPrChange>
      </w:pPr>
    </w:p>
    <w:p w:rsidR="00D52EDA" w:rsidRDefault="00716360" w:rsidP="00CB23F4">
      <w:pPr>
        <w:ind w:left="170" w:right="170"/>
        <w:jc w:val="both"/>
        <w:rPr>
          <w:ins w:id="17081" w:author="Peng Luqi" w:date="2019-10-13T23:43:00Z"/>
          <w:sz w:val="28"/>
          <w:szCs w:val="28"/>
          <w:lang w:val="fr-FR"/>
        </w:rPr>
      </w:pPr>
      <w:r w:rsidRPr="00F94CB9">
        <w:rPr>
          <w:sz w:val="28"/>
          <w:szCs w:val="28"/>
          <w:lang w:val="fr-FR"/>
          <w:rPrChange w:id="17082" w:author="Peng Luqi" w:date="2019-10-13T14:50:00Z">
            <w:rPr>
              <w:lang w:val="fr-FR"/>
            </w:rPr>
          </w:rPrChange>
        </w:rPr>
        <w:t>La moitié restante sera principalement attribuée à l</w:t>
      </w:r>
      <w:del w:id="17083" w:author="Peng Luqi" w:date="2019-10-13T14:43:00Z">
        <w:r w:rsidRPr="00F94CB9" w:rsidDel="00EF666F">
          <w:rPr>
            <w:sz w:val="28"/>
            <w:szCs w:val="28"/>
            <w:lang w:val="fr-FR"/>
            <w:rPrChange w:id="17084" w:author="Peng Luqi" w:date="2019-10-13T14:50:00Z">
              <w:rPr>
                <w:lang w:val="fr-FR"/>
              </w:rPr>
            </w:rPrChange>
          </w:rPr>
          <w:delText>’</w:delText>
        </w:r>
      </w:del>
      <w:ins w:id="17085" w:author="Peng Luqi" w:date="2019-10-13T14:43:00Z">
        <w:r w:rsidR="00EF666F" w:rsidRPr="00F94CB9">
          <w:rPr>
            <w:sz w:val="28"/>
            <w:szCs w:val="28"/>
            <w:lang w:val="fr-FR"/>
            <w:rPrChange w:id="17086" w:author="Peng Luqi" w:date="2019-10-13T14:50:00Z">
              <w:rPr>
                <w:lang w:val="fr-FR"/>
              </w:rPr>
            </w:rPrChange>
          </w:rPr>
          <w:t>’</w:t>
        </w:r>
      </w:ins>
      <w:r w:rsidRPr="00F94CB9">
        <w:rPr>
          <w:sz w:val="28"/>
          <w:szCs w:val="28"/>
          <w:lang w:val="fr-FR"/>
          <w:rPrChange w:id="17087" w:author="Peng Luqi" w:date="2019-10-13T14:50:00Z">
            <w:rPr>
              <w:lang w:val="fr-FR"/>
            </w:rPr>
          </w:rPrChange>
        </w:rPr>
        <w:t>EOS et au XIN dans un rapport pondéral de 4 : 1. C</w:t>
      </w:r>
      <w:del w:id="17088" w:author="Peng Luqi" w:date="2019-10-13T14:43:00Z">
        <w:r w:rsidRPr="00F94CB9" w:rsidDel="00EF666F">
          <w:rPr>
            <w:sz w:val="28"/>
            <w:szCs w:val="28"/>
            <w:lang w:val="fr-FR"/>
            <w:rPrChange w:id="17089" w:author="Peng Luqi" w:date="2019-10-13T14:50:00Z">
              <w:rPr>
                <w:lang w:val="fr-FR"/>
              </w:rPr>
            </w:rPrChange>
          </w:rPr>
          <w:delText>’</w:delText>
        </w:r>
      </w:del>
      <w:ins w:id="17090" w:author="Peng Luqi" w:date="2019-10-13T14:43:00Z">
        <w:r w:rsidR="00EF666F" w:rsidRPr="00F94CB9">
          <w:rPr>
            <w:sz w:val="28"/>
            <w:szCs w:val="28"/>
            <w:lang w:val="fr-FR"/>
            <w:rPrChange w:id="17091" w:author="Peng Luqi" w:date="2019-10-13T14:50:00Z">
              <w:rPr>
                <w:lang w:val="fr-FR"/>
              </w:rPr>
            </w:rPrChange>
          </w:rPr>
          <w:t>’</w:t>
        </w:r>
      </w:ins>
      <w:r w:rsidRPr="00F94CB9">
        <w:rPr>
          <w:sz w:val="28"/>
          <w:szCs w:val="28"/>
          <w:lang w:val="fr-FR"/>
          <w:rPrChange w:id="17092" w:author="Peng Luqi" w:date="2019-10-13T14:50:00Z">
            <w:rPr>
              <w:lang w:val="fr-FR"/>
            </w:rPr>
          </w:rPrChange>
        </w:rPr>
        <w:t>est</w:t>
      </w:r>
      <w:r w:rsidRPr="00F94CB9">
        <w:rPr>
          <w:spacing w:val="-16"/>
          <w:sz w:val="28"/>
          <w:szCs w:val="28"/>
          <w:lang w:val="fr-FR"/>
          <w:rPrChange w:id="17093" w:author="Peng Luqi" w:date="2019-10-13T14:50:00Z">
            <w:rPr>
              <w:spacing w:val="-16"/>
              <w:lang w:val="fr-FR"/>
            </w:rPr>
          </w:rPrChange>
        </w:rPr>
        <w:t xml:space="preserve"> </w:t>
      </w:r>
      <w:r w:rsidRPr="00F94CB9">
        <w:rPr>
          <w:sz w:val="28"/>
          <w:szCs w:val="28"/>
          <w:lang w:val="fr-FR"/>
          <w:rPrChange w:id="17094" w:author="Peng Luqi" w:date="2019-10-13T14:50:00Z">
            <w:rPr>
              <w:lang w:val="fr-FR"/>
            </w:rPr>
          </w:rPrChange>
        </w:rPr>
        <w:t>parce</w:t>
      </w:r>
      <w:r w:rsidRPr="00F94CB9">
        <w:rPr>
          <w:spacing w:val="-15"/>
          <w:sz w:val="28"/>
          <w:szCs w:val="28"/>
          <w:lang w:val="fr-FR"/>
          <w:rPrChange w:id="17095" w:author="Peng Luqi" w:date="2019-10-13T14:50:00Z">
            <w:rPr>
              <w:spacing w:val="-15"/>
              <w:lang w:val="fr-FR"/>
            </w:rPr>
          </w:rPrChange>
        </w:rPr>
        <w:t xml:space="preserve"> </w:t>
      </w:r>
      <w:r w:rsidRPr="00F94CB9">
        <w:rPr>
          <w:sz w:val="28"/>
          <w:szCs w:val="28"/>
          <w:lang w:val="fr-FR"/>
          <w:rPrChange w:id="17096" w:author="Peng Luqi" w:date="2019-10-13T14:50:00Z">
            <w:rPr>
              <w:lang w:val="fr-FR"/>
            </w:rPr>
          </w:rPrChange>
        </w:rPr>
        <w:t>que</w:t>
      </w:r>
      <w:r w:rsidRPr="00F94CB9">
        <w:rPr>
          <w:spacing w:val="-15"/>
          <w:sz w:val="28"/>
          <w:szCs w:val="28"/>
          <w:lang w:val="fr-FR"/>
          <w:rPrChange w:id="17097" w:author="Peng Luqi" w:date="2019-10-13T14:50:00Z">
            <w:rPr>
              <w:spacing w:val="-15"/>
              <w:lang w:val="fr-FR"/>
            </w:rPr>
          </w:rPrChange>
        </w:rPr>
        <w:t xml:space="preserve"> </w:t>
      </w:r>
      <w:r w:rsidRPr="00F94CB9">
        <w:rPr>
          <w:sz w:val="28"/>
          <w:szCs w:val="28"/>
          <w:lang w:val="fr-FR"/>
          <w:rPrChange w:id="17098" w:author="Peng Luqi" w:date="2019-10-13T14:50:00Z">
            <w:rPr>
              <w:lang w:val="fr-FR"/>
            </w:rPr>
          </w:rPrChange>
        </w:rPr>
        <w:t>je</w:t>
      </w:r>
      <w:r w:rsidRPr="00F94CB9">
        <w:rPr>
          <w:spacing w:val="-15"/>
          <w:sz w:val="28"/>
          <w:szCs w:val="28"/>
          <w:lang w:val="fr-FR"/>
          <w:rPrChange w:id="17099" w:author="Peng Luqi" w:date="2019-10-13T14:50:00Z">
            <w:rPr>
              <w:spacing w:val="-15"/>
              <w:lang w:val="fr-FR"/>
            </w:rPr>
          </w:rPrChange>
        </w:rPr>
        <w:t xml:space="preserve"> </w:t>
      </w:r>
      <w:r w:rsidRPr="00F94CB9">
        <w:rPr>
          <w:sz w:val="28"/>
          <w:szCs w:val="28"/>
          <w:lang w:val="fr-FR"/>
          <w:rPrChange w:id="17100" w:author="Peng Luqi" w:date="2019-10-13T14:50:00Z">
            <w:rPr>
              <w:lang w:val="fr-FR"/>
            </w:rPr>
          </w:rPrChange>
        </w:rPr>
        <w:t>pense</w:t>
      </w:r>
      <w:r w:rsidRPr="00F94CB9">
        <w:rPr>
          <w:spacing w:val="-15"/>
          <w:sz w:val="28"/>
          <w:szCs w:val="28"/>
          <w:lang w:val="fr-FR"/>
          <w:rPrChange w:id="17101" w:author="Peng Luqi" w:date="2019-10-13T14:50:00Z">
            <w:rPr>
              <w:spacing w:val="-15"/>
              <w:lang w:val="fr-FR"/>
            </w:rPr>
          </w:rPrChange>
        </w:rPr>
        <w:t xml:space="preserve"> </w:t>
      </w:r>
      <w:r w:rsidRPr="00F94CB9">
        <w:rPr>
          <w:sz w:val="28"/>
          <w:szCs w:val="28"/>
          <w:lang w:val="fr-FR"/>
          <w:rPrChange w:id="17102" w:author="Peng Luqi" w:date="2019-10-13T14:50:00Z">
            <w:rPr>
              <w:lang w:val="fr-FR"/>
            </w:rPr>
          </w:rPrChange>
        </w:rPr>
        <w:t>personnellement</w:t>
      </w:r>
      <w:r w:rsidRPr="00F94CB9">
        <w:rPr>
          <w:spacing w:val="-15"/>
          <w:sz w:val="28"/>
          <w:szCs w:val="28"/>
          <w:lang w:val="fr-FR"/>
          <w:rPrChange w:id="17103" w:author="Peng Luqi" w:date="2019-10-13T14:50:00Z">
            <w:rPr>
              <w:spacing w:val="-15"/>
              <w:lang w:val="fr-FR"/>
            </w:rPr>
          </w:rPrChange>
        </w:rPr>
        <w:t xml:space="preserve"> </w:t>
      </w:r>
      <w:r w:rsidRPr="00F94CB9">
        <w:rPr>
          <w:sz w:val="28"/>
          <w:szCs w:val="28"/>
          <w:lang w:val="fr-FR"/>
          <w:rPrChange w:id="17104" w:author="Peng Luqi" w:date="2019-10-13T14:50:00Z">
            <w:rPr>
              <w:lang w:val="fr-FR"/>
            </w:rPr>
          </w:rPrChange>
        </w:rPr>
        <w:t>que</w:t>
      </w:r>
      <w:r w:rsidRPr="00F94CB9">
        <w:rPr>
          <w:spacing w:val="-16"/>
          <w:sz w:val="28"/>
          <w:szCs w:val="28"/>
          <w:lang w:val="fr-FR"/>
          <w:rPrChange w:id="17105" w:author="Peng Luqi" w:date="2019-10-13T14:50:00Z">
            <w:rPr>
              <w:spacing w:val="-16"/>
              <w:lang w:val="fr-FR"/>
            </w:rPr>
          </w:rPrChange>
        </w:rPr>
        <w:t xml:space="preserve"> </w:t>
      </w:r>
      <w:r w:rsidRPr="00F94CB9">
        <w:rPr>
          <w:sz w:val="28"/>
          <w:szCs w:val="28"/>
          <w:lang w:val="fr-FR"/>
          <w:rPrChange w:id="17106" w:author="Peng Luqi" w:date="2019-10-13T14:50:00Z">
            <w:rPr>
              <w:lang w:val="fr-FR"/>
            </w:rPr>
          </w:rPrChange>
        </w:rPr>
        <w:t>la</w:t>
      </w:r>
      <w:r w:rsidRPr="00F94CB9">
        <w:rPr>
          <w:spacing w:val="-15"/>
          <w:sz w:val="28"/>
          <w:szCs w:val="28"/>
          <w:lang w:val="fr-FR"/>
          <w:rPrChange w:id="17107" w:author="Peng Luqi" w:date="2019-10-13T14:50:00Z">
            <w:rPr>
              <w:spacing w:val="-15"/>
              <w:lang w:val="fr-FR"/>
            </w:rPr>
          </w:rPrChange>
        </w:rPr>
        <w:t xml:space="preserve"> </w:t>
      </w:r>
      <w:r w:rsidRPr="00F94CB9">
        <w:rPr>
          <w:sz w:val="28"/>
          <w:szCs w:val="28"/>
          <w:lang w:val="fr-FR"/>
          <w:rPrChange w:id="17108" w:author="Peng Luqi" w:date="2019-10-13T14:50:00Z">
            <w:rPr>
              <w:lang w:val="fr-FR"/>
            </w:rPr>
          </w:rPrChange>
        </w:rPr>
        <w:t>vitesse</w:t>
      </w:r>
      <w:r w:rsidRPr="00F94CB9">
        <w:rPr>
          <w:spacing w:val="-15"/>
          <w:sz w:val="28"/>
          <w:szCs w:val="28"/>
          <w:lang w:val="fr-FR"/>
          <w:rPrChange w:id="17109" w:author="Peng Luqi" w:date="2019-10-13T14:50:00Z">
            <w:rPr>
              <w:spacing w:val="-15"/>
              <w:lang w:val="fr-FR"/>
            </w:rPr>
          </w:rPrChange>
        </w:rPr>
        <w:t xml:space="preserve"> </w:t>
      </w:r>
      <w:r w:rsidRPr="00F94CB9">
        <w:rPr>
          <w:sz w:val="28"/>
          <w:szCs w:val="28"/>
          <w:lang w:val="fr-FR"/>
          <w:rPrChange w:id="17110" w:author="Peng Luqi" w:date="2019-10-13T14:50:00Z">
            <w:rPr>
              <w:lang w:val="fr-FR"/>
            </w:rPr>
          </w:rPrChange>
        </w:rPr>
        <w:t>de</w:t>
      </w:r>
      <w:r w:rsidRPr="00F94CB9">
        <w:rPr>
          <w:spacing w:val="-15"/>
          <w:sz w:val="28"/>
          <w:szCs w:val="28"/>
          <w:lang w:val="fr-FR"/>
          <w:rPrChange w:id="17111" w:author="Peng Luqi" w:date="2019-10-13T14:50:00Z">
            <w:rPr>
              <w:spacing w:val="-15"/>
              <w:lang w:val="fr-FR"/>
            </w:rPr>
          </w:rPrChange>
        </w:rPr>
        <w:t xml:space="preserve"> </w:t>
      </w:r>
      <w:r w:rsidRPr="00F94CB9">
        <w:rPr>
          <w:sz w:val="28"/>
          <w:szCs w:val="28"/>
          <w:lang w:val="fr-FR"/>
          <w:rPrChange w:id="17112" w:author="Peng Luqi" w:date="2019-10-13T14:50:00Z">
            <w:rPr>
              <w:lang w:val="fr-FR"/>
            </w:rPr>
          </w:rPrChange>
        </w:rPr>
        <w:t>développement</w:t>
      </w:r>
      <w:r w:rsidRPr="00F94CB9">
        <w:rPr>
          <w:spacing w:val="-15"/>
          <w:sz w:val="28"/>
          <w:szCs w:val="28"/>
          <w:lang w:val="fr-FR"/>
          <w:rPrChange w:id="17113" w:author="Peng Luqi" w:date="2019-10-13T14:50:00Z">
            <w:rPr>
              <w:spacing w:val="-15"/>
              <w:lang w:val="fr-FR"/>
            </w:rPr>
          </w:rPrChange>
        </w:rPr>
        <w:t xml:space="preserve"> </w:t>
      </w:r>
      <w:r w:rsidRPr="00F94CB9">
        <w:rPr>
          <w:sz w:val="28"/>
          <w:szCs w:val="28"/>
          <w:lang w:val="fr-FR"/>
          <w:rPrChange w:id="17114" w:author="Peng Luqi" w:date="2019-10-13T14:50:00Z">
            <w:rPr>
              <w:lang w:val="fr-FR"/>
            </w:rPr>
          </w:rPrChange>
        </w:rPr>
        <w:t>de</w:t>
      </w:r>
      <w:r w:rsidRPr="00F94CB9">
        <w:rPr>
          <w:spacing w:val="-15"/>
          <w:sz w:val="28"/>
          <w:szCs w:val="28"/>
          <w:lang w:val="fr-FR"/>
          <w:rPrChange w:id="17115" w:author="Peng Luqi" w:date="2019-10-13T14:50:00Z">
            <w:rPr>
              <w:spacing w:val="-15"/>
              <w:lang w:val="fr-FR"/>
            </w:rPr>
          </w:rPrChange>
        </w:rPr>
        <w:t xml:space="preserve"> </w:t>
      </w:r>
      <w:r w:rsidRPr="00F94CB9">
        <w:rPr>
          <w:sz w:val="28"/>
          <w:szCs w:val="28"/>
          <w:lang w:val="fr-FR"/>
          <w:rPrChange w:id="17116" w:author="Peng Luqi" w:date="2019-10-13T14:50:00Z">
            <w:rPr>
              <w:lang w:val="fr-FR"/>
            </w:rPr>
          </w:rPrChange>
        </w:rPr>
        <w:t>XIN</w:t>
      </w:r>
      <w:r w:rsidRPr="00F94CB9">
        <w:rPr>
          <w:spacing w:val="-15"/>
          <w:sz w:val="28"/>
          <w:szCs w:val="28"/>
          <w:lang w:val="fr-FR"/>
          <w:rPrChange w:id="17117" w:author="Peng Luqi" w:date="2019-10-13T14:50:00Z">
            <w:rPr>
              <w:spacing w:val="-15"/>
              <w:lang w:val="fr-FR"/>
            </w:rPr>
          </w:rPrChange>
        </w:rPr>
        <w:t xml:space="preserve"> </w:t>
      </w:r>
      <w:r w:rsidRPr="00F94CB9">
        <w:rPr>
          <w:sz w:val="28"/>
          <w:szCs w:val="28"/>
          <w:lang w:val="fr-FR"/>
          <w:rPrChange w:id="17118" w:author="Peng Luqi" w:date="2019-10-13T14:50:00Z">
            <w:rPr>
              <w:lang w:val="fr-FR"/>
            </w:rPr>
          </w:rPrChange>
        </w:rPr>
        <w:t>ne</w:t>
      </w:r>
      <w:r w:rsidRPr="00F94CB9">
        <w:rPr>
          <w:spacing w:val="-16"/>
          <w:sz w:val="28"/>
          <w:szCs w:val="28"/>
          <w:lang w:val="fr-FR"/>
          <w:rPrChange w:id="17119" w:author="Peng Luqi" w:date="2019-10-13T14:50:00Z">
            <w:rPr>
              <w:spacing w:val="-16"/>
              <w:lang w:val="fr-FR"/>
            </w:rPr>
          </w:rPrChange>
        </w:rPr>
        <w:t xml:space="preserve"> </w:t>
      </w:r>
      <w:r w:rsidRPr="00F94CB9">
        <w:rPr>
          <w:sz w:val="28"/>
          <w:szCs w:val="28"/>
          <w:lang w:val="fr-FR"/>
          <w:rPrChange w:id="17120" w:author="Peng Luqi" w:date="2019-10-13T14:50:00Z">
            <w:rPr>
              <w:lang w:val="fr-FR"/>
            </w:rPr>
          </w:rPrChange>
        </w:rPr>
        <w:t>sera</w:t>
      </w:r>
      <w:r w:rsidRPr="00F94CB9">
        <w:rPr>
          <w:spacing w:val="-15"/>
          <w:sz w:val="28"/>
          <w:szCs w:val="28"/>
          <w:lang w:val="fr-FR"/>
          <w:rPrChange w:id="17121" w:author="Peng Luqi" w:date="2019-10-13T14:50:00Z">
            <w:rPr>
              <w:spacing w:val="-15"/>
              <w:lang w:val="fr-FR"/>
            </w:rPr>
          </w:rPrChange>
        </w:rPr>
        <w:t xml:space="preserve"> </w:t>
      </w:r>
      <w:r w:rsidRPr="00F94CB9">
        <w:rPr>
          <w:sz w:val="28"/>
          <w:szCs w:val="28"/>
          <w:lang w:val="fr-FR"/>
          <w:rPrChange w:id="17122" w:author="Peng Luqi" w:date="2019-10-13T14:50:00Z">
            <w:rPr>
              <w:lang w:val="fr-FR"/>
            </w:rPr>
          </w:rPrChange>
        </w:rPr>
        <w:t>pas</w:t>
      </w:r>
      <w:r w:rsidRPr="00F94CB9">
        <w:rPr>
          <w:spacing w:val="-15"/>
          <w:sz w:val="28"/>
          <w:szCs w:val="28"/>
          <w:lang w:val="fr-FR"/>
          <w:rPrChange w:id="17123" w:author="Peng Luqi" w:date="2019-10-13T14:50:00Z">
            <w:rPr>
              <w:spacing w:val="-15"/>
              <w:lang w:val="fr-FR"/>
            </w:rPr>
          </w:rPrChange>
        </w:rPr>
        <w:t xml:space="preserve"> </w:t>
      </w:r>
      <w:r w:rsidRPr="00F94CB9">
        <w:rPr>
          <w:sz w:val="28"/>
          <w:szCs w:val="28"/>
          <w:lang w:val="fr-FR"/>
          <w:rPrChange w:id="17124" w:author="Peng Luqi" w:date="2019-10-13T14:50:00Z">
            <w:rPr>
              <w:lang w:val="fr-FR"/>
            </w:rPr>
          </w:rPrChange>
        </w:rPr>
        <w:t xml:space="preserve">mauvaise. </w:t>
      </w:r>
    </w:p>
    <w:p w:rsidR="00D52EDA" w:rsidRDefault="00D52EDA" w:rsidP="00CB23F4">
      <w:pPr>
        <w:ind w:left="170" w:right="170"/>
        <w:jc w:val="both"/>
        <w:rPr>
          <w:ins w:id="17125" w:author="Peng Luqi" w:date="2019-10-13T23:43:00Z"/>
          <w:sz w:val="28"/>
          <w:szCs w:val="28"/>
          <w:lang w:val="fr-FR"/>
        </w:rPr>
      </w:pPr>
    </w:p>
    <w:p w:rsidR="002B38DF" w:rsidRPr="00F94CB9" w:rsidRDefault="00716360">
      <w:pPr>
        <w:ind w:left="170" w:right="170"/>
        <w:jc w:val="both"/>
        <w:rPr>
          <w:sz w:val="28"/>
          <w:szCs w:val="28"/>
          <w:lang w:val="fr-FR"/>
          <w:rPrChange w:id="17126" w:author="Peng Luqi" w:date="2019-10-13T14:50:00Z">
            <w:rPr>
              <w:lang w:val="fr-FR"/>
            </w:rPr>
          </w:rPrChange>
        </w:rPr>
        <w:pPrChange w:id="17127" w:author="Peng Luqi" w:date="2019-10-13T14:20:00Z">
          <w:pPr>
            <w:ind w:left="130" w:right="183"/>
            <w:jc w:val="both"/>
          </w:pPr>
        </w:pPrChange>
      </w:pPr>
      <w:r w:rsidRPr="00F94CB9">
        <w:rPr>
          <w:sz w:val="28"/>
          <w:szCs w:val="28"/>
          <w:lang w:val="fr-FR"/>
          <w:rPrChange w:id="17128" w:author="Peng Luqi" w:date="2019-10-13T14:50:00Z">
            <w:rPr>
              <w:lang w:val="fr-FR"/>
            </w:rPr>
          </w:rPrChange>
        </w:rPr>
        <w:t>Le</w:t>
      </w:r>
      <w:r w:rsidRPr="00F94CB9">
        <w:rPr>
          <w:spacing w:val="-14"/>
          <w:sz w:val="28"/>
          <w:szCs w:val="28"/>
          <w:lang w:val="fr-FR"/>
          <w:rPrChange w:id="17129" w:author="Peng Luqi" w:date="2019-10-13T14:50:00Z">
            <w:rPr>
              <w:spacing w:val="-14"/>
              <w:lang w:val="fr-FR"/>
            </w:rPr>
          </w:rPrChange>
        </w:rPr>
        <w:t xml:space="preserve"> </w:t>
      </w:r>
      <w:r w:rsidRPr="00F94CB9">
        <w:rPr>
          <w:sz w:val="28"/>
          <w:szCs w:val="28"/>
          <w:lang w:val="fr-FR"/>
          <w:rPrChange w:id="17130" w:author="Peng Luqi" w:date="2019-10-13T14:50:00Z">
            <w:rPr>
              <w:lang w:val="fr-FR"/>
            </w:rPr>
          </w:rPrChange>
        </w:rPr>
        <w:t>principal</w:t>
      </w:r>
      <w:r w:rsidRPr="00F94CB9">
        <w:rPr>
          <w:spacing w:val="-14"/>
          <w:sz w:val="28"/>
          <w:szCs w:val="28"/>
          <w:lang w:val="fr-FR"/>
          <w:rPrChange w:id="17131" w:author="Peng Luqi" w:date="2019-10-13T14:50:00Z">
            <w:rPr>
              <w:spacing w:val="-14"/>
              <w:lang w:val="fr-FR"/>
            </w:rPr>
          </w:rPrChange>
        </w:rPr>
        <w:t xml:space="preserve"> </w:t>
      </w:r>
      <w:r w:rsidRPr="00F94CB9">
        <w:rPr>
          <w:sz w:val="28"/>
          <w:szCs w:val="28"/>
          <w:lang w:val="fr-FR"/>
          <w:rPrChange w:id="17132" w:author="Peng Luqi" w:date="2019-10-13T14:50:00Z">
            <w:rPr>
              <w:lang w:val="fr-FR"/>
            </w:rPr>
          </w:rPrChange>
        </w:rPr>
        <w:t>malentendu</w:t>
      </w:r>
      <w:r w:rsidRPr="00F94CB9">
        <w:rPr>
          <w:spacing w:val="-14"/>
          <w:sz w:val="28"/>
          <w:szCs w:val="28"/>
          <w:lang w:val="fr-FR"/>
          <w:rPrChange w:id="17133" w:author="Peng Luqi" w:date="2019-10-13T14:50:00Z">
            <w:rPr>
              <w:spacing w:val="-14"/>
              <w:lang w:val="fr-FR"/>
            </w:rPr>
          </w:rPrChange>
        </w:rPr>
        <w:t xml:space="preserve"> </w:t>
      </w:r>
      <w:r w:rsidRPr="00F94CB9">
        <w:rPr>
          <w:sz w:val="28"/>
          <w:szCs w:val="28"/>
          <w:lang w:val="fr-FR"/>
          <w:rPrChange w:id="17134" w:author="Peng Luqi" w:date="2019-10-13T14:50:00Z">
            <w:rPr>
              <w:lang w:val="fr-FR"/>
            </w:rPr>
          </w:rPrChange>
        </w:rPr>
        <w:t>sur</w:t>
      </w:r>
      <w:r w:rsidRPr="00F94CB9">
        <w:rPr>
          <w:spacing w:val="-14"/>
          <w:sz w:val="28"/>
          <w:szCs w:val="28"/>
          <w:lang w:val="fr-FR"/>
          <w:rPrChange w:id="17135" w:author="Peng Luqi" w:date="2019-10-13T14:50:00Z">
            <w:rPr>
              <w:spacing w:val="-14"/>
              <w:lang w:val="fr-FR"/>
            </w:rPr>
          </w:rPrChange>
        </w:rPr>
        <w:t xml:space="preserve"> </w:t>
      </w:r>
      <w:r w:rsidRPr="00F94CB9">
        <w:rPr>
          <w:i/>
          <w:sz w:val="28"/>
          <w:szCs w:val="28"/>
          <w:lang w:val="fr-FR"/>
          <w:rPrChange w:id="17136" w:author="Peng Luqi" w:date="2019-10-13T14:50:00Z">
            <w:rPr>
              <w:i/>
              <w:lang w:val="fr-FR"/>
            </w:rPr>
          </w:rPrChange>
        </w:rPr>
        <w:t>Mixin</w:t>
      </w:r>
      <w:r w:rsidRPr="00F94CB9">
        <w:rPr>
          <w:i/>
          <w:spacing w:val="-14"/>
          <w:sz w:val="28"/>
          <w:szCs w:val="28"/>
          <w:lang w:val="fr-FR"/>
          <w:rPrChange w:id="17137" w:author="Peng Luqi" w:date="2019-10-13T14:50:00Z">
            <w:rPr>
              <w:i/>
              <w:spacing w:val="-14"/>
              <w:lang w:val="fr-FR"/>
            </w:rPr>
          </w:rPrChange>
        </w:rPr>
        <w:t xml:space="preserve"> </w:t>
      </w:r>
      <w:r w:rsidRPr="00F94CB9">
        <w:rPr>
          <w:sz w:val="28"/>
          <w:szCs w:val="28"/>
          <w:lang w:val="fr-FR"/>
          <w:rPrChange w:id="17138" w:author="Peng Luqi" w:date="2019-10-13T14:50:00Z">
            <w:rPr>
              <w:lang w:val="fr-FR"/>
            </w:rPr>
          </w:rPrChange>
        </w:rPr>
        <w:t>est</w:t>
      </w:r>
      <w:r w:rsidRPr="00F94CB9">
        <w:rPr>
          <w:spacing w:val="-13"/>
          <w:sz w:val="28"/>
          <w:szCs w:val="28"/>
          <w:lang w:val="fr-FR"/>
          <w:rPrChange w:id="17139" w:author="Peng Luqi" w:date="2019-10-13T14:50:00Z">
            <w:rPr>
              <w:spacing w:val="-13"/>
              <w:lang w:val="fr-FR"/>
            </w:rPr>
          </w:rPrChange>
        </w:rPr>
        <w:t xml:space="preserve"> </w:t>
      </w:r>
      <w:r w:rsidRPr="00F94CB9">
        <w:rPr>
          <w:sz w:val="28"/>
          <w:szCs w:val="28"/>
          <w:lang w:val="fr-FR"/>
          <w:rPrChange w:id="17140" w:author="Peng Luqi" w:date="2019-10-13T14:50:00Z">
            <w:rPr>
              <w:lang w:val="fr-FR"/>
            </w:rPr>
          </w:rPrChange>
        </w:rPr>
        <w:t>que</w:t>
      </w:r>
      <w:r w:rsidRPr="00F94CB9">
        <w:rPr>
          <w:spacing w:val="-14"/>
          <w:sz w:val="28"/>
          <w:szCs w:val="28"/>
          <w:lang w:val="fr-FR"/>
          <w:rPrChange w:id="17141" w:author="Peng Luqi" w:date="2019-10-13T14:50:00Z">
            <w:rPr>
              <w:spacing w:val="-14"/>
              <w:lang w:val="fr-FR"/>
            </w:rPr>
          </w:rPrChange>
        </w:rPr>
        <w:t xml:space="preserve"> </w:t>
      </w:r>
      <w:r w:rsidRPr="00F94CB9">
        <w:rPr>
          <w:sz w:val="28"/>
          <w:szCs w:val="28"/>
          <w:lang w:val="fr-FR"/>
          <w:rPrChange w:id="17142" w:author="Peng Luqi" w:date="2019-10-13T14:50:00Z">
            <w:rPr>
              <w:lang w:val="fr-FR"/>
            </w:rPr>
          </w:rPrChange>
        </w:rPr>
        <w:t>les</w:t>
      </w:r>
      <w:r w:rsidRPr="00F94CB9">
        <w:rPr>
          <w:spacing w:val="-13"/>
          <w:sz w:val="28"/>
          <w:szCs w:val="28"/>
          <w:lang w:val="fr-FR"/>
          <w:rPrChange w:id="17143" w:author="Peng Luqi" w:date="2019-10-13T14:50:00Z">
            <w:rPr>
              <w:spacing w:val="-13"/>
              <w:lang w:val="fr-FR"/>
            </w:rPr>
          </w:rPrChange>
        </w:rPr>
        <w:t xml:space="preserve"> </w:t>
      </w:r>
      <w:r w:rsidRPr="00F94CB9">
        <w:rPr>
          <w:sz w:val="28"/>
          <w:szCs w:val="28"/>
          <w:lang w:val="fr-FR"/>
          <w:rPrChange w:id="17144" w:author="Peng Luqi" w:date="2019-10-13T14:50:00Z">
            <w:rPr>
              <w:lang w:val="fr-FR"/>
            </w:rPr>
          </w:rPrChange>
        </w:rPr>
        <w:t>gens</w:t>
      </w:r>
      <w:r w:rsidRPr="00F94CB9">
        <w:rPr>
          <w:spacing w:val="-13"/>
          <w:sz w:val="28"/>
          <w:szCs w:val="28"/>
          <w:lang w:val="fr-FR"/>
          <w:rPrChange w:id="17145" w:author="Peng Luqi" w:date="2019-10-13T14:50:00Z">
            <w:rPr>
              <w:spacing w:val="-13"/>
              <w:lang w:val="fr-FR"/>
            </w:rPr>
          </w:rPrChange>
        </w:rPr>
        <w:t xml:space="preserve"> </w:t>
      </w:r>
      <w:r w:rsidRPr="00F94CB9">
        <w:rPr>
          <w:sz w:val="28"/>
          <w:szCs w:val="28"/>
          <w:lang w:val="fr-FR"/>
          <w:rPrChange w:id="17146" w:author="Peng Luqi" w:date="2019-10-13T14:50:00Z">
            <w:rPr>
              <w:lang w:val="fr-FR"/>
            </w:rPr>
          </w:rPrChange>
        </w:rPr>
        <w:t>pensent</w:t>
      </w:r>
      <w:r w:rsidRPr="00F94CB9">
        <w:rPr>
          <w:spacing w:val="-13"/>
          <w:sz w:val="28"/>
          <w:szCs w:val="28"/>
          <w:lang w:val="fr-FR"/>
          <w:rPrChange w:id="17147" w:author="Peng Luqi" w:date="2019-10-13T14:50:00Z">
            <w:rPr>
              <w:spacing w:val="-13"/>
              <w:lang w:val="fr-FR"/>
            </w:rPr>
          </w:rPrChange>
        </w:rPr>
        <w:t xml:space="preserve"> </w:t>
      </w:r>
      <w:r w:rsidRPr="00F94CB9">
        <w:rPr>
          <w:sz w:val="28"/>
          <w:szCs w:val="28"/>
          <w:lang w:val="fr-FR"/>
          <w:rPrChange w:id="17148" w:author="Peng Luqi" w:date="2019-10-13T14:50:00Z">
            <w:rPr>
              <w:lang w:val="fr-FR"/>
            </w:rPr>
          </w:rPrChange>
        </w:rPr>
        <w:t>que</w:t>
      </w:r>
      <w:r w:rsidRPr="00F94CB9">
        <w:rPr>
          <w:spacing w:val="-14"/>
          <w:sz w:val="28"/>
          <w:szCs w:val="28"/>
          <w:lang w:val="fr-FR"/>
          <w:rPrChange w:id="17149" w:author="Peng Luqi" w:date="2019-10-13T14:50:00Z">
            <w:rPr>
              <w:spacing w:val="-14"/>
              <w:lang w:val="fr-FR"/>
            </w:rPr>
          </w:rPrChange>
        </w:rPr>
        <w:t xml:space="preserve"> </w:t>
      </w:r>
      <w:r w:rsidRPr="00F94CB9">
        <w:rPr>
          <w:i/>
          <w:sz w:val="28"/>
          <w:szCs w:val="28"/>
          <w:lang w:val="fr-FR"/>
          <w:rPrChange w:id="17150" w:author="Peng Luqi" w:date="2019-10-13T14:50:00Z">
            <w:rPr>
              <w:i/>
              <w:lang w:val="fr-FR"/>
            </w:rPr>
          </w:rPrChange>
        </w:rPr>
        <w:t>Mixin</w:t>
      </w:r>
      <w:r w:rsidRPr="00F94CB9">
        <w:rPr>
          <w:i/>
          <w:spacing w:val="-14"/>
          <w:sz w:val="28"/>
          <w:szCs w:val="28"/>
          <w:lang w:val="fr-FR"/>
          <w:rPrChange w:id="17151" w:author="Peng Luqi" w:date="2019-10-13T14:50:00Z">
            <w:rPr>
              <w:i/>
              <w:spacing w:val="-14"/>
              <w:lang w:val="fr-FR"/>
            </w:rPr>
          </w:rPrChange>
        </w:rPr>
        <w:t xml:space="preserve"> </w:t>
      </w:r>
      <w:r w:rsidRPr="00F94CB9">
        <w:rPr>
          <w:sz w:val="28"/>
          <w:szCs w:val="28"/>
          <w:lang w:val="fr-FR"/>
          <w:rPrChange w:id="17152" w:author="Peng Luqi" w:date="2019-10-13T14:50:00Z">
            <w:rPr>
              <w:lang w:val="fr-FR"/>
            </w:rPr>
          </w:rPrChange>
        </w:rPr>
        <w:t>est</w:t>
      </w:r>
      <w:r w:rsidRPr="00F94CB9">
        <w:rPr>
          <w:spacing w:val="-13"/>
          <w:sz w:val="28"/>
          <w:szCs w:val="28"/>
          <w:lang w:val="fr-FR"/>
          <w:rPrChange w:id="17153" w:author="Peng Luqi" w:date="2019-10-13T14:50:00Z">
            <w:rPr>
              <w:spacing w:val="-13"/>
              <w:lang w:val="fr-FR"/>
            </w:rPr>
          </w:rPrChange>
        </w:rPr>
        <w:t xml:space="preserve"> </w:t>
      </w:r>
      <w:r w:rsidRPr="00F94CB9">
        <w:rPr>
          <w:sz w:val="28"/>
          <w:szCs w:val="28"/>
          <w:lang w:val="fr-FR"/>
          <w:rPrChange w:id="17154" w:author="Peng Luqi" w:date="2019-10-13T14:50:00Z">
            <w:rPr>
              <w:lang w:val="fr-FR"/>
            </w:rPr>
          </w:rPrChange>
        </w:rPr>
        <w:t>un</w:t>
      </w:r>
      <w:r w:rsidRPr="00F94CB9">
        <w:rPr>
          <w:spacing w:val="-14"/>
          <w:sz w:val="28"/>
          <w:szCs w:val="28"/>
          <w:lang w:val="fr-FR"/>
          <w:rPrChange w:id="17155" w:author="Peng Luqi" w:date="2019-10-13T14:50:00Z">
            <w:rPr>
              <w:spacing w:val="-14"/>
              <w:lang w:val="fr-FR"/>
            </w:rPr>
          </w:rPrChange>
        </w:rPr>
        <w:t xml:space="preserve"> </w:t>
      </w:r>
      <w:r w:rsidRPr="00F94CB9">
        <w:rPr>
          <w:sz w:val="28"/>
          <w:szCs w:val="28"/>
          <w:lang w:val="fr-FR"/>
          <w:rPrChange w:id="17156" w:author="Peng Luqi" w:date="2019-10-13T14:50:00Z">
            <w:rPr>
              <w:lang w:val="fr-FR"/>
            </w:rPr>
          </w:rPrChange>
        </w:rPr>
        <w:t>réseau</w:t>
      </w:r>
      <w:r w:rsidRPr="00F94CB9">
        <w:rPr>
          <w:spacing w:val="-14"/>
          <w:sz w:val="28"/>
          <w:szCs w:val="28"/>
          <w:lang w:val="fr-FR"/>
          <w:rPrChange w:id="17157" w:author="Peng Luqi" w:date="2019-10-13T14:50:00Z">
            <w:rPr>
              <w:spacing w:val="-14"/>
              <w:lang w:val="fr-FR"/>
            </w:rPr>
          </w:rPrChange>
        </w:rPr>
        <w:t xml:space="preserve"> </w:t>
      </w:r>
      <w:r w:rsidRPr="00F94CB9">
        <w:rPr>
          <w:sz w:val="28"/>
          <w:szCs w:val="28"/>
          <w:lang w:val="fr-FR"/>
          <w:rPrChange w:id="17158" w:author="Peng Luqi" w:date="2019-10-13T14:50:00Z">
            <w:rPr>
              <w:lang w:val="fr-FR"/>
            </w:rPr>
          </w:rPrChange>
        </w:rPr>
        <w:t>social.</w:t>
      </w:r>
      <w:r w:rsidRPr="00F94CB9">
        <w:rPr>
          <w:spacing w:val="-14"/>
          <w:sz w:val="28"/>
          <w:szCs w:val="28"/>
          <w:lang w:val="fr-FR"/>
          <w:rPrChange w:id="17159" w:author="Peng Luqi" w:date="2019-10-13T14:50:00Z">
            <w:rPr>
              <w:spacing w:val="-14"/>
              <w:lang w:val="fr-FR"/>
            </w:rPr>
          </w:rPrChange>
        </w:rPr>
        <w:t xml:space="preserve"> </w:t>
      </w:r>
      <w:r w:rsidRPr="00F94CB9">
        <w:rPr>
          <w:sz w:val="28"/>
          <w:szCs w:val="28"/>
          <w:lang w:val="fr-FR"/>
          <w:rPrChange w:id="17160" w:author="Peng Luqi" w:date="2019-10-13T14:50:00Z">
            <w:rPr>
              <w:lang w:val="fr-FR"/>
            </w:rPr>
          </w:rPrChange>
        </w:rPr>
        <w:t>En</w:t>
      </w:r>
      <w:r w:rsidRPr="00F94CB9">
        <w:rPr>
          <w:spacing w:val="-14"/>
          <w:sz w:val="28"/>
          <w:szCs w:val="28"/>
          <w:lang w:val="fr-FR"/>
          <w:rPrChange w:id="17161" w:author="Peng Luqi" w:date="2019-10-13T14:50:00Z">
            <w:rPr>
              <w:spacing w:val="-14"/>
              <w:lang w:val="fr-FR"/>
            </w:rPr>
          </w:rPrChange>
        </w:rPr>
        <w:t xml:space="preserve"> </w:t>
      </w:r>
      <w:r w:rsidRPr="00F94CB9">
        <w:rPr>
          <w:sz w:val="28"/>
          <w:szCs w:val="28"/>
          <w:lang w:val="fr-FR"/>
          <w:rPrChange w:id="17162" w:author="Peng Luqi" w:date="2019-10-13T14:50:00Z">
            <w:rPr>
              <w:lang w:val="fr-FR"/>
            </w:rPr>
          </w:rPrChange>
        </w:rPr>
        <w:t>fait,</w:t>
      </w:r>
      <w:r w:rsidRPr="00F94CB9">
        <w:rPr>
          <w:spacing w:val="-14"/>
          <w:sz w:val="28"/>
          <w:szCs w:val="28"/>
          <w:lang w:val="fr-FR"/>
          <w:rPrChange w:id="17163" w:author="Peng Luqi" w:date="2019-10-13T14:50:00Z">
            <w:rPr>
              <w:spacing w:val="-14"/>
              <w:lang w:val="fr-FR"/>
            </w:rPr>
          </w:rPrChange>
        </w:rPr>
        <w:t xml:space="preserve"> </w:t>
      </w:r>
      <w:r w:rsidRPr="00F94CB9">
        <w:rPr>
          <w:i/>
          <w:sz w:val="28"/>
          <w:szCs w:val="28"/>
          <w:lang w:val="fr-FR"/>
          <w:rPrChange w:id="17164" w:author="Peng Luqi" w:date="2019-10-13T14:50:00Z">
            <w:rPr>
              <w:i/>
              <w:lang w:val="fr-FR"/>
            </w:rPr>
          </w:rPrChange>
        </w:rPr>
        <w:t xml:space="preserve">Mixin Messenger </w:t>
      </w:r>
      <w:r w:rsidRPr="00F94CB9">
        <w:rPr>
          <w:sz w:val="28"/>
          <w:szCs w:val="28"/>
          <w:lang w:val="fr-FR"/>
          <w:rPrChange w:id="17165" w:author="Peng Luqi" w:date="2019-10-13T14:50:00Z">
            <w:rPr>
              <w:lang w:val="fr-FR"/>
            </w:rPr>
          </w:rPrChange>
        </w:rPr>
        <w:t xml:space="preserve">est un logiciel de chat ou logiciel social, </w:t>
      </w:r>
      <w:r w:rsidRPr="00F94CB9">
        <w:rPr>
          <w:i/>
          <w:sz w:val="28"/>
          <w:szCs w:val="28"/>
          <w:lang w:val="fr-FR"/>
          <w:rPrChange w:id="17166" w:author="Peng Luqi" w:date="2019-10-13T14:50:00Z">
            <w:rPr>
              <w:i/>
              <w:lang w:val="fr-FR"/>
            </w:rPr>
          </w:rPrChange>
        </w:rPr>
        <w:t xml:space="preserve">Mixin Network </w:t>
      </w:r>
      <w:r w:rsidRPr="00F94CB9">
        <w:rPr>
          <w:sz w:val="28"/>
          <w:szCs w:val="28"/>
          <w:lang w:val="fr-FR"/>
          <w:rPrChange w:id="17167" w:author="Peng Luqi" w:date="2019-10-13T14:50:00Z">
            <w:rPr>
              <w:lang w:val="fr-FR"/>
            </w:rPr>
          </w:rPrChange>
        </w:rPr>
        <w:t xml:space="preserve">est une chaîne publique, </w:t>
      </w:r>
      <w:r w:rsidRPr="00F94CB9">
        <w:rPr>
          <w:i/>
          <w:sz w:val="28"/>
          <w:szCs w:val="28"/>
          <w:lang w:val="fr-FR"/>
          <w:rPrChange w:id="17168" w:author="Peng Luqi" w:date="2019-10-13T14:50:00Z">
            <w:rPr>
              <w:i/>
              <w:lang w:val="fr-FR"/>
            </w:rPr>
          </w:rPrChange>
        </w:rPr>
        <w:t xml:space="preserve">Mixin Messenger </w:t>
      </w:r>
      <w:r w:rsidRPr="00F94CB9">
        <w:rPr>
          <w:sz w:val="28"/>
          <w:szCs w:val="28"/>
          <w:lang w:val="fr-FR"/>
          <w:rPrChange w:id="17169" w:author="Peng Luqi" w:date="2019-10-13T14:50:00Z">
            <w:rPr>
              <w:lang w:val="fr-FR"/>
            </w:rPr>
          </w:rPrChange>
        </w:rPr>
        <w:t xml:space="preserve">est le premier </w:t>
      </w:r>
      <w:r w:rsidRPr="00F94CB9">
        <w:rPr>
          <w:i/>
          <w:sz w:val="28"/>
          <w:szCs w:val="28"/>
          <w:lang w:val="fr-FR"/>
          <w:rPrChange w:id="17170" w:author="Peng Luqi" w:date="2019-10-13T14:50:00Z">
            <w:rPr>
              <w:i/>
              <w:lang w:val="fr-FR"/>
            </w:rPr>
          </w:rPrChange>
        </w:rPr>
        <w:t xml:space="preserve">Dapp </w:t>
      </w:r>
      <w:r w:rsidRPr="00F94CB9">
        <w:rPr>
          <w:sz w:val="28"/>
          <w:szCs w:val="28"/>
          <w:lang w:val="fr-FR"/>
          <w:rPrChange w:id="17171" w:author="Peng Luqi" w:date="2019-10-13T14:50:00Z">
            <w:rPr>
              <w:lang w:val="fr-FR"/>
            </w:rPr>
          </w:rPrChange>
        </w:rPr>
        <w:t xml:space="preserve">de </w:t>
      </w:r>
      <w:r w:rsidRPr="00F94CB9">
        <w:rPr>
          <w:i/>
          <w:sz w:val="28"/>
          <w:szCs w:val="28"/>
          <w:lang w:val="fr-FR"/>
          <w:rPrChange w:id="17172" w:author="Peng Luqi" w:date="2019-10-13T14:50:00Z">
            <w:rPr>
              <w:i/>
              <w:lang w:val="fr-FR"/>
            </w:rPr>
          </w:rPrChange>
        </w:rPr>
        <w:t>Mixin Network</w:t>
      </w:r>
      <w:r w:rsidRPr="00F94CB9">
        <w:rPr>
          <w:sz w:val="28"/>
          <w:szCs w:val="28"/>
          <w:lang w:val="fr-FR"/>
          <w:rPrChange w:id="17173" w:author="Peng Luqi" w:date="2019-10-13T14:50:00Z">
            <w:rPr>
              <w:lang w:val="fr-FR"/>
            </w:rPr>
          </w:rPrChange>
        </w:rPr>
        <w:t>. La grande majorité des chaînes publiques présentes sur le marché (y compris même l</w:t>
      </w:r>
      <w:del w:id="17174" w:author="Peng Luqi" w:date="2019-10-13T14:43:00Z">
        <w:r w:rsidRPr="00F94CB9" w:rsidDel="00EF666F">
          <w:rPr>
            <w:sz w:val="28"/>
            <w:szCs w:val="28"/>
            <w:lang w:val="fr-FR"/>
            <w:rPrChange w:id="17175" w:author="Peng Luqi" w:date="2019-10-13T14:50:00Z">
              <w:rPr>
                <w:lang w:val="fr-FR"/>
              </w:rPr>
            </w:rPrChange>
          </w:rPr>
          <w:delText>’</w:delText>
        </w:r>
      </w:del>
      <w:ins w:id="17176" w:author="Peng Luqi" w:date="2019-10-13T14:43:00Z">
        <w:r w:rsidR="00EF666F" w:rsidRPr="00F94CB9">
          <w:rPr>
            <w:sz w:val="28"/>
            <w:szCs w:val="28"/>
            <w:lang w:val="fr-FR"/>
            <w:rPrChange w:id="17177" w:author="Peng Luqi" w:date="2019-10-13T14:50:00Z">
              <w:rPr>
                <w:lang w:val="fr-FR"/>
              </w:rPr>
            </w:rPrChange>
          </w:rPr>
          <w:t>’</w:t>
        </w:r>
      </w:ins>
      <w:r w:rsidRPr="00F94CB9">
        <w:rPr>
          <w:sz w:val="28"/>
          <w:szCs w:val="28"/>
          <w:lang w:val="fr-FR"/>
          <w:rPrChange w:id="17178" w:author="Peng Luqi" w:date="2019-10-13T14:50:00Z">
            <w:rPr>
              <w:lang w:val="fr-FR"/>
            </w:rPr>
          </w:rPrChange>
        </w:rPr>
        <w:t>EOS de juillet 2019) n</w:t>
      </w:r>
      <w:del w:id="17179" w:author="Peng Luqi" w:date="2019-10-13T14:43:00Z">
        <w:r w:rsidRPr="00F94CB9" w:rsidDel="00EF666F">
          <w:rPr>
            <w:sz w:val="28"/>
            <w:szCs w:val="28"/>
            <w:lang w:val="fr-FR"/>
            <w:rPrChange w:id="17180" w:author="Peng Luqi" w:date="2019-10-13T14:50:00Z">
              <w:rPr>
                <w:lang w:val="fr-FR"/>
              </w:rPr>
            </w:rPrChange>
          </w:rPr>
          <w:delText>’</w:delText>
        </w:r>
      </w:del>
      <w:ins w:id="17181" w:author="Peng Luqi" w:date="2019-10-13T14:43:00Z">
        <w:r w:rsidR="00EF666F" w:rsidRPr="00F94CB9">
          <w:rPr>
            <w:sz w:val="28"/>
            <w:szCs w:val="28"/>
            <w:lang w:val="fr-FR"/>
            <w:rPrChange w:id="17182" w:author="Peng Luqi" w:date="2019-10-13T14:50:00Z">
              <w:rPr>
                <w:lang w:val="fr-FR"/>
              </w:rPr>
            </w:rPrChange>
          </w:rPr>
          <w:t>’</w:t>
        </w:r>
      </w:ins>
      <w:r w:rsidRPr="00F94CB9">
        <w:rPr>
          <w:sz w:val="28"/>
          <w:szCs w:val="28"/>
          <w:lang w:val="fr-FR"/>
          <w:rPrChange w:id="17183" w:author="Peng Luqi" w:date="2019-10-13T14:50:00Z">
            <w:rPr>
              <w:lang w:val="fr-FR"/>
            </w:rPr>
          </w:rPrChange>
        </w:rPr>
        <w:t>ont pas de Dapp décente. Le plus populaire Dapp est juste un jeu de</w:t>
      </w:r>
      <w:r w:rsidRPr="00F94CB9">
        <w:rPr>
          <w:spacing w:val="-7"/>
          <w:sz w:val="28"/>
          <w:szCs w:val="28"/>
          <w:lang w:val="fr-FR"/>
          <w:rPrChange w:id="17184" w:author="Peng Luqi" w:date="2019-10-13T14:50:00Z">
            <w:rPr>
              <w:spacing w:val="-7"/>
              <w:lang w:val="fr-FR"/>
            </w:rPr>
          </w:rPrChange>
        </w:rPr>
        <w:t xml:space="preserve"> </w:t>
      </w:r>
      <w:r w:rsidRPr="00F94CB9">
        <w:rPr>
          <w:sz w:val="28"/>
          <w:szCs w:val="28"/>
          <w:lang w:val="fr-FR"/>
          <w:rPrChange w:id="17185" w:author="Peng Luqi" w:date="2019-10-13T14:50:00Z">
            <w:rPr>
              <w:lang w:val="fr-FR"/>
            </w:rPr>
          </w:rPrChange>
        </w:rPr>
        <w:t>dé.</w:t>
      </w:r>
    </w:p>
    <w:p w:rsidR="002B38DF" w:rsidRPr="00F94CB9" w:rsidRDefault="002B38DF">
      <w:pPr>
        <w:pStyle w:val="a3"/>
        <w:ind w:left="170" w:right="170"/>
        <w:jc w:val="both"/>
        <w:rPr>
          <w:lang w:val="fr-FR"/>
          <w:rPrChange w:id="17186" w:author="Peng Luqi" w:date="2019-10-13T14:50:00Z">
            <w:rPr>
              <w:sz w:val="22"/>
              <w:lang w:val="fr-FR"/>
            </w:rPr>
          </w:rPrChange>
        </w:rPr>
        <w:pPrChange w:id="17187" w:author="Peng Luqi" w:date="2019-10-13T14:20:00Z">
          <w:pPr>
            <w:pStyle w:val="a3"/>
            <w:spacing w:before="2"/>
          </w:pPr>
        </w:pPrChange>
      </w:pPr>
    </w:p>
    <w:p w:rsidR="002B38DF" w:rsidRPr="00F94CB9" w:rsidRDefault="00716360">
      <w:pPr>
        <w:ind w:left="170" w:right="170"/>
        <w:jc w:val="both"/>
        <w:rPr>
          <w:sz w:val="28"/>
          <w:szCs w:val="28"/>
          <w:lang w:val="fr-FR"/>
          <w:rPrChange w:id="17188" w:author="Peng Luqi" w:date="2019-10-13T14:50:00Z">
            <w:rPr>
              <w:lang w:val="fr-FR"/>
            </w:rPr>
          </w:rPrChange>
        </w:rPr>
        <w:pPrChange w:id="17189" w:author="Peng Luqi" w:date="2019-10-13T14:20:00Z">
          <w:pPr>
            <w:ind w:left="130"/>
            <w:jc w:val="both"/>
          </w:pPr>
        </w:pPrChange>
      </w:pPr>
      <w:r w:rsidRPr="00F94CB9">
        <w:rPr>
          <w:sz w:val="28"/>
          <w:szCs w:val="28"/>
          <w:lang w:val="fr-FR"/>
          <w:rPrChange w:id="17190" w:author="Peng Luqi" w:date="2019-10-13T14:50:00Z">
            <w:rPr>
              <w:lang w:val="fr-FR"/>
            </w:rPr>
          </w:rPrChange>
        </w:rPr>
        <w:t xml:space="preserve">Le </w:t>
      </w:r>
      <w:r w:rsidRPr="00F94CB9">
        <w:rPr>
          <w:i/>
          <w:sz w:val="28"/>
          <w:szCs w:val="28"/>
          <w:lang w:val="fr-FR"/>
          <w:rPrChange w:id="17191" w:author="Peng Luqi" w:date="2019-10-13T14:50:00Z">
            <w:rPr>
              <w:i/>
              <w:lang w:val="fr-FR"/>
            </w:rPr>
          </w:rPrChange>
        </w:rPr>
        <w:t xml:space="preserve">Mixin Network </w:t>
      </w:r>
      <w:r w:rsidRPr="00F94CB9">
        <w:rPr>
          <w:sz w:val="28"/>
          <w:szCs w:val="28"/>
          <w:lang w:val="fr-FR"/>
          <w:rPrChange w:id="17192" w:author="Peng Luqi" w:date="2019-10-13T14:50:00Z">
            <w:rPr>
              <w:lang w:val="fr-FR"/>
            </w:rPr>
          </w:rPrChange>
        </w:rPr>
        <w:t>a emprunté un chemin différent sur la voie technique.</w:t>
      </w:r>
    </w:p>
    <w:p w:rsidR="002B38DF" w:rsidRPr="00F94CB9" w:rsidRDefault="002B38DF">
      <w:pPr>
        <w:pStyle w:val="a3"/>
        <w:ind w:left="170" w:right="170"/>
        <w:jc w:val="both"/>
        <w:rPr>
          <w:lang w:val="fr-FR"/>
          <w:rPrChange w:id="17193" w:author="Peng Luqi" w:date="2019-10-13T14:50:00Z">
            <w:rPr>
              <w:sz w:val="21"/>
              <w:lang w:val="fr-FR"/>
            </w:rPr>
          </w:rPrChange>
        </w:rPr>
        <w:pPrChange w:id="17194" w:author="Peng Luqi" w:date="2019-10-13T14:20:00Z">
          <w:pPr>
            <w:pStyle w:val="a3"/>
            <w:spacing w:before="9"/>
          </w:pPr>
        </w:pPrChange>
      </w:pPr>
    </w:p>
    <w:p w:rsidR="002B38DF" w:rsidRDefault="00716360" w:rsidP="00CB23F4">
      <w:pPr>
        <w:ind w:left="170" w:right="170"/>
        <w:jc w:val="both"/>
        <w:rPr>
          <w:ins w:id="17195" w:author="Peng Luqi" w:date="2019-10-13T23:43:00Z"/>
          <w:sz w:val="28"/>
          <w:szCs w:val="28"/>
          <w:lang w:val="fr-FR"/>
        </w:rPr>
      </w:pPr>
      <w:r w:rsidRPr="00F94CB9">
        <w:rPr>
          <w:sz w:val="28"/>
          <w:szCs w:val="28"/>
          <w:lang w:val="fr-FR"/>
          <w:rPrChange w:id="17196" w:author="Peng Luqi" w:date="2019-10-13T14:50:00Z">
            <w:rPr>
              <w:lang w:val="fr-FR"/>
            </w:rPr>
          </w:rPrChange>
        </w:rPr>
        <w:t>D</w:t>
      </w:r>
      <w:del w:id="17197" w:author="Peng Luqi" w:date="2019-10-13T14:43:00Z">
        <w:r w:rsidRPr="00F94CB9" w:rsidDel="00EF666F">
          <w:rPr>
            <w:sz w:val="28"/>
            <w:szCs w:val="28"/>
            <w:lang w:val="fr-FR"/>
            <w:rPrChange w:id="17198" w:author="Peng Luqi" w:date="2019-10-13T14:50:00Z">
              <w:rPr>
                <w:lang w:val="fr-FR"/>
              </w:rPr>
            </w:rPrChange>
          </w:rPr>
          <w:delText>’</w:delText>
        </w:r>
      </w:del>
      <w:ins w:id="17199" w:author="Peng Luqi" w:date="2019-10-13T14:43:00Z">
        <w:r w:rsidR="00EF666F" w:rsidRPr="00F94CB9">
          <w:rPr>
            <w:sz w:val="28"/>
            <w:szCs w:val="28"/>
            <w:lang w:val="fr-FR"/>
            <w:rPrChange w:id="17200" w:author="Peng Luqi" w:date="2019-10-13T14:50:00Z">
              <w:rPr>
                <w:lang w:val="fr-FR"/>
              </w:rPr>
            </w:rPrChange>
          </w:rPr>
          <w:t>’</w:t>
        </w:r>
      </w:ins>
      <w:r w:rsidRPr="00F94CB9">
        <w:rPr>
          <w:sz w:val="28"/>
          <w:szCs w:val="28"/>
          <w:lang w:val="fr-FR"/>
          <w:rPrChange w:id="17201" w:author="Peng Luqi" w:date="2019-10-13T14:50:00Z">
            <w:rPr>
              <w:lang w:val="fr-FR"/>
            </w:rPr>
          </w:rPrChange>
        </w:rPr>
        <w:t>autres chaînes publiques font du « Bottom Up » : développer d</w:t>
      </w:r>
      <w:del w:id="17202" w:author="Peng Luqi" w:date="2019-10-13T14:43:00Z">
        <w:r w:rsidRPr="00F94CB9" w:rsidDel="00EF666F">
          <w:rPr>
            <w:sz w:val="28"/>
            <w:szCs w:val="28"/>
            <w:lang w:val="fr-FR"/>
            <w:rPrChange w:id="17203" w:author="Peng Luqi" w:date="2019-10-13T14:50:00Z">
              <w:rPr>
                <w:lang w:val="fr-FR"/>
              </w:rPr>
            </w:rPrChange>
          </w:rPr>
          <w:delText>’</w:delText>
        </w:r>
      </w:del>
      <w:ins w:id="17204" w:author="Peng Luqi" w:date="2019-10-13T14:43:00Z">
        <w:r w:rsidR="00EF666F" w:rsidRPr="00F94CB9">
          <w:rPr>
            <w:sz w:val="28"/>
            <w:szCs w:val="28"/>
            <w:lang w:val="fr-FR"/>
            <w:rPrChange w:id="17205" w:author="Peng Luqi" w:date="2019-10-13T14:50:00Z">
              <w:rPr>
                <w:lang w:val="fr-FR"/>
              </w:rPr>
            </w:rPrChange>
          </w:rPr>
          <w:t>’</w:t>
        </w:r>
      </w:ins>
      <w:r w:rsidRPr="00F94CB9">
        <w:rPr>
          <w:sz w:val="28"/>
          <w:szCs w:val="28"/>
          <w:lang w:val="fr-FR"/>
          <w:rPrChange w:id="17206" w:author="Peng Luqi" w:date="2019-10-13T14:50:00Z">
            <w:rPr>
              <w:lang w:val="fr-FR"/>
            </w:rPr>
          </w:rPrChange>
        </w:rPr>
        <w:t xml:space="preserve">abord la chaîne publique, puis exploiter le </w:t>
      </w:r>
      <w:r w:rsidRPr="00F94CB9">
        <w:rPr>
          <w:i/>
          <w:sz w:val="28"/>
          <w:szCs w:val="28"/>
          <w:lang w:val="fr-FR"/>
          <w:rPrChange w:id="17207" w:author="Peng Luqi" w:date="2019-10-13T14:50:00Z">
            <w:rPr>
              <w:i/>
              <w:lang w:val="fr-FR"/>
            </w:rPr>
          </w:rPrChange>
        </w:rPr>
        <w:t xml:space="preserve">Dapp </w:t>
      </w:r>
      <w:r w:rsidRPr="00F94CB9">
        <w:rPr>
          <w:sz w:val="28"/>
          <w:szCs w:val="28"/>
          <w:lang w:val="fr-FR"/>
          <w:rPrChange w:id="17208" w:author="Peng Luqi" w:date="2019-10-13T14:50:00Z">
            <w:rPr>
              <w:lang w:val="fr-FR"/>
            </w:rPr>
          </w:rPrChange>
        </w:rPr>
        <w:t>sur la chaîne, c</w:t>
      </w:r>
      <w:del w:id="17209" w:author="Peng Luqi" w:date="2019-10-13T14:43:00Z">
        <w:r w:rsidRPr="00F94CB9" w:rsidDel="00EF666F">
          <w:rPr>
            <w:sz w:val="28"/>
            <w:szCs w:val="28"/>
            <w:lang w:val="fr-FR"/>
            <w:rPrChange w:id="17210" w:author="Peng Luqi" w:date="2019-10-13T14:50:00Z">
              <w:rPr>
                <w:lang w:val="fr-FR"/>
              </w:rPr>
            </w:rPrChange>
          </w:rPr>
          <w:delText>’</w:delText>
        </w:r>
      </w:del>
      <w:ins w:id="17211" w:author="Peng Luqi" w:date="2019-10-13T14:43:00Z">
        <w:r w:rsidR="00EF666F" w:rsidRPr="00F94CB9">
          <w:rPr>
            <w:sz w:val="28"/>
            <w:szCs w:val="28"/>
            <w:lang w:val="fr-FR"/>
            <w:rPrChange w:id="17212" w:author="Peng Luqi" w:date="2019-10-13T14:50:00Z">
              <w:rPr>
                <w:lang w:val="fr-FR"/>
              </w:rPr>
            </w:rPrChange>
          </w:rPr>
          <w:t>’</w:t>
        </w:r>
      </w:ins>
      <w:r w:rsidRPr="00F94CB9">
        <w:rPr>
          <w:sz w:val="28"/>
          <w:szCs w:val="28"/>
          <w:lang w:val="fr-FR"/>
          <w:rPrChange w:id="17213" w:author="Peng Luqi" w:date="2019-10-13T14:50:00Z">
            <w:rPr>
              <w:lang w:val="fr-FR"/>
            </w:rPr>
          </w:rPrChange>
        </w:rPr>
        <w:t>est ce qu</w:t>
      </w:r>
      <w:del w:id="17214" w:author="Peng Luqi" w:date="2019-10-13T14:43:00Z">
        <w:r w:rsidRPr="00F94CB9" w:rsidDel="00EF666F">
          <w:rPr>
            <w:sz w:val="28"/>
            <w:szCs w:val="28"/>
            <w:lang w:val="fr-FR"/>
            <w:rPrChange w:id="17215" w:author="Peng Luqi" w:date="2019-10-13T14:50:00Z">
              <w:rPr>
                <w:lang w:val="fr-FR"/>
              </w:rPr>
            </w:rPrChange>
          </w:rPr>
          <w:delText>’</w:delText>
        </w:r>
      </w:del>
      <w:ins w:id="17216" w:author="Peng Luqi" w:date="2019-10-13T14:43:00Z">
        <w:r w:rsidR="00EF666F" w:rsidRPr="00F94CB9">
          <w:rPr>
            <w:sz w:val="28"/>
            <w:szCs w:val="28"/>
            <w:lang w:val="fr-FR"/>
            <w:rPrChange w:id="17217" w:author="Peng Luqi" w:date="2019-10-13T14:50:00Z">
              <w:rPr>
                <w:lang w:val="fr-FR"/>
              </w:rPr>
            </w:rPrChange>
          </w:rPr>
          <w:t>’</w:t>
        </w:r>
      </w:ins>
      <w:r w:rsidRPr="00F94CB9">
        <w:rPr>
          <w:sz w:val="28"/>
          <w:szCs w:val="28"/>
          <w:lang w:val="fr-FR"/>
          <w:rPrChange w:id="17218" w:author="Peng Luqi" w:date="2019-10-13T14:50:00Z">
            <w:rPr>
              <w:lang w:val="fr-FR"/>
            </w:rPr>
          </w:rPrChange>
        </w:rPr>
        <w:t>on appelle la « construction de l</w:t>
      </w:r>
      <w:del w:id="17219" w:author="Peng Luqi" w:date="2019-10-13T14:43:00Z">
        <w:r w:rsidRPr="00F94CB9" w:rsidDel="00EF666F">
          <w:rPr>
            <w:sz w:val="28"/>
            <w:szCs w:val="28"/>
            <w:lang w:val="fr-FR"/>
            <w:rPrChange w:id="17220" w:author="Peng Luqi" w:date="2019-10-13T14:50:00Z">
              <w:rPr>
                <w:lang w:val="fr-FR"/>
              </w:rPr>
            </w:rPrChange>
          </w:rPr>
          <w:delText>’</w:delText>
        </w:r>
      </w:del>
      <w:ins w:id="17221" w:author="Peng Luqi" w:date="2019-10-13T14:43:00Z">
        <w:r w:rsidR="00EF666F" w:rsidRPr="00F94CB9">
          <w:rPr>
            <w:sz w:val="28"/>
            <w:szCs w:val="28"/>
            <w:lang w:val="fr-FR"/>
            <w:rPrChange w:id="17222" w:author="Peng Luqi" w:date="2019-10-13T14:50:00Z">
              <w:rPr>
                <w:lang w:val="fr-FR"/>
              </w:rPr>
            </w:rPrChange>
          </w:rPr>
          <w:t>’</w:t>
        </w:r>
      </w:ins>
      <w:r w:rsidRPr="00F94CB9">
        <w:rPr>
          <w:sz w:val="28"/>
          <w:szCs w:val="28"/>
          <w:lang w:val="fr-FR"/>
          <w:rPrChange w:id="17223" w:author="Peng Luqi" w:date="2019-10-13T14:50:00Z">
            <w:rPr>
              <w:lang w:val="fr-FR"/>
            </w:rPr>
          </w:rPrChange>
        </w:rPr>
        <w:t>écosystème ».</w:t>
      </w:r>
    </w:p>
    <w:p w:rsidR="00D52EDA" w:rsidRDefault="00D52EDA" w:rsidP="00CB23F4">
      <w:pPr>
        <w:ind w:left="170" w:right="170"/>
        <w:jc w:val="both"/>
        <w:rPr>
          <w:ins w:id="17224" w:author="Peng Luqi" w:date="2019-10-13T23:43:00Z"/>
          <w:sz w:val="28"/>
          <w:szCs w:val="28"/>
          <w:lang w:val="fr-FR"/>
        </w:rPr>
      </w:pPr>
    </w:p>
    <w:p w:rsidR="00D52EDA" w:rsidRPr="00F94CB9" w:rsidDel="00D52EDA" w:rsidRDefault="00D52EDA">
      <w:pPr>
        <w:ind w:left="170" w:right="170"/>
        <w:jc w:val="both"/>
        <w:rPr>
          <w:del w:id="17225" w:author="Peng Luqi" w:date="2019-10-13T23:43:00Z"/>
          <w:sz w:val="28"/>
          <w:szCs w:val="28"/>
          <w:lang w:val="fr-FR"/>
          <w:rPrChange w:id="17226" w:author="Peng Luqi" w:date="2019-10-13T14:50:00Z">
            <w:rPr>
              <w:del w:id="17227" w:author="Peng Luqi" w:date="2019-10-13T23:43:00Z"/>
              <w:lang w:val="fr-FR"/>
            </w:rPr>
          </w:rPrChange>
        </w:rPr>
        <w:pPrChange w:id="17228" w:author="Peng Luqi" w:date="2019-10-13T14:20:00Z">
          <w:pPr>
            <w:spacing w:before="1"/>
            <w:ind w:left="130" w:right="182"/>
            <w:jc w:val="both"/>
          </w:pPr>
        </w:pPrChange>
      </w:pPr>
    </w:p>
    <w:p w:rsidR="00000000" w:rsidRDefault="0010589D">
      <w:pPr>
        <w:ind w:left="170" w:right="170"/>
        <w:jc w:val="both"/>
        <w:rPr>
          <w:del w:id="17229" w:author="Peng Luqi" w:date="2019-10-13T23:43:00Z"/>
          <w:sz w:val="28"/>
          <w:szCs w:val="28"/>
          <w:lang w:val="fr-FR"/>
          <w:rPrChange w:id="17230" w:author="Peng Luqi" w:date="2019-10-13T14:50:00Z">
            <w:rPr>
              <w:del w:id="17231" w:author="Peng Luqi" w:date="2019-10-13T23:43:00Z"/>
              <w:lang w:val="fr-FR"/>
            </w:rPr>
          </w:rPrChange>
        </w:rPr>
        <w:sectPr w:rsidR="00000000">
          <w:pgSz w:w="11910" w:h="16840"/>
          <w:pgMar w:top="1360" w:right="1240" w:bottom="280" w:left="1320" w:header="720" w:footer="720" w:gutter="0"/>
          <w:cols w:space="720"/>
        </w:sectPr>
        <w:pPrChange w:id="17232" w:author="Peng Luqi" w:date="2019-10-13T14:20:00Z">
          <w:pPr>
            <w:jc w:val="both"/>
          </w:pPr>
        </w:pPrChange>
      </w:pPr>
    </w:p>
    <w:p w:rsidR="00D52EDA" w:rsidRDefault="00716360" w:rsidP="00CB23F4">
      <w:pPr>
        <w:ind w:left="170" w:right="170"/>
        <w:jc w:val="both"/>
        <w:rPr>
          <w:ins w:id="17233" w:author="Peng Luqi" w:date="2019-10-13T23:43:00Z"/>
          <w:spacing w:val="-7"/>
          <w:sz w:val="28"/>
          <w:szCs w:val="28"/>
          <w:lang w:val="fr-FR"/>
        </w:rPr>
      </w:pPr>
      <w:r w:rsidRPr="00F94CB9">
        <w:rPr>
          <w:sz w:val="28"/>
          <w:szCs w:val="28"/>
          <w:lang w:val="fr-FR"/>
          <w:rPrChange w:id="17234" w:author="Peng Luqi" w:date="2019-10-13T14:50:00Z">
            <w:rPr>
              <w:lang w:val="fr-FR"/>
            </w:rPr>
          </w:rPrChange>
        </w:rPr>
        <w:t xml:space="preserve">La pratique de </w:t>
      </w:r>
      <w:r w:rsidRPr="00F94CB9">
        <w:rPr>
          <w:i/>
          <w:sz w:val="28"/>
          <w:szCs w:val="28"/>
          <w:lang w:val="fr-FR"/>
          <w:rPrChange w:id="17235" w:author="Peng Luqi" w:date="2019-10-13T14:50:00Z">
            <w:rPr>
              <w:i/>
              <w:lang w:val="fr-FR"/>
            </w:rPr>
          </w:rPrChange>
        </w:rPr>
        <w:t xml:space="preserve">Mixin Network </w:t>
      </w:r>
      <w:r w:rsidRPr="00F94CB9">
        <w:rPr>
          <w:sz w:val="28"/>
          <w:szCs w:val="28"/>
          <w:lang w:val="fr-FR"/>
          <w:rPrChange w:id="17236" w:author="Peng Luqi" w:date="2019-10-13T14:50:00Z">
            <w:rPr>
              <w:lang w:val="fr-FR"/>
            </w:rPr>
          </w:rPrChange>
        </w:rPr>
        <w:t>se fait en « bottom up », d</w:t>
      </w:r>
      <w:del w:id="17237" w:author="Peng Luqi" w:date="2019-10-13T14:43:00Z">
        <w:r w:rsidRPr="00F94CB9" w:rsidDel="00EF666F">
          <w:rPr>
            <w:sz w:val="28"/>
            <w:szCs w:val="28"/>
            <w:lang w:val="fr-FR"/>
            <w:rPrChange w:id="17238" w:author="Peng Luqi" w:date="2019-10-13T14:50:00Z">
              <w:rPr>
                <w:lang w:val="fr-FR"/>
              </w:rPr>
            </w:rPrChange>
          </w:rPr>
          <w:delText>’</w:delText>
        </w:r>
      </w:del>
      <w:ins w:id="17239" w:author="Peng Luqi" w:date="2019-10-13T14:43:00Z">
        <w:r w:rsidR="00EF666F" w:rsidRPr="00F94CB9">
          <w:rPr>
            <w:sz w:val="28"/>
            <w:szCs w:val="28"/>
            <w:lang w:val="fr-FR"/>
            <w:rPrChange w:id="17240" w:author="Peng Luqi" w:date="2019-10-13T14:50:00Z">
              <w:rPr>
                <w:lang w:val="fr-FR"/>
              </w:rPr>
            </w:rPrChange>
          </w:rPr>
          <w:t>’</w:t>
        </w:r>
      </w:ins>
      <w:r w:rsidRPr="00F94CB9">
        <w:rPr>
          <w:sz w:val="28"/>
          <w:szCs w:val="28"/>
          <w:lang w:val="fr-FR"/>
          <w:rPrChange w:id="17241" w:author="Peng Luqi" w:date="2019-10-13T14:50:00Z">
            <w:rPr>
              <w:lang w:val="fr-FR"/>
            </w:rPr>
          </w:rPrChange>
        </w:rPr>
        <w:t xml:space="preserve">abord, créer une </w:t>
      </w:r>
      <w:r w:rsidRPr="00F94CB9">
        <w:rPr>
          <w:i/>
          <w:sz w:val="28"/>
          <w:szCs w:val="28"/>
          <w:lang w:val="fr-FR"/>
          <w:rPrChange w:id="17242" w:author="Peng Luqi" w:date="2019-10-13T14:50:00Z">
            <w:rPr>
              <w:i/>
              <w:lang w:val="fr-FR"/>
            </w:rPr>
          </w:rPrChange>
        </w:rPr>
        <w:t xml:space="preserve">Dapp </w:t>
      </w:r>
      <w:r w:rsidRPr="00F94CB9">
        <w:rPr>
          <w:sz w:val="28"/>
          <w:szCs w:val="28"/>
          <w:lang w:val="fr-FR"/>
          <w:rPrChange w:id="17243" w:author="Peng Luqi" w:date="2019-10-13T14:50:00Z">
            <w:rPr>
              <w:lang w:val="fr-FR"/>
            </w:rPr>
          </w:rPrChange>
        </w:rPr>
        <w:t>très utile (c</w:t>
      </w:r>
      <w:del w:id="17244" w:author="Peng Luqi" w:date="2019-10-13T14:43:00Z">
        <w:r w:rsidRPr="00F94CB9" w:rsidDel="00EF666F">
          <w:rPr>
            <w:sz w:val="28"/>
            <w:szCs w:val="28"/>
            <w:lang w:val="fr-FR"/>
            <w:rPrChange w:id="17245" w:author="Peng Luqi" w:date="2019-10-13T14:50:00Z">
              <w:rPr>
                <w:lang w:val="fr-FR"/>
              </w:rPr>
            </w:rPrChange>
          </w:rPr>
          <w:delText>’</w:delText>
        </w:r>
      </w:del>
      <w:ins w:id="17246" w:author="Peng Luqi" w:date="2019-10-13T14:43:00Z">
        <w:r w:rsidR="00EF666F" w:rsidRPr="00F94CB9">
          <w:rPr>
            <w:sz w:val="28"/>
            <w:szCs w:val="28"/>
            <w:lang w:val="fr-FR"/>
            <w:rPrChange w:id="17247" w:author="Peng Luqi" w:date="2019-10-13T14:50:00Z">
              <w:rPr>
                <w:lang w:val="fr-FR"/>
              </w:rPr>
            </w:rPrChange>
          </w:rPr>
          <w:t>’</w:t>
        </w:r>
      </w:ins>
      <w:r w:rsidRPr="00F94CB9">
        <w:rPr>
          <w:sz w:val="28"/>
          <w:szCs w:val="28"/>
          <w:lang w:val="fr-FR"/>
          <w:rPrChange w:id="17248" w:author="Peng Luqi" w:date="2019-10-13T14:50:00Z">
            <w:rPr>
              <w:lang w:val="fr-FR"/>
            </w:rPr>
          </w:rPrChange>
        </w:rPr>
        <w:t xml:space="preserve">est-à-dire </w:t>
      </w:r>
      <w:r w:rsidRPr="00F94CB9">
        <w:rPr>
          <w:i/>
          <w:sz w:val="28"/>
          <w:szCs w:val="28"/>
          <w:lang w:val="fr-FR"/>
          <w:rPrChange w:id="17249" w:author="Peng Luqi" w:date="2019-10-13T14:50:00Z">
            <w:rPr>
              <w:i/>
              <w:lang w:val="fr-FR"/>
            </w:rPr>
          </w:rPrChange>
        </w:rPr>
        <w:t>Mixin Messenger</w:t>
      </w:r>
      <w:r w:rsidRPr="00F94CB9">
        <w:rPr>
          <w:sz w:val="28"/>
          <w:szCs w:val="28"/>
          <w:lang w:val="fr-FR"/>
          <w:rPrChange w:id="17250" w:author="Peng Luqi" w:date="2019-10-13T14:50:00Z">
            <w:rPr>
              <w:lang w:val="fr-FR"/>
            </w:rPr>
          </w:rPrChange>
        </w:rPr>
        <w:t>), puis approfondir progressivement le développement de la chaîne publique sous- jacente.</w:t>
      </w:r>
      <w:r w:rsidRPr="00F94CB9">
        <w:rPr>
          <w:spacing w:val="-7"/>
          <w:sz w:val="28"/>
          <w:szCs w:val="28"/>
          <w:lang w:val="fr-FR"/>
          <w:rPrChange w:id="17251" w:author="Peng Luqi" w:date="2019-10-13T14:50:00Z">
            <w:rPr>
              <w:spacing w:val="-7"/>
              <w:lang w:val="fr-FR"/>
            </w:rPr>
          </w:rPrChange>
        </w:rPr>
        <w:t xml:space="preserve"> </w:t>
      </w:r>
    </w:p>
    <w:p w:rsidR="00D52EDA" w:rsidRDefault="00D52EDA" w:rsidP="00CB23F4">
      <w:pPr>
        <w:ind w:left="170" w:right="170"/>
        <w:jc w:val="both"/>
        <w:rPr>
          <w:ins w:id="17252" w:author="Peng Luqi" w:date="2019-10-13T23:43:00Z"/>
          <w:spacing w:val="-7"/>
          <w:sz w:val="28"/>
          <w:szCs w:val="28"/>
          <w:lang w:val="fr-FR"/>
        </w:rPr>
      </w:pPr>
    </w:p>
    <w:p w:rsidR="002B38DF" w:rsidRPr="00F94CB9" w:rsidRDefault="00716360">
      <w:pPr>
        <w:ind w:left="170" w:right="170"/>
        <w:jc w:val="both"/>
        <w:rPr>
          <w:sz w:val="28"/>
          <w:szCs w:val="28"/>
          <w:lang w:val="fr-FR"/>
          <w:rPrChange w:id="17253" w:author="Peng Luqi" w:date="2019-10-13T14:50:00Z">
            <w:rPr>
              <w:lang w:val="fr-FR"/>
            </w:rPr>
          </w:rPrChange>
        </w:rPr>
        <w:pPrChange w:id="17254" w:author="Peng Luqi" w:date="2019-10-13T14:20:00Z">
          <w:pPr>
            <w:spacing w:before="68"/>
            <w:ind w:left="130" w:right="181"/>
            <w:jc w:val="both"/>
          </w:pPr>
        </w:pPrChange>
      </w:pPr>
      <w:r w:rsidRPr="00F94CB9">
        <w:rPr>
          <w:sz w:val="28"/>
          <w:szCs w:val="28"/>
          <w:lang w:val="fr-FR"/>
          <w:rPrChange w:id="17255" w:author="Peng Luqi" w:date="2019-10-13T14:50:00Z">
            <w:rPr>
              <w:lang w:val="fr-FR"/>
            </w:rPr>
          </w:rPrChange>
        </w:rPr>
        <w:t>Ainsi,</w:t>
      </w:r>
      <w:r w:rsidRPr="00F94CB9">
        <w:rPr>
          <w:spacing w:val="-6"/>
          <w:sz w:val="28"/>
          <w:szCs w:val="28"/>
          <w:lang w:val="fr-FR"/>
          <w:rPrChange w:id="17256" w:author="Peng Luqi" w:date="2019-10-13T14:50:00Z">
            <w:rPr>
              <w:spacing w:val="-6"/>
              <w:lang w:val="fr-FR"/>
            </w:rPr>
          </w:rPrChange>
        </w:rPr>
        <w:t xml:space="preserve"> </w:t>
      </w:r>
      <w:r w:rsidRPr="00F94CB9">
        <w:rPr>
          <w:i/>
          <w:sz w:val="28"/>
          <w:szCs w:val="28"/>
          <w:lang w:val="fr-FR"/>
          <w:rPrChange w:id="17257" w:author="Peng Luqi" w:date="2019-10-13T14:50:00Z">
            <w:rPr>
              <w:i/>
              <w:lang w:val="fr-FR"/>
            </w:rPr>
          </w:rPrChange>
        </w:rPr>
        <w:t>Mixin</w:t>
      </w:r>
      <w:r w:rsidRPr="00F94CB9">
        <w:rPr>
          <w:i/>
          <w:spacing w:val="-6"/>
          <w:sz w:val="28"/>
          <w:szCs w:val="28"/>
          <w:lang w:val="fr-FR"/>
          <w:rPrChange w:id="17258" w:author="Peng Luqi" w:date="2019-10-13T14:50:00Z">
            <w:rPr>
              <w:i/>
              <w:spacing w:val="-6"/>
              <w:lang w:val="fr-FR"/>
            </w:rPr>
          </w:rPrChange>
        </w:rPr>
        <w:t xml:space="preserve"> </w:t>
      </w:r>
      <w:r w:rsidRPr="00F94CB9">
        <w:rPr>
          <w:i/>
          <w:sz w:val="28"/>
          <w:szCs w:val="28"/>
          <w:lang w:val="fr-FR"/>
          <w:rPrChange w:id="17259" w:author="Peng Luqi" w:date="2019-10-13T14:50:00Z">
            <w:rPr>
              <w:i/>
              <w:lang w:val="fr-FR"/>
            </w:rPr>
          </w:rPrChange>
        </w:rPr>
        <w:t>Messenger</w:t>
      </w:r>
      <w:r w:rsidRPr="00F94CB9">
        <w:rPr>
          <w:i/>
          <w:spacing w:val="-6"/>
          <w:sz w:val="28"/>
          <w:szCs w:val="28"/>
          <w:lang w:val="fr-FR"/>
          <w:rPrChange w:id="17260" w:author="Peng Luqi" w:date="2019-10-13T14:50:00Z">
            <w:rPr>
              <w:i/>
              <w:spacing w:val="-6"/>
              <w:lang w:val="fr-FR"/>
            </w:rPr>
          </w:rPrChange>
        </w:rPr>
        <w:t xml:space="preserve"> </w:t>
      </w:r>
      <w:r w:rsidRPr="00F94CB9">
        <w:rPr>
          <w:sz w:val="28"/>
          <w:szCs w:val="28"/>
          <w:lang w:val="fr-FR"/>
          <w:rPrChange w:id="17261" w:author="Peng Luqi" w:date="2019-10-13T14:50:00Z">
            <w:rPr>
              <w:lang w:val="fr-FR"/>
            </w:rPr>
          </w:rPrChange>
        </w:rPr>
        <w:t>s</w:t>
      </w:r>
      <w:del w:id="17262" w:author="Peng Luqi" w:date="2019-10-13T14:43:00Z">
        <w:r w:rsidRPr="00F94CB9" w:rsidDel="00EF666F">
          <w:rPr>
            <w:sz w:val="28"/>
            <w:szCs w:val="28"/>
            <w:lang w:val="fr-FR"/>
            <w:rPrChange w:id="17263" w:author="Peng Luqi" w:date="2019-10-13T14:50:00Z">
              <w:rPr>
                <w:lang w:val="fr-FR"/>
              </w:rPr>
            </w:rPrChange>
          </w:rPr>
          <w:delText>’</w:delText>
        </w:r>
      </w:del>
      <w:ins w:id="17264" w:author="Peng Luqi" w:date="2019-10-13T14:43:00Z">
        <w:r w:rsidR="00EF666F" w:rsidRPr="00F94CB9">
          <w:rPr>
            <w:sz w:val="28"/>
            <w:szCs w:val="28"/>
            <w:lang w:val="fr-FR"/>
            <w:rPrChange w:id="17265" w:author="Peng Luqi" w:date="2019-10-13T14:50:00Z">
              <w:rPr>
                <w:lang w:val="fr-FR"/>
              </w:rPr>
            </w:rPrChange>
          </w:rPr>
          <w:t>’</w:t>
        </w:r>
      </w:ins>
      <w:r w:rsidRPr="00F94CB9">
        <w:rPr>
          <w:sz w:val="28"/>
          <w:szCs w:val="28"/>
          <w:lang w:val="fr-FR"/>
          <w:rPrChange w:id="17266" w:author="Peng Luqi" w:date="2019-10-13T14:50:00Z">
            <w:rPr>
              <w:lang w:val="fr-FR"/>
            </w:rPr>
          </w:rPrChange>
        </w:rPr>
        <w:t>est</w:t>
      </w:r>
      <w:r w:rsidRPr="00F94CB9">
        <w:rPr>
          <w:spacing w:val="-5"/>
          <w:sz w:val="28"/>
          <w:szCs w:val="28"/>
          <w:lang w:val="fr-FR"/>
          <w:rPrChange w:id="17267" w:author="Peng Luqi" w:date="2019-10-13T14:50:00Z">
            <w:rPr>
              <w:spacing w:val="-5"/>
              <w:lang w:val="fr-FR"/>
            </w:rPr>
          </w:rPrChange>
        </w:rPr>
        <w:t xml:space="preserve"> </w:t>
      </w:r>
      <w:r w:rsidRPr="00F94CB9">
        <w:rPr>
          <w:sz w:val="28"/>
          <w:szCs w:val="28"/>
          <w:lang w:val="fr-FR"/>
          <w:rPrChange w:id="17268" w:author="Peng Luqi" w:date="2019-10-13T14:50:00Z">
            <w:rPr>
              <w:lang w:val="fr-FR"/>
            </w:rPr>
          </w:rPrChange>
        </w:rPr>
        <w:t>créé</w:t>
      </w:r>
      <w:r w:rsidRPr="00F94CB9">
        <w:rPr>
          <w:spacing w:val="-7"/>
          <w:sz w:val="28"/>
          <w:szCs w:val="28"/>
          <w:lang w:val="fr-FR"/>
          <w:rPrChange w:id="17269" w:author="Peng Luqi" w:date="2019-10-13T14:50:00Z">
            <w:rPr>
              <w:spacing w:val="-7"/>
              <w:lang w:val="fr-FR"/>
            </w:rPr>
          </w:rPrChange>
        </w:rPr>
        <w:t xml:space="preserve"> </w:t>
      </w:r>
      <w:r w:rsidRPr="00F94CB9">
        <w:rPr>
          <w:sz w:val="28"/>
          <w:szCs w:val="28"/>
          <w:lang w:val="fr-FR"/>
          <w:rPrChange w:id="17270" w:author="Peng Luqi" w:date="2019-10-13T14:50:00Z">
            <w:rPr>
              <w:lang w:val="fr-FR"/>
            </w:rPr>
          </w:rPrChange>
        </w:rPr>
        <w:t>très</w:t>
      </w:r>
      <w:r w:rsidRPr="00F94CB9">
        <w:rPr>
          <w:spacing w:val="-5"/>
          <w:sz w:val="28"/>
          <w:szCs w:val="28"/>
          <w:lang w:val="fr-FR"/>
          <w:rPrChange w:id="17271" w:author="Peng Luqi" w:date="2019-10-13T14:50:00Z">
            <w:rPr>
              <w:spacing w:val="-5"/>
              <w:lang w:val="fr-FR"/>
            </w:rPr>
          </w:rPrChange>
        </w:rPr>
        <w:t xml:space="preserve"> </w:t>
      </w:r>
      <w:r w:rsidRPr="00F94CB9">
        <w:rPr>
          <w:sz w:val="28"/>
          <w:szCs w:val="28"/>
          <w:lang w:val="fr-FR"/>
          <w:rPrChange w:id="17272" w:author="Peng Luqi" w:date="2019-10-13T14:50:00Z">
            <w:rPr>
              <w:lang w:val="fr-FR"/>
            </w:rPr>
          </w:rPrChange>
        </w:rPr>
        <w:t>tôt</w:t>
      </w:r>
      <w:r w:rsidRPr="00F94CB9">
        <w:rPr>
          <w:spacing w:val="-7"/>
          <w:sz w:val="28"/>
          <w:szCs w:val="28"/>
          <w:lang w:val="fr-FR"/>
          <w:rPrChange w:id="17273" w:author="Peng Luqi" w:date="2019-10-13T14:50:00Z">
            <w:rPr>
              <w:spacing w:val="-7"/>
              <w:lang w:val="fr-FR"/>
            </w:rPr>
          </w:rPrChange>
        </w:rPr>
        <w:t xml:space="preserve"> </w:t>
      </w:r>
      <w:r w:rsidRPr="00F94CB9">
        <w:rPr>
          <w:sz w:val="28"/>
          <w:szCs w:val="28"/>
          <w:lang w:val="fr-FR"/>
          <w:rPrChange w:id="17274" w:author="Peng Luqi" w:date="2019-10-13T14:50:00Z">
            <w:rPr>
              <w:lang w:val="fr-FR"/>
            </w:rPr>
          </w:rPrChange>
        </w:rPr>
        <w:t>en</w:t>
      </w:r>
      <w:r w:rsidRPr="00F94CB9">
        <w:rPr>
          <w:spacing w:val="-7"/>
          <w:sz w:val="28"/>
          <w:szCs w:val="28"/>
          <w:lang w:val="fr-FR"/>
          <w:rPrChange w:id="17275" w:author="Peng Luqi" w:date="2019-10-13T14:50:00Z">
            <w:rPr>
              <w:spacing w:val="-7"/>
              <w:lang w:val="fr-FR"/>
            </w:rPr>
          </w:rPrChange>
        </w:rPr>
        <w:t xml:space="preserve"> </w:t>
      </w:r>
      <w:r w:rsidRPr="00F94CB9">
        <w:rPr>
          <w:sz w:val="28"/>
          <w:szCs w:val="28"/>
          <w:lang w:val="fr-FR"/>
          <w:rPrChange w:id="17276" w:author="Peng Luqi" w:date="2019-10-13T14:50:00Z">
            <w:rPr>
              <w:lang w:val="fr-FR"/>
            </w:rPr>
          </w:rPrChange>
        </w:rPr>
        <w:t>décembre</w:t>
      </w:r>
      <w:r w:rsidRPr="00F94CB9">
        <w:rPr>
          <w:spacing w:val="-7"/>
          <w:sz w:val="28"/>
          <w:szCs w:val="28"/>
          <w:lang w:val="fr-FR"/>
          <w:rPrChange w:id="17277" w:author="Peng Luqi" w:date="2019-10-13T14:50:00Z">
            <w:rPr>
              <w:spacing w:val="-7"/>
              <w:lang w:val="fr-FR"/>
            </w:rPr>
          </w:rPrChange>
        </w:rPr>
        <w:t xml:space="preserve"> </w:t>
      </w:r>
      <w:r w:rsidRPr="00F94CB9">
        <w:rPr>
          <w:sz w:val="28"/>
          <w:szCs w:val="28"/>
          <w:lang w:val="fr-FR"/>
          <w:rPrChange w:id="17278" w:author="Peng Luqi" w:date="2019-10-13T14:50:00Z">
            <w:rPr>
              <w:lang w:val="fr-FR"/>
            </w:rPr>
          </w:rPrChange>
        </w:rPr>
        <w:t>2017.</w:t>
      </w:r>
      <w:r w:rsidRPr="00F94CB9">
        <w:rPr>
          <w:spacing w:val="-6"/>
          <w:sz w:val="28"/>
          <w:szCs w:val="28"/>
          <w:lang w:val="fr-FR"/>
          <w:rPrChange w:id="17279" w:author="Peng Luqi" w:date="2019-10-13T14:50:00Z">
            <w:rPr>
              <w:spacing w:val="-6"/>
              <w:lang w:val="fr-FR"/>
            </w:rPr>
          </w:rPrChange>
        </w:rPr>
        <w:t xml:space="preserve"> </w:t>
      </w:r>
      <w:r w:rsidRPr="00F94CB9">
        <w:rPr>
          <w:sz w:val="28"/>
          <w:szCs w:val="28"/>
          <w:lang w:val="fr-FR"/>
          <w:rPrChange w:id="17280" w:author="Peng Luqi" w:date="2019-10-13T14:50:00Z">
            <w:rPr>
              <w:lang w:val="fr-FR"/>
            </w:rPr>
          </w:rPrChange>
        </w:rPr>
        <w:t>Après</w:t>
      </w:r>
      <w:r w:rsidRPr="00F94CB9">
        <w:rPr>
          <w:spacing w:val="-6"/>
          <w:sz w:val="28"/>
          <w:szCs w:val="28"/>
          <w:lang w:val="fr-FR"/>
          <w:rPrChange w:id="17281" w:author="Peng Luqi" w:date="2019-10-13T14:50:00Z">
            <w:rPr>
              <w:spacing w:val="-6"/>
              <w:lang w:val="fr-FR"/>
            </w:rPr>
          </w:rPrChange>
        </w:rPr>
        <w:t xml:space="preserve"> </w:t>
      </w:r>
      <w:r w:rsidRPr="00F94CB9">
        <w:rPr>
          <w:sz w:val="28"/>
          <w:szCs w:val="28"/>
          <w:lang w:val="fr-FR"/>
          <w:rPrChange w:id="17282" w:author="Peng Luqi" w:date="2019-10-13T14:50:00Z">
            <w:rPr>
              <w:lang w:val="fr-FR"/>
            </w:rPr>
          </w:rPrChange>
        </w:rPr>
        <w:t>plus</w:t>
      </w:r>
      <w:r w:rsidRPr="00F94CB9">
        <w:rPr>
          <w:spacing w:val="-6"/>
          <w:sz w:val="28"/>
          <w:szCs w:val="28"/>
          <w:lang w:val="fr-FR"/>
          <w:rPrChange w:id="17283" w:author="Peng Luqi" w:date="2019-10-13T14:50:00Z">
            <w:rPr>
              <w:spacing w:val="-6"/>
              <w:lang w:val="fr-FR"/>
            </w:rPr>
          </w:rPrChange>
        </w:rPr>
        <w:t xml:space="preserve"> </w:t>
      </w:r>
      <w:r w:rsidRPr="00F94CB9">
        <w:rPr>
          <w:sz w:val="28"/>
          <w:szCs w:val="28"/>
          <w:lang w:val="fr-FR"/>
          <w:rPrChange w:id="17284" w:author="Peng Luqi" w:date="2019-10-13T14:50:00Z">
            <w:rPr>
              <w:lang w:val="fr-FR"/>
            </w:rPr>
          </w:rPrChange>
        </w:rPr>
        <w:t>d</w:t>
      </w:r>
      <w:del w:id="17285" w:author="Peng Luqi" w:date="2019-10-13T14:43:00Z">
        <w:r w:rsidRPr="00F94CB9" w:rsidDel="00EF666F">
          <w:rPr>
            <w:sz w:val="28"/>
            <w:szCs w:val="28"/>
            <w:lang w:val="fr-FR"/>
            <w:rPrChange w:id="17286" w:author="Peng Luqi" w:date="2019-10-13T14:50:00Z">
              <w:rPr>
                <w:lang w:val="fr-FR"/>
              </w:rPr>
            </w:rPrChange>
          </w:rPr>
          <w:delText>’</w:delText>
        </w:r>
      </w:del>
      <w:ins w:id="17287" w:author="Peng Luqi" w:date="2019-10-13T14:43:00Z">
        <w:r w:rsidR="00EF666F" w:rsidRPr="00F94CB9">
          <w:rPr>
            <w:sz w:val="28"/>
            <w:szCs w:val="28"/>
            <w:lang w:val="fr-FR"/>
            <w:rPrChange w:id="17288" w:author="Peng Luqi" w:date="2019-10-13T14:50:00Z">
              <w:rPr>
                <w:lang w:val="fr-FR"/>
              </w:rPr>
            </w:rPrChange>
          </w:rPr>
          <w:t>’</w:t>
        </w:r>
      </w:ins>
      <w:r w:rsidRPr="00F94CB9">
        <w:rPr>
          <w:sz w:val="28"/>
          <w:szCs w:val="28"/>
          <w:lang w:val="fr-FR"/>
          <w:rPrChange w:id="17289" w:author="Peng Luqi" w:date="2019-10-13T14:50:00Z">
            <w:rPr>
              <w:lang w:val="fr-FR"/>
            </w:rPr>
          </w:rPrChange>
        </w:rPr>
        <w:t>une</w:t>
      </w:r>
      <w:r w:rsidRPr="00F94CB9">
        <w:rPr>
          <w:spacing w:val="-7"/>
          <w:sz w:val="28"/>
          <w:szCs w:val="28"/>
          <w:lang w:val="fr-FR"/>
          <w:rPrChange w:id="17290" w:author="Peng Luqi" w:date="2019-10-13T14:50:00Z">
            <w:rPr>
              <w:spacing w:val="-7"/>
              <w:lang w:val="fr-FR"/>
            </w:rPr>
          </w:rPrChange>
        </w:rPr>
        <w:t xml:space="preserve"> </w:t>
      </w:r>
      <w:r w:rsidRPr="00F94CB9">
        <w:rPr>
          <w:sz w:val="28"/>
          <w:szCs w:val="28"/>
          <w:lang w:val="fr-FR"/>
          <w:rPrChange w:id="17291" w:author="Peng Luqi" w:date="2019-10-13T14:50:00Z">
            <w:rPr>
              <w:lang w:val="fr-FR"/>
            </w:rPr>
          </w:rPrChange>
        </w:rPr>
        <w:t>année,</w:t>
      </w:r>
      <w:r w:rsidRPr="00F94CB9">
        <w:rPr>
          <w:spacing w:val="-5"/>
          <w:sz w:val="28"/>
          <w:szCs w:val="28"/>
          <w:lang w:val="fr-FR"/>
          <w:rPrChange w:id="17292" w:author="Peng Luqi" w:date="2019-10-13T14:50:00Z">
            <w:rPr>
              <w:spacing w:val="-5"/>
              <w:lang w:val="fr-FR"/>
            </w:rPr>
          </w:rPrChange>
        </w:rPr>
        <w:t xml:space="preserve"> </w:t>
      </w:r>
      <w:r w:rsidRPr="00F94CB9">
        <w:rPr>
          <w:sz w:val="28"/>
          <w:szCs w:val="28"/>
          <w:lang w:val="fr-FR"/>
          <w:rPrChange w:id="17293" w:author="Peng Luqi" w:date="2019-10-13T14:50:00Z">
            <w:rPr>
              <w:lang w:val="fr-FR"/>
            </w:rPr>
          </w:rPrChange>
        </w:rPr>
        <w:t>(c</w:t>
      </w:r>
      <w:del w:id="17294" w:author="Peng Luqi" w:date="2019-10-13T14:43:00Z">
        <w:r w:rsidRPr="00F94CB9" w:rsidDel="00EF666F">
          <w:rPr>
            <w:sz w:val="28"/>
            <w:szCs w:val="28"/>
            <w:lang w:val="fr-FR"/>
            <w:rPrChange w:id="17295" w:author="Peng Luqi" w:date="2019-10-13T14:50:00Z">
              <w:rPr>
                <w:lang w:val="fr-FR"/>
              </w:rPr>
            </w:rPrChange>
          </w:rPr>
          <w:delText>’</w:delText>
        </w:r>
      </w:del>
      <w:ins w:id="17296" w:author="Peng Luqi" w:date="2019-10-13T14:43:00Z">
        <w:r w:rsidR="00EF666F" w:rsidRPr="00F94CB9">
          <w:rPr>
            <w:sz w:val="28"/>
            <w:szCs w:val="28"/>
            <w:lang w:val="fr-FR"/>
            <w:rPrChange w:id="17297" w:author="Peng Luqi" w:date="2019-10-13T14:50:00Z">
              <w:rPr>
                <w:lang w:val="fr-FR"/>
              </w:rPr>
            </w:rPrChange>
          </w:rPr>
          <w:t>’</w:t>
        </w:r>
      </w:ins>
      <w:r w:rsidRPr="00F94CB9">
        <w:rPr>
          <w:sz w:val="28"/>
          <w:szCs w:val="28"/>
          <w:lang w:val="fr-FR"/>
          <w:rPrChange w:id="17298" w:author="Peng Luqi" w:date="2019-10-13T14:50:00Z">
            <w:rPr>
              <w:lang w:val="fr-FR"/>
            </w:rPr>
          </w:rPrChange>
        </w:rPr>
        <w:t xml:space="preserve">est-à- dire en février 2019), la chaîne publique </w:t>
      </w:r>
      <w:r w:rsidRPr="00F94CB9">
        <w:rPr>
          <w:i/>
          <w:sz w:val="28"/>
          <w:szCs w:val="28"/>
          <w:lang w:val="fr-FR"/>
          <w:rPrChange w:id="17299" w:author="Peng Luqi" w:date="2019-10-13T14:50:00Z">
            <w:rPr>
              <w:i/>
              <w:lang w:val="fr-FR"/>
            </w:rPr>
          </w:rPrChange>
        </w:rPr>
        <w:t xml:space="preserve">Mixin Network </w:t>
      </w:r>
      <w:r w:rsidRPr="00F94CB9">
        <w:rPr>
          <w:sz w:val="28"/>
          <w:szCs w:val="28"/>
          <w:lang w:val="fr-FR"/>
          <w:rPrChange w:id="17300" w:author="Peng Luqi" w:date="2019-10-13T14:50:00Z">
            <w:rPr>
              <w:lang w:val="fr-FR"/>
            </w:rPr>
          </w:rPrChange>
        </w:rPr>
        <w:t xml:space="preserve">était officiellement lancée. En ce qui concerne le </w:t>
      </w:r>
      <w:r w:rsidRPr="00F94CB9">
        <w:rPr>
          <w:i/>
          <w:sz w:val="28"/>
          <w:szCs w:val="28"/>
          <w:lang w:val="fr-FR"/>
          <w:rPrChange w:id="17301" w:author="Peng Luqi" w:date="2019-10-13T14:50:00Z">
            <w:rPr>
              <w:i/>
              <w:lang w:val="fr-FR"/>
            </w:rPr>
          </w:rPrChange>
        </w:rPr>
        <w:t xml:space="preserve">Dapp </w:t>
      </w:r>
      <w:r w:rsidRPr="00F94CB9">
        <w:rPr>
          <w:sz w:val="28"/>
          <w:szCs w:val="28"/>
          <w:lang w:val="fr-FR"/>
          <w:rPrChange w:id="17302" w:author="Peng Luqi" w:date="2019-10-13T14:50:00Z">
            <w:rPr>
              <w:lang w:val="fr-FR"/>
            </w:rPr>
          </w:rPrChange>
        </w:rPr>
        <w:t xml:space="preserve">« Dice Game », de </w:t>
      </w:r>
      <w:r w:rsidRPr="00F94CB9">
        <w:rPr>
          <w:i/>
          <w:sz w:val="28"/>
          <w:szCs w:val="28"/>
          <w:lang w:val="fr-FR"/>
          <w:rPrChange w:id="17303" w:author="Peng Luqi" w:date="2019-10-13T14:50:00Z">
            <w:rPr>
              <w:i/>
              <w:lang w:val="fr-FR"/>
            </w:rPr>
          </w:rPrChange>
        </w:rPr>
        <w:t>Mixin Network</w:t>
      </w:r>
      <w:r w:rsidRPr="00F94CB9">
        <w:rPr>
          <w:sz w:val="28"/>
          <w:szCs w:val="28"/>
          <w:lang w:val="fr-FR"/>
          <w:rPrChange w:id="17304" w:author="Peng Luqi" w:date="2019-10-13T14:50:00Z">
            <w:rPr>
              <w:lang w:val="fr-FR"/>
            </w:rPr>
          </w:rPrChange>
        </w:rPr>
        <w:t>, il s</w:t>
      </w:r>
      <w:del w:id="17305" w:author="Peng Luqi" w:date="2019-10-13T14:43:00Z">
        <w:r w:rsidRPr="00F94CB9" w:rsidDel="00EF666F">
          <w:rPr>
            <w:sz w:val="28"/>
            <w:szCs w:val="28"/>
            <w:lang w:val="fr-FR"/>
            <w:rPrChange w:id="17306" w:author="Peng Luqi" w:date="2019-10-13T14:50:00Z">
              <w:rPr>
                <w:lang w:val="fr-FR"/>
              </w:rPr>
            </w:rPrChange>
          </w:rPr>
          <w:delText>’</w:delText>
        </w:r>
      </w:del>
      <w:ins w:id="17307" w:author="Peng Luqi" w:date="2019-10-13T14:43:00Z">
        <w:r w:rsidR="00EF666F" w:rsidRPr="00F94CB9">
          <w:rPr>
            <w:sz w:val="28"/>
            <w:szCs w:val="28"/>
            <w:lang w:val="fr-FR"/>
            <w:rPrChange w:id="17308" w:author="Peng Luqi" w:date="2019-10-13T14:50:00Z">
              <w:rPr>
                <w:lang w:val="fr-FR"/>
              </w:rPr>
            </w:rPrChange>
          </w:rPr>
          <w:t>’</w:t>
        </w:r>
      </w:ins>
      <w:r w:rsidRPr="00F94CB9">
        <w:rPr>
          <w:sz w:val="28"/>
          <w:szCs w:val="28"/>
          <w:lang w:val="fr-FR"/>
          <w:rPrChange w:id="17309" w:author="Peng Luqi" w:date="2019-10-13T14:50:00Z">
            <w:rPr>
              <w:lang w:val="fr-FR"/>
            </w:rPr>
          </w:rPrChange>
        </w:rPr>
        <w:t>agit seulement d</w:t>
      </w:r>
      <w:del w:id="17310" w:author="Peng Luqi" w:date="2019-10-13T14:43:00Z">
        <w:r w:rsidRPr="00F94CB9" w:rsidDel="00EF666F">
          <w:rPr>
            <w:sz w:val="28"/>
            <w:szCs w:val="28"/>
            <w:lang w:val="fr-FR"/>
            <w:rPrChange w:id="17311" w:author="Peng Luqi" w:date="2019-10-13T14:50:00Z">
              <w:rPr>
                <w:lang w:val="fr-FR"/>
              </w:rPr>
            </w:rPrChange>
          </w:rPr>
          <w:delText>’</w:delText>
        </w:r>
      </w:del>
      <w:ins w:id="17312" w:author="Peng Luqi" w:date="2019-10-13T14:43:00Z">
        <w:r w:rsidR="00EF666F" w:rsidRPr="00F94CB9">
          <w:rPr>
            <w:sz w:val="28"/>
            <w:szCs w:val="28"/>
            <w:lang w:val="fr-FR"/>
            <w:rPrChange w:id="17313" w:author="Peng Luqi" w:date="2019-10-13T14:50:00Z">
              <w:rPr>
                <w:lang w:val="fr-FR"/>
              </w:rPr>
            </w:rPrChange>
          </w:rPr>
          <w:t>’</w:t>
        </w:r>
      </w:ins>
      <w:r w:rsidRPr="00F94CB9">
        <w:rPr>
          <w:sz w:val="28"/>
          <w:szCs w:val="28"/>
          <w:lang w:val="fr-FR"/>
          <w:rPrChange w:id="17314" w:author="Peng Luqi" w:date="2019-10-13T14:50:00Z">
            <w:rPr>
              <w:lang w:val="fr-FR"/>
            </w:rPr>
          </w:rPrChange>
        </w:rPr>
        <w:t xml:space="preserve">un robot capable de fonctionner dans </w:t>
      </w:r>
      <w:r w:rsidRPr="00F94CB9">
        <w:rPr>
          <w:i/>
          <w:sz w:val="28"/>
          <w:szCs w:val="28"/>
          <w:lang w:val="fr-FR"/>
          <w:rPrChange w:id="17315" w:author="Peng Luqi" w:date="2019-10-13T14:50:00Z">
            <w:rPr>
              <w:i/>
              <w:lang w:val="fr-FR"/>
            </w:rPr>
          </w:rPrChange>
        </w:rPr>
        <w:t>Mixin</w:t>
      </w:r>
      <w:r w:rsidRPr="00F94CB9">
        <w:rPr>
          <w:i/>
          <w:spacing w:val="-9"/>
          <w:sz w:val="28"/>
          <w:szCs w:val="28"/>
          <w:lang w:val="fr-FR"/>
          <w:rPrChange w:id="17316" w:author="Peng Luqi" w:date="2019-10-13T14:50:00Z">
            <w:rPr>
              <w:i/>
              <w:spacing w:val="-9"/>
              <w:lang w:val="fr-FR"/>
            </w:rPr>
          </w:rPrChange>
        </w:rPr>
        <w:t xml:space="preserve"> </w:t>
      </w:r>
      <w:r w:rsidRPr="00F94CB9">
        <w:rPr>
          <w:i/>
          <w:sz w:val="28"/>
          <w:szCs w:val="28"/>
          <w:lang w:val="fr-FR"/>
          <w:rPrChange w:id="17317" w:author="Peng Luqi" w:date="2019-10-13T14:50:00Z">
            <w:rPr>
              <w:i/>
              <w:lang w:val="fr-FR"/>
            </w:rPr>
          </w:rPrChange>
        </w:rPr>
        <w:t>Messenger</w:t>
      </w:r>
      <w:r w:rsidRPr="00F94CB9">
        <w:rPr>
          <w:sz w:val="28"/>
          <w:szCs w:val="28"/>
          <w:lang w:val="fr-FR"/>
          <w:rPrChange w:id="17318" w:author="Peng Luqi" w:date="2019-10-13T14:50:00Z">
            <w:rPr>
              <w:lang w:val="fr-FR"/>
            </w:rPr>
          </w:rPrChange>
        </w:rPr>
        <w:t>.</w:t>
      </w:r>
      <w:r w:rsidRPr="00F94CB9">
        <w:rPr>
          <w:spacing w:val="-9"/>
          <w:sz w:val="28"/>
          <w:szCs w:val="28"/>
          <w:lang w:val="fr-FR"/>
          <w:rPrChange w:id="17319" w:author="Peng Luqi" w:date="2019-10-13T14:50:00Z">
            <w:rPr>
              <w:spacing w:val="-9"/>
              <w:lang w:val="fr-FR"/>
            </w:rPr>
          </w:rPrChange>
        </w:rPr>
        <w:t xml:space="preserve"> </w:t>
      </w:r>
      <w:r w:rsidRPr="00F94CB9">
        <w:rPr>
          <w:i/>
          <w:sz w:val="28"/>
          <w:szCs w:val="28"/>
          <w:lang w:val="fr-FR"/>
          <w:rPrChange w:id="17320" w:author="Peng Luqi" w:date="2019-10-13T14:50:00Z">
            <w:rPr>
              <w:i/>
              <w:lang w:val="fr-FR"/>
            </w:rPr>
          </w:rPrChange>
        </w:rPr>
        <w:t>Ocean.One</w:t>
      </w:r>
      <w:r w:rsidRPr="00F94CB9">
        <w:rPr>
          <w:i/>
          <w:spacing w:val="-8"/>
          <w:sz w:val="28"/>
          <w:szCs w:val="28"/>
          <w:lang w:val="fr-FR"/>
          <w:rPrChange w:id="17321" w:author="Peng Luqi" w:date="2019-10-13T14:50:00Z">
            <w:rPr>
              <w:i/>
              <w:spacing w:val="-8"/>
              <w:lang w:val="fr-FR"/>
            </w:rPr>
          </w:rPrChange>
        </w:rPr>
        <w:t xml:space="preserve"> </w:t>
      </w:r>
      <w:r w:rsidRPr="00F94CB9">
        <w:rPr>
          <w:sz w:val="28"/>
          <w:szCs w:val="28"/>
          <w:lang w:val="fr-FR"/>
          <w:rPrChange w:id="17322" w:author="Peng Luqi" w:date="2019-10-13T14:50:00Z">
            <w:rPr>
              <w:lang w:val="fr-FR"/>
            </w:rPr>
          </w:rPrChange>
        </w:rPr>
        <w:t>est</w:t>
      </w:r>
      <w:r w:rsidRPr="00F94CB9">
        <w:rPr>
          <w:spacing w:val="-9"/>
          <w:sz w:val="28"/>
          <w:szCs w:val="28"/>
          <w:lang w:val="fr-FR"/>
          <w:rPrChange w:id="17323" w:author="Peng Luqi" w:date="2019-10-13T14:50:00Z">
            <w:rPr>
              <w:spacing w:val="-9"/>
              <w:lang w:val="fr-FR"/>
            </w:rPr>
          </w:rPrChange>
        </w:rPr>
        <w:t xml:space="preserve"> </w:t>
      </w:r>
      <w:r w:rsidRPr="00F94CB9">
        <w:rPr>
          <w:sz w:val="28"/>
          <w:szCs w:val="28"/>
          <w:lang w:val="fr-FR"/>
          <w:rPrChange w:id="17324" w:author="Peng Luqi" w:date="2019-10-13T14:50:00Z">
            <w:rPr>
              <w:lang w:val="fr-FR"/>
            </w:rPr>
          </w:rPrChange>
        </w:rPr>
        <w:t>un</w:t>
      </w:r>
      <w:r w:rsidRPr="00F94CB9">
        <w:rPr>
          <w:spacing w:val="-8"/>
          <w:sz w:val="28"/>
          <w:szCs w:val="28"/>
          <w:lang w:val="fr-FR"/>
          <w:rPrChange w:id="17325" w:author="Peng Luqi" w:date="2019-10-13T14:50:00Z">
            <w:rPr>
              <w:spacing w:val="-8"/>
              <w:lang w:val="fr-FR"/>
            </w:rPr>
          </w:rPrChange>
        </w:rPr>
        <w:t xml:space="preserve"> </w:t>
      </w:r>
      <w:r w:rsidRPr="00F94CB9">
        <w:rPr>
          <w:sz w:val="28"/>
          <w:szCs w:val="28"/>
          <w:lang w:val="fr-FR"/>
          <w:rPrChange w:id="17326" w:author="Peng Luqi" w:date="2019-10-13T14:50:00Z">
            <w:rPr>
              <w:lang w:val="fr-FR"/>
            </w:rPr>
          </w:rPrChange>
        </w:rPr>
        <w:t>échange</w:t>
      </w:r>
      <w:r w:rsidRPr="00F94CB9">
        <w:rPr>
          <w:spacing w:val="-9"/>
          <w:sz w:val="28"/>
          <w:szCs w:val="28"/>
          <w:lang w:val="fr-FR"/>
          <w:rPrChange w:id="17327" w:author="Peng Luqi" w:date="2019-10-13T14:50:00Z">
            <w:rPr>
              <w:spacing w:val="-9"/>
              <w:lang w:val="fr-FR"/>
            </w:rPr>
          </w:rPrChange>
        </w:rPr>
        <w:t xml:space="preserve"> </w:t>
      </w:r>
      <w:r w:rsidRPr="00F94CB9">
        <w:rPr>
          <w:sz w:val="28"/>
          <w:szCs w:val="28"/>
          <w:lang w:val="fr-FR"/>
          <w:rPrChange w:id="17328" w:author="Peng Luqi" w:date="2019-10-13T14:50:00Z">
            <w:rPr>
              <w:lang w:val="fr-FR"/>
            </w:rPr>
          </w:rPrChange>
        </w:rPr>
        <w:t>de</w:t>
      </w:r>
      <w:r w:rsidRPr="00F94CB9">
        <w:rPr>
          <w:spacing w:val="-8"/>
          <w:sz w:val="28"/>
          <w:szCs w:val="28"/>
          <w:lang w:val="fr-FR"/>
          <w:rPrChange w:id="17329" w:author="Peng Luqi" w:date="2019-10-13T14:50:00Z">
            <w:rPr>
              <w:spacing w:val="-8"/>
              <w:lang w:val="fr-FR"/>
            </w:rPr>
          </w:rPrChange>
        </w:rPr>
        <w:t xml:space="preserve"> </w:t>
      </w:r>
      <w:r w:rsidRPr="00F94CB9">
        <w:rPr>
          <w:sz w:val="28"/>
          <w:szCs w:val="28"/>
          <w:lang w:val="fr-FR"/>
          <w:rPrChange w:id="17330" w:author="Peng Luqi" w:date="2019-10-13T14:50:00Z">
            <w:rPr>
              <w:lang w:val="fr-FR"/>
            </w:rPr>
          </w:rPrChange>
        </w:rPr>
        <w:t>gouvernance</w:t>
      </w:r>
      <w:r w:rsidRPr="00F94CB9">
        <w:rPr>
          <w:spacing w:val="-9"/>
          <w:sz w:val="28"/>
          <w:szCs w:val="28"/>
          <w:lang w:val="fr-FR"/>
          <w:rPrChange w:id="17331" w:author="Peng Luqi" w:date="2019-10-13T14:50:00Z">
            <w:rPr>
              <w:spacing w:val="-9"/>
              <w:lang w:val="fr-FR"/>
            </w:rPr>
          </w:rPrChange>
        </w:rPr>
        <w:t xml:space="preserve"> </w:t>
      </w:r>
      <w:r w:rsidRPr="00F94CB9">
        <w:rPr>
          <w:sz w:val="28"/>
          <w:szCs w:val="28"/>
          <w:lang w:val="fr-FR"/>
          <w:rPrChange w:id="17332" w:author="Peng Luqi" w:date="2019-10-13T14:50:00Z">
            <w:rPr>
              <w:lang w:val="fr-FR"/>
            </w:rPr>
          </w:rPrChange>
        </w:rPr>
        <w:t>autonome</w:t>
      </w:r>
      <w:r w:rsidRPr="00F94CB9">
        <w:rPr>
          <w:spacing w:val="-8"/>
          <w:sz w:val="28"/>
          <w:szCs w:val="28"/>
          <w:lang w:val="fr-FR"/>
          <w:rPrChange w:id="17333" w:author="Peng Luqi" w:date="2019-10-13T14:50:00Z">
            <w:rPr>
              <w:spacing w:val="-8"/>
              <w:lang w:val="fr-FR"/>
            </w:rPr>
          </w:rPrChange>
        </w:rPr>
        <w:t xml:space="preserve"> </w:t>
      </w:r>
      <w:r w:rsidRPr="00F94CB9">
        <w:rPr>
          <w:sz w:val="28"/>
          <w:szCs w:val="28"/>
          <w:lang w:val="fr-FR"/>
          <w:rPrChange w:id="17334" w:author="Peng Luqi" w:date="2019-10-13T14:50:00Z">
            <w:rPr>
              <w:lang w:val="fr-FR"/>
            </w:rPr>
          </w:rPrChange>
        </w:rPr>
        <w:t>décentralisé</w:t>
      </w:r>
      <w:r w:rsidRPr="00F94CB9">
        <w:rPr>
          <w:spacing w:val="-9"/>
          <w:sz w:val="28"/>
          <w:szCs w:val="28"/>
          <w:lang w:val="fr-FR"/>
          <w:rPrChange w:id="17335" w:author="Peng Luqi" w:date="2019-10-13T14:50:00Z">
            <w:rPr>
              <w:spacing w:val="-9"/>
              <w:lang w:val="fr-FR"/>
            </w:rPr>
          </w:rPrChange>
        </w:rPr>
        <w:t xml:space="preserve"> </w:t>
      </w:r>
      <w:r w:rsidRPr="00F94CB9">
        <w:rPr>
          <w:sz w:val="28"/>
          <w:szCs w:val="28"/>
          <w:lang w:val="fr-FR"/>
          <w:rPrChange w:id="17336" w:author="Peng Luqi" w:date="2019-10-13T14:50:00Z">
            <w:rPr>
              <w:lang w:val="fr-FR"/>
            </w:rPr>
          </w:rPrChange>
        </w:rPr>
        <w:t>fonctionnant</w:t>
      </w:r>
      <w:r w:rsidRPr="00F94CB9">
        <w:rPr>
          <w:spacing w:val="-8"/>
          <w:sz w:val="28"/>
          <w:szCs w:val="28"/>
          <w:lang w:val="fr-FR"/>
          <w:rPrChange w:id="17337" w:author="Peng Luqi" w:date="2019-10-13T14:50:00Z">
            <w:rPr>
              <w:spacing w:val="-8"/>
              <w:lang w:val="fr-FR"/>
            </w:rPr>
          </w:rPrChange>
        </w:rPr>
        <w:t xml:space="preserve"> </w:t>
      </w:r>
      <w:r w:rsidRPr="00F94CB9">
        <w:rPr>
          <w:sz w:val="28"/>
          <w:szCs w:val="28"/>
          <w:lang w:val="fr-FR"/>
          <w:rPrChange w:id="17338" w:author="Peng Luqi" w:date="2019-10-13T14:50:00Z">
            <w:rPr>
              <w:lang w:val="fr-FR"/>
            </w:rPr>
          </w:rPrChange>
        </w:rPr>
        <w:t xml:space="preserve">dans le réseau </w:t>
      </w:r>
      <w:r w:rsidRPr="00F94CB9">
        <w:rPr>
          <w:i/>
          <w:sz w:val="28"/>
          <w:szCs w:val="28"/>
          <w:lang w:val="fr-FR"/>
          <w:rPrChange w:id="17339" w:author="Peng Luqi" w:date="2019-10-13T14:50:00Z">
            <w:rPr>
              <w:i/>
              <w:lang w:val="fr-FR"/>
            </w:rPr>
          </w:rPrChange>
        </w:rPr>
        <w:t xml:space="preserve">Mixin </w:t>
      </w:r>
      <w:r w:rsidRPr="00F94CB9">
        <w:rPr>
          <w:sz w:val="28"/>
          <w:szCs w:val="28"/>
          <w:lang w:val="fr-FR"/>
          <w:rPrChange w:id="17340" w:author="Peng Luqi" w:date="2019-10-13T14:50:00Z">
            <w:rPr>
              <w:lang w:val="fr-FR"/>
            </w:rPr>
          </w:rPrChange>
        </w:rPr>
        <w:t>et, également un pionnier de la technologie dans le secteur de la blockchain. Il y a beaucoup d</w:t>
      </w:r>
      <w:del w:id="17341" w:author="Peng Luqi" w:date="2019-10-13T14:43:00Z">
        <w:r w:rsidRPr="00F94CB9" w:rsidDel="00EF666F">
          <w:rPr>
            <w:sz w:val="28"/>
            <w:szCs w:val="28"/>
            <w:lang w:val="fr-FR"/>
            <w:rPrChange w:id="17342" w:author="Peng Luqi" w:date="2019-10-13T14:50:00Z">
              <w:rPr>
                <w:lang w:val="fr-FR"/>
              </w:rPr>
            </w:rPrChange>
          </w:rPr>
          <w:delText>’</w:delText>
        </w:r>
      </w:del>
      <w:ins w:id="17343" w:author="Peng Luqi" w:date="2019-10-13T14:43:00Z">
        <w:r w:rsidR="00EF666F" w:rsidRPr="00F94CB9">
          <w:rPr>
            <w:sz w:val="28"/>
            <w:szCs w:val="28"/>
            <w:lang w:val="fr-FR"/>
            <w:rPrChange w:id="17344" w:author="Peng Luqi" w:date="2019-10-13T14:50:00Z">
              <w:rPr>
                <w:lang w:val="fr-FR"/>
              </w:rPr>
            </w:rPrChange>
          </w:rPr>
          <w:t>’</w:t>
        </w:r>
      </w:ins>
      <w:r w:rsidRPr="00F94CB9">
        <w:rPr>
          <w:sz w:val="28"/>
          <w:szCs w:val="28"/>
          <w:lang w:val="fr-FR"/>
          <w:rPrChange w:id="17345" w:author="Peng Luqi" w:date="2019-10-13T14:50:00Z">
            <w:rPr>
              <w:lang w:val="fr-FR"/>
            </w:rPr>
          </w:rPrChange>
        </w:rPr>
        <w:t xml:space="preserve">applications en voie de développement. Par exemple, les </w:t>
      </w:r>
      <w:r w:rsidRPr="00F94CB9">
        <w:rPr>
          <w:i/>
          <w:color w:val="00B0F0"/>
          <w:sz w:val="28"/>
          <w:szCs w:val="28"/>
          <w:lang w:val="fr-FR"/>
          <w:rPrChange w:id="17346" w:author="Peng Luqi" w:date="2019-10-13T14:50:00Z">
            <w:rPr>
              <w:i/>
              <w:color w:val="00B0F0"/>
              <w:lang w:val="fr-FR"/>
            </w:rPr>
          </w:rPrChange>
        </w:rPr>
        <w:t>BOX</w:t>
      </w:r>
      <w:r w:rsidRPr="00F94CB9">
        <w:rPr>
          <w:sz w:val="28"/>
          <w:szCs w:val="28"/>
          <w:lang w:val="fr-FR"/>
          <w:rPrChange w:id="17347" w:author="Peng Luqi" w:date="2019-10-13T14:50:00Z">
            <w:rPr>
              <w:lang w:val="fr-FR"/>
            </w:rPr>
          </w:rPrChange>
        </w:rPr>
        <w:t>, que j</w:t>
      </w:r>
      <w:del w:id="17348" w:author="Peng Luqi" w:date="2019-10-13T14:43:00Z">
        <w:r w:rsidRPr="00F94CB9" w:rsidDel="00EF666F">
          <w:rPr>
            <w:sz w:val="28"/>
            <w:szCs w:val="28"/>
            <w:lang w:val="fr-FR"/>
            <w:rPrChange w:id="17349" w:author="Peng Luqi" w:date="2019-10-13T14:50:00Z">
              <w:rPr>
                <w:lang w:val="fr-FR"/>
              </w:rPr>
            </w:rPrChange>
          </w:rPr>
          <w:delText>’</w:delText>
        </w:r>
      </w:del>
      <w:ins w:id="17350" w:author="Peng Luqi" w:date="2019-10-13T14:43:00Z">
        <w:r w:rsidR="00EF666F" w:rsidRPr="00F94CB9">
          <w:rPr>
            <w:sz w:val="28"/>
            <w:szCs w:val="28"/>
            <w:lang w:val="fr-FR"/>
            <w:rPrChange w:id="17351" w:author="Peng Luqi" w:date="2019-10-13T14:50:00Z">
              <w:rPr>
                <w:lang w:val="fr-FR"/>
              </w:rPr>
            </w:rPrChange>
          </w:rPr>
          <w:t>’</w:t>
        </w:r>
      </w:ins>
      <w:r w:rsidRPr="00F94CB9">
        <w:rPr>
          <w:sz w:val="28"/>
          <w:szCs w:val="28"/>
          <w:lang w:val="fr-FR"/>
          <w:rPrChange w:id="17352" w:author="Peng Luqi" w:date="2019-10-13T14:50:00Z">
            <w:rPr>
              <w:lang w:val="fr-FR"/>
            </w:rPr>
          </w:rPrChange>
        </w:rPr>
        <w:t xml:space="preserve">ai conçu, et son échange </w:t>
      </w:r>
      <w:r w:rsidRPr="00F94CB9">
        <w:rPr>
          <w:i/>
          <w:color w:val="4F81BD"/>
          <w:sz w:val="28"/>
          <w:szCs w:val="28"/>
          <w:lang w:val="fr-FR"/>
          <w:rPrChange w:id="17353" w:author="Peng Luqi" w:date="2019-10-13T14:50:00Z">
            <w:rPr>
              <w:i/>
              <w:color w:val="4F81BD"/>
              <w:lang w:val="fr-FR"/>
            </w:rPr>
          </w:rPrChange>
        </w:rPr>
        <w:t>b.watch</w:t>
      </w:r>
      <w:r w:rsidRPr="00F94CB9">
        <w:rPr>
          <w:sz w:val="28"/>
          <w:szCs w:val="28"/>
          <w:lang w:val="fr-FR"/>
          <w:rPrChange w:id="17354" w:author="Peng Luqi" w:date="2019-10-13T14:50:00Z">
            <w:rPr>
              <w:lang w:val="fr-FR"/>
            </w:rPr>
          </w:rPrChange>
        </w:rPr>
        <w:t xml:space="preserve">, sans la chaîne publique de </w:t>
      </w:r>
      <w:r w:rsidRPr="00F94CB9">
        <w:rPr>
          <w:i/>
          <w:sz w:val="28"/>
          <w:szCs w:val="28"/>
          <w:lang w:val="fr-FR"/>
          <w:rPrChange w:id="17355" w:author="Peng Luqi" w:date="2019-10-13T14:50:00Z">
            <w:rPr>
              <w:i/>
              <w:lang w:val="fr-FR"/>
            </w:rPr>
          </w:rPrChange>
        </w:rPr>
        <w:t>Mixin Network</w:t>
      </w:r>
      <w:r w:rsidRPr="00F94CB9">
        <w:rPr>
          <w:sz w:val="28"/>
          <w:szCs w:val="28"/>
          <w:lang w:val="fr-FR"/>
          <w:rPrChange w:id="17356" w:author="Peng Luqi" w:date="2019-10-13T14:50:00Z">
            <w:rPr>
              <w:lang w:val="fr-FR"/>
            </w:rPr>
          </w:rPrChange>
        </w:rPr>
        <w:t xml:space="preserve">, est difficile à réaliser. La chaîne </w:t>
      </w:r>
      <w:r w:rsidRPr="00F94CB9">
        <w:rPr>
          <w:sz w:val="28"/>
          <w:szCs w:val="28"/>
          <w:lang w:val="fr-FR"/>
          <w:rPrChange w:id="17357" w:author="Peng Luqi" w:date="2019-10-13T14:50:00Z">
            <w:rPr>
              <w:lang w:val="fr-FR"/>
            </w:rPr>
          </w:rPrChange>
        </w:rPr>
        <w:lastRenderedPageBreak/>
        <w:t>publique similaire, que j</w:t>
      </w:r>
      <w:del w:id="17358" w:author="Peng Luqi" w:date="2019-10-13T14:43:00Z">
        <w:r w:rsidRPr="00F94CB9" w:rsidDel="00EF666F">
          <w:rPr>
            <w:sz w:val="28"/>
            <w:szCs w:val="28"/>
            <w:lang w:val="fr-FR"/>
            <w:rPrChange w:id="17359" w:author="Peng Luqi" w:date="2019-10-13T14:50:00Z">
              <w:rPr>
                <w:lang w:val="fr-FR"/>
              </w:rPr>
            </w:rPrChange>
          </w:rPr>
          <w:delText>’</w:delText>
        </w:r>
      </w:del>
      <w:ins w:id="17360" w:author="Peng Luqi" w:date="2019-10-13T14:43:00Z">
        <w:r w:rsidR="00EF666F" w:rsidRPr="00F94CB9">
          <w:rPr>
            <w:sz w:val="28"/>
            <w:szCs w:val="28"/>
            <w:lang w:val="fr-FR"/>
            <w:rPrChange w:id="17361" w:author="Peng Luqi" w:date="2019-10-13T14:50:00Z">
              <w:rPr>
                <w:lang w:val="fr-FR"/>
              </w:rPr>
            </w:rPrChange>
          </w:rPr>
          <w:t>’</w:t>
        </w:r>
      </w:ins>
      <w:r w:rsidRPr="00F94CB9">
        <w:rPr>
          <w:sz w:val="28"/>
          <w:szCs w:val="28"/>
          <w:lang w:val="fr-FR"/>
          <w:rPrChange w:id="17362" w:author="Peng Luqi" w:date="2019-10-13T14:50:00Z">
            <w:rPr>
              <w:lang w:val="fr-FR"/>
            </w:rPr>
          </w:rPrChange>
        </w:rPr>
        <w:t xml:space="preserve">ai déjà essayée, est disponible. Pour cette raison, dans ma conception, la proportion de XIN dans les </w:t>
      </w:r>
      <w:r w:rsidRPr="00F94CB9">
        <w:rPr>
          <w:i/>
          <w:color w:val="00B0F0"/>
          <w:sz w:val="28"/>
          <w:szCs w:val="28"/>
          <w:lang w:val="fr-FR"/>
          <w:rPrChange w:id="17363" w:author="Peng Luqi" w:date="2019-10-13T14:50:00Z">
            <w:rPr>
              <w:i/>
              <w:color w:val="00B0F0"/>
              <w:lang w:val="fr-FR"/>
            </w:rPr>
          </w:rPrChange>
        </w:rPr>
        <w:t xml:space="preserve">BOX </w:t>
      </w:r>
      <w:r w:rsidRPr="00F94CB9">
        <w:rPr>
          <w:sz w:val="28"/>
          <w:szCs w:val="28"/>
          <w:lang w:val="fr-FR"/>
          <w:rPrChange w:id="17364" w:author="Peng Luqi" w:date="2019-10-13T14:50:00Z">
            <w:rPr>
              <w:lang w:val="fr-FR"/>
            </w:rPr>
          </w:rPrChange>
        </w:rPr>
        <w:t>joue un rôle</w:t>
      </w:r>
      <w:r w:rsidRPr="00F94CB9">
        <w:rPr>
          <w:spacing w:val="-9"/>
          <w:sz w:val="28"/>
          <w:szCs w:val="28"/>
          <w:lang w:val="fr-FR"/>
          <w:rPrChange w:id="17365" w:author="Peng Luqi" w:date="2019-10-13T14:50:00Z">
            <w:rPr>
              <w:spacing w:val="-9"/>
              <w:lang w:val="fr-FR"/>
            </w:rPr>
          </w:rPrChange>
        </w:rPr>
        <w:t xml:space="preserve"> </w:t>
      </w:r>
      <w:r w:rsidRPr="00F94CB9">
        <w:rPr>
          <w:sz w:val="28"/>
          <w:szCs w:val="28"/>
          <w:lang w:val="fr-FR"/>
          <w:rPrChange w:id="17366" w:author="Peng Luqi" w:date="2019-10-13T14:50:00Z">
            <w:rPr>
              <w:lang w:val="fr-FR"/>
            </w:rPr>
          </w:rPrChange>
        </w:rPr>
        <w:t>important.</w:t>
      </w:r>
    </w:p>
    <w:p w:rsidR="002B38DF" w:rsidRPr="00F94CB9" w:rsidRDefault="002B38DF">
      <w:pPr>
        <w:pStyle w:val="a3"/>
        <w:ind w:left="170" w:right="170"/>
        <w:jc w:val="both"/>
        <w:rPr>
          <w:lang w:val="fr-FR"/>
          <w:rPrChange w:id="17367" w:author="Peng Luqi" w:date="2019-10-13T14:50:00Z">
            <w:rPr>
              <w:sz w:val="20"/>
              <w:lang w:val="fr-FR"/>
            </w:rPr>
          </w:rPrChange>
        </w:rPr>
        <w:pPrChange w:id="17368" w:author="Peng Luqi" w:date="2019-10-13T14:20:00Z">
          <w:pPr>
            <w:pStyle w:val="a3"/>
            <w:spacing w:before="6"/>
          </w:pPr>
        </w:pPrChange>
      </w:pPr>
    </w:p>
    <w:p w:rsidR="002B38DF" w:rsidRPr="00F94CB9" w:rsidRDefault="00716360">
      <w:pPr>
        <w:ind w:left="170" w:right="170"/>
        <w:jc w:val="both"/>
        <w:rPr>
          <w:sz w:val="28"/>
          <w:szCs w:val="28"/>
          <w:lang w:val="fr-FR"/>
          <w:rPrChange w:id="17369" w:author="Peng Luqi" w:date="2019-10-13T14:50:00Z">
            <w:rPr/>
          </w:rPrChange>
        </w:rPr>
        <w:pPrChange w:id="17370" w:author="Peng Luqi" w:date="2019-10-13T14:20:00Z">
          <w:pPr>
            <w:ind w:left="130" w:right="181"/>
            <w:jc w:val="both"/>
          </w:pPr>
        </w:pPrChange>
      </w:pPr>
      <w:r w:rsidRPr="00F94CB9">
        <w:rPr>
          <w:sz w:val="28"/>
          <w:szCs w:val="28"/>
          <w:lang w:val="fr-FR"/>
          <w:rPrChange w:id="17371" w:author="Peng Luqi" w:date="2019-10-13T14:50:00Z">
            <w:rPr>
              <w:lang w:val="fr-FR"/>
            </w:rPr>
          </w:rPrChange>
        </w:rPr>
        <w:t xml:space="preserve">En résumé, le </w:t>
      </w:r>
      <w:r w:rsidRPr="00F94CB9">
        <w:rPr>
          <w:i/>
          <w:color w:val="00B0F0"/>
          <w:sz w:val="28"/>
          <w:szCs w:val="28"/>
          <w:lang w:val="fr-FR"/>
          <w:rPrChange w:id="17372" w:author="Peng Luqi" w:date="2019-10-13T14:50:00Z">
            <w:rPr>
              <w:i/>
              <w:color w:val="00B0F0"/>
              <w:lang w:val="fr-FR"/>
            </w:rPr>
          </w:rPrChange>
        </w:rPr>
        <w:t xml:space="preserve">BOX </w:t>
      </w:r>
      <w:r w:rsidRPr="00F94CB9">
        <w:rPr>
          <w:sz w:val="28"/>
          <w:szCs w:val="28"/>
          <w:lang w:val="fr-FR"/>
          <w:rPrChange w:id="17373" w:author="Peng Luqi" w:date="2019-10-13T14:50:00Z">
            <w:rPr>
              <w:lang w:val="fr-FR"/>
            </w:rPr>
          </w:rPrChange>
        </w:rPr>
        <w:t>est un produit ETF avec lequel vous ne pouvez pas être en déficit. S</w:t>
      </w:r>
      <w:del w:id="17374" w:author="Peng Luqi" w:date="2019-10-13T14:43:00Z">
        <w:r w:rsidRPr="00F94CB9" w:rsidDel="00EF666F">
          <w:rPr>
            <w:sz w:val="28"/>
            <w:szCs w:val="28"/>
            <w:lang w:val="fr-FR"/>
            <w:rPrChange w:id="17375" w:author="Peng Luqi" w:date="2019-10-13T14:50:00Z">
              <w:rPr>
                <w:lang w:val="fr-FR"/>
              </w:rPr>
            </w:rPrChange>
          </w:rPr>
          <w:delText>’</w:delText>
        </w:r>
      </w:del>
      <w:ins w:id="17376" w:author="Peng Luqi" w:date="2019-10-13T14:43:00Z">
        <w:r w:rsidR="00EF666F" w:rsidRPr="00F94CB9">
          <w:rPr>
            <w:sz w:val="28"/>
            <w:szCs w:val="28"/>
            <w:lang w:val="fr-FR"/>
            <w:rPrChange w:id="17377" w:author="Peng Luqi" w:date="2019-10-13T14:50:00Z">
              <w:rPr>
                <w:lang w:val="fr-FR"/>
              </w:rPr>
            </w:rPrChange>
          </w:rPr>
          <w:t>’</w:t>
        </w:r>
      </w:ins>
      <w:r w:rsidRPr="00F94CB9">
        <w:rPr>
          <w:sz w:val="28"/>
          <w:szCs w:val="28"/>
          <w:lang w:val="fr-FR"/>
          <w:rPrChange w:id="17378" w:author="Peng Luqi" w:date="2019-10-13T14:50:00Z">
            <w:rPr>
              <w:lang w:val="fr-FR"/>
            </w:rPr>
          </w:rPrChange>
        </w:rPr>
        <w:t>il perd, c</w:t>
      </w:r>
      <w:del w:id="17379" w:author="Peng Luqi" w:date="2019-10-13T14:43:00Z">
        <w:r w:rsidRPr="00F94CB9" w:rsidDel="00EF666F">
          <w:rPr>
            <w:sz w:val="28"/>
            <w:szCs w:val="28"/>
            <w:lang w:val="fr-FR"/>
            <w:rPrChange w:id="17380" w:author="Peng Luqi" w:date="2019-10-13T14:50:00Z">
              <w:rPr>
                <w:lang w:val="fr-FR"/>
              </w:rPr>
            </w:rPrChange>
          </w:rPr>
          <w:delText>’</w:delText>
        </w:r>
      </w:del>
      <w:ins w:id="17381" w:author="Peng Luqi" w:date="2019-10-13T14:43:00Z">
        <w:r w:rsidR="00EF666F" w:rsidRPr="00F94CB9">
          <w:rPr>
            <w:sz w:val="28"/>
            <w:szCs w:val="28"/>
            <w:lang w:val="fr-FR"/>
            <w:rPrChange w:id="17382" w:author="Peng Luqi" w:date="2019-10-13T14:50:00Z">
              <w:rPr>
                <w:lang w:val="fr-FR"/>
              </w:rPr>
            </w:rPrChange>
          </w:rPr>
          <w:t>’</w:t>
        </w:r>
      </w:ins>
      <w:r w:rsidRPr="00F94CB9">
        <w:rPr>
          <w:sz w:val="28"/>
          <w:szCs w:val="28"/>
          <w:lang w:val="fr-FR"/>
          <w:rPrChange w:id="17383" w:author="Peng Luqi" w:date="2019-10-13T14:50:00Z">
            <w:rPr>
              <w:lang w:val="fr-FR"/>
            </w:rPr>
          </w:rPrChange>
        </w:rPr>
        <w:t>est simplement</w:t>
      </w:r>
      <w:r w:rsidRPr="00F94CB9">
        <w:rPr>
          <w:spacing w:val="-7"/>
          <w:sz w:val="28"/>
          <w:szCs w:val="28"/>
          <w:lang w:val="fr-FR"/>
          <w:rPrChange w:id="17384" w:author="Peng Luqi" w:date="2019-10-13T14:50:00Z">
            <w:rPr>
              <w:spacing w:val="-7"/>
              <w:lang w:val="fr-FR"/>
            </w:rPr>
          </w:rPrChange>
        </w:rPr>
        <w:t xml:space="preserve"> </w:t>
      </w:r>
      <w:r w:rsidRPr="00F94CB9">
        <w:rPr>
          <w:sz w:val="28"/>
          <w:szCs w:val="28"/>
          <w:lang w:val="fr-FR"/>
          <w:rPrChange w:id="17385" w:author="Peng Luqi" w:date="2019-10-13T14:50:00Z">
            <w:rPr>
              <w:lang w:val="fr-FR"/>
            </w:rPr>
          </w:rPrChange>
        </w:rPr>
        <w:t>parce</w:t>
      </w:r>
      <w:r w:rsidRPr="00F94CB9">
        <w:rPr>
          <w:spacing w:val="-6"/>
          <w:sz w:val="28"/>
          <w:szCs w:val="28"/>
          <w:lang w:val="fr-FR"/>
          <w:rPrChange w:id="17386" w:author="Peng Luqi" w:date="2019-10-13T14:50:00Z">
            <w:rPr>
              <w:spacing w:val="-6"/>
              <w:lang w:val="fr-FR"/>
            </w:rPr>
          </w:rPrChange>
        </w:rPr>
        <w:t xml:space="preserve"> </w:t>
      </w:r>
      <w:r w:rsidRPr="00F94CB9">
        <w:rPr>
          <w:sz w:val="28"/>
          <w:szCs w:val="28"/>
          <w:lang w:val="fr-FR"/>
          <w:rPrChange w:id="17387" w:author="Peng Luqi" w:date="2019-10-13T14:50:00Z">
            <w:rPr>
              <w:lang w:val="fr-FR"/>
            </w:rPr>
          </w:rPrChange>
        </w:rPr>
        <w:t>que</w:t>
      </w:r>
      <w:r w:rsidRPr="00F94CB9">
        <w:rPr>
          <w:spacing w:val="-6"/>
          <w:sz w:val="28"/>
          <w:szCs w:val="28"/>
          <w:lang w:val="fr-FR"/>
          <w:rPrChange w:id="17388" w:author="Peng Luqi" w:date="2019-10-13T14:50:00Z">
            <w:rPr>
              <w:spacing w:val="-6"/>
              <w:lang w:val="fr-FR"/>
            </w:rPr>
          </w:rPrChange>
        </w:rPr>
        <w:t xml:space="preserve"> </w:t>
      </w:r>
      <w:r w:rsidRPr="00F94CB9">
        <w:rPr>
          <w:sz w:val="28"/>
          <w:szCs w:val="28"/>
          <w:lang w:val="fr-FR"/>
          <w:rPrChange w:id="17389" w:author="Peng Luqi" w:date="2019-10-13T14:50:00Z">
            <w:rPr>
              <w:lang w:val="fr-FR"/>
            </w:rPr>
          </w:rPrChange>
        </w:rPr>
        <w:t>l</w:t>
      </w:r>
      <w:del w:id="17390" w:author="Peng Luqi" w:date="2019-10-13T14:43:00Z">
        <w:r w:rsidRPr="00F94CB9" w:rsidDel="00EF666F">
          <w:rPr>
            <w:sz w:val="28"/>
            <w:szCs w:val="28"/>
            <w:lang w:val="fr-FR"/>
            <w:rPrChange w:id="17391" w:author="Peng Luqi" w:date="2019-10-13T14:50:00Z">
              <w:rPr>
                <w:lang w:val="fr-FR"/>
              </w:rPr>
            </w:rPrChange>
          </w:rPr>
          <w:delText>’</w:delText>
        </w:r>
      </w:del>
      <w:ins w:id="17392" w:author="Peng Luqi" w:date="2019-10-13T14:43:00Z">
        <w:r w:rsidR="00EF666F" w:rsidRPr="00F94CB9">
          <w:rPr>
            <w:sz w:val="28"/>
            <w:szCs w:val="28"/>
            <w:lang w:val="fr-FR"/>
            <w:rPrChange w:id="17393" w:author="Peng Luqi" w:date="2019-10-13T14:50:00Z">
              <w:rPr>
                <w:lang w:val="fr-FR"/>
              </w:rPr>
            </w:rPrChange>
          </w:rPr>
          <w:t>’</w:t>
        </w:r>
      </w:ins>
      <w:r w:rsidRPr="00F94CB9">
        <w:rPr>
          <w:sz w:val="28"/>
          <w:szCs w:val="28"/>
          <w:lang w:val="fr-FR"/>
          <w:rPrChange w:id="17394" w:author="Peng Luqi" w:date="2019-10-13T14:50:00Z">
            <w:rPr>
              <w:lang w:val="fr-FR"/>
            </w:rPr>
          </w:rPrChange>
        </w:rPr>
        <w:t>industrie</w:t>
      </w:r>
      <w:r w:rsidRPr="00F94CB9">
        <w:rPr>
          <w:spacing w:val="-6"/>
          <w:sz w:val="28"/>
          <w:szCs w:val="28"/>
          <w:lang w:val="fr-FR"/>
          <w:rPrChange w:id="17395" w:author="Peng Luqi" w:date="2019-10-13T14:50:00Z">
            <w:rPr>
              <w:spacing w:val="-6"/>
              <w:lang w:val="fr-FR"/>
            </w:rPr>
          </w:rPrChange>
        </w:rPr>
        <w:t xml:space="preserve"> </w:t>
      </w:r>
      <w:r w:rsidRPr="00F94CB9">
        <w:rPr>
          <w:sz w:val="28"/>
          <w:szCs w:val="28"/>
          <w:lang w:val="fr-FR"/>
          <w:rPrChange w:id="17396" w:author="Peng Luqi" w:date="2019-10-13T14:50:00Z">
            <w:rPr>
              <w:lang w:val="fr-FR"/>
            </w:rPr>
          </w:rPrChange>
        </w:rPr>
        <w:t>de</w:t>
      </w:r>
      <w:r w:rsidRPr="00F94CB9">
        <w:rPr>
          <w:spacing w:val="-6"/>
          <w:sz w:val="28"/>
          <w:szCs w:val="28"/>
          <w:lang w:val="fr-FR"/>
          <w:rPrChange w:id="17397" w:author="Peng Luqi" w:date="2019-10-13T14:50:00Z">
            <w:rPr>
              <w:spacing w:val="-6"/>
              <w:lang w:val="fr-FR"/>
            </w:rPr>
          </w:rPrChange>
        </w:rPr>
        <w:t xml:space="preserve"> </w:t>
      </w:r>
      <w:r w:rsidRPr="00F94CB9">
        <w:rPr>
          <w:sz w:val="28"/>
          <w:szCs w:val="28"/>
          <w:lang w:val="fr-FR"/>
          <w:rPrChange w:id="17398" w:author="Peng Luqi" w:date="2019-10-13T14:50:00Z">
            <w:rPr>
              <w:lang w:val="fr-FR"/>
            </w:rPr>
          </w:rPrChange>
        </w:rPr>
        <w:t>la</w:t>
      </w:r>
      <w:r w:rsidRPr="00F94CB9">
        <w:rPr>
          <w:spacing w:val="-5"/>
          <w:sz w:val="28"/>
          <w:szCs w:val="28"/>
          <w:lang w:val="fr-FR"/>
          <w:rPrChange w:id="17399" w:author="Peng Luqi" w:date="2019-10-13T14:50:00Z">
            <w:rPr>
              <w:spacing w:val="-5"/>
              <w:lang w:val="fr-FR"/>
            </w:rPr>
          </w:rPrChange>
        </w:rPr>
        <w:t xml:space="preserve"> </w:t>
      </w:r>
      <w:r w:rsidRPr="00F94CB9">
        <w:rPr>
          <w:sz w:val="28"/>
          <w:szCs w:val="28"/>
          <w:lang w:val="fr-FR"/>
          <w:rPrChange w:id="17400" w:author="Peng Luqi" w:date="2019-10-13T14:50:00Z">
            <w:rPr>
              <w:lang w:val="fr-FR"/>
            </w:rPr>
          </w:rPrChange>
        </w:rPr>
        <w:t>blockchain</w:t>
      </w:r>
      <w:r w:rsidRPr="00F94CB9">
        <w:rPr>
          <w:spacing w:val="-7"/>
          <w:sz w:val="28"/>
          <w:szCs w:val="28"/>
          <w:lang w:val="fr-FR"/>
          <w:rPrChange w:id="17401" w:author="Peng Luqi" w:date="2019-10-13T14:50:00Z">
            <w:rPr>
              <w:spacing w:val="-7"/>
              <w:lang w:val="fr-FR"/>
            </w:rPr>
          </w:rPrChange>
        </w:rPr>
        <w:t xml:space="preserve"> </w:t>
      </w:r>
      <w:r w:rsidRPr="00F94CB9">
        <w:rPr>
          <w:sz w:val="28"/>
          <w:szCs w:val="28"/>
          <w:lang w:val="fr-FR"/>
          <w:rPrChange w:id="17402" w:author="Peng Luqi" w:date="2019-10-13T14:50:00Z">
            <w:rPr>
              <w:lang w:val="fr-FR"/>
            </w:rPr>
          </w:rPrChange>
        </w:rPr>
        <w:t>n</w:t>
      </w:r>
      <w:del w:id="17403" w:author="Peng Luqi" w:date="2019-10-13T14:43:00Z">
        <w:r w:rsidRPr="00F94CB9" w:rsidDel="00EF666F">
          <w:rPr>
            <w:sz w:val="28"/>
            <w:szCs w:val="28"/>
            <w:lang w:val="fr-FR"/>
            <w:rPrChange w:id="17404" w:author="Peng Luqi" w:date="2019-10-13T14:50:00Z">
              <w:rPr>
                <w:lang w:val="fr-FR"/>
              </w:rPr>
            </w:rPrChange>
          </w:rPr>
          <w:delText>’</w:delText>
        </w:r>
      </w:del>
      <w:ins w:id="17405" w:author="Peng Luqi" w:date="2019-10-13T14:43:00Z">
        <w:r w:rsidR="00EF666F" w:rsidRPr="00F94CB9">
          <w:rPr>
            <w:sz w:val="28"/>
            <w:szCs w:val="28"/>
            <w:lang w:val="fr-FR"/>
            <w:rPrChange w:id="17406" w:author="Peng Luqi" w:date="2019-10-13T14:50:00Z">
              <w:rPr>
                <w:lang w:val="fr-FR"/>
              </w:rPr>
            </w:rPrChange>
          </w:rPr>
          <w:t>’</w:t>
        </w:r>
      </w:ins>
      <w:r w:rsidRPr="00F94CB9">
        <w:rPr>
          <w:sz w:val="28"/>
          <w:szCs w:val="28"/>
          <w:lang w:val="fr-FR"/>
          <w:rPrChange w:id="17407" w:author="Peng Luqi" w:date="2019-10-13T14:50:00Z">
            <w:rPr>
              <w:lang w:val="fr-FR"/>
            </w:rPr>
          </w:rPrChange>
        </w:rPr>
        <w:t>est</w:t>
      </w:r>
      <w:r w:rsidRPr="00F94CB9">
        <w:rPr>
          <w:spacing w:val="-6"/>
          <w:sz w:val="28"/>
          <w:szCs w:val="28"/>
          <w:lang w:val="fr-FR"/>
          <w:rPrChange w:id="17408" w:author="Peng Luqi" w:date="2019-10-13T14:50:00Z">
            <w:rPr>
              <w:spacing w:val="-6"/>
              <w:lang w:val="fr-FR"/>
            </w:rPr>
          </w:rPrChange>
        </w:rPr>
        <w:t xml:space="preserve"> </w:t>
      </w:r>
      <w:r w:rsidRPr="00F94CB9">
        <w:rPr>
          <w:sz w:val="28"/>
          <w:szCs w:val="28"/>
          <w:lang w:val="fr-FR"/>
          <w:rPrChange w:id="17409" w:author="Peng Luqi" w:date="2019-10-13T14:50:00Z">
            <w:rPr>
              <w:lang w:val="fr-FR"/>
            </w:rPr>
          </w:rPrChange>
        </w:rPr>
        <w:t>pas</w:t>
      </w:r>
      <w:r w:rsidRPr="00F94CB9">
        <w:rPr>
          <w:spacing w:val="-6"/>
          <w:sz w:val="28"/>
          <w:szCs w:val="28"/>
          <w:lang w:val="fr-FR"/>
          <w:rPrChange w:id="17410" w:author="Peng Luqi" w:date="2019-10-13T14:50:00Z">
            <w:rPr>
              <w:spacing w:val="-6"/>
              <w:lang w:val="fr-FR"/>
            </w:rPr>
          </w:rPrChange>
        </w:rPr>
        <w:t xml:space="preserve"> </w:t>
      </w:r>
      <w:r w:rsidRPr="00F94CB9">
        <w:rPr>
          <w:sz w:val="28"/>
          <w:szCs w:val="28"/>
          <w:lang w:val="fr-FR"/>
          <w:rPrChange w:id="17411" w:author="Peng Luqi" w:date="2019-10-13T14:50:00Z">
            <w:rPr>
              <w:lang w:val="fr-FR"/>
            </w:rPr>
          </w:rPrChange>
        </w:rPr>
        <w:t>bonne,</w:t>
      </w:r>
      <w:r w:rsidRPr="00F94CB9">
        <w:rPr>
          <w:spacing w:val="-6"/>
          <w:sz w:val="28"/>
          <w:szCs w:val="28"/>
          <w:lang w:val="fr-FR"/>
          <w:rPrChange w:id="17412" w:author="Peng Luqi" w:date="2019-10-13T14:50:00Z">
            <w:rPr>
              <w:spacing w:val="-6"/>
              <w:lang w:val="fr-FR"/>
            </w:rPr>
          </w:rPrChange>
        </w:rPr>
        <w:t xml:space="preserve"> </w:t>
      </w:r>
      <w:r w:rsidRPr="00F94CB9">
        <w:rPr>
          <w:sz w:val="28"/>
          <w:szCs w:val="28"/>
          <w:lang w:val="fr-FR"/>
          <w:rPrChange w:id="17413" w:author="Peng Luqi" w:date="2019-10-13T14:50:00Z">
            <w:rPr>
              <w:lang w:val="fr-FR"/>
            </w:rPr>
          </w:rPrChange>
        </w:rPr>
        <w:t>cela</w:t>
      </w:r>
      <w:r w:rsidRPr="00F94CB9">
        <w:rPr>
          <w:spacing w:val="-6"/>
          <w:sz w:val="28"/>
          <w:szCs w:val="28"/>
          <w:lang w:val="fr-FR"/>
          <w:rPrChange w:id="17414" w:author="Peng Luqi" w:date="2019-10-13T14:50:00Z">
            <w:rPr>
              <w:spacing w:val="-6"/>
              <w:lang w:val="fr-FR"/>
            </w:rPr>
          </w:rPrChange>
        </w:rPr>
        <w:t xml:space="preserve"> </w:t>
      </w:r>
      <w:r w:rsidRPr="00F94CB9">
        <w:rPr>
          <w:sz w:val="28"/>
          <w:szCs w:val="28"/>
          <w:lang w:val="fr-FR"/>
          <w:rPrChange w:id="17415" w:author="Peng Luqi" w:date="2019-10-13T14:50:00Z">
            <w:rPr>
              <w:lang w:val="fr-FR"/>
            </w:rPr>
          </w:rPrChange>
        </w:rPr>
        <w:t>ne</w:t>
      </w:r>
      <w:r w:rsidRPr="00F94CB9">
        <w:rPr>
          <w:spacing w:val="-6"/>
          <w:sz w:val="28"/>
          <w:szCs w:val="28"/>
          <w:lang w:val="fr-FR"/>
          <w:rPrChange w:id="17416" w:author="Peng Luqi" w:date="2019-10-13T14:50:00Z">
            <w:rPr>
              <w:spacing w:val="-6"/>
              <w:lang w:val="fr-FR"/>
            </w:rPr>
          </w:rPrChange>
        </w:rPr>
        <w:t xml:space="preserve"> </w:t>
      </w:r>
      <w:r w:rsidRPr="00F94CB9">
        <w:rPr>
          <w:sz w:val="28"/>
          <w:szCs w:val="28"/>
          <w:lang w:val="fr-FR"/>
          <w:rPrChange w:id="17417" w:author="Peng Luqi" w:date="2019-10-13T14:50:00Z">
            <w:rPr>
              <w:lang w:val="fr-FR"/>
            </w:rPr>
          </w:rPrChange>
        </w:rPr>
        <w:t>peut</w:t>
      </w:r>
      <w:r w:rsidRPr="00F94CB9">
        <w:rPr>
          <w:spacing w:val="-7"/>
          <w:sz w:val="28"/>
          <w:szCs w:val="28"/>
          <w:lang w:val="fr-FR"/>
          <w:rPrChange w:id="17418" w:author="Peng Luqi" w:date="2019-10-13T14:50:00Z">
            <w:rPr>
              <w:spacing w:val="-7"/>
              <w:lang w:val="fr-FR"/>
            </w:rPr>
          </w:rPrChange>
        </w:rPr>
        <w:t xml:space="preserve"> </w:t>
      </w:r>
      <w:r w:rsidRPr="00F94CB9">
        <w:rPr>
          <w:sz w:val="28"/>
          <w:szCs w:val="28"/>
          <w:lang w:val="fr-FR"/>
          <w:rPrChange w:id="17419" w:author="Peng Luqi" w:date="2019-10-13T14:50:00Z">
            <w:rPr>
              <w:lang w:val="fr-FR"/>
            </w:rPr>
          </w:rPrChange>
        </w:rPr>
        <w:t>être</w:t>
      </w:r>
      <w:r w:rsidRPr="00F94CB9">
        <w:rPr>
          <w:spacing w:val="-6"/>
          <w:sz w:val="28"/>
          <w:szCs w:val="28"/>
          <w:lang w:val="fr-FR"/>
          <w:rPrChange w:id="17420" w:author="Peng Luqi" w:date="2019-10-13T14:50:00Z">
            <w:rPr>
              <w:spacing w:val="-6"/>
              <w:lang w:val="fr-FR"/>
            </w:rPr>
          </w:rPrChange>
        </w:rPr>
        <w:t xml:space="preserve"> </w:t>
      </w:r>
      <w:r w:rsidRPr="00F94CB9">
        <w:rPr>
          <w:sz w:val="28"/>
          <w:szCs w:val="28"/>
          <w:lang w:val="fr-FR"/>
          <w:rPrChange w:id="17421" w:author="Peng Luqi" w:date="2019-10-13T14:50:00Z">
            <w:rPr>
              <w:lang w:val="fr-FR"/>
            </w:rPr>
          </w:rPrChange>
        </w:rPr>
        <w:t>reproché</w:t>
      </w:r>
      <w:r w:rsidRPr="00F94CB9">
        <w:rPr>
          <w:spacing w:val="-6"/>
          <w:sz w:val="28"/>
          <w:szCs w:val="28"/>
          <w:lang w:val="fr-FR"/>
          <w:rPrChange w:id="17422" w:author="Peng Luqi" w:date="2019-10-13T14:50:00Z">
            <w:rPr>
              <w:spacing w:val="-6"/>
              <w:lang w:val="fr-FR"/>
            </w:rPr>
          </w:rPrChange>
        </w:rPr>
        <w:t xml:space="preserve"> </w:t>
      </w:r>
      <w:r w:rsidRPr="00F94CB9">
        <w:rPr>
          <w:sz w:val="28"/>
          <w:szCs w:val="28"/>
          <w:lang w:val="fr-FR"/>
          <w:rPrChange w:id="17423" w:author="Peng Luqi" w:date="2019-10-13T14:50:00Z">
            <w:rPr>
              <w:lang w:val="fr-FR"/>
            </w:rPr>
          </w:rPrChange>
        </w:rPr>
        <w:t>ni</w:t>
      </w:r>
      <w:r w:rsidRPr="00F94CB9">
        <w:rPr>
          <w:spacing w:val="-6"/>
          <w:sz w:val="28"/>
          <w:szCs w:val="28"/>
          <w:lang w:val="fr-FR"/>
          <w:rPrChange w:id="17424" w:author="Peng Luqi" w:date="2019-10-13T14:50:00Z">
            <w:rPr>
              <w:spacing w:val="-6"/>
              <w:lang w:val="fr-FR"/>
            </w:rPr>
          </w:rPrChange>
        </w:rPr>
        <w:t xml:space="preserve"> </w:t>
      </w:r>
      <w:r w:rsidRPr="00F94CB9">
        <w:rPr>
          <w:sz w:val="28"/>
          <w:szCs w:val="28"/>
          <w:lang w:val="fr-FR"/>
          <w:rPrChange w:id="17425" w:author="Peng Luqi" w:date="2019-10-13T14:50:00Z">
            <w:rPr>
              <w:lang w:val="fr-FR"/>
            </w:rPr>
          </w:rPrChange>
        </w:rPr>
        <w:t>à</w:t>
      </w:r>
      <w:r w:rsidRPr="00F94CB9">
        <w:rPr>
          <w:spacing w:val="-6"/>
          <w:sz w:val="28"/>
          <w:szCs w:val="28"/>
          <w:lang w:val="fr-FR"/>
          <w:rPrChange w:id="17426" w:author="Peng Luqi" w:date="2019-10-13T14:50:00Z">
            <w:rPr>
              <w:spacing w:val="-6"/>
              <w:lang w:val="fr-FR"/>
            </w:rPr>
          </w:rPrChange>
        </w:rPr>
        <w:t xml:space="preserve"> </w:t>
      </w:r>
      <w:r w:rsidRPr="00F94CB9">
        <w:rPr>
          <w:sz w:val="28"/>
          <w:szCs w:val="28"/>
          <w:lang w:val="fr-FR"/>
          <w:rPrChange w:id="17427" w:author="Peng Luqi" w:date="2019-10-13T14:50:00Z">
            <w:rPr>
              <w:lang w:val="fr-FR"/>
            </w:rPr>
          </w:rPrChange>
        </w:rPr>
        <w:t>vous, ni</w:t>
      </w:r>
      <w:r w:rsidRPr="00F94CB9">
        <w:rPr>
          <w:spacing w:val="-8"/>
          <w:sz w:val="28"/>
          <w:szCs w:val="28"/>
          <w:lang w:val="fr-FR"/>
          <w:rPrChange w:id="17428" w:author="Peng Luqi" w:date="2019-10-13T14:50:00Z">
            <w:rPr>
              <w:spacing w:val="-8"/>
              <w:lang w:val="fr-FR"/>
            </w:rPr>
          </w:rPrChange>
        </w:rPr>
        <w:t xml:space="preserve"> </w:t>
      </w:r>
      <w:r w:rsidRPr="00F94CB9">
        <w:rPr>
          <w:sz w:val="28"/>
          <w:szCs w:val="28"/>
          <w:lang w:val="fr-FR"/>
          <w:rPrChange w:id="17429" w:author="Peng Luqi" w:date="2019-10-13T14:50:00Z">
            <w:rPr>
              <w:lang w:val="fr-FR"/>
            </w:rPr>
          </w:rPrChange>
        </w:rPr>
        <w:t>à</w:t>
      </w:r>
      <w:r w:rsidRPr="00F94CB9">
        <w:rPr>
          <w:spacing w:val="-7"/>
          <w:sz w:val="28"/>
          <w:szCs w:val="28"/>
          <w:lang w:val="fr-FR"/>
          <w:rPrChange w:id="17430" w:author="Peng Luqi" w:date="2019-10-13T14:50:00Z">
            <w:rPr>
              <w:spacing w:val="-7"/>
              <w:lang w:val="fr-FR"/>
            </w:rPr>
          </w:rPrChange>
        </w:rPr>
        <w:t xml:space="preserve"> </w:t>
      </w:r>
      <w:r w:rsidRPr="00F94CB9">
        <w:rPr>
          <w:sz w:val="28"/>
          <w:szCs w:val="28"/>
          <w:lang w:val="fr-FR"/>
          <w:rPrChange w:id="17431" w:author="Peng Luqi" w:date="2019-10-13T14:50:00Z">
            <w:rPr>
              <w:lang w:val="fr-FR"/>
            </w:rPr>
          </w:rPrChange>
        </w:rPr>
        <w:t>moi.</w:t>
      </w:r>
      <w:r w:rsidRPr="00F94CB9">
        <w:rPr>
          <w:spacing w:val="-7"/>
          <w:sz w:val="28"/>
          <w:szCs w:val="28"/>
          <w:lang w:val="fr-FR"/>
          <w:rPrChange w:id="17432" w:author="Peng Luqi" w:date="2019-10-13T14:50:00Z">
            <w:rPr>
              <w:spacing w:val="-7"/>
              <w:lang w:val="fr-FR"/>
            </w:rPr>
          </w:rPrChange>
        </w:rPr>
        <w:t xml:space="preserve"> </w:t>
      </w:r>
      <w:r w:rsidRPr="00F94CB9">
        <w:rPr>
          <w:sz w:val="28"/>
          <w:szCs w:val="28"/>
          <w:lang w:val="fr-FR"/>
          <w:rPrChange w:id="17433" w:author="Peng Luqi" w:date="2019-10-13T14:50:00Z">
            <w:rPr>
              <w:lang w:val="fr-FR"/>
            </w:rPr>
          </w:rPrChange>
        </w:rPr>
        <w:t>Mais,</w:t>
      </w:r>
      <w:r w:rsidRPr="00F94CB9">
        <w:rPr>
          <w:spacing w:val="-8"/>
          <w:sz w:val="28"/>
          <w:szCs w:val="28"/>
          <w:lang w:val="fr-FR"/>
          <w:rPrChange w:id="17434" w:author="Peng Luqi" w:date="2019-10-13T14:50:00Z">
            <w:rPr>
              <w:spacing w:val="-8"/>
              <w:lang w:val="fr-FR"/>
            </w:rPr>
          </w:rPrChange>
        </w:rPr>
        <w:t xml:space="preserve"> </w:t>
      </w:r>
      <w:r w:rsidRPr="00F94CB9">
        <w:rPr>
          <w:sz w:val="28"/>
          <w:szCs w:val="28"/>
          <w:lang w:val="fr-FR"/>
          <w:rPrChange w:id="17435" w:author="Peng Luqi" w:date="2019-10-13T14:50:00Z">
            <w:rPr>
              <w:lang w:val="fr-FR"/>
            </w:rPr>
          </w:rPrChange>
        </w:rPr>
        <w:t>tant</w:t>
      </w:r>
      <w:r w:rsidRPr="00F94CB9">
        <w:rPr>
          <w:spacing w:val="-7"/>
          <w:sz w:val="28"/>
          <w:szCs w:val="28"/>
          <w:lang w:val="fr-FR"/>
          <w:rPrChange w:id="17436" w:author="Peng Luqi" w:date="2019-10-13T14:50:00Z">
            <w:rPr>
              <w:spacing w:val="-7"/>
              <w:lang w:val="fr-FR"/>
            </w:rPr>
          </w:rPrChange>
        </w:rPr>
        <w:t xml:space="preserve"> </w:t>
      </w:r>
      <w:r w:rsidRPr="00F94CB9">
        <w:rPr>
          <w:sz w:val="28"/>
          <w:szCs w:val="28"/>
          <w:lang w:val="fr-FR"/>
          <w:rPrChange w:id="17437" w:author="Peng Luqi" w:date="2019-10-13T14:50:00Z">
            <w:rPr>
              <w:lang w:val="fr-FR"/>
            </w:rPr>
          </w:rPrChange>
        </w:rPr>
        <w:t>que</w:t>
      </w:r>
      <w:r w:rsidRPr="00F94CB9">
        <w:rPr>
          <w:spacing w:val="-8"/>
          <w:sz w:val="28"/>
          <w:szCs w:val="28"/>
          <w:lang w:val="fr-FR"/>
          <w:rPrChange w:id="17438" w:author="Peng Luqi" w:date="2019-10-13T14:50:00Z">
            <w:rPr>
              <w:spacing w:val="-8"/>
              <w:lang w:val="fr-FR"/>
            </w:rPr>
          </w:rPrChange>
        </w:rPr>
        <w:t xml:space="preserve"> </w:t>
      </w:r>
      <w:r w:rsidRPr="00F94CB9">
        <w:rPr>
          <w:sz w:val="28"/>
          <w:szCs w:val="28"/>
          <w:lang w:val="fr-FR"/>
          <w:rPrChange w:id="17439" w:author="Peng Luqi" w:date="2019-10-13T14:50:00Z">
            <w:rPr>
              <w:lang w:val="fr-FR"/>
            </w:rPr>
          </w:rPrChange>
        </w:rPr>
        <w:t>l</w:t>
      </w:r>
      <w:del w:id="17440" w:author="Peng Luqi" w:date="2019-10-13T14:43:00Z">
        <w:r w:rsidRPr="00F94CB9" w:rsidDel="00EF666F">
          <w:rPr>
            <w:sz w:val="28"/>
            <w:szCs w:val="28"/>
            <w:lang w:val="fr-FR"/>
            <w:rPrChange w:id="17441" w:author="Peng Luqi" w:date="2019-10-13T14:50:00Z">
              <w:rPr>
                <w:lang w:val="fr-FR"/>
              </w:rPr>
            </w:rPrChange>
          </w:rPr>
          <w:delText>’</w:delText>
        </w:r>
      </w:del>
      <w:ins w:id="17442" w:author="Peng Luqi" w:date="2019-10-13T14:43:00Z">
        <w:r w:rsidR="00EF666F" w:rsidRPr="00F94CB9">
          <w:rPr>
            <w:sz w:val="28"/>
            <w:szCs w:val="28"/>
            <w:lang w:val="fr-FR"/>
            <w:rPrChange w:id="17443" w:author="Peng Luqi" w:date="2019-10-13T14:50:00Z">
              <w:rPr>
                <w:lang w:val="fr-FR"/>
              </w:rPr>
            </w:rPrChange>
          </w:rPr>
          <w:t>’</w:t>
        </w:r>
      </w:ins>
      <w:r w:rsidRPr="00F94CB9">
        <w:rPr>
          <w:sz w:val="28"/>
          <w:szCs w:val="28"/>
          <w:lang w:val="fr-FR"/>
          <w:rPrChange w:id="17444" w:author="Peng Luqi" w:date="2019-10-13T14:50:00Z">
            <w:rPr>
              <w:lang w:val="fr-FR"/>
            </w:rPr>
          </w:rPrChange>
        </w:rPr>
        <w:t>industrie</w:t>
      </w:r>
      <w:r w:rsidRPr="00F94CB9">
        <w:rPr>
          <w:spacing w:val="-7"/>
          <w:sz w:val="28"/>
          <w:szCs w:val="28"/>
          <w:lang w:val="fr-FR"/>
          <w:rPrChange w:id="17445" w:author="Peng Luqi" w:date="2019-10-13T14:50:00Z">
            <w:rPr>
              <w:spacing w:val="-7"/>
              <w:lang w:val="fr-FR"/>
            </w:rPr>
          </w:rPrChange>
        </w:rPr>
        <w:t xml:space="preserve"> </w:t>
      </w:r>
      <w:r w:rsidRPr="00F94CB9">
        <w:rPr>
          <w:sz w:val="28"/>
          <w:szCs w:val="28"/>
          <w:lang w:val="fr-FR"/>
          <w:rPrChange w:id="17446" w:author="Peng Luqi" w:date="2019-10-13T14:50:00Z">
            <w:rPr>
              <w:lang w:val="fr-FR"/>
            </w:rPr>
          </w:rPrChange>
        </w:rPr>
        <w:t>de</w:t>
      </w:r>
      <w:r w:rsidRPr="00F94CB9">
        <w:rPr>
          <w:spacing w:val="-9"/>
          <w:sz w:val="28"/>
          <w:szCs w:val="28"/>
          <w:lang w:val="fr-FR"/>
          <w:rPrChange w:id="17447" w:author="Peng Luqi" w:date="2019-10-13T14:50:00Z">
            <w:rPr>
              <w:spacing w:val="-9"/>
              <w:lang w:val="fr-FR"/>
            </w:rPr>
          </w:rPrChange>
        </w:rPr>
        <w:t xml:space="preserve"> </w:t>
      </w:r>
      <w:r w:rsidRPr="00F94CB9">
        <w:rPr>
          <w:sz w:val="28"/>
          <w:szCs w:val="28"/>
          <w:lang w:val="fr-FR"/>
          <w:rPrChange w:id="17448" w:author="Peng Luqi" w:date="2019-10-13T14:50:00Z">
            <w:rPr>
              <w:lang w:val="fr-FR"/>
            </w:rPr>
          </w:rPrChange>
        </w:rPr>
        <w:t>la</w:t>
      </w:r>
      <w:r w:rsidRPr="00F94CB9">
        <w:rPr>
          <w:spacing w:val="-7"/>
          <w:sz w:val="28"/>
          <w:szCs w:val="28"/>
          <w:lang w:val="fr-FR"/>
          <w:rPrChange w:id="17449" w:author="Peng Luqi" w:date="2019-10-13T14:50:00Z">
            <w:rPr>
              <w:spacing w:val="-7"/>
              <w:lang w:val="fr-FR"/>
            </w:rPr>
          </w:rPrChange>
        </w:rPr>
        <w:t xml:space="preserve"> </w:t>
      </w:r>
      <w:r w:rsidRPr="00F94CB9">
        <w:rPr>
          <w:sz w:val="28"/>
          <w:szCs w:val="28"/>
          <w:lang w:val="fr-FR"/>
          <w:rPrChange w:id="17450" w:author="Peng Luqi" w:date="2019-10-13T14:50:00Z">
            <w:rPr>
              <w:lang w:val="fr-FR"/>
            </w:rPr>
          </w:rPrChange>
        </w:rPr>
        <w:t>blockchain</w:t>
      </w:r>
      <w:r w:rsidRPr="00F94CB9">
        <w:rPr>
          <w:spacing w:val="-8"/>
          <w:sz w:val="28"/>
          <w:szCs w:val="28"/>
          <w:lang w:val="fr-FR"/>
          <w:rPrChange w:id="17451" w:author="Peng Luqi" w:date="2019-10-13T14:50:00Z">
            <w:rPr>
              <w:spacing w:val="-8"/>
              <w:lang w:val="fr-FR"/>
            </w:rPr>
          </w:rPrChange>
        </w:rPr>
        <w:t xml:space="preserve"> </w:t>
      </w:r>
      <w:r w:rsidRPr="00F94CB9">
        <w:rPr>
          <w:sz w:val="28"/>
          <w:szCs w:val="28"/>
          <w:lang w:val="fr-FR"/>
          <w:rPrChange w:id="17452" w:author="Peng Luqi" w:date="2019-10-13T14:50:00Z">
            <w:rPr>
              <w:lang w:val="fr-FR"/>
            </w:rPr>
          </w:rPrChange>
        </w:rPr>
        <w:t>est</w:t>
      </w:r>
      <w:r w:rsidRPr="00F94CB9">
        <w:rPr>
          <w:spacing w:val="-7"/>
          <w:sz w:val="28"/>
          <w:szCs w:val="28"/>
          <w:lang w:val="fr-FR"/>
          <w:rPrChange w:id="17453" w:author="Peng Luqi" w:date="2019-10-13T14:50:00Z">
            <w:rPr>
              <w:spacing w:val="-7"/>
              <w:lang w:val="fr-FR"/>
            </w:rPr>
          </w:rPrChange>
        </w:rPr>
        <w:t xml:space="preserve"> </w:t>
      </w:r>
      <w:r w:rsidRPr="00F94CB9">
        <w:rPr>
          <w:sz w:val="28"/>
          <w:szCs w:val="28"/>
          <w:lang w:val="fr-FR"/>
          <w:rPrChange w:id="17454" w:author="Peng Luqi" w:date="2019-10-13T14:50:00Z">
            <w:rPr>
              <w:lang w:val="fr-FR"/>
            </w:rPr>
          </w:rPrChange>
        </w:rPr>
        <w:t>performante,</w:t>
      </w:r>
      <w:r w:rsidRPr="00F94CB9">
        <w:rPr>
          <w:spacing w:val="-9"/>
          <w:sz w:val="28"/>
          <w:szCs w:val="28"/>
          <w:lang w:val="fr-FR"/>
          <w:rPrChange w:id="17455" w:author="Peng Luqi" w:date="2019-10-13T14:50:00Z">
            <w:rPr>
              <w:spacing w:val="-9"/>
              <w:lang w:val="fr-FR"/>
            </w:rPr>
          </w:rPrChange>
        </w:rPr>
        <w:t xml:space="preserve"> </w:t>
      </w:r>
      <w:r w:rsidRPr="00F94CB9">
        <w:rPr>
          <w:sz w:val="28"/>
          <w:szCs w:val="28"/>
          <w:lang w:val="fr-FR"/>
          <w:rPrChange w:id="17456" w:author="Peng Luqi" w:date="2019-10-13T14:50:00Z">
            <w:rPr>
              <w:lang w:val="fr-FR"/>
            </w:rPr>
          </w:rPrChange>
        </w:rPr>
        <w:t>le</w:t>
      </w:r>
      <w:r w:rsidRPr="00F94CB9">
        <w:rPr>
          <w:spacing w:val="-8"/>
          <w:sz w:val="28"/>
          <w:szCs w:val="28"/>
          <w:lang w:val="fr-FR"/>
          <w:rPrChange w:id="17457" w:author="Peng Luqi" w:date="2019-10-13T14:50:00Z">
            <w:rPr>
              <w:spacing w:val="-8"/>
              <w:lang w:val="fr-FR"/>
            </w:rPr>
          </w:rPrChange>
        </w:rPr>
        <w:t xml:space="preserve"> </w:t>
      </w:r>
      <w:r w:rsidRPr="00F94CB9">
        <w:rPr>
          <w:i/>
          <w:color w:val="00B0F0"/>
          <w:sz w:val="28"/>
          <w:szCs w:val="28"/>
          <w:lang w:val="fr-FR"/>
          <w:rPrChange w:id="17458" w:author="Peng Luqi" w:date="2019-10-13T14:50:00Z">
            <w:rPr>
              <w:i/>
              <w:color w:val="00B0F0"/>
              <w:lang w:val="fr-FR"/>
            </w:rPr>
          </w:rPrChange>
        </w:rPr>
        <w:t>BOX</w:t>
      </w:r>
      <w:r w:rsidRPr="00F94CB9">
        <w:rPr>
          <w:i/>
          <w:color w:val="00B0F0"/>
          <w:spacing w:val="-8"/>
          <w:sz w:val="28"/>
          <w:szCs w:val="28"/>
          <w:lang w:val="fr-FR"/>
          <w:rPrChange w:id="17459" w:author="Peng Luqi" w:date="2019-10-13T14:50:00Z">
            <w:rPr>
              <w:i/>
              <w:color w:val="00B0F0"/>
              <w:spacing w:val="-8"/>
              <w:lang w:val="fr-FR"/>
            </w:rPr>
          </w:rPrChange>
        </w:rPr>
        <w:t xml:space="preserve"> </w:t>
      </w:r>
      <w:r w:rsidRPr="00F94CB9">
        <w:rPr>
          <w:sz w:val="28"/>
          <w:szCs w:val="28"/>
          <w:lang w:val="fr-FR"/>
          <w:rPrChange w:id="17460" w:author="Peng Luqi" w:date="2019-10-13T14:50:00Z">
            <w:rPr>
              <w:lang w:val="fr-FR"/>
            </w:rPr>
          </w:rPrChange>
        </w:rPr>
        <w:t>sera</w:t>
      </w:r>
      <w:r w:rsidRPr="00F94CB9">
        <w:rPr>
          <w:spacing w:val="-8"/>
          <w:sz w:val="28"/>
          <w:szCs w:val="28"/>
          <w:lang w:val="fr-FR"/>
          <w:rPrChange w:id="17461" w:author="Peng Luqi" w:date="2019-10-13T14:50:00Z">
            <w:rPr>
              <w:spacing w:val="-8"/>
              <w:lang w:val="fr-FR"/>
            </w:rPr>
          </w:rPrChange>
        </w:rPr>
        <w:t xml:space="preserve"> </w:t>
      </w:r>
      <w:r w:rsidRPr="00F94CB9">
        <w:rPr>
          <w:sz w:val="28"/>
          <w:szCs w:val="28"/>
          <w:lang w:val="fr-FR"/>
          <w:rPrChange w:id="17462" w:author="Peng Luqi" w:date="2019-10-13T14:50:00Z">
            <w:rPr>
              <w:lang w:val="fr-FR"/>
            </w:rPr>
          </w:rPrChange>
        </w:rPr>
        <w:t>parfait.</w:t>
      </w:r>
      <w:r w:rsidRPr="00F94CB9">
        <w:rPr>
          <w:spacing w:val="-8"/>
          <w:sz w:val="28"/>
          <w:szCs w:val="28"/>
          <w:lang w:val="fr-FR"/>
          <w:rPrChange w:id="17463" w:author="Peng Luqi" w:date="2019-10-13T14:50:00Z">
            <w:rPr>
              <w:spacing w:val="-8"/>
              <w:lang w:val="fr-FR"/>
            </w:rPr>
          </w:rPrChange>
        </w:rPr>
        <w:t xml:space="preserve"> </w:t>
      </w:r>
      <w:r w:rsidRPr="00F94CB9">
        <w:rPr>
          <w:sz w:val="28"/>
          <w:szCs w:val="28"/>
          <w:lang w:val="fr-FR"/>
          <w:rPrChange w:id="17464" w:author="Peng Luqi" w:date="2019-10-13T14:50:00Z">
            <w:rPr>
              <w:lang w:val="fr-FR"/>
            </w:rPr>
          </w:rPrChange>
        </w:rPr>
        <w:t>L</w:t>
      </w:r>
      <w:del w:id="17465" w:author="Peng Luqi" w:date="2019-10-13T14:43:00Z">
        <w:r w:rsidRPr="00F94CB9" w:rsidDel="00EF666F">
          <w:rPr>
            <w:sz w:val="28"/>
            <w:szCs w:val="28"/>
            <w:lang w:val="fr-FR"/>
            <w:rPrChange w:id="17466" w:author="Peng Luqi" w:date="2019-10-13T14:50:00Z">
              <w:rPr>
                <w:lang w:val="fr-FR"/>
              </w:rPr>
            </w:rPrChange>
          </w:rPr>
          <w:delText>’</w:delText>
        </w:r>
      </w:del>
      <w:ins w:id="17467" w:author="Peng Luqi" w:date="2019-10-13T14:43:00Z">
        <w:r w:rsidR="00EF666F" w:rsidRPr="00F94CB9">
          <w:rPr>
            <w:sz w:val="28"/>
            <w:szCs w:val="28"/>
            <w:lang w:val="fr-FR"/>
            <w:rPrChange w:id="17468" w:author="Peng Luqi" w:date="2019-10-13T14:50:00Z">
              <w:rPr>
                <w:lang w:val="fr-FR"/>
              </w:rPr>
            </w:rPrChange>
          </w:rPr>
          <w:t>’</w:t>
        </w:r>
      </w:ins>
      <w:r w:rsidRPr="00F94CB9">
        <w:rPr>
          <w:sz w:val="28"/>
          <w:szCs w:val="28"/>
          <w:lang w:val="fr-FR"/>
          <w:rPrChange w:id="17469" w:author="Peng Luqi" w:date="2019-10-13T14:50:00Z">
            <w:rPr>
              <w:lang w:val="fr-FR"/>
            </w:rPr>
          </w:rPrChange>
        </w:rPr>
        <w:t>industrie</w:t>
      </w:r>
      <w:r w:rsidRPr="00F94CB9">
        <w:rPr>
          <w:spacing w:val="-7"/>
          <w:sz w:val="28"/>
          <w:szCs w:val="28"/>
          <w:lang w:val="fr-FR"/>
          <w:rPrChange w:id="17470" w:author="Peng Luqi" w:date="2019-10-13T14:50:00Z">
            <w:rPr>
              <w:spacing w:val="-7"/>
              <w:lang w:val="fr-FR"/>
            </w:rPr>
          </w:rPrChange>
        </w:rPr>
        <w:t xml:space="preserve"> </w:t>
      </w:r>
      <w:r w:rsidRPr="00F94CB9">
        <w:rPr>
          <w:sz w:val="28"/>
          <w:szCs w:val="28"/>
          <w:lang w:val="fr-FR"/>
          <w:rPrChange w:id="17471" w:author="Peng Luqi" w:date="2019-10-13T14:50:00Z">
            <w:rPr>
              <w:lang w:val="fr-FR"/>
            </w:rPr>
          </w:rPrChange>
        </w:rPr>
        <w:t xml:space="preserve">de la blockchain se développe rapidement, nous allons donc gagner avec une grande probabilité. </w:t>
      </w:r>
      <w:r w:rsidRPr="00F94CB9">
        <w:rPr>
          <w:sz w:val="28"/>
          <w:szCs w:val="28"/>
          <w:lang w:val="fr-FR"/>
          <w:rPrChange w:id="17472" w:author="Peng Luqi" w:date="2019-10-13T14:50:00Z">
            <w:rPr/>
          </w:rPrChange>
        </w:rPr>
        <w:t>Voilà, tout</w:t>
      </w:r>
      <w:r w:rsidRPr="00F94CB9">
        <w:rPr>
          <w:spacing w:val="-2"/>
          <w:sz w:val="28"/>
          <w:szCs w:val="28"/>
          <w:lang w:val="fr-FR"/>
          <w:rPrChange w:id="17473" w:author="Peng Luqi" w:date="2019-10-13T14:50:00Z">
            <w:rPr>
              <w:spacing w:val="-2"/>
            </w:rPr>
          </w:rPrChange>
        </w:rPr>
        <w:t xml:space="preserve"> </w:t>
      </w:r>
      <w:r w:rsidRPr="00F94CB9">
        <w:rPr>
          <w:sz w:val="28"/>
          <w:szCs w:val="28"/>
          <w:lang w:val="fr-FR"/>
          <w:rPrChange w:id="17474" w:author="Peng Luqi" w:date="2019-10-13T14:50:00Z">
            <w:rPr/>
          </w:rPrChange>
        </w:rPr>
        <w:t>simplement.</w:t>
      </w:r>
    </w:p>
    <w:p w:rsidR="002B38DF" w:rsidRPr="00F94CB9" w:rsidRDefault="002B38DF">
      <w:pPr>
        <w:pStyle w:val="a3"/>
        <w:ind w:left="170" w:right="170"/>
        <w:jc w:val="both"/>
        <w:rPr>
          <w:lang w:val="fr-FR"/>
          <w:rPrChange w:id="17475" w:author="Peng Luqi" w:date="2019-10-13T14:50:00Z">
            <w:rPr>
              <w:sz w:val="21"/>
            </w:rPr>
          </w:rPrChange>
        </w:rPr>
        <w:pPrChange w:id="17476" w:author="Peng Luqi" w:date="2019-10-13T14:20:00Z">
          <w:pPr>
            <w:pStyle w:val="a3"/>
            <w:spacing w:before="1"/>
          </w:pPr>
        </w:pPrChange>
      </w:pPr>
    </w:p>
    <w:p w:rsidR="002B38DF" w:rsidRPr="00D52EDA" w:rsidRDefault="00D52EDA">
      <w:pPr>
        <w:pStyle w:val="a4"/>
        <w:tabs>
          <w:tab w:val="left" w:pos="351"/>
        </w:tabs>
        <w:ind w:left="170" w:right="170" w:firstLine="0"/>
        <w:jc w:val="both"/>
        <w:rPr>
          <w:b/>
          <w:sz w:val="28"/>
          <w:szCs w:val="28"/>
          <w:lang w:val="fr-FR"/>
          <w:rPrChange w:id="17477" w:author="Peng Luqi" w:date="2019-10-13T23:44:00Z">
            <w:rPr>
              <w:b/>
              <w:i/>
            </w:rPr>
          </w:rPrChange>
        </w:rPr>
        <w:pPrChange w:id="17478" w:author="Peng Luqi" w:date="2019-10-13T23:44:00Z">
          <w:pPr>
            <w:pStyle w:val="a4"/>
            <w:numPr>
              <w:numId w:val="6"/>
            </w:numPr>
            <w:tabs>
              <w:tab w:val="left" w:pos="351"/>
            </w:tabs>
            <w:ind w:left="350" w:hanging="220"/>
            <w:jc w:val="both"/>
          </w:pPr>
        </w:pPrChange>
      </w:pPr>
      <w:ins w:id="17479" w:author="Peng Luqi" w:date="2019-10-13T23:44:00Z">
        <w:r>
          <w:rPr>
            <w:b/>
            <w:sz w:val="28"/>
            <w:szCs w:val="28"/>
            <w:lang w:val="fr-FR"/>
          </w:rPr>
          <w:t xml:space="preserve">3. </w:t>
        </w:r>
      </w:ins>
      <w:r w:rsidR="00716360" w:rsidRPr="00F94CB9">
        <w:rPr>
          <w:b/>
          <w:sz w:val="28"/>
          <w:szCs w:val="28"/>
          <w:lang w:val="fr-FR"/>
          <w:rPrChange w:id="17480" w:author="Peng Luqi" w:date="2019-10-13T14:50:00Z">
            <w:rPr>
              <w:b/>
            </w:rPr>
          </w:rPrChange>
        </w:rPr>
        <w:t>Sur</w:t>
      </w:r>
      <w:r w:rsidR="00716360" w:rsidRPr="00D52EDA">
        <w:rPr>
          <w:b/>
          <w:sz w:val="28"/>
          <w:szCs w:val="28"/>
          <w:lang w:val="fr-FR"/>
          <w:rPrChange w:id="17481" w:author="Peng Luqi" w:date="2019-10-13T23:44:00Z">
            <w:rPr>
              <w:b/>
              <w:spacing w:val="-2"/>
            </w:rPr>
          </w:rPrChange>
        </w:rPr>
        <w:t xml:space="preserve"> </w:t>
      </w:r>
      <w:r w:rsidR="00716360" w:rsidRPr="00D52EDA">
        <w:rPr>
          <w:b/>
          <w:sz w:val="28"/>
          <w:szCs w:val="28"/>
          <w:lang w:val="fr-FR"/>
          <w:rPrChange w:id="17482" w:author="Peng Luqi" w:date="2019-10-13T23:44:00Z">
            <w:rPr>
              <w:b/>
              <w:i/>
            </w:rPr>
          </w:rPrChange>
        </w:rPr>
        <w:t>b.watch</w:t>
      </w:r>
    </w:p>
    <w:p w:rsidR="002B38DF" w:rsidRPr="00F94CB9" w:rsidRDefault="002B38DF">
      <w:pPr>
        <w:pStyle w:val="a3"/>
        <w:ind w:left="170" w:right="170"/>
        <w:jc w:val="both"/>
        <w:rPr>
          <w:b/>
          <w:i/>
          <w:lang w:val="fr-FR"/>
          <w:rPrChange w:id="17483" w:author="Peng Luqi" w:date="2019-10-13T14:50:00Z">
            <w:rPr>
              <w:b/>
              <w:i/>
              <w:sz w:val="21"/>
            </w:rPr>
          </w:rPrChange>
        </w:rPr>
        <w:pPrChange w:id="17484" w:author="Peng Luqi" w:date="2019-10-13T14:20:00Z">
          <w:pPr>
            <w:pStyle w:val="a3"/>
          </w:pPr>
        </w:pPrChange>
      </w:pPr>
    </w:p>
    <w:p w:rsidR="00D52EDA" w:rsidRDefault="00D52EDA" w:rsidP="00D52EDA">
      <w:pPr>
        <w:ind w:left="170" w:right="170"/>
        <w:jc w:val="both"/>
        <w:rPr>
          <w:ins w:id="17485" w:author="Peng Luqi" w:date="2019-10-13T23:44:00Z"/>
          <w:sz w:val="28"/>
          <w:szCs w:val="28"/>
          <w:lang w:val="fr-FR"/>
        </w:rPr>
      </w:pPr>
      <w:ins w:id="17486" w:author="Peng Luqi" w:date="2019-10-13T23:44:00Z">
        <w:r w:rsidRPr="00D52EDA">
          <w:rPr>
            <w:sz w:val="28"/>
            <w:szCs w:val="28"/>
            <w:lang w:val="fr-FR"/>
            <w:rPrChange w:id="17487" w:author="Peng Luqi" w:date="2019-10-13T23:44:00Z">
              <w:rPr>
                <w:i/>
                <w:sz w:val="28"/>
                <w:szCs w:val="28"/>
                <w:lang w:val="fr-FR"/>
              </w:rPr>
            </w:rPrChange>
          </w:rPr>
          <w:t>b.w</w:t>
        </w:r>
      </w:ins>
      <w:r w:rsidR="00716360" w:rsidRPr="00D52EDA">
        <w:rPr>
          <w:sz w:val="28"/>
          <w:szCs w:val="28"/>
          <w:lang w:val="fr-FR"/>
          <w:rPrChange w:id="17488" w:author="Peng Luqi" w:date="2019-10-13T23:44:00Z">
            <w:rPr>
              <w:i/>
              <w:lang w:val="fr-FR"/>
            </w:rPr>
          </w:rPrChange>
        </w:rPr>
        <w:t xml:space="preserve">atch </w:t>
      </w:r>
      <w:r w:rsidR="00716360" w:rsidRPr="00D52EDA">
        <w:rPr>
          <w:sz w:val="28"/>
          <w:szCs w:val="28"/>
          <w:lang w:val="fr-FR"/>
          <w:rPrChange w:id="17489" w:author="Peng Luqi" w:date="2019-10-13T23:44:00Z">
            <w:rPr>
              <w:lang w:val="fr-FR"/>
            </w:rPr>
          </w:rPrChange>
        </w:rPr>
        <w:t>est la place sur laquelle l</w:t>
      </w:r>
      <w:del w:id="17490" w:author="Peng Luqi" w:date="2019-10-13T14:43:00Z">
        <w:r w:rsidR="00716360" w:rsidRPr="00D52EDA" w:rsidDel="00EF666F">
          <w:rPr>
            <w:sz w:val="28"/>
            <w:szCs w:val="28"/>
            <w:lang w:val="fr-FR"/>
            <w:rPrChange w:id="17491" w:author="Peng Luqi" w:date="2019-10-13T23:44:00Z">
              <w:rPr>
                <w:lang w:val="fr-FR"/>
              </w:rPr>
            </w:rPrChange>
          </w:rPr>
          <w:delText>’</w:delText>
        </w:r>
      </w:del>
      <w:ins w:id="17492" w:author="Peng Luqi" w:date="2019-10-13T14:43:00Z">
        <w:r w:rsidR="00EF666F" w:rsidRPr="00D52EDA">
          <w:rPr>
            <w:sz w:val="28"/>
            <w:szCs w:val="28"/>
            <w:lang w:val="fr-FR"/>
            <w:rPrChange w:id="17493" w:author="Peng Luqi" w:date="2019-10-13T23:44:00Z">
              <w:rPr>
                <w:lang w:val="fr-FR"/>
              </w:rPr>
            </w:rPrChange>
          </w:rPr>
          <w:t>’</w:t>
        </w:r>
      </w:ins>
      <w:r w:rsidR="00716360" w:rsidRPr="00D52EDA">
        <w:rPr>
          <w:sz w:val="28"/>
          <w:szCs w:val="28"/>
          <w:lang w:val="fr-FR"/>
          <w:rPrChange w:id="17494" w:author="Peng Luqi" w:date="2019-10-13T23:44:00Z">
            <w:rPr>
              <w:lang w:val="fr-FR"/>
            </w:rPr>
          </w:rPrChange>
        </w:rPr>
        <w:t xml:space="preserve">on peut acheter des </w:t>
      </w:r>
      <w:r w:rsidR="00716360" w:rsidRPr="00D52EDA">
        <w:rPr>
          <w:sz w:val="28"/>
          <w:szCs w:val="28"/>
          <w:lang w:val="fr-FR"/>
          <w:rPrChange w:id="17495" w:author="Peng Luqi" w:date="2019-10-13T23:44:00Z">
            <w:rPr>
              <w:i/>
              <w:color w:val="00B0F0"/>
              <w:lang w:val="fr-FR"/>
            </w:rPr>
          </w:rPrChange>
        </w:rPr>
        <w:t>BOX</w:t>
      </w:r>
      <w:r w:rsidR="00716360" w:rsidRPr="00D52EDA">
        <w:rPr>
          <w:sz w:val="28"/>
          <w:szCs w:val="28"/>
          <w:lang w:val="fr-FR"/>
          <w:rPrChange w:id="17496" w:author="Peng Luqi" w:date="2019-10-13T23:44:00Z">
            <w:rPr>
              <w:lang w:val="fr-FR"/>
            </w:rPr>
          </w:rPrChange>
        </w:rPr>
        <w:t xml:space="preserve">, les vendre ou les échanger. </w:t>
      </w:r>
    </w:p>
    <w:p w:rsidR="00D52EDA" w:rsidRDefault="00D52EDA" w:rsidP="00D52EDA">
      <w:pPr>
        <w:ind w:left="170" w:right="170"/>
        <w:jc w:val="both"/>
        <w:rPr>
          <w:ins w:id="17497" w:author="Peng Luqi" w:date="2019-10-13T23:44:00Z"/>
          <w:sz w:val="28"/>
          <w:szCs w:val="28"/>
          <w:lang w:val="fr-FR"/>
        </w:rPr>
      </w:pPr>
    </w:p>
    <w:p w:rsidR="002B38DF" w:rsidRDefault="00716360" w:rsidP="00D52EDA">
      <w:pPr>
        <w:ind w:left="170" w:right="170"/>
        <w:jc w:val="both"/>
        <w:rPr>
          <w:ins w:id="17498" w:author="Peng Luqi" w:date="2019-10-13T23:44:00Z"/>
          <w:sz w:val="28"/>
          <w:szCs w:val="28"/>
          <w:lang w:val="fr-FR"/>
        </w:rPr>
      </w:pPr>
      <w:r w:rsidRPr="00D52EDA">
        <w:rPr>
          <w:sz w:val="28"/>
          <w:szCs w:val="28"/>
          <w:lang w:val="fr-FR"/>
          <w:rPrChange w:id="17499" w:author="Peng Luqi" w:date="2019-10-13T23:44:00Z">
            <w:rPr>
              <w:lang w:val="fr-FR"/>
            </w:rPr>
          </w:rPrChange>
        </w:rPr>
        <w:t xml:space="preserve">Les avantages futurs de </w:t>
      </w:r>
      <w:r w:rsidRPr="00D52EDA">
        <w:rPr>
          <w:sz w:val="28"/>
          <w:szCs w:val="28"/>
          <w:lang w:val="fr-FR"/>
          <w:rPrChange w:id="17500" w:author="Peng Luqi" w:date="2019-10-13T23:44:00Z">
            <w:rPr>
              <w:i/>
              <w:lang w:val="fr-FR"/>
            </w:rPr>
          </w:rPrChange>
        </w:rPr>
        <w:t xml:space="preserve">b.watch </w:t>
      </w:r>
      <w:r w:rsidRPr="00D52EDA">
        <w:rPr>
          <w:sz w:val="28"/>
          <w:szCs w:val="28"/>
          <w:lang w:val="fr-FR"/>
          <w:rPrChange w:id="17501" w:author="Peng Luqi" w:date="2019-10-13T23:44:00Z">
            <w:rPr>
              <w:lang w:val="fr-FR"/>
            </w:rPr>
          </w:rPrChange>
        </w:rPr>
        <w:t>proviennent de deux</w:t>
      </w:r>
      <w:r w:rsidRPr="00D52EDA">
        <w:rPr>
          <w:sz w:val="28"/>
          <w:szCs w:val="28"/>
          <w:lang w:val="fr-FR"/>
          <w:rPrChange w:id="17502" w:author="Peng Luqi" w:date="2019-10-13T23:44:00Z">
            <w:rPr>
              <w:spacing w:val="-13"/>
              <w:lang w:val="fr-FR"/>
            </w:rPr>
          </w:rPrChange>
        </w:rPr>
        <w:t xml:space="preserve"> </w:t>
      </w:r>
      <w:r w:rsidRPr="00D52EDA">
        <w:rPr>
          <w:sz w:val="28"/>
          <w:szCs w:val="28"/>
          <w:lang w:val="fr-FR"/>
          <w:rPrChange w:id="17503" w:author="Peng Luqi" w:date="2019-10-13T23:44:00Z">
            <w:rPr>
              <w:lang w:val="fr-FR"/>
            </w:rPr>
          </w:rPrChange>
        </w:rPr>
        <w:t>sources</w:t>
      </w:r>
      <w:ins w:id="17504" w:author="Peng Luqi" w:date="2019-10-13T23:44:00Z">
        <w:r w:rsidR="00D52EDA">
          <w:rPr>
            <w:sz w:val="28"/>
            <w:szCs w:val="28"/>
            <w:lang w:val="fr-FR"/>
          </w:rPr>
          <w:t xml:space="preserve"> </w:t>
        </w:r>
      </w:ins>
      <w:r w:rsidRPr="00D52EDA">
        <w:rPr>
          <w:sz w:val="28"/>
          <w:szCs w:val="28"/>
          <w:lang w:val="fr-FR"/>
          <w:rPrChange w:id="17505" w:author="Peng Luqi" w:date="2019-10-13T23:44:00Z">
            <w:rPr>
              <w:lang w:val="fr-FR"/>
            </w:rPr>
          </w:rPrChange>
        </w:rPr>
        <w:t>:</w:t>
      </w:r>
    </w:p>
    <w:p w:rsidR="00D52EDA" w:rsidRPr="00D52EDA" w:rsidRDefault="00D52EDA">
      <w:pPr>
        <w:ind w:left="170" w:right="170"/>
        <w:jc w:val="both"/>
        <w:rPr>
          <w:sz w:val="28"/>
          <w:szCs w:val="28"/>
          <w:lang w:val="fr-FR"/>
          <w:rPrChange w:id="17506" w:author="Peng Luqi" w:date="2019-10-13T23:44:00Z">
            <w:rPr>
              <w:lang w:val="fr-FR"/>
            </w:rPr>
          </w:rPrChange>
        </w:rPr>
        <w:pPrChange w:id="17507" w:author="Peng Luqi" w:date="2019-10-13T23:44:00Z">
          <w:pPr>
            <w:pStyle w:val="a4"/>
            <w:numPr>
              <w:ilvl w:val="1"/>
              <w:numId w:val="3"/>
            </w:numPr>
            <w:tabs>
              <w:tab w:val="left" w:pos="444"/>
            </w:tabs>
            <w:spacing w:line="427" w:lineRule="auto"/>
            <w:ind w:left="130" w:right="1564" w:firstLine="0"/>
          </w:pPr>
        </w:pPrChange>
      </w:pPr>
    </w:p>
    <w:p w:rsidR="002B38DF" w:rsidRPr="00F94CB9" w:rsidRDefault="00D52EDA">
      <w:pPr>
        <w:ind w:left="720" w:right="720"/>
        <w:jc w:val="both"/>
        <w:rPr>
          <w:sz w:val="28"/>
          <w:szCs w:val="28"/>
          <w:lang w:val="fr-FR"/>
          <w:rPrChange w:id="17508" w:author="Peng Luqi" w:date="2019-10-13T14:50:00Z">
            <w:rPr>
              <w:lang w:val="fr-FR"/>
            </w:rPr>
          </w:rPrChange>
        </w:rPr>
        <w:pPrChange w:id="17509" w:author="Peng Luqi" w:date="2019-10-13T23:45:00Z">
          <w:pPr>
            <w:pStyle w:val="a4"/>
            <w:numPr>
              <w:ilvl w:val="2"/>
              <w:numId w:val="3"/>
            </w:numPr>
            <w:tabs>
              <w:tab w:val="left" w:pos="850"/>
              <w:tab w:val="left" w:pos="851"/>
            </w:tabs>
            <w:spacing w:before="84"/>
          </w:pPr>
        </w:pPrChange>
      </w:pPr>
      <w:ins w:id="17510" w:author="Peng Luqi" w:date="2019-10-13T23:45:00Z">
        <w:r>
          <w:rPr>
            <w:sz w:val="28"/>
            <w:szCs w:val="28"/>
            <w:lang w:val="fr-FR"/>
          </w:rPr>
          <w:t xml:space="preserve">1. </w:t>
        </w:r>
      </w:ins>
      <w:r w:rsidR="00716360" w:rsidRPr="00F94CB9">
        <w:rPr>
          <w:sz w:val="28"/>
          <w:szCs w:val="28"/>
          <w:lang w:val="fr-FR"/>
          <w:rPrChange w:id="17511" w:author="Peng Luqi" w:date="2019-10-13T14:50:00Z">
            <w:rPr>
              <w:lang w:val="fr-FR"/>
            </w:rPr>
          </w:rPrChange>
        </w:rPr>
        <w:t xml:space="preserve">Commission de rachat des </w:t>
      </w:r>
      <w:r w:rsidR="00716360" w:rsidRPr="00D52EDA">
        <w:rPr>
          <w:sz w:val="28"/>
          <w:szCs w:val="28"/>
          <w:lang w:val="fr-FR"/>
          <w:rPrChange w:id="17512" w:author="Peng Luqi" w:date="2019-10-13T23:45:00Z">
            <w:rPr>
              <w:i/>
              <w:color w:val="00B0F0"/>
              <w:lang w:val="fr-FR"/>
            </w:rPr>
          </w:rPrChange>
        </w:rPr>
        <w:t xml:space="preserve">BOX </w:t>
      </w:r>
      <w:r w:rsidR="00716360" w:rsidRPr="00F94CB9">
        <w:rPr>
          <w:sz w:val="28"/>
          <w:szCs w:val="28"/>
          <w:lang w:val="fr-FR"/>
          <w:rPrChange w:id="17513" w:author="Peng Luqi" w:date="2019-10-13T14:50:00Z">
            <w:rPr>
              <w:lang w:val="fr-FR"/>
            </w:rPr>
          </w:rPrChange>
        </w:rPr>
        <w:t>de 1</w:t>
      </w:r>
      <w:r w:rsidR="00716360" w:rsidRPr="00D52EDA">
        <w:rPr>
          <w:sz w:val="28"/>
          <w:szCs w:val="28"/>
          <w:lang w:val="fr-FR"/>
          <w:rPrChange w:id="17514" w:author="Peng Luqi" w:date="2019-10-13T23:45:00Z">
            <w:rPr>
              <w:spacing w:val="-18"/>
              <w:lang w:val="fr-FR"/>
            </w:rPr>
          </w:rPrChange>
        </w:rPr>
        <w:t xml:space="preserve"> </w:t>
      </w:r>
      <w:r w:rsidR="00716360" w:rsidRPr="00F94CB9">
        <w:rPr>
          <w:sz w:val="28"/>
          <w:szCs w:val="28"/>
          <w:lang w:val="fr-FR"/>
          <w:rPrChange w:id="17515" w:author="Peng Luqi" w:date="2019-10-13T14:50:00Z">
            <w:rPr>
              <w:lang w:val="fr-FR"/>
            </w:rPr>
          </w:rPrChange>
        </w:rPr>
        <w:t>%.</w:t>
      </w:r>
    </w:p>
    <w:p w:rsidR="002B38DF" w:rsidRPr="00F94CB9" w:rsidRDefault="00D52EDA">
      <w:pPr>
        <w:ind w:left="720" w:right="720"/>
        <w:jc w:val="both"/>
        <w:rPr>
          <w:sz w:val="28"/>
          <w:szCs w:val="28"/>
          <w:lang w:val="fr-FR"/>
          <w:rPrChange w:id="17516" w:author="Peng Luqi" w:date="2019-10-13T14:50:00Z">
            <w:rPr>
              <w:lang w:val="fr-FR"/>
            </w:rPr>
          </w:rPrChange>
        </w:rPr>
        <w:pPrChange w:id="17517" w:author="Peng Luqi" w:date="2019-10-13T23:45:00Z">
          <w:pPr>
            <w:pStyle w:val="a4"/>
            <w:numPr>
              <w:ilvl w:val="2"/>
              <w:numId w:val="3"/>
            </w:numPr>
            <w:tabs>
              <w:tab w:val="left" w:pos="850"/>
              <w:tab w:val="left" w:pos="851"/>
            </w:tabs>
            <w:spacing w:before="59"/>
            <w:ind w:right="183"/>
          </w:pPr>
        </w:pPrChange>
      </w:pPr>
      <w:ins w:id="17518" w:author="Peng Luqi" w:date="2019-10-13T23:45:00Z">
        <w:r>
          <w:rPr>
            <w:sz w:val="28"/>
            <w:szCs w:val="28"/>
            <w:lang w:val="fr-FR"/>
          </w:rPr>
          <w:t xml:space="preserve">2. </w:t>
        </w:r>
      </w:ins>
      <w:r w:rsidR="00716360" w:rsidRPr="00F94CB9">
        <w:rPr>
          <w:sz w:val="28"/>
          <w:szCs w:val="28"/>
          <w:lang w:val="fr-FR"/>
          <w:rPrChange w:id="17519" w:author="Peng Luqi" w:date="2019-10-13T14:50:00Z">
            <w:rPr>
              <w:lang w:val="fr-FR"/>
            </w:rPr>
          </w:rPrChange>
        </w:rPr>
        <w:t>Sur</w:t>
      </w:r>
      <w:r w:rsidR="00716360" w:rsidRPr="00D52EDA">
        <w:rPr>
          <w:sz w:val="28"/>
          <w:szCs w:val="28"/>
          <w:lang w:val="fr-FR"/>
          <w:rPrChange w:id="17520" w:author="Peng Luqi" w:date="2019-10-13T23:45:00Z">
            <w:rPr>
              <w:spacing w:val="-4"/>
              <w:lang w:val="fr-FR"/>
            </w:rPr>
          </w:rPrChange>
        </w:rPr>
        <w:t xml:space="preserve"> </w:t>
      </w:r>
      <w:r w:rsidR="00716360" w:rsidRPr="00F94CB9">
        <w:rPr>
          <w:sz w:val="28"/>
          <w:szCs w:val="28"/>
          <w:lang w:val="fr-FR"/>
          <w:rPrChange w:id="17521" w:author="Peng Luqi" w:date="2019-10-13T14:50:00Z">
            <w:rPr>
              <w:lang w:val="fr-FR"/>
            </w:rPr>
          </w:rPrChange>
        </w:rPr>
        <w:t>le</w:t>
      </w:r>
      <w:r w:rsidR="00716360" w:rsidRPr="00D52EDA">
        <w:rPr>
          <w:sz w:val="28"/>
          <w:szCs w:val="28"/>
          <w:lang w:val="fr-FR"/>
          <w:rPrChange w:id="17522" w:author="Peng Luqi" w:date="2019-10-13T23:45:00Z">
            <w:rPr>
              <w:spacing w:val="-5"/>
              <w:lang w:val="fr-FR"/>
            </w:rPr>
          </w:rPrChange>
        </w:rPr>
        <w:t xml:space="preserve"> </w:t>
      </w:r>
      <w:r w:rsidR="00716360" w:rsidRPr="00F94CB9">
        <w:rPr>
          <w:sz w:val="28"/>
          <w:szCs w:val="28"/>
          <w:lang w:val="fr-FR"/>
          <w:rPrChange w:id="17523" w:author="Peng Luqi" w:date="2019-10-13T14:50:00Z">
            <w:rPr>
              <w:lang w:val="fr-FR"/>
            </w:rPr>
          </w:rPrChange>
        </w:rPr>
        <w:t>marché</w:t>
      </w:r>
      <w:r w:rsidR="00716360" w:rsidRPr="00D52EDA">
        <w:rPr>
          <w:sz w:val="28"/>
          <w:szCs w:val="28"/>
          <w:lang w:val="fr-FR"/>
          <w:rPrChange w:id="17524" w:author="Peng Luqi" w:date="2019-10-13T23:45:00Z">
            <w:rPr>
              <w:spacing w:val="-4"/>
              <w:lang w:val="fr-FR"/>
            </w:rPr>
          </w:rPrChange>
        </w:rPr>
        <w:t xml:space="preserve"> </w:t>
      </w:r>
      <w:r w:rsidR="00716360" w:rsidRPr="00F94CB9">
        <w:rPr>
          <w:sz w:val="28"/>
          <w:szCs w:val="28"/>
          <w:lang w:val="fr-FR"/>
          <w:rPrChange w:id="17525" w:author="Peng Luqi" w:date="2019-10-13T14:50:00Z">
            <w:rPr>
              <w:lang w:val="fr-FR"/>
            </w:rPr>
          </w:rPrChange>
        </w:rPr>
        <w:t>secondaire</w:t>
      </w:r>
      <w:r w:rsidR="00716360" w:rsidRPr="00D52EDA">
        <w:rPr>
          <w:sz w:val="28"/>
          <w:szCs w:val="28"/>
          <w:lang w:val="fr-FR"/>
          <w:rPrChange w:id="17526" w:author="Peng Luqi" w:date="2019-10-13T23:45:00Z">
            <w:rPr>
              <w:spacing w:val="-5"/>
              <w:lang w:val="fr-FR"/>
            </w:rPr>
          </w:rPrChange>
        </w:rPr>
        <w:t xml:space="preserve"> </w:t>
      </w:r>
      <w:r w:rsidR="00716360" w:rsidRPr="00F94CB9">
        <w:rPr>
          <w:sz w:val="28"/>
          <w:szCs w:val="28"/>
          <w:lang w:val="fr-FR"/>
          <w:rPrChange w:id="17527" w:author="Peng Luqi" w:date="2019-10-13T14:50:00Z">
            <w:rPr>
              <w:lang w:val="fr-FR"/>
            </w:rPr>
          </w:rPrChange>
        </w:rPr>
        <w:t>des</w:t>
      </w:r>
      <w:r w:rsidR="00716360" w:rsidRPr="00D52EDA">
        <w:rPr>
          <w:sz w:val="28"/>
          <w:szCs w:val="28"/>
          <w:lang w:val="fr-FR"/>
          <w:rPrChange w:id="17528" w:author="Peng Luqi" w:date="2019-10-13T23:45:00Z">
            <w:rPr>
              <w:spacing w:val="-5"/>
              <w:lang w:val="fr-FR"/>
            </w:rPr>
          </w:rPrChange>
        </w:rPr>
        <w:t xml:space="preserve"> </w:t>
      </w:r>
      <w:r w:rsidR="00716360" w:rsidRPr="00D52EDA">
        <w:rPr>
          <w:sz w:val="28"/>
          <w:szCs w:val="28"/>
          <w:lang w:val="fr-FR"/>
          <w:rPrChange w:id="17529" w:author="Peng Luqi" w:date="2019-10-13T23:45:00Z">
            <w:rPr>
              <w:i/>
              <w:color w:val="00B0F0"/>
              <w:lang w:val="fr-FR"/>
            </w:rPr>
          </w:rPrChange>
        </w:rPr>
        <w:t>BOX</w:t>
      </w:r>
      <w:r w:rsidR="00716360" w:rsidRPr="00F94CB9">
        <w:rPr>
          <w:sz w:val="28"/>
          <w:szCs w:val="28"/>
          <w:lang w:val="fr-FR"/>
          <w:rPrChange w:id="17530" w:author="Peng Luqi" w:date="2019-10-13T14:50:00Z">
            <w:rPr>
              <w:lang w:val="fr-FR"/>
            </w:rPr>
          </w:rPrChange>
        </w:rPr>
        <w:t>,</w:t>
      </w:r>
      <w:r w:rsidR="00716360" w:rsidRPr="00D52EDA">
        <w:rPr>
          <w:sz w:val="28"/>
          <w:szCs w:val="28"/>
          <w:lang w:val="fr-FR"/>
          <w:rPrChange w:id="17531" w:author="Peng Luqi" w:date="2019-10-13T23:45:00Z">
            <w:rPr>
              <w:spacing w:val="-3"/>
              <w:lang w:val="fr-FR"/>
            </w:rPr>
          </w:rPrChange>
        </w:rPr>
        <w:t xml:space="preserve"> </w:t>
      </w:r>
      <w:r w:rsidR="00716360" w:rsidRPr="00F94CB9">
        <w:rPr>
          <w:sz w:val="28"/>
          <w:szCs w:val="28"/>
          <w:lang w:val="fr-FR"/>
          <w:rPrChange w:id="17532" w:author="Peng Luqi" w:date="2019-10-13T14:50:00Z">
            <w:rPr>
              <w:lang w:val="fr-FR"/>
            </w:rPr>
          </w:rPrChange>
        </w:rPr>
        <w:t>pour</w:t>
      </w:r>
      <w:r w:rsidR="00716360" w:rsidRPr="00D52EDA">
        <w:rPr>
          <w:sz w:val="28"/>
          <w:szCs w:val="28"/>
          <w:lang w:val="fr-FR"/>
          <w:rPrChange w:id="17533" w:author="Peng Luqi" w:date="2019-10-13T23:45:00Z">
            <w:rPr>
              <w:spacing w:val="-4"/>
              <w:lang w:val="fr-FR"/>
            </w:rPr>
          </w:rPrChange>
        </w:rPr>
        <w:t xml:space="preserve"> </w:t>
      </w:r>
      <w:r w:rsidR="00716360" w:rsidRPr="00F94CB9">
        <w:rPr>
          <w:sz w:val="28"/>
          <w:szCs w:val="28"/>
          <w:lang w:val="fr-FR"/>
          <w:rPrChange w:id="17534" w:author="Peng Luqi" w:date="2019-10-13T14:50:00Z">
            <w:rPr>
              <w:lang w:val="fr-FR"/>
            </w:rPr>
          </w:rPrChange>
        </w:rPr>
        <w:t>les</w:t>
      </w:r>
      <w:r w:rsidR="00716360" w:rsidRPr="00D52EDA">
        <w:rPr>
          <w:sz w:val="28"/>
          <w:szCs w:val="28"/>
          <w:lang w:val="fr-FR"/>
          <w:rPrChange w:id="17535" w:author="Peng Luqi" w:date="2019-10-13T23:45:00Z">
            <w:rPr>
              <w:spacing w:val="-5"/>
              <w:lang w:val="fr-FR"/>
            </w:rPr>
          </w:rPrChange>
        </w:rPr>
        <w:t xml:space="preserve"> </w:t>
      </w:r>
      <w:r w:rsidR="00716360" w:rsidRPr="00F94CB9">
        <w:rPr>
          <w:sz w:val="28"/>
          <w:szCs w:val="28"/>
          <w:lang w:val="fr-FR"/>
          <w:rPrChange w:id="17536" w:author="Peng Luqi" w:date="2019-10-13T14:50:00Z">
            <w:rPr>
              <w:lang w:val="fr-FR"/>
            </w:rPr>
          </w:rPrChange>
        </w:rPr>
        <w:t>parties</w:t>
      </w:r>
      <w:r w:rsidR="00716360" w:rsidRPr="00D52EDA">
        <w:rPr>
          <w:sz w:val="28"/>
          <w:szCs w:val="28"/>
          <w:lang w:val="fr-FR"/>
          <w:rPrChange w:id="17537" w:author="Peng Luqi" w:date="2019-10-13T23:45:00Z">
            <w:rPr>
              <w:spacing w:val="-5"/>
              <w:lang w:val="fr-FR"/>
            </w:rPr>
          </w:rPrChange>
        </w:rPr>
        <w:t xml:space="preserve"> </w:t>
      </w:r>
      <w:r w:rsidR="00716360" w:rsidRPr="00D52EDA">
        <w:rPr>
          <w:sz w:val="28"/>
          <w:szCs w:val="28"/>
          <w:lang w:val="fr-FR"/>
          <w:rPrChange w:id="17538" w:author="Peng Luqi" w:date="2019-10-13T23:45:00Z">
            <w:rPr>
              <w:i/>
              <w:color w:val="00B0F0"/>
              <w:lang w:val="fr-FR"/>
            </w:rPr>
          </w:rPrChange>
        </w:rPr>
        <w:t>BOX</w:t>
      </w:r>
      <w:r w:rsidR="00716360" w:rsidRPr="00D52EDA">
        <w:rPr>
          <w:sz w:val="28"/>
          <w:szCs w:val="28"/>
          <w:lang w:val="fr-FR"/>
          <w:rPrChange w:id="17539" w:author="Peng Luqi" w:date="2019-10-13T23:45:00Z">
            <w:rPr>
              <w:i/>
              <w:color w:val="00B0F0"/>
              <w:spacing w:val="-4"/>
              <w:lang w:val="fr-FR"/>
            </w:rPr>
          </w:rPrChange>
        </w:rPr>
        <w:t xml:space="preserve"> </w:t>
      </w:r>
      <w:r w:rsidR="00716360" w:rsidRPr="00F94CB9">
        <w:rPr>
          <w:sz w:val="28"/>
          <w:szCs w:val="28"/>
          <w:lang w:val="fr-FR"/>
          <w:rPrChange w:id="17540" w:author="Peng Luqi" w:date="2019-10-13T14:50:00Z">
            <w:rPr>
              <w:lang w:val="fr-FR"/>
            </w:rPr>
          </w:rPrChange>
        </w:rPr>
        <w:t>/</w:t>
      </w:r>
      <w:r w:rsidR="00716360" w:rsidRPr="00D52EDA">
        <w:rPr>
          <w:sz w:val="28"/>
          <w:szCs w:val="28"/>
          <w:lang w:val="fr-FR"/>
          <w:rPrChange w:id="17541" w:author="Peng Luqi" w:date="2019-10-13T23:45:00Z">
            <w:rPr>
              <w:spacing w:val="-4"/>
              <w:lang w:val="fr-FR"/>
            </w:rPr>
          </w:rPrChange>
        </w:rPr>
        <w:t xml:space="preserve"> </w:t>
      </w:r>
      <w:r w:rsidR="00716360" w:rsidRPr="00D52EDA">
        <w:rPr>
          <w:sz w:val="28"/>
          <w:szCs w:val="28"/>
          <w:lang w:val="fr-FR"/>
          <w:rPrChange w:id="17542" w:author="Peng Luqi" w:date="2019-10-13T23:45:00Z">
            <w:rPr>
              <w:i/>
              <w:lang w:val="fr-FR"/>
            </w:rPr>
          </w:rPrChange>
        </w:rPr>
        <w:t>USDT</w:t>
      </w:r>
      <w:r w:rsidR="00716360" w:rsidRPr="00F94CB9">
        <w:rPr>
          <w:sz w:val="28"/>
          <w:szCs w:val="28"/>
          <w:lang w:val="fr-FR"/>
          <w:rPrChange w:id="17543" w:author="Peng Luqi" w:date="2019-10-13T14:50:00Z">
            <w:rPr>
              <w:lang w:val="fr-FR"/>
            </w:rPr>
          </w:rPrChange>
        </w:rPr>
        <w:t>,</w:t>
      </w:r>
      <w:r w:rsidR="00716360" w:rsidRPr="00D52EDA">
        <w:rPr>
          <w:sz w:val="28"/>
          <w:szCs w:val="28"/>
          <w:lang w:val="fr-FR"/>
          <w:rPrChange w:id="17544" w:author="Peng Luqi" w:date="2019-10-13T23:45:00Z">
            <w:rPr>
              <w:spacing w:val="-4"/>
              <w:lang w:val="fr-FR"/>
            </w:rPr>
          </w:rPrChange>
        </w:rPr>
        <w:t xml:space="preserve"> </w:t>
      </w:r>
      <w:r w:rsidR="00716360" w:rsidRPr="00F94CB9">
        <w:rPr>
          <w:sz w:val="28"/>
          <w:szCs w:val="28"/>
          <w:lang w:val="fr-FR"/>
          <w:rPrChange w:id="17545" w:author="Peng Luqi" w:date="2019-10-13T14:50:00Z">
            <w:rPr>
              <w:lang w:val="fr-FR"/>
            </w:rPr>
          </w:rPrChange>
        </w:rPr>
        <w:t>il</w:t>
      </w:r>
      <w:r w:rsidR="00716360" w:rsidRPr="00D52EDA">
        <w:rPr>
          <w:sz w:val="28"/>
          <w:szCs w:val="28"/>
          <w:lang w:val="fr-FR"/>
          <w:rPrChange w:id="17546" w:author="Peng Luqi" w:date="2019-10-13T23:45:00Z">
            <w:rPr>
              <w:spacing w:val="-3"/>
              <w:lang w:val="fr-FR"/>
            </w:rPr>
          </w:rPrChange>
        </w:rPr>
        <w:t xml:space="preserve"> </w:t>
      </w:r>
      <w:r w:rsidR="00716360" w:rsidRPr="00F94CB9">
        <w:rPr>
          <w:sz w:val="28"/>
          <w:szCs w:val="28"/>
          <w:lang w:val="fr-FR"/>
          <w:rPrChange w:id="17547" w:author="Peng Luqi" w:date="2019-10-13T14:50:00Z">
            <w:rPr>
              <w:lang w:val="fr-FR"/>
            </w:rPr>
          </w:rPrChange>
        </w:rPr>
        <w:t>faut</w:t>
      </w:r>
      <w:r w:rsidR="00716360" w:rsidRPr="00D52EDA">
        <w:rPr>
          <w:sz w:val="28"/>
          <w:szCs w:val="28"/>
          <w:lang w:val="fr-FR"/>
          <w:rPrChange w:id="17548" w:author="Peng Luqi" w:date="2019-10-13T23:45:00Z">
            <w:rPr>
              <w:spacing w:val="-4"/>
              <w:lang w:val="fr-FR"/>
            </w:rPr>
          </w:rPrChange>
        </w:rPr>
        <w:t xml:space="preserve"> </w:t>
      </w:r>
      <w:r w:rsidR="00716360" w:rsidRPr="00F94CB9">
        <w:rPr>
          <w:sz w:val="28"/>
          <w:szCs w:val="28"/>
          <w:lang w:val="fr-FR"/>
          <w:rPrChange w:id="17549" w:author="Peng Luqi" w:date="2019-10-13T14:50:00Z">
            <w:rPr>
              <w:lang w:val="fr-FR"/>
            </w:rPr>
          </w:rPrChange>
        </w:rPr>
        <w:t>payer</w:t>
      </w:r>
      <w:r w:rsidR="00716360" w:rsidRPr="00D52EDA">
        <w:rPr>
          <w:sz w:val="28"/>
          <w:szCs w:val="28"/>
          <w:lang w:val="fr-FR"/>
          <w:rPrChange w:id="17550" w:author="Peng Luqi" w:date="2019-10-13T23:45:00Z">
            <w:rPr>
              <w:spacing w:val="-4"/>
              <w:lang w:val="fr-FR"/>
            </w:rPr>
          </w:rPrChange>
        </w:rPr>
        <w:t xml:space="preserve"> </w:t>
      </w:r>
      <w:r w:rsidR="00716360" w:rsidRPr="00F94CB9">
        <w:rPr>
          <w:sz w:val="28"/>
          <w:szCs w:val="28"/>
          <w:lang w:val="fr-FR"/>
          <w:rPrChange w:id="17551" w:author="Peng Luqi" w:date="2019-10-13T14:50:00Z">
            <w:rPr>
              <w:lang w:val="fr-FR"/>
            </w:rPr>
          </w:rPrChange>
        </w:rPr>
        <w:t>un</w:t>
      </w:r>
      <w:r w:rsidR="00716360" w:rsidRPr="00D52EDA">
        <w:rPr>
          <w:sz w:val="28"/>
          <w:szCs w:val="28"/>
          <w:lang w:val="fr-FR"/>
          <w:rPrChange w:id="17552" w:author="Peng Luqi" w:date="2019-10-13T23:45:00Z">
            <w:rPr>
              <w:spacing w:val="-4"/>
              <w:lang w:val="fr-FR"/>
            </w:rPr>
          </w:rPrChange>
        </w:rPr>
        <w:t xml:space="preserve"> </w:t>
      </w:r>
      <w:r w:rsidR="00716360" w:rsidRPr="00F94CB9">
        <w:rPr>
          <w:sz w:val="28"/>
          <w:szCs w:val="28"/>
          <w:lang w:val="fr-FR"/>
          <w:rPrChange w:id="17553" w:author="Peng Luqi" w:date="2019-10-13T14:50:00Z">
            <w:rPr>
              <w:lang w:val="fr-FR"/>
            </w:rPr>
          </w:rPrChange>
        </w:rPr>
        <w:t>millième</w:t>
      </w:r>
      <w:r w:rsidR="00716360" w:rsidRPr="00D52EDA">
        <w:rPr>
          <w:sz w:val="28"/>
          <w:szCs w:val="28"/>
          <w:lang w:val="fr-FR"/>
          <w:rPrChange w:id="17554" w:author="Peng Luqi" w:date="2019-10-13T23:45:00Z">
            <w:rPr>
              <w:spacing w:val="-5"/>
              <w:lang w:val="fr-FR"/>
            </w:rPr>
          </w:rPrChange>
        </w:rPr>
        <w:t xml:space="preserve"> </w:t>
      </w:r>
      <w:r w:rsidR="00716360" w:rsidRPr="00F94CB9">
        <w:rPr>
          <w:sz w:val="28"/>
          <w:szCs w:val="28"/>
          <w:lang w:val="fr-FR"/>
          <w:rPrChange w:id="17555" w:author="Peng Luqi" w:date="2019-10-13T14:50:00Z">
            <w:rPr>
              <w:lang w:val="fr-FR"/>
            </w:rPr>
          </w:rPrChange>
        </w:rPr>
        <w:t>des frais de traitement, soit 2 ‰ du montant total de la</w:t>
      </w:r>
      <w:r w:rsidR="00716360" w:rsidRPr="00D52EDA">
        <w:rPr>
          <w:sz w:val="28"/>
          <w:szCs w:val="28"/>
          <w:lang w:val="fr-FR"/>
          <w:rPrChange w:id="17556" w:author="Peng Luqi" w:date="2019-10-13T23:45:00Z">
            <w:rPr>
              <w:spacing w:val="-15"/>
              <w:lang w:val="fr-FR"/>
            </w:rPr>
          </w:rPrChange>
        </w:rPr>
        <w:t xml:space="preserve"> </w:t>
      </w:r>
      <w:r w:rsidR="00716360" w:rsidRPr="00F94CB9">
        <w:rPr>
          <w:sz w:val="28"/>
          <w:szCs w:val="28"/>
          <w:lang w:val="fr-FR"/>
          <w:rPrChange w:id="17557" w:author="Peng Luqi" w:date="2019-10-13T14:50:00Z">
            <w:rPr>
              <w:lang w:val="fr-FR"/>
            </w:rPr>
          </w:rPrChange>
        </w:rPr>
        <w:t>transaction.</w:t>
      </w:r>
    </w:p>
    <w:p w:rsidR="002B38DF" w:rsidRPr="00F94CB9" w:rsidRDefault="002B38DF">
      <w:pPr>
        <w:pStyle w:val="a3"/>
        <w:ind w:left="170" w:right="170"/>
        <w:jc w:val="both"/>
        <w:rPr>
          <w:lang w:val="fr-FR"/>
          <w:rPrChange w:id="17558" w:author="Peng Luqi" w:date="2019-10-13T14:50:00Z">
            <w:rPr>
              <w:sz w:val="31"/>
              <w:lang w:val="fr-FR"/>
            </w:rPr>
          </w:rPrChange>
        </w:rPr>
        <w:pPrChange w:id="17559" w:author="Peng Luqi" w:date="2019-10-13T14:20:00Z">
          <w:pPr>
            <w:pStyle w:val="a3"/>
            <w:spacing w:before="1"/>
          </w:pPr>
        </w:pPrChange>
      </w:pPr>
    </w:p>
    <w:p w:rsidR="002B38DF" w:rsidRPr="00F94CB9" w:rsidRDefault="00C2743D">
      <w:pPr>
        <w:ind w:left="170" w:right="170"/>
        <w:jc w:val="both"/>
        <w:rPr>
          <w:sz w:val="28"/>
          <w:szCs w:val="28"/>
          <w:lang w:val="fr-FR"/>
          <w:rPrChange w:id="17560" w:author="Peng Luqi" w:date="2019-10-13T14:50:00Z">
            <w:rPr/>
          </w:rPrChange>
        </w:rPr>
        <w:pPrChange w:id="17561" w:author="Peng Luqi" w:date="2019-10-13T14:20:00Z">
          <w:pPr>
            <w:ind w:left="130" w:right="183"/>
            <w:jc w:val="both"/>
          </w:pPr>
        </w:pPrChange>
      </w:pPr>
      <w:r w:rsidRPr="00F94CB9">
        <w:rPr>
          <w:noProof/>
          <w:sz w:val="28"/>
          <w:szCs w:val="28"/>
          <w:lang w:val="fr-FR"/>
          <w:rPrChange w:id="17562" w:author="Peng Luqi" w:date="2019-10-13T14:50:00Z">
            <w:rPr>
              <w:noProof/>
              <w:sz w:val="28"/>
              <w:szCs w:val="28"/>
              <w:lang w:val="fr-FR"/>
            </w:rPr>
          </w:rPrChange>
        </w:rPr>
        <mc:AlternateContent>
          <mc:Choice Requires="wps">
            <w:drawing>
              <wp:anchor distT="0" distB="0" distL="0" distR="0" simplePos="0" relativeHeight="251664896" behindDoc="1" locked="0" layoutInCell="1" allowOverlap="1">
                <wp:simplePos x="0" y="0"/>
                <wp:positionH relativeFrom="page">
                  <wp:posOffset>902970</wp:posOffset>
                </wp:positionH>
                <wp:positionV relativeFrom="paragraph">
                  <wp:posOffset>540385</wp:posOffset>
                </wp:positionV>
                <wp:extent cx="5769610" cy="0"/>
                <wp:effectExtent l="7620" t="12700" r="13970" b="635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9610" cy="0"/>
                        </a:xfrm>
                        <a:prstGeom prst="line">
                          <a:avLst/>
                        </a:prstGeom>
                        <a:noFill/>
                        <a:ln w="9144">
                          <a:solidFill>
                            <a:srgbClr val="EAEC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DB881" id="Line 2" o:spid="_x0000_s1026" style="position:absolute;left:0;text-align:lef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42.55pt" to="525.4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" strokecolor="#eaecef" strokeweight=".72pt">
                <w10:wrap type="topAndBottom" anchorx="page"/>
              </v:line>
            </w:pict>
          </mc:Fallback>
        </mc:AlternateContent>
      </w:r>
      <w:r w:rsidR="00716360" w:rsidRPr="00F94CB9">
        <w:rPr>
          <w:sz w:val="28"/>
          <w:szCs w:val="28"/>
          <w:lang w:val="fr-FR"/>
          <w:rPrChange w:id="17563" w:author="Peng Luqi" w:date="2019-10-13T14:50:00Z">
            <w:rPr>
              <w:lang w:val="fr-FR"/>
            </w:rPr>
          </w:rPrChange>
        </w:rPr>
        <w:t xml:space="preserve">50 % de ces revenus seront distribués régulièrement aux détenteurs de </w:t>
      </w:r>
      <w:r w:rsidR="00716360" w:rsidRPr="00F94CB9">
        <w:rPr>
          <w:i/>
          <w:color w:val="00B0F0"/>
          <w:sz w:val="28"/>
          <w:szCs w:val="28"/>
          <w:lang w:val="fr-FR"/>
          <w:rPrChange w:id="17564" w:author="Peng Luqi" w:date="2019-10-13T14:50:00Z">
            <w:rPr>
              <w:i/>
              <w:color w:val="00B0F0"/>
              <w:lang w:val="fr-FR"/>
            </w:rPr>
          </w:rPrChange>
        </w:rPr>
        <w:t>BOX</w:t>
      </w:r>
      <w:r w:rsidR="00716360" w:rsidRPr="00F94CB9">
        <w:rPr>
          <w:sz w:val="28"/>
          <w:szCs w:val="28"/>
          <w:lang w:val="fr-FR"/>
          <w:rPrChange w:id="17565" w:author="Peng Luqi" w:date="2019-10-13T14:50:00Z">
            <w:rPr>
              <w:lang w:val="fr-FR"/>
            </w:rPr>
          </w:rPrChange>
        </w:rPr>
        <w:t xml:space="preserve">. Au début, ces revenus ne sembleront pas très importants. Au fil des années, le développement des </w:t>
      </w:r>
      <w:r w:rsidR="00716360" w:rsidRPr="00F94CB9">
        <w:rPr>
          <w:i/>
          <w:color w:val="00B0F0"/>
          <w:sz w:val="28"/>
          <w:szCs w:val="28"/>
          <w:lang w:val="fr-FR"/>
          <w:rPrChange w:id="17566" w:author="Peng Luqi" w:date="2019-10-13T14:50:00Z">
            <w:rPr>
              <w:i/>
              <w:color w:val="00B0F0"/>
              <w:lang w:val="fr-FR"/>
            </w:rPr>
          </w:rPrChange>
        </w:rPr>
        <w:t xml:space="preserve">BOX </w:t>
      </w:r>
      <w:r w:rsidR="00716360" w:rsidRPr="00F94CB9">
        <w:rPr>
          <w:sz w:val="28"/>
          <w:szCs w:val="28"/>
          <w:lang w:val="fr-FR"/>
          <w:rPrChange w:id="17567" w:author="Peng Luqi" w:date="2019-10-13T14:50:00Z">
            <w:rPr>
              <w:lang w:val="fr-FR"/>
            </w:rPr>
          </w:rPrChange>
        </w:rPr>
        <w:t xml:space="preserve">et de </w:t>
      </w:r>
      <w:r w:rsidR="00716360" w:rsidRPr="00F94CB9">
        <w:rPr>
          <w:i/>
          <w:sz w:val="28"/>
          <w:szCs w:val="28"/>
          <w:lang w:val="fr-FR"/>
          <w:rPrChange w:id="17568" w:author="Peng Luqi" w:date="2019-10-13T14:50:00Z">
            <w:rPr>
              <w:i/>
              <w:lang w:val="fr-FR"/>
            </w:rPr>
          </w:rPrChange>
        </w:rPr>
        <w:t xml:space="preserve">b.watch </w:t>
      </w:r>
      <w:r w:rsidR="00716360" w:rsidRPr="00F94CB9">
        <w:rPr>
          <w:sz w:val="28"/>
          <w:szCs w:val="28"/>
          <w:lang w:val="fr-FR"/>
          <w:rPrChange w:id="17569" w:author="Peng Luqi" w:date="2019-10-13T14:50:00Z">
            <w:rPr>
              <w:lang w:val="fr-FR"/>
            </w:rPr>
          </w:rPrChange>
        </w:rPr>
        <w:t xml:space="preserve">sera incroyable. </w:t>
      </w:r>
      <w:r w:rsidR="00716360" w:rsidRPr="00F94CB9">
        <w:rPr>
          <w:sz w:val="28"/>
          <w:szCs w:val="28"/>
          <w:lang w:val="fr-FR"/>
          <w:rPrChange w:id="17570" w:author="Peng Luqi" w:date="2019-10-13T14:50:00Z">
            <w:rPr/>
          </w:rPrChange>
        </w:rPr>
        <w:t>Les revenus possibles dans le futur seront :</w:t>
      </w:r>
    </w:p>
    <w:p w:rsidR="002B38DF" w:rsidRPr="00F94CB9" w:rsidRDefault="002B38DF">
      <w:pPr>
        <w:pStyle w:val="a3"/>
        <w:ind w:left="170" w:right="170"/>
        <w:jc w:val="both"/>
        <w:rPr>
          <w:lang w:val="fr-FR"/>
          <w:rPrChange w:id="17571" w:author="Peng Luqi" w:date="2019-10-13T14:50:00Z">
            <w:rPr>
              <w:sz w:val="13"/>
            </w:rPr>
          </w:rPrChange>
        </w:rPr>
        <w:pPrChange w:id="17572" w:author="Peng Luqi" w:date="2019-10-13T14:20:00Z">
          <w:pPr>
            <w:pStyle w:val="a3"/>
            <w:spacing w:before="2"/>
          </w:pPr>
        </w:pPrChange>
      </w:pPr>
    </w:p>
    <w:p w:rsidR="002B38DF" w:rsidRPr="00D52EDA" w:rsidRDefault="00716360">
      <w:pPr>
        <w:pStyle w:val="a4"/>
        <w:numPr>
          <w:ilvl w:val="2"/>
          <w:numId w:val="23"/>
        </w:numPr>
        <w:ind w:left="1077" w:right="720" w:hanging="357"/>
        <w:jc w:val="both"/>
        <w:rPr>
          <w:sz w:val="28"/>
          <w:lang w:val="fr-FR"/>
          <w:rPrChange w:id="17573" w:author="Peng Luqi" w:date="2019-10-13T23:45:00Z">
            <w:rPr/>
          </w:rPrChange>
        </w:rPr>
        <w:pPrChange w:id="17574" w:author="Peng Luqi" w:date="2019-10-13T23:45:00Z">
          <w:pPr>
            <w:pStyle w:val="a4"/>
            <w:numPr>
              <w:numId w:val="1"/>
            </w:numPr>
            <w:tabs>
              <w:tab w:val="left" w:pos="850"/>
              <w:tab w:val="left" w:pos="851"/>
            </w:tabs>
            <w:spacing w:before="98"/>
          </w:pPr>
        </w:pPrChange>
      </w:pPr>
      <w:r w:rsidRPr="00D52EDA">
        <w:rPr>
          <w:sz w:val="28"/>
          <w:lang w:val="fr-FR"/>
          <w:rPrChange w:id="17575" w:author="Peng Luqi" w:date="2019-10-13T23:45:00Z">
            <w:rPr/>
          </w:rPrChange>
        </w:rPr>
        <w:t>Revenu du nœud d</w:t>
      </w:r>
      <w:del w:id="17576" w:author="Peng Luqi" w:date="2019-10-13T14:43:00Z">
        <w:r w:rsidRPr="00D52EDA" w:rsidDel="00EF666F">
          <w:rPr>
            <w:sz w:val="28"/>
            <w:lang w:val="fr-FR"/>
            <w:rPrChange w:id="17577" w:author="Peng Luqi" w:date="2019-10-13T23:45:00Z">
              <w:rPr/>
            </w:rPrChange>
          </w:rPr>
          <w:delText>’</w:delText>
        </w:r>
      </w:del>
      <w:ins w:id="17578" w:author="Peng Luqi" w:date="2019-10-13T14:43:00Z">
        <w:r w:rsidR="00EF666F" w:rsidRPr="00D52EDA">
          <w:rPr>
            <w:sz w:val="28"/>
            <w:lang w:val="fr-FR"/>
            <w:rPrChange w:id="17579" w:author="Peng Luqi" w:date="2019-10-13T23:45:00Z">
              <w:rPr>
                <w:lang w:val="fr-FR"/>
              </w:rPr>
            </w:rPrChange>
          </w:rPr>
          <w:t>’</w:t>
        </w:r>
      </w:ins>
      <w:r w:rsidRPr="00D52EDA">
        <w:rPr>
          <w:sz w:val="28"/>
          <w:lang w:val="fr-FR"/>
          <w:rPrChange w:id="17580" w:author="Peng Luqi" w:date="2019-10-13T23:45:00Z">
            <w:rPr/>
          </w:rPrChange>
        </w:rPr>
        <w:t>EOS</w:t>
      </w:r>
      <w:r w:rsidRPr="00D52EDA">
        <w:rPr>
          <w:sz w:val="28"/>
          <w:lang w:val="fr-FR"/>
          <w:rPrChange w:id="17581" w:author="Peng Luqi" w:date="2019-10-13T23:45:00Z">
            <w:rPr>
              <w:spacing w:val="-11"/>
            </w:rPr>
          </w:rPrChange>
        </w:rPr>
        <w:t xml:space="preserve"> </w:t>
      </w:r>
      <w:r w:rsidRPr="00D52EDA">
        <w:rPr>
          <w:sz w:val="28"/>
          <w:lang w:val="fr-FR"/>
          <w:rPrChange w:id="17582" w:author="Peng Luqi" w:date="2019-10-13T23:45:00Z">
            <w:rPr/>
          </w:rPrChange>
        </w:rPr>
        <w:t>;</w:t>
      </w:r>
    </w:p>
    <w:p w:rsidR="002B38DF" w:rsidRPr="00D52EDA" w:rsidRDefault="00716360">
      <w:pPr>
        <w:pStyle w:val="a4"/>
        <w:numPr>
          <w:ilvl w:val="2"/>
          <w:numId w:val="23"/>
        </w:numPr>
        <w:ind w:left="1077" w:right="720" w:hanging="357"/>
        <w:jc w:val="both"/>
        <w:rPr>
          <w:sz w:val="28"/>
          <w:lang w:val="fr-FR"/>
          <w:rPrChange w:id="17583" w:author="Peng Luqi" w:date="2019-10-13T23:45:00Z">
            <w:rPr>
              <w:lang w:val="fr-FR"/>
            </w:rPr>
          </w:rPrChange>
        </w:rPr>
        <w:pPrChange w:id="17584" w:author="Peng Luqi" w:date="2019-10-13T23:45:00Z">
          <w:pPr>
            <w:pStyle w:val="a4"/>
            <w:numPr>
              <w:numId w:val="1"/>
            </w:numPr>
            <w:tabs>
              <w:tab w:val="left" w:pos="850"/>
              <w:tab w:val="left" w:pos="851"/>
            </w:tabs>
            <w:spacing w:before="64"/>
          </w:pPr>
        </w:pPrChange>
      </w:pPr>
      <w:r w:rsidRPr="00D52EDA">
        <w:rPr>
          <w:sz w:val="28"/>
          <w:lang w:val="fr-FR"/>
          <w:rPrChange w:id="17585" w:author="Peng Luqi" w:date="2019-10-13T23:45:00Z">
            <w:rPr>
              <w:lang w:val="fr-FR"/>
            </w:rPr>
          </w:rPrChange>
        </w:rPr>
        <w:t>Revenu du nœud de</w:t>
      </w:r>
      <w:r w:rsidRPr="00D52EDA">
        <w:rPr>
          <w:sz w:val="28"/>
          <w:lang w:val="fr-FR"/>
          <w:rPrChange w:id="17586" w:author="Peng Luqi" w:date="2019-10-13T23:45:00Z">
            <w:rPr>
              <w:spacing w:val="-12"/>
              <w:lang w:val="fr-FR"/>
            </w:rPr>
          </w:rPrChange>
        </w:rPr>
        <w:t xml:space="preserve"> </w:t>
      </w:r>
      <w:r w:rsidRPr="00D52EDA">
        <w:rPr>
          <w:sz w:val="28"/>
          <w:lang w:val="fr-FR"/>
          <w:rPrChange w:id="17587" w:author="Peng Luqi" w:date="2019-10-13T23:45:00Z">
            <w:rPr>
              <w:lang w:val="fr-FR"/>
            </w:rPr>
          </w:rPrChange>
        </w:rPr>
        <w:t>XIN.</w:t>
      </w:r>
    </w:p>
    <w:p w:rsidR="002B38DF" w:rsidRPr="00F94CB9" w:rsidRDefault="002B38DF">
      <w:pPr>
        <w:pStyle w:val="a3"/>
        <w:ind w:left="170" w:right="170"/>
        <w:jc w:val="both"/>
        <w:rPr>
          <w:lang w:val="fr-FR"/>
          <w:rPrChange w:id="17588" w:author="Peng Luqi" w:date="2019-10-13T14:50:00Z">
            <w:rPr>
              <w:sz w:val="23"/>
              <w:lang w:val="fr-FR"/>
            </w:rPr>
          </w:rPrChange>
        </w:rPr>
        <w:pPrChange w:id="17589" w:author="Peng Luqi" w:date="2019-10-13T14:20:00Z">
          <w:pPr>
            <w:pStyle w:val="a3"/>
            <w:spacing w:before="10"/>
          </w:pPr>
        </w:pPrChange>
      </w:pPr>
    </w:p>
    <w:p w:rsidR="002B38DF" w:rsidRPr="00F94CB9" w:rsidRDefault="00716360">
      <w:pPr>
        <w:ind w:left="170" w:right="170"/>
        <w:jc w:val="both"/>
        <w:rPr>
          <w:sz w:val="28"/>
          <w:szCs w:val="28"/>
          <w:lang w:val="fr-FR"/>
          <w:rPrChange w:id="17590" w:author="Peng Luqi" w:date="2019-10-13T14:50:00Z">
            <w:rPr>
              <w:lang w:val="fr-FR"/>
            </w:rPr>
          </w:rPrChange>
        </w:rPr>
        <w:pPrChange w:id="17591" w:author="Peng Luqi" w:date="2019-10-13T14:20:00Z">
          <w:pPr>
            <w:ind w:left="130" w:right="182"/>
            <w:jc w:val="both"/>
          </w:pPr>
        </w:pPrChange>
      </w:pPr>
      <w:r w:rsidRPr="00F94CB9">
        <w:rPr>
          <w:sz w:val="28"/>
          <w:szCs w:val="28"/>
          <w:lang w:val="fr-FR"/>
          <w:rPrChange w:id="17592" w:author="Peng Luqi" w:date="2019-10-13T14:50:00Z">
            <w:rPr>
              <w:lang w:val="fr-FR"/>
            </w:rPr>
          </w:rPrChange>
        </w:rPr>
        <w:t xml:space="preserve">En tant que nœud, une certaine réserve est nécessaire, et </w:t>
      </w:r>
      <w:r w:rsidRPr="00F94CB9">
        <w:rPr>
          <w:i/>
          <w:sz w:val="28"/>
          <w:szCs w:val="28"/>
          <w:lang w:val="fr-FR"/>
          <w:rPrChange w:id="17593" w:author="Peng Luqi" w:date="2019-10-13T14:50:00Z">
            <w:rPr>
              <w:i/>
              <w:lang w:val="fr-FR"/>
            </w:rPr>
          </w:rPrChange>
        </w:rPr>
        <w:t xml:space="preserve">b.watch </w:t>
      </w:r>
      <w:r w:rsidRPr="00F94CB9">
        <w:rPr>
          <w:sz w:val="28"/>
          <w:szCs w:val="28"/>
          <w:lang w:val="fr-FR"/>
          <w:rPrChange w:id="17594" w:author="Peng Luqi" w:date="2019-10-13T14:50:00Z">
            <w:rPr>
              <w:lang w:val="fr-FR"/>
            </w:rPr>
          </w:rPrChange>
        </w:rPr>
        <w:t>lancera le plan d</w:t>
      </w:r>
      <w:del w:id="17595" w:author="Peng Luqi" w:date="2019-10-13T14:43:00Z">
        <w:r w:rsidRPr="00F94CB9" w:rsidDel="00EF666F">
          <w:rPr>
            <w:sz w:val="28"/>
            <w:szCs w:val="28"/>
            <w:lang w:val="fr-FR"/>
            <w:rPrChange w:id="17596" w:author="Peng Luqi" w:date="2019-10-13T14:50:00Z">
              <w:rPr>
                <w:lang w:val="fr-FR"/>
              </w:rPr>
            </w:rPrChange>
          </w:rPr>
          <w:delText>’</w:delText>
        </w:r>
      </w:del>
      <w:ins w:id="17597" w:author="Peng Luqi" w:date="2019-10-13T14:43:00Z">
        <w:r w:rsidR="00EF666F" w:rsidRPr="00F94CB9">
          <w:rPr>
            <w:sz w:val="28"/>
            <w:szCs w:val="28"/>
            <w:lang w:val="fr-FR"/>
            <w:rPrChange w:id="17598" w:author="Peng Luqi" w:date="2019-10-13T14:50:00Z">
              <w:rPr>
                <w:lang w:val="fr-FR"/>
              </w:rPr>
            </w:rPrChange>
          </w:rPr>
          <w:t>’</w:t>
        </w:r>
      </w:ins>
      <w:r w:rsidRPr="00F94CB9">
        <w:rPr>
          <w:sz w:val="28"/>
          <w:szCs w:val="28"/>
          <w:lang w:val="fr-FR"/>
          <w:rPrChange w:id="17599" w:author="Peng Luqi" w:date="2019-10-13T14:50:00Z">
            <w:rPr>
              <w:lang w:val="fr-FR"/>
            </w:rPr>
          </w:rPrChange>
        </w:rPr>
        <w:t>avantages de nœud lorsque</w:t>
      </w:r>
      <w:r w:rsidRPr="00F94CB9">
        <w:rPr>
          <w:spacing w:val="-17"/>
          <w:sz w:val="28"/>
          <w:szCs w:val="28"/>
          <w:lang w:val="fr-FR"/>
          <w:rPrChange w:id="17600" w:author="Peng Luqi" w:date="2019-10-13T14:50:00Z">
            <w:rPr>
              <w:spacing w:val="-17"/>
              <w:lang w:val="fr-FR"/>
            </w:rPr>
          </w:rPrChange>
        </w:rPr>
        <w:t xml:space="preserve"> </w:t>
      </w:r>
      <w:r w:rsidRPr="00F94CB9">
        <w:rPr>
          <w:sz w:val="28"/>
          <w:szCs w:val="28"/>
          <w:lang w:val="fr-FR"/>
          <w:rPrChange w:id="17601" w:author="Peng Luqi" w:date="2019-10-13T14:50:00Z">
            <w:rPr>
              <w:lang w:val="fr-FR"/>
            </w:rPr>
          </w:rPrChange>
        </w:rPr>
        <w:t>le</w:t>
      </w:r>
      <w:r w:rsidRPr="00F94CB9">
        <w:rPr>
          <w:spacing w:val="-16"/>
          <w:sz w:val="28"/>
          <w:szCs w:val="28"/>
          <w:lang w:val="fr-FR"/>
          <w:rPrChange w:id="17602" w:author="Peng Luqi" w:date="2019-10-13T14:50:00Z">
            <w:rPr>
              <w:spacing w:val="-16"/>
              <w:lang w:val="fr-FR"/>
            </w:rPr>
          </w:rPrChange>
        </w:rPr>
        <w:t xml:space="preserve"> </w:t>
      </w:r>
      <w:r w:rsidRPr="00F94CB9">
        <w:rPr>
          <w:sz w:val="28"/>
          <w:szCs w:val="28"/>
          <w:lang w:val="fr-FR"/>
          <w:rPrChange w:id="17603" w:author="Peng Luqi" w:date="2019-10-13T14:50:00Z">
            <w:rPr>
              <w:lang w:val="fr-FR"/>
            </w:rPr>
          </w:rPrChange>
        </w:rPr>
        <w:t>moment</w:t>
      </w:r>
      <w:r w:rsidRPr="00F94CB9">
        <w:rPr>
          <w:spacing w:val="-14"/>
          <w:sz w:val="28"/>
          <w:szCs w:val="28"/>
          <w:lang w:val="fr-FR"/>
          <w:rPrChange w:id="17604" w:author="Peng Luqi" w:date="2019-10-13T14:50:00Z">
            <w:rPr>
              <w:spacing w:val="-14"/>
              <w:lang w:val="fr-FR"/>
            </w:rPr>
          </w:rPrChange>
        </w:rPr>
        <w:t xml:space="preserve"> </w:t>
      </w:r>
      <w:r w:rsidRPr="00F94CB9">
        <w:rPr>
          <w:sz w:val="28"/>
          <w:szCs w:val="28"/>
          <w:lang w:val="fr-FR"/>
          <w:rPrChange w:id="17605" w:author="Peng Luqi" w:date="2019-10-13T14:50:00Z">
            <w:rPr>
              <w:lang w:val="fr-FR"/>
            </w:rPr>
          </w:rPrChange>
        </w:rPr>
        <w:t>sera</w:t>
      </w:r>
      <w:r w:rsidRPr="00F94CB9">
        <w:rPr>
          <w:spacing w:val="-15"/>
          <w:sz w:val="28"/>
          <w:szCs w:val="28"/>
          <w:lang w:val="fr-FR"/>
          <w:rPrChange w:id="17606" w:author="Peng Luqi" w:date="2019-10-13T14:50:00Z">
            <w:rPr>
              <w:spacing w:val="-15"/>
              <w:lang w:val="fr-FR"/>
            </w:rPr>
          </w:rPrChange>
        </w:rPr>
        <w:t xml:space="preserve"> </w:t>
      </w:r>
      <w:r w:rsidRPr="00F94CB9">
        <w:rPr>
          <w:sz w:val="28"/>
          <w:szCs w:val="28"/>
          <w:lang w:val="fr-FR"/>
          <w:rPrChange w:id="17607" w:author="Peng Luqi" w:date="2019-10-13T14:50:00Z">
            <w:rPr>
              <w:lang w:val="fr-FR"/>
            </w:rPr>
          </w:rPrChange>
        </w:rPr>
        <w:t>venu,</w:t>
      </w:r>
      <w:r w:rsidRPr="00F94CB9">
        <w:rPr>
          <w:spacing w:val="-15"/>
          <w:sz w:val="28"/>
          <w:szCs w:val="28"/>
          <w:lang w:val="fr-FR"/>
          <w:rPrChange w:id="17608" w:author="Peng Luqi" w:date="2019-10-13T14:50:00Z">
            <w:rPr>
              <w:spacing w:val="-15"/>
              <w:lang w:val="fr-FR"/>
            </w:rPr>
          </w:rPrChange>
        </w:rPr>
        <w:t xml:space="preserve"> </w:t>
      </w:r>
      <w:r w:rsidRPr="00F94CB9">
        <w:rPr>
          <w:sz w:val="28"/>
          <w:szCs w:val="28"/>
          <w:lang w:val="fr-FR"/>
          <w:rPrChange w:id="17609" w:author="Peng Luqi" w:date="2019-10-13T14:50:00Z">
            <w:rPr>
              <w:lang w:val="fr-FR"/>
            </w:rPr>
          </w:rPrChange>
        </w:rPr>
        <w:t>et</w:t>
      </w:r>
      <w:r w:rsidRPr="00F94CB9">
        <w:rPr>
          <w:spacing w:val="-15"/>
          <w:sz w:val="28"/>
          <w:szCs w:val="28"/>
          <w:lang w:val="fr-FR"/>
          <w:rPrChange w:id="17610" w:author="Peng Luqi" w:date="2019-10-13T14:50:00Z">
            <w:rPr>
              <w:spacing w:val="-15"/>
              <w:lang w:val="fr-FR"/>
            </w:rPr>
          </w:rPrChange>
        </w:rPr>
        <w:t xml:space="preserve"> </w:t>
      </w:r>
      <w:r w:rsidRPr="00F94CB9">
        <w:rPr>
          <w:sz w:val="28"/>
          <w:szCs w:val="28"/>
          <w:lang w:val="fr-FR"/>
          <w:rPrChange w:id="17611" w:author="Peng Luqi" w:date="2019-10-13T14:50:00Z">
            <w:rPr>
              <w:lang w:val="fr-FR"/>
            </w:rPr>
          </w:rPrChange>
        </w:rPr>
        <w:t>lorsque</w:t>
      </w:r>
      <w:r w:rsidRPr="00F94CB9">
        <w:rPr>
          <w:spacing w:val="-15"/>
          <w:sz w:val="28"/>
          <w:szCs w:val="28"/>
          <w:lang w:val="fr-FR"/>
          <w:rPrChange w:id="17612" w:author="Peng Luqi" w:date="2019-10-13T14:50:00Z">
            <w:rPr>
              <w:spacing w:val="-15"/>
              <w:lang w:val="fr-FR"/>
            </w:rPr>
          </w:rPrChange>
        </w:rPr>
        <w:t xml:space="preserve"> </w:t>
      </w:r>
      <w:r w:rsidRPr="00F94CB9">
        <w:rPr>
          <w:sz w:val="28"/>
          <w:szCs w:val="28"/>
          <w:lang w:val="fr-FR"/>
          <w:rPrChange w:id="17613" w:author="Peng Luqi" w:date="2019-10-13T14:50:00Z">
            <w:rPr>
              <w:lang w:val="fr-FR"/>
            </w:rPr>
          </w:rPrChange>
        </w:rPr>
        <w:t>le</w:t>
      </w:r>
      <w:r w:rsidRPr="00F94CB9">
        <w:rPr>
          <w:spacing w:val="-15"/>
          <w:sz w:val="28"/>
          <w:szCs w:val="28"/>
          <w:lang w:val="fr-FR"/>
          <w:rPrChange w:id="17614" w:author="Peng Luqi" w:date="2019-10-13T14:50:00Z">
            <w:rPr>
              <w:spacing w:val="-15"/>
              <w:lang w:val="fr-FR"/>
            </w:rPr>
          </w:rPrChange>
        </w:rPr>
        <w:t xml:space="preserve"> </w:t>
      </w:r>
      <w:r w:rsidRPr="00F94CB9">
        <w:rPr>
          <w:sz w:val="28"/>
          <w:szCs w:val="28"/>
          <w:lang w:val="fr-FR"/>
          <w:rPrChange w:id="17615" w:author="Peng Luqi" w:date="2019-10-13T14:50:00Z">
            <w:rPr>
              <w:lang w:val="fr-FR"/>
            </w:rPr>
          </w:rPrChange>
        </w:rPr>
        <w:t>super</w:t>
      </w:r>
      <w:r w:rsidRPr="00F94CB9">
        <w:rPr>
          <w:spacing w:val="-16"/>
          <w:sz w:val="28"/>
          <w:szCs w:val="28"/>
          <w:lang w:val="fr-FR"/>
          <w:rPrChange w:id="17616" w:author="Peng Luqi" w:date="2019-10-13T14:50:00Z">
            <w:rPr>
              <w:spacing w:val="-16"/>
              <w:lang w:val="fr-FR"/>
            </w:rPr>
          </w:rPrChange>
        </w:rPr>
        <w:t xml:space="preserve"> </w:t>
      </w:r>
      <w:r w:rsidRPr="00F94CB9">
        <w:rPr>
          <w:sz w:val="28"/>
          <w:szCs w:val="28"/>
          <w:lang w:val="fr-FR"/>
          <w:rPrChange w:id="17617" w:author="Peng Luqi" w:date="2019-10-13T14:50:00Z">
            <w:rPr>
              <w:lang w:val="fr-FR"/>
            </w:rPr>
          </w:rPrChange>
        </w:rPr>
        <w:t>nœud</w:t>
      </w:r>
      <w:r w:rsidRPr="00F94CB9">
        <w:rPr>
          <w:spacing w:val="-15"/>
          <w:sz w:val="28"/>
          <w:szCs w:val="28"/>
          <w:lang w:val="fr-FR"/>
          <w:rPrChange w:id="17618" w:author="Peng Luqi" w:date="2019-10-13T14:50:00Z">
            <w:rPr>
              <w:spacing w:val="-15"/>
              <w:lang w:val="fr-FR"/>
            </w:rPr>
          </w:rPrChange>
        </w:rPr>
        <w:t xml:space="preserve"> </w:t>
      </w:r>
      <w:r w:rsidRPr="00F94CB9">
        <w:rPr>
          <w:sz w:val="28"/>
          <w:szCs w:val="28"/>
          <w:lang w:val="fr-FR"/>
          <w:rPrChange w:id="17619" w:author="Peng Luqi" w:date="2019-10-13T14:50:00Z">
            <w:rPr>
              <w:lang w:val="fr-FR"/>
            </w:rPr>
          </w:rPrChange>
        </w:rPr>
        <w:t>génèrera</w:t>
      </w:r>
      <w:r w:rsidRPr="00F94CB9">
        <w:rPr>
          <w:spacing w:val="-15"/>
          <w:sz w:val="28"/>
          <w:szCs w:val="28"/>
          <w:lang w:val="fr-FR"/>
          <w:rPrChange w:id="17620" w:author="Peng Luqi" w:date="2019-10-13T14:50:00Z">
            <w:rPr>
              <w:spacing w:val="-15"/>
              <w:lang w:val="fr-FR"/>
            </w:rPr>
          </w:rPrChange>
        </w:rPr>
        <w:t xml:space="preserve"> </w:t>
      </w:r>
      <w:r w:rsidRPr="00F94CB9">
        <w:rPr>
          <w:sz w:val="28"/>
          <w:szCs w:val="28"/>
          <w:lang w:val="fr-FR"/>
          <w:rPrChange w:id="17621" w:author="Peng Luqi" w:date="2019-10-13T14:50:00Z">
            <w:rPr>
              <w:lang w:val="fr-FR"/>
            </w:rPr>
          </w:rPrChange>
        </w:rPr>
        <w:t>des</w:t>
      </w:r>
      <w:r w:rsidRPr="00F94CB9">
        <w:rPr>
          <w:spacing w:val="-15"/>
          <w:sz w:val="28"/>
          <w:szCs w:val="28"/>
          <w:lang w:val="fr-FR"/>
          <w:rPrChange w:id="17622" w:author="Peng Luqi" w:date="2019-10-13T14:50:00Z">
            <w:rPr>
              <w:spacing w:val="-15"/>
              <w:lang w:val="fr-FR"/>
            </w:rPr>
          </w:rPrChange>
        </w:rPr>
        <w:t xml:space="preserve"> </w:t>
      </w:r>
      <w:r w:rsidRPr="00F94CB9">
        <w:rPr>
          <w:sz w:val="28"/>
          <w:szCs w:val="28"/>
          <w:lang w:val="fr-FR"/>
          <w:rPrChange w:id="17623" w:author="Peng Luqi" w:date="2019-10-13T14:50:00Z">
            <w:rPr>
              <w:lang w:val="fr-FR"/>
            </w:rPr>
          </w:rPrChange>
        </w:rPr>
        <w:t>revenus,</w:t>
      </w:r>
      <w:r w:rsidRPr="00F94CB9">
        <w:rPr>
          <w:spacing w:val="-16"/>
          <w:sz w:val="28"/>
          <w:szCs w:val="28"/>
          <w:lang w:val="fr-FR"/>
          <w:rPrChange w:id="17624" w:author="Peng Luqi" w:date="2019-10-13T14:50:00Z">
            <w:rPr>
              <w:spacing w:val="-16"/>
              <w:lang w:val="fr-FR"/>
            </w:rPr>
          </w:rPrChange>
        </w:rPr>
        <w:t xml:space="preserve"> </w:t>
      </w:r>
      <w:r w:rsidRPr="00F94CB9">
        <w:rPr>
          <w:sz w:val="28"/>
          <w:szCs w:val="28"/>
          <w:lang w:val="fr-FR"/>
          <w:rPrChange w:id="17625" w:author="Peng Luqi" w:date="2019-10-13T14:50:00Z">
            <w:rPr>
              <w:lang w:val="fr-FR"/>
            </w:rPr>
          </w:rPrChange>
        </w:rPr>
        <w:t>les</w:t>
      </w:r>
      <w:r w:rsidRPr="00F94CB9">
        <w:rPr>
          <w:spacing w:val="-15"/>
          <w:sz w:val="28"/>
          <w:szCs w:val="28"/>
          <w:lang w:val="fr-FR"/>
          <w:rPrChange w:id="17626" w:author="Peng Luqi" w:date="2019-10-13T14:50:00Z">
            <w:rPr>
              <w:spacing w:val="-15"/>
              <w:lang w:val="fr-FR"/>
            </w:rPr>
          </w:rPrChange>
        </w:rPr>
        <w:t xml:space="preserve"> </w:t>
      </w:r>
      <w:r w:rsidRPr="00F94CB9">
        <w:rPr>
          <w:sz w:val="28"/>
          <w:szCs w:val="28"/>
          <w:lang w:val="fr-FR"/>
          <w:rPrChange w:id="17627" w:author="Peng Luqi" w:date="2019-10-13T14:50:00Z">
            <w:rPr>
              <w:lang w:val="fr-FR"/>
            </w:rPr>
          </w:rPrChange>
        </w:rPr>
        <w:t>revenus</w:t>
      </w:r>
      <w:r w:rsidRPr="00F94CB9">
        <w:rPr>
          <w:spacing w:val="-15"/>
          <w:sz w:val="28"/>
          <w:szCs w:val="28"/>
          <w:lang w:val="fr-FR"/>
          <w:rPrChange w:id="17628" w:author="Peng Luqi" w:date="2019-10-13T14:50:00Z">
            <w:rPr>
              <w:spacing w:val="-15"/>
              <w:lang w:val="fr-FR"/>
            </w:rPr>
          </w:rPrChange>
        </w:rPr>
        <w:t xml:space="preserve"> </w:t>
      </w:r>
      <w:r w:rsidRPr="00F94CB9">
        <w:rPr>
          <w:sz w:val="28"/>
          <w:szCs w:val="28"/>
          <w:lang w:val="fr-FR"/>
          <w:rPrChange w:id="17629" w:author="Peng Luqi" w:date="2019-10-13T14:50:00Z">
            <w:rPr>
              <w:lang w:val="fr-FR"/>
            </w:rPr>
          </w:rPrChange>
        </w:rPr>
        <w:t>du</w:t>
      </w:r>
      <w:r w:rsidRPr="00F94CB9">
        <w:rPr>
          <w:spacing w:val="-16"/>
          <w:sz w:val="28"/>
          <w:szCs w:val="28"/>
          <w:lang w:val="fr-FR"/>
          <w:rPrChange w:id="17630" w:author="Peng Luqi" w:date="2019-10-13T14:50:00Z">
            <w:rPr>
              <w:spacing w:val="-16"/>
              <w:lang w:val="fr-FR"/>
            </w:rPr>
          </w:rPrChange>
        </w:rPr>
        <w:t xml:space="preserve"> </w:t>
      </w:r>
      <w:r w:rsidRPr="00F94CB9">
        <w:rPr>
          <w:sz w:val="28"/>
          <w:szCs w:val="28"/>
          <w:lang w:val="fr-FR"/>
          <w:rPrChange w:id="17631" w:author="Peng Luqi" w:date="2019-10-13T14:50:00Z">
            <w:rPr>
              <w:lang w:val="fr-FR"/>
            </w:rPr>
          </w:rPrChange>
        </w:rPr>
        <w:t>nœud</w:t>
      </w:r>
      <w:r w:rsidRPr="00F94CB9">
        <w:rPr>
          <w:spacing w:val="-16"/>
          <w:sz w:val="28"/>
          <w:szCs w:val="28"/>
          <w:lang w:val="fr-FR"/>
          <w:rPrChange w:id="17632" w:author="Peng Luqi" w:date="2019-10-13T14:50:00Z">
            <w:rPr>
              <w:spacing w:val="-16"/>
              <w:lang w:val="fr-FR"/>
            </w:rPr>
          </w:rPrChange>
        </w:rPr>
        <w:t xml:space="preserve"> </w:t>
      </w:r>
      <w:r w:rsidRPr="00F94CB9">
        <w:rPr>
          <w:sz w:val="28"/>
          <w:szCs w:val="28"/>
          <w:lang w:val="fr-FR"/>
          <w:rPrChange w:id="17633" w:author="Peng Luqi" w:date="2019-10-13T14:50:00Z">
            <w:rPr>
              <w:lang w:val="fr-FR"/>
            </w:rPr>
          </w:rPrChange>
        </w:rPr>
        <w:t xml:space="preserve">restant seront distribués au titulaire de </w:t>
      </w:r>
      <w:r w:rsidRPr="00F94CB9">
        <w:rPr>
          <w:i/>
          <w:sz w:val="28"/>
          <w:szCs w:val="28"/>
          <w:lang w:val="fr-FR"/>
          <w:rPrChange w:id="17634" w:author="Peng Luqi" w:date="2019-10-13T14:50:00Z">
            <w:rPr>
              <w:i/>
              <w:lang w:val="fr-FR"/>
            </w:rPr>
          </w:rPrChange>
        </w:rPr>
        <w:t xml:space="preserve">BOX </w:t>
      </w:r>
      <w:r w:rsidRPr="00F94CB9">
        <w:rPr>
          <w:sz w:val="28"/>
          <w:szCs w:val="28"/>
          <w:lang w:val="fr-FR"/>
          <w:rPrChange w:id="17635" w:author="Peng Luqi" w:date="2019-10-13T14:50:00Z">
            <w:rPr>
              <w:lang w:val="fr-FR"/>
            </w:rPr>
          </w:rPrChange>
        </w:rPr>
        <w:t xml:space="preserve">à 100 % en plus du coût. Dans ce plan de distribution, la valeur corporative de </w:t>
      </w:r>
      <w:r w:rsidRPr="00F94CB9">
        <w:rPr>
          <w:i/>
          <w:sz w:val="28"/>
          <w:szCs w:val="28"/>
          <w:lang w:val="fr-FR"/>
          <w:rPrChange w:id="17636" w:author="Peng Luqi" w:date="2019-10-13T14:50:00Z">
            <w:rPr>
              <w:i/>
              <w:lang w:val="fr-FR"/>
            </w:rPr>
          </w:rPrChange>
        </w:rPr>
        <w:t xml:space="preserve">b.watch </w:t>
      </w:r>
      <w:r w:rsidRPr="00F94CB9">
        <w:rPr>
          <w:sz w:val="28"/>
          <w:szCs w:val="28"/>
          <w:lang w:val="fr-FR"/>
          <w:rPrChange w:id="17637" w:author="Peng Luqi" w:date="2019-10-13T14:50:00Z">
            <w:rPr>
              <w:lang w:val="fr-FR"/>
            </w:rPr>
          </w:rPrChange>
        </w:rPr>
        <w:t>est essentiellement la commission de 5 ‰ de rachat et la commission de 1 ‰ de</w:t>
      </w:r>
      <w:r w:rsidRPr="00F94CB9">
        <w:rPr>
          <w:spacing w:val="-9"/>
          <w:sz w:val="28"/>
          <w:szCs w:val="28"/>
          <w:lang w:val="fr-FR"/>
          <w:rPrChange w:id="17638" w:author="Peng Luqi" w:date="2019-10-13T14:50:00Z">
            <w:rPr>
              <w:spacing w:val="-9"/>
              <w:lang w:val="fr-FR"/>
            </w:rPr>
          </w:rPrChange>
        </w:rPr>
        <w:t xml:space="preserve"> </w:t>
      </w:r>
      <w:r w:rsidRPr="00F94CB9">
        <w:rPr>
          <w:sz w:val="28"/>
          <w:szCs w:val="28"/>
          <w:lang w:val="fr-FR"/>
          <w:rPrChange w:id="17639" w:author="Peng Luqi" w:date="2019-10-13T14:50:00Z">
            <w:rPr>
              <w:lang w:val="fr-FR"/>
            </w:rPr>
          </w:rPrChange>
        </w:rPr>
        <w:t>transaction.</w:t>
      </w:r>
      <w:r w:rsidRPr="00F94CB9">
        <w:rPr>
          <w:spacing w:val="-9"/>
          <w:sz w:val="28"/>
          <w:szCs w:val="28"/>
          <w:lang w:val="fr-FR"/>
          <w:rPrChange w:id="17640" w:author="Peng Luqi" w:date="2019-10-13T14:50:00Z">
            <w:rPr>
              <w:spacing w:val="-9"/>
              <w:lang w:val="fr-FR"/>
            </w:rPr>
          </w:rPrChange>
        </w:rPr>
        <w:t xml:space="preserve"> </w:t>
      </w:r>
      <w:r w:rsidRPr="00F94CB9">
        <w:rPr>
          <w:sz w:val="28"/>
          <w:szCs w:val="28"/>
          <w:lang w:val="fr-FR"/>
          <w:rPrChange w:id="17641" w:author="Peng Luqi" w:date="2019-10-13T14:50:00Z">
            <w:rPr>
              <w:lang w:val="fr-FR"/>
            </w:rPr>
          </w:rPrChange>
        </w:rPr>
        <w:t>Les</w:t>
      </w:r>
      <w:r w:rsidRPr="00F94CB9">
        <w:rPr>
          <w:spacing w:val="-8"/>
          <w:sz w:val="28"/>
          <w:szCs w:val="28"/>
          <w:lang w:val="fr-FR"/>
          <w:rPrChange w:id="17642" w:author="Peng Luqi" w:date="2019-10-13T14:50:00Z">
            <w:rPr>
              <w:spacing w:val="-8"/>
              <w:lang w:val="fr-FR"/>
            </w:rPr>
          </w:rPrChange>
        </w:rPr>
        <w:t xml:space="preserve"> </w:t>
      </w:r>
      <w:r w:rsidRPr="00F94CB9">
        <w:rPr>
          <w:sz w:val="28"/>
          <w:szCs w:val="28"/>
          <w:lang w:val="fr-FR"/>
          <w:rPrChange w:id="17643" w:author="Peng Luqi" w:date="2019-10-13T14:50:00Z">
            <w:rPr>
              <w:lang w:val="fr-FR"/>
            </w:rPr>
          </w:rPrChange>
        </w:rPr>
        <w:t>sept</w:t>
      </w:r>
      <w:r w:rsidRPr="00F94CB9">
        <w:rPr>
          <w:spacing w:val="-9"/>
          <w:sz w:val="28"/>
          <w:szCs w:val="28"/>
          <w:lang w:val="fr-FR"/>
          <w:rPrChange w:id="17644" w:author="Peng Luqi" w:date="2019-10-13T14:50:00Z">
            <w:rPr>
              <w:spacing w:val="-9"/>
              <w:lang w:val="fr-FR"/>
            </w:rPr>
          </w:rPrChange>
        </w:rPr>
        <w:t xml:space="preserve"> </w:t>
      </w:r>
      <w:r w:rsidRPr="00F94CB9">
        <w:rPr>
          <w:sz w:val="28"/>
          <w:szCs w:val="28"/>
          <w:lang w:val="fr-FR"/>
          <w:rPrChange w:id="17645" w:author="Peng Luqi" w:date="2019-10-13T14:50:00Z">
            <w:rPr>
              <w:lang w:val="fr-FR"/>
            </w:rPr>
          </w:rPrChange>
        </w:rPr>
        <w:t>prochaines</w:t>
      </w:r>
      <w:r w:rsidRPr="00F94CB9">
        <w:rPr>
          <w:spacing w:val="-8"/>
          <w:sz w:val="28"/>
          <w:szCs w:val="28"/>
          <w:lang w:val="fr-FR"/>
          <w:rPrChange w:id="17646" w:author="Peng Luqi" w:date="2019-10-13T14:50:00Z">
            <w:rPr>
              <w:spacing w:val="-8"/>
              <w:lang w:val="fr-FR"/>
            </w:rPr>
          </w:rPrChange>
        </w:rPr>
        <w:t xml:space="preserve"> </w:t>
      </w:r>
      <w:r w:rsidRPr="00F94CB9">
        <w:rPr>
          <w:sz w:val="28"/>
          <w:szCs w:val="28"/>
          <w:lang w:val="fr-FR"/>
          <w:rPrChange w:id="17647" w:author="Peng Luqi" w:date="2019-10-13T14:50:00Z">
            <w:rPr>
              <w:lang w:val="fr-FR"/>
            </w:rPr>
          </w:rPrChange>
        </w:rPr>
        <w:t>années,</w:t>
      </w:r>
      <w:r w:rsidRPr="00F94CB9">
        <w:rPr>
          <w:spacing w:val="-9"/>
          <w:sz w:val="28"/>
          <w:szCs w:val="28"/>
          <w:lang w:val="fr-FR"/>
          <w:rPrChange w:id="17648" w:author="Peng Luqi" w:date="2019-10-13T14:50:00Z">
            <w:rPr>
              <w:spacing w:val="-9"/>
              <w:lang w:val="fr-FR"/>
            </w:rPr>
          </w:rPrChange>
        </w:rPr>
        <w:t xml:space="preserve"> </w:t>
      </w:r>
      <w:r w:rsidRPr="00F94CB9">
        <w:rPr>
          <w:sz w:val="28"/>
          <w:szCs w:val="28"/>
          <w:lang w:val="fr-FR"/>
          <w:rPrChange w:id="17649" w:author="Peng Luqi" w:date="2019-10-13T14:50:00Z">
            <w:rPr>
              <w:lang w:val="fr-FR"/>
            </w:rPr>
          </w:rPrChange>
        </w:rPr>
        <w:t>100</w:t>
      </w:r>
      <w:r w:rsidRPr="00F94CB9">
        <w:rPr>
          <w:spacing w:val="-5"/>
          <w:sz w:val="28"/>
          <w:szCs w:val="28"/>
          <w:lang w:val="fr-FR"/>
          <w:rPrChange w:id="17650" w:author="Peng Luqi" w:date="2019-10-13T14:50:00Z">
            <w:rPr>
              <w:spacing w:val="-5"/>
              <w:lang w:val="fr-FR"/>
            </w:rPr>
          </w:rPrChange>
        </w:rPr>
        <w:t xml:space="preserve"> </w:t>
      </w:r>
      <w:r w:rsidRPr="00F94CB9">
        <w:rPr>
          <w:sz w:val="28"/>
          <w:szCs w:val="28"/>
          <w:lang w:val="fr-FR"/>
          <w:rPrChange w:id="17651" w:author="Peng Luqi" w:date="2019-10-13T14:50:00Z">
            <w:rPr>
              <w:lang w:val="fr-FR"/>
            </w:rPr>
          </w:rPrChange>
        </w:rPr>
        <w:t>%</w:t>
      </w:r>
      <w:r w:rsidRPr="00F94CB9">
        <w:rPr>
          <w:spacing w:val="-8"/>
          <w:sz w:val="28"/>
          <w:szCs w:val="28"/>
          <w:lang w:val="fr-FR"/>
          <w:rPrChange w:id="17652" w:author="Peng Luqi" w:date="2019-10-13T14:50:00Z">
            <w:rPr>
              <w:spacing w:val="-8"/>
              <w:lang w:val="fr-FR"/>
            </w:rPr>
          </w:rPrChange>
        </w:rPr>
        <w:t xml:space="preserve"> </w:t>
      </w:r>
      <w:r w:rsidRPr="00F94CB9">
        <w:rPr>
          <w:sz w:val="28"/>
          <w:szCs w:val="28"/>
          <w:lang w:val="fr-FR"/>
          <w:rPrChange w:id="17653" w:author="Peng Luqi" w:date="2019-10-13T14:50:00Z">
            <w:rPr>
              <w:lang w:val="fr-FR"/>
            </w:rPr>
          </w:rPrChange>
        </w:rPr>
        <w:t>de</w:t>
      </w:r>
      <w:r w:rsidRPr="00F94CB9">
        <w:rPr>
          <w:spacing w:val="-9"/>
          <w:sz w:val="28"/>
          <w:szCs w:val="28"/>
          <w:lang w:val="fr-FR"/>
          <w:rPrChange w:id="17654" w:author="Peng Luqi" w:date="2019-10-13T14:50:00Z">
            <w:rPr>
              <w:spacing w:val="-9"/>
              <w:lang w:val="fr-FR"/>
            </w:rPr>
          </w:rPrChange>
        </w:rPr>
        <w:t xml:space="preserve"> </w:t>
      </w:r>
      <w:r w:rsidRPr="00F94CB9">
        <w:rPr>
          <w:sz w:val="28"/>
          <w:szCs w:val="28"/>
          <w:lang w:val="fr-FR"/>
          <w:rPrChange w:id="17655" w:author="Peng Luqi" w:date="2019-10-13T14:50:00Z">
            <w:rPr>
              <w:lang w:val="fr-FR"/>
            </w:rPr>
          </w:rPrChange>
        </w:rPr>
        <w:t>la</w:t>
      </w:r>
      <w:r w:rsidRPr="00F94CB9">
        <w:rPr>
          <w:spacing w:val="-8"/>
          <w:sz w:val="28"/>
          <w:szCs w:val="28"/>
          <w:lang w:val="fr-FR"/>
          <w:rPrChange w:id="17656" w:author="Peng Luqi" w:date="2019-10-13T14:50:00Z">
            <w:rPr>
              <w:spacing w:val="-8"/>
              <w:lang w:val="fr-FR"/>
            </w:rPr>
          </w:rPrChange>
        </w:rPr>
        <w:t xml:space="preserve"> </w:t>
      </w:r>
      <w:r w:rsidRPr="00F94CB9">
        <w:rPr>
          <w:sz w:val="28"/>
          <w:szCs w:val="28"/>
          <w:lang w:val="fr-FR"/>
          <w:rPrChange w:id="17657" w:author="Peng Luqi" w:date="2019-10-13T14:50:00Z">
            <w:rPr>
              <w:lang w:val="fr-FR"/>
            </w:rPr>
          </w:rPrChange>
        </w:rPr>
        <w:t>valeur</w:t>
      </w:r>
      <w:r w:rsidRPr="00F94CB9">
        <w:rPr>
          <w:spacing w:val="-9"/>
          <w:sz w:val="28"/>
          <w:szCs w:val="28"/>
          <w:lang w:val="fr-FR"/>
          <w:rPrChange w:id="17658" w:author="Peng Luqi" w:date="2019-10-13T14:50:00Z">
            <w:rPr>
              <w:spacing w:val="-9"/>
              <w:lang w:val="fr-FR"/>
            </w:rPr>
          </w:rPrChange>
        </w:rPr>
        <w:t xml:space="preserve"> </w:t>
      </w:r>
      <w:r w:rsidRPr="00F94CB9">
        <w:rPr>
          <w:sz w:val="28"/>
          <w:szCs w:val="28"/>
          <w:lang w:val="fr-FR"/>
          <w:rPrChange w:id="17659" w:author="Peng Luqi" w:date="2019-10-13T14:50:00Z">
            <w:rPr>
              <w:lang w:val="fr-FR"/>
            </w:rPr>
          </w:rPrChange>
        </w:rPr>
        <w:t>d</w:t>
      </w:r>
      <w:del w:id="17660" w:author="Peng Luqi" w:date="2019-10-13T14:43:00Z">
        <w:r w:rsidRPr="00F94CB9" w:rsidDel="00EF666F">
          <w:rPr>
            <w:sz w:val="28"/>
            <w:szCs w:val="28"/>
            <w:lang w:val="fr-FR"/>
            <w:rPrChange w:id="17661" w:author="Peng Luqi" w:date="2019-10-13T14:50:00Z">
              <w:rPr>
                <w:lang w:val="fr-FR"/>
              </w:rPr>
            </w:rPrChange>
          </w:rPr>
          <w:delText>’</w:delText>
        </w:r>
      </w:del>
      <w:ins w:id="17662" w:author="Peng Luqi" w:date="2019-10-13T14:43:00Z">
        <w:r w:rsidR="00EF666F" w:rsidRPr="00F94CB9">
          <w:rPr>
            <w:sz w:val="28"/>
            <w:szCs w:val="28"/>
            <w:lang w:val="fr-FR"/>
            <w:rPrChange w:id="17663" w:author="Peng Luqi" w:date="2019-10-13T14:50:00Z">
              <w:rPr>
                <w:lang w:val="fr-FR"/>
              </w:rPr>
            </w:rPrChange>
          </w:rPr>
          <w:t>’</w:t>
        </w:r>
      </w:ins>
      <w:r w:rsidRPr="00F94CB9">
        <w:rPr>
          <w:sz w:val="28"/>
          <w:szCs w:val="28"/>
          <w:lang w:val="fr-FR"/>
          <w:rPrChange w:id="17664" w:author="Peng Luqi" w:date="2019-10-13T14:50:00Z">
            <w:rPr>
              <w:lang w:val="fr-FR"/>
            </w:rPr>
          </w:rPrChange>
        </w:rPr>
        <w:t>entreprise</w:t>
      </w:r>
      <w:r w:rsidRPr="00F94CB9">
        <w:rPr>
          <w:spacing w:val="-8"/>
          <w:sz w:val="28"/>
          <w:szCs w:val="28"/>
          <w:lang w:val="fr-FR"/>
          <w:rPrChange w:id="17665" w:author="Peng Luqi" w:date="2019-10-13T14:50:00Z">
            <w:rPr>
              <w:spacing w:val="-8"/>
              <w:lang w:val="fr-FR"/>
            </w:rPr>
          </w:rPrChange>
        </w:rPr>
        <w:t xml:space="preserve"> </w:t>
      </w:r>
      <w:r w:rsidRPr="00F94CB9">
        <w:rPr>
          <w:sz w:val="28"/>
          <w:szCs w:val="28"/>
          <w:lang w:val="fr-FR"/>
          <w:rPrChange w:id="17666" w:author="Peng Luqi" w:date="2019-10-13T14:50:00Z">
            <w:rPr>
              <w:lang w:val="fr-FR"/>
            </w:rPr>
          </w:rPrChange>
        </w:rPr>
        <w:t>de</w:t>
      </w:r>
      <w:r w:rsidRPr="00F94CB9">
        <w:rPr>
          <w:spacing w:val="-10"/>
          <w:sz w:val="28"/>
          <w:szCs w:val="28"/>
          <w:lang w:val="fr-FR"/>
          <w:rPrChange w:id="17667" w:author="Peng Luqi" w:date="2019-10-13T14:50:00Z">
            <w:rPr>
              <w:spacing w:val="-10"/>
              <w:lang w:val="fr-FR"/>
            </w:rPr>
          </w:rPrChange>
        </w:rPr>
        <w:t xml:space="preserve"> </w:t>
      </w:r>
      <w:r w:rsidRPr="00F94CB9">
        <w:rPr>
          <w:i/>
          <w:sz w:val="28"/>
          <w:szCs w:val="28"/>
          <w:lang w:val="fr-FR"/>
          <w:rPrChange w:id="17668" w:author="Peng Luqi" w:date="2019-10-13T14:50:00Z">
            <w:rPr>
              <w:i/>
              <w:lang w:val="fr-FR"/>
            </w:rPr>
          </w:rPrChange>
        </w:rPr>
        <w:t>b.watch</w:t>
      </w:r>
      <w:r w:rsidRPr="00F94CB9">
        <w:rPr>
          <w:i/>
          <w:spacing w:val="-8"/>
          <w:sz w:val="28"/>
          <w:szCs w:val="28"/>
          <w:lang w:val="fr-FR"/>
          <w:rPrChange w:id="17669" w:author="Peng Luqi" w:date="2019-10-13T14:50:00Z">
            <w:rPr>
              <w:i/>
              <w:spacing w:val="-8"/>
              <w:lang w:val="fr-FR"/>
            </w:rPr>
          </w:rPrChange>
        </w:rPr>
        <w:t xml:space="preserve"> </w:t>
      </w:r>
      <w:r w:rsidRPr="00F94CB9">
        <w:rPr>
          <w:sz w:val="28"/>
          <w:szCs w:val="28"/>
          <w:lang w:val="fr-FR"/>
          <w:rPrChange w:id="17670" w:author="Peng Luqi" w:date="2019-10-13T14:50:00Z">
            <w:rPr>
              <w:lang w:val="fr-FR"/>
            </w:rPr>
          </w:rPrChange>
        </w:rPr>
        <w:t>seront</w:t>
      </w:r>
      <w:r w:rsidRPr="00F94CB9">
        <w:rPr>
          <w:spacing w:val="-9"/>
          <w:sz w:val="28"/>
          <w:szCs w:val="28"/>
          <w:lang w:val="fr-FR"/>
          <w:rPrChange w:id="17671" w:author="Peng Luqi" w:date="2019-10-13T14:50:00Z">
            <w:rPr>
              <w:spacing w:val="-9"/>
              <w:lang w:val="fr-FR"/>
            </w:rPr>
          </w:rPrChange>
        </w:rPr>
        <w:t xml:space="preserve"> </w:t>
      </w:r>
      <w:r w:rsidRPr="00F94CB9">
        <w:rPr>
          <w:sz w:val="28"/>
          <w:szCs w:val="28"/>
          <w:lang w:val="fr-FR"/>
          <w:rPrChange w:id="17672" w:author="Peng Luqi" w:date="2019-10-13T14:50:00Z">
            <w:rPr>
              <w:lang w:val="fr-FR"/>
            </w:rPr>
          </w:rPrChange>
        </w:rPr>
        <w:t>distribués dans la classe de Xiaolai, c</w:t>
      </w:r>
      <w:del w:id="17673" w:author="Peng Luqi" w:date="2019-10-13T14:43:00Z">
        <w:r w:rsidRPr="00F94CB9" w:rsidDel="00EF666F">
          <w:rPr>
            <w:sz w:val="28"/>
            <w:szCs w:val="28"/>
            <w:lang w:val="fr-FR"/>
            <w:rPrChange w:id="17674" w:author="Peng Luqi" w:date="2019-10-13T14:50:00Z">
              <w:rPr>
                <w:lang w:val="fr-FR"/>
              </w:rPr>
            </w:rPrChange>
          </w:rPr>
          <w:delText>’</w:delText>
        </w:r>
      </w:del>
      <w:ins w:id="17675" w:author="Peng Luqi" w:date="2019-10-13T14:43:00Z">
        <w:r w:rsidR="00EF666F" w:rsidRPr="00F94CB9">
          <w:rPr>
            <w:sz w:val="28"/>
            <w:szCs w:val="28"/>
            <w:lang w:val="fr-FR"/>
            <w:rPrChange w:id="17676" w:author="Peng Luqi" w:date="2019-10-13T14:50:00Z">
              <w:rPr>
                <w:lang w:val="fr-FR"/>
              </w:rPr>
            </w:rPrChange>
          </w:rPr>
          <w:t>’</w:t>
        </w:r>
      </w:ins>
      <w:r w:rsidRPr="00F94CB9">
        <w:rPr>
          <w:sz w:val="28"/>
          <w:szCs w:val="28"/>
          <w:lang w:val="fr-FR"/>
          <w:rPrChange w:id="17677" w:author="Peng Luqi" w:date="2019-10-13T14:50:00Z">
            <w:rPr>
              <w:lang w:val="fr-FR"/>
            </w:rPr>
          </w:rPrChange>
        </w:rPr>
        <w:t xml:space="preserve">est-à-dire que les actions de </w:t>
      </w:r>
      <w:r w:rsidRPr="00F94CB9">
        <w:rPr>
          <w:i/>
          <w:sz w:val="28"/>
          <w:szCs w:val="28"/>
          <w:lang w:val="fr-FR"/>
          <w:rPrChange w:id="17678" w:author="Peng Luqi" w:date="2019-10-13T14:50:00Z">
            <w:rPr>
              <w:i/>
              <w:lang w:val="fr-FR"/>
            </w:rPr>
          </w:rPrChange>
        </w:rPr>
        <w:t xml:space="preserve">b.watch </w:t>
      </w:r>
      <w:r w:rsidRPr="00F94CB9">
        <w:rPr>
          <w:sz w:val="28"/>
          <w:szCs w:val="28"/>
          <w:lang w:val="fr-FR"/>
          <w:rPrChange w:id="17679" w:author="Peng Luqi" w:date="2019-10-13T14:50:00Z">
            <w:rPr>
              <w:lang w:val="fr-FR"/>
            </w:rPr>
          </w:rPrChange>
        </w:rPr>
        <w:t>seront distribuées conformément à certaines règles, telles que</w:t>
      </w:r>
      <w:r w:rsidRPr="00F94CB9">
        <w:rPr>
          <w:spacing w:val="-6"/>
          <w:sz w:val="28"/>
          <w:szCs w:val="28"/>
          <w:lang w:val="fr-FR"/>
          <w:rPrChange w:id="17680" w:author="Peng Luqi" w:date="2019-10-13T14:50:00Z">
            <w:rPr>
              <w:spacing w:val="-6"/>
              <w:lang w:val="fr-FR"/>
            </w:rPr>
          </w:rPrChange>
        </w:rPr>
        <w:t xml:space="preserve"> </w:t>
      </w:r>
      <w:r w:rsidRPr="00F94CB9">
        <w:rPr>
          <w:sz w:val="28"/>
          <w:szCs w:val="28"/>
          <w:lang w:val="fr-FR"/>
          <w:rPrChange w:id="17681" w:author="Peng Luqi" w:date="2019-10-13T14:50:00Z">
            <w:rPr>
              <w:lang w:val="fr-FR"/>
            </w:rPr>
          </w:rPrChange>
        </w:rPr>
        <w:t>:</w:t>
      </w:r>
    </w:p>
    <w:p w:rsidR="002B38DF" w:rsidRPr="00F94CB9" w:rsidRDefault="002B38DF">
      <w:pPr>
        <w:pStyle w:val="a3"/>
        <w:ind w:left="170" w:right="170"/>
        <w:jc w:val="both"/>
        <w:rPr>
          <w:lang w:val="fr-FR"/>
          <w:rPrChange w:id="17682" w:author="Peng Luqi" w:date="2019-10-13T14:50:00Z">
            <w:rPr>
              <w:sz w:val="24"/>
              <w:lang w:val="fr-FR"/>
            </w:rPr>
          </w:rPrChange>
        </w:rPr>
        <w:pPrChange w:id="17683" w:author="Peng Luqi" w:date="2019-10-13T14:20:00Z">
          <w:pPr>
            <w:pStyle w:val="a3"/>
            <w:spacing w:before="3"/>
          </w:pPr>
        </w:pPrChange>
      </w:pPr>
    </w:p>
    <w:p w:rsidR="002B38DF" w:rsidRPr="00D52EDA" w:rsidRDefault="00716360">
      <w:pPr>
        <w:pStyle w:val="a4"/>
        <w:numPr>
          <w:ilvl w:val="2"/>
          <w:numId w:val="23"/>
        </w:numPr>
        <w:ind w:left="1077" w:right="720" w:hanging="357"/>
        <w:jc w:val="both"/>
        <w:rPr>
          <w:sz w:val="28"/>
          <w:lang w:val="fr-FR"/>
          <w:rPrChange w:id="17684" w:author="Peng Luqi" w:date="2019-10-13T23:45:00Z">
            <w:rPr>
              <w:lang w:val="fr-FR"/>
            </w:rPr>
          </w:rPrChange>
        </w:rPr>
        <w:pPrChange w:id="17685" w:author="Peng Luqi" w:date="2019-10-13T23:45:00Z">
          <w:pPr>
            <w:pStyle w:val="a4"/>
            <w:numPr>
              <w:numId w:val="1"/>
            </w:numPr>
            <w:tabs>
              <w:tab w:val="left" w:pos="850"/>
              <w:tab w:val="left" w:pos="851"/>
            </w:tabs>
          </w:pPr>
        </w:pPrChange>
      </w:pPr>
      <w:r w:rsidRPr="00D52EDA">
        <w:rPr>
          <w:sz w:val="28"/>
          <w:lang w:val="fr-FR"/>
          <w:rPrChange w:id="17686" w:author="Peng Luqi" w:date="2019-10-13T23:45:00Z">
            <w:rPr>
              <w:lang w:val="fr-FR"/>
            </w:rPr>
          </w:rPrChange>
        </w:rPr>
        <w:t xml:space="preserve">Durée de conservation des </w:t>
      </w:r>
      <w:r w:rsidRPr="00D52EDA">
        <w:rPr>
          <w:sz w:val="28"/>
          <w:lang w:val="fr-FR"/>
          <w:rPrChange w:id="17687" w:author="Peng Luqi" w:date="2019-10-13T23:45:00Z">
            <w:rPr>
              <w:i/>
              <w:color w:val="00B0F0"/>
              <w:lang w:val="fr-FR"/>
            </w:rPr>
          </w:rPrChange>
        </w:rPr>
        <w:t>BOX</w:t>
      </w:r>
      <w:r w:rsidRPr="00D52EDA">
        <w:rPr>
          <w:sz w:val="28"/>
          <w:lang w:val="fr-FR"/>
          <w:rPrChange w:id="17688" w:author="Peng Luqi" w:date="2019-10-13T23:45:00Z">
            <w:rPr>
              <w:i/>
              <w:color w:val="00B0F0"/>
              <w:spacing w:val="-7"/>
              <w:lang w:val="fr-FR"/>
            </w:rPr>
          </w:rPrChange>
        </w:rPr>
        <w:t xml:space="preserve"> </w:t>
      </w:r>
      <w:r w:rsidRPr="00D52EDA">
        <w:rPr>
          <w:sz w:val="28"/>
          <w:lang w:val="fr-FR"/>
          <w:rPrChange w:id="17689" w:author="Peng Luqi" w:date="2019-10-13T23:45:00Z">
            <w:rPr>
              <w:lang w:val="fr-FR"/>
            </w:rPr>
          </w:rPrChange>
        </w:rPr>
        <w:t>;</w:t>
      </w:r>
    </w:p>
    <w:p w:rsidR="002B38DF" w:rsidRPr="00D52EDA" w:rsidRDefault="00716360">
      <w:pPr>
        <w:pStyle w:val="a4"/>
        <w:numPr>
          <w:ilvl w:val="2"/>
          <w:numId w:val="23"/>
        </w:numPr>
        <w:ind w:left="1077" w:right="720" w:hanging="357"/>
        <w:jc w:val="both"/>
        <w:rPr>
          <w:sz w:val="28"/>
          <w:lang w:val="fr-FR"/>
          <w:rPrChange w:id="17690" w:author="Peng Luqi" w:date="2019-10-13T23:45:00Z">
            <w:rPr>
              <w:lang w:val="fr-FR"/>
            </w:rPr>
          </w:rPrChange>
        </w:rPr>
        <w:pPrChange w:id="17691" w:author="Peng Luqi" w:date="2019-10-13T23:45:00Z">
          <w:pPr>
            <w:pStyle w:val="a4"/>
            <w:numPr>
              <w:numId w:val="1"/>
            </w:numPr>
            <w:tabs>
              <w:tab w:val="left" w:pos="850"/>
              <w:tab w:val="left" w:pos="851"/>
            </w:tabs>
            <w:spacing w:before="59"/>
          </w:pPr>
        </w:pPrChange>
      </w:pPr>
      <w:r w:rsidRPr="00D52EDA">
        <w:rPr>
          <w:sz w:val="28"/>
          <w:lang w:val="fr-FR"/>
          <w:rPrChange w:id="17692" w:author="Peng Luqi" w:date="2019-10-13T23:45:00Z">
            <w:rPr>
              <w:lang w:val="fr-FR"/>
            </w:rPr>
          </w:rPrChange>
        </w:rPr>
        <w:t>Niveau d</w:t>
      </w:r>
      <w:del w:id="17693" w:author="Peng Luqi" w:date="2019-10-13T14:43:00Z">
        <w:r w:rsidRPr="00D52EDA" w:rsidDel="00EF666F">
          <w:rPr>
            <w:sz w:val="28"/>
            <w:lang w:val="fr-FR"/>
            <w:rPrChange w:id="17694" w:author="Peng Luqi" w:date="2019-10-13T23:45:00Z">
              <w:rPr>
                <w:lang w:val="fr-FR"/>
              </w:rPr>
            </w:rPrChange>
          </w:rPr>
          <w:delText>’</w:delText>
        </w:r>
      </w:del>
      <w:ins w:id="17695" w:author="Peng Luqi" w:date="2019-10-13T14:43:00Z">
        <w:r w:rsidR="00EF666F" w:rsidRPr="00D52EDA">
          <w:rPr>
            <w:sz w:val="28"/>
            <w:lang w:val="fr-FR"/>
            <w:rPrChange w:id="17696" w:author="Peng Luqi" w:date="2019-10-13T23:45:00Z">
              <w:rPr>
                <w:lang w:val="fr-FR"/>
              </w:rPr>
            </w:rPrChange>
          </w:rPr>
          <w:t>’</w:t>
        </w:r>
      </w:ins>
      <w:r w:rsidRPr="00D52EDA">
        <w:rPr>
          <w:sz w:val="28"/>
          <w:lang w:val="fr-FR"/>
          <w:rPrChange w:id="17697" w:author="Peng Luqi" w:date="2019-10-13T23:45:00Z">
            <w:rPr>
              <w:lang w:val="fr-FR"/>
            </w:rPr>
          </w:rPrChange>
        </w:rPr>
        <w:t>achèvement de la tâche d</w:t>
      </w:r>
      <w:del w:id="17698" w:author="Peng Luqi" w:date="2019-10-13T14:43:00Z">
        <w:r w:rsidRPr="00D52EDA" w:rsidDel="00EF666F">
          <w:rPr>
            <w:sz w:val="28"/>
            <w:lang w:val="fr-FR"/>
            <w:rPrChange w:id="17699" w:author="Peng Luqi" w:date="2019-10-13T23:45:00Z">
              <w:rPr>
                <w:lang w:val="fr-FR"/>
              </w:rPr>
            </w:rPrChange>
          </w:rPr>
          <w:delText>’</w:delText>
        </w:r>
      </w:del>
      <w:ins w:id="17700" w:author="Peng Luqi" w:date="2019-10-13T14:43:00Z">
        <w:r w:rsidR="00EF666F" w:rsidRPr="00D52EDA">
          <w:rPr>
            <w:sz w:val="28"/>
            <w:lang w:val="fr-FR"/>
            <w:rPrChange w:id="17701" w:author="Peng Luqi" w:date="2019-10-13T23:45:00Z">
              <w:rPr>
                <w:lang w:val="fr-FR"/>
              </w:rPr>
            </w:rPrChange>
          </w:rPr>
          <w:t>’</w:t>
        </w:r>
      </w:ins>
      <w:r w:rsidRPr="00D52EDA">
        <w:rPr>
          <w:sz w:val="28"/>
          <w:lang w:val="fr-FR"/>
          <w:rPrChange w:id="17702" w:author="Peng Luqi" w:date="2019-10-13T23:45:00Z">
            <w:rPr>
              <w:lang w:val="fr-FR"/>
            </w:rPr>
          </w:rPrChange>
        </w:rPr>
        <w:t xml:space="preserve">investissement des </w:t>
      </w:r>
      <w:r w:rsidRPr="00D52EDA">
        <w:rPr>
          <w:sz w:val="28"/>
          <w:lang w:val="fr-FR"/>
          <w:rPrChange w:id="17703" w:author="Peng Luqi" w:date="2019-10-13T23:45:00Z">
            <w:rPr>
              <w:i/>
              <w:color w:val="00B0F0"/>
              <w:lang w:val="fr-FR"/>
            </w:rPr>
          </w:rPrChange>
        </w:rPr>
        <w:t>BOX</w:t>
      </w:r>
      <w:r w:rsidRPr="00D52EDA">
        <w:rPr>
          <w:sz w:val="28"/>
          <w:lang w:val="fr-FR"/>
          <w:rPrChange w:id="17704" w:author="Peng Luqi" w:date="2019-10-13T23:45:00Z">
            <w:rPr>
              <w:i/>
              <w:color w:val="00B0F0"/>
              <w:spacing w:val="-11"/>
              <w:lang w:val="fr-FR"/>
            </w:rPr>
          </w:rPrChange>
        </w:rPr>
        <w:t xml:space="preserve"> </w:t>
      </w:r>
      <w:r w:rsidRPr="00D52EDA">
        <w:rPr>
          <w:sz w:val="28"/>
          <w:lang w:val="fr-FR"/>
          <w:rPrChange w:id="17705" w:author="Peng Luqi" w:date="2019-10-13T23:45:00Z">
            <w:rPr>
              <w:lang w:val="fr-FR"/>
            </w:rPr>
          </w:rPrChange>
        </w:rPr>
        <w:t>;</w:t>
      </w:r>
    </w:p>
    <w:p w:rsidR="002B38DF" w:rsidRPr="00D52EDA" w:rsidRDefault="00716360">
      <w:pPr>
        <w:pStyle w:val="a4"/>
        <w:numPr>
          <w:ilvl w:val="2"/>
          <w:numId w:val="23"/>
        </w:numPr>
        <w:ind w:left="1077" w:right="720" w:hanging="357"/>
        <w:jc w:val="both"/>
        <w:rPr>
          <w:sz w:val="28"/>
          <w:lang w:val="fr-FR"/>
          <w:rPrChange w:id="17706" w:author="Peng Luqi" w:date="2019-10-13T23:45:00Z">
            <w:rPr>
              <w:i/>
              <w:lang w:val="fr-FR"/>
            </w:rPr>
          </w:rPrChange>
        </w:rPr>
        <w:pPrChange w:id="17707" w:author="Peng Luqi" w:date="2019-10-13T23:45:00Z">
          <w:pPr>
            <w:pStyle w:val="a4"/>
            <w:numPr>
              <w:numId w:val="1"/>
            </w:numPr>
            <w:tabs>
              <w:tab w:val="left" w:pos="850"/>
              <w:tab w:val="left" w:pos="851"/>
            </w:tabs>
            <w:spacing w:before="69"/>
          </w:pPr>
        </w:pPrChange>
      </w:pPr>
      <w:r w:rsidRPr="00D52EDA">
        <w:rPr>
          <w:sz w:val="28"/>
          <w:lang w:val="fr-FR"/>
          <w:rPrChange w:id="17708" w:author="Peng Luqi" w:date="2019-10-13T23:45:00Z">
            <w:rPr>
              <w:lang w:val="fr-FR"/>
            </w:rPr>
          </w:rPrChange>
        </w:rPr>
        <w:t>Performances de vente en classe de</w:t>
      </w:r>
      <w:r w:rsidRPr="00D52EDA">
        <w:rPr>
          <w:sz w:val="28"/>
          <w:lang w:val="fr-FR"/>
          <w:rPrChange w:id="17709" w:author="Peng Luqi" w:date="2019-10-13T23:45:00Z">
            <w:rPr>
              <w:spacing w:val="-8"/>
              <w:lang w:val="fr-FR"/>
            </w:rPr>
          </w:rPrChange>
        </w:rPr>
        <w:t xml:space="preserve"> </w:t>
      </w:r>
      <w:r w:rsidRPr="00D52EDA">
        <w:rPr>
          <w:sz w:val="28"/>
          <w:lang w:val="fr-FR"/>
          <w:rPrChange w:id="17710" w:author="Peng Luqi" w:date="2019-10-13T23:45:00Z">
            <w:rPr>
              <w:lang w:val="fr-FR"/>
            </w:rPr>
          </w:rPrChange>
        </w:rPr>
        <w:t>Xiaolai</w:t>
      </w:r>
      <w:r w:rsidRPr="00D52EDA">
        <w:rPr>
          <w:sz w:val="28"/>
          <w:lang w:val="fr-FR"/>
          <w:rPrChange w:id="17711" w:author="Peng Luqi" w:date="2019-10-13T23:45:00Z">
            <w:rPr>
              <w:i/>
              <w:lang w:val="fr-FR"/>
            </w:rPr>
          </w:rPrChange>
        </w:rPr>
        <w:t>.</w:t>
      </w:r>
    </w:p>
    <w:p w:rsidR="002B38DF" w:rsidRPr="00F94CB9" w:rsidRDefault="002B38DF">
      <w:pPr>
        <w:pStyle w:val="a3"/>
        <w:ind w:left="170" w:right="170"/>
        <w:jc w:val="both"/>
        <w:rPr>
          <w:i/>
          <w:lang w:val="fr-FR"/>
          <w:rPrChange w:id="17712" w:author="Peng Luqi" w:date="2019-10-13T14:50:00Z">
            <w:rPr>
              <w:i/>
              <w:sz w:val="23"/>
              <w:lang w:val="fr-FR"/>
            </w:rPr>
          </w:rPrChange>
        </w:rPr>
        <w:pPrChange w:id="17713" w:author="Peng Luqi" w:date="2019-10-13T14:20:00Z">
          <w:pPr>
            <w:pStyle w:val="a3"/>
            <w:spacing w:before="10"/>
          </w:pPr>
        </w:pPrChange>
      </w:pPr>
    </w:p>
    <w:p w:rsidR="002B38DF" w:rsidRPr="00F94CB9" w:rsidRDefault="00D52EDA">
      <w:pPr>
        <w:pStyle w:val="a4"/>
        <w:tabs>
          <w:tab w:val="left" w:pos="351"/>
        </w:tabs>
        <w:ind w:left="170" w:right="170" w:firstLine="0"/>
        <w:jc w:val="both"/>
        <w:rPr>
          <w:b/>
          <w:sz w:val="28"/>
          <w:szCs w:val="28"/>
          <w:lang w:val="fr-FR"/>
          <w:rPrChange w:id="17714" w:author="Peng Luqi" w:date="2019-10-13T14:50:00Z">
            <w:rPr>
              <w:b/>
              <w:lang w:val="fr-FR"/>
            </w:rPr>
          </w:rPrChange>
        </w:rPr>
        <w:pPrChange w:id="17715" w:author="Peng Luqi" w:date="2019-10-13T23:45:00Z">
          <w:pPr>
            <w:pStyle w:val="a4"/>
            <w:numPr>
              <w:numId w:val="2"/>
            </w:numPr>
            <w:tabs>
              <w:tab w:val="left" w:pos="351"/>
            </w:tabs>
            <w:ind w:left="350" w:hanging="220"/>
            <w:jc w:val="both"/>
          </w:pPr>
        </w:pPrChange>
      </w:pPr>
      <w:ins w:id="17716" w:author="Peng Luqi" w:date="2019-10-13T23:45:00Z">
        <w:r>
          <w:rPr>
            <w:b/>
            <w:sz w:val="28"/>
            <w:szCs w:val="28"/>
            <w:lang w:val="fr-FR"/>
          </w:rPr>
          <w:t xml:space="preserve">4. </w:t>
        </w:r>
      </w:ins>
      <w:r w:rsidR="00716360" w:rsidRPr="00F94CB9">
        <w:rPr>
          <w:b/>
          <w:sz w:val="28"/>
          <w:szCs w:val="28"/>
          <w:lang w:val="fr-FR"/>
          <w:rPrChange w:id="17717" w:author="Peng Luqi" w:date="2019-10-13T14:50:00Z">
            <w:rPr>
              <w:b/>
              <w:lang w:val="fr-FR"/>
            </w:rPr>
          </w:rPrChange>
        </w:rPr>
        <w:t>Concernant la classe d</w:t>
      </w:r>
      <w:del w:id="17718" w:author="Peng Luqi" w:date="2019-10-13T14:43:00Z">
        <w:r w:rsidR="00716360" w:rsidRPr="00F94CB9" w:rsidDel="00EF666F">
          <w:rPr>
            <w:b/>
            <w:sz w:val="28"/>
            <w:szCs w:val="28"/>
            <w:lang w:val="fr-FR"/>
            <w:rPrChange w:id="17719" w:author="Peng Luqi" w:date="2019-10-13T14:50:00Z">
              <w:rPr>
                <w:b/>
                <w:lang w:val="fr-FR"/>
              </w:rPr>
            </w:rPrChange>
          </w:rPr>
          <w:delText>’</w:delText>
        </w:r>
      </w:del>
      <w:ins w:id="17720" w:author="Peng Luqi" w:date="2019-10-13T14:43:00Z">
        <w:r w:rsidR="00EF666F" w:rsidRPr="00F94CB9">
          <w:rPr>
            <w:b/>
            <w:sz w:val="28"/>
            <w:szCs w:val="28"/>
            <w:lang w:val="fr-FR"/>
            <w:rPrChange w:id="17721" w:author="Peng Luqi" w:date="2019-10-13T14:50:00Z">
              <w:rPr>
                <w:b/>
                <w:lang w:val="fr-FR"/>
              </w:rPr>
            </w:rPrChange>
          </w:rPr>
          <w:t>’</w:t>
        </w:r>
      </w:ins>
      <w:r w:rsidR="00716360" w:rsidRPr="00F94CB9">
        <w:rPr>
          <w:b/>
          <w:sz w:val="28"/>
          <w:szCs w:val="28"/>
          <w:lang w:val="fr-FR"/>
          <w:rPrChange w:id="17722" w:author="Peng Luqi" w:date="2019-10-13T14:50:00Z">
            <w:rPr>
              <w:b/>
              <w:lang w:val="fr-FR"/>
            </w:rPr>
          </w:rPrChange>
        </w:rPr>
        <w:t>investissement fixe de</w:t>
      </w:r>
      <w:r w:rsidR="00716360" w:rsidRPr="00F94CB9">
        <w:rPr>
          <w:b/>
          <w:spacing w:val="-7"/>
          <w:sz w:val="28"/>
          <w:szCs w:val="28"/>
          <w:lang w:val="fr-FR"/>
          <w:rPrChange w:id="17723" w:author="Peng Luqi" w:date="2019-10-13T14:50:00Z">
            <w:rPr>
              <w:b/>
              <w:spacing w:val="-7"/>
              <w:lang w:val="fr-FR"/>
            </w:rPr>
          </w:rPrChange>
        </w:rPr>
        <w:t xml:space="preserve"> </w:t>
      </w:r>
      <w:r w:rsidR="00716360" w:rsidRPr="00F94CB9">
        <w:rPr>
          <w:b/>
          <w:sz w:val="28"/>
          <w:szCs w:val="28"/>
          <w:lang w:val="fr-FR"/>
          <w:rPrChange w:id="17724" w:author="Peng Luqi" w:date="2019-10-13T14:50:00Z">
            <w:rPr>
              <w:b/>
              <w:lang w:val="fr-FR"/>
            </w:rPr>
          </w:rPrChange>
        </w:rPr>
        <w:t>Xiaolai</w:t>
      </w:r>
    </w:p>
    <w:p w:rsidR="002B38DF" w:rsidRPr="00F94CB9" w:rsidRDefault="002B38DF">
      <w:pPr>
        <w:pStyle w:val="a3"/>
        <w:ind w:left="170" w:right="170"/>
        <w:jc w:val="both"/>
        <w:rPr>
          <w:b/>
          <w:lang w:val="fr-FR"/>
          <w:rPrChange w:id="17725" w:author="Peng Luqi" w:date="2019-10-13T14:50:00Z">
            <w:rPr>
              <w:b/>
              <w:sz w:val="21"/>
              <w:lang w:val="fr-FR"/>
            </w:rPr>
          </w:rPrChange>
        </w:rPr>
        <w:pPrChange w:id="17726" w:author="Peng Luqi" w:date="2019-10-13T14:20:00Z">
          <w:pPr>
            <w:pStyle w:val="a3"/>
            <w:spacing w:before="5"/>
          </w:pPr>
        </w:pPrChange>
      </w:pPr>
    </w:p>
    <w:p w:rsidR="002B38DF" w:rsidRPr="00F94CB9" w:rsidRDefault="00716360">
      <w:pPr>
        <w:ind w:left="170" w:right="170"/>
        <w:jc w:val="both"/>
        <w:rPr>
          <w:sz w:val="28"/>
          <w:szCs w:val="28"/>
          <w:lang w:val="fr-FR"/>
          <w:rPrChange w:id="17727" w:author="Peng Luqi" w:date="2019-10-13T14:50:00Z">
            <w:rPr>
              <w:lang w:val="fr-FR"/>
            </w:rPr>
          </w:rPrChange>
        </w:rPr>
        <w:pPrChange w:id="17728" w:author="Peng Luqi" w:date="2019-10-13T14:20:00Z">
          <w:pPr>
            <w:ind w:left="130"/>
            <w:jc w:val="both"/>
          </w:pPr>
        </w:pPrChange>
      </w:pPr>
      <w:r w:rsidRPr="00F94CB9">
        <w:rPr>
          <w:sz w:val="28"/>
          <w:szCs w:val="28"/>
          <w:lang w:val="fr-FR"/>
          <w:rPrChange w:id="17729" w:author="Peng Luqi" w:date="2019-10-13T14:50:00Z">
            <w:rPr>
              <w:lang w:val="fr-FR"/>
            </w:rPr>
          </w:rPrChange>
        </w:rPr>
        <w:t>La classe d</w:t>
      </w:r>
      <w:del w:id="17730" w:author="Peng Luqi" w:date="2019-10-13T14:43:00Z">
        <w:r w:rsidRPr="00F94CB9" w:rsidDel="00EF666F">
          <w:rPr>
            <w:sz w:val="28"/>
            <w:szCs w:val="28"/>
            <w:lang w:val="fr-FR"/>
            <w:rPrChange w:id="17731" w:author="Peng Luqi" w:date="2019-10-13T14:50:00Z">
              <w:rPr>
                <w:lang w:val="fr-FR"/>
              </w:rPr>
            </w:rPrChange>
          </w:rPr>
          <w:delText>’</w:delText>
        </w:r>
      </w:del>
      <w:ins w:id="17732" w:author="Peng Luqi" w:date="2019-10-13T14:43:00Z">
        <w:r w:rsidR="00EF666F" w:rsidRPr="00F94CB9">
          <w:rPr>
            <w:sz w:val="28"/>
            <w:szCs w:val="28"/>
            <w:lang w:val="fr-FR"/>
            <w:rPrChange w:id="17733" w:author="Peng Luqi" w:date="2019-10-13T14:50:00Z">
              <w:rPr>
                <w:lang w:val="fr-FR"/>
              </w:rPr>
            </w:rPrChange>
          </w:rPr>
          <w:t>’</w:t>
        </w:r>
      </w:ins>
      <w:r w:rsidRPr="00F94CB9">
        <w:rPr>
          <w:sz w:val="28"/>
          <w:szCs w:val="28"/>
          <w:lang w:val="fr-FR"/>
          <w:rPrChange w:id="17734" w:author="Peng Luqi" w:date="2019-10-13T14:50:00Z">
            <w:rPr>
              <w:lang w:val="fr-FR"/>
            </w:rPr>
          </w:rPrChange>
        </w:rPr>
        <w:t xml:space="preserve">investissement fixe de Xiaolai, est un produit éducatif de la </w:t>
      </w:r>
      <w:r w:rsidRPr="00F94CB9">
        <w:rPr>
          <w:sz w:val="28"/>
          <w:szCs w:val="28"/>
          <w:lang w:val="fr-FR"/>
          <w:rPrChange w:id="17735" w:author="Peng Luqi" w:date="2019-10-13T14:50:00Z">
            <w:rPr>
              <w:lang w:val="fr-FR"/>
            </w:rPr>
          </w:rPrChange>
        </w:rPr>
        <w:lastRenderedPageBreak/>
        <w:t>blockchain de Li Xiaolai.</w:t>
      </w:r>
    </w:p>
    <w:p w:rsidR="002B38DF" w:rsidRPr="00F94CB9" w:rsidRDefault="002B38DF">
      <w:pPr>
        <w:pStyle w:val="a3"/>
        <w:ind w:left="170" w:right="170"/>
        <w:jc w:val="both"/>
        <w:rPr>
          <w:lang w:val="fr-FR"/>
          <w:rPrChange w:id="17736" w:author="Peng Luqi" w:date="2019-10-13T14:50:00Z">
            <w:rPr>
              <w:sz w:val="21"/>
              <w:lang w:val="fr-FR"/>
            </w:rPr>
          </w:rPrChange>
        </w:rPr>
        <w:pPrChange w:id="17737" w:author="Peng Luqi" w:date="2019-10-13T14:20:00Z">
          <w:pPr>
            <w:pStyle w:val="a3"/>
            <w:spacing w:before="9"/>
          </w:pPr>
        </w:pPrChange>
      </w:pPr>
    </w:p>
    <w:p w:rsidR="002B38DF" w:rsidRDefault="00716360" w:rsidP="00CB23F4">
      <w:pPr>
        <w:ind w:left="170" w:right="170"/>
        <w:jc w:val="both"/>
        <w:rPr>
          <w:ins w:id="17738" w:author="Peng Luqi" w:date="2019-10-13T23:46:00Z"/>
          <w:sz w:val="28"/>
          <w:szCs w:val="28"/>
          <w:lang w:val="fr-FR"/>
        </w:rPr>
      </w:pPr>
      <w:r w:rsidRPr="00F94CB9">
        <w:rPr>
          <w:sz w:val="28"/>
          <w:szCs w:val="28"/>
          <w:lang w:val="fr-FR"/>
          <w:rPrChange w:id="17739" w:author="Peng Luqi" w:date="2019-10-13T14:50:00Z">
            <w:rPr>
              <w:lang w:val="fr-FR"/>
            </w:rPr>
          </w:rPrChange>
        </w:rPr>
        <w:t>Après</w:t>
      </w:r>
      <w:r w:rsidRPr="00F94CB9">
        <w:rPr>
          <w:spacing w:val="-10"/>
          <w:sz w:val="28"/>
          <w:szCs w:val="28"/>
          <w:lang w:val="fr-FR"/>
          <w:rPrChange w:id="17740" w:author="Peng Luqi" w:date="2019-10-13T14:50:00Z">
            <w:rPr>
              <w:spacing w:val="-10"/>
              <w:lang w:val="fr-FR"/>
            </w:rPr>
          </w:rPrChange>
        </w:rPr>
        <w:t xml:space="preserve"> </w:t>
      </w:r>
      <w:r w:rsidRPr="00F94CB9">
        <w:rPr>
          <w:sz w:val="28"/>
          <w:szCs w:val="28"/>
          <w:lang w:val="fr-FR"/>
          <w:rPrChange w:id="17741" w:author="Peng Luqi" w:date="2019-10-13T14:50:00Z">
            <w:rPr>
              <w:lang w:val="fr-FR"/>
            </w:rPr>
          </w:rPrChange>
        </w:rPr>
        <w:t>avoir</w:t>
      </w:r>
      <w:r w:rsidRPr="00F94CB9">
        <w:rPr>
          <w:spacing w:val="-10"/>
          <w:sz w:val="28"/>
          <w:szCs w:val="28"/>
          <w:lang w:val="fr-FR"/>
          <w:rPrChange w:id="17742" w:author="Peng Luqi" w:date="2019-10-13T14:50:00Z">
            <w:rPr>
              <w:spacing w:val="-10"/>
              <w:lang w:val="fr-FR"/>
            </w:rPr>
          </w:rPrChange>
        </w:rPr>
        <w:t xml:space="preserve"> </w:t>
      </w:r>
      <w:r w:rsidRPr="00F94CB9">
        <w:rPr>
          <w:sz w:val="28"/>
          <w:szCs w:val="28"/>
          <w:lang w:val="fr-FR"/>
          <w:rPrChange w:id="17743" w:author="Peng Luqi" w:date="2019-10-13T14:50:00Z">
            <w:rPr>
              <w:lang w:val="fr-FR"/>
            </w:rPr>
          </w:rPrChange>
        </w:rPr>
        <w:t>vécu</w:t>
      </w:r>
      <w:r w:rsidRPr="00F94CB9">
        <w:rPr>
          <w:spacing w:val="-10"/>
          <w:sz w:val="28"/>
          <w:szCs w:val="28"/>
          <w:lang w:val="fr-FR"/>
          <w:rPrChange w:id="17744" w:author="Peng Luqi" w:date="2019-10-13T14:50:00Z">
            <w:rPr>
              <w:spacing w:val="-10"/>
              <w:lang w:val="fr-FR"/>
            </w:rPr>
          </w:rPrChange>
        </w:rPr>
        <w:t xml:space="preserve"> </w:t>
      </w:r>
      <w:r w:rsidRPr="00F94CB9">
        <w:rPr>
          <w:sz w:val="28"/>
          <w:szCs w:val="28"/>
          <w:lang w:val="fr-FR"/>
          <w:rPrChange w:id="17745" w:author="Peng Luqi" w:date="2019-10-13T14:50:00Z">
            <w:rPr>
              <w:lang w:val="fr-FR"/>
            </w:rPr>
          </w:rPrChange>
        </w:rPr>
        <w:t>dans</w:t>
      </w:r>
      <w:r w:rsidRPr="00F94CB9">
        <w:rPr>
          <w:spacing w:val="-10"/>
          <w:sz w:val="28"/>
          <w:szCs w:val="28"/>
          <w:lang w:val="fr-FR"/>
          <w:rPrChange w:id="17746" w:author="Peng Luqi" w:date="2019-10-13T14:50:00Z">
            <w:rPr>
              <w:spacing w:val="-10"/>
              <w:lang w:val="fr-FR"/>
            </w:rPr>
          </w:rPrChange>
        </w:rPr>
        <w:t xml:space="preserve"> </w:t>
      </w:r>
      <w:r w:rsidRPr="00F94CB9">
        <w:rPr>
          <w:sz w:val="28"/>
          <w:szCs w:val="28"/>
          <w:lang w:val="fr-FR"/>
          <w:rPrChange w:id="17747" w:author="Peng Luqi" w:date="2019-10-13T14:50:00Z">
            <w:rPr>
              <w:lang w:val="fr-FR"/>
            </w:rPr>
          </w:rPrChange>
        </w:rPr>
        <w:t>le</w:t>
      </w:r>
      <w:r w:rsidRPr="00F94CB9">
        <w:rPr>
          <w:spacing w:val="-9"/>
          <w:sz w:val="28"/>
          <w:szCs w:val="28"/>
          <w:lang w:val="fr-FR"/>
          <w:rPrChange w:id="17748" w:author="Peng Luqi" w:date="2019-10-13T14:50:00Z">
            <w:rPr>
              <w:spacing w:val="-9"/>
              <w:lang w:val="fr-FR"/>
            </w:rPr>
          </w:rPrChange>
        </w:rPr>
        <w:t xml:space="preserve"> </w:t>
      </w:r>
      <w:r w:rsidRPr="00F94CB9">
        <w:rPr>
          <w:sz w:val="28"/>
          <w:szCs w:val="28"/>
          <w:lang w:val="fr-FR"/>
          <w:rPrChange w:id="17749" w:author="Peng Luqi" w:date="2019-10-13T14:50:00Z">
            <w:rPr>
              <w:lang w:val="fr-FR"/>
            </w:rPr>
          </w:rPrChange>
        </w:rPr>
        <w:t>monde</w:t>
      </w:r>
      <w:r w:rsidRPr="00F94CB9">
        <w:rPr>
          <w:spacing w:val="-10"/>
          <w:sz w:val="28"/>
          <w:szCs w:val="28"/>
          <w:lang w:val="fr-FR"/>
          <w:rPrChange w:id="17750" w:author="Peng Luqi" w:date="2019-10-13T14:50:00Z">
            <w:rPr>
              <w:spacing w:val="-10"/>
              <w:lang w:val="fr-FR"/>
            </w:rPr>
          </w:rPrChange>
        </w:rPr>
        <w:t xml:space="preserve"> </w:t>
      </w:r>
      <w:r w:rsidRPr="00F94CB9">
        <w:rPr>
          <w:sz w:val="28"/>
          <w:szCs w:val="28"/>
          <w:lang w:val="fr-FR"/>
          <w:rPrChange w:id="17751" w:author="Peng Luqi" w:date="2019-10-13T14:50:00Z">
            <w:rPr>
              <w:lang w:val="fr-FR"/>
            </w:rPr>
          </w:rPrChange>
        </w:rPr>
        <w:t>de</w:t>
      </w:r>
      <w:r w:rsidRPr="00F94CB9">
        <w:rPr>
          <w:spacing w:val="-10"/>
          <w:sz w:val="28"/>
          <w:szCs w:val="28"/>
          <w:lang w:val="fr-FR"/>
          <w:rPrChange w:id="17752" w:author="Peng Luqi" w:date="2019-10-13T14:50:00Z">
            <w:rPr>
              <w:spacing w:val="-10"/>
              <w:lang w:val="fr-FR"/>
            </w:rPr>
          </w:rPrChange>
        </w:rPr>
        <w:t xml:space="preserve"> </w:t>
      </w:r>
      <w:r w:rsidRPr="00F94CB9">
        <w:rPr>
          <w:sz w:val="28"/>
          <w:szCs w:val="28"/>
          <w:lang w:val="fr-FR"/>
          <w:rPrChange w:id="17753" w:author="Peng Luqi" w:date="2019-10-13T14:50:00Z">
            <w:rPr>
              <w:lang w:val="fr-FR"/>
            </w:rPr>
          </w:rPrChange>
        </w:rPr>
        <w:t>blockchain</w:t>
      </w:r>
      <w:r w:rsidRPr="00F94CB9">
        <w:rPr>
          <w:spacing w:val="-10"/>
          <w:sz w:val="28"/>
          <w:szCs w:val="28"/>
          <w:lang w:val="fr-FR"/>
          <w:rPrChange w:id="17754" w:author="Peng Luqi" w:date="2019-10-13T14:50:00Z">
            <w:rPr>
              <w:spacing w:val="-10"/>
              <w:lang w:val="fr-FR"/>
            </w:rPr>
          </w:rPrChange>
        </w:rPr>
        <w:t xml:space="preserve"> </w:t>
      </w:r>
      <w:r w:rsidRPr="00F94CB9">
        <w:rPr>
          <w:sz w:val="28"/>
          <w:szCs w:val="28"/>
          <w:lang w:val="fr-FR"/>
          <w:rPrChange w:id="17755" w:author="Peng Luqi" w:date="2019-10-13T14:50:00Z">
            <w:rPr>
              <w:lang w:val="fr-FR"/>
            </w:rPr>
          </w:rPrChange>
        </w:rPr>
        <w:t>pendant</w:t>
      </w:r>
      <w:r w:rsidRPr="00F94CB9">
        <w:rPr>
          <w:spacing w:val="-10"/>
          <w:sz w:val="28"/>
          <w:szCs w:val="28"/>
          <w:lang w:val="fr-FR"/>
          <w:rPrChange w:id="17756" w:author="Peng Luqi" w:date="2019-10-13T14:50:00Z">
            <w:rPr>
              <w:spacing w:val="-10"/>
              <w:lang w:val="fr-FR"/>
            </w:rPr>
          </w:rPrChange>
        </w:rPr>
        <w:t xml:space="preserve"> </w:t>
      </w:r>
      <w:r w:rsidRPr="00F94CB9">
        <w:rPr>
          <w:sz w:val="28"/>
          <w:szCs w:val="28"/>
          <w:lang w:val="fr-FR"/>
          <w:rPrChange w:id="17757" w:author="Peng Luqi" w:date="2019-10-13T14:50:00Z">
            <w:rPr>
              <w:lang w:val="fr-FR"/>
            </w:rPr>
          </w:rPrChange>
        </w:rPr>
        <w:t>huit</w:t>
      </w:r>
      <w:r w:rsidRPr="00F94CB9">
        <w:rPr>
          <w:spacing w:val="-9"/>
          <w:sz w:val="28"/>
          <w:szCs w:val="28"/>
          <w:lang w:val="fr-FR"/>
          <w:rPrChange w:id="17758" w:author="Peng Luqi" w:date="2019-10-13T14:50:00Z">
            <w:rPr>
              <w:spacing w:val="-9"/>
              <w:lang w:val="fr-FR"/>
            </w:rPr>
          </w:rPrChange>
        </w:rPr>
        <w:t xml:space="preserve"> </w:t>
      </w:r>
      <w:r w:rsidRPr="00F94CB9">
        <w:rPr>
          <w:sz w:val="28"/>
          <w:szCs w:val="28"/>
          <w:lang w:val="fr-FR"/>
          <w:rPrChange w:id="17759" w:author="Peng Luqi" w:date="2019-10-13T14:50:00Z">
            <w:rPr>
              <w:lang w:val="fr-FR"/>
            </w:rPr>
          </w:rPrChange>
        </w:rPr>
        <w:t>ans,</w:t>
      </w:r>
      <w:r w:rsidRPr="00F94CB9">
        <w:rPr>
          <w:spacing w:val="-10"/>
          <w:sz w:val="28"/>
          <w:szCs w:val="28"/>
          <w:lang w:val="fr-FR"/>
          <w:rPrChange w:id="17760" w:author="Peng Luqi" w:date="2019-10-13T14:50:00Z">
            <w:rPr>
              <w:spacing w:val="-10"/>
              <w:lang w:val="fr-FR"/>
            </w:rPr>
          </w:rPrChange>
        </w:rPr>
        <w:t xml:space="preserve"> </w:t>
      </w:r>
      <w:r w:rsidRPr="00F94CB9">
        <w:rPr>
          <w:sz w:val="28"/>
          <w:szCs w:val="28"/>
          <w:lang w:val="fr-FR"/>
          <w:rPrChange w:id="17761" w:author="Peng Luqi" w:date="2019-10-13T14:50:00Z">
            <w:rPr>
              <w:lang w:val="fr-FR"/>
            </w:rPr>
          </w:rPrChange>
        </w:rPr>
        <w:t>Li</w:t>
      </w:r>
      <w:r w:rsidRPr="00F94CB9">
        <w:rPr>
          <w:spacing w:val="-10"/>
          <w:sz w:val="28"/>
          <w:szCs w:val="28"/>
          <w:lang w:val="fr-FR"/>
          <w:rPrChange w:id="17762" w:author="Peng Luqi" w:date="2019-10-13T14:50:00Z">
            <w:rPr>
              <w:spacing w:val="-10"/>
              <w:lang w:val="fr-FR"/>
            </w:rPr>
          </w:rPrChange>
        </w:rPr>
        <w:t xml:space="preserve"> </w:t>
      </w:r>
      <w:r w:rsidRPr="00F94CB9">
        <w:rPr>
          <w:sz w:val="28"/>
          <w:szCs w:val="28"/>
          <w:lang w:val="fr-FR"/>
          <w:rPrChange w:id="17763" w:author="Peng Luqi" w:date="2019-10-13T14:50:00Z">
            <w:rPr>
              <w:lang w:val="fr-FR"/>
            </w:rPr>
          </w:rPrChange>
        </w:rPr>
        <w:t>Xiaolai</w:t>
      </w:r>
      <w:r w:rsidRPr="00F94CB9">
        <w:rPr>
          <w:spacing w:val="-11"/>
          <w:sz w:val="28"/>
          <w:szCs w:val="28"/>
          <w:lang w:val="fr-FR"/>
          <w:rPrChange w:id="17764" w:author="Peng Luqi" w:date="2019-10-13T14:50:00Z">
            <w:rPr>
              <w:spacing w:val="-11"/>
              <w:lang w:val="fr-FR"/>
            </w:rPr>
          </w:rPrChange>
        </w:rPr>
        <w:t xml:space="preserve"> </w:t>
      </w:r>
      <w:r w:rsidRPr="00F94CB9">
        <w:rPr>
          <w:sz w:val="28"/>
          <w:szCs w:val="28"/>
          <w:lang w:val="fr-FR"/>
          <w:rPrChange w:id="17765" w:author="Peng Luqi" w:date="2019-10-13T14:50:00Z">
            <w:rPr>
              <w:lang w:val="fr-FR"/>
            </w:rPr>
          </w:rPrChange>
        </w:rPr>
        <w:t>a</w:t>
      </w:r>
      <w:r w:rsidRPr="00F94CB9">
        <w:rPr>
          <w:spacing w:val="-10"/>
          <w:sz w:val="28"/>
          <w:szCs w:val="28"/>
          <w:lang w:val="fr-FR"/>
          <w:rPrChange w:id="17766" w:author="Peng Luqi" w:date="2019-10-13T14:50:00Z">
            <w:rPr>
              <w:spacing w:val="-10"/>
              <w:lang w:val="fr-FR"/>
            </w:rPr>
          </w:rPrChange>
        </w:rPr>
        <w:t xml:space="preserve"> </w:t>
      </w:r>
      <w:r w:rsidRPr="00F94CB9">
        <w:rPr>
          <w:sz w:val="28"/>
          <w:szCs w:val="28"/>
          <w:lang w:val="fr-FR"/>
          <w:rPrChange w:id="17767" w:author="Peng Luqi" w:date="2019-10-13T14:50:00Z">
            <w:rPr>
              <w:lang w:val="fr-FR"/>
            </w:rPr>
          </w:rPrChange>
        </w:rPr>
        <w:t>eu</w:t>
      </w:r>
      <w:r w:rsidRPr="00F94CB9">
        <w:rPr>
          <w:spacing w:val="-9"/>
          <w:sz w:val="28"/>
          <w:szCs w:val="28"/>
          <w:lang w:val="fr-FR"/>
          <w:rPrChange w:id="17768" w:author="Peng Luqi" w:date="2019-10-13T14:50:00Z">
            <w:rPr>
              <w:spacing w:val="-9"/>
              <w:lang w:val="fr-FR"/>
            </w:rPr>
          </w:rPrChange>
        </w:rPr>
        <w:t xml:space="preserve"> </w:t>
      </w:r>
      <w:r w:rsidRPr="00F94CB9">
        <w:rPr>
          <w:sz w:val="28"/>
          <w:szCs w:val="28"/>
          <w:lang w:val="fr-FR"/>
          <w:rPrChange w:id="17769" w:author="Peng Luqi" w:date="2019-10-13T14:50:00Z">
            <w:rPr>
              <w:lang w:val="fr-FR"/>
            </w:rPr>
          </w:rPrChange>
        </w:rPr>
        <w:t>un</w:t>
      </w:r>
      <w:r w:rsidRPr="00F94CB9">
        <w:rPr>
          <w:spacing w:val="-10"/>
          <w:sz w:val="28"/>
          <w:szCs w:val="28"/>
          <w:lang w:val="fr-FR"/>
          <w:rPrChange w:id="17770" w:author="Peng Luqi" w:date="2019-10-13T14:50:00Z">
            <w:rPr>
              <w:spacing w:val="-10"/>
              <w:lang w:val="fr-FR"/>
            </w:rPr>
          </w:rPrChange>
        </w:rPr>
        <w:t xml:space="preserve"> </w:t>
      </w:r>
      <w:r w:rsidRPr="00F94CB9">
        <w:rPr>
          <w:sz w:val="28"/>
          <w:szCs w:val="28"/>
          <w:lang w:val="fr-FR"/>
          <w:rPrChange w:id="17771" w:author="Peng Luqi" w:date="2019-10-13T14:50:00Z">
            <w:rPr>
              <w:lang w:val="fr-FR"/>
            </w:rPr>
          </w:rPrChange>
        </w:rPr>
        <w:t>fort</w:t>
      </w:r>
      <w:r w:rsidRPr="00F94CB9">
        <w:rPr>
          <w:spacing w:val="-10"/>
          <w:sz w:val="28"/>
          <w:szCs w:val="28"/>
          <w:lang w:val="fr-FR"/>
          <w:rPrChange w:id="17772" w:author="Peng Luqi" w:date="2019-10-13T14:50:00Z">
            <w:rPr>
              <w:spacing w:val="-10"/>
              <w:lang w:val="fr-FR"/>
            </w:rPr>
          </w:rPrChange>
        </w:rPr>
        <w:t xml:space="preserve"> </w:t>
      </w:r>
      <w:r w:rsidRPr="00F94CB9">
        <w:rPr>
          <w:sz w:val="28"/>
          <w:szCs w:val="28"/>
          <w:lang w:val="fr-FR"/>
          <w:rPrChange w:id="17773" w:author="Peng Luqi" w:date="2019-10-13T14:50:00Z">
            <w:rPr>
              <w:lang w:val="fr-FR"/>
            </w:rPr>
          </w:rPrChange>
        </w:rPr>
        <w:t>désir</w:t>
      </w:r>
      <w:r w:rsidRPr="00F94CB9">
        <w:rPr>
          <w:spacing w:val="-10"/>
          <w:sz w:val="28"/>
          <w:szCs w:val="28"/>
          <w:lang w:val="fr-FR"/>
          <w:rPrChange w:id="17774" w:author="Peng Luqi" w:date="2019-10-13T14:50:00Z">
            <w:rPr>
              <w:spacing w:val="-10"/>
              <w:lang w:val="fr-FR"/>
            </w:rPr>
          </w:rPrChange>
        </w:rPr>
        <w:t xml:space="preserve"> </w:t>
      </w:r>
      <w:r w:rsidRPr="00F94CB9">
        <w:rPr>
          <w:sz w:val="28"/>
          <w:szCs w:val="28"/>
          <w:lang w:val="fr-FR"/>
          <w:rPrChange w:id="17775" w:author="Peng Luqi" w:date="2019-10-13T14:50:00Z">
            <w:rPr>
              <w:lang w:val="fr-FR"/>
            </w:rPr>
          </w:rPrChange>
        </w:rPr>
        <w:t>de</w:t>
      </w:r>
      <w:r w:rsidRPr="00F94CB9">
        <w:rPr>
          <w:spacing w:val="-10"/>
          <w:sz w:val="28"/>
          <w:szCs w:val="28"/>
          <w:lang w:val="fr-FR"/>
          <w:rPrChange w:id="17776" w:author="Peng Luqi" w:date="2019-10-13T14:50:00Z">
            <w:rPr>
              <w:spacing w:val="-10"/>
              <w:lang w:val="fr-FR"/>
            </w:rPr>
          </w:rPrChange>
        </w:rPr>
        <w:t xml:space="preserve"> </w:t>
      </w:r>
      <w:r w:rsidRPr="00F94CB9">
        <w:rPr>
          <w:sz w:val="28"/>
          <w:szCs w:val="28"/>
          <w:lang w:val="fr-FR"/>
          <w:rPrChange w:id="17777" w:author="Peng Luqi" w:date="2019-10-13T14:50:00Z">
            <w:rPr>
              <w:lang w:val="fr-FR"/>
            </w:rPr>
          </w:rPrChange>
        </w:rPr>
        <w:t>diffuser ses expériences et sa sagesse. Je crois que vous pouvez le</w:t>
      </w:r>
      <w:r w:rsidRPr="00F94CB9">
        <w:rPr>
          <w:spacing w:val="-15"/>
          <w:sz w:val="28"/>
          <w:szCs w:val="28"/>
          <w:lang w:val="fr-FR"/>
          <w:rPrChange w:id="17778" w:author="Peng Luqi" w:date="2019-10-13T14:50:00Z">
            <w:rPr>
              <w:spacing w:val="-15"/>
              <w:lang w:val="fr-FR"/>
            </w:rPr>
          </w:rPrChange>
        </w:rPr>
        <w:t xml:space="preserve"> </w:t>
      </w:r>
      <w:r w:rsidRPr="00F94CB9">
        <w:rPr>
          <w:sz w:val="28"/>
          <w:szCs w:val="28"/>
          <w:lang w:val="fr-FR"/>
          <w:rPrChange w:id="17779" w:author="Peng Luqi" w:date="2019-10-13T14:50:00Z">
            <w:rPr>
              <w:lang w:val="fr-FR"/>
            </w:rPr>
          </w:rPrChange>
        </w:rPr>
        <w:t>comprendre.</w:t>
      </w:r>
    </w:p>
    <w:p w:rsidR="00D52EDA" w:rsidRDefault="00D52EDA" w:rsidP="00CB23F4">
      <w:pPr>
        <w:ind w:left="170" w:right="170"/>
        <w:jc w:val="both"/>
        <w:rPr>
          <w:ins w:id="17780" w:author="Peng Luqi" w:date="2019-10-13T23:46:00Z"/>
          <w:sz w:val="28"/>
          <w:szCs w:val="28"/>
          <w:lang w:val="fr-FR"/>
        </w:rPr>
      </w:pPr>
    </w:p>
    <w:p w:rsidR="00D52EDA" w:rsidRPr="00F94CB9" w:rsidDel="00D52EDA" w:rsidRDefault="00D52EDA">
      <w:pPr>
        <w:ind w:left="170" w:right="170"/>
        <w:jc w:val="both"/>
        <w:rPr>
          <w:del w:id="17781" w:author="Peng Luqi" w:date="2019-10-13T23:46:00Z"/>
          <w:sz w:val="28"/>
          <w:szCs w:val="28"/>
          <w:lang w:val="fr-FR"/>
          <w:rPrChange w:id="17782" w:author="Peng Luqi" w:date="2019-10-13T14:50:00Z">
            <w:rPr>
              <w:del w:id="17783" w:author="Peng Luqi" w:date="2019-10-13T23:46:00Z"/>
              <w:lang w:val="fr-FR"/>
            </w:rPr>
          </w:rPrChange>
        </w:rPr>
        <w:pPrChange w:id="17784" w:author="Peng Luqi" w:date="2019-10-13T14:20:00Z">
          <w:pPr>
            <w:spacing w:line="244" w:lineRule="auto"/>
            <w:ind w:left="130" w:right="183"/>
            <w:jc w:val="both"/>
          </w:pPr>
        </w:pPrChange>
      </w:pPr>
    </w:p>
    <w:p w:rsidR="00000000" w:rsidRDefault="0010589D">
      <w:pPr>
        <w:ind w:left="170" w:right="170"/>
        <w:jc w:val="both"/>
        <w:rPr>
          <w:del w:id="17785" w:author="Peng Luqi" w:date="2019-10-13T23:46:00Z"/>
          <w:sz w:val="28"/>
          <w:szCs w:val="28"/>
          <w:lang w:val="fr-FR"/>
          <w:rPrChange w:id="17786" w:author="Peng Luqi" w:date="2019-10-13T14:50:00Z">
            <w:rPr>
              <w:del w:id="17787" w:author="Peng Luqi" w:date="2019-10-13T23:46:00Z"/>
              <w:lang w:val="fr-FR"/>
            </w:rPr>
          </w:rPrChange>
        </w:rPr>
        <w:sectPr w:rsidR="00000000">
          <w:pgSz w:w="11910" w:h="16840"/>
          <w:pgMar w:top="1360" w:right="1240" w:bottom="280" w:left="1320" w:header="720" w:footer="720" w:gutter="0"/>
          <w:cols w:space="720"/>
        </w:sectPr>
        <w:pPrChange w:id="17788" w:author="Peng Luqi" w:date="2019-10-13T14:20:00Z">
          <w:pPr>
            <w:spacing w:line="244" w:lineRule="auto"/>
            <w:jc w:val="both"/>
          </w:pPr>
        </w:pPrChange>
      </w:pPr>
    </w:p>
    <w:p w:rsidR="002B38DF" w:rsidRPr="00F94CB9" w:rsidRDefault="00716360">
      <w:pPr>
        <w:ind w:left="170" w:right="170"/>
        <w:jc w:val="both"/>
        <w:rPr>
          <w:sz w:val="28"/>
          <w:szCs w:val="28"/>
          <w:lang w:val="fr-FR"/>
          <w:rPrChange w:id="17789" w:author="Peng Luqi" w:date="2019-10-13T14:50:00Z">
            <w:rPr>
              <w:lang w:val="fr-FR"/>
            </w:rPr>
          </w:rPrChange>
        </w:rPr>
        <w:pPrChange w:id="17790" w:author="Peng Luqi" w:date="2019-10-13T14:20:00Z">
          <w:pPr>
            <w:spacing w:before="68" w:line="247" w:lineRule="auto"/>
            <w:ind w:left="130" w:right="182"/>
            <w:jc w:val="both"/>
          </w:pPr>
        </w:pPrChange>
      </w:pPr>
      <w:r w:rsidRPr="00F94CB9">
        <w:rPr>
          <w:sz w:val="28"/>
          <w:szCs w:val="28"/>
          <w:lang w:val="fr-FR"/>
          <w:rPrChange w:id="17791" w:author="Peng Luqi" w:date="2019-10-13T14:50:00Z">
            <w:rPr>
              <w:lang w:val="fr-FR"/>
            </w:rPr>
          </w:rPrChange>
        </w:rPr>
        <w:t>Cependant, ce que vous ne pouvez pas imaginer, c</w:t>
      </w:r>
      <w:del w:id="17792" w:author="Peng Luqi" w:date="2019-10-13T14:43:00Z">
        <w:r w:rsidRPr="00F94CB9" w:rsidDel="00EF666F">
          <w:rPr>
            <w:sz w:val="28"/>
            <w:szCs w:val="28"/>
            <w:lang w:val="fr-FR"/>
            <w:rPrChange w:id="17793" w:author="Peng Luqi" w:date="2019-10-13T14:50:00Z">
              <w:rPr>
                <w:lang w:val="fr-FR"/>
              </w:rPr>
            </w:rPrChange>
          </w:rPr>
          <w:delText>’</w:delText>
        </w:r>
      </w:del>
      <w:ins w:id="17794" w:author="Peng Luqi" w:date="2019-10-13T14:43:00Z">
        <w:r w:rsidR="00EF666F" w:rsidRPr="00F94CB9">
          <w:rPr>
            <w:sz w:val="28"/>
            <w:szCs w:val="28"/>
            <w:lang w:val="fr-FR"/>
            <w:rPrChange w:id="17795" w:author="Peng Luqi" w:date="2019-10-13T14:50:00Z">
              <w:rPr>
                <w:lang w:val="fr-FR"/>
              </w:rPr>
            </w:rPrChange>
          </w:rPr>
          <w:t>’</w:t>
        </w:r>
      </w:ins>
      <w:r w:rsidRPr="00F94CB9">
        <w:rPr>
          <w:sz w:val="28"/>
          <w:szCs w:val="28"/>
          <w:lang w:val="fr-FR"/>
          <w:rPrChange w:id="17796" w:author="Peng Luqi" w:date="2019-10-13T14:50:00Z">
            <w:rPr>
              <w:lang w:val="fr-FR"/>
            </w:rPr>
          </w:rPrChange>
        </w:rPr>
        <w:t>est que Li Xiaolai souhaite vraiment diffuser les connaissances d</w:t>
      </w:r>
      <w:del w:id="17797" w:author="Peng Luqi" w:date="2019-10-13T14:43:00Z">
        <w:r w:rsidRPr="00F94CB9" w:rsidDel="00EF666F">
          <w:rPr>
            <w:sz w:val="28"/>
            <w:szCs w:val="28"/>
            <w:lang w:val="fr-FR"/>
            <w:rPrChange w:id="17798" w:author="Peng Luqi" w:date="2019-10-13T14:50:00Z">
              <w:rPr>
                <w:lang w:val="fr-FR"/>
              </w:rPr>
            </w:rPrChange>
          </w:rPr>
          <w:delText>’</w:delText>
        </w:r>
      </w:del>
      <w:ins w:id="17799" w:author="Peng Luqi" w:date="2019-10-13T14:43:00Z">
        <w:r w:rsidR="00EF666F" w:rsidRPr="00F94CB9">
          <w:rPr>
            <w:sz w:val="28"/>
            <w:szCs w:val="28"/>
            <w:lang w:val="fr-FR"/>
            <w:rPrChange w:id="17800" w:author="Peng Luqi" w:date="2019-10-13T14:50:00Z">
              <w:rPr>
                <w:lang w:val="fr-FR"/>
              </w:rPr>
            </w:rPrChange>
          </w:rPr>
          <w:t>’</w:t>
        </w:r>
      </w:ins>
      <w:r w:rsidRPr="00F94CB9">
        <w:rPr>
          <w:sz w:val="28"/>
          <w:szCs w:val="28"/>
          <w:lang w:val="fr-FR"/>
          <w:rPrChange w:id="17801" w:author="Peng Luqi" w:date="2019-10-13T14:50:00Z">
            <w:rPr>
              <w:lang w:val="fr-FR"/>
            </w:rPr>
          </w:rPrChange>
        </w:rPr>
        <w:t>un investissement fiable et gagner beaucoup d</w:t>
      </w:r>
      <w:del w:id="17802" w:author="Peng Luqi" w:date="2019-10-13T14:43:00Z">
        <w:r w:rsidRPr="00F94CB9" w:rsidDel="00EF666F">
          <w:rPr>
            <w:sz w:val="28"/>
            <w:szCs w:val="28"/>
            <w:lang w:val="fr-FR"/>
            <w:rPrChange w:id="17803" w:author="Peng Luqi" w:date="2019-10-13T14:50:00Z">
              <w:rPr>
                <w:lang w:val="fr-FR"/>
              </w:rPr>
            </w:rPrChange>
          </w:rPr>
          <w:delText>’</w:delText>
        </w:r>
      </w:del>
      <w:ins w:id="17804" w:author="Peng Luqi" w:date="2019-10-13T14:43:00Z">
        <w:r w:rsidR="00EF666F" w:rsidRPr="00F94CB9">
          <w:rPr>
            <w:sz w:val="28"/>
            <w:szCs w:val="28"/>
            <w:lang w:val="fr-FR"/>
            <w:rPrChange w:id="17805" w:author="Peng Luqi" w:date="2019-10-13T14:50:00Z">
              <w:rPr>
                <w:lang w:val="fr-FR"/>
              </w:rPr>
            </w:rPrChange>
          </w:rPr>
          <w:t>’</w:t>
        </w:r>
      </w:ins>
      <w:r w:rsidRPr="00F94CB9">
        <w:rPr>
          <w:sz w:val="28"/>
          <w:szCs w:val="28"/>
          <w:lang w:val="fr-FR"/>
          <w:rPrChange w:id="17806" w:author="Peng Luqi" w:date="2019-10-13T14:50:00Z">
            <w:rPr>
              <w:lang w:val="fr-FR"/>
            </w:rPr>
          </w:rPrChange>
        </w:rPr>
        <w:t>argent avec des gens ordinaires. Il y a un peu de chances dans l</w:t>
      </w:r>
      <w:del w:id="17807" w:author="Peng Luqi" w:date="2019-10-13T14:43:00Z">
        <w:r w:rsidRPr="00F94CB9" w:rsidDel="00EF666F">
          <w:rPr>
            <w:sz w:val="28"/>
            <w:szCs w:val="28"/>
            <w:lang w:val="fr-FR"/>
            <w:rPrChange w:id="17808" w:author="Peng Luqi" w:date="2019-10-13T14:50:00Z">
              <w:rPr>
                <w:lang w:val="fr-FR"/>
              </w:rPr>
            </w:rPrChange>
          </w:rPr>
          <w:delText>’</w:delText>
        </w:r>
      </w:del>
      <w:ins w:id="17809" w:author="Peng Luqi" w:date="2019-10-13T14:43:00Z">
        <w:r w:rsidR="00EF666F" w:rsidRPr="00F94CB9">
          <w:rPr>
            <w:sz w:val="28"/>
            <w:szCs w:val="28"/>
            <w:lang w:val="fr-FR"/>
            <w:rPrChange w:id="17810" w:author="Peng Luqi" w:date="2019-10-13T14:50:00Z">
              <w:rPr>
                <w:lang w:val="fr-FR"/>
              </w:rPr>
            </w:rPrChange>
          </w:rPr>
          <w:t>’</w:t>
        </w:r>
      </w:ins>
      <w:r w:rsidRPr="00F94CB9">
        <w:rPr>
          <w:sz w:val="28"/>
          <w:szCs w:val="28"/>
          <w:lang w:val="fr-FR"/>
          <w:rPrChange w:id="17811" w:author="Peng Luqi" w:date="2019-10-13T14:50:00Z">
            <w:rPr>
              <w:lang w:val="fr-FR"/>
            </w:rPr>
          </w:rPrChange>
        </w:rPr>
        <w:t>histoire comme la classe de l</w:t>
      </w:r>
      <w:del w:id="17812" w:author="Peng Luqi" w:date="2019-10-13T14:43:00Z">
        <w:r w:rsidRPr="00F94CB9" w:rsidDel="00EF666F">
          <w:rPr>
            <w:sz w:val="28"/>
            <w:szCs w:val="28"/>
            <w:lang w:val="fr-FR"/>
            <w:rPrChange w:id="17813" w:author="Peng Luqi" w:date="2019-10-13T14:50:00Z">
              <w:rPr>
                <w:lang w:val="fr-FR"/>
              </w:rPr>
            </w:rPrChange>
          </w:rPr>
          <w:delText>’</w:delText>
        </w:r>
      </w:del>
      <w:ins w:id="17814" w:author="Peng Luqi" w:date="2019-10-13T14:43:00Z">
        <w:r w:rsidR="00EF666F" w:rsidRPr="00F94CB9">
          <w:rPr>
            <w:sz w:val="28"/>
            <w:szCs w:val="28"/>
            <w:lang w:val="fr-FR"/>
            <w:rPrChange w:id="17815" w:author="Peng Luqi" w:date="2019-10-13T14:50:00Z">
              <w:rPr>
                <w:lang w:val="fr-FR"/>
              </w:rPr>
            </w:rPrChange>
          </w:rPr>
          <w:t>’</w:t>
        </w:r>
      </w:ins>
      <w:r w:rsidRPr="00F94CB9">
        <w:rPr>
          <w:sz w:val="28"/>
          <w:szCs w:val="28"/>
          <w:lang w:val="fr-FR"/>
          <w:rPrChange w:id="17816" w:author="Peng Luqi" w:date="2019-10-13T14:50:00Z">
            <w:rPr>
              <w:lang w:val="fr-FR"/>
            </w:rPr>
          </w:rPrChange>
        </w:rPr>
        <w:t>investissement fixe de Xiaolai, diffusant des connaissances pour aider les étudiants à gagner de l</w:t>
      </w:r>
      <w:del w:id="17817" w:author="Peng Luqi" w:date="2019-10-13T14:43:00Z">
        <w:r w:rsidRPr="00F94CB9" w:rsidDel="00EF666F">
          <w:rPr>
            <w:sz w:val="28"/>
            <w:szCs w:val="28"/>
            <w:lang w:val="fr-FR"/>
            <w:rPrChange w:id="17818" w:author="Peng Luqi" w:date="2019-10-13T14:50:00Z">
              <w:rPr>
                <w:lang w:val="fr-FR"/>
              </w:rPr>
            </w:rPrChange>
          </w:rPr>
          <w:delText>’</w:delText>
        </w:r>
      </w:del>
      <w:ins w:id="17819" w:author="Peng Luqi" w:date="2019-10-13T14:43:00Z">
        <w:r w:rsidR="00EF666F" w:rsidRPr="00F94CB9">
          <w:rPr>
            <w:sz w:val="28"/>
            <w:szCs w:val="28"/>
            <w:lang w:val="fr-FR"/>
            <w:rPrChange w:id="17820" w:author="Peng Luqi" w:date="2019-10-13T14:50:00Z">
              <w:rPr>
                <w:lang w:val="fr-FR"/>
              </w:rPr>
            </w:rPrChange>
          </w:rPr>
          <w:t>’</w:t>
        </w:r>
      </w:ins>
      <w:r w:rsidRPr="00F94CB9">
        <w:rPr>
          <w:sz w:val="28"/>
          <w:szCs w:val="28"/>
          <w:lang w:val="fr-FR"/>
          <w:rPrChange w:id="17821" w:author="Peng Luqi" w:date="2019-10-13T14:50:00Z">
            <w:rPr>
              <w:lang w:val="fr-FR"/>
            </w:rPr>
          </w:rPrChange>
        </w:rPr>
        <w:t>argent. Heureusement, l</w:t>
      </w:r>
      <w:del w:id="17822" w:author="Peng Luqi" w:date="2019-10-13T14:43:00Z">
        <w:r w:rsidRPr="00F94CB9" w:rsidDel="00EF666F">
          <w:rPr>
            <w:sz w:val="28"/>
            <w:szCs w:val="28"/>
            <w:lang w:val="fr-FR"/>
            <w:rPrChange w:id="17823" w:author="Peng Luqi" w:date="2019-10-13T14:50:00Z">
              <w:rPr>
                <w:lang w:val="fr-FR"/>
              </w:rPr>
            </w:rPrChange>
          </w:rPr>
          <w:delText>’</w:delText>
        </w:r>
      </w:del>
      <w:ins w:id="17824" w:author="Peng Luqi" w:date="2019-10-13T14:43:00Z">
        <w:r w:rsidR="00EF666F" w:rsidRPr="00F94CB9">
          <w:rPr>
            <w:sz w:val="28"/>
            <w:szCs w:val="28"/>
            <w:lang w:val="fr-FR"/>
            <w:rPrChange w:id="17825" w:author="Peng Luqi" w:date="2019-10-13T14:50:00Z">
              <w:rPr>
                <w:lang w:val="fr-FR"/>
              </w:rPr>
            </w:rPrChange>
          </w:rPr>
          <w:t>’</w:t>
        </w:r>
      </w:ins>
      <w:r w:rsidRPr="00F94CB9">
        <w:rPr>
          <w:sz w:val="28"/>
          <w:szCs w:val="28"/>
          <w:lang w:val="fr-FR"/>
          <w:rPrChange w:id="17826" w:author="Peng Luqi" w:date="2019-10-13T14:50:00Z">
            <w:rPr>
              <w:lang w:val="fr-FR"/>
            </w:rPr>
          </w:rPrChange>
        </w:rPr>
        <w:t>émergence et le développement</w:t>
      </w:r>
      <w:r w:rsidRPr="00F94CB9">
        <w:rPr>
          <w:spacing w:val="-15"/>
          <w:sz w:val="28"/>
          <w:szCs w:val="28"/>
          <w:lang w:val="fr-FR"/>
          <w:rPrChange w:id="17827" w:author="Peng Luqi" w:date="2019-10-13T14:50:00Z">
            <w:rPr>
              <w:spacing w:val="-15"/>
              <w:lang w:val="fr-FR"/>
            </w:rPr>
          </w:rPrChange>
        </w:rPr>
        <w:t xml:space="preserve"> </w:t>
      </w:r>
      <w:r w:rsidRPr="00F94CB9">
        <w:rPr>
          <w:sz w:val="28"/>
          <w:szCs w:val="28"/>
          <w:lang w:val="fr-FR"/>
          <w:rPrChange w:id="17828" w:author="Peng Luqi" w:date="2019-10-13T14:50:00Z">
            <w:rPr>
              <w:lang w:val="fr-FR"/>
            </w:rPr>
          </w:rPrChange>
        </w:rPr>
        <w:t>rapide</w:t>
      </w:r>
      <w:r w:rsidRPr="00F94CB9">
        <w:rPr>
          <w:spacing w:val="-15"/>
          <w:sz w:val="28"/>
          <w:szCs w:val="28"/>
          <w:lang w:val="fr-FR"/>
          <w:rPrChange w:id="17829" w:author="Peng Luqi" w:date="2019-10-13T14:50:00Z">
            <w:rPr>
              <w:spacing w:val="-15"/>
              <w:lang w:val="fr-FR"/>
            </w:rPr>
          </w:rPrChange>
        </w:rPr>
        <w:t xml:space="preserve"> </w:t>
      </w:r>
      <w:r w:rsidRPr="00F94CB9">
        <w:rPr>
          <w:sz w:val="28"/>
          <w:szCs w:val="28"/>
          <w:lang w:val="fr-FR"/>
          <w:rPrChange w:id="17830" w:author="Peng Luqi" w:date="2019-10-13T14:50:00Z">
            <w:rPr>
              <w:lang w:val="fr-FR"/>
            </w:rPr>
          </w:rPrChange>
        </w:rPr>
        <w:t>de</w:t>
      </w:r>
      <w:r w:rsidRPr="00F94CB9">
        <w:rPr>
          <w:spacing w:val="-14"/>
          <w:sz w:val="28"/>
          <w:szCs w:val="28"/>
          <w:lang w:val="fr-FR"/>
          <w:rPrChange w:id="17831" w:author="Peng Luqi" w:date="2019-10-13T14:50:00Z">
            <w:rPr>
              <w:spacing w:val="-14"/>
              <w:lang w:val="fr-FR"/>
            </w:rPr>
          </w:rPrChange>
        </w:rPr>
        <w:t xml:space="preserve"> </w:t>
      </w:r>
      <w:r w:rsidRPr="00F94CB9">
        <w:rPr>
          <w:sz w:val="28"/>
          <w:szCs w:val="28"/>
          <w:lang w:val="fr-FR"/>
          <w:rPrChange w:id="17832" w:author="Peng Luqi" w:date="2019-10-13T14:50:00Z">
            <w:rPr>
              <w:lang w:val="fr-FR"/>
            </w:rPr>
          </w:rPrChange>
        </w:rPr>
        <w:t>l</w:t>
      </w:r>
      <w:del w:id="17833" w:author="Peng Luqi" w:date="2019-10-13T14:43:00Z">
        <w:r w:rsidRPr="00F94CB9" w:rsidDel="00EF666F">
          <w:rPr>
            <w:sz w:val="28"/>
            <w:szCs w:val="28"/>
            <w:lang w:val="fr-FR"/>
            <w:rPrChange w:id="17834" w:author="Peng Luqi" w:date="2019-10-13T14:50:00Z">
              <w:rPr>
                <w:lang w:val="fr-FR"/>
              </w:rPr>
            </w:rPrChange>
          </w:rPr>
          <w:delText>’</w:delText>
        </w:r>
      </w:del>
      <w:ins w:id="17835" w:author="Peng Luqi" w:date="2019-10-13T14:43:00Z">
        <w:r w:rsidR="00EF666F" w:rsidRPr="00F94CB9">
          <w:rPr>
            <w:sz w:val="28"/>
            <w:szCs w:val="28"/>
            <w:lang w:val="fr-FR"/>
            <w:rPrChange w:id="17836" w:author="Peng Luqi" w:date="2019-10-13T14:50:00Z">
              <w:rPr>
                <w:lang w:val="fr-FR"/>
              </w:rPr>
            </w:rPrChange>
          </w:rPr>
          <w:t>’</w:t>
        </w:r>
      </w:ins>
      <w:r w:rsidRPr="00F94CB9">
        <w:rPr>
          <w:sz w:val="28"/>
          <w:szCs w:val="28"/>
          <w:lang w:val="fr-FR"/>
          <w:rPrChange w:id="17837" w:author="Peng Luqi" w:date="2019-10-13T14:50:00Z">
            <w:rPr>
              <w:lang w:val="fr-FR"/>
            </w:rPr>
          </w:rPrChange>
        </w:rPr>
        <w:t>industrie</w:t>
      </w:r>
      <w:r w:rsidRPr="00F94CB9">
        <w:rPr>
          <w:spacing w:val="-15"/>
          <w:sz w:val="28"/>
          <w:szCs w:val="28"/>
          <w:lang w:val="fr-FR"/>
          <w:rPrChange w:id="17838" w:author="Peng Luqi" w:date="2019-10-13T14:50:00Z">
            <w:rPr>
              <w:spacing w:val="-15"/>
              <w:lang w:val="fr-FR"/>
            </w:rPr>
          </w:rPrChange>
        </w:rPr>
        <w:t xml:space="preserve"> </w:t>
      </w:r>
      <w:r w:rsidRPr="00F94CB9">
        <w:rPr>
          <w:sz w:val="28"/>
          <w:szCs w:val="28"/>
          <w:lang w:val="fr-FR"/>
          <w:rPrChange w:id="17839" w:author="Peng Luqi" w:date="2019-10-13T14:50:00Z">
            <w:rPr>
              <w:lang w:val="fr-FR"/>
            </w:rPr>
          </w:rPrChange>
        </w:rPr>
        <w:t>de</w:t>
      </w:r>
      <w:r w:rsidRPr="00F94CB9">
        <w:rPr>
          <w:spacing w:val="-14"/>
          <w:sz w:val="28"/>
          <w:szCs w:val="28"/>
          <w:lang w:val="fr-FR"/>
          <w:rPrChange w:id="17840" w:author="Peng Luqi" w:date="2019-10-13T14:50:00Z">
            <w:rPr>
              <w:spacing w:val="-14"/>
              <w:lang w:val="fr-FR"/>
            </w:rPr>
          </w:rPrChange>
        </w:rPr>
        <w:t xml:space="preserve"> </w:t>
      </w:r>
      <w:r w:rsidRPr="00F94CB9">
        <w:rPr>
          <w:sz w:val="28"/>
          <w:szCs w:val="28"/>
          <w:lang w:val="fr-FR"/>
          <w:rPrChange w:id="17841" w:author="Peng Luqi" w:date="2019-10-13T14:50:00Z">
            <w:rPr>
              <w:lang w:val="fr-FR"/>
            </w:rPr>
          </w:rPrChange>
        </w:rPr>
        <w:t>la</w:t>
      </w:r>
      <w:r w:rsidRPr="00F94CB9">
        <w:rPr>
          <w:spacing w:val="-14"/>
          <w:sz w:val="28"/>
          <w:szCs w:val="28"/>
          <w:lang w:val="fr-FR"/>
          <w:rPrChange w:id="17842" w:author="Peng Luqi" w:date="2019-10-13T14:50:00Z">
            <w:rPr>
              <w:spacing w:val="-14"/>
              <w:lang w:val="fr-FR"/>
            </w:rPr>
          </w:rPrChange>
        </w:rPr>
        <w:t xml:space="preserve"> </w:t>
      </w:r>
      <w:r w:rsidRPr="00F94CB9">
        <w:rPr>
          <w:sz w:val="28"/>
          <w:szCs w:val="28"/>
          <w:lang w:val="fr-FR"/>
          <w:rPrChange w:id="17843" w:author="Peng Luqi" w:date="2019-10-13T14:50:00Z">
            <w:rPr>
              <w:lang w:val="fr-FR"/>
            </w:rPr>
          </w:rPrChange>
        </w:rPr>
        <w:t>blockchain</w:t>
      </w:r>
      <w:r w:rsidRPr="00F94CB9">
        <w:rPr>
          <w:spacing w:val="-15"/>
          <w:sz w:val="28"/>
          <w:szCs w:val="28"/>
          <w:lang w:val="fr-FR"/>
          <w:rPrChange w:id="17844" w:author="Peng Luqi" w:date="2019-10-13T14:50:00Z">
            <w:rPr>
              <w:spacing w:val="-15"/>
              <w:lang w:val="fr-FR"/>
            </w:rPr>
          </w:rPrChange>
        </w:rPr>
        <w:t xml:space="preserve"> </w:t>
      </w:r>
      <w:r w:rsidRPr="00F94CB9">
        <w:rPr>
          <w:sz w:val="28"/>
          <w:szCs w:val="28"/>
          <w:lang w:val="fr-FR"/>
          <w:rPrChange w:id="17845" w:author="Peng Luqi" w:date="2019-10-13T14:50:00Z">
            <w:rPr>
              <w:lang w:val="fr-FR"/>
            </w:rPr>
          </w:rPrChange>
        </w:rPr>
        <w:t>nous</w:t>
      </w:r>
      <w:r w:rsidRPr="00F94CB9">
        <w:rPr>
          <w:spacing w:val="-14"/>
          <w:sz w:val="28"/>
          <w:szCs w:val="28"/>
          <w:lang w:val="fr-FR"/>
          <w:rPrChange w:id="17846" w:author="Peng Luqi" w:date="2019-10-13T14:50:00Z">
            <w:rPr>
              <w:spacing w:val="-14"/>
              <w:lang w:val="fr-FR"/>
            </w:rPr>
          </w:rPrChange>
        </w:rPr>
        <w:t xml:space="preserve"> </w:t>
      </w:r>
      <w:r w:rsidRPr="00F94CB9">
        <w:rPr>
          <w:sz w:val="28"/>
          <w:szCs w:val="28"/>
          <w:lang w:val="fr-FR"/>
          <w:rPrChange w:id="17847" w:author="Peng Luqi" w:date="2019-10-13T14:50:00Z">
            <w:rPr>
              <w:lang w:val="fr-FR"/>
            </w:rPr>
          </w:rPrChange>
        </w:rPr>
        <w:t>offre</w:t>
      </w:r>
      <w:r w:rsidRPr="00F94CB9">
        <w:rPr>
          <w:spacing w:val="-15"/>
          <w:sz w:val="28"/>
          <w:szCs w:val="28"/>
          <w:lang w:val="fr-FR"/>
          <w:rPrChange w:id="17848" w:author="Peng Luqi" w:date="2019-10-13T14:50:00Z">
            <w:rPr>
              <w:spacing w:val="-15"/>
              <w:lang w:val="fr-FR"/>
            </w:rPr>
          </w:rPrChange>
        </w:rPr>
        <w:t xml:space="preserve"> </w:t>
      </w:r>
      <w:r w:rsidRPr="00F94CB9">
        <w:rPr>
          <w:sz w:val="28"/>
          <w:szCs w:val="28"/>
          <w:lang w:val="fr-FR"/>
          <w:rPrChange w:id="17849" w:author="Peng Luqi" w:date="2019-10-13T14:50:00Z">
            <w:rPr>
              <w:lang w:val="fr-FR"/>
            </w:rPr>
          </w:rPrChange>
        </w:rPr>
        <w:t>une</w:t>
      </w:r>
      <w:r w:rsidRPr="00F94CB9">
        <w:rPr>
          <w:spacing w:val="-14"/>
          <w:sz w:val="28"/>
          <w:szCs w:val="28"/>
          <w:lang w:val="fr-FR"/>
          <w:rPrChange w:id="17850" w:author="Peng Luqi" w:date="2019-10-13T14:50:00Z">
            <w:rPr>
              <w:spacing w:val="-14"/>
              <w:lang w:val="fr-FR"/>
            </w:rPr>
          </w:rPrChange>
        </w:rPr>
        <w:t xml:space="preserve"> </w:t>
      </w:r>
      <w:r w:rsidRPr="00F94CB9">
        <w:rPr>
          <w:sz w:val="28"/>
          <w:szCs w:val="28"/>
          <w:lang w:val="fr-FR"/>
          <w:rPrChange w:id="17851" w:author="Peng Luqi" w:date="2019-10-13T14:50:00Z">
            <w:rPr>
              <w:lang w:val="fr-FR"/>
            </w:rPr>
          </w:rPrChange>
        </w:rPr>
        <w:t>occasion</w:t>
      </w:r>
      <w:r w:rsidRPr="00F94CB9">
        <w:rPr>
          <w:spacing w:val="-15"/>
          <w:sz w:val="28"/>
          <w:szCs w:val="28"/>
          <w:lang w:val="fr-FR"/>
          <w:rPrChange w:id="17852" w:author="Peng Luqi" w:date="2019-10-13T14:50:00Z">
            <w:rPr>
              <w:spacing w:val="-15"/>
              <w:lang w:val="fr-FR"/>
            </w:rPr>
          </w:rPrChange>
        </w:rPr>
        <w:t xml:space="preserve"> </w:t>
      </w:r>
      <w:r w:rsidRPr="00F94CB9">
        <w:rPr>
          <w:sz w:val="28"/>
          <w:szCs w:val="28"/>
          <w:lang w:val="fr-FR"/>
          <w:rPrChange w:id="17853" w:author="Peng Luqi" w:date="2019-10-13T14:50:00Z">
            <w:rPr>
              <w:lang w:val="fr-FR"/>
            </w:rPr>
          </w:rPrChange>
        </w:rPr>
        <w:t>unique</w:t>
      </w:r>
      <w:r w:rsidRPr="00F94CB9">
        <w:rPr>
          <w:spacing w:val="-14"/>
          <w:sz w:val="28"/>
          <w:szCs w:val="28"/>
          <w:lang w:val="fr-FR"/>
          <w:rPrChange w:id="17854" w:author="Peng Luqi" w:date="2019-10-13T14:50:00Z">
            <w:rPr>
              <w:spacing w:val="-14"/>
              <w:lang w:val="fr-FR"/>
            </w:rPr>
          </w:rPrChange>
        </w:rPr>
        <w:t xml:space="preserve"> </w:t>
      </w:r>
      <w:r w:rsidRPr="00F94CB9">
        <w:rPr>
          <w:sz w:val="28"/>
          <w:szCs w:val="28"/>
          <w:lang w:val="fr-FR"/>
          <w:rPrChange w:id="17855" w:author="Peng Luqi" w:date="2019-10-13T14:50:00Z">
            <w:rPr>
              <w:lang w:val="fr-FR"/>
            </w:rPr>
          </w:rPrChange>
        </w:rPr>
        <w:t>et</w:t>
      </w:r>
      <w:r w:rsidRPr="00F94CB9">
        <w:rPr>
          <w:spacing w:val="-15"/>
          <w:sz w:val="28"/>
          <w:szCs w:val="28"/>
          <w:lang w:val="fr-FR"/>
          <w:rPrChange w:id="17856" w:author="Peng Luqi" w:date="2019-10-13T14:50:00Z">
            <w:rPr>
              <w:spacing w:val="-15"/>
              <w:lang w:val="fr-FR"/>
            </w:rPr>
          </w:rPrChange>
        </w:rPr>
        <w:t xml:space="preserve"> </w:t>
      </w:r>
      <w:r w:rsidRPr="00F94CB9">
        <w:rPr>
          <w:sz w:val="28"/>
          <w:szCs w:val="28"/>
          <w:lang w:val="fr-FR"/>
          <w:rPrChange w:id="17857" w:author="Peng Luqi" w:date="2019-10-13T14:50:00Z">
            <w:rPr>
              <w:lang w:val="fr-FR"/>
            </w:rPr>
          </w:rPrChange>
        </w:rPr>
        <w:t>c</w:t>
      </w:r>
      <w:del w:id="17858" w:author="Peng Luqi" w:date="2019-10-13T14:43:00Z">
        <w:r w:rsidRPr="00F94CB9" w:rsidDel="00EF666F">
          <w:rPr>
            <w:sz w:val="28"/>
            <w:szCs w:val="28"/>
            <w:lang w:val="fr-FR"/>
            <w:rPrChange w:id="17859" w:author="Peng Luqi" w:date="2019-10-13T14:50:00Z">
              <w:rPr>
                <w:lang w:val="fr-FR"/>
              </w:rPr>
            </w:rPrChange>
          </w:rPr>
          <w:delText>’</w:delText>
        </w:r>
      </w:del>
      <w:ins w:id="17860" w:author="Peng Luqi" w:date="2019-10-13T14:43:00Z">
        <w:r w:rsidR="00EF666F" w:rsidRPr="00F94CB9">
          <w:rPr>
            <w:sz w:val="28"/>
            <w:szCs w:val="28"/>
            <w:lang w:val="fr-FR"/>
            <w:rPrChange w:id="17861" w:author="Peng Luqi" w:date="2019-10-13T14:50:00Z">
              <w:rPr>
                <w:lang w:val="fr-FR"/>
              </w:rPr>
            </w:rPrChange>
          </w:rPr>
          <w:t>’</w:t>
        </w:r>
      </w:ins>
      <w:r w:rsidRPr="00F94CB9">
        <w:rPr>
          <w:sz w:val="28"/>
          <w:szCs w:val="28"/>
          <w:lang w:val="fr-FR"/>
          <w:rPrChange w:id="17862" w:author="Peng Luqi" w:date="2019-10-13T14:50:00Z">
            <w:rPr>
              <w:lang w:val="fr-FR"/>
            </w:rPr>
          </w:rPrChange>
        </w:rPr>
        <w:t>est</w:t>
      </w:r>
      <w:r w:rsidRPr="00F94CB9">
        <w:rPr>
          <w:spacing w:val="-15"/>
          <w:sz w:val="28"/>
          <w:szCs w:val="28"/>
          <w:lang w:val="fr-FR"/>
          <w:rPrChange w:id="17863" w:author="Peng Luqi" w:date="2019-10-13T14:50:00Z">
            <w:rPr>
              <w:spacing w:val="-15"/>
              <w:lang w:val="fr-FR"/>
            </w:rPr>
          </w:rPrChange>
        </w:rPr>
        <w:t xml:space="preserve"> </w:t>
      </w:r>
      <w:r w:rsidRPr="00F94CB9">
        <w:rPr>
          <w:sz w:val="28"/>
          <w:szCs w:val="28"/>
          <w:lang w:val="fr-FR"/>
          <w:rPrChange w:id="17864" w:author="Peng Luqi" w:date="2019-10-13T14:50:00Z">
            <w:rPr>
              <w:lang w:val="fr-FR"/>
            </w:rPr>
          </w:rPrChange>
        </w:rPr>
        <w:t>une</w:t>
      </w:r>
      <w:r w:rsidRPr="00F94CB9">
        <w:rPr>
          <w:spacing w:val="-14"/>
          <w:sz w:val="28"/>
          <w:szCs w:val="28"/>
          <w:lang w:val="fr-FR"/>
          <w:rPrChange w:id="17865" w:author="Peng Luqi" w:date="2019-10-13T14:50:00Z">
            <w:rPr>
              <w:spacing w:val="-14"/>
              <w:lang w:val="fr-FR"/>
            </w:rPr>
          </w:rPrChange>
        </w:rPr>
        <w:t xml:space="preserve"> </w:t>
      </w:r>
      <w:r w:rsidRPr="00F94CB9">
        <w:rPr>
          <w:sz w:val="28"/>
          <w:szCs w:val="28"/>
          <w:lang w:val="fr-FR"/>
          <w:rPrChange w:id="17866" w:author="Peng Luqi" w:date="2019-10-13T14:50:00Z">
            <w:rPr>
              <w:lang w:val="fr-FR"/>
            </w:rPr>
          </w:rPrChange>
        </w:rPr>
        <w:t>chance qui n</w:t>
      </w:r>
      <w:del w:id="17867" w:author="Peng Luqi" w:date="2019-10-13T14:43:00Z">
        <w:r w:rsidRPr="00F94CB9" w:rsidDel="00EF666F">
          <w:rPr>
            <w:sz w:val="28"/>
            <w:szCs w:val="28"/>
            <w:lang w:val="fr-FR"/>
            <w:rPrChange w:id="17868" w:author="Peng Luqi" w:date="2019-10-13T14:50:00Z">
              <w:rPr>
                <w:lang w:val="fr-FR"/>
              </w:rPr>
            </w:rPrChange>
          </w:rPr>
          <w:delText>’</w:delText>
        </w:r>
      </w:del>
      <w:ins w:id="17869" w:author="Peng Luqi" w:date="2019-10-13T14:43:00Z">
        <w:r w:rsidR="00EF666F" w:rsidRPr="00F94CB9">
          <w:rPr>
            <w:sz w:val="28"/>
            <w:szCs w:val="28"/>
            <w:lang w:val="fr-FR"/>
            <w:rPrChange w:id="17870" w:author="Peng Luqi" w:date="2019-10-13T14:50:00Z">
              <w:rPr>
                <w:lang w:val="fr-FR"/>
              </w:rPr>
            </w:rPrChange>
          </w:rPr>
          <w:t>’</w:t>
        </w:r>
      </w:ins>
      <w:r w:rsidRPr="00F94CB9">
        <w:rPr>
          <w:sz w:val="28"/>
          <w:szCs w:val="28"/>
          <w:lang w:val="fr-FR"/>
          <w:rPrChange w:id="17871" w:author="Peng Luqi" w:date="2019-10-13T14:50:00Z">
            <w:rPr>
              <w:lang w:val="fr-FR"/>
            </w:rPr>
          </w:rPrChange>
        </w:rPr>
        <w:t>a jamais été venue auparavant et ne sera pas revue à</w:t>
      </w:r>
      <w:r w:rsidRPr="00F94CB9">
        <w:rPr>
          <w:spacing w:val="-17"/>
          <w:sz w:val="28"/>
          <w:szCs w:val="28"/>
          <w:lang w:val="fr-FR"/>
          <w:rPrChange w:id="17872" w:author="Peng Luqi" w:date="2019-10-13T14:50:00Z">
            <w:rPr>
              <w:spacing w:val="-17"/>
              <w:lang w:val="fr-FR"/>
            </w:rPr>
          </w:rPrChange>
        </w:rPr>
        <w:t xml:space="preserve"> </w:t>
      </w:r>
      <w:r w:rsidRPr="00F94CB9">
        <w:rPr>
          <w:sz w:val="28"/>
          <w:szCs w:val="28"/>
          <w:lang w:val="fr-FR"/>
          <w:rPrChange w:id="17873" w:author="Peng Luqi" w:date="2019-10-13T14:50:00Z">
            <w:rPr>
              <w:lang w:val="fr-FR"/>
            </w:rPr>
          </w:rPrChange>
        </w:rPr>
        <w:t>l</w:t>
      </w:r>
      <w:del w:id="17874" w:author="Peng Luqi" w:date="2019-10-13T14:43:00Z">
        <w:r w:rsidRPr="00F94CB9" w:rsidDel="00EF666F">
          <w:rPr>
            <w:sz w:val="28"/>
            <w:szCs w:val="28"/>
            <w:lang w:val="fr-FR"/>
            <w:rPrChange w:id="17875" w:author="Peng Luqi" w:date="2019-10-13T14:50:00Z">
              <w:rPr>
                <w:lang w:val="fr-FR"/>
              </w:rPr>
            </w:rPrChange>
          </w:rPr>
          <w:delText>’</w:delText>
        </w:r>
      </w:del>
      <w:ins w:id="17876" w:author="Peng Luqi" w:date="2019-10-13T14:43:00Z">
        <w:r w:rsidR="00EF666F" w:rsidRPr="00F94CB9">
          <w:rPr>
            <w:sz w:val="28"/>
            <w:szCs w:val="28"/>
            <w:lang w:val="fr-FR"/>
            <w:rPrChange w:id="17877" w:author="Peng Luqi" w:date="2019-10-13T14:50:00Z">
              <w:rPr>
                <w:lang w:val="fr-FR"/>
              </w:rPr>
            </w:rPrChange>
          </w:rPr>
          <w:t>’</w:t>
        </w:r>
      </w:ins>
      <w:r w:rsidRPr="00F94CB9">
        <w:rPr>
          <w:sz w:val="28"/>
          <w:szCs w:val="28"/>
          <w:lang w:val="fr-FR"/>
          <w:rPrChange w:id="17878" w:author="Peng Luqi" w:date="2019-10-13T14:50:00Z">
            <w:rPr>
              <w:lang w:val="fr-FR"/>
            </w:rPr>
          </w:rPrChange>
        </w:rPr>
        <w:t>avenir.</w:t>
      </w:r>
    </w:p>
    <w:p w:rsidR="002B38DF" w:rsidRPr="00F94CB9" w:rsidRDefault="002B38DF">
      <w:pPr>
        <w:pStyle w:val="a3"/>
        <w:ind w:left="170" w:right="170"/>
        <w:jc w:val="both"/>
        <w:rPr>
          <w:lang w:val="fr-FR"/>
          <w:rPrChange w:id="17879" w:author="Peng Luqi" w:date="2019-10-13T14:50:00Z">
            <w:rPr>
              <w:sz w:val="20"/>
              <w:lang w:val="fr-FR"/>
            </w:rPr>
          </w:rPrChange>
        </w:rPr>
        <w:pPrChange w:id="17880" w:author="Peng Luqi" w:date="2019-10-13T14:20:00Z">
          <w:pPr>
            <w:pStyle w:val="a3"/>
            <w:spacing w:before="6"/>
          </w:pPr>
        </w:pPrChange>
      </w:pPr>
    </w:p>
    <w:p w:rsidR="002B38DF" w:rsidRPr="00F94CB9" w:rsidRDefault="00716360">
      <w:pPr>
        <w:ind w:left="170" w:right="170"/>
        <w:jc w:val="both"/>
        <w:rPr>
          <w:sz w:val="28"/>
          <w:szCs w:val="28"/>
          <w:lang w:val="fr-FR"/>
          <w:rPrChange w:id="17881" w:author="Peng Luqi" w:date="2019-10-13T14:50:00Z">
            <w:rPr>
              <w:lang w:val="fr-FR"/>
            </w:rPr>
          </w:rPrChange>
        </w:rPr>
        <w:pPrChange w:id="17882" w:author="Peng Luqi" w:date="2019-10-13T14:20:00Z">
          <w:pPr>
            <w:spacing w:before="1" w:line="247" w:lineRule="auto"/>
            <w:ind w:left="130" w:right="184"/>
            <w:jc w:val="both"/>
          </w:pPr>
        </w:pPrChange>
      </w:pPr>
      <w:r w:rsidRPr="00F94CB9">
        <w:rPr>
          <w:sz w:val="28"/>
          <w:szCs w:val="28"/>
          <w:lang w:val="fr-FR"/>
          <w:rPrChange w:id="17883" w:author="Peng Luqi" w:date="2019-10-13T14:50:00Z">
            <w:rPr>
              <w:lang w:val="fr-FR"/>
            </w:rPr>
          </w:rPrChange>
        </w:rPr>
        <w:t>La</w:t>
      </w:r>
      <w:r w:rsidRPr="00F94CB9">
        <w:rPr>
          <w:spacing w:val="-12"/>
          <w:sz w:val="28"/>
          <w:szCs w:val="28"/>
          <w:lang w:val="fr-FR"/>
          <w:rPrChange w:id="17884" w:author="Peng Luqi" w:date="2019-10-13T14:50:00Z">
            <w:rPr>
              <w:spacing w:val="-12"/>
              <w:lang w:val="fr-FR"/>
            </w:rPr>
          </w:rPrChange>
        </w:rPr>
        <w:t xml:space="preserve"> </w:t>
      </w:r>
      <w:r w:rsidRPr="00F94CB9">
        <w:rPr>
          <w:sz w:val="28"/>
          <w:szCs w:val="28"/>
          <w:lang w:val="fr-FR"/>
          <w:rPrChange w:id="17885" w:author="Peng Luqi" w:date="2019-10-13T14:50:00Z">
            <w:rPr>
              <w:lang w:val="fr-FR"/>
            </w:rPr>
          </w:rPrChange>
        </w:rPr>
        <w:t>classe</w:t>
      </w:r>
      <w:r w:rsidRPr="00F94CB9">
        <w:rPr>
          <w:spacing w:val="-11"/>
          <w:sz w:val="28"/>
          <w:szCs w:val="28"/>
          <w:lang w:val="fr-FR"/>
          <w:rPrChange w:id="17886" w:author="Peng Luqi" w:date="2019-10-13T14:50:00Z">
            <w:rPr>
              <w:spacing w:val="-11"/>
              <w:lang w:val="fr-FR"/>
            </w:rPr>
          </w:rPrChange>
        </w:rPr>
        <w:t xml:space="preserve"> </w:t>
      </w:r>
      <w:r w:rsidRPr="00F94CB9">
        <w:rPr>
          <w:sz w:val="28"/>
          <w:szCs w:val="28"/>
          <w:lang w:val="fr-FR"/>
          <w:rPrChange w:id="17887" w:author="Peng Luqi" w:date="2019-10-13T14:50:00Z">
            <w:rPr>
              <w:lang w:val="fr-FR"/>
            </w:rPr>
          </w:rPrChange>
        </w:rPr>
        <w:t>de</w:t>
      </w:r>
      <w:r w:rsidRPr="00F94CB9">
        <w:rPr>
          <w:spacing w:val="-11"/>
          <w:sz w:val="28"/>
          <w:szCs w:val="28"/>
          <w:lang w:val="fr-FR"/>
          <w:rPrChange w:id="17888" w:author="Peng Luqi" w:date="2019-10-13T14:50:00Z">
            <w:rPr>
              <w:spacing w:val="-11"/>
              <w:lang w:val="fr-FR"/>
            </w:rPr>
          </w:rPrChange>
        </w:rPr>
        <w:t xml:space="preserve"> </w:t>
      </w:r>
      <w:r w:rsidRPr="00F94CB9">
        <w:rPr>
          <w:sz w:val="28"/>
          <w:szCs w:val="28"/>
          <w:lang w:val="fr-FR"/>
          <w:rPrChange w:id="17889" w:author="Peng Luqi" w:date="2019-10-13T14:50:00Z">
            <w:rPr>
              <w:lang w:val="fr-FR"/>
            </w:rPr>
          </w:rPrChange>
        </w:rPr>
        <w:t>Li</w:t>
      </w:r>
      <w:r w:rsidRPr="00F94CB9">
        <w:rPr>
          <w:spacing w:val="-11"/>
          <w:sz w:val="28"/>
          <w:szCs w:val="28"/>
          <w:lang w:val="fr-FR"/>
          <w:rPrChange w:id="17890" w:author="Peng Luqi" w:date="2019-10-13T14:50:00Z">
            <w:rPr>
              <w:spacing w:val="-11"/>
              <w:lang w:val="fr-FR"/>
            </w:rPr>
          </w:rPrChange>
        </w:rPr>
        <w:t xml:space="preserve"> </w:t>
      </w:r>
      <w:r w:rsidRPr="00F94CB9">
        <w:rPr>
          <w:sz w:val="28"/>
          <w:szCs w:val="28"/>
          <w:lang w:val="fr-FR"/>
          <w:rPrChange w:id="17891" w:author="Peng Luqi" w:date="2019-10-13T14:50:00Z">
            <w:rPr>
              <w:lang w:val="fr-FR"/>
            </w:rPr>
          </w:rPrChange>
        </w:rPr>
        <w:t>Xiaolai</w:t>
      </w:r>
      <w:r w:rsidRPr="00F94CB9">
        <w:rPr>
          <w:spacing w:val="-12"/>
          <w:sz w:val="28"/>
          <w:szCs w:val="28"/>
          <w:lang w:val="fr-FR"/>
          <w:rPrChange w:id="17892" w:author="Peng Luqi" w:date="2019-10-13T14:50:00Z">
            <w:rPr>
              <w:spacing w:val="-12"/>
              <w:lang w:val="fr-FR"/>
            </w:rPr>
          </w:rPrChange>
        </w:rPr>
        <w:t xml:space="preserve"> </w:t>
      </w:r>
      <w:r w:rsidRPr="00F94CB9">
        <w:rPr>
          <w:sz w:val="28"/>
          <w:szCs w:val="28"/>
          <w:lang w:val="fr-FR"/>
          <w:rPrChange w:id="17893" w:author="Peng Luqi" w:date="2019-10-13T14:50:00Z">
            <w:rPr>
              <w:lang w:val="fr-FR"/>
            </w:rPr>
          </w:rPrChange>
        </w:rPr>
        <w:t>n</w:t>
      </w:r>
      <w:del w:id="17894" w:author="Peng Luqi" w:date="2019-10-13T14:43:00Z">
        <w:r w:rsidRPr="00F94CB9" w:rsidDel="00EF666F">
          <w:rPr>
            <w:sz w:val="28"/>
            <w:szCs w:val="28"/>
            <w:lang w:val="fr-FR"/>
            <w:rPrChange w:id="17895" w:author="Peng Luqi" w:date="2019-10-13T14:50:00Z">
              <w:rPr>
                <w:lang w:val="fr-FR"/>
              </w:rPr>
            </w:rPrChange>
          </w:rPr>
          <w:delText>’</w:delText>
        </w:r>
      </w:del>
      <w:ins w:id="17896" w:author="Peng Luqi" w:date="2019-10-13T14:43:00Z">
        <w:r w:rsidR="00EF666F" w:rsidRPr="00F94CB9">
          <w:rPr>
            <w:sz w:val="28"/>
            <w:szCs w:val="28"/>
            <w:lang w:val="fr-FR"/>
            <w:rPrChange w:id="17897" w:author="Peng Luqi" w:date="2019-10-13T14:50:00Z">
              <w:rPr>
                <w:lang w:val="fr-FR"/>
              </w:rPr>
            </w:rPrChange>
          </w:rPr>
          <w:t>’</w:t>
        </w:r>
      </w:ins>
      <w:r w:rsidRPr="00F94CB9">
        <w:rPr>
          <w:sz w:val="28"/>
          <w:szCs w:val="28"/>
          <w:lang w:val="fr-FR"/>
          <w:rPrChange w:id="17898" w:author="Peng Luqi" w:date="2019-10-13T14:50:00Z">
            <w:rPr>
              <w:lang w:val="fr-FR"/>
            </w:rPr>
          </w:rPrChange>
        </w:rPr>
        <w:t>est</w:t>
      </w:r>
      <w:r w:rsidRPr="00F94CB9">
        <w:rPr>
          <w:spacing w:val="-11"/>
          <w:sz w:val="28"/>
          <w:szCs w:val="28"/>
          <w:lang w:val="fr-FR"/>
          <w:rPrChange w:id="17899" w:author="Peng Luqi" w:date="2019-10-13T14:50:00Z">
            <w:rPr>
              <w:spacing w:val="-11"/>
              <w:lang w:val="fr-FR"/>
            </w:rPr>
          </w:rPrChange>
        </w:rPr>
        <w:t xml:space="preserve"> </w:t>
      </w:r>
      <w:r w:rsidRPr="00F94CB9">
        <w:rPr>
          <w:sz w:val="28"/>
          <w:szCs w:val="28"/>
          <w:lang w:val="fr-FR"/>
          <w:rPrChange w:id="17900" w:author="Peng Luqi" w:date="2019-10-13T14:50:00Z">
            <w:rPr>
              <w:lang w:val="fr-FR"/>
            </w:rPr>
          </w:rPrChange>
        </w:rPr>
        <w:t>pas</w:t>
      </w:r>
      <w:r w:rsidRPr="00F94CB9">
        <w:rPr>
          <w:spacing w:val="-11"/>
          <w:sz w:val="28"/>
          <w:szCs w:val="28"/>
          <w:lang w:val="fr-FR"/>
          <w:rPrChange w:id="17901" w:author="Peng Luqi" w:date="2019-10-13T14:50:00Z">
            <w:rPr>
              <w:spacing w:val="-11"/>
              <w:lang w:val="fr-FR"/>
            </w:rPr>
          </w:rPrChange>
        </w:rPr>
        <w:t xml:space="preserve"> </w:t>
      </w:r>
      <w:r w:rsidRPr="00F94CB9">
        <w:rPr>
          <w:sz w:val="28"/>
          <w:szCs w:val="28"/>
          <w:lang w:val="fr-FR"/>
          <w:rPrChange w:id="17902" w:author="Peng Luqi" w:date="2019-10-13T14:50:00Z">
            <w:rPr>
              <w:lang w:val="fr-FR"/>
            </w:rPr>
          </w:rPrChange>
        </w:rPr>
        <w:t>seulement</w:t>
      </w:r>
      <w:r w:rsidRPr="00F94CB9">
        <w:rPr>
          <w:spacing w:val="-11"/>
          <w:sz w:val="28"/>
          <w:szCs w:val="28"/>
          <w:lang w:val="fr-FR"/>
          <w:rPrChange w:id="17903" w:author="Peng Luqi" w:date="2019-10-13T14:50:00Z">
            <w:rPr>
              <w:spacing w:val="-11"/>
              <w:lang w:val="fr-FR"/>
            </w:rPr>
          </w:rPrChange>
        </w:rPr>
        <w:t xml:space="preserve"> </w:t>
      </w:r>
      <w:r w:rsidRPr="00F94CB9">
        <w:rPr>
          <w:sz w:val="28"/>
          <w:szCs w:val="28"/>
          <w:lang w:val="fr-FR"/>
          <w:rPrChange w:id="17904" w:author="Peng Luqi" w:date="2019-10-13T14:50:00Z">
            <w:rPr>
              <w:lang w:val="fr-FR"/>
            </w:rPr>
          </w:rPrChange>
        </w:rPr>
        <w:t>un</w:t>
      </w:r>
      <w:r w:rsidRPr="00F94CB9">
        <w:rPr>
          <w:spacing w:val="-12"/>
          <w:sz w:val="28"/>
          <w:szCs w:val="28"/>
          <w:lang w:val="fr-FR"/>
          <w:rPrChange w:id="17905" w:author="Peng Luqi" w:date="2019-10-13T14:50:00Z">
            <w:rPr>
              <w:spacing w:val="-12"/>
              <w:lang w:val="fr-FR"/>
            </w:rPr>
          </w:rPrChange>
        </w:rPr>
        <w:t xml:space="preserve"> </w:t>
      </w:r>
      <w:r w:rsidRPr="00F94CB9">
        <w:rPr>
          <w:sz w:val="28"/>
          <w:szCs w:val="28"/>
          <w:lang w:val="fr-FR"/>
          <w:rPrChange w:id="17906" w:author="Peng Luqi" w:date="2019-10-13T14:50:00Z">
            <w:rPr>
              <w:lang w:val="fr-FR"/>
            </w:rPr>
          </w:rPrChange>
        </w:rPr>
        <w:t>endroit</w:t>
      </w:r>
      <w:r w:rsidRPr="00F94CB9">
        <w:rPr>
          <w:spacing w:val="-11"/>
          <w:sz w:val="28"/>
          <w:szCs w:val="28"/>
          <w:lang w:val="fr-FR"/>
          <w:rPrChange w:id="17907" w:author="Peng Luqi" w:date="2019-10-13T14:50:00Z">
            <w:rPr>
              <w:spacing w:val="-11"/>
              <w:lang w:val="fr-FR"/>
            </w:rPr>
          </w:rPrChange>
        </w:rPr>
        <w:t xml:space="preserve"> </w:t>
      </w:r>
      <w:r w:rsidRPr="00F94CB9">
        <w:rPr>
          <w:sz w:val="28"/>
          <w:szCs w:val="28"/>
          <w:lang w:val="fr-FR"/>
          <w:rPrChange w:id="17908" w:author="Peng Luqi" w:date="2019-10-13T14:50:00Z">
            <w:rPr>
              <w:lang w:val="fr-FR"/>
            </w:rPr>
          </w:rPrChange>
        </w:rPr>
        <w:t>où</w:t>
      </w:r>
      <w:r w:rsidRPr="00F94CB9">
        <w:rPr>
          <w:spacing w:val="-11"/>
          <w:sz w:val="28"/>
          <w:szCs w:val="28"/>
          <w:lang w:val="fr-FR"/>
          <w:rPrChange w:id="17909" w:author="Peng Luqi" w:date="2019-10-13T14:50:00Z">
            <w:rPr>
              <w:spacing w:val="-11"/>
              <w:lang w:val="fr-FR"/>
            </w:rPr>
          </w:rPrChange>
        </w:rPr>
        <w:t xml:space="preserve"> </w:t>
      </w:r>
      <w:r w:rsidRPr="00F94CB9">
        <w:rPr>
          <w:sz w:val="28"/>
          <w:szCs w:val="28"/>
          <w:lang w:val="fr-FR"/>
          <w:rPrChange w:id="17910" w:author="Peng Luqi" w:date="2019-10-13T14:50:00Z">
            <w:rPr>
              <w:lang w:val="fr-FR"/>
            </w:rPr>
          </w:rPrChange>
        </w:rPr>
        <w:t>on</w:t>
      </w:r>
      <w:r w:rsidRPr="00F94CB9">
        <w:rPr>
          <w:spacing w:val="-11"/>
          <w:sz w:val="28"/>
          <w:szCs w:val="28"/>
          <w:lang w:val="fr-FR"/>
          <w:rPrChange w:id="17911" w:author="Peng Luqi" w:date="2019-10-13T14:50:00Z">
            <w:rPr>
              <w:spacing w:val="-11"/>
              <w:lang w:val="fr-FR"/>
            </w:rPr>
          </w:rPrChange>
        </w:rPr>
        <w:t xml:space="preserve"> </w:t>
      </w:r>
      <w:r w:rsidRPr="00F94CB9">
        <w:rPr>
          <w:sz w:val="28"/>
          <w:szCs w:val="28"/>
          <w:lang w:val="fr-FR"/>
          <w:rPrChange w:id="17912" w:author="Peng Luqi" w:date="2019-10-13T14:50:00Z">
            <w:rPr>
              <w:lang w:val="fr-FR"/>
            </w:rPr>
          </w:rPrChange>
        </w:rPr>
        <w:t>acquiert</w:t>
      </w:r>
      <w:r w:rsidRPr="00F94CB9">
        <w:rPr>
          <w:spacing w:val="-12"/>
          <w:sz w:val="28"/>
          <w:szCs w:val="28"/>
          <w:lang w:val="fr-FR"/>
          <w:rPrChange w:id="17913" w:author="Peng Luqi" w:date="2019-10-13T14:50:00Z">
            <w:rPr>
              <w:spacing w:val="-12"/>
              <w:lang w:val="fr-FR"/>
            </w:rPr>
          </w:rPrChange>
        </w:rPr>
        <w:t xml:space="preserve"> </w:t>
      </w:r>
      <w:r w:rsidRPr="00F94CB9">
        <w:rPr>
          <w:sz w:val="28"/>
          <w:szCs w:val="28"/>
          <w:lang w:val="fr-FR"/>
          <w:rPrChange w:id="17914" w:author="Peng Luqi" w:date="2019-10-13T14:50:00Z">
            <w:rPr>
              <w:lang w:val="fr-FR"/>
            </w:rPr>
          </w:rPrChange>
        </w:rPr>
        <w:t>des</w:t>
      </w:r>
      <w:r w:rsidRPr="00F94CB9">
        <w:rPr>
          <w:spacing w:val="-11"/>
          <w:sz w:val="28"/>
          <w:szCs w:val="28"/>
          <w:lang w:val="fr-FR"/>
          <w:rPrChange w:id="17915" w:author="Peng Luqi" w:date="2019-10-13T14:50:00Z">
            <w:rPr>
              <w:spacing w:val="-11"/>
              <w:lang w:val="fr-FR"/>
            </w:rPr>
          </w:rPrChange>
        </w:rPr>
        <w:t xml:space="preserve"> </w:t>
      </w:r>
      <w:r w:rsidRPr="00F94CB9">
        <w:rPr>
          <w:sz w:val="28"/>
          <w:szCs w:val="28"/>
          <w:lang w:val="fr-FR"/>
          <w:rPrChange w:id="17916" w:author="Peng Luqi" w:date="2019-10-13T14:50:00Z">
            <w:rPr>
              <w:lang w:val="fr-FR"/>
            </w:rPr>
          </w:rPrChange>
        </w:rPr>
        <w:t>connaissances</w:t>
      </w:r>
      <w:r w:rsidRPr="00F94CB9">
        <w:rPr>
          <w:spacing w:val="-11"/>
          <w:sz w:val="28"/>
          <w:szCs w:val="28"/>
          <w:lang w:val="fr-FR"/>
          <w:rPrChange w:id="17917" w:author="Peng Luqi" w:date="2019-10-13T14:50:00Z">
            <w:rPr>
              <w:spacing w:val="-11"/>
              <w:lang w:val="fr-FR"/>
            </w:rPr>
          </w:rPrChange>
        </w:rPr>
        <w:t xml:space="preserve"> </w:t>
      </w:r>
      <w:r w:rsidRPr="00F94CB9">
        <w:rPr>
          <w:sz w:val="28"/>
          <w:szCs w:val="28"/>
          <w:lang w:val="fr-FR"/>
          <w:rPrChange w:id="17918" w:author="Peng Luqi" w:date="2019-10-13T14:50:00Z">
            <w:rPr>
              <w:lang w:val="fr-FR"/>
            </w:rPr>
          </w:rPrChange>
        </w:rPr>
        <w:t>pour</w:t>
      </w:r>
      <w:r w:rsidRPr="00F94CB9">
        <w:rPr>
          <w:spacing w:val="-11"/>
          <w:sz w:val="28"/>
          <w:szCs w:val="28"/>
          <w:lang w:val="fr-FR"/>
          <w:rPrChange w:id="17919" w:author="Peng Luqi" w:date="2019-10-13T14:50:00Z">
            <w:rPr>
              <w:spacing w:val="-11"/>
              <w:lang w:val="fr-FR"/>
            </w:rPr>
          </w:rPrChange>
        </w:rPr>
        <w:t xml:space="preserve"> </w:t>
      </w:r>
      <w:r w:rsidRPr="00F94CB9">
        <w:rPr>
          <w:sz w:val="28"/>
          <w:szCs w:val="28"/>
          <w:lang w:val="fr-FR"/>
          <w:rPrChange w:id="17920" w:author="Peng Luqi" w:date="2019-10-13T14:50:00Z">
            <w:rPr>
              <w:lang w:val="fr-FR"/>
            </w:rPr>
          </w:rPrChange>
        </w:rPr>
        <w:t>soi-même, mais, plus important, c</w:t>
      </w:r>
      <w:del w:id="17921" w:author="Peng Luqi" w:date="2019-10-13T14:43:00Z">
        <w:r w:rsidRPr="00F94CB9" w:rsidDel="00EF666F">
          <w:rPr>
            <w:sz w:val="28"/>
            <w:szCs w:val="28"/>
            <w:lang w:val="fr-FR"/>
            <w:rPrChange w:id="17922" w:author="Peng Luqi" w:date="2019-10-13T14:50:00Z">
              <w:rPr>
                <w:lang w:val="fr-FR"/>
              </w:rPr>
            </w:rPrChange>
          </w:rPr>
          <w:delText>’</w:delText>
        </w:r>
      </w:del>
      <w:ins w:id="17923" w:author="Peng Luqi" w:date="2019-10-13T14:43:00Z">
        <w:r w:rsidR="00EF666F" w:rsidRPr="00F94CB9">
          <w:rPr>
            <w:sz w:val="28"/>
            <w:szCs w:val="28"/>
            <w:lang w:val="fr-FR"/>
            <w:rPrChange w:id="17924" w:author="Peng Luqi" w:date="2019-10-13T14:50:00Z">
              <w:rPr>
                <w:lang w:val="fr-FR"/>
              </w:rPr>
            </w:rPrChange>
          </w:rPr>
          <w:t>’</w:t>
        </w:r>
      </w:ins>
      <w:r w:rsidRPr="00F94CB9">
        <w:rPr>
          <w:sz w:val="28"/>
          <w:szCs w:val="28"/>
          <w:lang w:val="fr-FR"/>
          <w:rPrChange w:id="17925" w:author="Peng Luqi" w:date="2019-10-13T14:50:00Z">
            <w:rPr>
              <w:lang w:val="fr-FR"/>
            </w:rPr>
          </w:rPrChange>
        </w:rPr>
        <w:t>est un « canal permettant de gagner de l</w:t>
      </w:r>
      <w:del w:id="17926" w:author="Peng Luqi" w:date="2019-10-13T14:43:00Z">
        <w:r w:rsidRPr="00F94CB9" w:rsidDel="00EF666F">
          <w:rPr>
            <w:sz w:val="28"/>
            <w:szCs w:val="28"/>
            <w:lang w:val="fr-FR"/>
            <w:rPrChange w:id="17927" w:author="Peng Luqi" w:date="2019-10-13T14:50:00Z">
              <w:rPr>
                <w:lang w:val="fr-FR"/>
              </w:rPr>
            </w:rPrChange>
          </w:rPr>
          <w:delText>’</w:delText>
        </w:r>
      </w:del>
      <w:ins w:id="17928" w:author="Peng Luqi" w:date="2019-10-13T14:43:00Z">
        <w:r w:rsidR="00EF666F" w:rsidRPr="00F94CB9">
          <w:rPr>
            <w:sz w:val="28"/>
            <w:szCs w:val="28"/>
            <w:lang w:val="fr-FR"/>
            <w:rPrChange w:id="17929" w:author="Peng Luqi" w:date="2019-10-13T14:50:00Z">
              <w:rPr>
                <w:lang w:val="fr-FR"/>
              </w:rPr>
            </w:rPrChange>
          </w:rPr>
          <w:t>’</w:t>
        </w:r>
      </w:ins>
      <w:r w:rsidRPr="00F94CB9">
        <w:rPr>
          <w:sz w:val="28"/>
          <w:szCs w:val="28"/>
          <w:lang w:val="fr-FR"/>
          <w:rPrChange w:id="17930" w:author="Peng Luqi" w:date="2019-10-13T14:50:00Z">
            <w:rPr>
              <w:lang w:val="fr-FR"/>
            </w:rPr>
          </w:rPrChange>
        </w:rPr>
        <w:t>argent supplémentaire » pour tous les étudiants. Li Xiaolai est responsable de la création du contenu à valeur ajoutée pour les étudiants. En plus</w:t>
      </w:r>
      <w:r w:rsidRPr="00F94CB9">
        <w:rPr>
          <w:spacing w:val="-10"/>
          <w:sz w:val="28"/>
          <w:szCs w:val="28"/>
          <w:lang w:val="fr-FR"/>
          <w:rPrChange w:id="17931" w:author="Peng Luqi" w:date="2019-10-13T14:50:00Z">
            <w:rPr>
              <w:spacing w:val="-10"/>
              <w:lang w:val="fr-FR"/>
            </w:rPr>
          </w:rPrChange>
        </w:rPr>
        <w:t xml:space="preserve"> </w:t>
      </w:r>
      <w:r w:rsidRPr="00F94CB9">
        <w:rPr>
          <w:sz w:val="28"/>
          <w:szCs w:val="28"/>
          <w:lang w:val="fr-FR"/>
          <w:rPrChange w:id="17932" w:author="Peng Luqi" w:date="2019-10-13T14:50:00Z">
            <w:rPr>
              <w:lang w:val="fr-FR"/>
            </w:rPr>
          </w:rPrChange>
        </w:rPr>
        <w:t>d</w:t>
      </w:r>
      <w:del w:id="17933" w:author="Peng Luqi" w:date="2019-10-13T14:43:00Z">
        <w:r w:rsidRPr="00F94CB9" w:rsidDel="00EF666F">
          <w:rPr>
            <w:sz w:val="28"/>
            <w:szCs w:val="28"/>
            <w:lang w:val="fr-FR"/>
            <w:rPrChange w:id="17934" w:author="Peng Luqi" w:date="2019-10-13T14:50:00Z">
              <w:rPr>
                <w:lang w:val="fr-FR"/>
              </w:rPr>
            </w:rPrChange>
          </w:rPr>
          <w:delText>’</w:delText>
        </w:r>
      </w:del>
      <w:ins w:id="17935" w:author="Peng Luqi" w:date="2019-10-13T14:43:00Z">
        <w:r w:rsidR="00EF666F" w:rsidRPr="00F94CB9">
          <w:rPr>
            <w:sz w:val="28"/>
            <w:szCs w:val="28"/>
            <w:lang w:val="fr-FR"/>
            <w:rPrChange w:id="17936" w:author="Peng Luqi" w:date="2019-10-13T14:50:00Z">
              <w:rPr>
                <w:lang w:val="fr-FR"/>
              </w:rPr>
            </w:rPrChange>
          </w:rPr>
          <w:t>’</w:t>
        </w:r>
      </w:ins>
      <w:r w:rsidRPr="00F94CB9">
        <w:rPr>
          <w:sz w:val="28"/>
          <w:szCs w:val="28"/>
          <w:lang w:val="fr-FR"/>
          <w:rPrChange w:id="17937" w:author="Peng Luqi" w:date="2019-10-13T14:50:00Z">
            <w:rPr>
              <w:lang w:val="fr-FR"/>
            </w:rPr>
          </w:rPrChange>
        </w:rPr>
        <w:t>apprendre,</w:t>
      </w:r>
      <w:r w:rsidRPr="00F94CB9">
        <w:rPr>
          <w:spacing w:val="-10"/>
          <w:sz w:val="28"/>
          <w:szCs w:val="28"/>
          <w:lang w:val="fr-FR"/>
          <w:rPrChange w:id="17938" w:author="Peng Luqi" w:date="2019-10-13T14:50:00Z">
            <w:rPr>
              <w:spacing w:val="-10"/>
              <w:lang w:val="fr-FR"/>
            </w:rPr>
          </w:rPrChange>
        </w:rPr>
        <w:t xml:space="preserve"> </w:t>
      </w:r>
      <w:r w:rsidRPr="00F94CB9">
        <w:rPr>
          <w:sz w:val="28"/>
          <w:szCs w:val="28"/>
          <w:lang w:val="fr-FR"/>
          <w:rPrChange w:id="17939" w:author="Peng Luqi" w:date="2019-10-13T14:50:00Z">
            <w:rPr>
              <w:lang w:val="fr-FR"/>
            </w:rPr>
          </w:rPrChange>
        </w:rPr>
        <w:t>d</w:t>
      </w:r>
      <w:del w:id="17940" w:author="Peng Luqi" w:date="2019-10-13T14:43:00Z">
        <w:r w:rsidRPr="00F94CB9" w:rsidDel="00EF666F">
          <w:rPr>
            <w:sz w:val="28"/>
            <w:szCs w:val="28"/>
            <w:lang w:val="fr-FR"/>
            <w:rPrChange w:id="17941" w:author="Peng Luqi" w:date="2019-10-13T14:50:00Z">
              <w:rPr>
                <w:lang w:val="fr-FR"/>
              </w:rPr>
            </w:rPrChange>
          </w:rPr>
          <w:delText>’</w:delText>
        </w:r>
      </w:del>
      <w:ins w:id="17942" w:author="Peng Luqi" w:date="2019-10-13T14:43:00Z">
        <w:r w:rsidR="00EF666F" w:rsidRPr="00F94CB9">
          <w:rPr>
            <w:sz w:val="28"/>
            <w:szCs w:val="28"/>
            <w:lang w:val="fr-FR"/>
            <w:rPrChange w:id="17943" w:author="Peng Luqi" w:date="2019-10-13T14:50:00Z">
              <w:rPr>
                <w:lang w:val="fr-FR"/>
              </w:rPr>
            </w:rPrChange>
          </w:rPr>
          <w:t>’</w:t>
        </w:r>
      </w:ins>
      <w:r w:rsidRPr="00F94CB9">
        <w:rPr>
          <w:sz w:val="28"/>
          <w:szCs w:val="28"/>
          <w:lang w:val="fr-FR"/>
          <w:rPrChange w:id="17944" w:author="Peng Luqi" w:date="2019-10-13T14:50:00Z">
            <w:rPr>
              <w:lang w:val="fr-FR"/>
            </w:rPr>
          </w:rPrChange>
        </w:rPr>
        <w:t>absorber</w:t>
      </w:r>
      <w:r w:rsidRPr="00F94CB9">
        <w:rPr>
          <w:spacing w:val="-10"/>
          <w:sz w:val="28"/>
          <w:szCs w:val="28"/>
          <w:lang w:val="fr-FR"/>
          <w:rPrChange w:id="17945" w:author="Peng Luqi" w:date="2019-10-13T14:50:00Z">
            <w:rPr>
              <w:spacing w:val="-10"/>
              <w:lang w:val="fr-FR"/>
            </w:rPr>
          </w:rPrChange>
        </w:rPr>
        <w:t xml:space="preserve"> </w:t>
      </w:r>
      <w:r w:rsidRPr="00F94CB9">
        <w:rPr>
          <w:sz w:val="28"/>
          <w:szCs w:val="28"/>
          <w:lang w:val="fr-FR"/>
          <w:rPrChange w:id="17946" w:author="Peng Luqi" w:date="2019-10-13T14:50:00Z">
            <w:rPr>
              <w:lang w:val="fr-FR"/>
            </w:rPr>
          </w:rPrChange>
        </w:rPr>
        <w:t>et</w:t>
      </w:r>
      <w:r w:rsidRPr="00F94CB9">
        <w:rPr>
          <w:spacing w:val="-10"/>
          <w:sz w:val="28"/>
          <w:szCs w:val="28"/>
          <w:lang w:val="fr-FR"/>
          <w:rPrChange w:id="17947" w:author="Peng Luqi" w:date="2019-10-13T14:50:00Z">
            <w:rPr>
              <w:spacing w:val="-10"/>
              <w:lang w:val="fr-FR"/>
            </w:rPr>
          </w:rPrChange>
        </w:rPr>
        <w:t xml:space="preserve"> </w:t>
      </w:r>
      <w:r w:rsidRPr="00F94CB9">
        <w:rPr>
          <w:sz w:val="28"/>
          <w:szCs w:val="28"/>
          <w:lang w:val="fr-FR"/>
          <w:rPrChange w:id="17948" w:author="Peng Luqi" w:date="2019-10-13T14:50:00Z">
            <w:rPr>
              <w:lang w:val="fr-FR"/>
            </w:rPr>
          </w:rPrChange>
        </w:rPr>
        <w:t>de</w:t>
      </w:r>
      <w:r w:rsidRPr="00F94CB9">
        <w:rPr>
          <w:spacing w:val="-10"/>
          <w:sz w:val="28"/>
          <w:szCs w:val="28"/>
          <w:lang w:val="fr-FR"/>
          <w:rPrChange w:id="17949" w:author="Peng Luqi" w:date="2019-10-13T14:50:00Z">
            <w:rPr>
              <w:spacing w:val="-10"/>
              <w:lang w:val="fr-FR"/>
            </w:rPr>
          </w:rPrChange>
        </w:rPr>
        <w:t xml:space="preserve"> </w:t>
      </w:r>
      <w:r w:rsidRPr="00F94CB9">
        <w:rPr>
          <w:sz w:val="28"/>
          <w:szCs w:val="28"/>
          <w:lang w:val="fr-FR"/>
          <w:rPrChange w:id="17950" w:author="Peng Luqi" w:date="2019-10-13T14:50:00Z">
            <w:rPr>
              <w:lang w:val="fr-FR"/>
            </w:rPr>
          </w:rPrChange>
        </w:rPr>
        <w:t>pratiquer,</w:t>
      </w:r>
      <w:r w:rsidRPr="00F94CB9">
        <w:rPr>
          <w:spacing w:val="-10"/>
          <w:sz w:val="28"/>
          <w:szCs w:val="28"/>
          <w:lang w:val="fr-FR"/>
          <w:rPrChange w:id="17951" w:author="Peng Luqi" w:date="2019-10-13T14:50:00Z">
            <w:rPr>
              <w:spacing w:val="-10"/>
              <w:lang w:val="fr-FR"/>
            </w:rPr>
          </w:rPrChange>
        </w:rPr>
        <w:t xml:space="preserve"> </w:t>
      </w:r>
      <w:r w:rsidRPr="00F94CB9">
        <w:rPr>
          <w:sz w:val="28"/>
          <w:szCs w:val="28"/>
          <w:lang w:val="fr-FR"/>
          <w:rPrChange w:id="17952" w:author="Peng Luqi" w:date="2019-10-13T14:50:00Z">
            <w:rPr>
              <w:lang w:val="fr-FR"/>
            </w:rPr>
          </w:rPrChange>
        </w:rPr>
        <w:t>s</w:t>
      </w:r>
      <w:del w:id="17953" w:author="Peng Luqi" w:date="2019-10-13T14:43:00Z">
        <w:r w:rsidRPr="00F94CB9" w:rsidDel="00EF666F">
          <w:rPr>
            <w:sz w:val="28"/>
            <w:szCs w:val="28"/>
            <w:lang w:val="fr-FR"/>
            <w:rPrChange w:id="17954" w:author="Peng Luqi" w:date="2019-10-13T14:50:00Z">
              <w:rPr>
                <w:lang w:val="fr-FR"/>
              </w:rPr>
            </w:rPrChange>
          </w:rPr>
          <w:delText>’</w:delText>
        </w:r>
      </w:del>
      <w:ins w:id="17955" w:author="Peng Luqi" w:date="2019-10-13T14:43:00Z">
        <w:r w:rsidR="00EF666F" w:rsidRPr="00F94CB9">
          <w:rPr>
            <w:sz w:val="28"/>
            <w:szCs w:val="28"/>
            <w:lang w:val="fr-FR"/>
            <w:rPrChange w:id="17956" w:author="Peng Luqi" w:date="2019-10-13T14:50:00Z">
              <w:rPr>
                <w:lang w:val="fr-FR"/>
              </w:rPr>
            </w:rPrChange>
          </w:rPr>
          <w:t>’</w:t>
        </w:r>
      </w:ins>
      <w:r w:rsidRPr="00F94CB9">
        <w:rPr>
          <w:sz w:val="28"/>
          <w:szCs w:val="28"/>
          <w:lang w:val="fr-FR"/>
          <w:rPrChange w:id="17957" w:author="Peng Luqi" w:date="2019-10-13T14:50:00Z">
            <w:rPr>
              <w:lang w:val="fr-FR"/>
            </w:rPr>
          </w:rPrChange>
        </w:rPr>
        <w:t>ils</w:t>
      </w:r>
      <w:r w:rsidRPr="00F94CB9">
        <w:rPr>
          <w:spacing w:val="-10"/>
          <w:sz w:val="28"/>
          <w:szCs w:val="28"/>
          <w:lang w:val="fr-FR"/>
          <w:rPrChange w:id="17958" w:author="Peng Luqi" w:date="2019-10-13T14:50:00Z">
            <w:rPr>
              <w:spacing w:val="-10"/>
              <w:lang w:val="fr-FR"/>
            </w:rPr>
          </w:rPrChange>
        </w:rPr>
        <w:t xml:space="preserve"> </w:t>
      </w:r>
      <w:r w:rsidRPr="00F94CB9">
        <w:rPr>
          <w:sz w:val="28"/>
          <w:szCs w:val="28"/>
          <w:lang w:val="fr-FR"/>
          <w:rPrChange w:id="17959" w:author="Peng Luqi" w:date="2019-10-13T14:50:00Z">
            <w:rPr>
              <w:lang w:val="fr-FR"/>
            </w:rPr>
          </w:rPrChange>
        </w:rPr>
        <w:t>veulent,</w:t>
      </w:r>
      <w:r w:rsidRPr="00F94CB9">
        <w:rPr>
          <w:spacing w:val="-10"/>
          <w:sz w:val="28"/>
          <w:szCs w:val="28"/>
          <w:lang w:val="fr-FR"/>
          <w:rPrChange w:id="17960" w:author="Peng Luqi" w:date="2019-10-13T14:50:00Z">
            <w:rPr>
              <w:spacing w:val="-10"/>
              <w:lang w:val="fr-FR"/>
            </w:rPr>
          </w:rPrChange>
        </w:rPr>
        <w:t xml:space="preserve"> </w:t>
      </w:r>
      <w:r w:rsidRPr="00F94CB9">
        <w:rPr>
          <w:sz w:val="28"/>
          <w:szCs w:val="28"/>
          <w:lang w:val="fr-FR"/>
          <w:rPrChange w:id="17961" w:author="Peng Luqi" w:date="2019-10-13T14:50:00Z">
            <w:rPr>
              <w:lang w:val="fr-FR"/>
            </w:rPr>
          </w:rPrChange>
        </w:rPr>
        <w:t>ils</w:t>
      </w:r>
      <w:r w:rsidRPr="00F94CB9">
        <w:rPr>
          <w:spacing w:val="-10"/>
          <w:sz w:val="28"/>
          <w:szCs w:val="28"/>
          <w:lang w:val="fr-FR"/>
          <w:rPrChange w:id="17962" w:author="Peng Luqi" w:date="2019-10-13T14:50:00Z">
            <w:rPr>
              <w:spacing w:val="-10"/>
              <w:lang w:val="fr-FR"/>
            </w:rPr>
          </w:rPrChange>
        </w:rPr>
        <w:t xml:space="preserve"> </w:t>
      </w:r>
      <w:r w:rsidRPr="00F94CB9">
        <w:rPr>
          <w:sz w:val="28"/>
          <w:szCs w:val="28"/>
          <w:lang w:val="fr-FR"/>
          <w:rPrChange w:id="17963" w:author="Peng Luqi" w:date="2019-10-13T14:50:00Z">
            <w:rPr>
              <w:lang w:val="fr-FR"/>
            </w:rPr>
          </w:rPrChange>
        </w:rPr>
        <w:t>peuvent</w:t>
      </w:r>
      <w:r w:rsidRPr="00F94CB9">
        <w:rPr>
          <w:spacing w:val="-10"/>
          <w:sz w:val="28"/>
          <w:szCs w:val="28"/>
          <w:lang w:val="fr-FR"/>
          <w:rPrChange w:id="17964" w:author="Peng Luqi" w:date="2019-10-13T14:50:00Z">
            <w:rPr>
              <w:spacing w:val="-10"/>
              <w:lang w:val="fr-FR"/>
            </w:rPr>
          </w:rPrChange>
        </w:rPr>
        <w:t xml:space="preserve"> </w:t>
      </w:r>
      <w:r w:rsidRPr="00F94CB9">
        <w:rPr>
          <w:sz w:val="28"/>
          <w:szCs w:val="28"/>
          <w:lang w:val="fr-FR"/>
          <w:rPrChange w:id="17965" w:author="Peng Luqi" w:date="2019-10-13T14:50:00Z">
            <w:rPr>
              <w:lang w:val="fr-FR"/>
            </w:rPr>
          </w:rPrChange>
        </w:rPr>
        <w:t>également</w:t>
      </w:r>
      <w:r w:rsidRPr="00F94CB9">
        <w:rPr>
          <w:spacing w:val="-10"/>
          <w:sz w:val="28"/>
          <w:szCs w:val="28"/>
          <w:lang w:val="fr-FR"/>
          <w:rPrChange w:id="17966" w:author="Peng Luqi" w:date="2019-10-13T14:50:00Z">
            <w:rPr>
              <w:spacing w:val="-10"/>
              <w:lang w:val="fr-FR"/>
            </w:rPr>
          </w:rPrChange>
        </w:rPr>
        <w:t xml:space="preserve"> </w:t>
      </w:r>
      <w:r w:rsidRPr="00F94CB9">
        <w:rPr>
          <w:sz w:val="28"/>
          <w:szCs w:val="28"/>
          <w:lang w:val="fr-FR"/>
          <w:rPrChange w:id="17967" w:author="Peng Luqi" w:date="2019-10-13T14:50:00Z">
            <w:rPr>
              <w:lang w:val="fr-FR"/>
            </w:rPr>
          </w:rPrChange>
        </w:rPr>
        <w:t>gagner</w:t>
      </w:r>
      <w:r w:rsidRPr="00F94CB9">
        <w:rPr>
          <w:spacing w:val="-10"/>
          <w:sz w:val="28"/>
          <w:szCs w:val="28"/>
          <w:lang w:val="fr-FR"/>
          <w:rPrChange w:id="17968" w:author="Peng Luqi" w:date="2019-10-13T14:50:00Z">
            <w:rPr>
              <w:spacing w:val="-10"/>
              <w:lang w:val="fr-FR"/>
            </w:rPr>
          </w:rPrChange>
        </w:rPr>
        <w:t xml:space="preserve"> </w:t>
      </w:r>
      <w:r w:rsidRPr="00F94CB9">
        <w:rPr>
          <w:sz w:val="28"/>
          <w:szCs w:val="28"/>
          <w:lang w:val="fr-FR"/>
          <w:rPrChange w:id="17969" w:author="Peng Luqi" w:date="2019-10-13T14:50:00Z">
            <w:rPr>
              <w:lang w:val="fr-FR"/>
            </w:rPr>
          </w:rPrChange>
        </w:rPr>
        <w:t>des</w:t>
      </w:r>
      <w:r w:rsidRPr="00F94CB9">
        <w:rPr>
          <w:spacing w:val="-9"/>
          <w:sz w:val="28"/>
          <w:szCs w:val="28"/>
          <w:lang w:val="fr-FR"/>
          <w:rPrChange w:id="17970" w:author="Peng Luqi" w:date="2019-10-13T14:50:00Z">
            <w:rPr>
              <w:spacing w:val="-9"/>
              <w:lang w:val="fr-FR"/>
            </w:rPr>
          </w:rPrChange>
        </w:rPr>
        <w:t xml:space="preserve"> </w:t>
      </w:r>
      <w:r w:rsidRPr="00F94CB9">
        <w:rPr>
          <w:sz w:val="28"/>
          <w:szCs w:val="28"/>
          <w:lang w:val="fr-FR"/>
          <w:rPrChange w:id="17971" w:author="Peng Luqi" w:date="2019-10-13T14:50:00Z">
            <w:rPr>
              <w:lang w:val="fr-FR"/>
            </w:rPr>
          </w:rPrChange>
        </w:rPr>
        <w:t>Bitcoins</w:t>
      </w:r>
      <w:r w:rsidRPr="00F94CB9">
        <w:rPr>
          <w:spacing w:val="-10"/>
          <w:sz w:val="28"/>
          <w:szCs w:val="28"/>
          <w:lang w:val="fr-FR"/>
          <w:rPrChange w:id="17972" w:author="Peng Luqi" w:date="2019-10-13T14:50:00Z">
            <w:rPr>
              <w:spacing w:val="-10"/>
              <w:lang w:val="fr-FR"/>
            </w:rPr>
          </w:rPrChange>
        </w:rPr>
        <w:t xml:space="preserve"> </w:t>
      </w:r>
      <w:r w:rsidRPr="00F94CB9">
        <w:rPr>
          <w:sz w:val="28"/>
          <w:szCs w:val="28"/>
          <w:lang w:val="fr-FR"/>
          <w:rPrChange w:id="17973" w:author="Peng Luqi" w:date="2019-10-13T14:50:00Z">
            <w:rPr>
              <w:lang w:val="fr-FR"/>
            </w:rPr>
          </w:rPrChange>
        </w:rPr>
        <w:t>en prodiguant</w:t>
      </w:r>
      <w:r w:rsidRPr="00F94CB9">
        <w:rPr>
          <w:spacing w:val="-14"/>
          <w:sz w:val="28"/>
          <w:szCs w:val="28"/>
          <w:lang w:val="fr-FR"/>
          <w:rPrChange w:id="17974" w:author="Peng Luqi" w:date="2019-10-13T14:50:00Z">
            <w:rPr>
              <w:spacing w:val="-14"/>
              <w:lang w:val="fr-FR"/>
            </w:rPr>
          </w:rPrChange>
        </w:rPr>
        <w:t xml:space="preserve"> </w:t>
      </w:r>
      <w:r w:rsidRPr="00F94CB9">
        <w:rPr>
          <w:sz w:val="28"/>
          <w:szCs w:val="28"/>
          <w:lang w:val="fr-FR"/>
          <w:rPrChange w:id="17975" w:author="Peng Luqi" w:date="2019-10-13T14:50:00Z">
            <w:rPr>
              <w:lang w:val="fr-FR"/>
            </w:rPr>
          </w:rPrChange>
        </w:rPr>
        <w:t>des</w:t>
      </w:r>
      <w:r w:rsidRPr="00F94CB9">
        <w:rPr>
          <w:spacing w:val="-14"/>
          <w:sz w:val="28"/>
          <w:szCs w:val="28"/>
          <w:lang w:val="fr-FR"/>
          <w:rPrChange w:id="17976" w:author="Peng Luqi" w:date="2019-10-13T14:50:00Z">
            <w:rPr>
              <w:spacing w:val="-14"/>
              <w:lang w:val="fr-FR"/>
            </w:rPr>
          </w:rPrChange>
        </w:rPr>
        <w:t xml:space="preserve"> </w:t>
      </w:r>
      <w:r w:rsidRPr="00F94CB9">
        <w:rPr>
          <w:sz w:val="28"/>
          <w:szCs w:val="28"/>
          <w:lang w:val="fr-FR"/>
          <w:rPrChange w:id="17977" w:author="Peng Luqi" w:date="2019-10-13T14:50:00Z">
            <w:rPr>
              <w:lang w:val="fr-FR"/>
            </w:rPr>
          </w:rPrChange>
        </w:rPr>
        <w:t>cours.</w:t>
      </w:r>
      <w:r w:rsidRPr="00F94CB9">
        <w:rPr>
          <w:spacing w:val="-13"/>
          <w:sz w:val="28"/>
          <w:szCs w:val="28"/>
          <w:lang w:val="fr-FR"/>
          <w:rPrChange w:id="17978" w:author="Peng Luqi" w:date="2019-10-13T14:50:00Z">
            <w:rPr>
              <w:spacing w:val="-13"/>
              <w:lang w:val="fr-FR"/>
            </w:rPr>
          </w:rPrChange>
        </w:rPr>
        <w:t xml:space="preserve"> </w:t>
      </w:r>
      <w:r w:rsidRPr="00F94CB9">
        <w:rPr>
          <w:sz w:val="28"/>
          <w:szCs w:val="28"/>
          <w:lang w:val="fr-FR"/>
          <w:rPrChange w:id="17979" w:author="Peng Luqi" w:date="2019-10-13T14:50:00Z">
            <w:rPr>
              <w:lang w:val="fr-FR"/>
            </w:rPr>
          </w:rPrChange>
        </w:rPr>
        <w:t>Sans</w:t>
      </w:r>
      <w:r w:rsidRPr="00F94CB9">
        <w:rPr>
          <w:spacing w:val="-14"/>
          <w:sz w:val="28"/>
          <w:szCs w:val="28"/>
          <w:lang w:val="fr-FR"/>
          <w:rPrChange w:id="17980" w:author="Peng Luqi" w:date="2019-10-13T14:50:00Z">
            <w:rPr>
              <w:spacing w:val="-14"/>
              <w:lang w:val="fr-FR"/>
            </w:rPr>
          </w:rPrChange>
        </w:rPr>
        <w:t xml:space="preserve"> </w:t>
      </w:r>
      <w:r w:rsidRPr="00F94CB9">
        <w:rPr>
          <w:sz w:val="28"/>
          <w:szCs w:val="28"/>
          <w:lang w:val="fr-FR"/>
          <w:rPrChange w:id="17981" w:author="Peng Luqi" w:date="2019-10-13T14:50:00Z">
            <w:rPr>
              <w:lang w:val="fr-FR"/>
            </w:rPr>
          </w:rPrChange>
        </w:rPr>
        <w:t>doute,</w:t>
      </w:r>
      <w:r w:rsidRPr="00F94CB9">
        <w:rPr>
          <w:spacing w:val="-13"/>
          <w:sz w:val="28"/>
          <w:szCs w:val="28"/>
          <w:lang w:val="fr-FR"/>
          <w:rPrChange w:id="17982" w:author="Peng Luqi" w:date="2019-10-13T14:50:00Z">
            <w:rPr>
              <w:spacing w:val="-13"/>
              <w:lang w:val="fr-FR"/>
            </w:rPr>
          </w:rPrChange>
        </w:rPr>
        <w:t xml:space="preserve"> </w:t>
      </w:r>
      <w:r w:rsidRPr="00F94CB9">
        <w:rPr>
          <w:sz w:val="28"/>
          <w:szCs w:val="28"/>
          <w:lang w:val="fr-FR"/>
          <w:rPrChange w:id="17983" w:author="Peng Luqi" w:date="2019-10-13T14:50:00Z">
            <w:rPr>
              <w:lang w:val="fr-FR"/>
            </w:rPr>
          </w:rPrChange>
        </w:rPr>
        <w:t>non</w:t>
      </w:r>
      <w:r w:rsidRPr="00F94CB9">
        <w:rPr>
          <w:spacing w:val="-14"/>
          <w:sz w:val="28"/>
          <w:szCs w:val="28"/>
          <w:lang w:val="fr-FR"/>
          <w:rPrChange w:id="17984" w:author="Peng Luqi" w:date="2019-10-13T14:50:00Z">
            <w:rPr>
              <w:spacing w:val="-14"/>
              <w:lang w:val="fr-FR"/>
            </w:rPr>
          </w:rPrChange>
        </w:rPr>
        <w:t xml:space="preserve"> </w:t>
      </w:r>
      <w:r w:rsidRPr="00F94CB9">
        <w:rPr>
          <w:sz w:val="28"/>
          <w:szCs w:val="28"/>
          <w:lang w:val="fr-FR"/>
          <w:rPrChange w:id="17985" w:author="Peng Luqi" w:date="2019-10-13T14:50:00Z">
            <w:rPr>
              <w:lang w:val="fr-FR"/>
            </w:rPr>
          </w:rPrChange>
        </w:rPr>
        <w:t>seulement</w:t>
      </w:r>
      <w:r w:rsidRPr="00F94CB9">
        <w:rPr>
          <w:spacing w:val="-13"/>
          <w:sz w:val="28"/>
          <w:szCs w:val="28"/>
          <w:lang w:val="fr-FR"/>
          <w:rPrChange w:id="17986" w:author="Peng Luqi" w:date="2019-10-13T14:50:00Z">
            <w:rPr>
              <w:spacing w:val="-13"/>
              <w:lang w:val="fr-FR"/>
            </w:rPr>
          </w:rPrChange>
        </w:rPr>
        <w:t xml:space="preserve"> </w:t>
      </w:r>
      <w:r w:rsidRPr="00F94CB9">
        <w:rPr>
          <w:sz w:val="28"/>
          <w:szCs w:val="28"/>
          <w:lang w:val="fr-FR"/>
          <w:rPrChange w:id="17987" w:author="Peng Luqi" w:date="2019-10-13T14:50:00Z">
            <w:rPr>
              <w:lang w:val="fr-FR"/>
            </w:rPr>
          </w:rPrChange>
        </w:rPr>
        <w:t>gagner</w:t>
      </w:r>
      <w:r w:rsidRPr="00F94CB9">
        <w:rPr>
          <w:spacing w:val="-14"/>
          <w:sz w:val="28"/>
          <w:szCs w:val="28"/>
          <w:lang w:val="fr-FR"/>
          <w:rPrChange w:id="17988" w:author="Peng Luqi" w:date="2019-10-13T14:50:00Z">
            <w:rPr>
              <w:spacing w:val="-14"/>
              <w:lang w:val="fr-FR"/>
            </w:rPr>
          </w:rPrChange>
        </w:rPr>
        <w:t xml:space="preserve"> </w:t>
      </w:r>
      <w:r w:rsidRPr="00F94CB9">
        <w:rPr>
          <w:sz w:val="28"/>
          <w:szCs w:val="28"/>
          <w:lang w:val="fr-FR"/>
          <w:rPrChange w:id="17989" w:author="Peng Luqi" w:date="2019-10-13T14:50:00Z">
            <w:rPr>
              <w:lang w:val="fr-FR"/>
            </w:rPr>
          </w:rPrChange>
        </w:rPr>
        <w:t>de</w:t>
      </w:r>
      <w:r w:rsidRPr="00F94CB9">
        <w:rPr>
          <w:spacing w:val="-13"/>
          <w:sz w:val="28"/>
          <w:szCs w:val="28"/>
          <w:lang w:val="fr-FR"/>
          <w:rPrChange w:id="17990" w:author="Peng Luqi" w:date="2019-10-13T14:50:00Z">
            <w:rPr>
              <w:spacing w:val="-13"/>
              <w:lang w:val="fr-FR"/>
            </w:rPr>
          </w:rPrChange>
        </w:rPr>
        <w:t xml:space="preserve"> </w:t>
      </w:r>
      <w:r w:rsidRPr="00F94CB9">
        <w:rPr>
          <w:sz w:val="28"/>
          <w:szCs w:val="28"/>
          <w:lang w:val="fr-FR"/>
          <w:rPrChange w:id="17991" w:author="Peng Luqi" w:date="2019-10-13T14:50:00Z">
            <w:rPr>
              <w:lang w:val="fr-FR"/>
            </w:rPr>
          </w:rPrChange>
        </w:rPr>
        <w:t>l</w:t>
      </w:r>
      <w:del w:id="17992" w:author="Peng Luqi" w:date="2019-10-13T14:43:00Z">
        <w:r w:rsidRPr="00F94CB9" w:rsidDel="00EF666F">
          <w:rPr>
            <w:sz w:val="28"/>
            <w:szCs w:val="28"/>
            <w:lang w:val="fr-FR"/>
            <w:rPrChange w:id="17993" w:author="Peng Luqi" w:date="2019-10-13T14:50:00Z">
              <w:rPr>
                <w:lang w:val="fr-FR"/>
              </w:rPr>
            </w:rPrChange>
          </w:rPr>
          <w:delText>’</w:delText>
        </w:r>
      </w:del>
      <w:ins w:id="17994" w:author="Peng Luqi" w:date="2019-10-13T14:43:00Z">
        <w:r w:rsidR="00EF666F" w:rsidRPr="00F94CB9">
          <w:rPr>
            <w:sz w:val="28"/>
            <w:szCs w:val="28"/>
            <w:lang w:val="fr-FR"/>
            <w:rPrChange w:id="17995" w:author="Peng Luqi" w:date="2019-10-13T14:50:00Z">
              <w:rPr>
                <w:lang w:val="fr-FR"/>
              </w:rPr>
            </w:rPrChange>
          </w:rPr>
          <w:t>’</w:t>
        </w:r>
      </w:ins>
      <w:r w:rsidRPr="00F94CB9">
        <w:rPr>
          <w:sz w:val="28"/>
          <w:szCs w:val="28"/>
          <w:lang w:val="fr-FR"/>
          <w:rPrChange w:id="17996" w:author="Peng Luqi" w:date="2019-10-13T14:50:00Z">
            <w:rPr>
              <w:lang w:val="fr-FR"/>
            </w:rPr>
          </w:rPrChange>
        </w:rPr>
        <w:t>argent,</w:t>
      </w:r>
      <w:r w:rsidRPr="00F94CB9">
        <w:rPr>
          <w:spacing w:val="-14"/>
          <w:sz w:val="28"/>
          <w:szCs w:val="28"/>
          <w:lang w:val="fr-FR"/>
          <w:rPrChange w:id="17997" w:author="Peng Luqi" w:date="2019-10-13T14:50:00Z">
            <w:rPr>
              <w:spacing w:val="-14"/>
              <w:lang w:val="fr-FR"/>
            </w:rPr>
          </w:rPrChange>
        </w:rPr>
        <w:t xml:space="preserve"> </w:t>
      </w:r>
      <w:r w:rsidRPr="00F94CB9">
        <w:rPr>
          <w:sz w:val="28"/>
          <w:szCs w:val="28"/>
          <w:lang w:val="fr-FR"/>
          <w:rPrChange w:id="17998" w:author="Peng Luqi" w:date="2019-10-13T14:50:00Z">
            <w:rPr>
              <w:lang w:val="fr-FR"/>
            </w:rPr>
          </w:rPrChange>
        </w:rPr>
        <w:t>mais</w:t>
      </w:r>
      <w:r w:rsidRPr="00F94CB9">
        <w:rPr>
          <w:spacing w:val="-13"/>
          <w:sz w:val="28"/>
          <w:szCs w:val="28"/>
          <w:lang w:val="fr-FR"/>
          <w:rPrChange w:id="17999" w:author="Peng Luqi" w:date="2019-10-13T14:50:00Z">
            <w:rPr>
              <w:spacing w:val="-13"/>
              <w:lang w:val="fr-FR"/>
            </w:rPr>
          </w:rPrChange>
        </w:rPr>
        <w:t xml:space="preserve"> </w:t>
      </w:r>
      <w:r w:rsidRPr="00F94CB9">
        <w:rPr>
          <w:sz w:val="28"/>
          <w:szCs w:val="28"/>
          <w:lang w:val="fr-FR"/>
          <w:rPrChange w:id="18000" w:author="Peng Luqi" w:date="2019-10-13T14:50:00Z">
            <w:rPr>
              <w:lang w:val="fr-FR"/>
            </w:rPr>
          </w:rPrChange>
        </w:rPr>
        <w:t>aussi</w:t>
      </w:r>
      <w:r w:rsidRPr="00F94CB9">
        <w:rPr>
          <w:spacing w:val="-14"/>
          <w:sz w:val="28"/>
          <w:szCs w:val="28"/>
          <w:lang w:val="fr-FR"/>
          <w:rPrChange w:id="18001" w:author="Peng Luqi" w:date="2019-10-13T14:50:00Z">
            <w:rPr>
              <w:spacing w:val="-14"/>
              <w:lang w:val="fr-FR"/>
            </w:rPr>
          </w:rPrChange>
        </w:rPr>
        <w:t xml:space="preserve"> </w:t>
      </w:r>
      <w:r w:rsidRPr="00F94CB9">
        <w:rPr>
          <w:sz w:val="28"/>
          <w:szCs w:val="28"/>
          <w:lang w:val="fr-FR"/>
          <w:rPrChange w:id="18002" w:author="Peng Luqi" w:date="2019-10-13T14:50:00Z">
            <w:rPr>
              <w:lang w:val="fr-FR"/>
            </w:rPr>
          </w:rPrChange>
        </w:rPr>
        <w:t>gagner</w:t>
      </w:r>
      <w:r w:rsidRPr="00F94CB9">
        <w:rPr>
          <w:spacing w:val="-14"/>
          <w:sz w:val="28"/>
          <w:szCs w:val="28"/>
          <w:lang w:val="fr-FR"/>
          <w:rPrChange w:id="18003" w:author="Peng Luqi" w:date="2019-10-13T14:50:00Z">
            <w:rPr>
              <w:spacing w:val="-14"/>
              <w:lang w:val="fr-FR"/>
            </w:rPr>
          </w:rPrChange>
        </w:rPr>
        <w:t xml:space="preserve"> </w:t>
      </w:r>
      <w:r w:rsidRPr="00F94CB9">
        <w:rPr>
          <w:sz w:val="28"/>
          <w:szCs w:val="28"/>
          <w:lang w:val="fr-FR"/>
          <w:rPrChange w:id="18004" w:author="Peng Luqi" w:date="2019-10-13T14:50:00Z">
            <w:rPr>
              <w:lang w:val="fr-FR"/>
            </w:rPr>
          </w:rPrChange>
        </w:rPr>
        <w:t>du</w:t>
      </w:r>
      <w:r w:rsidRPr="00F94CB9">
        <w:rPr>
          <w:spacing w:val="-13"/>
          <w:sz w:val="28"/>
          <w:szCs w:val="28"/>
          <w:lang w:val="fr-FR"/>
          <w:rPrChange w:id="18005" w:author="Peng Luqi" w:date="2019-10-13T14:50:00Z">
            <w:rPr>
              <w:spacing w:val="-13"/>
              <w:lang w:val="fr-FR"/>
            </w:rPr>
          </w:rPrChange>
        </w:rPr>
        <w:t xml:space="preserve"> </w:t>
      </w:r>
      <w:r w:rsidRPr="00F94CB9">
        <w:rPr>
          <w:sz w:val="28"/>
          <w:szCs w:val="28"/>
          <w:lang w:val="fr-FR"/>
          <w:rPrChange w:id="18006" w:author="Peng Luqi" w:date="2019-10-13T14:50:00Z">
            <w:rPr>
              <w:lang w:val="fr-FR"/>
            </w:rPr>
          </w:rPrChange>
        </w:rPr>
        <w:t>Bitcoin,</w:t>
      </w:r>
      <w:r w:rsidRPr="00F94CB9">
        <w:rPr>
          <w:spacing w:val="-14"/>
          <w:sz w:val="28"/>
          <w:szCs w:val="28"/>
          <w:lang w:val="fr-FR"/>
          <w:rPrChange w:id="18007" w:author="Peng Luqi" w:date="2019-10-13T14:50:00Z">
            <w:rPr>
              <w:spacing w:val="-14"/>
              <w:lang w:val="fr-FR"/>
            </w:rPr>
          </w:rPrChange>
        </w:rPr>
        <w:t xml:space="preserve"> </w:t>
      </w:r>
      <w:r w:rsidRPr="00F94CB9">
        <w:rPr>
          <w:sz w:val="28"/>
          <w:szCs w:val="28"/>
          <w:lang w:val="fr-FR"/>
          <w:rPrChange w:id="18008" w:author="Peng Luqi" w:date="2019-10-13T14:50:00Z">
            <w:rPr>
              <w:lang w:val="fr-FR"/>
            </w:rPr>
          </w:rPrChange>
        </w:rPr>
        <w:t>parce que cette classe n</w:t>
      </w:r>
      <w:del w:id="18009" w:author="Peng Luqi" w:date="2019-10-13T14:43:00Z">
        <w:r w:rsidRPr="00F94CB9" w:rsidDel="00EF666F">
          <w:rPr>
            <w:sz w:val="28"/>
            <w:szCs w:val="28"/>
            <w:lang w:val="fr-FR"/>
            <w:rPrChange w:id="18010" w:author="Peng Luqi" w:date="2019-10-13T14:50:00Z">
              <w:rPr>
                <w:lang w:val="fr-FR"/>
              </w:rPr>
            </w:rPrChange>
          </w:rPr>
          <w:delText>’</w:delText>
        </w:r>
      </w:del>
      <w:ins w:id="18011" w:author="Peng Luqi" w:date="2019-10-13T14:43:00Z">
        <w:r w:rsidR="00EF666F" w:rsidRPr="00F94CB9">
          <w:rPr>
            <w:sz w:val="28"/>
            <w:szCs w:val="28"/>
            <w:lang w:val="fr-FR"/>
            <w:rPrChange w:id="18012" w:author="Peng Luqi" w:date="2019-10-13T14:50:00Z">
              <w:rPr>
                <w:lang w:val="fr-FR"/>
              </w:rPr>
            </w:rPrChange>
          </w:rPr>
          <w:t>’</w:t>
        </w:r>
      </w:ins>
      <w:r w:rsidRPr="00F94CB9">
        <w:rPr>
          <w:sz w:val="28"/>
          <w:szCs w:val="28"/>
          <w:lang w:val="fr-FR"/>
          <w:rPrChange w:id="18013" w:author="Peng Luqi" w:date="2019-10-13T14:50:00Z">
            <w:rPr>
              <w:lang w:val="fr-FR"/>
            </w:rPr>
          </w:rPrChange>
        </w:rPr>
        <w:t>accepte que les paiements en</w:t>
      </w:r>
      <w:r w:rsidRPr="00F94CB9">
        <w:rPr>
          <w:spacing w:val="-11"/>
          <w:sz w:val="28"/>
          <w:szCs w:val="28"/>
          <w:lang w:val="fr-FR"/>
          <w:rPrChange w:id="18014" w:author="Peng Luqi" w:date="2019-10-13T14:50:00Z">
            <w:rPr>
              <w:spacing w:val="-11"/>
              <w:lang w:val="fr-FR"/>
            </w:rPr>
          </w:rPrChange>
        </w:rPr>
        <w:t xml:space="preserve"> </w:t>
      </w:r>
      <w:r w:rsidRPr="00F94CB9">
        <w:rPr>
          <w:sz w:val="28"/>
          <w:szCs w:val="28"/>
          <w:lang w:val="fr-FR"/>
          <w:rPrChange w:id="18015" w:author="Peng Luqi" w:date="2019-10-13T14:50:00Z">
            <w:rPr>
              <w:lang w:val="fr-FR"/>
            </w:rPr>
          </w:rPrChange>
        </w:rPr>
        <w:t>Bitcoin.</w:t>
      </w:r>
    </w:p>
    <w:p w:rsidR="002B38DF" w:rsidRPr="00F94CB9" w:rsidRDefault="002B38DF">
      <w:pPr>
        <w:pStyle w:val="a3"/>
        <w:ind w:left="170" w:right="170"/>
        <w:jc w:val="both"/>
        <w:rPr>
          <w:lang w:val="fr-FR"/>
          <w:rPrChange w:id="18016" w:author="Peng Luqi" w:date="2019-10-13T14:50:00Z">
            <w:rPr>
              <w:sz w:val="20"/>
              <w:lang w:val="fr-FR"/>
            </w:rPr>
          </w:rPrChange>
        </w:rPr>
        <w:pPrChange w:id="18017" w:author="Peng Luqi" w:date="2019-10-13T14:20:00Z">
          <w:pPr>
            <w:pStyle w:val="a3"/>
            <w:spacing w:before="6"/>
          </w:pPr>
        </w:pPrChange>
      </w:pPr>
    </w:p>
    <w:p w:rsidR="002B38DF" w:rsidRPr="00F94CB9" w:rsidRDefault="00716360">
      <w:pPr>
        <w:ind w:left="170" w:right="170"/>
        <w:jc w:val="both"/>
        <w:rPr>
          <w:sz w:val="28"/>
          <w:szCs w:val="28"/>
          <w:lang w:val="fr-FR"/>
          <w:rPrChange w:id="18018" w:author="Peng Luqi" w:date="2019-10-13T14:50:00Z">
            <w:rPr>
              <w:lang w:val="fr-FR"/>
            </w:rPr>
          </w:rPrChange>
        </w:rPr>
        <w:pPrChange w:id="18019" w:author="Peng Luqi" w:date="2019-10-13T14:20:00Z">
          <w:pPr>
            <w:spacing w:line="244" w:lineRule="auto"/>
            <w:ind w:left="130" w:right="181"/>
            <w:jc w:val="both"/>
          </w:pPr>
        </w:pPrChange>
      </w:pPr>
      <w:r w:rsidRPr="00F94CB9">
        <w:rPr>
          <w:sz w:val="28"/>
          <w:szCs w:val="28"/>
          <w:lang w:val="fr-FR"/>
          <w:rPrChange w:id="18020" w:author="Peng Luqi" w:date="2019-10-13T14:50:00Z">
            <w:rPr>
              <w:lang w:val="fr-FR"/>
            </w:rPr>
          </w:rPrChange>
        </w:rPr>
        <w:t>En plus de vendre la classe d</w:t>
      </w:r>
      <w:del w:id="18021" w:author="Peng Luqi" w:date="2019-10-13T14:43:00Z">
        <w:r w:rsidRPr="00F94CB9" w:rsidDel="00EF666F">
          <w:rPr>
            <w:sz w:val="28"/>
            <w:szCs w:val="28"/>
            <w:lang w:val="fr-FR"/>
            <w:rPrChange w:id="18022" w:author="Peng Luqi" w:date="2019-10-13T14:50:00Z">
              <w:rPr>
                <w:lang w:val="fr-FR"/>
              </w:rPr>
            </w:rPrChange>
          </w:rPr>
          <w:delText>’</w:delText>
        </w:r>
      </w:del>
      <w:ins w:id="18023" w:author="Peng Luqi" w:date="2019-10-13T14:43:00Z">
        <w:r w:rsidR="00EF666F" w:rsidRPr="00F94CB9">
          <w:rPr>
            <w:sz w:val="28"/>
            <w:szCs w:val="28"/>
            <w:lang w:val="fr-FR"/>
            <w:rPrChange w:id="18024" w:author="Peng Luqi" w:date="2019-10-13T14:50:00Z">
              <w:rPr>
                <w:lang w:val="fr-FR"/>
              </w:rPr>
            </w:rPrChange>
          </w:rPr>
          <w:t>’</w:t>
        </w:r>
      </w:ins>
      <w:r w:rsidRPr="00F94CB9">
        <w:rPr>
          <w:sz w:val="28"/>
          <w:szCs w:val="28"/>
          <w:lang w:val="fr-FR"/>
          <w:rPrChange w:id="18025" w:author="Peng Luqi" w:date="2019-10-13T14:50:00Z">
            <w:rPr>
              <w:lang w:val="fr-FR"/>
            </w:rPr>
          </w:rPrChange>
        </w:rPr>
        <w:t>investissement fixe de Xiaolai pour gagner du Bitcoin, ceux qui peuvent compléter leur propre plan d</w:t>
      </w:r>
      <w:del w:id="18026" w:author="Peng Luqi" w:date="2019-10-13T14:43:00Z">
        <w:r w:rsidRPr="00F94CB9" w:rsidDel="00EF666F">
          <w:rPr>
            <w:sz w:val="28"/>
            <w:szCs w:val="28"/>
            <w:lang w:val="fr-FR"/>
            <w:rPrChange w:id="18027" w:author="Peng Luqi" w:date="2019-10-13T14:50:00Z">
              <w:rPr>
                <w:lang w:val="fr-FR"/>
              </w:rPr>
            </w:rPrChange>
          </w:rPr>
          <w:delText>’</w:delText>
        </w:r>
      </w:del>
      <w:ins w:id="18028" w:author="Peng Luqi" w:date="2019-10-13T14:43:00Z">
        <w:r w:rsidR="00EF666F" w:rsidRPr="00F94CB9">
          <w:rPr>
            <w:sz w:val="28"/>
            <w:szCs w:val="28"/>
            <w:lang w:val="fr-FR"/>
            <w:rPrChange w:id="18029" w:author="Peng Luqi" w:date="2019-10-13T14:50:00Z">
              <w:rPr>
                <w:lang w:val="fr-FR"/>
              </w:rPr>
            </w:rPrChange>
          </w:rPr>
          <w:t>’</w:t>
        </w:r>
      </w:ins>
      <w:r w:rsidRPr="00F94CB9">
        <w:rPr>
          <w:sz w:val="28"/>
          <w:szCs w:val="28"/>
          <w:lang w:val="fr-FR"/>
          <w:rPrChange w:id="18030" w:author="Peng Luqi" w:date="2019-10-13T14:50:00Z">
            <w:rPr>
              <w:lang w:val="fr-FR"/>
            </w:rPr>
          </w:rPrChange>
        </w:rPr>
        <w:t>investissement sur mesure, c</w:t>
      </w:r>
      <w:del w:id="18031" w:author="Peng Luqi" w:date="2019-10-13T14:43:00Z">
        <w:r w:rsidRPr="00F94CB9" w:rsidDel="00EF666F">
          <w:rPr>
            <w:sz w:val="28"/>
            <w:szCs w:val="28"/>
            <w:lang w:val="fr-FR"/>
            <w:rPrChange w:id="18032" w:author="Peng Luqi" w:date="2019-10-13T14:50:00Z">
              <w:rPr>
                <w:lang w:val="fr-FR"/>
              </w:rPr>
            </w:rPrChange>
          </w:rPr>
          <w:delText>’</w:delText>
        </w:r>
      </w:del>
      <w:ins w:id="18033" w:author="Peng Luqi" w:date="2019-10-13T14:43:00Z">
        <w:r w:rsidR="00EF666F" w:rsidRPr="00F94CB9">
          <w:rPr>
            <w:sz w:val="28"/>
            <w:szCs w:val="28"/>
            <w:lang w:val="fr-FR"/>
            <w:rPrChange w:id="18034" w:author="Peng Luqi" w:date="2019-10-13T14:50:00Z">
              <w:rPr>
                <w:lang w:val="fr-FR"/>
              </w:rPr>
            </w:rPrChange>
          </w:rPr>
          <w:t>’</w:t>
        </w:r>
      </w:ins>
      <w:r w:rsidRPr="00F94CB9">
        <w:rPr>
          <w:sz w:val="28"/>
          <w:szCs w:val="28"/>
          <w:lang w:val="fr-FR"/>
          <w:rPrChange w:id="18035" w:author="Peng Luqi" w:date="2019-10-13T14:50:00Z">
            <w:rPr>
              <w:lang w:val="fr-FR"/>
            </w:rPr>
          </w:rPrChange>
        </w:rPr>
        <w:t>est-à-dire ceux qui mettent en pratique les connaissances en matière d</w:t>
      </w:r>
      <w:del w:id="18036" w:author="Peng Luqi" w:date="2019-10-13T14:43:00Z">
        <w:r w:rsidRPr="00F94CB9" w:rsidDel="00EF666F">
          <w:rPr>
            <w:sz w:val="28"/>
            <w:szCs w:val="28"/>
            <w:lang w:val="fr-FR"/>
            <w:rPrChange w:id="18037" w:author="Peng Luqi" w:date="2019-10-13T14:50:00Z">
              <w:rPr>
                <w:lang w:val="fr-FR"/>
              </w:rPr>
            </w:rPrChange>
          </w:rPr>
          <w:delText>’</w:delText>
        </w:r>
      </w:del>
      <w:ins w:id="18038" w:author="Peng Luqi" w:date="2019-10-13T14:43:00Z">
        <w:r w:rsidR="00EF666F" w:rsidRPr="00F94CB9">
          <w:rPr>
            <w:sz w:val="28"/>
            <w:szCs w:val="28"/>
            <w:lang w:val="fr-FR"/>
            <w:rPrChange w:id="18039" w:author="Peng Luqi" w:date="2019-10-13T14:50:00Z">
              <w:rPr>
                <w:lang w:val="fr-FR"/>
              </w:rPr>
            </w:rPrChange>
          </w:rPr>
          <w:t>’</w:t>
        </w:r>
      </w:ins>
      <w:r w:rsidRPr="00F94CB9">
        <w:rPr>
          <w:sz w:val="28"/>
          <w:szCs w:val="28"/>
          <w:lang w:val="fr-FR"/>
          <w:rPrChange w:id="18040" w:author="Peng Luqi" w:date="2019-10-13T14:50:00Z">
            <w:rPr>
              <w:lang w:val="fr-FR"/>
            </w:rPr>
          </w:rPrChange>
        </w:rPr>
        <w:t>investissement acquises dans la classe, ont un avantage supplémentaire :</w:t>
      </w:r>
    </w:p>
    <w:p w:rsidR="002B38DF" w:rsidRPr="00F94CB9" w:rsidRDefault="002B38DF">
      <w:pPr>
        <w:pStyle w:val="a3"/>
        <w:ind w:left="170" w:right="170"/>
        <w:jc w:val="both"/>
        <w:rPr>
          <w:lang w:val="fr-FR"/>
          <w:rPrChange w:id="18041" w:author="Peng Luqi" w:date="2019-10-13T14:50:00Z">
            <w:rPr>
              <w:sz w:val="24"/>
              <w:lang w:val="fr-FR"/>
            </w:rPr>
          </w:rPrChange>
        </w:rPr>
        <w:pPrChange w:id="18042" w:author="Peng Luqi" w:date="2019-10-13T14:20:00Z">
          <w:pPr>
            <w:pStyle w:val="a3"/>
            <w:spacing w:before="11"/>
          </w:pPr>
        </w:pPrChange>
      </w:pPr>
    </w:p>
    <w:p w:rsidR="002B38DF" w:rsidRPr="00D52EDA" w:rsidRDefault="00716360">
      <w:pPr>
        <w:pStyle w:val="a4"/>
        <w:numPr>
          <w:ilvl w:val="2"/>
          <w:numId w:val="23"/>
        </w:numPr>
        <w:ind w:left="1077" w:right="720" w:hanging="357"/>
        <w:jc w:val="both"/>
        <w:rPr>
          <w:sz w:val="28"/>
          <w:lang w:val="fr-FR"/>
          <w:rPrChange w:id="18043" w:author="Peng Luqi" w:date="2019-10-13T23:46:00Z">
            <w:rPr>
              <w:lang w:val="fr-FR"/>
            </w:rPr>
          </w:rPrChange>
        </w:rPr>
        <w:pPrChange w:id="18044" w:author="Peng Luqi" w:date="2019-10-13T23:46:00Z">
          <w:pPr>
            <w:pStyle w:val="a4"/>
            <w:numPr>
              <w:ilvl w:val="1"/>
              <w:numId w:val="2"/>
            </w:numPr>
            <w:tabs>
              <w:tab w:val="left" w:pos="850"/>
              <w:tab w:val="left" w:pos="851"/>
            </w:tabs>
            <w:spacing w:line="249" w:lineRule="auto"/>
            <w:ind w:right="183"/>
          </w:pPr>
        </w:pPrChange>
      </w:pPr>
      <w:r w:rsidRPr="00D52EDA">
        <w:rPr>
          <w:sz w:val="28"/>
          <w:lang w:val="fr-FR"/>
          <w:rPrChange w:id="18045" w:author="Peng Luqi" w:date="2019-10-13T23:46:00Z">
            <w:rPr>
              <w:lang w:val="fr-FR"/>
            </w:rPr>
          </w:rPrChange>
        </w:rPr>
        <w:t>Avoir la chance d</w:t>
      </w:r>
      <w:del w:id="18046" w:author="Peng Luqi" w:date="2019-10-13T14:43:00Z">
        <w:r w:rsidRPr="00D52EDA" w:rsidDel="00EF666F">
          <w:rPr>
            <w:sz w:val="28"/>
            <w:lang w:val="fr-FR"/>
            <w:rPrChange w:id="18047" w:author="Peng Luqi" w:date="2019-10-13T23:46:00Z">
              <w:rPr>
                <w:lang w:val="fr-FR"/>
              </w:rPr>
            </w:rPrChange>
          </w:rPr>
          <w:delText>’</w:delText>
        </w:r>
      </w:del>
      <w:ins w:id="18048" w:author="Peng Luqi" w:date="2019-10-13T14:43:00Z">
        <w:r w:rsidR="00EF666F" w:rsidRPr="00D52EDA">
          <w:rPr>
            <w:sz w:val="28"/>
            <w:lang w:val="fr-FR"/>
            <w:rPrChange w:id="18049" w:author="Peng Luqi" w:date="2019-10-13T23:46:00Z">
              <w:rPr>
                <w:lang w:val="fr-FR"/>
              </w:rPr>
            </w:rPrChange>
          </w:rPr>
          <w:t>’</w:t>
        </w:r>
      </w:ins>
      <w:r w:rsidRPr="00D52EDA">
        <w:rPr>
          <w:sz w:val="28"/>
          <w:lang w:val="fr-FR"/>
          <w:rPrChange w:id="18050" w:author="Peng Luqi" w:date="2019-10-13T23:46:00Z">
            <w:rPr>
              <w:lang w:val="fr-FR"/>
            </w:rPr>
          </w:rPrChange>
        </w:rPr>
        <w:t xml:space="preserve">obtenir </w:t>
      </w:r>
      <w:r w:rsidRPr="00D52EDA">
        <w:rPr>
          <w:sz w:val="28"/>
          <w:lang w:val="fr-FR"/>
          <w:rPrChange w:id="18051" w:author="Peng Luqi" w:date="2019-10-13T23:46:00Z">
            <w:rPr>
              <w:i/>
              <w:color w:val="00B0F0"/>
              <w:lang w:val="fr-FR"/>
            </w:rPr>
          </w:rPrChange>
        </w:rPr>
        <w:t>b.watch</w:t>
      </w:r>
      <w:r w:rsidRPr="00D52EDA">
        <w:rPr>
          <w:sz w:val="28"/>
          <w:lang w:val="fr-FR"/>
          <w:rPrChange w:id="18052" w:author="Peng Luqi" w:date="2019-10-13T23:46:00Z">
            <w:rPr>
              <w:lang w:val="fr-FR"/>
            </w:rPr>
          </w:rPrChange>
        </w:rPr>
        <w:t>, le premier échange d</w:t>
      </w:r>
      <w:del w:id="18053" w:author="Peng Luqi" w:date="2019-10-13T14:43:00Z">
        <w:r w:rsidRPr="00D52EDA" w:rsidDel="00EF666F">
          <w:rPr>
            <w:sz w:val="28"/>
            <w:lang w:val="fr-FR"/>
            <w:rPrChange w:id="18054" w:author="Peng Luqi" w:date="2019-10-13T23:46:00Z">
              <w:rPr>
                <w:lang w:val="fr-FR"/>
              </w:rPr>
            </w:rPrChange>
          </w:rPr>
          <w:delText>’</w:delText>
        </w:r>
      </w:del>
      <w:ins w:id="18055" w:author="Peng Luqi" w:date="2019-10-13T14:43:00Z">
        <w:r w:rsidR="00EF666F" w:rsidRPr="00D52EDA">
          <w:rPr>
            <w:sz w:val="28"/>
            <w:lang w:val="fr-FR"/>
            <w:rPrChange w:id="18056" w:author="Peng Luqi" w:date="2019-10-13T23:46:00Z">
              <w:rPr>
                <w:lang w:val="fr-FR"/>
              </w:rPr>
            </w:rPrChange>
          </w:rPr>
          <w:t>’</w:t>
        </w:r>
      </w:ins>
      <w:r w:rsidRPr="00D52EDA">
        <w:rPr>
          <w:sz w:val="28"/>
          <w:lang w:val="fr-FR"/>
          <w:rPrChange w:id="18057" w:author="Peng Luqi" w:date="2019-10-13T23:46:00Z">
            <w:rPr>
              <w:lang w:val="fr-FR"/>
            </w:rPr>
          </w:rPrChange>
        </w:rPr>
        <w:t>ETF en chaîne sur la planète, qui se développe avec les</w:t>
      </w:r>
      <w:r w:rsidRPr="00D52EDA">
        <w:rPr>
          <w:sz w:val="28"/>
          <w:lang w:val="fr-FR"/>
          <w:rPrChange w:id="18058" w:author="Peng Luqi" w:date="2019-10-13T23:46:00Z">
            <w:rPr>
              <w:spacing w:val="-4"/>
              <w:lang w:val="fr-FR"/>
            </w:rPr>
          </w:rPrChange>
        </w:rPr>
        <w:t xml:space="preserve"> </w:t>
      </w:r>
      <w:r w:rsidRPr="00D52EDA">
        <w:rPr>
          <w:sz w:val="28"/>
          <w:lang w:val="fr-FR"/>
          <w:rPrChange w:id="18059" w:author="Peng Luqi" w:date="2019-10-13T23:46:00Z">
            <w:rPr>
              <w:i/>
              <w:color w:val="00B0F0"/>
              <w:lang w:val="fr-FR"/>
            </w:rPr>
          </w:rPrChange>
        </w:rPr>
        <w:t>BOX</w:t>
      </w:r>
      <w:r w:rsidRPr="00D52EDA">
        <w:rPr>
          <w:sz w:val="28"/>
          <w:lang w:val="fr-FR"/>
          <w:rPrChange w:id="18060" w:author="Peng Luqi" w:date="2019-10-13T23:46:00Z">
            <w:rPr>
              <w:lang w:val="fr-FR"/>
            </w:rPr>
          </w:rPrChange>
        </w:rPr>
        <w:t>.</w:t>
      </w:r>
    </w:p>
    <w:p w:rsidR="002B38DF" w:rsidRPr="00F94CB9" w:rsidRDefault="002B38DF">
      <w:pPr>
        <w:pStyle w:val="a3"/>
        <w:ind w:left="170" w:right="170"/>
        <w:jc w:val="both"/>
        <w:rPr>
          <w:lang w:val="fr-FR"/>
          <w:rPrChange w:id="18061" w:author="Peng Luqi" w:date="2019-10-13T14:50:00Z">
            <w:rPr>
              <w:sz w:val="23"/>
              <w:lang w:val="fr-FR"/>
            </w:rPr>
          </w:rPrChange>
        </w:rPr>
        <w:pPrChange w:id="18062" w:author="Peng Luqi" w:date="2019-10-13T14:20:00Z">
          <w:pPr>
            <w:pStyle w:val="a3"/>
            <w:spacing w:before="11"/>
          </w:pPr>
        </w:pPrChange>
      </w:pPr>
    </w:p>
    <w:p w:rsidR="002B38DF" w:rsidRPr="00F94CB9" w:rsidRDefault="00716360">
      <w:pPr>
        <w:ind w:left="170" w:right="170"/>
        <w:jc w:val="both"/>
        <w:rPr>
          <w:sz w:val="28"/>
          <w:szCs w:val="28"/>
          <w:lang w:val="fr-FR"/>
          <w:rPrChange w:id="18063" w:author="Peng Luqi" w:date="2019-10-13T14:50:00Z">
            <w:rPr>
              <w:lang w:val="fr-FR"/>
            </w:rPr>
          </w:rPrChange>
        </w:rPr>
        <w:pPrChange w:id="18064" w:author="Peng Luqi" w:date="2019-10-13T14:20:00Z">
          <w:pPr>
            <w:spacing w:line="244" w:lineRule="auto"/>
            <w:ind w:left="130" w:right="183"/>
            <w:jc w:val="both"/>
          </w:pPr>
        </w:pPrChange>
      </w:pPr>
      <w:r w:rsidRPr="00F94CB9">
        <w:rPr>
          <w:sz w:val="28"/>
          <w:szCs w:val="28"/>
          <w:lang w:val="fr-FR"/>
          <w:rPrChange w:id="18065" w:author="Peng Luqi" w:date="2019-10-13T14:50:00Z">
            <w:rPr>
              <w:lang w:val="fr-FR"/>
            </w:rPr>
          </w:rPrChange>
        </w:rPr>
        <w:t>Dans</w:t>
      </w:r>
      <w:r w:rsidRPr="00F94CB9">
        <w:rPr>
          <w:spacing w:val="-12"/>
          <w:sz w:val="28"/>
          <w:szCs w:val="28"/>
          <w:lang w:val="fr-FR"/>
          <w:rPrChange w:id="18066" w:author="Peng Luqi" w:date="2019-10-13T14:50:00Z">
            <w:rPr>
              <w:spacing w:val="-12"/>
              <w:lang w:val="fr-FR"/>
            </w:rPr>
          </w:rPrChange>
        </w:rPr>
        <w:t xml:space="preserve"> </w:t>
      </w:r>
      <w:r w:rsidRPr="00F94CB9">
        <w:rPr>
          <w:sz w:val="28"/>
          <w:szCs w:val="28"/>
          <w:lang w:val="fr-FR"/>
          <w:rPrChange w:id="18067" w:author="Peng Luqi" w:date="2019-10-13T14:50:00Z">
            <w:rPr>
              <w:lang w:val="fr-FR"/>
            </w:rPr>
          </w:rPrChange>
        </w:rPr>
        <w:t>l</w:t>
      </w:r>
      <w:del w:id="18068" w:author="Peng Luqi" w:date="2019-10-13T14:43:00Z">
        <w:r w:rsidRPr="00F94CB9" w:rsidDel="00EF666F">
          <w:rPr>
            <w:sz w:val="28"/>
            <w:szCs w:val="28"/>
            <w:lang w:val="fr-FR"/>
            <w:rPrChange w:id="18069" w:author="Peng Luqi" w:date="2019-10-13T14:50:00Z">
              <w:rPr>
                <w:lang w:val="fr-FR"/>
              </w:rPr>
            </w:rPrChange>
          </w:rPr>
          <w:delText>’</w:delText>
        </w:r>
      </w:del>
      <w:ins w:id="18070" w:author="Peng Luqi" w:date="2019-10-13T14:43:00Z">
        <w:r w:rsidR="00EF666F" w:rsidRPr="00F94CB9">
          <w:rPr>
            <w:sz w:val="28"/>
            <w:szCs w:val="28"/>
            <w:lang w:val="fr-FR"/>
            <w:rPrChange w:id="18071" w:author="Peng Luqi" w:date="2019-10-13T14:50:00Z">
              <w:rPr>
                <w:lang w:val="fr-FR"/>
              </w:rPr>
            </w:rPrChange>
          </w:rPr>
          <w:t>’</w:t>
        </w:r>
      </w:ins>
      <w:r w:rsidRPr="00F94CB9">
        <w:rPr>
          <w:sz w:val="28"/>
          <w:szCs w:val="28"/>
          <w:lang w:val="fr-FR"/>
          <w:rPrChange w:id="18072" w:author="Peng Luqi" w:date="2019-10-13T14:50:00Z">
            <w:rPr>
              <w:lang w:val="fr-FR"/>
            </w:rPr>
          </w:rPrChange>
        </w:rPr>
        <w:t>ensemble,</w:t>
      </w:r>
      <w:r w:rsidRPr="00F94CB9">
        <w:rPr>
          <w:spacing w:val="-12"/>
          <w:sz w:val="28"/>
          <w:szCs w:val="28"/>
          <w:lang w:val="fr-FR"/>
          <w:rPrChange w:id="18073" w:author="Peng Luqi" w:date="2019-10-13T14:50:00Z">
            <w:rPr>
              <w:spacing w:val="-12"/>
              <w:lang w:val="fr-FR"/>
            </w:rPr>
          </w:rPrChange>
        </w:rPr>
        <w:t xml:space="preserve"> </w:t>
      </w:r>
      <w:r w:rsidRPr="00F94CB9">
        <w:rPr>
          <w:sz w:val="28"/>
          <w:szCs w:val="28"/>
          <w:lang w:val="fr-FR"/>
          <w:rPrChange w:id="18074" w:author="Peng Luqi" w:date="2019-10-13T14:50:00Z">
            <w:rPr>
              <w:lang w:val="fr-FR"/>
            </w:rPr>
          </w:rPrChange>
        </w:rPr>
        <w:t>la</w:t>
      </w:r>
      <w:r w:rsidRPr="00F94CB9">
        <w:rPr>
          <w:spacing w:val="-12"/>
          <w:sz w:val="28"/>
          <w:szCs w:val="28"/>
          <w:lang w:val="fr-FR"/>
          <w:rPrChange w:id="18075" w:author="Peng Luqi" w:date="2019-10-13T14:50:00Z">
            <w:rPr>
              <w:spacing w:val="-12"/>
              <w:lang w:val="fr-FR"/>
            </w:rPr>
          </w:rPrChange>
        </w:rPr>
        <w:t xml:space="preserve"> </w:t>
      </w:r>
      <w:r w:rsidRPr="00F94CB9">
        <w:rPr>
          <w:sz w:val="28"/>
          <w:szCs w:val="28"/>
          <w:lang w:val="fr-FR"/>
          <w:rPrChange w:id="18076" w:author="Peng Luqi" w:date="2019-10-13T14:50:00Z">
            <w:rPr>
              <w:lang w:val="fr-FR"/>
            </w:rPr>
          </w:rPrChange>
        </w:rPr>
        <w:t>classe</w:t>
      </w:r>
      <w:r w:rsidRPr="00F94CB9">
        <w:rPr>
          <w:spacing w:val="-12"/>
          <w:sz w:val="28"/>
          <w:szCs w:val="28"/>
          <w:lang w:val="fr-FR"/>
          <w:rPrChange w:id="18077" w:author="Peng Luqi" w:date="2019-10-13T14:50:00Z">
            <w:rPr>
              <w:spacing w:val="-12"/>
              <w:lang w:val="fr-FR"/>
            </w:rPr>
          </w:rPrChange>
        </w:rPr>
        <w:t xml:space="preserve"> </w:t>
      </w:r>
      <w:r w:rsidRPr="00F94CB9">
        <w:rPr>
          <w:sz w:val="28"/>
          <w:szCs w:val="28"/>
          <w:lang w:val="fr-FR"/>
          <w:rPrChange w:id="18078" w:author="Peng Luqi" w:date="2019-10-13T14:50:00Z">
            <w:rPr>
              <w:lang w:val="fr-FR"/>
            </w:rPr>
          </w:rPrChange>
        </w:rPr>
        <w:t>d</w:t>
      </w:r>
      <w:del w:id="18079" w:author="Peng Luqi" w:date="2019-10-13T14:43:00Z">
        <w:r w:rsidRPr="00F94CB9" w:rsidDel="00EF666F">
          <w:rPr>
            <w:sz w:val="28"/>
            <w:szCs w:val="28"/>
            <w:lang w:val="fr-FR"/>
            <w:rPrChange w:id="18080" w:author="Peng Luqi" w:date="2019-10-13T14:50:00Z">
              <w:rPr>
                <w:lang w:val="fr-FR"/>
              </w:rPr>
            </w:rPrChange>
          </w:rPr>
          <w:delText>’</w:delText>
        </w:r>
      </w:del>
      <w:ins w:id="18081" w:author="Peng Luqi" w:date="2019-10-13T14:43:00Z">
        <w:r w:rsidR="00EF666F" w:rsidRPr="00F94CB9">
          <w:rPr>
            <w:sz w:val="28"/>
            <w:szCs w:val="28"/>
            <w:lang w:val="fr-FR"/>
            <w:rPrChange w:id="18082" w:author="Peng Luqi" w:date="2019-10-13T14:50:00Z">
              <w:rPr>
                <w:lang w:val="fr-FR"/>
              </w:rPr>
            </w:rPrChange>
          </w:rPr>
          <w:t>’</w:t>
        </w:r>
      </w:ins>
      <w:r w:rsidRPr="00F94CB9">
        <w:rPr>
          <w:sz w:val="28"/>
          <w:szCs w:val="28"/>
          <w:lang w:val="fr-FR"/>
          <w:rPrChange w:id="18083" w:author="Peng Luqi" w:date="2019-10-13T14:50:00Z">
            <w:rPr>
              <w:lang w:val="fr-FR"/>
            </w:rPr>
          </w:rPrChange>
        </w:rPr>
        <w:t>investissement</w:t>
      </w:r>
      <w:r w:rsidRPr="00F94CB9">
        <w:rPr>
          <w:spacing w:val="-11"/>
          <w:sz w:val="28"/>
          <w:szCs w:val="28"/>
          <w:lang w:val="fr-FR"/>
          <w:rPrChange w:id="18084" w:author="Peng Luqi" w:date="2019-10-13T14:50:00Z">
            <w:rPr>
              <w:spacing w:val="-11"/>
              <w:lang w:val="fr-FR"/>
            </w:rPr>
          </w:rPrChange>
        </w:rPr>
        <w:t xml:space="preserve"> </w:t>
      </w:r>
      <w:r w:rsidRPr="00F94CB9">
        <w:rPr>
          <w:sz w:val="28"/>
          <w:szCs w:val="28"/>
          <w:lang w:val="fr-FR"/>
          <w:rPrChange w:id="18085" w:author="Peng Luqi" w:date="2019-10-13T14:50:00Z">
            <w:rPr>
              <w:lang w:val="fr-FR"/>
            </w:rPr>
          </w:rPrChange>
        </w:rPr>
        <w:t>fixe</w:t>
      </w:r>
      <w:r w:rsidRPr="00F94CB9">
        <w:rPr>
          <w:spacing w:val="-12"/>
          <w:sz w:val="28"/>
          <w:szCs w:val="28"/>
          <w:lang w:val="fr-FR"/>
          <w:rPrChange w:id="18086" w:author="Peng Luqi" w:date="2019-10-13T14:50:00Z">
            <w:rPr>
              <w:spacing w:val="-12"/>
              <w:lang w:val="fr-FR"/>
            </w:rPr>
          </w:rPrChange>
        </w:rPr>
        <w:t xml:space="preserve"> </w:t>
      </w:r>
      <w:r w:rsidRPr="00F94CB9">
        <w:rPr>
          <w:sz w:val="28"/>
          <w:szCs w:val="28"/>
          <w:lang w:val="fr-FR"/>
          <w:rPrChange w:id="18087" w:author="Peng Luqi" w:date="2019-10-13T14:50:00Z">
            <w:rPr>
              <w:lang w:val="fr-FR"/>
            </w:rPr>
          </w:rPrChange>
        </w:rPr>
        <w:t>est</w:t>
      </w:r>
      <w:r w:rsidRPr="00F94CB9">
        <w:rPr>
          <w:spacing w:val="-12"/>
          <w:sz w:val="28"/>
          <w:szCs w:val="28"/>
          <w:lang w:val="fr-FR"/>
          <w:rPrChange w:id="18088" w:author="Peng Luqi" w:date="2019-10-13T14:50:00Z">
            <w:rPr>
              <w:spacing w:val="-12"/>
              <w:lang w:val="fr-FR"/>
            </w:rPr>
          </w:rPrChange>
        </w:rPr>
        <w:t xml:space="preserve"> </w:t>
      </w:r>
      <w:r w:rsidRPr="00F94CB9">
        <w:rPr>
          <w:sz w:val="28"/>
          <w:szCs w:val="28"/>
          <w:lang w:val="fr-FR"/>
          <w:rPrChange w:id="18089" w:author="Peng Luqi" w:date="2019-10-13T14:50:00Z">
            <w:rPr>
              <w:lang w:val="fr-FR"/>
            </w:rPr>
          </w:rPrChange>
        </w:rPr>
        <w:t>un</w:t>
      </w:r>
      <w:r w:rsidRPr="00F94CB9">
        <w:rPr>
          <w:spacing w:val="-12"/>
          <w:sz w:val="28"/>
          <w:szCs w:val="28"/>
          <w:lang w:val="fr-FR"/>
          <w:rPrChange w:id="18090" w:author="Peng Luqi" w:date="2019-10-13T14:50:00Z">
            <w:rPr>
              <w:spacing w:val="-12"/>
              <w:lang w:val="fr-FR"/>
            </w:rPr>
          </w:rPrChange>
        </w:rPr>
        <w:t xml:space="preserve"> </w:t>
      </w:r>
      <w:r w:rsidRPr="00F94CB9">
        <w:rPr>
          <w:sz w:val="28"/>
          <w:szCs w:val="28"/>
          <w:lang w:val="fr-FR"/>
          <w:rPrChange w:id="18091" w:author="Peng Luqi" w:date="2019-10-13T14:50:00Z">
            <w:rPr>
              <w:lang w:val="fr-FR"/>
            </w:rPr>
          </w:rPrChange>
        </w:rPr>
        <w:t>endroit</w:t>
      </w:r>
      <w:r w:rsidRPr="00F94CB9">
        <w:rPr>
          <w:spacing w:val="-12"/>
          <w:sz w:val="28"/>
          <w:szCs w:val="28"/>
          <w:lang w:val="fr-FR"/>
          <w:rPrChange w:id="18092" w:author="Peng Luqi" w:date="2019-10-13T14:50:00Z">
            <w:rPr>
              <w:spacing w:val="-12"/>
              <w:lang w:val="fr-FR"/>
            </w:rPr>
          </w:rPrChange>
        </w:rPr>
        <w:t xml:space="preserve"> </w:t>
      </w:r>
      <w:r w:rsidRPr="00F94CB9">
        <w:rPr>
          <w:sz w:val="28"/>
          <w:szCs w:val="28"/>
          <w:lang w:val="fr-FR"/>
          <w:rPrChange w:id="18093" w:author="Peng Luqi" w:date="2019-10-13T14:50:00Z">
            <w:rPr>
              <w:lang w:val="fr-FR"/>
            </w:rPr>
          </w:rPrChange>
        </w:rPr>
        <w:t>où</w:t>
      </w:r>
      <w:r w:rsidRPr="00F94CB9">
        <w:rPr>
          <w:spacing w:val="-11"/>
          <w:sz w:val="28"/>
          <w:szCs w:val="28"/>
          <w:lang w:val="fr-FR"/>
          <w:rPrChange w:id="18094" w:author="Peng Luqi" w:date="2019-10-13T14:50:00Z">
            <w:rPr>
              <w:spacing w:val="-11"/>
              <w:lang w:val="fr-FR"/>
            </w:rPr>
          </w:rPrChange>
        </w:rPr>
        <w:t xml:space="preserve"> </w:t>
      </w:r>
      <w:r w:rsidRPr="00F94CB9">
        <w:rPr>
          <w:sz w:val="28"/>
          <w:szCs w:val="28"/>
          <w:lang w:val="fr-FR"/>
          <w:rPrChange w:id="18095" w:author="Peng Luqi" w:date="2019-10-13T14:50:00Z">
            <w:rPr>
              <w:lang w:val="fr-FR"/>
            </w:rPr>
          </w:rPrChange>
        </w:rPr>
        <w:t>les</w:t>
      </w:r>
      <w:r w:rsidRPr="00F94CB9">
        <w:rPr>
          <w:spacing w:val="-12"/>
          <w:sz w:val="28"/>
          <w:szCs w:val="28"/>
          <w:lang w:val="fr-FR"/>
          <w:rPrChange w:id="18096" w:author="Peng Luqi" w:date="2019-10-13T14:50:00Z">
            <w:rPr>
              <w:spacing w:val="-12"/>
              <w:lang w:val="fr-FR"/>
            </w:rPr>
          </w:rPrChange>
        </w:rPr>
        <w:t xml:space="preserve"> </w:t>
      </w:r>
      <w:r w:rsidRPr="00F94CB9">
        <w:rPr>
          <w:sz w:val="28"/>
          <w:szCs w:val="28"/>
          <w:lang w:val="fr-FR"/>
          <w:rPrChange w:id="18097" w:author="Peng Luqi" w:date="2019-10-13T14:50:00Z">
            <w:rPr>
              <w:lang w:val="fr-FR"/>
            </w:rPr>
          </w:rPrChange>
        </w:rPr>
        <w:t>étudiants</w:t>
      </w:r>
      <w:r w:rsidRPr="00F94CB9">
        <w:rPr>
          <w:spacing w:val="-12"/>
          <w:sz w:val="28"/>
          <w:szCs w:val="28"/>
          <w:lang w:val="fr-FR"/>
          <w:rPrChange w:id="18098" w:author="Peng Luqi" w:date="2019-10-13T14:50:00Z">
            <w:rPr>
              <w:spacing w:val="-12"/>
              <w:lang w:val="fr-FR"/>
            </w:rPr>
          </w:rPrChange>
        </w:rPr>
        <w:t xml:space="preserve"> </w:t>
      </w:r>
      <w:r w:rsidRPr="00F94CB9">
        <w:rPr>
          <w:sz w:val="28"/>
          <w:szCs w:val="28"/>
          <w:lang w:val="fr-FR"/>
          <w:rPrChange w:id="18099" w:author="Peng Luqi" w:date="2019-10-13T14:50:00Z">
            <w:rPr>
              <w:lang w:val="fr-FR"/>
            </w:rPr>
          </w:rPrChange>
        </w:rPr>
        <w:t>et</w:t>
      </w:r>
      <w:r w:rsidRPr="00F94CB9">
        <w:rPr>
          <w:spacing w:val="-12"/>
          <w:sz w:val="28"/>
          <w:szCs w:val="28"/>
          <w:lang w:val="fr-FR"/>
          <w:rPrChange w:id="18100" w:author="Peng Luqi" w:date="2019-10-13T14:50:00Z">
            <w:rPr>
              <w:spacing w:val="-12"/>
              <w:lang w:val="fr-FR"/>
            </w:rPr>
          </w:rPrChange>
        </w:rPr>
        <w:t xml:space="preserve"> </w:t>
      </w:r>
      <w:r w:rsidRPr="00F94CB9">
        <w:rPr>
          <w:sz w:val="28"/>
          <w:szCs w:val="28"/>
          <w:lang w:val="fr-FR"/>
          <w:rPrChange w:id="18101" w:author="Peng Luqi" w:date="2019-10-13T14:50:00Z">
            <w:rPr>
              <w:lang w:val="fr-FR"/>
            </w:rPr>
          </w:rPrChange>
        </w:rPr>
        <w:t>Li</w:t>
      </w:r>
      <w:r w:rsidRPr="00F94CB9">
        <w:rPr>
          <w:spacing w:val="-9"/>
          <w:sz w:val="28"/>
          <w:szCs w:val="28"/>
          <w:lang w:val="fr-FR"/>
          <w:rPrChange w:id="18102" w:author="Peng Luqi" w:date="2019-10-13T14:50:00Z">
            <w:rPr>
              <w:spacing w:val="-9"/>
              <w:lang w:val="fr-FR"/>
            </w:rPr>
          </w:rPrChange>
        </w:rPr>
        <w:t xml:space="preserve"> </w:t>
      </w:r>
      <w:r w:rsidRPr="00F94CB9">
        <w:rPr>
          <w:sz w:val="28"/>
          <w:szCs w:val="28"/>
          <w:lang w:val="fr-FR"/>
          <w:rPrChange w:id="18103" w:author="Peng Luqi" w:date="2019-10-13T14:50:00Z">
            <w:rPr>
              <w:lang w:val="fr-FR"/>
            </w:rPr>
          </w:rPrChange>
        </w:rPr>
        <w:t>Xiaolai</w:t>
      </w:r>
      <w:r w:rsidRPr="00F94CB9">
        <w:rPr>
          <w:spacing w:val="-11"/>
          <w:sz w:val="28"/>
          <w:szCs w:val="28"/>
          <w:lang w:val="fr-FR"/>
          <w:rPrChange w:id="18104" w:author="Peng Luqi" w:date="2019-10-13T14:50:00Z">
            <w:rPr>
              <w:spacing w:val="-11"/>
              <w:lang w:val="fr-FR"/>
            </w:rPr>
          </w:rPrChange>
        </w:rPr>
        <w:t xml:space="preserve"> </w:t>
      </w:r>
      <w:r w:rsidRPr="00F94CB9">
        <w:rPr>
          <w:sz w:val="28"/>
          <w:szCs w:val="28"/>
          <w:lang w:val="fr-FR"/>
          <w:rPrChange w:id="18105" w:author="Peng Luqi" w:date="2019-10-13T14:50:00Z">
            <w:rPr>
              <w:lang w:val="fr-FR"/>
            </w:rPr>
          </w:rPrChange>
        </w:rPr>
        <w:t>grandissent ensemble : c</w:t>
      </w:r>
      <w:del w:id="18106" w:author="Peng Luqi" w:date="2019-10-13T14:43:00Z">
        <w:r w:rsidRPr="00F94CB9" w:rsidDel="00EF666F">
          <w:rPr>
            <w:sz w:val="28"/>
            <w:szCs w:val="28"/>
            <w:lang w:val="fr-FR"/>
            <w:rPrChange w:id="18107" w:author="Peng Luqi" w:date="2019-10-13T14:50:00Z">
              <w:rPr>
                <w:lang w:val="fr-FR"/>
              </w:rPr>
            </w:rPrChange>
          </w:rPr>
          <w:delText>’</w:delText>
        </w:r>
      </w:del>
      <w:ins w:id="18108" w:author="Peng Luqi" w:date="2019-10-13T14:43:00Z">
        <w:r w:rsidR="00EF666F" w:rsidRPr="00F94CB9">
          <w:rPr>
            <w:sz w:val="28"/>
            <w:szCs w:val="28"/>
            <w:lang w:val="fr-FR"/>
            <w:rPrChange w:id="18109" w:author="Peng Luqi" w:date="2019-10-13T14:50:00Z">
              <w:rPr>
                <w:lang w:val="fr-FR"/>
              </w:rPr>
            </w:rPrChange>
          </w:rPr>
          <w:t>’</w:t>
        </w:r>
      </w:ins>
      <w:r w:rsidRPr="00F94CB9">
        <w:rPr>
          <w:sz w:val="28"/>
          <w:szCs w:val="28"/>
          <w:lang w:val="fr-FR"/>
          <w:rPrChange w:id="18110" w:author="Peng Luqi" w:date="2019-10-13T14:50:00Z">
            <w:rPr>
              <w:lang w:val="fr-FR"/>
            </w:rPr>
          </w:rPrChange>
        </w:rPr>
        <w:t>est bien réel d</w:t>
      </w:r>
      <w:del w:id="18111" w:author="Peng Luqi" w:date="2019-10-13T14:43:00Z">
        <w:r w:rsidRPr="00F94CB9" w:rsidDel="00EF666F">
          <w:rPr>
            <w:sz w:val="28"/>
            <w:szCs w:val="28"/>
            <w:lang w:val="fr-FR"/>
            <w:rPrChange w:id="18112" w:author="Peng Luqi" w:date="2019-10-13T14:50:00Z">
              <w:rPr>
                <w:lang w:val="fr-FR"/>
              </w:rPr>
            </w:rPrChange>
          </w:rPr>
          <w:delText>’</w:delText>
        </w:r>
      </w:del>
      <w:ins w:id="18113" w:author="Peng Luqi" w:date="2019-10-13T14:43:00Z">
        <w:r w:rsidR="00EF666F" w:rsidRPr="00F94CB9">
          <w:rPr>
            <w:sz w:val="28"/>
            <w:szCs w:val="28"/>
            <w:lang w:val="fr-FR"/>
            <w:rPrChange w:id="18114" w:author="Peng Luqi" w:date="2019-10-13T14:50:00Z">
              <w:rPr>
                <w:lang w:val="fr-FR"/>
              </w:rPr>
            </w:rPrChange>
          </w:rPr>
          <w:t>’</w:t>
        </w:r>
      </w:ins>
      <w:r w:rsidRPr="00F94CB9">
        <w:rPr>
          <w:sz w:val="28"/>
          <w:szCs w:val="28"/>
          <w:lang w:val="fr-FR"/>
          <w:rPrChange w:id="18115" w:author="Peng Luqi" w:date="2019-10-13T14:50:00Z">
            <w:rPr>
              <w:lang w:val="fr-FR"/>
            </w:rPr>
          </w:rPrChange>
        </w:rPr>
        <w:t>avoir moins de paroles et plus</w:t>
      </w:r>
      <w:r w:rsidRPr="00F94CB9">
        <w:rPr>
          <w:spacing w:val="-16"/>
          <w:sz w:val="28"/>
          <w:szCs w:val="28"/>
          <w:lang w:val="fr-FR"/>
          <w:rPrChange w:id="18116" w:author="Peng Luqi" w:date="2019-10-13T14:50:00Z">
            <w:rPr>
              <w:spacing w:val="-16"/>
              <w:lang w:val="fr-FR"/>
            </w:rPr>
          </w:rPrChange>
        </w:rPr>
        <w:t xml:space="preserve"> </w:t>
      </w:r>
      <w:r w:rsidRPr="00F94CB9">
        <w:rPr>
          <w:sz w:val="28"/>
          <w:szCs w:val="28"/>
          <w:lang w:val="fr-FR"/>
          <w:rPrChange w:id="18117" w:author="Peng Luqi" w:date="2019-10-13T14:50:00Z">
            <w:rPr>
              <w:lang w:val="fr-FR"/>
            </w:rPr>
          </w:rPrChange>
        </w:rPr>
        <w:t>d</w:t>
      </w:r>
      <w:del w:id="18118" w:author="Peng Luqi" w:date="2019-10-13T14:43:00Z">
        <w:r w:rsidRPr="00F94CB9" w:rsidDel="00EF666F">
          <w:rPr>
            <w:sz w:val="28"/>
            <w:szCs w:val="28"/>
            <w:lang w:val="fr-FR"/>
            <w:rPrChange w:id="18119" w:author="Peng Luqi" w:date="2019-10-13T14:50:00Z">
              <w:rPr>
                <w:lang w:val="fr-FR"/>
              </w:rPr>
            </w:rPrChange>
          </w:rPr>
          <w:delText>’</w:delText>
        </w:r>
      </w:del>
      <w:ins w:id="18120" w:author="Peng Luqi" w:date="2019-10-13T14:43:00Z">
        <w:r w:rsidR="00EF666F" w:rsidRPr="00F94CB9">
          <w:rPr>
            <w:sz w:val="28"/>
            <w:szCs w:val="28"/>
            <w:lang w:val="fr-FR"/>
            <w:rPrChange w:id="18121" w:author="Peng Luqi" w:date="2019-10-13T14:50:00Z">
              <w:rPr>
                <w:lang w:val="fr-FR"/>
              </w:rPr>
            </w:rPrChange>
          </w:rPr>
          <w:t>’</w:t>
        </w:r>
      </w:ins>
      <w:r w:rsidRPr="00F94CB9">
        <w:rPr>
          <w:sz w:val="28"/>
          <w:szCs w:val="28"/>
          <w:lang w:val="fr-FR"/>
          <w:rPrChange w:id="18122" w:author="Peng Luqi" w:date="2019-10-13T14:50:00Z">
            <w:rPr>
              <w:lang w:val="fr-FR"/>
            </w:rPr>
          </w:rPrChange>
        </w:rPr>
        <w:t>argent.</w:t>
      </w:r>
    </w:p>
    <w:p w:rsidR="002B38DF" w:rsidRPr="00F94CB9" w:rsidRDefault="002B38DF">
      <w:pPr>
        <w:pStyle w:val="a3"/>
        <w:ind w:left="170" w:right="170"/>
        <w:jc w:val="both"/>
        <w:rPr>
          <w:lang w:val="fr-FR"/>
          <w:rPrChange w:id="18123" w:author="Peng Luqi" w:date="2019-10-13T14:50:00Z">
            <w:rPr>
              <w:sz w:val="21"/>
              <w:lang w:val="fr-FR"/>
            </w:rPr>
          </w:rPrChange>
        </w:rPr>
        <w:pPrChange w:id="18124" w:author="Peng Luqi" w:date="2019-10-13T14:20:00Z">
          <w:pPr>
            <w:pStyle w:val="a3"/>
          </w:pPr>
        </w:pPrChange>
      </w:pPr>
    </w:p>
    <w:p w:rsidR="002B38DF" w:rsidRPr="00F94CB9" w:rsidRDefault="00716360">
      <w:pPr>
        <w:ind w:left="170" w:right="170"/>
        <w:jc w:val="both"/>
        <w:rPr>
          <w:sz w:val="28"/>
          <w:szCs w:val="28"/>
          <w:lang w:val="fr-FR"/>
          <w:rPrChange w:id="18125" w:author="Peng Luqi" w:date="2019-10-13T14:50:00Z">
            <w:rPr>
              <w:lang w:val="fr-FR"/>
            </w:rPr>
          </w:rPrChange>
        </w:rPr>
        <w:pPrChange w:id="18126" w:author="Peng Luqi" w:date="2019-10-13T14:20:00Z">
          <w:pPr>
            <w:spacing w:before="1" w:line="247" w:lineRule="auto"/>
            <w:ind w:left="130" w:right="182"/>
            <w:jc w:val="both"/>
          </w:pPr>
        </w:pPrChange>
      </w:pPr>
      <w:r w:rsidRPr="00F94CB9">
        <w:rPr>
          <w:sz w:val="28"/>
          <w:szCs w:val="28"/>
          <w:lang w:val="fr-FR"/>
          <w:rPrChange w:id="18127" w:author="Peng Luqi" w:date="2019-10-13T14:50:00Z">
            <w:rPr>
              <w:lang w:val="fr-FR"/>
            </w:rPr>
          </w:rPrChange>
        </w:rPr>
        <w:t>En même temps, j</w:t>
      </w:r>
      <w:del w:id="18128" w:author="Peng Luqi" w:date="2019-10-13T14:43:00Z">
        <w:r w:rsidRPr="00F94CB9" w:rsidDel="00EF666F">
          <w:rPr>
            <w:sz w:val="28"/>
            <w:szCs w:val="28"/>
            <w:lang w:val="fr-FR"/>
            <w:rPrChange w:id="18129" w:author="Peng Luqi" w:date="2019-10-13T14:50:00Z">
              <w:rPr>
                <w:lang w:val="fr-FR"/>
              </w:rPr>
            </w:rPrChange>
          </w:rPr>
          <w:delText>’</w:delText>
        </w:r>
      </w:del>
      <w:ins w:id="18130" w:author="Peng Luqi" w:date="2019-10-13T14:43:00Z">
        <w:r w:rsidR="00EF666F" w:rsidRPr="00F94CB9">
          <w:rPr>
            <w:sz w:val="28"/>
            <w:szCs w:val="28"/>
            <w:lang w:val="fr-FR"/>
            <w:rPrChange w:id="18131" w:author="Peng Luqi" w:date="2019-10-13T14:50:00Z">
              <w:rPr>
                <w:lang w:val="fr-FR"/>
              </w:rPr>
            </w:rPrChange>
          </w:rPr>
          <w:t>’</w:t>
        </w:r>
      </w:ins>
      <w:r w:rsidRPr="00F94CB9">
        <w:rPr>
          <w:sz w:val="28"/>
          <w:szCs w:val="28"/>
          <w:lang w:val="fr-FR"/>
          <w:rPrChange w:id="18132" w:author="Peng Luqi" w:date="2019-10-13T14:50:00Z">
            <w:rPr>
              <w:lang w:val="fr-FR"/>
            </w:rPr>
          </w:rPrChange>
        </w:rPr>
        <w:t xml:space="preserve">investis fixement sur les </w:t>
      </w:r>
      <w:r w:rsidRPr="00F94CB9">
        <w:rPr>
          <w:i/>
          <w:color w:val="00B0F0"/>
          <w:sz w:val="28"/>
          <w:szCs w:val="28"/>
          <w:lang w:val="fr-FR"/>
          <w:rPrChange w:id="18133" w:author="Peng Luqi" w:date="2019-10-13T14:50:00Z">
            <w:rPr>
              <w:i/>
              <w:color w:val="00B0F0"/>
              <w:lang w:val="fr-FR"/>
            </w:rPr>
          </w:rPrChange>
        </w:rPr>
        <w:t xml:space="preserve">BOX </w:t>
      </w:r>
      <w:r w:rsidRPr="00F94CB9">
        <w:rPr>
          <w:sz w:val="28"/>
          <w:szCs w:val="28"/>
          <w:lang w:val="fr-FR"/>
          <w:rPrChange w:id="18134" w:author="Peng Luqi" w:date="2019-10-13T14:50:00Z">
            <w:rPr>
              <w:lang w:val="fr-FR"/>
            </w:rPr>
          </w:rPrChange>
        </w:rPr>
        <w:t>et les garde à long terme. Voilà, ce geste s</w:t>
      </w:r>
      <w:del w:id="18135" w:author="Peng Luqi" w:date="2019-10-13T14:43:00Z">
        <w:r w:rsidRPr="00F94CB9" w:rsidDel="00EF666F">
          <w:rPr>
            <w:sz w:val="28"/>
            <w:szCs w:val="28"/>
            <w:lang w:val="fr-FR"/>
            <w:rPrChange w:id="18136" w:author="Peng Luqi" w:date="2019-10-13T14:50:00Z">
              <w:rPr>
                <w:lang w:val="fr-FR"/>
              </w:rPr>
            </w:rPrChange>
          </w:rPr>
          <w:delText>’</w:delText>
        </w:r>
      </w:del>
      <w:ins w:id="18137" w:author="Peng Luqi" w:date="2019-10-13T14:43:00Z">
        <w:r w:rsidR="00EF666F" w:rsidRPr="00F94CB9">
          <w:rPr>
            <w:sz w:val="28"/>
            <w:szCs w:val="28"/>
            <w:lang w:val="fr-FR"/>
            <w:rPrChange w:id="18138" w:author="Peng Luqi" w:date="2019-10-13T14:50:00Z">
              <w:rPr>
                <w:lang w:val="fr-FR"/>
              </w:rPr>
            </w:rPrChange>
          </w:rPr>
          <w:t>’</w:t>
        </w:r>
      </w:ins>
      <w:r w:rsidRPr="00F94CB9">
        <w:rPr>
          <w:sz w:val="28"/>
          <w:szCs w:val="28"/>
          <w:lang w:val="fr-FR"/>
          <w:rPrChange w:id="18139" w:author="Peng Luqi" w:date="2019-10-13T14:50:00Z">
            <w:rPr>
              <w:lang w:val="fr-FR"/>
            </w:rPr>
          </w:rPrChange>
        </w:rPr>
        <w:t>appelle faire</w:t>
      </w:r>
      <w:r w:rsidRPr="00F94CB9">
        <w:rPr>
          <w:spacing w:val="-15"/>
          <w:sz w:val="28"/>
          <w:szCs w:val="28"/>
          <w:lang w:val="fr-FR"/>
          <w:rPrChange w:id="18140" w:author="Peng Luqi" w:date="2019-10-13T14:50:00Z">
            <w:rPr>
              <w:spacing w:val="-15"/>
              <w:lang w:val="fr-FR"/>
            </w:rPr>
          </w:rPrChange>
        </w:rPr>
        <w:t xml:space="preserve"> </w:t>
      </w:r>
      <w:r w:rsidRPr="00F94CB9">
        <w:rPr>
          <w:sz w:val="28"/>
          <w:szCs w:val="28"/>
          <w:lang w:val="fr-FR"/>
          <w:rPrChange w:id="18141" w:author="Peng Luqi" w:date="2019-10-13T14:50:00Z">
            <w:rPr>
              <w:lang w:val="fr-FR"/>
            </w:rPr>
          </w:rPrChange>
        </w:rPr>
        <w:t>de</w:t>
      </w:r>
      <w:r w:rsidRPr="00F94CB9">
        <w:rPr>
          <w:spacing w:val="-15"/>
          <w:sz w:val="28"/>
          <w:szCs w:val="28"/>
          <w:lang w:val="fr-FR"/>
          <w:rPrChange w:id="18142" w:author="Peng Luqi" w:date="2019-10-13T14:50:00Z">
            <w:rPr>
              <w:spacing w:val="-15"/>
              <w:lang w:val="fr-FR"/>
            </w:rPr>
          </w:rPrChange>
        </w:rPr>
        <w:t xml:space="preserve"> </w:t>
      </w:r>
      <w:r w:rsidRPr="00F94CB9">
        <w:rPr>
          <w:sz w:val="28"/>
          <w:szCs w:val="28"/>
          <w:lang w:val="fr-FR"/>
          <w:rPrChange w:id="18143" w:author="Peng Luqi" w:date="2019-10-13T14:50:00Z">
            <w:rPr>
              <w:lang w:val="fr-FR"/>
            </w:rPr>
          </w:rPrChange>
        </w:rPr>
        <w:t>soi</w:t>
      </w:r>
      <w:r w:rsidRPr="00F94CB9">
        <w:rPr>
          <w:spacing w:val="-13"/>
          <w:sz w:val="28"/>
          <w:szCs w:val="28"/>
          <w:lang w:val="fr-FR"/>
          <w:rPrChange w:id="18144" w:author="Peng Luqi" w:date="2019-10-13T14:50:00Z">
            <w:rPr>
              <w:spacing w:val="-13"/>
              <w:lang w:val="fr-FR"/>
            </w:rPr>
          </w:rPrChange>
        </w:rPr>
        <w:t xml:space="preserve"> </w:t>
      </w:r>
      <w:r w:rsidRPr="00F94CB9">
        <w:rPr>
          <w:sz w:val="28"/>
          <w:szCs w:val="28"/>
          <w:lang w:val="fr-FR"/>
          <w:rPrChange w:id="18145" w:author="Peng Luqi" w:date="2019-10-13T14:50:00Z">
            <w:rPr>
              <w:lang w:val="fr-FR"/>
            </w:rPr>
          </w:rPrChange>
        </w:rPr>
        <w:t>un</w:t>
      </w:r>
      <w:r w:rsidRPr="00F94CB9">
        <w:rPr>
          <w:spacing w:val="-14"/>
          <w:sz w:val="28"/>
          <w:szCs w:val="28"/>
          <w:lang w:val="fr-FR"/>
          <w:rPrChange w:id="18146" w:author="Peng Luqi" w:date="2019-10-13T14:50:00Z">
            <w:rPr>
              <w:spacing w:val="-14"/>
              <w:lang w:val="fr-FR"/>
            </w:rPr>
          </w:rPrChange>
        </w:rPr>
        <w:t xml:space="preserve"> </w:t>
      </w:r>
      <w:r w:rsidRPr="00F94CB9">
        <w:rPr>
          <w:sz w:val="28"/>
          <w:szCs w:val="28"/>
          <w:lang w:val="fr-FR"/>
          <w:rPrChange w:id="18147" w:author="Peng Luqi" w:date="2019-10-13T14:50:00Z">
            <w:rPr>
              <w:lang w:val="fr-FR"/>
            </w:rPr>
          </w:rPrChange>
        </w:rPr>
        <w:t>exemple.</w:t>
      </w:r>
      <w:r w:rsidRPr="00F94CB9">
        <w:rPr>
          <w:spacing w:val="-13"/>
          <w:sz w:val="28"/>
          <w:szCs w:val="28"/>
          <w:lang w:val="fr-FR"/>
          <w:rPrChange w:id="18148" w:author="Peng Luqi" w:date="2019-10-13T14:50:00Z">
            <w:rPr>
              <w:spacing w:val="-13"/>
              <w:lang w:val="fr-FR"/>
            </w:rPr>
          </w:rPrChange>
        </w:rPr>
        <w:t xml:space="preserve"> </w:t>
      </w:r>
      <w:r w:rsidRPr="00F94CB9">
        <w:rPr>
          <w:sz w:val="28"/>
          <w:szCs w:val="28"/>
          <w:lang w:val="fr-FR"/>
          <w:rPrChange w:id="18149" w:author="Peng Luqi" w:date="2019-10-13T14:50:00Z">
            <w:rPr>
              <w:lang w:val="fr-FR"/>
            </w:rPr>
          </w:rPrChange>
        </w:rPr>
        <w:t>L</w:t>
      </w:r>
      <w:del w:id="18150" w:author="Peng Luqi" w:date="2019-10-13T14:43:00Z">
        <w:r w:rsidRPr="00F94CB9" w:rsidDel="00EF666F">
          <w:rPr>
            <w:sz w:val="28"/>
            <w:szCs w:val="28"/>
            <w:lang w:val="fr-FR"/>
            <w:rPrChange w:id="18151" w:author="Peng Luqi" w:date="2019-10-13T14:50:00Z">
              <w:rPr>
                <w:lang w:val="fr-FR"/>
              </w:rPr>
            </w:rPrChange>
          </w:rPr>
          <w:delText>’</w:delText>
        </w:r>
      </w:del>
      <w:ins w:id="18152" w:author="Peng Luqi" w:date="2019-10-13T14:43:00Z">
        <w:r w:rsidR="00EF666F" w:rsidRPr="00F94CB9">
          <w:rPr>
            <w:sz w:val="28"/>
            <w:szCs w:val="28"/>
            <w:lang w:val="fr-FR"/>
            <w:rPrChange w:id="18153" w:author="Peng Luqi" w:date="2019-10-13T14:50:00Z">
              <w:rPr>
                <w:lang w:val="fr-FR"/>
              </w:rPr>
            </w:rPrChange>
          </w:rPr>
          <w:t>’</w:t>
        </w:r>
      </w:ins>
      <w:r w:rsidRPr="00F94CB9">
        <w:rPr>
          <w:sz w:val="28"/>
          <w:szCs w:val="28"/>
          <w:lang w:val="fr-FR"/>
          <w:rPrChange w:id="18154" w:author="Peng Luqi" w:date="2019-10-13T14:50:00Z">
            <w:rPr>
              <w:lang w:val="fr-FR"/>
            </w:rPr>
          </w:rPrChange>
        </w:rPr>
        <w:t>investissement</w:t>
      </w:r>
      <w:r w:rsidRPr="00F94CB9">
        <w:rPr>
          <w:spacing w:val="-14"/>
          <w:sz w:val="28"/>
          <w:szCs w:val="28"/>
          <w:lang w:val="fr-FR"/>
          <w:rPrChange w:id="18155" w:author="Peng Luqi" w:date="2019-10-13T14:50:00Z">
            <w:rPr>
              <w:spacing w:val="-14"/>
              <w:lang w:val="fr-FR"/>
            </w:rPr>
          </w:rPrChange>
        </w:rPr>
        <w:t xml:space="preserve"> </w:t>
      </w:r>
      <w:r w:rsidRPr="00F94CB9">
        <w:rPr>
          <w:sz w:val="28"/>
          <w:szCs w:val="28"/>
          <w:lang w:val="fr-FR"/>
          <w:rPrChange w:id="18156" w:author="Peng Luqi" w:date="2019-10-13T14:50:00Z">
            <w:rPr>
              <w:lang w:val="fr-FR"/>
            </w:rPr>
          </w:rPrChange>
        </w:rPr>
        <w:t>fixe</w:t>
      </w:r>
      <w:r w:rsidRPr="00F94CB9">
        <w:rPr>
          <w:spacing w:val="-15"/>
          <w:sz w:val="28"/>
          <w:szCs w:val="28"/>
          <w:lang w:val="fr-FR"/>
          <w:rPrChange w:id="18157" w:author="Peng Luqi" w:date="2019-10-13T14:50:00Z">
            <w:rPr>
              <w:spacing w:val="-15"/>
              <w:lang w:val="fr-FR"/>
            </w:rPr>
          </w:rPrChange>
        </w:rPr>
        <w:t xml:space="preserve"> </w:t>
      </w:r>
      <w:r w:rsidRPr="00F94CB9">
        <w:rPr>
          <w:sz w:val="28"/>
          <w:szCs w:val="28"/>
          <w:lang w:val="fr-FR"/>
          <w:rPrChange w:id="18158" w:author="Peng Luqi" w:date="2019-10-13T14:50:00Z">
            <w:rPr>
              <w:lang w:val="fr-FR"/>
            </w:rPr>
          </w:rPrChange>
        </w:rPr>
        <w:t>est</w:t>
      </w:r>
      <w:r w:rsidRPr="00F94CB9">
        <w:rPr>
          <w:spacing w:val="-13"/>
          <w:sz w:val="28"/>
          <w:szCs w:val="28"/>
          <w:lang w:val="fr-FR"/>
          <w:rPrChange w:id="18159" w:author="Peng Luqi" w:date="2019-10-13T14:50:00Z">
            <w:rPr>
              <w:spacing w:val="-13"/>
              <w:lang w:val="fr-FR"/>
            </w:rPr>
          </w:rPrChange>
        </w:rPr>
        <w:t xml:space="preserve"> </w:t>
      </w:r>
      <w:r w:rsidRPr="00F94CB9">
        <w:rPr>
          <w:sz w:val="28"/>
          <w:szCs w:val="28"/>
          <w:lang w:val="fr-FR"/>
          <w:rPrChange w:id="18160" w:author="Peng Luqi" w:date="2019-10-13T14:50:00Z">
            <w:rPr>
              <w:lang w:val="fr-FR"/>
            </w:rPr>
          </w:rPrChange>
        </w:rPr>
        <w:t>la</w:t>
      </w:r>
      <w:r w:rsidRPr="00F94CB9">
        <w:rPr>
          <w:spacing w:val="-15"/>
          <w:sz w:val="28"/>
          <w:szCs w:val="28"/>
          <w:lang w:val="fr-FR"/>
          <w:rPrChange w:id="18161" w:author="Peng Luqi" w:date="2019-10-13T14:50:00Z">
            <w:rPr>
              <w:spacing w:val="-15"/>
              <w:lang w:val="fr-FR"/>
            </w:rPr>
          </w:rPrChange>
        </w:rPr>
        <w:t xml:space="preserve"> </w:t>
      </w:r>
      <w:r w:rsidRPr="00F94CB9">
        <w:rPr>
          <w:sz w:val="28"/>
          <w:szCs w:val="28"/>
          <w:lang w:val="fr-FR"/>
          <w:rPrChange w:id="18162" w:author="Peng Luqi" w:date="2019-10-13T14:50:00Z">
            <w:rPr>
              <w:lang w:val="fr-FR"/>
            </w:rPr>
          </w:rPrChange>
        </w:rPr>
        <w:t>seule</w:t>
      </w:r>
      <w:r w:rsidRPr="00F94CB9">
        <w:rPr>
          <w:spacing w:val="-14"/>
          <w:sz w:val="28"/>
          <w:szCs w:val="28"/>
          <w:lang w:val="fr-FR"/>
          <w:rPrChange w:id="18163" w:author="Peng Luqi" w:date="2019-10-13T14:50:00Z">
            <w:rPr>
              <w:spacing w:val="-14"/>
              <w:lang w:val="fr-FR"/>
            </w:rPr>
          </w:rPrChange>
        </w:rPr>
        <w:t xml:space="preserve"> </w:t>
      </w:r>
      <w:r w:rsidRPr="00F94CB9">
        <w:rPr>
          <w:sz w:val="28"/>
          <w:szCs w:val="28"/>
          <w:lang w:val="fr-FR"/>
          <w:rPrChange w:id="18164" w:author="Peng Luqi" w:date="2019-10-13T14:50:00Z">
            <w:rPr>
              <w:lang w:val="fr-FR"/>
            </w:rPr>
          </w:rPrChange>
        </w:rPr>
        <w:t>stratégie</w:t>
      </w:r>
      <w:r w:rsidRPr="00F94CB9">
        <w:rPr>
          <w:spacing w:val="-15"/>
          <w:sz w:val="28"/>
          <w:szCs w:val="28"/>
          <w:lang w:val="fr-FR"/>
          <w:rPrChange w:id="18165" w:author="Peng Luqi" w:date="2019-10-13T14:50:00Z">
            <w:rPr>
              <w:spacing w:val="-15"/>
              <w:lang w:val="fr-FR"/>
            </w:rPr>
          </w:rPrChange>
        </w:rPr>
        <w:t xml:space="preserve"> </w:t>
      </w:r>
      <w:r w:rsidRPr="00F94CB9">
        <w:rPr>
          <w:sz w:val="28"/>
          <w:szCs w:val="28"/>
          <w:lang w:val="fr-FR"/>
          <w:rPrChange w:id="18166" w:author="Peng Luqi" w:date="2019-10-13T14:50:00Z">
            <w:rPr>
              <w:lang w:val="fr-FR"/>
            </w:rPr>
          </w:rPrChange>
        </w:rPr>
        <w:t>d</w:t>
      </w:r>
      <w:del w:id="18167" w:author="Peng Luqi" w:date="2019-10-13T14:43:00Z">
        <w:r w:rsidRPr="00F94CB9" w:rsidDel="00EF666F">
          <w:rPr>
            <w:sz w:val="28"/>
            <w:szCs w:val="28"/>
            <w:lang w:val="fr-FR"/>
            <w:rPrChange w:id="18168" w:author="Peng Luqi" w:date="2019-10-13T14:50:00Z">
              <w:rPr>
                <w:lang w:val="fr-FR"/>
              </w:rPr>
            </w:rPrChange>
          </w:rPr>
          <w:delText>’</w:delText>
        </w:r>
      </w:del>
      <w:ins w:id="18169" w:author="Peng Luqi" w:date="2019-10-13T14:43:00Z">
        <w:r w:rsidR="00EF666F" w:rsidRPr="00F94CB9">
          <w:rPr>
            <w:sz w:val="28"/>
            <w:szCs w:val="28"/>
            <w:lang w:val="fr-FR"/>
            <w:rPrChange w:id="18170" w:author="Peng Luqi" w:date="2019-10-13T14:50:00Z">
              <w:rPr>
                <w:lang w:val="fr-FR"/>
              </w:rPr>
            </w:rPrChange>
          </w:rPr>
          <w:t>’</w:t>
        </w:r>
      </w:ins>
      <w:r w:rsidRPr="00F94CB9">
        <w:rPr>
          <w:sz w:val="28"/>
          <w:szCs w:val="28"/>
          <w:lang w:val="fr-FR"/>
          <w:rPrChange w:id="18171" w:author="Peng Luqi" w:date="2019-10-13T14:50:00Z">
            <w:rPr>
              <w:lang w:val="fr-FR"/>
            </w:rPr>
          </w:rPrChange>
        </w:rPr>
        <w:t>investissement</w:t>
      </w:r>
      <w:r w:rsidRPr="00F94CB9">
        <w:rPr>
          <w:spacing w:val="-13"/>
          <w:sz w:val="28"/>
          <w:szCs w:val="28"/>
          <w:lang w:val="fr-FR"/>
          <w:rPrChange w:id="18172" w:author="Peng Luqi" w:date="2019-10-13T14:50:00Z">
            <w:rPr>
              <w:spacing w:val="-13"/>
              <w:lang w:val="fr-FR"/>
            </w:rPr>
          </w:rPrChange>
        </w:rPr>
        <w:t xml:space="preserve"> </w:t>
      </w:r>
      <w:r w:rsidRPr="00F94CB9">
        <w:rPr>
          <w:sz w:val="28"/>
          <w:szCs w:val="28"/>
          <w:lang w:val="fr-FR"/>
          <w:rPrChange w:id="18173" w:author="Peng Luqi" w:date="2019-10-13T14:50:00Z">
            <w:rPr>
              <w:lang w:val="fr-FR"/>
            </w:rPr>
          </w:rPrChange>
        </w:rPr>
        <w:t>fiable</w:t>
      </w:r>
      <w:r w:rsidRPr="00F94CB9">
        <w:rPr>
          <w:spacing w:val="-15"/>
          <w:sz w:val="28"/>
          <w:szCs w:val="28"/>
          <w:lang w:val="fr-FR"/>
          <w:rPrChange w:id="18174" w:author="Peng Luqi" w:date="2019-10-13T14:50:00Z">
            <w:rPr>
              <w:spacing w:val="-15"/>
              <w:lang w:val="fr-FR"/>
            </w:rPr>
          </w:rPrChange>
        </w:rPr>
        <w:t xml:space="preserve"> </w:t>
      </w:r>
      <w:r w:rsidRPr="00F94CB9">
        <w:rPr>
          <w:sz w:val="28"/>
          <w:szCs w:val="28"/>
          <w:lang w:val="fr-FR"/>
          <w:rPrChange w:id="18175" w:author="Peng Luqi" w:date="2019-10-13T14:50:00Z">
            <w:rPr>
              <w:lang w:val="fr-FR"/>
            </w:rPr>
          </w:rPrChange>
        </w:rPr>
        <w:t>pour</w:t>
      </w:r>
      <w:r w:rsidRPr="00F94CB9">
        <w:rPr>
          <w:spacing w:val="-14"/>
          <w:sz w:val="28"/>
          <w:szCs w:val="28"/>
          <w:lang w:val="fr-FR"/>
          <w:rPrChange w:id="18176" w:author="Peng Luqi" w:date="2019-10-13T14:50:00Z">
            <w:rPr>
              <w:spacing w:val="-14"/>
              <w:lang w:val="fr-FR"/>
            </w:rPr>
          </w:rPrChange>
        </w:rPr>
        <w:t xml:space="preserve"> </w:t>
      </w:r>
      <w:r w:rsidRPr="00F94CB9">
        <w:rPr>
          <w:sz w:val="28"/>
          <w:szCs w:val="28"/>
          <w:lang w:val="fr-FR"/>
          <w:rPrChange w:id="18177" w:author="Peng Luqi" w:date="2019-10-13T14:50:00Z">
            <w:rPr>
              <w:lang w:val="fr-FR"/>
            </w:rPr>
          </w:rPrChange>
        </w:rPr>
        <w:t>les</w:t>
      </w:r>
      <w:r w:rsidRPr="00F94CB9">
        <w:rPr>
          <w:spacing w:val="-13"/>
          <w:sz w:val="28"/>
          <w:szCs w:val="28"/>
          <w:lang w:val="fr-FR"/>
          <w:rPrChange w:id="18178" w:author="Peng Luqi" w:date="2019-10-13T14:50:00Z">
            <w:rPr>
              <w:spacing w:val="-13"/>
              <w:lang w:val="fr-FR"/>
            </w:rPr>
          </w:rPrChange>
        </w:rPr>
        <w:t xml:space="preserve"> </w:t>
      </w:r>
      <w:r w:rsidRPr="00F94CB9">
        <w:rPr>
          <w:sz w:val="28"/>
          <w:szCs w:val="28"/>
          <w:lang w:val="fr-FR"/>
          <w:rPrChange w:id="18179" w:author="Peng Luqi" w:date="2019-10-13T14:50:00Z">
            <w:rPr>
              <w:lang w:val="fr-FR"/>
            </w:rPr>
          </w:rPrChange>
        </w:rPr>
        <w:t>gens ordinaires,</w:t>
      </w:r>
      <w:r w:rsidRPr="00F94CB9">
        <w:rPr>
          <w:spacing w:val="-8"/>
          <w:sz w:val="28"/>
          <w:szCs w:val="28"/>
          <w:lang w:val="fr-FR"/>
          <w:rPrChange w:id="18180" w:author="Peng Luqi" w:date="2019-10-13T14:50:00Z">
            <w:rPr>
              <w:spacing w:val="-8"/>
              <w:lang w:val="fr-FR"/>
            </w:rPr>
          </w:rPrChange>
        </w:rPr>
        <w:t xml:space="preserve"> </w:t>
      </w:r>
      <w:r w:rsidRPr="00F94CB9">
        <w:rPr>
          <w:sz w:val="28"/>
          <w:szCs w:val="28"/>
          <w:lang w:val="fr-FR"/>
          <w:rPrChange w:id="18181" w:author="Peng Luqi" w:date="2019-10-13T14:50:00Z">
            <w:rPr>
              <w:lang w:val="fr-FR"/>
            </w:rPr>
          </w:rPrChange>
        </w:rPr>
        <w:t>mais</w:t>
      </w:r>
      <w:r w:rsidRPr="00F94CB9">
        <w:rPr>
          <w:spacing w:val="-7"/>
          <w:sz w:val="28"/>
          <w:szCs w:val="28"/>
          <w:lang w:val="fr-FR"/>
          <w:rPrChange w:id="18182" w:author="Peng Luqi" w:date="2019-10-13T14:50:00Z">
            <w:rPr>
              <w:spacing w:val="-7"/>
              <w:lang w:val="fr-FR"/>
            </w:rPr>
          </w:rPrChange>
        </w:rPr>
        <w:t xml:space="preserve"> </w:t>
      </w:r>
      <w:r w:rsidRPr="00F94CB9">
        <w:rPr>
          <w:sz w:val="28"/>
          <w:szCs w:val="28"/>
          <w:lang w:val="fr-FR"/>
          <w:rPrChange w:id="18183" w:author="Peng Luqi" w:date="2019-10-13T14:50:00Z">
            <w:rPr>
              <w:lang w:val="fr-FR"/>
            </w:rPr>
          </w:rPrChange>
        </w:rPr>
        <w:t>c</w:t>
      </w:r>
      <w:del w:id="18184" w:author="Peng Luqi" w:date="2019-10-13T14:43:00Z">
        <w:r w:rsidRPr="00F94CB9" w:rsidDel="00EF666F">
          <w:rPr>
            <w:sz w:val="28"/>
            <w:szCs w:val="28"/>
            <w:lang w:val="fr-FR"/>
            <w:rPrChange w:id="18185" w:author="Peng Luqi" w:date="2019-10-13T14:50:00Z">
              <w:rPr>
                <w:lang w:val="fr-FR"/>
              </w:rPr>
            </w:rPrChange>
          </w:rPr>
          <w:delText>’</w:delText>
        </w:r>
      </w:del>
      <w:ins w:id="18186" w:author="Peng Luqi" w:date="2019-10-13T14:43:00Z">
        <w:r w:rsidR="00EF666F" w:rsidRPr="00F94CB9">
          <w:rPr>
            <w:sz w:val="28"/>
            <w:szCs w:val="28"/>
            <w:lang w:val="fr-FR"/>
            <w:rPrChange w:id="18187" w:author="Peng Luqi" w:date="2019-10-13T14:50:00Z">
              <w:rPr>
                <w:lang w:val="fr-FR"/>
              </w:rPr>
            </w:rPrChange>
          </w:rPr>
          <w:t>’</w:t>
        </w:r>
      </w:ins>
      <w:r w:rsidRPr="00F94CB9">
        <w:rPr>
          <w:sz w:val="28"/>
          <w:szCs w:val="28"/>
          <w:lang w:val="fr-FR"/>
          <w:rPrChange w:id="18188" w:author="Peng Luqi" w:date="2019-10-13T14:50:00Z">
            <w:rPr>
              <w:lang w:val="fr-FR"/>
            </w:rPr>
          </w:rPrChange>
        </w:rPr>
        <w:t>est</w:t>
      </w:r>
      <w:r w:rsidRPr="00F94CB9">
        <w:rPr>
          <w:spacing w:val="-7"/>
          <w:sz w:val="28"/>
          <w:szCs w:val="28"/>
          <w:lang w:val="fr-FR"/>
          <w:rPrChange w:id="18189" w:author="Peng Luqi" w:date="2019-10-13T14:50:00Z">
            <w:rPr>
              <w:spacing w:val="-7"/>
              <w:lang w:val="fr-FR"/>
            </w:rPr>
          </w:rPrChange>
        </w:rPr>
        <w:t xml:space="preserve"> </w:t>
      </w:r>
      <w:r w:rsidRPr="00F94CB9">
        <w:rPr>
          <w:sz w:val="28"/>
          <w:szCs w:val="28"/>
          <w:lang w:val="fr-FR"/>
          <w:rPrChange w:id="18190" w:author="Peng Luqi" w:date="2019-10-13T14:50:00Z">
            <w:rPr>
              <w:lang w:val="fr-FR"/>
            </w:rPr>
          </w:rPrChange>
        </w:rPr>
        <w:t>toujours</w:t>
      </w:r>
      <w:r w:rsidRPr="00F94CB9">
        <w:rPr>
          <w:spacing w:val="-7"/>
          <w:sz w:val="28"/>
          <w:szCs w:val="28"/>
          <w:lang w:val="fr-FR"/>
          <w:rPrChange w:id="18191" w:author="Peng Luqi" w:date="2019-10-13T14:50:00Z">
            <w:rPr>
              <w:spacing w:val="-7"/>
              <w:lang w:val="fr-FR"/>
            </w:rPr>
          </w:rPrChange>
        </w:rPr>
        <w:t xml:space="preserve"> </w:t>
      </w:r>
      <w:r w:rsidRPr="00F94CB9">
        <w:rPr>
          <w:sz w:val="28"/>
          <w:szCs w:val="28"/>
          <w:lang w:val="fr-FR"/>
          <w:rPrChange w:id="18192" w:author="Peng Luqi" w:date="2019-10-13T14:50:00Z">
            <w:rPr>
              <w:lang w:val="fr-FR"/>
            </w:rPr>
          </w:rPrChange>
        </w:rPr>
        <w:t>plus</w:t>
      </w:r>
      <w:r w:rsidRPr="00F94CB9">
        <w:rPr>
          <w:spacing w:val="-7"/>
          <w:sz w:val="28"/>
          <w:szCs w:val="28"/>
          <w:lang w:val="fr-FR"/>
          <w:rPrChange w:id="18193" w:author="Peng Luqi" w:date="2019-10-13T14:50:00Z">
            <w:rPr>
              <w:spacing w:val="-7"/>
              <w:lang w:val="fr-FR"/>
            </w:rPr>
          </w:rPrChange>
        </w:rPr>
        <w:t xml:space="preserve"> </w:t>
      </w:r>
      <w:r w:rsidRPr="00F94CB9">
        <w:rPr>
          <w:sz w:val="28"/>
          <w:szCs w:val="28"/>
          <w:lang w:val="fr-FR"/>
          <w:rPrChange w:id="18194" w:author="Peng Luqi" w:date="2019-10-13T14:50:00Z">
            <w:rPr>
              <w:lang w:val="fr-FR"/>
            </w:rPr>
          </w:rPrChange>
        </w:rPr>
        <w:t>facile</w:t>
      </w:r>
      <w:r w:rsidRPr="00F94CB9">
        <w:rPr>
          <w:spacing w:val="-7"/>
          <w:sz w:val="28"/>
          <w:szCs w:val="28"/>
          <w:lang w:val="fr-FR"/>
          <w:rPrChange w:id="18195" w:author="Peng Luqi" w:date="2019-10-13T14:50:00Z">
            <w:rPr>
              <w:spacing w:val="-7"/>
              <w:lang w:val="fr-FR"/>
            </w:rPr>
          </w:rPrChange>
        </w:rPr>
        <w:t xml:space="preserve"> </w:t>
      </w:r>
      <w:r w:rsidRPr="00F94CB9">
        <w:rPr>
          <w:sz w:val="28"/>
          <w:szCs w:val="28"/>
          <w:lang w:val="fr-FR"/>
          <w:rPrChange w:id="18196" w:author="Peng Luqi" w:date="2019-10-13T14:50:00Z">
            <w:rPr>
              <w:lang w:val="fr-FR"/>
            </w:rPr>
          </w:rPrChange>
        </w:rPr>
        <w:t>à</w:t>
      </w:r>
      <w:r w:rsidRPr="00F94CB9">
        <w:rPr>
          <w:spacing w:val="-7"/>
          <w:sz w:val="28"/>
          <w:szCs w:val="28"/>
          <w:lang w:val="fr-FR"/>
          <w:rPrChange w:id="18197" w:author="Peng Luqi" w:date="2019-10-13T14:50:00Z">
            <w:rPr>
              <w:spacing w:val="-7"/>
              <w:lang w:val="fr-FR"/>
            </w:rPr>
          </w:rPrChange>
        </w:rPr>
        <w:t xml:space="preserve"> </w:t>
      </w:r>
      <w:r w:rsidRPr="00F94CB9">
        <w:rPr>
          <w:sz w:val="28"/>
          <w:szCs w:val="28"/>
          <w:lang w:val="fr-FR"/>
          <w:rPrChange w:id="18198" w:author="Peng Luqi" w:date="2019-10-13T14:50:00Z">
            <w:rPr>
              <w:lang w:val="fr-FR"/>
            </w:rPr>
          </w:rPrChange>
        </w:rPr>
        <w:t>dire</w:t>
      </w:r>
      <w:r w:rsidRPr="00F94CB9">
        <w:rPr>
          <w:spacing w:val="-7"/>
          <w:sz w:val="28"/>
          <w:szCs w:val="28"/>
          <w:lang w:val="fr-FR"/>
          <w:rPrChange w:id="18199" w:author="Peng Luqi" w:date="2019-10-13T14:50:00Z">
            <w:rPr>
              <w:spacing w:val="-7"/>
              <w:lang w:val="fr-FR"/>
            </w:rPr>
          </w:rPrChange>
        </w:rPr>
        <w:t xml:space="preserve"> </w:t>
      </w:r>
      <w:r w:rsidRPr="00F94CB9">
        <w:rPr>
          <w:sz w:val="28"/>
          <w:szCs w:val="28"/>
          <w:lang w:val="fr-FR"/>
          <w:rPrChange w:id="18200" w:author="Peng Luqi" w:date="2019-10-13T14:50:00Z">
            <w:rPr>
              <w:lang w:val="fr-FR"/>
            </w:rPr>
          </w:rPrChange>
        </w:rPr>
        <w:t>qu</w:t>
      </w:r>
      <w:del w:id="18201" w:author="Peng Luqi" w:date="2019-10-13T14:43:00Z">
        <w:r w:rsidRPr="00F94CB9" w:rsidDel="00EF666F">
          <w:rPr>
            <w:sz w:val="28"/>
            <w:szCs w:val="28"/>
            <w:lang w:val="fr-FR"/>
            <w:rPrChange w:id="18202" w:author="Peng Luqi" w:date="2019-10-13T14:50:00Z">
              <w:rPr>
                <w:lang w:val="fr-FR"/>
              </w:rPr>
            </w:rPrChange>
          </w:rPr>
          <w:delText>’</w:delText>
        </w:r>
      </w:del>
      <w:ins w:id="18203" w:author="Peng Luqi" w:date="2019-10-13T14:43:00Z">
        <w:r w:rsidR="00EF666F" w:rsidRPr="00F94CB9">
          <w:rPr>
            <w:sz w:val="28"/>
            <w:szCs w:val="28"/>
            <w:lang w:val="fr-FR"/>
            <w:rPrChange w:id="18204" w:author="Peng Luqi" w:date="2019-10-13T14:50:00Z">
              <w:rPr>
                <w:lang w:val="fr-FR"/>
              </w:rPr>
            </w:rPrChange>
          </w:rPr>
          <w:t>’</w:t>
        </w:r>
      </w:ins>
      <w:r w:rsidRPr="00F94CB9">
        <w:rPr>
          <w:sz w:val="28"/>
          <w:szCs w:val="28"/>
          <w:lang w:val="fr-FR"/>
          <w:rPrChange w:id="18205" w:author="Peng Luqi" w:date="2019-10-13T14:50:00Z">
            <w:rPr>
              <w:lang w:val="fr-FR"/>
            </w:rPr>
          </w:rPrChange>
        </w:rPr>
        <w:t>à</w:t>
      </w:r>
      <w:r w:rsidRPr="00F94CB9">
        <w:rPr>
          <w:spacing w:val="-7"/>
          <w:sz w:val="28"/>
          <w:szCs w:val="28"/>
          <w:lang w:val="fr-FR"/>
          <w:rPrChange w:id="18206" w:author="Peng Luqi" w:date="2019-10-13T14:50:00Z">
            <w:rPr>
              <w:spacing w:val="-7"/>
              <w:lang w:val="fr-FR"/>
            </w:rPr>
          </w:rPrChange>
        </w:rPr>
        <w:t xml:space="preserve"> </w:t>
      </w:r>
      <w:r w:rsidRPr="00F94CB9">
        <w:rPr>
          <w:sz w:val="28"/>
          <w:szCs w:val="28"/>
          <w:lang w:val="fr-FR"/>
          <w:rPrChange w:id="18207" w:author="Peng Luqi" w:date="2019-10-13T14:50:00Z">
            <w:rPr>
              <w:lang w:val="fr-FR"/>
            </w:rPr>
          </w:rPrChange>
        </w:rPr>
        <w:t>faire.</w:t>
      </w:r>
      <w:r w:rsidRPr="00F94CB9">
        <w:rPr>
          <w:spacing w:val="-8"/>
          <w:sz w:val="28"/>
          <w:szCs w:val="28"/>
          <w:lang w:val="fr-FR"/>
          <w:rPrChange w:id="18208" w:author="Peng Luqi" w:date="2019-10-13T14:50:00Z">
            <w:rPr>
              <w:spacing w:val="-8"/>
              <w:lang w:val="fr-FR"/>
            </w:rPr>
          </w:rPrChange>
        </w:rPr>
        <w:t xml:space="preserve"> </w:t>
      </w:r>
      <w:r w:rsidRPr="00F94CB9">
        <w:rPr>
          <w:sz w:val="28"/>
          <w:szCs w:val="28"/>
          <w:lang w:val="fr-FR"/>
          <w:rPrChange w:id="18209" w:author="Peng Luqi" w:date="2019-10-13T14:50:00Z">
            <w:rPr>
              <w:lang w:val="fr-FR"/>
            </w:rPr>
          </w:rPrChange>
        </w:rPr>
        <w:t>Ceux</w:t>
      </w:r>
      <w:r w:rsidRPr="00F94CB9">
        <w:rPr>
          <w:spacing w:val="-7"/>
          <w:sz w:val="28"/>
          <w:szCs w:val="28"/>
          <w:lang w:val="fr-FR"/>
          <w:rPrChange w:id="18210" w:author="Peng Luqi" w:date="2019-10-13T14:50:00Z">
            <w:rPr>
              <w:spacing w:val="-7"/>
              <w:lang w:val="fr-FR"/>
            </w:rPr>
          </w:rPrChange>
        </w:rPr>
        <w:t xml:space="preserve"> </w:t>
      </w:r>
      <w:r w:rsidRPr="00F94CB9">
        <w:rPr>
          <w:sz w:val="28"/>
          <w:szCs w:val="28"/>
          <w:lang w:val="fr-FR"/>
          <w:rPrChange w:id="18211" w:author="Peng Luqi" w:date="2019-10-13T14:50:00Z">
            <w:rPr>
              <w:lang w:val="fr-FR"/>
            </w:rPr>
          </w:rPrChange>
        </w:rPr>
        <w:t>qui</w:t>
      </w:r>
      <w:r w:rsidRPr="00F94CB9">
        <w:rPr>
          <w:spacing w:val="-7"/>
          <w:sz w:val="28"/>
          <w:szCs w:val="28"/>
          <w:lang w:val="fr-FR"/>
          <w:rPrChange w:id="18212" w:author="Peng Luqi" w:date="2019-10-13T14:50:00Z">
            <w:rPr>
              <w:spacing w:val="-7"/>
              <w:lang w:val="fr-FR"/>
            </w:rPr>
          </w:rPrChange>
        </w:rPr>
        <w:t xml:space="preserve"> </w:t>
      </w:r>
      <w:r w:rsidRPr="00F94CB9">
        <w:rPr>
          <w:sz w:val="28"/>
          <w:szCs w:val="28"/>
          <w:lang w:val="fr-FR"/>
          <w:rPrChange w:id="18213" w:author="Peng Luqi" w:date="2019-10-13T14:50:00Z">
            <w:rPr>
              <w:lang w:val="fr-FR"/>
            </w:rPr>
          </w:rPrChange>
        </w:rPr>
        <w:t>ne</w:t>
      </w:r>
      <w:r w:rsidRPr="00F94CB9">
        <w:rPr>
          <w:spacing w:val="-8"/>
          <w:sz w:val="28"/>
          <w:szCs w:val="28"/>
          <w:lang w:val="fr-FR"/>
          <w:rPrChange w:id="18214" w:author="Peng Luqi" w:date="2019-10-13T14:50:00Z">
            <w:rPr>
              <w:spacing w:val="-8"/>
              <w:lang w:val="fr-FR"/>
            </w:rPr>
          </w:rPrChange>
        </w:rPr>
        <w:t xml:space="preserve"> </w:t>
      </w:r>
      <w:r w:rsidRPr="00F94CB9">
        <w:rPr>
          <w:sz w:val="28"/>
          <w:szCs w:val="28"/>
          <w:lang w:val="fr-FR"/>
          <w:rPrChange w:id="18215" w:author="Peng Luqi" w:date="2019-10-13T14:50:00Z">
            <w:rPr>
              <w:lang w:val="fr-FR"/>
            </w:rPr>
          </w:rPrChange>
        </w:rPr>
        <w:t>l</w:t>
      </w:r>
      <w:del w:id="18216" w:author="Peng Luqi" w:date="2019-10-13T14:43:00Z">
        <w:r w:rsidRPr="00F94CB9" w:rsidDel="00EF666F">
          <w:rPr>
            <w:sz w:val="28"/>
            <w:szCs w:val="28"/>
            <w:lang w:val="fr-FR"/>
            <w:rPrChange w:id="18217" w:author="Peng Luqi" w:date="2019-10-13T14:50:00Z">
              <w:rPr>
                <w:lang w:val="fr-FR"/>
              </w:rPr>
            </w:rPrChange>
          </w:rPr>
          <w:delText>’</w:delText>
        </w:r>
      </w:del>
      <w:ins w:id="18218" w:author="Peng Luqi" w:date="2019-10-13T14:43:00Z">
        <w:r w:rsidR="00EF666F" w:rsidRPr="00F94CB9">
          <w:rPr>
            <w:sz w:val="28"/>
            <w:szCs w:val="28"/>
            <w:lang w:val="fr-FR"/>
            <w:rPrChange w:id="18219" w:author="Peng Luqi" w:date="2019-10-13T14:50:00Z">
              <w:rPr>
                <w:lang w:val="fr-FR"/>
              </w:rPr>
            </w:rPrChange>
          </w:rPr>
          <w:t>’</w:t>
        </w:r>
      </w:ins>
      <w:r w:rsidRPr="00F94CB9">
        <w:rPr>
          <w:sz w:val="28"/>
          <w:szCs w:val="28"/>
          <w:lang w:val="fr-FR"/>
          <w:rPrChange w:id="18220" w:author="Peng Luqi" w:date="2019-10-13T14:50:00Z">
            <w:rPr>
              <w:lang w:val="fr-FR"/>
            </w:rPr>
          </w:rPrChange>
        </w:rPr>
        <w:t>ont</w:t>
      </w:r>
      <w:r w:rsidRPr="00F94CB9">
        <w:rPr>
          <w:spacing w:val="-7"/>
          <w:sz w:val="28"/>
          <w:szCs w:val="28"/>
          <w:lang w:val="fr-FR"/>
          <w:rPrChange w:id="18221" w:author="Peng Luqi" w:date="2019-10-13T14:50:00Z">
            <w:rPr>
              <w:spacing w:val="-7"/>
              <w:lang w:val="fr-FR"/>
            </w:rPr>
          </w:rPrChange>
        </w:rPr>
        <w:t xml:space="preserve"> </w:t>
      </w:r>
      <w:r w:rsidRPr="00F94CB9">
        <w:rPr>
          <w:sz w:val="28"/>
          <w:szCs w:val="28"/>
          <w:lang w:val="fr-FR"/>
          <w:rPrChange w:id="18222" w:author="Peng Luqi" w:date="2019-10-13T14:50:00Z">
            <w:rPr>
              <w:lang w:val="fr-FR"/>
            </w:rPr>
          </w:rPrChange>
        </w:rPr>
        <w:t>pas</w:t>
      </w:r>
      <w:r w:rsidRPr="00F94CB9">
        <w:rPr>
          <w:spacing w:val="-7"/>
          <w:sz w:val="28"/>
          <w:szCs w:val="28"/>
          <w:lang w:val="fr-FR"/>
          <w:rPrChange w:id="18223" w:author="Peng Luqi" w:date="2019-10-13T14:50:00Z">
            <w:rPr>
              <w:spacing w:val="-7"/>
              <w:lang w:val="fr-FR"/>
            </w:rPr>
          </w:rPrChange>
        </w:rPr>
        <w:t xml:space="preserve"> </w:t>
      </w:r>
      <w:r w:rsidRPr="00F94CB9">
        <w:rPr>
          <w:sz w:val="28"/>
          <w:szCs w:val="28"/>
          <w:lang w:val="fr-FR"/>
          <w:rPrChange w:id="18224" w:author="Peng Luqi" w:date="2019-10-13T14:50:00Z">
            <w:rPr>
              <w:lang w:val="fr-FR"/>
            </w:rPr>
          </w:rPrChange>
        </w:rPr>
        <w:t>fait</w:t>
      </w:r>
      <w:r w:rsidRPr="00F94CB9">
        <w:rPr>
          <w:spacing w:val="-7"/>
          <w:sz w:val="28"/>
          <w:szCs w:val="28"/>
          <w:lang w:val="fr-FR"/>
          <w:rPrChange w:id="18225" w:author="Peng Luqi" w:date="2019-10-13T14:50:00Z">
            <w:rPr>
              <w:spacing w:val="-7"/>
              <w:lang w:val="fr-FR"/>
            </w:rPr>
          </w:rPrChange>
        </w:rPr>
        <w:t xml:space="preserve"> </w:t>
      </w:r>
      <w:r w:rsidRPr="00F94CB9">
        <w:rPr>
          <w:sz w:val="28"/>
          <w:szCs w:val="28"/>
          <w:lang w:val="fr-FR"/>
          <w:rPrChange w:id="18226" w:author="Peng Luqi" w:date="2019-10-13T14:50:00Z">
            <w:rPr>
              <w:lang w:val="fr-FR"/>
            </w:rPr>
          </w:rPrChange>
        </w:rPr>
        <w:t>et</w:t>
      </w:r>
      <w:r w:rsidRPr="00F94CB9">
        <w:rPr>
          <w:spacing w:val="-7"/>
          <w:sz w:val="28"/>
          <w:szCs w:val="28"/>
          <w:lang w:val="fr-FR"/>
          <w:rPrChange w:id="18227" w:author="Peng Luqi" w:date="2019-10-13T14:50:00Z">
            <w:rPr>
              <w:spacing w:val="-7"/>
              <w:lang w:val="fr-FR"/>
            </w:rPr>
          </w:rPrChange>
        </w:rPr>
        <w:t xml:space="preserve"> </w:t>
      </w:r>
      <w:r w:rsidRPr="00F94CB9">
        <w:rPr>
          <w:sz w:val="28"/>
          <w:szCs w:val="28"/>
          <w:lang w:val="fr-FR"/>
          <w:rPrChange w:id="18228" w:author="Peng Luqi" w:date="2019-10-13T14:50:00Z">
            <w:rPr>
              <w:lang w:val="fr-FR"/>
            </w:rPr>
          </w:rPrChange>
        </w:rPr>
        <w:t>n</w:t>
      </w:r>
      <w:del w:id="18229" w:author="Peng Luqi" w:date="2019-10-13T14:43:00Z">
        <w:r w:rsidRPr="00F94CB9" w:rsidDel="00EF666F">
          <w:rPr>
            <w:sz w:val="28"/>
            <w:szCs w:val="28"/>
            <w:lang w:val="fr-FR"/>
            <w:rPrChange w:id="18230" w:author="Peng Luqi" w:date="2019-10-13T14:50:00Z">
              <w:rPr>
                <w:lang w:val="fr-FR"/>
              </w:rPr>
            </w:rPrChange>
          </w:rPr>
          <w:delText>’</w:delText>
        </w:r>
      </w:del>
      <w:ins w:id="18231" w:author="Peng Luqi" w:date="2019-10-13T14:43:00Z">
        <w:r w:rsidR="00EF666F" w:rsidRPr="00F94CB9">
          <w:rPr>
            <w:sz w:val="28"/>
            <w:szCs w:val="28"/>
            <w:lang w:val="fr-FR"/>
            <w:rPrChange w:id="18232" w:author="Peng Luqi" w:date="2019-10-13T14:50:00Z">
              <w:rPr>
                <w:lang w:val="fr-FR"/>
              </w:rPr>
            </w:rPrChange>
          </w:rPr>
          <w:t>’</w:t>
        </w:r>
      </w:ins>
      <w:r w:rsidRPr="00F94CB9">
        <w:rPr>
          <w:sz w:val="28"/>
          <w:szCs w:val="28"/>
          <w:lang w:val="fr-FR"/>
          <w:rPrChange w:id="18233" w:author="Peng Luqi" w:date="2019-10-13T14:50:00Z">
            <w:rPr>
              <w:lang w:val="fr-FR"/>
            </w:rPr>
          </w:rPrChange>
        </w:rPr>
        <w:t>ont</w:t>
      </w:r>
      <w:r w:rsidRPr="00F94CB9">
        <w:rPr>
          <w:spacing w:val="-7"/>
          <w:sz w:val="28"/>
          <w:szCs w:val="28"/>
          <w:lang w:val="fr-FR"/>
          <w:rPrChange w:id="18234" w:author="Peng Luqi" w:date="2019-10-13T14:50:00Z">
            <w:rPr>
              <w:spacing w:val="-7"/>
              <w:lang w:val="fr-FR"/>
            </w:rPr>
          </w:rPrChange>
        </w:rPr>
        <w:t xml:space="preserve"> </w:t>
      </w:r>
      <w:r w:rsidRPr="00F94CB9">
        <w:rPr>
          <w:sz w:val="28"/>
          <w:szCs w:val="28"/>
          <w:lang w:val="fr-FR"/>
          <w:rPrChange w:id="18235" w:author="Peng Luqi" w:date="2019-10-13T14:50:00Z">
            <w:rPr>
              <w:lang w:val="fr-FR"/>
            </w:rPr>
          </w:rPrChange>
        </w:rPr>
        <w:t>pas</w:t>
      </w:r>
      <w:r w:rsidRPr="00F94CB9">
        <w:rPr>
          <w:spacing w:val="-8"/>
          <w:sz w:val="28"/>
          <w:szCs w:val="28"/>
          <w:lang w:val="fr-FR"/>
          <w:rPrChange w:id="18236" w:author="Peng Luqi" w:date="2019-10-13T14:50:00Z">
            <w:rPr>
              <w:spacing w:val="-8"/>
              <w:lang w:val="fr-FR"/>
            </w:rPr>
          </w:rPrChange>
        </w:rPr>
        <w:t xml:space="preserve"> </w:t>
      </w:r>
      <w:r w:rsidRPr="00F94CB9">
        <w:rPr>
          <w:sz w:val="28"/>
          <w:szCs w:val="28"/>
          <w:lang w:val="fr-FR"/>
          <w:rPrChange w:id="18237" w:author="Peng Luqi" w:date="2019-10-13T14:50:00Z">
            <w:rPr>
              <w:lang w:val="fr-FR"/>
            </w:rPr>
          </w:rPrChange>
        </w:rPr>
        <w:t>réussi, ils ne peuvent même pas savoir où il est difficile d</w:t>
      </w:r>
      <w:del w:id="18238" w:author="Peng Luqi" w:date="2019-10-13T14:43:00Z">
        <w:r w:rsidRPr="00F94CB9" w:rsidDel="00EF666F">
          <w:rPr>
            <w:sz w:val="28"/>
            <w:szCs w:val="28"/>
            <w:lang w:val="fr-FR"/>
            <w:rPrChange w:id="18239" w:author="Peng Luqi" w:date="2019-10-13T14:50:00Z">
              <w:rPr>
                <w:lang w:val="fr-FR"/>
              </w:rPr>
            </w:rPrChange>
          </w:rPr>
          <w:delText>’</w:delText>
        </w:r>
      </w:del>
      <w:ins w:id="18240" w:author="Peng Luqi" w:date="2019-10-13T14:43:00Z">
        <w:r w:rsidR="00EF666F" w:rsidRPr="00F94CB9">
          <w:rPr>
            <w:sz w:val="28"/>
            <w:szCs w:val="28"/>
            <w:lang w:val="fr-FR"/>
            <w:rPrChange w:id="18241" w:author="Peng Luqi" w:date="2019-10-13T14:50:00Z">
              <w:rPr>
                <w:lang w:val="fr-FR"/>
              </w:rPr>
            </w:rPrChange>
          </w:rPr>
          <w:t>’</w:t>
        </w:r>
      </w:ins>
      <w:r w:rsidRPr="00F94CB9">
        <w:rPr>
          <w:sz w:val="28"/>
          <w:szCs w:val="28"/>
          <w:lang w:val="fr-FR"/>
          <w:rPrChange w:id="18242" w:author="Peng Luqi" w:date="2019-10-13T14:50:00Z">
            <w:rPr>
              <w:lang w:val="fr-FR"/>
            </w:rPr>
          </w:rPrChange>
        </w:rPr>
        <w:t>être. De plus, la chose la plus importante est qu</w:t>
      </w:r>
      <w:del w:id="18243" w:author="Peng Luqi" w:date="2019-10-13T14:43:00Z">
        <w:r w:rsidRPr="00F94CB9" w:rsidDel="00EF666F">
          <w:rPr>
            <w:sz w:val="28"/>
            <w:szCs w:val="28"/>
            <w:lang w:val="fr-FR"/>
            <w:rPrChange w:id="18244" w:author="Peng Luqi" w:date="2019-10-13T14:50:00Z">
              <w:rPr>
                <w:lang w:val="fr-FR"/>
              </w:rPr>
            </w:rPrChange>
          </w:rPr>
          <w:delText>’</w:delText>
        </w:r>
      </w:del>
      <w:ins w:id="18245" w:author="Peng Luqi" w:date="2019-10-13T14:43:00Z">
        <w:r w:rsidR="00EF666F" w:rsidRPr="00F94CB9">
          <w:rPr>
            <w:sz w:val="28"/>
            <w:szCs w:val="28"/>
            <w:lang w:val="fr-FR"/>
            <w:rPrChange w:id="18246" w:author="Peng Luqi" w:date="2019-10-13T14:50:00Z">
              <w:rPr>
                <w:lang w:val="fr-FR"/>
              </w:rPr>
            </w:rPrChange>
          </w:rPr>
          <w:t>’</w:t>
        </w:r>
      </w:ins>
      <w:r w:rsidRPr="00F94CB9">
        <w:rPr>
          <w:sz w:val="28"/>
          <w:szCs w:val="28"/>
          <w:lang w:val="fr-FR"/>
          <w:rPrChange w:id="18247" w:author="Peng Luqi" w:date="2019-10-13T14:50:00Z">
            <w:rPr>
              <w:lang w:val="fr-FR"/>
            </w:rPr>
          </w:rPrChange>
        </w:rPr>
        <w:t>il est très important d</w:t>
      </w:r>
      <w:del w:id="18248" w:author="Peng Luqi" w:date="2019-10-13T14:43:00Z">
        <w:r w:rsidRPr="00F94CB9" w:rsidDel="00EF666F">
          <w:rPr>
            <w:sz w:val="28"/>
            <w:szCs w:val="28"/>
            <w:lang w:val="fr-FR"/>
            <w:rPrChange w:id="18249" w:author="Peng Luqi" w:date="2019-10-13T14:50:00Z">
              <w:rPr>
                <w:lang w:val="fr-FR"/>
              </w:rPr>
            </w:rPrChange>
          </w:rPr>
          <w:delText>’</w:delText>
        </w:r>
      </w:del>
      <w:ins w:id="18250" w:author="Peng Luqi" w:date="2019-10-13T14:43:00Z">
        <w:r w:rsidR="00EF666F" w:rsidRPr="00F94CB9">
          <w:rPr>
            <w:sz w:val="28"/>
            <w:szCs w:val="28"/>
            <w:lang w:val="fr-FR"/>
            <w:rPrChange w:id="18251" w:author="Peng Luqi" w:date="2019-10-13T14:50:00Z">
              <w:rPr>
                <w:lang w:val="fr-FR"/>
              </w:rPr>
            </w:rPrChange>
          </w:rPr>
          <w:t>’</w:t>
        </w:r>
      </w:ins>
      <w:r w:rsidRPr="00F94CB9">
        <w:rPr>
          <w:sz w:val="28"/>
          <w:szCs w:val="28"/>
          <w:lang w:val="fr-FR"/>
          <w:rPrChange w:id="18252" w:author="Peng Luqi" w:date="2019-10-13T14:50:00Z">
            <w:rPr>
              <w:lang w:val="fr-FR"/>
            </w:rPr>
          </w:rPrChange>
        </w:rPr>
        <w:t>être accompagné, parce qu</w:t>
      </w:r>
      <w:del w:id="18253" w:author="Peng Luqi" w:date="2019-10-13T14:43:00Z">
        <w:r w:rsidRPr="00F94CB9" w:rsidDel="00EF666F">
          <w:rPr>
            <w:sz w:val="28"/>
            <w:szCs w:val="28"/>
            <w:lang w:val="fr-FR"/>
            <w:rPrChange w:id="18254" w:author="Peng Luqi" w:date="2019-10-13T14:50:00Z">
              <w:rPr>
                <w:lang w:val="fr-FR"/>
              </w:rPr>
            </w:rPrChange>
          </w:rPr>
          <w:delText>’</w:delText>
        </w:r>
      </w:del>
      <w:ins w:id="18255" w:author="Peng Luqi" w:date="2019-10-13T14:43:00Z">
        <w:r w:rsidR="00EF666F" w:rsidRPr="00F94CB9">
          <w:rPr>
            <w:sz w:val="28"/>
            <w:szCs w:val="28"/>
            <w:lang w:val="fr-FR"/>
            <w:rPrChange w:id="18256" w:author="Peng Luqi" w:date="2019-10-13T14:50:00Z">
              <w:rPr>
                <w:lang w:val="fr-FR"/>
              </w:rPr>
            </w:rPrChange>
          </w:rPr>
          <w:t>’</w:t>
        </w:r>
      </w:ins>
      <w:r w:rsidRPr="00F94CB9">
        <w:rPr>
          <w:sz w:val="28"/>
          <w:szCs w:val="28"/>
          <w:lang w:val="fr-FR"/>
          <w:rPrChange w:id="18257" w:author="Peng Luqi" w:date="2019-10-13T14:50:00Z">
            <w:rPr>
              <w:lang w:val="fr-FR"/>
            </w:rPr>
          </w:rPrChange>
        </w:rPr>
        <w:t>il n</w:t>
      </w:r>
      <w:del w:id="18258" w:author="Peng Luqi" w:date="2019-10-13T14:43:00Z">
        <w:r w:rsidRPr="00F94CB9" w:rsidDel="00EF666F">
          <w:rPr>
            <w:sz w:val="28"/>
            <w:szCs w:val="28"/>
            <w:lang w:val="fr-FR"/>
            <w:rPrChange w:id="18259" w:author="Peng Luqi" w:date="2019-10-13T14:50:00Z">
              <w:rPr>
                <w:lang w:val="fr-FR"/>
              </w:rPr>
            </w:rPrChange>
          </w:rPr>
          <w:delText>’</w:delText>
        </w:r>
      </w:del>
      <w:ins w:id="18260" w:author="Peng Luqi" w:date="2019-10-13T14:43:00Z">
        <w:r w:rsidR="00EF666F" w:rsidRPr="00F94CB9">
          <w:rPr>
            <w:sz w:val="28"/>
            <w:szCs w:val="28"/>
            <w:lang w:val="fr-FR"/>
            <w:rPrChange w:id="18261" w:author="Peng Luqi" w:date="2019-10-13T14:50:00Z">
              <w:rPr>
                <w:lang w:val="fr-FR"/>
              </w:rPr>
            </w:rPrChange>
          </w:rPr>
          <w:t>’</w:t>
        </w:r>
      </w:ins>
      <w:r w:rsidRPr="00F94CB9">
        <w:rPr>
          <w:sz w:val="28"/>
          <w:szCs w:val="28"/>
          <w:lang w:val="fr-FR"/>
          <w:rPrChange w:id="18262" w:author="Peng Luqi" w:date="2019-10-13T14:50:00Z">
            <w:rPr>
              <w:lang w:val="fr-FR"/>
            </w:rPr>
          </w:rPrChange>
        </w:rPr>
        <w:t>y a pas de personnes qui peuvent supporter la solitude trop</w:t>
      </w:r>
      <w:r w:rsidRPr="00F94CB9">
        <w:rPr>
          <w:spacing w:val="-3"/>
          <w:sz w:val="28"/>
          <w:szCs w:val="28"/>
          <w:lang w:val="fr-FR"/>
          <w:rPrChange w:id="18263" w:author="Peng Luqi" w:date="2019-10-13T14:50:00Z">
            <w:rPr>
              <w:spacing w:val="-3"/>
              <w:lang w:val="fr-FR"/>
            </w:rPr>
          </w:rPrChange>
        </w:rPr>
        <w:t xml:space="preserve"> </w:t>
      </w:r>
      <w:r w:rsidRPr="00F94CB9">
        <w:rPr>
          <w:sz w:val="28"/>
          <w:szCs w:val="28"/>
          <w:lang w:val="fr-FR"/>
          <w:rPrChange w:id="18264" w:author="Peng Luqi" w:date="2019-10-13T14:50:00Z">
            <w:rPr>
              <w:lang w:val="fr-FR"/>
            </w:rPr>
          </w:rPrChange>
        </w:rPr>
        <w:t>longtemps.</w:t>
      </w:r>
    </w:p>
    <w:p w:rsidR="002B38DF" w:rsidRPr="00F94CB9" w:rsidRDefault="002B38DF">
      <w:pPr>
        <w:pStyle w:val="a3"/>
        <w:ind w:left="170" w:right="170"/>
        <w:jc w:val="both"/>
        <w:rPr>
          <w:lang w:val="fr-FR"/>
          <w:rPrChange w:id="18265" w:author="Peng Luqi" w:date="2019-10-13T14:50:00Z">
            <w:rPr>
              <w:sz w:val="23"/>
              <w:lang w:val="fr-FR"/>
            </w:rPr>
          </w:rPrChange>
        </w:rPr>
        <w:pPrChange w:id="18266" w:author="Peng Luqi" w:date="2019-10-13T14:20:00Z">
          <w:pPr>
            <w:pStyle w:val="a3"/>
            <w:spacing w:before="10"/>
          </w:pPr>
        </w:pPrChange>
      </w:pPr>
    </w:p>
    <w:p w:rsidR="00D52EDA" w:rsidRDefault="00716360" w:rsidP="00CB23F4">
      <w:pPr>
        <w:ind w:left="170" w:right="170"/>
        <w:jc w:val="both"/>
        <w:rPr>
          <w:ins w:id="18267" w:author="Peng Luqi" w:date="2019-10-13T23:46:00Z"/>
          <w:sz w:val="28"/>
          <w:szCs w:val="28"/>
          <w:lang w:val="fr-FR"/>
        </w:rPr>
      </w:pPr>
      <w:r w:rsidRPr="00F94CB9">
        <w:rPr>
          <w:sz w:val="28"/>
          <w:szCs w:val="28"/>
          <w:lang w:val="fr-FR"/>
          <w:rPrChange w:id="18268" w:author="Peng Luqi" w:date="2019-10-13T14:50:00Z">
            <w:rPr>
              <w:lang w:val="fr-FR"/>
            </w:rPr>
          </w:rPrChange>
        </w:rPr>
        <w:t>Ce</w:t>
      </w:r>
      <w:r w:rsidRPr="00F94CB9">
        <w:rPr>
          <w:spacing w:val="-8"/>
          <w:sz w:val="28"/>
          <w:szCs w:val="28"/>
          <w:lang w:val="fr-FR"/>
          <w:rPrChange w:id="18269" w:author="Peng Luqi" w:date="2019-10-13T14:50:00Z">
            <w:rPr>
              <w:spacing w:val="-8"/>
              <w:lang w:val="fr-FR"/>
            </w:rPr>
          </w:rPrChange>
        </w:rPr>
        <w:t xml:space="preserve"> </w:t>
      </w:r>
      <w:r w:rsidRPr="00F94CB9">
        <w:rPr>
          <w:sz w:val="28"/>
          <w:szCs w:val="28"/>
          <w:lang w:val="fr-FR"/>
          <w:rPrChange w:id="18270" w:author="Peng Luqi" w:date="2019-10-13T14:50:00Z">
            <w:rPr>
              <w:lang w:val="fr-FR"/>
            </w:rPr>
          </w:rPrChange>
        </w:rPr>
        <w:t>qui</w:t>
      </w:r>
      <w:r w:rsidRPr="00F94CB9">
        <w:rPr>
          <w:spacing w:val="-8"/>
          <w:sz w:val="28"/>
          <w:szCs w:val="28"/>
          <w:lang w:val="fr-FR"/>
          <w:rPrChange w:id="18271" w:author="Peng Luqi" w:date="2019-10-13T14:50:00Z">
            <w:rPr>
              <w:spacing w:val="-8"/>
              <w:lang w:val="fr-FR"/>
            </w:rPr>
          </w:rPrChange>
        </w:rPr>
        <w:t xml:space="preserve"> </w:t>
      </w:r>
      <w:r w:rsidRPr="00F94CB9">
        <w:rPr>
          <w:sz w:val="28"/>
          <w:szCs w:val="28"/>
          <w:lang w:val="fr-FR"/>
          <w:rPrChange w:id="18272" w:author="Peng Luqi" w:date="2019-10-13T14:50:00Z">
            <w:rPr>
              <w:lang w:val="fr-FR"/>
            </w:rPr>
          </w:rPrChange>
        </w:rPr>
        <w:t>fait</w:t>
      </w:r>
      <w:r w:rsidRPr="00F94CB9">
        <w:rPr>
          <w:spacing w:val="-8"/>
          <w:sz w:val="28"/>
          <w:szCs w:val="28"/>
          <w:lang w:val="fr-FR"/>
          <w:rPrChange w:id="18273" w:author="Peng Luqi" w:date="2019-10-13T14:50:00Z">
            <w:rPr>
              <w:spacing w:val="-8"/>
              <w:lang w:val="fr-FR"/>
            </w:rPr>
          </w:rPrChange>
        </w:rPr>
        <w:t xml:space="preserve"> </w:t>
      </w:r>
      <w:r w:rsidRPr="00F94CB9">
        <w:rPr>
          <w:sz w:val="28"/>
          <w:szCs w:val="28"/>
          <w:lang w:val="fr-FR"/>
          <w:rPrChange w:id="18274" w:author="Peng Luqi" w:date="2019-10-13T14:50:00Z">
            <w:rPr>
              <w:lang w:val="fr-FR"/>
            </w:rPr>
          </w:rPrChange>
        </w:rPr>
        <w:t>la</w:t>
      </w:r>
      <w:r w:rsidRPr="00F94CB9">
        <w:rPr>
          <w:spacing w:val="-8"/>
          <w:sz w:val="28"/>
          <w:szCs w:val="28"/>
          <w:lang w:val="fr-FR"/>
          <w:rPrChange w:id="18275" w:author="Peng Luqi" w:date="2019-10-13T14:50:00Z">
            <w:rPr>
              <w:spacing w:val="-8"/>
              <w:lang w:val="fr-FR"/>
            </w:rPr>
          </w:rPrChange>
        </w:rPr>
        <w:t xml:space="preserve"> </w:t>
      </w:r>
      <w:r w:rsidRPr="00F94CB9">
        <w:rPr>
          <w:sz w:val="28"/>
          <w:szCs w:val="28"/>
          <w:lang w:val="fr-FR"/>
          <w:rPrChange w:id="18276" w:author="Peng Luqi" w:date="2019-10-13T14:50:00Z">
            <w:rPr>
              <w:lang w:val="fr-FR"/>
            </w:rPr>
          </w:rPrChange>
        </w:rPr>
        <w:t>différence</w:t>
      </w:r>
      <w:r w:rsidRPr="00F94CB9">
        <w:rPr>
          <w:spacing w:val="-8"/>
          <w:sz w:val="28"/>
          <w:szCs w:val="28"/>
          <w:lang w:val="fr-FR"/>
          <w:rPrChange w:id="18277" w:author="Peng Luqi" w:date="2019-10-13T14:50:00Z">
            <w:rPr>
              <w:spacing w:val="-8"/>
              <w:lang w:val="fr-FR"/>
            </w:rPr>
          </w:rPrChange>
        </w:rPr>
        <w:t xml:space="preserve"> </w:t>
      </w:r>
      <w:r w:rsidRPr="00F94CB9">
        <w:rPr>
          <w:sz w:val="28"/>
          <w:szCs w:val="28"/>
          <w:lang w:val="fr-FR"/>
          <w:rPrChange w:id="18278" w:author="Peng Luqi" w:date="2019-10-13T14:50:00Z">
            <w:rPr>
              <w:lang w:val="fr-FR"/>
            </w:rPr>
          </w:rPrChange>
        </w:rPr>
        <w:t>de</w:t>
      </w:r>
      <w:r w:rsidRPr="00F94CB9">
        <w:rPr>
          <w:spacing w:val="-8"/>
          <w:sz w:val="28"/>
          <w:szCs w:val="28"/>
          <w:lang w:val="fr-FR"/>
          <w:rPrChange w:id="18279" w:author="Peng Luqi" w:date="2019-10-13T14:50:00Z">
            <w:rPr>
              <w:spacing w:val="-8"/>
              <w:lang w:val="fr-FR"/>
            </w:rPr>
          </w:rPrChange>
        </w:rPr>
        <w:t xml:space="preserve"> </w:t>
      </w:r>
      <w:r w:rsidRPr="00F94CB9">
        <w:rPr>
          <w:sz w:val="28"/>
          <w:szCs w:val="28"/>
          <w:lang w:val="fr-FR"/>
          <w:rPrChange w:id="18280" w:author="Peng Luqi" w:date="2019-10-13T14:50:00Z">
            <w:rPr>
              <w:lang w:val="fr-FR"/>
            </w:rPr>
          </w:rPrChange>
        </w:rPr>
        <w:t>l</w:t>
      </w:r>
      <w:del w:id="18281" w:author="Peng Luqi" w:date="2019-10-13T14:43:00Z">
        <w:r w:rsidRPr="00F94CB9" w:rsidDel="00EF666F">
          <w:rPr>
            <w:sz w:val="28"/>
            <w:szCs w:val="28"/>
            <w:lang w:val="fr-FR"/>
            <w:rPrChange w:id="18282" w:author="Peng Luqi" w:date="2019-10-13T14:50:00Z">
              <w:rPr>
                <w:lang w:val="fr-FR"/>
              </w:rPr>
            </w:rPrChange>
          </w:rPr>
          <w:delText>’</w:delText>
        </w:r>
      </w:del>
      <w:ins w:id="18283" w:author="Peng Luqi" w:date="2019-10-13T14:43:00Z">
        <w:r w:rsidR="00EF666F" w:rsidRPr="00F94CB9">
          <w:rPr>
            <w:sz w:val="28"/>
            <w:szCs w:val="28"/>
            <w:lang w:val="fr-FR"/>
            <w:rPrChange w:id="18284" w:author="Peng Luqi" w:date="2019-10-13T14:50:00Z">
              <w:rPr>
                <w:lang w:val="fr-FR"/>
              </w:rPr>
            </w:rPrChange>
          </w:rPr>
          <w:t>’</w:t>
        </w:r>
      </w:ins>
      <w:r w:rsidRPr="00F94CB9">
        <w:rPr>
          <w:sz w:val="28"/>
          <w:szCs w:val="28"/>
          <w:lang w:val="fr-FR"/>
          <w:rPrChange w:id="18285" w:author="Peng Luqi" w:date="2019-10-13T14:50:00Z">
            <w:rPr>
              <w:lang w:val="fr-FR"/>
            </w:rPr>
          </w:rPrChange>
        </w:rPr>
        <w:t>investissement</w:t>
      </w:r>
      <w:r w:rsidRPr="00F94CB9">
        <w:rPr>
          <w:spacing w:val="-8"/>
          <w:sz w:val="28"/>
          <w:szCs w:val="28"/>
          <w:lang w:val="fr-FR"/>
          <w:rPrChange w:id="18286" w:author="Peng Luqi" w:date="2019-10-13T14:50:00Z">
            <w:rPr>
              <w:spacing w:val="-8"/>
              <w:lang w:val="fr-FR"/>
            </w:rPr>
          </w:rPrChange>
        </w:rPr>
        <w:t xml:space="preserve"> </w:t>
      </w:r>
      <w:r w:rsidRPr="00F94CB9">
        <w:rPr>
          <w:sz w:val="28"/>
          <w:szCs w:val="28"/>
          <w:lang w:val="fr-FR"/>
          <w:rPrChange w:id="18287" w:author="Peng Luqi" w:date="2019-10-13T14:50:00Z">
            <w:rPr>
              <w:lang w:val="fr-FR"/>
            </w:rPr>
          </w:rPrChange>
        </w:rPr>
        <w:t>fixe</w:t>
      </w:r>
      <w:r w:rsidRPr="00F94CB9">
        <w:rPr>
          <w:spacing w:val="-8"/>
          <w:sz w:val="28"/>
          <w:szCs w:val="28"/>
          <w:lang w:val="fr-FR"/>
          <w:rPrChange w:id="18288" w:author="Peng Luqi" w:date="2019-10-13T14:50:00Z">
            <w:rPr>
              <w:spacing w:val="-8"/>
              <w:lang w:val="fr-FR"/>
            </w:rPr>
          </w:rPrChange>
        </w:rPr>
        <w:t xml:space="preserve"> </w:t>
      </w:r>
      <w:r w:rsidRPr="00F94CB9">
        <w:rPr>
          <w:sz w:val="28"/>
          <w:szCs w:val="28"/>
          <w:lang w:val="fr-FR"/>
          <w:rPrChange w:id="18289" w:author="Peng Luqi" w:date="2019-10-13T14:50:00Z">
            <w:rPr>
              <w:lang w:val="fr-FR"/>
            </w:rPr>
          </w:rPrChange>
        </w:rPr>
        <w:t>de</w:t>
      </w:r>
      <w:r w:rsidRPr="00F94CB9">
        <w:rPr>
          <w:spacing w:val="-8"/>
          <w:sz w:val="28"/>
          <w:szCs w:val="28"/>
          <w:lang w:val="fr-FR"/>
          <w:rPrChange w:id="18290" w:author="Peng Luqi" w:date="2019-10-13T14:50:00Z">
            <w:rPr>
              <w:spacing w:val="-8"/>
              <w:lang w:val="fr-FR"/>
            </w:rPr>
          </w:rPrChange>
        </w:rPr>
        <w:t xml:space="preserve"> </w:t>
      </w:r>
      <w:r w:rsidRPr="00F94CB9">
        <w:rPr>
          <w:sz w:val="28"/>
          <w:szCs w:val="28"/>
          <w:lang w:val="fr-FR"/>
          <w:rPrChange w:id="18291" w:author="Peng Luqi" w:date="2019-10-13T14:50:00Z">
            <w:rPr>
              <w:lang w:val="fr-FR"/>
            </w:rPr>
          </w:rPrChange>
        </w:rPr>
        <w:t>Xiaolai</w:t>
      </w:r>
      <w:r w:rsidRPr="00F94CB9">
        <w:rPr>
          <w:spacing w:val="-6"/>
          <w:sz w:val="28"/>
          <w:szCs w:val="28"/>
          <w:lang w:val="fr-FR"/>
          <w:rPrChange w:id="18292" w:author="Peng Luqi" w:date="2019-10-13T14:50:00Z">
            <w:rPr>
              <w:spacing w:val="-6"/>
              <w:lang w:val="fr-FR"/>
            </w:rPr>
          </w:rPrChange>
        </w:rPr>
        <w:t xml:space="preserve"> </w:t>
      </w:r>
      <w:r w:rsidRPr="00F94CB9">
        <w:rPr>
          <w:sz w:val="28"/>
          <w:szCs w:val="28"/>
          <w:lang w:val="fr-FR"/>
          <w:rPrChange w:id="18293" w:author="Peng Luqi" w:date="2019-10-13T14:50:00Z">
            <w:rPr>
              <w:lang w:val="fr-FR"/>
            </w:rPr>
          </w:rPrChange>
        </w:rPr>
        <w:t>est</w:t>
      </w:r>
      <w:r w:rsidRPr="00F94CB9">
        <w:rPr>
          <w:spacing w:val="-7"/>
          <w:sz w:val="28"/>
          <w:szCs w:val="28"/>
          <w:lang w:val="fr-FR"/>
          <w:rPrChange w:id="18294" w:author="Peng Luqi" w:date="2019-10-13T14:50:00Z">
            <w:rPr>
              <w:spacing w:val="-7"/>
              <w:lang w:val="fr-FR"/>
            </w:rPr>
          </w:rPrChange>
        </w:rPr>
        <w:t xml:space="preserve"> </w:t>
      </w:r>
      <w:r w:rsidRPr="00F94CB9">
        <w:rPr>
          <w:sz w:val="28"/>
          <w:szCs w:val="28"/>
          <w:lang w:val="fr-FR"/>
          <w:rPrChange w:id="18295" w:author="Peng Luqi" w:date="2019-10-13T14:50:00Z">
            <w:rPr>
              <w:lang w:val="fr-FR"/>
            </w:rPr>
          </w:rPrChange>
        </w:rPr>
        <w:t>que</w:t>
      </w:r>
      <w:r w:rsidRPr="00F94CB9">
        <w:rPr>
          <w:spacing w:val="-8"/>
          <w:sz w:val="28"/>
          <w:szCs w:val="28"/>
          <w:lang w:val="fr-FR"/>
          <w:rPrChange w:id="18296" w:author="Peng Luqi" w:date="2019-10-13T14:50:00Z">
            <w:rPr>
              <w:spacing w:val="-8"/>
              <w:lang w:val="fr-FR"/>
            </w:rPr>
          </w:rPrChange>
        </w:rPr>
        <w:t xml:space="preserve"> </w:t>
      </w:r>
      <w:r w:rsidRPr="00F94CB9">
        <w:rPr>
          <w:sz w:val="28"/>
          <w:szCs w:val="28"/>
          <w:lang w:val="fr-FR"/>
          <w:rPrChange w:id="18297" w:author="Peng Luqi" w:date="2019-10-13T14:50:00Z">
            <w:rPr>
              <w:lang w:val="fr-FR"/>
            </w:rPr>
          </w:rPrChange>
        </w:rPr>
        <w:t>M.</w:t>
      </w:r>
      <w:r w:rsidRPr="00F94CB9">
        <w:rPr>
          <w:spacing w:val="-8"/>
          <w:sz w:val="28"/>
          <w:szCs w:val="28"/>
          <w:lang w:val="fr-FR"/>
          <w:rPrChange w:id="18298" w:author="Peng Luqi" w:date="2019-10-13T14:50:00Z">
            <w:rPr>
              <w:spacing w:val="-8"/>
              <w:lang w:val="fr-FR"/>
            </w:rPr>
          </w:rPrChange>
        </w:rPr>
        <w:t xml:space="preserve"> </w:t>
      </w:r>
      <w:r w:rsidRPr="00F94CB9">
        <w:rPr>
          <w:sz w:val="28"/>
          <w:szCs w:val="28"/>
          <w:lang w:val="fr-FR"/>
          <w:rPrChange w:id="18299" w:author="Peng Luqi" w:date="2019-10-13T14:50:00Z">
            <w:rPr>
              <w:lang w:val="fr-FR"/>
            </w:rPr>
          </w:rPrChange>
        </w:rPr>
        <w:t>Li</w:t>
      </w:r>
      <w:r w:rsidRPr="00F94CB9">
        <w:rPr>
          <w:spacing w:val="-8"/>
          <w:sz w:val="28"/>
          <w:szCs w:val="28"/>
          <w:lang w:val="fr-FR"/>
          <w:rPrChange w:id="18300" w:author="Peng Luqi" w:date="2019-10-13T14:50:00Z">
            <w:rPr>
              <w:spacing w:val="-8"/>
              <w:lang w:val="fr-FR"/>
            </w:rPr>
          </w:rPrChange>
        </w:rPr>
        <w:t xml:space="preserve"> </w:t>
      </w:r>
      <w:r w:rsidRPr="00F94CB9">
        <w:rPr>
          <w:sz w:val="28"/>
          <w:szCs w:val="28"/>
          <w:lang w:val="fr-FR"/>
          <w:rPrChange w:id="18301" w:author="Peng Luqi" w:date="2019-10-13T14:50:00Z">
            <w:rPr>
              <w:lang w:val="fr-FR"/>
            </w:rPr>
          </w:rPrChange>
        </w:rPr>
        <w:t>Xiaolai</w:t>
      </w:r>
      <w:r w:rsidRPr="00F94CB9">
        <w:rPr>
          <w:spacing w:val="-8"/>
          <w:sz w:val="28"/>
          <w:szCs w:val="28"/>
          <w:lang w:val="fr-FR"/>
          <w:rPrChange w:id="18302" w:author="Peng Luqi" w:date="2019-10-13T14:50:00Z">
            <w:rPr>
              <w:spacing w:val="-8"/>
              <w:lang w:val="fr-FR"/>
            </w:rPr>
          </w:rPrChange>
        </w:rPr>
        <w:t xml:space="preserve"> </w:t>
      </w:r>
      <w:r w:rsidRPr="00F94CB9">
        <w:rPr>
          <w:sz w:val="28"/>
          <w:szCs w:val="28"/>
          <w:lang w:val="fr-FR"/>
          <w:rPrChange w:id="18303" w:author="Peng Luqi" w:date="2019-10-13T14:50:00Z">
            <w:rPr>
              <w:lang w:val="fr-FR"/>
            </w:rPr>
          </w:rPrChange>
        </w:rPr>
        <w:t>a</w:t>
      </w:r>
      <w:r w:rsidRPr="00F94CB9">
        <w:rPr>
          <w:spacing w:val="-8"/>
          <w:sz w:val="28"/>
          <w:szCs w:val="28"/>
          <w:lang w:val="fr-FR"/>
          <w:rPrChange w:id="18304" w:author="Peng Luqi" w:date="2019-10-13T14:50:00Z">
            <w:rPr>
              <w:spacing w:val="-8"/>
              <w:lang w:val="fr-FR"/>
            </w:rPr>
          </w:rPrChange>
        </w:rPr>
        <w:t xml:space="preserve"> </w:t>
      </w:r>
      <w:r w:rsidRPr="00F94CB9">
        <w:rPr>
          <w:sz w:val="28"/>
          <w:szCs w:val="28"/>
          <w:lang w:val="fr-FR"/>
          <w:rPrChange w:id="18305" w:author="Peng Luqi" w:date="2019-10-13T14:50:00Z">
            <w:rPr>
              <w:lang w:val="fr-FR"/>
            </w:rPr>
          </w:rPrChange>
        </w:rPr>
        <w:t>adhéré</w:t>
      </w:r>
      <w:r w:rsidRPr="00F94CB9">
        <w:rPr>
          <w:spacing w:val="-8"/>
          <w:sz w:val="28"/>
          <w:szCs w:val="28"/>
          <w:lang w:val="fr-FR"/>
          <w:rPrChange w:id="18306" w:author="Peng Luqi" w:date="2019-10-13T14:50:00Z">
            <w:rPr>
              <w:spacing w:val="-8"/>
              <w:lang w:val="fr-FR"/>
            </w:rPr>
          </w:rPrChange>
        </w:rPr>
        <w:t xml:space="preserve"> </w:t>
      </w:r>
      <w:r w:rsidRPr="00F94CB9">
        <w:rPr>
          <w:sz w:val="28"/>
          <w:szCs w:val="28"/>
          <w:lang w:val="fr-FR"/>
          <w:rPrChange w:id="18307" w:author="Peng Luqi" w:date="2019-10-13T14:50:00Z">
            <w:rPr>
              <w:lang w:val="fr-FR"/>
            </w:rPr>
          </w:rPrChange>
        </w:rPr>
        <w:t>à</w:t>
      </w:r>
      <w:r w:rsidRPr="00F94CB9">
        <w:rPr>
          <w:spacing w:val="-8"/>
          <w:sz w:val="28"/>
          <w:szCs w:val="28"/>
          <w:lang w:val="fr-FR"/>
          <w:rPrChange w:id="18308" w:author="Peng Luqi" w:date="2019-10-13T14:50:00Z">
            <w:rPr>
              <w:spacing w:val="-8"/>
              <w:lang w:val="fr-FR"/>
            </w:rPr>
          </w:rPrChange>
        </w:rPr>
        <w:t xml:space="preserve"> </w:t>
      </w:r>
      <w:r w:rsidRPr="00F94CB9">
        <w:rPr>
          <w:sz w:val="28"/>
          <w:szCs w:val="28"/>
          <w:lang w:val="fr-FR"/>
          <w:rPrChange w:id="18309" w:author="Peng Luqi" w:date="2019-10-13T14:50:00Z">
            <w:rPr>
              <w:lang w:val="fr-FR"/>
            </w:rPr>
          </w:rPrChange>
        </w:rPr>
        <w:t>un</w:t>
      </w:r>
      <w:r w:rsidRPr="00F94CB9">
        <w:rPr>
          <w:spacing w:val="-8"/>
          <w:sz w:val="28"/>
          <w:szCs w:val="28"/>
          <w:lang w:val="fr-FR"/>
          <w:rPrChange w:id="18310" w:author="Peng Luqi" w:date="2019-10-13T14:50:00Z">
            <w:rPr>
              <w:spacing w:val="-8"/>
              <w:lang w:val="fr-FR"/>
            </w:rPr>
          </w:rPrChange>
        </w:rPr>
        <w:t xml:space="preserve"> </w:t>
      </w:r>
      <w:r w:rsidRPr="00F94CB9">
        <w:rPr>
          <w:sz w:val="28"/>
          <w:szCs w:val="28"/>
          <w:lang w:val="fr-FR"/>
          <w:rPrChange w:id="18311" w:author="Peng Luqi" w:date="2019-10-13T14:50:00Z">
            <w:rPr>
              <w:lang w:val="fr-FR"/>
            </w:rPr>
          </w:rPrChange>
        </w:rPr>
        <w:t xml:space="preserve">principe de base au cours des dix dernières années : </w:t>
      </w:r>
    </w:p>
    <w:p w:rsidR="00D52EDA" w:rsidRDefault="00D52EDA" w:rsidP="00CB23F4">
      <w:pPr>
        <w:ind w:left="170" w:right="170"/>
        <w:jc w:val="both"/>
        <w:rPr>
          <w:ins w:id="18312" w:author="Peng Luqi" w:date="2019-10-13T23:46:00Z"/>
          <w:sz w:val="28"/>
          <w:szCs w:val="28"/>
          <w:lang w:val="fr-FR"/>
        </w:rPr>
      </w:pPr>
    </w:p>
    <w:p w:rsidR="002B38DF" w:rsidRPr="00F94CB9" w:rsidRDefault="00D52EDA">
      <w:pPr>
        <w:ind w:left="720" w:right="720"/>
        <w:jc w:val="both"/>
        <w:rPr>
          <w:sz w:val="28"/>
          <w:szCs w:val="28"/>
          <w:lang w:val="fr-FR"/>
          <w:rPrChange w:id="18313" w:author="Peng Luqi" w:date="2019-10-13T14:50:00Z">
            <w:rPr>
              <w:lang w:val="fr-FR"/>
            </w:rPr>
          </w:rPrChange>
        </w:rPr>
        <w:pPrChange w:id="18314" w:author="Peng Luqi" w:date="2019-10-13T23:47:00Z">
          <w:pPr>
            <w:spacing w:line="249" w:lineRule="auto"/>
            <w:ind w:left="130" w:right="183"/>
            <w:jc w:val="both"/>
          </w:pPr>
        </w:pPrChange>
      </w:pPr>
      <w:ins w:id="18315" w:author="Peng Luqi" w:date="2019-10-13T23:47:00Z">
        <w:r>
          <w:rPr>
            <w:sz w:val="28"/>
            <w:szCs w:val="28"/>
            <w:lang w:val="fr-FR"/>
          </w:rPr>
          <w:lastRenderedPageBreak/>
          <w:t xml:space="preserve">On ne parle jamais </w:t>
        </w:r>
      </w:ins>
      <w:del w:id="18316" w:author="Peng Luqi" w:date="2019-10-13T23:47:00Z">
        <w:r w:rsidR="00716360" w:rsidRPr="00F94CB9" w:rsidDel="00D52EDA">
          <w:rPr>
            <w:sz w:val="28"/>
            <w:szCs w:val="28"/>
            <w:lang w:val="fr-FR"/>
            <w:rPrChange w:id="18317" w:author="Peng Luqi" w:date="2019-10-13T14:50:00Z">
              <w:rPr>
                <w:lang w:val="fr-FR"/>
              </w:rPr>
            </w:rPrChange>
          </w:rPr>
          <w:delText>toujours parl</w:delText>
        </w:r>
      </w:del>
      <w:ins w:id="18318" w:author="Peng Luqi" w:date="2019-10-13T23:47:00Z">
        <w:r>
          <w:rPr>
            <w:sz w:val="28"/>
            <w:szCs w:val="28"/>
            <w:lang w:val="fr-FR"/>
          </w:rPr>
          <w:t>que ce qui a été fait</w:t>
        </w:r>
      </w:ins>
      <w:del w:id="18319" w:author="Peng Luqi" w:date="2019-10-13T23:47:00Z">
        <w:r w:rsidR="00716360" w:rsidRPr="00F94CB9" w:rsidDel="00D52EDA">
          <w:rPr>
            <w:sz w:val="28"/>
            <w:szCs w:val="28"/>
            <w:lang w:val="fr-FR"/>
            <w:rPrChange w:id="18320" w:author="Peng Luqi" w:date="2019-10-13T14:50:00Z">
              <w:rPr>
                <w:lang w:val="fr-FR"/>
              </w:rPr>
            </w:rPrChange>
          </w:rPr>
          <w:delText>er des choses qui ont été</w:delText>
        </w:r>
        <w:r w:rsidR="00716360" w:rsidRPr="00D52EDA" w:rsidDel="00D52EDA">
          <w:rPr>
            <w:sz w:val="28"/>
            <w:szCs w:val="28"/>
            <w:lang w:val="fr-FR"/>
            <w:rPrChange w:id="18321" w:author="Peng Luqi" w:date="2019-10-13T23:47:00Z">
              <w:rPr>
                <w:spacing w:val="-29"/>
                <w:lang w:val="fr-FR"/>
              </w:rPr>
            </w:rPrChange>
          </w:rPr>
          <w:delText xml:space="preserve"> </w:delText>
        </w:r>
        <w:r w:rsidR="00716360" w:rsidRPr="00F94CB9" w:rsidDel="00D52EDA">
          <w:rPr>
            <w:sz w:val="28"/>
            <w:szCs w:val="28"/>
            <w:lang w:val="fr-FR"/>
            <w:rPrChange w:id="18322" w:author="Peng Luqi" w:date="2019-10-13T14:50:00Z">
              <w:rPr>
                <w:lang w:val="fr-FR"/>
              </w:rPr>
            </w:rPrChange>
          </w:rPr>
          <w:delText>faites</w:delText>
        </w:r>
      </w:del>
      <w:r w:rsidR="00716360" w:rsidRPr="00F94CB9">
        <w:rPr>
          <w:sz w:val="28"/>
          <w:szCs w:val="28"/>
          <w:lang w:val="fr-FR"/>
          <w:rPrChange w:id="18323" w:author="Peng Luqi" w:date="2019-10-13T14:50:00Z">
            <w:rPr>
              <w:lang w:val="fr-FR"/>
            </w:rPr>
          </w:rPrChange>
        </w:rPr>
        <w:t>.</w:t>
      </w:r>
    </w:p>
    <w:p w:rsidR="002B38DF" w:rsidRPr="00F94CB9" w:rsidRDefault="002B38DF">
      <w:pPr>
        <w:pStyle w:val="a3"/>
        <w:ind w:left="170" w:right="170"/>
        <w:jc w:val="both"/>
        <w:rPr>
          <w:lang w:val="fr-FR"/>
          <w:rPrChange w:id="18324" w:author="Peng Luqi" w:date="2019-10-13T14:50:00Z">
            <w:rPr>
              <w:sz w:val="23"/>
              <w:lang w:val="fr-FR"/>
            </w:rPr>
          </w:rPrChange>
        </w:rPr>
        <w:pPrChange w:id="18325" w:author="Peng Luqi" w:date="2019-10-13T14:20:00Z">
          <w:pPr>
            <w:pStyle w:val="a3"/>
            <w:spacing w:before="11"/>
          </w:pPr>
        </w:pPrChange>
      </w:pPr>
    </w:p>
    <w:p w:rsidR="002B38DF" w:rsidRPr="00F94CB9" w:rsidRDefault="00716360">
      <w:pPr>
        <w:ind w:left="170" w:right="170"/>
        <w:jc w:val="both"/>
        <w:rPr>
          <w:sz w:val="28"/>
          <w:szCs w:val="28"/>
          <w:lang w:val="fr-FR"/>
          <w:rPrChange w:id="18326" w:author="Peng Luqi" w:date="2019-10-13T14:50:00Z">
            <w:rPr>
              <w:lang w:val="fr-FR"/>
            </w:rPr>
          </w:rPrChange>
        </w:rPr>
        <w:pPrChange w:id="18327" w:author="Peng Luqi" w:date="2019-10-13T14:20:00Z">
          <w:pPr>
            <w:spacing w:line="244" w:lineRule="auto"/>
            <w:ind w:left="130" w:right="183"/>
            <w:jc w:val="both"/>
          </w:pPr>
        </w:pPrChange>
      </w:pPr>
      <w:r w:rsidRPr="00F94CB9">
        <w:rPr>
          <w:sz w:val="28"/>
          <w:szCs w:val="28"/>
          <w:lang w:val="fr-FR"/>
          <w:rPrChange w:id="18328" w:author="Peng Luqi" w:date="2019-10-13T14:50:00Z">
            <w:rPr>
              <w:lang w:val="fr-FR"/>
            </w:rPr>
          </w:rPrChange>
        </w:rPr>
        <w:t xml:space="preserve">Les </w:t>
      </w:r>
      <w:r w:rsidRPr="00F94CB9">
        <w:rPr>
          <w:i/>
          <w:color w:val="00B0F0"/>
          <w:sz w:val="28"/>
          <w:szCs w:val="28"/>
          <w:lang w:val="fr-FR"/>
          <w:rPrChange w:id="18329" w:author="Peng Luqi" w:date="2019-10-13T14:50:00Z">
            <w:rPr>
              <w:i/>
              <w:color w:val="00B0F0"/>
              <w:lang w:val="fr-FR"/>
            </w:rPr>
          </w:rPrChange>
        </w:rPr>
        <w:t xml:space="preserve">BOX </w:t>
      </w:r>
      <w:r w:rsidRPr="00F94CB9">
        <w:rPr>
          <w:sz w:val="28"/>
          <w:szCs w:val="28"/>
          <w:lang w:val="fr-FR"/>
          <w:rPrChange w:id="18330" w:author="Peng Luqi" w:date="2019-10-13T14:50:00Z">
            <w:rPr>
              <w:lang w:val="fr-FR"/>
            </w:rPr>
          </w:rPrChange>
        </w:rPr>
        <w:t>sont également un produit que Li Xiaolai a promu après l</w:t>
      </w:r>
      <w:del w:id="18331" w:author="Peng Luqi" w:date="2019-10-13T14:43:00Z">
        <w:r w:rsidRPr="00F94CB9" w:rsidDel="00EF666F">
          <w:rPr>
            <w:sz w:val="28"/>
            <w:szCs w:val="28"/>
            <w:lang w:val="fr-FR"/>
            <w:rPrChange w:id="18332" w:author="Peng Luqi" w:date="2019-10-13T14:50:00Z">
              <w:rPr>
                <w:lang w:val="fr-FR"/>
              </w:rPr>
            </w:rPrChange>
          </w:rPr>
          <w:delText>’</w:delText>
        </w:r>
      </w:del>
      <w:ins w:id="18333" w:author="Peng Luqi" w:date="2019-10-13T14:43:00Z">
        <w:r w:rsidR="00EF666F" w:rsidRPr="00F94CB9">
          <w:rPr>
            <w:sz w:val="28"/>
            <w:szCs w:val="28"/>
            <w:lang w:val="fr-FR"/>
            <w:rPrChange w:id="18334" w:author="Peng Luqi" w:date="2019-10-13T14:50:00Z">
              <w:rPr>
                <w:lang w:val="fr-FR"/>
              </w:rPr>
            </w:rPrChange>
          </w:rPr>
          <w:t>’</w:t>
        </w:r>
      </w:ins>
      <w:r w:rsidRPr="00F94CB9">
        <w:rPr>
          <w:sz w:val="28"/>
          <w:szCs w:val="28"/>
          <w:lang w:val="fr-FR"/>
          <w:rPrChange w:id="18335" w:author="Peng Luqi" w:date="2019-10-13T14:50:00Z">
            <w:rPr>
              <w:lang w:val="fr-FR"/>
            </w:rPr>
          </w:rPrChange>
        </w:rPr>
        <w:t>avoir fait et qui a continué de s</w:t>
      </w:r>
      <w:del w:id="18336" w:author="Peng Luqi" w:date="2019-10-13T14:43:00Z">
        <w:r w:rsidRPr="00F94CB9" w:rsidDel="00EF666F">
          <w:rPr>
            <w:sz w:val="28"/>
            <w:szCs w:val="28"/>
            <w:lang w:val="fr-FR"/>
            <w:rPrChange w:id="18337" w:author="Peng Luqi" w:date="2019-10-13T14:50:00Z">
              <w:rPr>
                <w:lang w:val="fr-FR"/>
              </w:rPr>
            </w:rPrChange>
          </w:rPr>
          <w:delText>’</w:delText>
        </w:r>
      </w:del>
      <w:ins w:id="18338" w:author="Peng Luqi" w:date="2019-10-13T14:43:00Z">
        <w:r w:rsidR="00EF666F" w:rsidRPr="00F94CB9">
          <w:rPr>
            <w:sz w:val="28"/>
            <w:szCs w:val="28"/>
            <w:lang w:val="fr-FR"/>
            <w:rPrChange w:id="18339" w:author="Peng Luqi" w:date="2019-10-13T14:50:00Z">
              <w:rPr>
                <w:lang w:val="fr-FR"/>
              </w:rPr>
            </w:rPrChange>
          </w:rPr>
          <w:t>’</w:t>
        </w:r>
      </w:ins>
      <w:r w:rsidRPr="00F94CB9">
        <w:rPr>
          <w:sz w:val="28"/>
          <w:szCs w:val="28"/>
          <w:lang w:val="fr-FR"/>
          <w:rPrChange w:id="18340" w:author="Peng Luqi" w:date="2019-10-13T14:50:00Z">
            <w:rPr>
              <w:lang w:val="fr-FR"/>
            </w:rPr>
          </w:rPrChange>
        </w:rPr>
        <w:t>améliorer par la suite. C</w:t>
      </w:r>
      <w:del w:id="18341" w:author="Peng Luqi" w:date="2019-10-13T14:43:00Z">
        <w:r w:rsidRPr="00F94CB9" w:rsidDel="00EF666F">
          <w:rPr>
            <w:sz w:val="28"/>
            <w:szCs w:val="28"/>
            <w:lang w:val="fr-FR"/>
            <w:rPrChange w:id="18342" w:author="Peng Luqi" w:date="2019-10-13T14:50:00Z">
              <w:rPr>
                <w:lang w:val="fr-FR"/>
              </w:rPr>
            </w:rPrChange>
          </w:rPr>
          <w:delText>’</w:delText>
        </w:r>
      </w:del>
      <w:ins w:id="18343" w:author="Peng Luqi" w:date="2019-10-13T14:43:00Z">
        <w:r w:rsidR="00EF666F" w:rsidRPr="00F94CB9">
          <w:rPr>
            <w:sz w:val="28"/>
            <w:szCs w:val="28"/>
            <w:lang w:val="fr-FR"/>
            <w:rPrChange w:id="18344" w:author="Peng Luqi" w:date="2019-10-13T14:50:00Z">
              <w:rPr>
                <w:lang w:val="fr-FR"/>
              </w:rPr>
            </w:rPrChange>
          </w:rPr>
          <w:t>’</w:t>
        </w:r>
      </w:ins>
      <w:r w:rsidRPr="00F94CB9">
        <w:rPr>
          <w:sz w:val="28"/>
          <w:szCs w:val="28"/>
          <w:lang w:val="fr-FR"/>
          <w:rPrChange w:id="18345" w:author="Peng Luqi" w:date="2019-10-13T14:50:00Z">
            <w:rPr>
              <w:lang w:val="fr-FR"/>
            </w:rPr>
          </w:rPrChange>
        </w:rPr>
        <w:t>est une chose qui a commencé après de mûres réflexions.</w:t>
      </w:r>
    </w:p>
    <w:p w:rsidR="002B38DF" w:rsidRPr="00F94CB9" w:rsidRDefault="002B38DF">
      <w:pPr>
        <w:pStyle w:val="a3"/>
        <w:ind w:left="170" w:right="170"/>
        <w:jc w:val="both"/>
        <w:rPr>
          <w:lang w:val="fr-FR"/>
          <w:rPrChange w:id="18346" w:author="Peng Luqi" w:date="2019-10-13T14:50:00Z">
            <w:rPr>
              <w:sz w:val="21"/>
              <w:lang w:val="fr-FR"/>
            </w:rPr>
          </w:rPrChange>
        </w:rPr>
        <w:pPrChange w:id="18347" w:author="Peng Luqi" w:date="2019-10-13T14:20:00Z">
          <w:pPr>
            <w:pStyle w:val="a3"/>
            <w:spacing w:before="1"/>
          </w:pPr>
        </w:pPrChange>
      </w:pPr>
    </w:p>
    <w:p w:rsidR="002B38DF" w:rsidRPr="00F94CB9" w:rsidRDefault="00716360">
      <w:pPr>
        <w:ind w:left="170" w:right="170"/>
        <w:jc w:val="both"/>
        <w:rPr>
          <w:sz w:val="28"/>
          <w:szCs w:val="28"/>
          <w:lang w:val="fr-FR"/>
          <w:rPrChange w:id="18348" w:author="Peng Luqi" w:date="2019-10-13T14:50:00Z">
            <w:rPr>
              <w:lang w:val="fr-FR"/>
            </w:rPr>
          </w:rPrChange>
        </w:rPr>
        <w:pPrChange w:id="18349" w:author="Peng Luqi" w:date="2019-10-13T14:20:00Z">
          <w:pPr>
            <w:spacing w:line="247" w:lineRule="auto"/>
            <w:ind w:left="130" w:right="181"/>
            <w:jc w:val="both"/>
          </w:pPr>
        </w:pPrChange>
      </w:pPr>
      <w:r w:rsidRPr="00F94CB9">
        <w:rPr>
          <w:sz w:val="28"/>
          <w:szCs w:val="28"/>
          <w:lang w:val="fr-FR"/>
          <w:rPrChange w:id="18350" w:author="Peng Luqi" w:date="2019-10-13T14:50:00Z">
            <w:rPr>
              <w:lang w:val="fr-FR"/>
            </w:rPr>
          </w:rPrChange>
        </w:rPr>
        <w:t>La classe d</w:t>
      </w:r>
      <w:del w:id="18351" w:author="Peng Luqi" w:date="2019-10-13T14:43:00Z">
        <w:r w:rsidRPr="00F94CB9" w:rsidDel="00EF666F">
          <w:rPr>
            <w:sz w:val="28"/>
            <w:szCs w:val="28"/>
            <w:lang w:val="fr-FR"/>
            <w:rPrChange w:id="18352" w:author="Peng Luqi" w:date="2019-10-13T14:50:00Z">
              <w:rPr>
                <w:lang w:val="fr-FR"/>
              </w:rPr>
            </w:rPrChange>
          </w:rPr>
          <w:delText>’</w:delText>
        </w:r>
      </w:del>
      <w:ins w:id="18353" w:author="Peng Luqi" w:date="2019-10-13T14:43:00Z">
        <w:r w:rsidR="00EF666F" w:rsidRPr="00F94CB9">
          <w:rPr>
            <w:sz w:val="28"/>
            <w:szCs w:val="28"/>
            <w:lang w:val="fr-FR"/>
            <w:rPrChange w:id="18354" w:author="Peng Luqi" w:date="2019-10-13T14:50:00Z">
              <w:rPr>
                <w:lang w:val="fr-FR"/>
              </w:rPr>
            </w:rPrChange>
          </w:rPr>
          <w:t>’</w:t>
        </w:r>
      </w:ins>
      <w:r w:rsidRPr="00F94CB9">
        <w:rPr>
          <w:sz w:val="28"/>
          <w:szCs w:val="28"/>
          <w:lang w:val="fr-FR"/>
          <w:rPrChange w:id="18355" w:author="Peng Luqi" w:date="2019-10-13T14:50:00Z">
            <w:rPr>
              <w:lang w:val="fr-FR"/>
            </w:rPr>
          </w:rPrChange>
        </w:rPr>
        <w:t>investissement fixe de Xiaolai est un endroit où Li Xiaolai partage sa philosophie d</w:t>
      </w:r>
      <w:del w:id="18356" w:author="Peng Luqi" w:date="2019-10-13T14:43:00Z">
        <w:r w:rsidRPr="00F94CB9" w:rsidDel="00EF666F">
          <w:rPr>
            <w:sz w:val="28"/>
            <w:szCs w:val="28"/>
            <w:lang w:val="fr-FR"/>
            <w:rPrChange w:id="18357" w:author="Peng Luqi" w:date="2019-10-13T14:50:00Z">
              <w:rPr>
                <w:lang w:val="fr-FR"/>
              </w:rPr>
            </w:rPrChange>
          </w:rPr>
          <w:delText>’</w:delText>
        </w:r>
      </w:del>
      <w:ins w:id="18358" w:author="Peng Luqi" w:date="2019-10-13T14:43:00Z">
        <w:r w:rsidR="00EF666F" w:rsidRPr="00F94CB9">
          <w:rPr>
            <w:sz w:val="28"/>
            <w:szCs w:val="28"/>
            <w:lang w:val="fr-FR"/>
            <w:rPrChange w:id="18359" w:author="Peng Luqi" w:date="2019-10-13T14:50:00Z">
              <w:rPr>
                <w:lang w:val="fr-FR"/>
              </w:rPr>
            </w:rPrChange>
          </w:rPr>
          <w:t>’</w:t>
        </w:r>
      </w:ins>
      <w:r w:rsidRPr="00F94CB9">
        <w:rPr>
          <w:sz w:val="28"/>
          <w:szCs w:val="28"/>
          <w:lang w:val="fr-FR"/>
          <w:rPrChange w:id="18360" w:author="Peng Luqi" w:date="2019-10-13T14:50:00Z">
            <w:rPr>
              <w:lang w:val="fr-FR"/>
            </w:rPr>
          </w:rPrChange>
        </w:rPr>
        <w:t>investissement avec d</w:t>
      </w:r>
      <w:del w:id="18361" w:author="Peng Luqi" w:date="2019-10-13T14:43:00Z">
        <w:r w:rsidRPr="00F94CB9" w:rsidDel="00EF666F">
          <w:rPr>
            <w:sz w:val="28"/>
            <w:szCs w:val="28"/>
            <w:lang w:val="fr-FR"/>
            <w:rPrChange w:id="18362" w:author="Peng Luqi" w:date="2019-10-13T14:50:00Z">
              <w:rPr>
                <w:lang w:val="fr-FR"/>
              </w:rPr>
            </w:rPrChange>
          </w:rPr>
          <w:delText>’</w:delText>
        </w:r>
      </w:del>
      <w:ins w:id="18363" w:author="Peng Luqi" w:date="2019-10-13T14:43:00Z">
        <w:r w:rsidR="00EF666F" w:rsidRPr="00F94CB9">
          <w:rPr>
            <w:sz w:val="28"/>
            <w:szCs w:val="28"/>
            <w:lang w:val="fr-FR"/>
            <w:rPrChange w:id="18364" w:author="Peng Luqi" w:date="2019-10-13T14:50:00Z">
              <w:rPr>
                <w:lang w:val="fr-FR"/>
              </w:rPr>
            </w:rPrChange>
          </w:rPr>
          <w:t>’</w:t>
        </w:r>
      </w:ins>
      <w:r w:rsidRPr="00F94CB9">
        <w:rPr>
          <w:sz w:val="28"/>
          <w:szCs w:val="28"/>
          <w:lang w:val="fr-FR"/>
          <w:rPrChange w:id="18365" w:author="Peng Luqi" w:date="2019-10-13T14:50:00Z">
            <w:rPr>
              <w:lang w:val="fr-FR"/>
            </w:rPr>
          </w:rPrChange>
        </w:rPr>
        <w:t>autres, ne croyez pas que la connaissance et la cognition peuvent être simplement transmises à un coût nul. Encore autre chose :</w:t>
      </w:r>
    </w:p>
    <w:p w:rsidR="002B38DF" w:rsidRPr="00F94CB9" w:rsidRDefault="002B38DF">
      <w:pPr>
        <w:pStyle w:val="a3"/>
        <w:ind w:left="170" w:right="170"/>
        <w:jc w:val="both"/>
        <w:rPr>
          <w:lang w:val="fr-FR"/>
          <w:rPrChange w:id="18366" w:author="Peng Luqi" w:date="2019-10-13T14:50:00Z">
            <w:rPr>
              <w:sz w:val="20"/>
              <w:lang w:val="fr-FR"/>
            </w:rPr>
          </w:rPrChange>
        </w:rPr>
        <w:pPrChange w:id="18367" w:author="Peng Luqi" w:date="2019-10-13T14:20:00Z">
          <w:pPr>
            <w:pStyle w:val="a3"/>
            <w:spacing w:before="10"/>
          </w:pPr>
        </w:pPrChange>
      </w:pPr>
    </w:p>
    <w:p w:rsidR="002B38DF" w:rsidRPr="00F94CB9" w:rsidRDefault="00716360">
      <w:pPr>
        <w:ind w:left="720" w:right="720"/>
        <w:jc w:val="both"/>
        <w:rPr>
          <w:sz w:val="28"/>
          <w:szCs w:val="28"/>
          <w:lang w:val="fr-FR"/>
          <w:rPrChange w:id="18368" w:author="Peng Luqi" w:date="2019-10-13T14:50:00Z">
            <w:rPr>
              <w:lang w:val="fr-FR"/>
            </w:rPr>
          </w:rPrChange>
        </w:rPr>
        <w:pPrChange w:id="18369" w:author="Peng Luqi" w:date="2019-10-13T23:48:00Z">
          <w:pPr>
            <w:spacing w:before="1" w:line="244" w:lineRule="auto"/>
            <w:ind w:left="130" w:right="184"/>
            <w:jc w:val="both"/>
          </w:pPr>
        </w:pPrChange>
      </w:pPr>
      <w:r w:rsidRPr="00F94CB9">
        <w:rPr>
          <w:sz w:val="28"/>
          <w:szCs w:val="28"/>
          <w:lang w:val="fr-FR"/>
          <w:rPrChange w:id="18370" w:author="Peng Luqi" w:date="2019-10-13T14:50:00Z">
            <w:rPr>
              <w:lang w:val="fr-FR"/>
            </w:rPr>
          </w:rPrChange>
        </w:rPr>
        <w:t>Il est inutile de savoir, d</w:t>
      </w:r>
      <w:del w:id="18371" w:author="Peng Luqi" w:date="2019-10-13T14:43:00Z">
        <w:r w:rsidRPr="00F94CB9" w:rsidDel="00EF666F">
          <w:rPr>
            <w:sz w:val="28"/>
            <w:szCs w:val="28"/>
            <w:lang w:val="fr-FR"/>
            <w:rPrChange w:id="18372" w:author="Peng Luqi" w:date="2019-10-13T14:50:00Z">
              <w:rPr>
                <w:lang w:val="fr-FR"/>
              </w:rPr>
            </w:rPrChange>
          </w:rPr>
          <w:delText>’</w:delText>
        </w:r>
      </w:del>
      <w:ins w:id="18373" w:author="Peng Luqi" w:date="2019-10-13T14:43:00Z">
        <w:r w:rsidR="00EF666F" w:rsidRPr="00F94CB9">
          <w:rPr>
            <w:sz w:val="28"/>
            <w:szCs w:val="28"/>
            <w:lang w:val="fr-FR"/>
            <w:rPrChange w:id="18374" w:author="Peng Luqi" w:date="2019-10-13T14:50:00Z">
              <w:rPr>
                <w:lang w:val="fr-FR"/>
              </w:rPr>
            </w:rPrChange>
          </w:rPr>
          <w:t>’</w:t>
        </w:r>
      </w:ins>
      <w:r w:rsidRPr="00F94CB9">
        <w:rPr>
          <w:sz w:val="28"/>
          <w:szCs w:val="28"/>
          <w:lang w:val="fr-FR"/>
          <w:rPrChange w:id="18375" w:author="Peng Luqi" w:date="2019-10-13T14:50:00Z">
            <w:rPr>
              <w:lang w:val="fr-FR"/>
            </w:rPr>
          </w:rPrChange>
        </w:rPr>
        <w:t>apprendre et d</w:t>
      </w:r>
      <w:del w:id="18376" w:author="Peng Luqi" w:date="2019-10-13T14:43:00Z">
        <w:r w:rsidRPr="00F94CB9" w:rsidDel="00EF666F">
          <w:rPr>
            <w:sz w:val="28"/>
            <w:szCs w:val="28"/>
            <w:lang w:val="fr-FR"/>
            <w:rPrChange w:id="18377" w:author="Peng Luqi" w:date="2019-10-13T14:50:00Z">
              <w:rPr>
                <w:lang w:val="fr-FR"/>
              </w:rPr>
            </w:rPrChange>
          </w:rPr>
          <w:delText>’</w:delText>
        </w:r>
      </w:del>
      <w:ins w:id="18378" w:author="Peng Luqi" w:date="2019-10-13T14:43:00Z">
        <w:r w:rsidR="00EF666F" w:rsidRPr="00F94CB9">
          <w:rPr>
            <w:sz w:val="28"/>
            <w:szCs w:val="28"/>
            <w:lang w:val="fr-FR"/>
            <w:rPrChange w:id="18379" w:author="Peng Luqi" w:date="2019-10-13T14:50:00Z">
              <w:rPr>
                <w:lang w:val="fr-FR"/>
              </w:rPr>
            </w:rPrChange>
          </w:rPr>
          <w:t>’</w:t>
        </w:r>
      </w:ins>
      <w:r w:rsidRPr="00F94CB9">
        <w:rPr>
          <w:sz w:val="28"/>
          <w:szCs w:val="28"/>
          <w:lang w:val="fr-FR"/>
          <w:rPrChange w:id="18380" w:author="Peng Luqi" w:date="2019-10-13T14:50:00Z">
            <w:rPr>
              <w:lang w:val="fr-FR"/>
            </w:rPr>
          </w:rPrChange>
        </w:rPr>
        <w:t>imaginer, en particulier dans le domaine de l</w:t>
      </w:r>
      <w:del w:id="18381" w:author="Peng Luqi" w:date="2019-10-13T14:43:00Z">
        <w:r w:rsidRPr="00F94CB9" w:rsidDel="00EF666F">
          <w:rPr>
            <w:sz w:val="28"/>
            <w:szCs w:val="28"/>
            <w:lang w:val="fr-FR"/>
            <w:rPrChange w:id="18382" w:author="Peng Luqi" w:date="2019-10-13T14:50:00Z">
              <w:rPr>
                <w:lang w:val="fr-FR"/>
              </w:rPr>
            </w:rPrChange>
          </w:rPr>
          <w:delText>’</w:delText>
        </w:r>
      </w:del>
      <w:ins w:id="18383" w:author="Peng Luqi" w:date="2019-10-13T14:43:00Z">
        <w:r w:rsidR="00EF666F" w:rsidRPr="00F94CB9">
          <w:rPr>
            <w:sz w:val="28"/>
            <w:szCs w:val="28"/>
            <w:lang w:val="fr-FR"/>
            <w:rPrChange w:id="18384" w:author="Peng Luqi" w:date="2019-10-13T14:50:00Z">
              <w:rPr>
                <w:lang w:val="fr-FR"/>
              </w:rPr>
            </w:rPrChange>
          </w:rPr>
          <w:t>’</w:t>
        </w:r>
      </w:ins>
      <w:r w:rsidRPr="00F94CB9">
        <w:rPr>
          <w:sz w:val="28"/>
          <w:szCs w:val="28"/>
          <w:lang w:val="fr-FR"/>
          <w:rPrChange w:id="18385" w:author="Peng Luqi" w:date="2019-10-13T14:50:00Z">
            <w:rPr>
              <w:lang w:val="fr-FR"/>
            </w:rPr>
          </w:rPrChange>
        </w:rPr>
        <w:t>investissement au-delà de la classe.</w:t>
      </w:r>
    </w:p>
    <w:p w:rsidR="002B38DF" w:rsidRPr="00F94CB9" w:rsidRDefault="002B38DF">
      <w:pPr>
        <w:pStyle w:val="a3"/>
        <w:ind w:left="170" w:right="170"/>
        <w:jc w:val="both"/>
        <w:rPr>
          <w:lang w:val="fr-FR"/>
          <w:rPrChange w:id="18386" w:author="Peng Luqi" w:date="2019-10-13T14:50:00Z">
            <w:rPr>
              <w:sz w:val="21"/>
              <w:lang w:val="fr-FR"/>
            </w:rPr>
          </w:rPrChange>
        </w:rPr>
        <w:pPrChange w:id="18387" w:author="Peng Luqi" w:date="2019-10-13T14:20:00Z">
          <w:pPr>
            <w:pStyle w:val="a3"/>
          </w:pPr>
        </w:pPrChange>
      </w:pPr>
    </w:p>
    <w:p w:rsidR="002B38DF" w:rsidRPr="00F94CB9" w:rsidRDefault="00716360">
      <w:pPr>
        <w:ind w:left="720" w:right="720"/>
        <w:jc w:val="both"/>
        <w:rPr>
          <w:sz w:val="28"/>
          <w:szCs w:val="28"/>
          <w:lang w:val="fr-FR"/>
          <w:rPrChange w:id="18388" w:author="Peng Luqi" w:date="2019-10-13T14:50:00Z">
            <w:rPr>
              <w:lang w:val="fr-FR"/>
            </w:rPr>
          </w:rPrChange>
        </w:rPr>
        <w:pPrChange w:id="18389" w:author="Peng Luqi" w:date="2019-10-13T23:48:00Z">
          <w:pPr>
            <w:spacing w:before="1"/>
            <w:ind w:left="130"/>
            <w:jc w:val="both"/>
          </w:pPr>
        </w:pPrChange>
      </w:pPr>
      <w:r w:rsidRPr="00F94CB9">
        <w:rPr>
          <w:sz w:val="28"/>
          <w:szCs w:val="28"/>
          <w:lang w:val="fr-FR"/>
          <w:rPrChange w:id="18390" w:author="Peng Luqi" w:date="2019-10-13T14:50:00Z">
            <w:rPr>
              <w:lang w:val="fr-FR"/>
            </w:rPr>
          </w:rPrChange>
        </w:rPr>
        <w:t>En fin de compte, seulement après l</w:t>
      </w:r>
      <w:del w:id="18391" w:author="Peng Luqi" w:date="2019-10-13T14:43:00Z">
        <w:r w:rsidRPr="00F94CB9" w:rsidDel="00EF666F">
          <w:rPr>
            <w:sz w:val="28"/>
            <w:szCs w:val="28"/>
            <w:lang w:val="fr-FR"/>
            <w:rPrChange w:id="18392" w:author="Peng Luqi" w:date="2019-10-13T14:50:00Z">
              <w:rPr>
                <w:lang w:val="fr-FR"/>
              </w:rPr>
            </w:rPrChange>
          </w:rPr>
          <w:delText>’</w:delText>
        </w:r>
      </w:del>
      <w:ins w:id="18393" w:author="Peng Luqi" w:date="2019-10-13T14:43:00Z">
        <w:r w:rsidR="00EF666F" w:rsidRPr="00F94CB9">
          <w:rPr>
            <w:sz w:val="28"/>
            <w:szCs w:val="28"/>
            <w:lang w:val="fr-FR"/>
            <w:rPrChange w:id="18394" w:author="Peng Luqi" w:date="2019-10-13T14:50:00Z">
              <w:rPr>
                <w:lang w:val="fr-FR"/>
              </w:rPr>
            </w:rPrChange>
          </w:rPr>
          <w:t>’</w:t>
        </w:r>
      </w:ins>
      <w:r w:rsidRPr="00F94CB9">
        <w:rPr>
          <w:sz w:val="28"/>
          <w:szCs w:val="28"/>
          <w:lang w:val="fr-FR"/>
          <w:rPrChange w:id="18395" w:author="Peng Luqi" w:date="2019-10-13T14:50:00Z">
            <w:rPr>
              <w:lang w:val="fr-FR"/>
            </w:rPr>
          </w:rPrChange>
        </w:rPr>
        <w:t>avoir fait peut-on considérer cela comme un succès.</w:t>
      </w:r>
    </w:p>
    <w:p w:rsidR="00D52EDA" w:rsidRDefault="00D52EDA" w:rsidP="00CB23F4">
      <w:pPr>
        <w:ind w:left="170" w:right="170"/>
        <w:jc w:val="both"/>
        <w:rPr>
          <w:ins w:id="18396" w:author="Peng Luqi" w:date="2019-10-13T23:48:00Z"/>
          <w:sz w:val="28"/>
          <w:szCs w:val="28"/>
          <w:lang w:val="fr-FR"/>
        </w:rPr>
      </w:pPr>
    </w:p>
    <w:p w:rsidR="002B38DF" w:rsidRPr="00F94CB9" w:rsidRDefault="00716360">
      <w:pPr>
        <w:ind w:left="170" w:right="170"/>
        <w:jc w:val="both"/>
        <w:rPr>
          <w:sz w:val="28"/>
          <w:szCs w:val="28"/>
          <w:lang w:val="fr-FR"/>
          <w:rPrChange w:id="18397" w:author="Peng Luqi" w:date="2019-10-13T14:50:00Z">
            <w:rPr>
              <w:lang w:val="fr-FR"/>
            </w:rPr>
          </w:rPrChange>
        </w:rPr>
        <w:pPrChange w:id="18398" w:author="Peng Luqi" w:date="2019-10-13T14:20:00Z">
          <w:pPr>
            <w:spacing w:before="6" w:line="244" w:lineRule="auto"/>
            <w:ind w:left="130" w:right="182"/>
            <w:jc w:val="both"/>
          </w:pPr>
        </w:pPrChange>
      </w:pPr>
      <w:r w:rsidRPr="00F94CB9">
        <w:rPr>
          <w:sz w:val="28"/>
          <w:szCs w:val="28"/>
          <w:lang w:val="fr-FR"/>
          <w:rPrChange w:id="18399" w:author="Peng Luqi" w:date="2019-10-13T14:50:00Z">
            <w:rPr>
              <w:lang w:val="fr-FR"/>
            </w:rPr>
          </w:rPrChange>
        </w:rPr>
        <w:t>Par conséquent, la connaissance et la cognition ne fonctionnent que dans la pratique. Cependant, la pratique elle-même nécessite des connaissances et des cognitions qui la guident.</w:t>
      </w:r>
    </w:p>
    <w:p w:rsidR="002B38DF" w:rsidRPr="00F94CB9" w:rsidRDefault="002B38DF">
      <w:pPr>
        <w:pStyle w:val="a3"/>
        <w:ind w:left="170" w:right="170"/>
        <w:jc w:val="both"/>
        <w:rPr>
          <w:lang w:val="fr-FR"/>
          <w:rPrChange w:id="18400" w:author="Peng Luqi" w:date="2019-10-13T14:50:00Z">
            <w:rPr>
              <w:sz w:val="21"/>
              <w:lang w:val="fr-FR"/>
            </w:rPr>
          </w:rPrChange>
        </w:rPr>
        <w:pPrChange w:id="18401" w:author="Peng Luqi" w:date="2019-10-13T14:20:00Z">
          <w:pPr>
            <w:pStyle w:val="a3"/>
          </w:pPr>
        </w:pPrChange>
      </w:pPr>
    </w:p>
    <w:p w:rsidR="002B38DF" w:rsidRDefault="00716360" w:rsidP="00CB23F4">
      <w:pPr>
        <w:ind w:left="170" w:right="170"/>
        <w:jc w:val="both"/>
        <w:rPr>
          <w:ins w:id="18402" w:author="Peng Luqi" w:date="2019-10-13T23:48:00Z"/>
          <w:sz w:val="28"/>
          <w:szCs w:val="28"/>
          <w:lang w:val="fr-FR"/>
        </w:rPr>
      </w:pPr>
      <w:r w:rsidRPr="00F94CB9">
        <w:rPr>
          <w:sz w:val="28"/>
          <w:szCs w:val="28"/>
          <w:lang w:val="fr-FR"/>
          <w:rPrChange w:id="18403" w:author="Peng Luqi" w:date="2019-10-13T14:50:00Z">
            <w:rPr>
              <w:lang w:val="fr-FR"/>
            </w:rPr>
          </w:rPrChange>
        </w:rPr>
        <w:t>L</w:t>
      </w:r>
      <w:del w:id="18404" w:author="Peng Luqi" w:date="2019-10-13T14:43:00Z">
        <w:r w:rsidRPr="00F94CB9" w:rsidDel="00EF666F">
          <w:rPr>
            <w:sz w:val="28"/>
            <w:szCs w:val="28"/>
            <w:lang w:val="fr-FR"/>
            <w:rPrChange w:id="18405" w:author="Peng Luqi" w:date="2019-10-13T14:50:00Z">
              <w:rPr>
                <w:lang w:val="fr-FR"/>
              </w:rPr>
            </w:rPrChange>
          </w:rPr>
          <w:delText>’</w:delText>
        </w:r>
      </w:del>
      <w:ins w:id="18406" w:author="Peng Luqi" w:date="2019-10-13T14:43:00Z">
        <w:r w:rsidR="00EF666F" w:rsidRPr="00F94CB9">
          <w:rPr>
            <w:sz w:val="28"/>
            <w:szCs w:val="28"/>
            <w:lang w:val="fr-FR"/>
            <w:rPrChange w:id="18407" w:author="Peng Luqi" w:date="2019-10-13T14:50:00Z">
              <w:rPr>
                <w:lang w:val="fr-FR"/>
              </w:rPr>
            </w:rPrChange>
          </w:rPr>
          <w:t>’</w:t>
        </w:r>
      </w:ins>
      <w:r w:rsidRPr="00F94CB9">
        <w:rPr>
          <w:sz w:val="28"/>
          <w:szCs w:val="28"/>
          <w:lang w:val="fr-FR"/>
          <w:rPrChange w:id="18408" w:author="Peng Luqi" w:date="2019-10-13T14:50:00Z">
            <w:rPr>
              <w:lang w:val="fr-FR"/>
            </w:rPr>
          </w:rPrChange>
        </w:rPr>
        <w:t>éducation en l</w:t>
      </w:r>
      <w:del w:id="18409" w:author="Peng Luqi" w:date="2019-10-13T14:43:00Z">
        <w:r w:rsidRPr="00F94CB9" w:rsidDel="00EF666F">
          <w:rPr>
            <w:sz w:val="28"/>
            <w:szCs w:val="28"/>
            <w:lang w:val="fr-FR"/>
            <w:rPrChange w:id="18410" w:author="Peng Luqi" w:date="2019-10-13T14:50:00Z">
              <w:rPr>
                <w:lang w:val="fr-FR"/>
              </w:rPr>
            </w:rPrChange>
          </w:rPr>
          <w:delText>’</w:delText>
        </w:r>
      </w:del>
      <w:ins w:id="18411" w:author="Peng Luqi" w:date="2019-10-13T14:43:00Z">
        <w:r w:rsidR="00EF666F" w:rsidRPr="00F94CB9">
          <w:rPr>
            <w:sz w:val="28"/>
            <w:szCs w:val="28"/>
            <w:lang w:val="fr-FR"/>
            <w:rPrChange w:id="18412" w:author="Peng Luqi" w:date="2019-10-13T14:50:00Z">
              <w:rPr>
                <w:lang w:val="fr-FR"/>
              </w:rPr>
            </w:rPrChange>
          </w:rPr>
          <w:t>’</w:t>
        </w:r>
      </w:ins>
      <w:r w:rsidRPr="00F94CB9">
        <w:rPr>
          <w:sz w:val="28"/>
          <w:szCs w:val="28"/>
          <w:lang w:val="fr-FR"/>
          <w:rPrChange w:id="18413" w:author="Peng Luqi" w:date="2019-10-13T14:50:00Z">
            <w:rPr>
              <w:lang w:val="fr-FR"/>
            </w:rPr>
          </w:rPrChange>
        </w:rPr>
        <w:t>investissement est très importante. Ne dites pas que l</w:t>
      </w:r>
      <w:del w:id="18414" w:author="Peng Luqi" w:date="2019-10-13T14:43:00Z">
        <w:r w:rsidRPr="00F94CB9" w:rsidDel="00EF666F">
          <w:rPr>
            <w:sz w:val="28"/>
            <w:szCs w:val="28"/>
            <w:lang w:val="fr-FR"/>
            <w:rPrChange w:id="18415" w:author="Peng Luqi" w:date="2019-10-13T14:50:00Z">
              <w:rPr>
                <w:lang w:val="fr-FR"/>
              </w:rPr>
            </w:rPrChange>
          </w:rPr>
          <w:delText>’</w:delText>
        </w:r>
      </w:del>
      <w:ins w:id="18416" w:author="Peng Luqi" w:date="2019-10-13T14:43:00Z">
        <w:r w:rsidR="00EF666F" w:rsidRPr="00F94CB9">
          <w:rPr>
            <w:sz w:val="28"/>
            <w:szCs w:val="28"/>
            <w:lang w:val="fr-FR"/>
            <w:rPrChange w:id="18417" w:author="Peng Luqi" w:date="2019-10-13T14:50:00Z">
              <w:rPr>
                <w:lang w:val="fr-FR"/>
              </w:rPr>
            </w:rPrChange>
          </w:rPr>
          <w:t>’</w:t>
        </w:r>
      </w:ins>
      <w:r w:rsidRPr="00F94CB9">
        <w:rPr>
          <w:sz w:val="28"/>
          <w:szCs w:val="28"/>
          <w:lang w:val="fr-FR"/>
          <w:rPrChange w:id="18418" w:author="Peng Luqi" w:date="2019-10-13T14:50:00Z">
            <w:rPr>
              <w:lang w:val="fr-FR"/>
            </w:rPr>
          </w:rPrChange>
        </w:rPr>
        <w:t>investissement est le moyen le plus</w:t>
      </w:r>
      <w:r w:rsidRPr="00F94CB9">
        <w:rPr>
          <w:spacing w:val="-17"/>
          <w:sz w:val="28"/>
          <w:szCs w:val="28"/>
          <w:lang w:val="fr-FR"/>
          <w:rPrChange w:id="18419" w:author="Peng Luqi" w:date="2019-10-13T14:50:00Z">
            <w:rPr>
              <w:spacing w:val="-17"/>
              <w:lang w:val="fr-FR"/>
            </w:rPr>
          </w:rPrChange>
        </w:rPr>
        <w:t xml:space="preserve"> </w:t>
      </w:r>
      <w:r w:rsidRPr="00F94CB9">
        <w:rPr>
          <w:sz w:val="28"/>
          <w:szCs w:val="28"/>
          <w:lang w:val="fr-FR"/>
          <w:rPrChange w:id="18420" w:author="Peng Luqi" w:date="2019-10-13T14:50:00Z">
            <w:rPr>
              <w:lang w:val="fr-FR"/>
            </w:rPr>
          </w:rPrChange>
        </w:rPr>
        <w:t>simple</w:t>
      </w:r>
      <w:r w:rsidRPr="00F94CB9">
        <w:rPr>
          <w:spacing w:val="-16"/>
          <w:sz w:val="28"/>
          <w:szCs w:val="28"/>
          <w:lang w:val="fr-FR"/>
          <w:rPrChange w:id="18421" w:author="Peng Luqi" w:date="2019-10-13T14:50:00Z">
            <w:rPr>
              <w:spacing w:val="-16"/>
              <w:lang w:val="fr-FR"/>
            </w:rPr>
          </w:rPrChange>
        </w:rPr>
        <w:t xml:space="preserve"> </w:t>
      </w:r>
      <w:r w:rsidRPr="00F94CB9">
        <w:rPr>
          <w:sz w:val="28"/>
          <w:szCs w:val="28"/>
          <w:lang w:val="fr-FR"/>
          <w:rPrChange w:id="18422" w:author="Peng Luqi" w:date="2019-10-13T14:50:00Z">
            <w:rPr>
              <w:lang w:val="fr-FR"/>
            </w:rPr>
          </w:rPrChange>
        </w:rPr>
        <w:t>de</w:t>
      </w:r>
      <w:r w:rsidRPr="00F94CB9">
        <w:rPr>
          <w:spacing w:val="-16"/>
          <w:sz w:val="28"/>
          <w:szCs w:val="28"/>
          <w:lang w:val="fr-FR"/>
          <w:rPrChange w:id="18423" w:author="Peng Luqi" w:date="2019-10-13T14:50:00Z">
            <w:rPr>
              <w:spacing w:val="-16"/>
              <w:lang w:val="fr-FR"/>
            </w:rPr>
          </w:rPrChange>
        </w:rPr>
        <w:t xml:space="preserve"> </w:t>
      </w:r>
      <w:r w:rsidRPr="00F94CB9">
        <w:rPr>
          <w:sz w:val="28"/>
          <w:szCs w:val="28"/>
          <w:lang w:val="fr-FR"/>
          <w:rPrChange w:id="18424" w:author="Peng Luqi" w:date="2019-10-13T14:50:00Z">
            <w:rPr>
              <w:lang w:val="fr-FR"/>
            </w:rPr>
          </w:rPrChange>
        </w:rPr>
        <w:t>gagner</w:t>
      </w:r>
      <w:r w:rsidRPr="00F94CB9">
        <w:rPr>
          <w:spacing w:val="-16"/>
          <w:sz w:val="28"/>
          <w:szCs w:val="28"/>
          <w:lang w:val="fr-FR"/>
          <w:rPrChange w:id="18425" w:author="Peng Luqi" w:date="2019-10-13T14:50:00Z">
            <w:rPr>
              <w:spacing w:val="-16"/>
              <w:lang w:val="fr-FR"/>
            </w:rPr>
          </w:rPrChange>
        </w:rPr>
        <w:t xml:space="preserve"> </w:t>
      </w:r>
      <w:r w:rsidRPr="00F94CB9">
        <w:rPr>
          <w:sz w:val="28"/>
          <w:szCs w:val="28"/>
          <w:lang w:val="fr-FR"/>
          <w:rPrChange w:id="18426" w:author="Peng Luqi" w:date="2019-10-13T14:50:00Z">
            <w:rPr>
              <w:lang w:val="fr-FR"/>
            </w:rPr>
          </w:rPrChange>
        </w:rPr>
        <w:t>de</w:t>
      </w:r>
      <w:r w:rsidRPr="00F94CB9">
        <w:rPr>
          <w:spacing w:val="-16"/>
          <w:sz w:val="28"/>
          <w:szCs w:val="28"/>
          <w:lang w:val="fr-FR"/>
          <w:rPrChange w:id="18427" w:author="Peng Luqi" w:date="2019-10-13T14:50:00Z">
            <w:rPr>
              <w:spacing w:val="-16"/>
              <w:lang w:val="fr-FR"/>
            </w:rPr>
          </w:rPrChange>
        </w:rPr>
        <w:t xml:space="preserve"> </w:t>
      </w:r>
      <w:r w:rsidRPr="00F94CB9">
        <w:rPr>
          <w:sz w:val="28"/>
          <w:szCs w:val="28"/>
          <w:lang w:val="fr-FR"/>
          <w:rPrChange w:id="18428" w:author="Peng Luqi" w:date="2019-10-13T14:50:00Z">
            <w:rPr>
              <w:lang w:val="fr-FR"/>
            </w:rPr>
          </w:rPrChange>
        </w:rPr>
        <w:t>l</w:t>
      </w:r>
      <w:del w:id="18429" w:author="Peng Luqi" w:date="2019-10-13T14:43:00Z">
        <w:r w:rsidRPr="00F94CB9" w:rsidDel="00EF666F">
          <w:rPr>
            <w:sz w:val="28"/>
            <w:szCs w:val="28"/>
            <w:lang w:val="fr-FR"/>
            <w:rPrChange w:id="18430" w:author="Peng Luqi" w:date="2019-10-13T14:50:00Z">
              <w:rPr>
                <w:lang w:val="fr-FR"/>
              </w:rPr>
            </w:rPrChange>
          </w:rPr>
          <w:delText>’</w:delText>
        </w:r>
      </w:del>
      <w:ins w:id="18431" w:author="Peng Luqi" w:date="2019-10-13T14:43:00Z">
        <w:r w:rsidR="00EF666F" w:rsidRPr="00F94CB9">
          <w:rPr>
            <w:sz w:val="28"/>
            <w:szCs w:val="28"/>
            <w:lang w:val="fr-FR"/>
            <w:rPrChange w:id="18432" w:author="Peng Luqi" w:date="2019-10-13T14:50:00Z">
              <w:rPr>
                <w:lang w:val="fr-FR"/>
              </w:rPr>
            </w:rPrChange>
          </w:rPr>
          <w:t>’</w:t>
        </w:r>
      </w:ins>
      <w:r w:rsidRPr="00F94CB9">
        <w:rPr>
          <w:sz w:val="28"/>
          <w:szCs w:val="28"/>
          <w:lang w:val="fr-FR"/>
          <w:rPrChange w:id="18433" w:author="Peng Luqi" w:date="2019-10-13T14:50:00Z">
            <w:rPr>
              <w:lang w:val="fr-FR"/>
            </w:rPr>
          </w:rPrChange>
        </w:rPr>
        <w:t>argent.</w:t>
      </w:r>
      <w:r w:rsidRPr="00F94CB9">
        <w:rPr>
          <w:spacing w:val="-16"/>
          <w:sz w:val="28"/>
          <w:szCs w:val="28"/>
          <w:lang w:val="fr-FR"/>
          <w:rPrChange w:id="18434" w:author="Peng Luqi" w:date="2019-10-13T14:50:00Z">
            <w:rPr>
              <w:spacing w:val="-16"/>
              <w:lang w:val="fr-FR"/>
            </w:rPr>
          </w:rPrChange>
        </w:rPr>
        <w:t xml:space="preserve"> </w:t>
      </w:r>
      <w:r w:rsidRPr="00F94CB9">
        <w:rPr>
          <w:sz w:val="28"/>
          <w:szCs w:val="28"/>
          <w:lang w:val="fr-FR"/>
          <w:rPrChange w:id="18435" w:author="Peng Luqi" w:date="2019-10-13T14:50:00Z">
            <w:rPr>
              <w:lang w:val="fr-FR"/>
            </w:rPr>
          </w:rPrChange>
        </w:rPr>
        <w:t>Si</w:t>
      </w:r>
      <w:r w:rsidRPr="00F94CB9">
        <w:rPr>
          <w:spacing w:val="-16"/>
          <w:sz w:val="28"/>
          <w:szCs w:val="28"/>
          <w:lang w:val="fr-FR"/>
          <w:rPrChange w:id="18436" w:author="Peng Luqi" w:date="2019-10-13T14:50:00Z">
            <w:rPr>
              <w:spacing w:val="-16"/>
              <w:lang w:val="fr-FR"/>
            </w:rPr>
          </w:rPrChange>
        </w:rPr>
        <w:t xml:space="preserve"> </w:t>
      </w:r>
      <w:r w:rsidRPr="00F94CB9">
        <w:rPr>
          <w:sz w:val="28"/>
          <w:szCs w:val="28"/>
          <w:lang w:val="fr-FR"/>
          <w:rPrChange w:id="18437" w:author="Peng Luqi" w:date="2019-10-13T14:50:00Z">
            <w:rPr>
              <w:lang w:val="fr-FR"/>
            </w:rPr>
          </w:rPrChange>
        </w:rPr>
        <w:t>les</w:t>
      </w:r>
      <w:r w:rsidRPr="00F94CB9">
        <w:rPr>
          <w:spacing w:val="-16"/>
          <w:sz w:val="28"/>
          <w:szCs w:val="28"/>
          <w:lang w:val="fr-FR"/>
          <w:rPrChange w:id="18438" w:author="Peng Luqi" w:date="2019-10-13T14:50:00Z">
            <w:rPr>
              <w:spacing w:val="-16"/>
              <w:lang w:val="fr-FR"/>
            </w:rPr>
          </w:rPrChange>
        </w:rPr>
        <w:t xml:space="preserve"> </w:t>
      </w:r>
      <w:r w:rsidRPr="00F94CB9">
        <w:rPr>
          <w:sz w:val="28"/>
          <w:szCs w:val="28"/>
          <w:lang w:val="fr-FR"/>
          <w:rPrChange w:id="18439" w:author="Peng Luqi" w:date="2019-10-13T14:50:00Z">
            <w:rPr>
              <w:lang w:val="fr-FR"/>
            </w:rPr>
          </w:rPrChange>
        </w:rPr>
        <w:t>parents</w:t>
      </w:r>
      <w:r w:rsidRPr="00F94CB9">
        <w:rPr>
          <w:spacing w:val="-16"/>
          <w:sz w:val="28"/>
          <w:szCs w:val="28"/>
          <w:lang w:val="fr-FR"/>
          <w:rPrChange w:id="18440" w:author="Peng Luqi" w:date="2019-10-13T14:50:00Z">
            <w:rPr>
              <w:spacing w:val="-16"/>
              <w:lang w:val="fr-FR"/>
            </w:rPr>
          </w:rPrChange>
        </w:rPr>
        <w:t xml:space="preserve"> </w:t>
      </w:r>
      <w:r w:rsidRPr="00F94CB9">
        <w:rPr>
          <w:sz w:val="28"/>
          <w:szCs w:val="28"/>
          <w:lang w:val="fr-FR"/>
          <w:rPrChange w:id="18441" w:author="Peng Luqi" w:date="2019-10-13T14:50:00Z">
            <w:rPr>
              <w:lang w:val="fr-FR"/>
            </w:rPr>
          </w:rPrChange>
        </w:rPr>
        <w:t>ne</w:t>
      </w:r>
      <w:r w:rsidRPr="00F94CB9">
        <w:rPr>
          <w:spacing w:val="-16"/>
          <w:sz w:val="28"/>
          <w:szCs w:val="28"/>
          <w:lang w:val="fr-FR"/>
          <w:rPrChange w:id="18442" w:author="Peng Luqi" w:date="2019-10-13T14:50:00Z">
            <w:rPr>
              <w:spacing w:val="-16"/>
              <w:lang w:val="fr-FR"/>
            </w:rPr>
          </w:rPrChange>
        </w:rPr>
        <w:t xml:space="preserve"> </w:t>
      </w:r>
      <w:r w:rsidRPr="00F94CB9">
        <w:rPr>
          <w:sz w:val="28"/>
          <w:szCs w:val="28"/>
          <w:lang w:val="fr-FR"/>
          <w:rPrChange w:id="18443" w:author="Peng Luqi" w:date="2019-10-13T14:50:00Z">
            <w:rPr>
              <w:lang w:val="fr-FR"/>
            </w:rPr>
          </w:rPrChange>
        </w:rPr>
        <w:t>le</w:t>
      </w:r>
      <w:r w:rsidRPr="00F94CB9">
        <w:rPr>
          <w:spacing w:val="-16"/>
          <w:sz w:val="28"/>
          <w:szCs w:val="28"/>
          <w:lang w:val="fr-FR"/>
          <w:rPrChange w:id="18444" w:author="Peng Luqi" w:date="2019-10-13T14:50:00Z">
            <w:rPr>
              <w:spacing w:val="-16"/>
              <w:lang w:val="fr-FR"/>
            </w:rPr>
          </w:rPrChange>
        </w:rPr>
        <w:t xml:space="preserve"> </w:t>
      </w:r>
      <w:r w:rsidRPr="00F94CB9">
        <w:rPr>
          <w:sz w:val="28"/>
          <w:szCs w:val="28"/>
          <w:lang w:val="fr-FR"/>
          <w:rPrChange w:id="18445" w:author="Peng Luqi" w:date="2019-10-13T14:50:00Z">
            <w:rPr>
              <w:lang w:val="fr-FR"/>
            </w:rPr>
          </w:rPrChange>
        </w:rPr>
        <w:t>connaissent</w:t>
      </w:r>
      <w:r w:rsidRPr="00F94CB9">
        <w:rPr>
          <w:spacing w:val="-15"/>
          <w:sz w:val="28"/>
          <w:szCs w:val="28"/>
          <w:lang w:val="fr-FR"/>
          <w:rPrChange w:id="18446" w:author="Peng Luqi" w:date="2019-10-13T14:50:00Z">
            <w:rPr>
              <w:spacing w:val="-15"/>
              <w:lang w:val="fr-FR"/>
            </w:rPr>
          </w:rPrChange>
        </w:rPr>
        <w:t xml:space="preserve"> </w:t>
      </w:r>
      <w:r w:rsidRPr="00F94CB9">
        <w:rPr>
          <w:sz w:val="28"/>
          <w:szCs w:val="28"/>
          <w:lang w:val="fr-FR"/>
          <w:rPrChange w:id="18447" w:author="Peng Luqi" w:date="2019-10-13T14:50:00Z">
            <w:rPr>
              <w:lang w:val="fr-FR"/>
            </w:rPr>
          </w:rPrChange>
        </w:rPr>
        <w:t>pas</w:t>
      </w:r>
      <w:r w:rsidRPr="00F94CB9">
        <w:rPr>
          <w:spacing w:val="-17"/>
          <w:sz w:val="28"/>
          <w:szCs w:val="28"/>
          <w:lang w:val="fr-FR"/>
          <w:rPrChange w:id="18448" w:author="Peng Luqi" w:date="2019-10-13T14:50:00Z">
            <w:rPr>
              <w:spacing w:val="-17"/>
              <w:lang w:val="fr-FR"/>
            </w:rPr>
          </w:rPrChange>
        </w:rPr>
        <w:t xml:space="preserve"> </w:t>
      </w:r>
      <w:r w:rsidRPr="00F94CB9">
        <w:rPr>
          <w:sz w:val="28"/>
          <w:szCs w:val="28"/>
          <w:lang w:val="fr-FR"/>
          <w:rPrChange w:id="18449" w:author="Peng Luqi" w:date="2019-10-13T14:50:00Z">
            <w:rPr>
              <w:lang w:val="fr-FR"/>
            </w:rPr>
          </w:rPrChange>
        </w:rPr>
        <w:t>et</w:t>
      </w:r>
      <w:r w:rsidRPr="00F94CB9">
        <w:rPr>
          <w:spacing w:val="-16"/>
          <w:sz w:val="28"/>
          <w:szCs w:val="28"/>
          <w:lang w:val="fr-FR"/>
          <w:rPrChange w:id="18450" w:author="Peng Luqi" w:date="2019-10-13T14:50:00Z">
            <w:rPr>
              <w:spacing w:val="-16"/>
              <w:lang w:val="fr-FR"/>
            </w:rPr>
          </w:rPrChange>
        </w:rPr>
        <w:t xml:space="preserve"> </w:t>
      </w:r>
      <w:r w:rsidRPr="00F94CB9">
        <w:rPr>
          <w:sz w:val="28"/>
          <w:szCs w:val="28"/>
          <w:lang w:val="fr-FR"/>
          <w:rPrChange w:id="18451" w:author="Peng Luqi" w:date="2019-10-13T14:50:00Z">
            <w:rPr>
              <w:lang w:val="fr-FR"/>
            </w:rPr>
          </w:rPrChange>
        </w:rPr>
        <w:t>que</w:t>
      </w:r>
      <w:r w:rsidRPr="00F94CB9">
        <w:rPr>
          <w:spacing w:val="-16"/>
          <w:sz w:val="28"/>
          <w:szCs w:val="28"/>
          <w:lang w:val="fr-FR"/>
          <w:rPrChange w:id="18452" w:author="Peng Luqi" w:date="2019-10-13T14:50:00Z">
            <w:rPr>
              <w:spacing w:val="-16"/>
              <w:lang w:val="fr-FR"/>
            </w:rPr>
          </w:rPrChange>
        </w:rPr>
        <w:t xml:space="preserve"> </w:t>
      </w:r>
      <w:r w:rsidRPr="00F94CB9">
        <w:rPr>
          <w:sz w:val="28"/>
          <w:szCs w:val="28"/>
          <w:lang w:val="fr-FR"/>
          <w:rPrChange w:id="18453" w:author="Peng Luqi" w:date="2019-10-13T14:50:00Z">
            <w:rPr>
              <w:lang w:val="fr-FR"/>
            </w:rPr>
          </w:rPrChange>
        </w:rPr>
        <w:t>l</w:t>
      </w:r>
      <w:del w:id="18454" w:author="Peng Luqi" w:date="2019-10-13T14:43:00Z">
        <w:r w:rsidRPr="00F94CB9" w:rsidDel="00EF666F">
          <w:rPr>
            <w:sz w:val="28"/>
            <w:szCs w:val="28"/>
            <w:lang w:val="fr-FR"/>
            <w:rPrChange w:id="18455" w:author="Peng Luqi" w:date="2019-10-13T14:50:00Z">
              <w:rPr>
                <w:lang w:val="fr-FR"/>
              </w:rPr>
            </w:rPrChange>
          </w:rPr>
          <w:delText>’</w:delText>
        </w:r>
      </w:del>
      <w:ins w:id="18456" w:author="Peng Luqi" w:date="2019-10-13T14:43:00Z">
        <w:r w:rsidR="00EF666F" w:rsidRPr="00F94CB9">
          <w:rPr>
            <w:sz w:val="28"/>
            <w:szCs w:val="28"/>
            <w:lang w:val="fr-FR"/>
            <w:rPrChange w:id="18457" w:author="Peng Luqi" w:date="2019-10-13T14:50:00Z">
              <w:rPr>
                <w:lang w:val="fr-FR"/>
              </w:rPr>
            </w:rPrChange>
          </w:rPr>
          <w:t>’</w:t>
        </w:r>
      </w:ins>
      <w:r w:rsidRPr="00F94CB9">
        <w:rPr>
          <w:sz w:val="28"/>
          <w:szCs w:val="28"/>
          <w:lang w:val="fr-FR"/>
          <w:rPrChange w:id="18458" w:author="Peng Luqi" w:date="2019-10-13T14:50:00Z">
            <w:rPr>
              <w:lang w:val="fr-FR"/>
            </w:rPr>
          </w:rPrChange>
        </w:rPr>
        <w:t>école</w:t>
      </w:r>
      <w:r w:rsidRPr="00F94CB9">
        <w:rPr>
          <w:spacing w:val="-16"/>
          <w:sz w:val="28"/>
          <w:szCs w:val="28"/>
          <w:lang w:val="fr-FR"/>
          <w:rPrChange w:id="18459" w:author="Peng Luqi" w:date="2019-10-13T14:50:00Z">
            <w:rPr>
              <w:spacing w:val="-16"/>
              <w:lang w:val="fr-FR"/>
            </w:rPr>
          </w:rPrChange>
        </w:rPr>
        <w:t xml:space="preserve"> </w:t>
      </w:r>
      <w:r w:rsidRPr="00F94CB9">
        <w:rPr>
          <w:sz w:val="28"/>
          <w:szCs w:val="28"/>
          <w:lang w:val="fr-FR"/>
          <w:rPrChange w:id="18460" w:author="Peng Luqi" w:date="2019-10-13T14:50:00Z">
            <w:rPr>
              <w:lang w:val="fr-FR"/>
            </w:rPr>
          </w:rPrChange>
        </w:rPr>
        <w:t>ne</w:t>
      </w:r>
      <w:r w:rsidRPr="00F94CB9">
        <w:rPr>
          <w:spacing w:val="-16"/>
          <w:sz w:val="28"/>
          <w:szCs w:val="28"/>
          <w:lang w:val="fr-FR"/>
          <w:rPrChange w:id="18461" w:author="Peng Luqi" w:date="2019-10-13T14:50:00Z">
            <w:rPr>
              <w:spacing w:val="-16"/>
              <w:lang w:val="fr-FR"/>
            </w:rPr>
          </w:rPrChange>
        </w:rPr>
        <w:t xml:space="preserve"> </w:t>
      </w:r>
      <w:r w:rsidRPr="00F94CB9">
        <w:rPr>
          <w:sz w:val="28"/>
          <w:szCs w:val="28"/>
          <w:lang w:val="fr-FR"/>
          <w:rPrChange w:id="18462" w:author="Peng Luqi" w:date="2019-10-13T14:50:00Z">
            <w:rPr>
              <w:lang w:val="fr-FR"/>
            </w:rPr>
          </w:rPrChange>
        </w:rPr>
        <w:t>l</w:t>
      </w:r>
      <w:del w:id="18463" w:author="Peng Luqi" w:date="2019-10-13T14:43:00Z">
        <w:r w:rsidRPr="00F94CB9" w:rsidDel="00EF666F">
          <w:rPr>
            <w:sz w:val="28"/>
            <w:szCs w:val="28"/>
            <w:lang w:val="fr-FR"/>
            <w:rPrChange w:id="18464" w:author="Peng Luqi" w:date="2019-10-13T14:50:00Z">
              <w:rPr>
                <w:lang w:val="fr-FR"/>
              </w:rPr>
            </w:rPrChange>
          </w:rPr>
          <w:delText>’</w:delText>
        </w:r>
      </w:del>
      <w:ins w:id="18465" w:author="Peng Luqi" w:date="2019-10-13T14:43:00Z">
        <w:r w:rsidR="00EF666F" w:rsidRPr="00F94CB9">
          <w:rPr>
            <w:sz w:val="28"/>
            <w:szCs w:val="28"/>
            <w:lang w:val="fr-FR"/>
            <w:rPrChange w:id="18466" w:author="Peng Luqi" w:date="2019-10-13T14:50:00Z">
              <w:rPr>
                <w:lang w:val="fr-FR"/>
              </w:rPr>
            </w:rPrChange>
          </w:rPr>
          <w:t>’</w:t>
        </w:r>
      </w:ins>
      <w:r w:rsidRPr="00F94CB9">
        <w:rPr>
          <w:sz w:val="28"/>
          <w:szCs w:val="28"/>
          <w:lang w:val="fr-FR"/>
          <w:rPrChange w:id="18467" w:author="Peng Luqi" w:date="2019-10-13T14:50:00Z">
            <w:rPr>
              <w:lang w:val="fr-FR"/>
            </w:rPr>
          </w:rPrChange>
        </w:rPr>
        <w:t>enseigne</w:t>
      </w:r>
      <w:r w:rsidRPr="00F94CB9">
        <w:rPr>
          <w:spacing w:val="-16"/>
          <w:sz w:val="28"/>
          <w:szCs w:val="28"/>
          <w:lang w:val="fr-FR"/>
          <w:rPrChange w:id="18468" w:author="Peng Luqi" w:date="2019-10-13T14:50:00Z">
            <w:rPr>
              <w:spacing w:val="-16"/>
              <w:lang w:val="fr-FR"/>
            </w:rPr>
          </w:rPrChange>
        </w:rPr>
        <w:t xml:space="preserve"> </w:t>
      </w:r>
      <w:r w:rsidRPr="00F94CB9">
        <w:rPr>
          <w:sz w:val="28"/>
          <w:szCs w:val="28"/>
          <w:lang w:val="fr-FR"/>
          <w:rPrChange w:id="18469" w:author="Peng Luqi" w:date="2019-10-13T14:50:00Z">
            <w:rPr>
              <w:lang w:val="fr-FR"/>
            </w:rPr>
          </w:rPrChange>
        </w:rPr>
        <w:t>jamais, c</w:t>
      </w:r>
      <w:del w:id="18470" w:author="Peng Luqi" w:date="2019-10-13T14:43:00Z">
        <w:r w:rsidRPr="00F94CB9" w:rsidDel="00EF666F">
          <w:rPr>
            <w:sz w:val="28"/>
            <w:szCs w:val="28"/>
            <w:lang w:val="fr-FR"/>
            <w:rPrChange w:id="18471" w:author="Peng Luqi" w:date="2019-10-13T14:50:00Z">
              <w:rPr>
                <w:lang w:val="fr-FR"/>
              </w:rPr>
            </w:rPrChange>
          </w:rPr>
          <w:delText>’</w:delText>
        </w:r>
      </w:del>
      <w:ins w:id="18472" w:author="Peng Luqi" w:date="2019-10-13T14:43:00Z">
        <w:r w:rsidR="00EF666F" w:rsidRPr="00F94CB9">
          <w:rPr>
            <w:sz w:val="28"/>
            <w:szCs w:val="28"/>
            <w:lang w:val="fr-FR"/>
            <w:rPrChange w:id="18473" w:author="Peng Luqi" w:date="2019-10-13T14:50:00Z">
              <w:rPr>
                <w:lang w:val="fr-FR"/>
              </w:rPr>
            </w:rPrChange>
          </w:rPr>
          <w:t>’</w:t>
        </w:r>
      </w:ins>
      <w:r w:rsidRPr="00F94CB9">
        <w:rPr>
          <w:sz w:val="28"/>
          <w:szCs w:val="28"/>
          <w:lang w:val="fr-FR"/>
          <w:rPrChange w:id="18474" w:author="Peng Luqi" w:date="2019-10-13T14:50:00Z">
            <w:rPr>
              <w:lang w:val="fr-FR"/>
            </w:rPr>
          </w:rPrChange>
        </w:rPr>
        <w:t>est que, dans ce cas-là, on ne peut que l</w:t>
      </w:r>
      <w:del w:id="18475" w:author="Peng Luqi" w:date="2019-10-13T14:43:00Z">
        <w:r w:rsidRPr="00F94CB9" w:rsidDel="00EF666F">
          <w:rPr>
            <w:sz w:val="28"/>
            <w:szCs w:val="28"/>
            <w:lang w:val="fr-FR"/>
            <w:rPrChange w:id="18476" w:author="Peng Luqi" w:date="2019-10-13T14:50:00Z">
              <w:rPr>
                <w:lang w:val="fr-FR"/>
              </w:rPr>
            </w:rPrChange>
          </w:rPr>
          <w:delText>’</w:delText>
        </w:r>
      </w:del>
      <w:ins w:id="18477" w:author="Peng Luqi" w:date="2019-10-13T14:43:00Z">
        <w:r w:rsidR="00EF666F" w:rsidRPr="00F94CB9">
          <w:rPr>
            <w:sz w:val="28"/>
            <w:szCs w:val="28"/>
            <w:lang w:val="fr-FR"/>
            <w:rPrChange w:id="18478" w:author="Peng Luqi" w:date="2019-10-13T14:50:00Z">
              <w:rPr>
                <w:lang w:val="fr-FR"/>
              </w:rPr>
            </w:rPrChange>
          </w:rPr>
          <w:t>’</w:t>
        </w:r>
      </w:ins>
      <w:r w:rsidRPr="00F94CB9">
        <w:rPr>
          <w:sz w:val="28"/>
          <w:szCs w:val="28"/>
          <w:lang w:val="fr-FR"/>
          <w:rPrChange w:id="18479" w:author="Peng Luqi" w:date="2019-10-13T14:50:00Z">
            <w:rPr>
              <w:lang w:val="fr-FR"/>
            </w:rPr>
          </w:rPrChange>
        </w:rPr>
        <w:t>explorer par soi-même, dans la difficulté. De plus, la société entière inculque à chaque génération des pensées à cet</w:t>
      </w:r>
      <w:r w:rsidRPr="00F94CB9">
        <w:rPr>
          <w:spacing w:val="-13"/>
          <w:sz w:val="28"/>
          <w:szCs w:val="28"/>
          <w:lang w:val="fr-FR"/>
          <w:rPrChange w:id="18480" w:author="Peng Luqi" w:date="2019-10-13T14:50:00Z">
            <w:rPr>
              <w:spacing w:val="-13"/>
              <w:lang w:val="fr-FR"/>
            </w:rPr>
          </w:rPrChange>
        </w:rPr>
        <w:t xml:space="preserve"> </w:t>
      </w:r>
      <w:r w:rsidRPr="00F94CB9">
        <w:rPr>
          <w:sz w:val="28"/>
          <w:szCs w:val="28"/>
          <w:lang w:val="fr-FR"/>
          <w:rPrChange w:id="18481" w:author="Peng Luqi" w:date="2019-10-13T14:50:00Z">
            <w:rPr>
              <w:lang w:val="fr-FR"/>
            </w:rPr>
          </w:rPrChange>
        </w:rPr>
        <w:t>égard.</w:t>
      </w:r>
    </w:p>
    <w:p w:rsidR="00D52EDA" w:rsidRDefault="00D52EDA" w:rsidP="00CB23F4">
      <w:pPr>
        <w:ind w:left="170" w:right="170"/>
        <w:jc w:val="both"/>
        <w:rPr>
          <w:ins w:id="18482" w:author="Peng Luqi" w:date="2019-10-13T23:48:00Z"/>
          <w:sz w:val="28"/>
          <w:szCs w:val="28"/>
          <w:lang w:val="fr-FR"/>
        </w:rPr>
      </w:pPr>
    </w:p>
    <w:p w:rsidR="00D52EDA" w:rsidRPr="00F94CB9" w:rsidDel="00D52EDA" w:rsidRDefault="00D52EDA">
      <w:pPr>
        <w:ind w:left="170" w:right="170"/>
        <w:jc w:val="both"/>
        <w:rPr>
          <w:del w:id="18483" w:author="Peng Luqi" w:date="2019-10-13T23:48:00Z"/>
          <w:sz w:val="28"/>
          <w:szCs w:val="28"/>
          <w:lang w:val="fr-FR"/>
          <w:rPrChange w:id="18484" w:author="Peng Luqi" w:date="2019-10-13T14:50:00Z">
            <w:rPr>
              <w:del w:id="18485" w:author="Peng Luqi" w:date="2019-10-13T23:48:00Z"/>
              <w:lang w:val="fr-FR"/>
            </w:rPr>
          </w:rPrChange>
        </w:rPr>
        <w:pPrChange w:id="18486" w:author="Peng Luqi" w:date="2019-10-13T14:20:00Z">
          <w:pPr>
            <w:spacing w:before="1"/>
            <w:ind w:left="130" w:right="182"/>
            <w:jc w:val="both"/>
          </w:pPr>
        </w:pPrChange>
      </w:pPr>
    </w:p>
    <w:p w:rsidR="00000000" w:rsidRDefault="0010589D">
      <w:pPr>
        <w:ind w:left="170" w:right="170"/>
        <w:jc w:val="both"/>
        <w:rPr>
          <w:del w:id="18487" w:author="Peng Luqi" w:date="2019-10-13T23:48:00Z"/>
          <w:sz w:val="28"/>
          <w:szCs w:val="28"/>
          <w:lang w:val="fr-FR"/>
          <w:rPrChange w:id="18488" w:author="Peng Luqi" w:date="2019-10-13T14:50:00Z">
            <w:rPr>
              <w:del w:id="18489" w:author="Peng Luqi" w:date="2019-10-13T23:48:00Z"/>
              <w:lang w:val="fr-FR"/>
            </w:rPr>
          </w:rPrChange>
        </w:rPr>
        <w:sectPr w:rsidR="00000000">
          <w:pgSz w:w="11910" w:h="16840"/>
          <w:pgMar w:top="1360" w:right="1240" w:bottom="280" w:left="1320" w:header="720" w:footer="720" w:gutter="0"/>
          <w:cols w:space="720"/>
        </w:sectPr>
        <w:pPrChange w:id="18490" w:author="Peng Luqi" w:date="2019-10-13T14:20:00Z">
          <w:pPr>
            <w:jc w:val="both"/>
          </w:pPr>
        </w:pPrChange>
      </w:pPr>
    </w:p>
    <w:p w:rsidR="002B38DF" w:rsidRPr="00F94CB9" w:rsidRDefault="00716360">
      <w:pPr>
        <w:ind w:left="170" w:right="170"/>
        <w:jc w:val="both"/>
        <w:rPr>
          <w:sz w:val="28"/>
          <w:szCs w:val="28"/>
          <w:lang w:val="fr-FR"/>
          <w:rPrChange w:id="18491" w:author="Peng Luqi" w:date="2019-10-13T14:50:00Z">
            <w:rPr>
              <w:lang w:val="fr-FR"/>
            </w:rPr>
          </w:rPrChange>
        </w:rPr>
        <w:pPrChange w:id="18492" w:author="Peng Luqi" w:date="2019-10-13T14:20:00Z">
          <w:pPr>
            <w:spacing w:before="68"/>
            <w:ind w:left="130" w:right="182"/>
            <w:jc w:val="both"/>
          </w:pPr>
        </w:pPrChange>
      </w:pPr>
      <w:r w:rsidRPr="00F94CB9">
        <w:rPr>
          <w:sz w:val="28"/>
          <w:szCs w:val="28"/>
          <w:lang w:val="fr-FR"/>
          <w:rPrChange w:id="18493" w:author="Peng Luqi" w:date="2019-10-13T14:50:00Z">
            <w:rPr>
              <w:lang w:val="fr-FR"/>
            </w:rPr>
          </w:rPrChange>
        </w:rPr>
        <w:t>Il y a beaucoup de gens qui disent qu</w:t>
      </w:r>
      <w:del w:id="18494" w:author="Peng Luqi" w:date="2019-10-13T14:43:00Z">
        <w:r w:rsidRPr="00F94CB9" w:rsidDel="00EF666F">
          <w:rPr>
            <w:sz w:val="28"/>
            <w:szCs w:val="28"/>
            <w:lang w:val="fr-FR"/>
            <w:rPrChange w:id="18495" w:author="Peng Luqi" w:date="2019-10-13T14:50:00Z">
              <w:rPr>
                <w:lang w:val="fr-FR"/>
              </w:rPr>
            </w:rPrChange>
          </w:rPr>
          <w:delText>’</w:delText>
        </w:r>
      </w:del>
      <w:ins w:id="18496" w:author="Peng Luqi" w:date="2019-10-13T14:43:00Z">
        <w:r w:rsidR="00EF666F" w:rsidRPr="00F94CB9">
          <w:rPr>
            <w:sz w:val="28"/>
            <w:szCs w:val="28"/>
            <w:lang w:val="fr-FR"/>
            <w:rPrChange w:id="18497" w:author="Peng Luqi" w:date="2019-10-13T14:50:00Z">
              <w:rPr>
                <w:lang w:val="fr-FR"/>
              </w:rPr>
            </w:rPrChange>
          </w:rPr>
          <w:t>’</w:t>
        </w:r>
      </w:ins>
      <w:r w:rsidRPr="00F94CB9">
        <w:rPr>
          <w:sz w:val="28"/>
          <w:szCs w:val="28"/>
          <w:lang w:val="fr-FR"/>
          <w:rPrChange w:id="18498" w:author="Peng Luqi" w:date="2019-10-13T14:50:00Z">
            <w:rPr>
              <w:lang w:val="fr-FR"/>
            </w:rPr>
          </w:rPrChange>
        </w:rPr>
        <w:t>ils gagnent de l</w:t>
      </w:r>
      <w:del w:id="18499" w:author="Peng Luqi" w:date="2019-10-13T14:43:00Z">
        <w:r w:rsidRPr="00F94CB9" w:rsidDel="00EF666F">
          <w:rPr>
            <w:sz w:val="28"/>
            <w:szCs w:val="28"/>
            <w:lang w:val="fr-FR"/>
            <w:rPrChange w:id="18500" w:author="Peng Luqi" w:date="2019-10-13T14:50:00Z">
              <w:rPr>
                <w:lang w:val="fr-FR"/>
              </w:rPr>
            </w:rPrChange>
          </w:rPr>
          <w:delText>’</w:delText>
        </w:r>
      </w:del>
      <w:ins w:id="18501" w:author="Peng Luqi" w:date="2019-10-13T14:43:00Z">
        <w:r w:rsidR="00EF666F" w:rsidRPr="00F94CB9">
          <w:rPr>
            <w:sz w:val="28"/>
            <w:szCs w:val="28"/>
            <w:lang w:val="fr-FR"/>
            <w:rPrChange w:id="18502" w:author="Peng Luqi" w:date="2019-10-13T14:50:00Z">
              <w:rPr>
                <w:lang w:val="fr-FR"/>
              </w:rPr>
            </w:rPrChange>
          </w:rPr>
          <w:t>’</w:t>
        </w:r>
      </w:ins>
      <w:r w:rsidRPr="00F94CB9">
        <w:rPr>
          <w:sz w:val="28"/>
          <w:szCs w:val="28"/>
          <w:lang w:val="fr-FR"/>
          <w:rPrChange w:id="18503" w:author="Peng Luqi" w:date="2019-10-13T14:50:00Z">
            <w:rPr>
              <w:lang w:val="fr-FR"/>
            </w:rPr>
          </w:rPrChange>
        </w:rPr>
        <w:t>argent facilement. Quels ignorants ! Li Bai, ce con, est une personne qui mange seulement du riz gratuit. Après avoir pris une épouse de deuxième génération</w:t>
      </w:r>
      <w:r w:rsidRPr="00F94CB9">
        <w:rPr>
          <w:spacing w:val="-10"/>
          <w:sz w:val="28"/>
          <w:szCs w:val="28"/>
          <w:lang w:val="fr-FR"/>
          <w:rPrChange w:id="18504" w:author="Peng Luqi" w:date="2019-10-13T14:50:00Z">
            <w:rPr>
              <w:spacing w:val="-10"/>
              <w:lang w:val="fr-FR"/>
            </w:rPr>
          </w:rPrChange>
        </w:rPr>
        <w:t xml:space="preserve"> </w:t>
      </w:r>
      <w:r w:rsidRPr="00F94CB9">
        <w:rPr>
          <w:sz w:val="28"/>
          <w:szCs w:val="28"/>
          <w:lang w:val="fr-FR"/>
          <w:rPrChange w:id="18505" w:author="Peng Luqi" w:date="2019-10-13T14:50:00Z">
            <w:rPr>
              <w:lang w:val="fr-FR"/>
            </w:rPr>
          </w:rPrChange>
        </w:rPr>
        <w:t>officielle,</w:t>
      </w:r>
      <w:r w:rsidRPr="00F94CB9">
        <w:rPr>
          <w:spacing w:val="-9"/>
          <w:sz w:val="28"/>
          <w:szCs w:val="28"/>
          <w:lang w:val="fr-FR"/>
          <w:rPrChange w:id="18506" w:author="Peng Luqi" w:date="2019-10-13T14:50:00Z">
            <w:rPr>
              <w:spacing w:val="-9"/>
              <w:lang w:val="fr-FR"/>
            </w:rPr>
          </w:rPrChange>
        </w:rPr>
        <w:t xml:space="preserve"> </w:t>
      </w:r>
      <w:r w:rsidRPr="00F94CB9">
        <w:rPr>
          <w:sz w:val="28"/>
          <w:szCs w:val="28"/>
          <w:lang w:val="fr-FR"/>
          <w:rPrChange w:id="18507" w:author="Peng Luqi" w:date="2019-10-13T14:50:00Z">
            <w:rPr>
              <w:lang w:val="fr-FR"/>
            </w:rPr>
          </w:rPrChange>
        </w:rPr>
        <w:t>il</w:t>
      </w:r>
      <w:r w:rsidRPr="00F94CB9">
        <w:rPr>
          <w:spacing w:val="-9"/>
          <w:sz w:val="28"/>
          <w:szCs w:val="28"/>
          <w:lang w:val="fr-FR"/>
          <w:rPrChange w:id="18508" w:author="Peng Luqi" w:date="2019-10-13T14:50:00Z">
            <w:rPr>
              <w:spacing w:val="-9"/>
              <w:lang w:val="fr-FR"/>
            </w:rPr>
          </w:rPrChange>
        </w:rPr>
        <w:t xml:space="preserve"> </w:t>
      </w:r>
      <w:r w:rsidRPr="00F94CB9">
        <w:rPr>
          <w:sz w:val="28"/>
          <w:szCs w:val="28"/>
          <w:lang w:val="fr-FR"/>
          <w:rPrChange w:id="18509" w:author="Peng Luqi" w:date="2019-10-13T14:50:00Z">
            <w:rPr>
              <w:lang w:val="fr-FR"/>
            </w:rPr>
          </w:rPrChange>
        </w:rPr>
        <w:t>a</w:t>
      </w:r>
      <w:r w:rsidRPr="00F94CB9">
        <w:rPr>
          <w:spacing w:val="-9"/>
          <w:sz w:val="28"/>
          <w:szCs w:val="28"/>
          <w:lang w:val="fr-FR"/>
          <w:rPrChange w:id="18510" w:author="Peng Luqi" w:date="2019-10-13T14:50:00Z">
            <w:rPr>
              <w:spacing w:val="-9"/>
              <w:lang w:val="fr-FR"/>
            </w:rPr>
          </w:rPrChange>
        </w:rPr>
        <w:t xml:space="preserve"> </w:t>
      </w:r>
      <w:r w:rsidRPr="00F94CB9">
        <w:rPr>
          <w:sz w:val="28"/>
          <w:szCs w:val="28"/>
          <w:lang w:val="fr-FR"/>
          <w:rPrChange w:id="18511" w:author="Peng Luqi" w:date="2019-10-13T14:50:00Z">
            <w:rPr>
              <w:lang w:val="fr-FR"/>
            </w:rPr>
          </w:rPrChange>
        </w:rPr>
        <w:t>laissé</w:t>
      </w:r>
      <w:r w:rsidRPr="00F94CB9">
        <w:rPr>
          <w:spacing w:val="-9"/>
          <w:sz w:val="28"/>
          <w:szCs w:val="28"/>
          <w:lang w:val="fr-FR"/>
          <w:rPrChange w:id="18512" w:author="Peng Luqi" w:date="2019-10-13T14:50:00Z">
            <w:rPr>
              <w:spacing w:val="-9"/>
              <w:lang w:val="fr-FR"/>
            </w:rPr>
          </w:rPrChange>
        </w:rPr>
        <w:t xml:space="preserve"> </w:t>
      </w:r>
      <w:r w:rsidRPr="00F94CB9">
        <w:rPr>
          <w:sz w:val="28"/>
          <w:szCs w:val="28"/>
          <w:lang w:val="fr-FR"/>
          <w:rPrChange w:id="18513" w:author="Peng Luqi" w:date="2019-10-13T14:50:00Z">
            <w:rPr>
              <w:lang w:val="fr-FR"/>
            </w:rPr>
          </w:rPrChange>
        </w:rPr>
        <w:t>son</w:t>
      </w:r>
      <w:r w:rsidRPr="00F94CB9">
        <w:rPr>
          <w:spacing w:val="-10"/>
          <w:sz w:val="28"/>
          <w:szCs w:val="28"/>
          <w:lang w:val="fr-FR"/>
          <w:rPrChange w:id="18514" w:author="Peng Luqi" w:date="2019-10-13T14:50:00Z">
            <w:rPr>
              <w:spacing w:val="-10"/>
              <w:lang w:val="fr-FR"/>
            </w:rPr>
          </w:rPrChange>
        </w:rPr>
        <w:t xml:space="preserve"> </w:t>
      </w:r>
      <w:r w:rsidRPr="00F94CB9">
        <w:rPr>
          <w:sz w:val="28"/>
          <w:szCs w:val="28"/>
          <w:lang w:val="fr-FR"/>
          <w:rPrChange w:id="18515" w:author="Peng Luqi" w:date="2019-10-13T14:50:00Z">
            <w:rPr>
              <w:lang w:val="fr-FR"/>
            </w:rPr>
          </w:rPrChange>
        </w:rPr>
        <w:t>épouse</w:t>
      </w:r>
      <w:r w:rsidRPr="00F94CB9">
        <w:rPr>
          <w:spacing w:val="-9"/>
          <w:sz w:val="28"/>
          <w:szCs w:val="28"/>
          <w:lang w:val="fr-FR"/>
          <w:rPrChange w:id="18516" w:author="Peng Luqi" w:date="2019-10-13T14:50:00Z">
            <w:rPr>
              <w:spacing w:val="-9"/>
              <w:lang w:val="fr-FR"/>
            </w:rPr>
          </w:rPrChange>
        </w:rPr>
        <w:t xml:space="preserve"> </w:t>
      </w:r>
      <w:r w:rsidRPr="00F94CB9">
        <w:rPr>
          <w:sz w:val="28"/>
          <w:szCs w:val="28"/>
          <w:lang w:val="fr-FR"/>
          <w:rPrChange w:id="18517" w:author="Peng Luqi" w:date="2019-10-13T14:50:00Z">
            <w:rPr>
              <w:lang w:val="fr-FR"/>
            </w:rPr>
          </w:rPrChange>
        </w:rPr>
        <w:t>chez</w:t>
      </w:r>
      <w:r w:rsidRPr="00F94CB9">
        <w:rPr>
          <w:spacing w:val="-9"/>
          <w:sz w:val="28"/>
          <w:szCs w:val="28"/>
          <w:lang w:val="fr-FR"/>
          <w:rPrChange w:id="18518" w:author="Peng Luqi" w:date="2019-10-13T14:50:00Z">
            <w:rPr>
              <w:spacing w:val="-9"/>
              <w:lang w:val="fr-FR"/>
            </w:rPr>
          </w:rPrChange>
        </w:rPr>
        <w:t xml:space="preserve"> </w:t>
      </w:r>
      <w:r w:rsidRPr="00F94CB9">
        <w:rPr>
          <w:sz w:val="28"/>
          <w:szCs w:val="28"/>
          <w:lang w:val="fr-FR"/>
          <w:rPrChange w:id="18519" w:author="Peng Luqi" w:date="2019-10-13T14:50:00Z">
            <w:rPr>
              <w:lang w:val="fr-FR"/>
            </w:rPr>
          </w:rPrChange>
        </w:rPr>
        <w:t>soi</w:t>
      </w:r>
      <w:r w:rsidRPr="00F94CB9">
        <w:rPr>
          <w:spacing w:val="-9"/>
          <w:sz w:val="28"/>
          <w:szCs w:val="28"/>
          <w:lang w:val="fr-FR"/>
          <w:rPrChange w:id="18520" w:author="Peng Luqi" w:date="2019-10-13T14:50:00Z">
            <w:rPr>
              <w:spacing w:val="-9"/>
              <w:lang w:val="fr-FR"/>
            </w:rPr>
          </w:rPrChange>
        </w:rPr>
        <w:t xml:space="preserve"> </w:t>
      </w:r>
      <w:r w:rsidRPr="00F94CB9">
        <w:rPr>
          <w:sz w:val="28"/>
          <w:szCs w:val="28"/>
          <w:lang w:val="fr-FR"/>
          <w:rPrChange w:id="18521" w:author="Peng Luqi" w:date="2019-10-13T14:50:00Z">
            <w:rPr>
              <w:lang w:val="fr-FR"/>
            </w:rPr>
          </w:rPrChange>
        </w:rPr>
        <w:t>et</w:t>
      </w:r>
      <w:r w:rsidRPr="00F94CB9">
        <w:rPr>
          <w:spacing w:val="-9"/>
          <w:sz w:val="28"/>
          <w:szCs w:val="28"/>
          <w:lang w:val="fr-FR"/>
          <w:rPrChange w:id="18522" w:author="Peng Luqi" w:date="2019-10-13T14:50:00Z">
            <w:rPr>
              <w:spacing w:val="-9"/>
              <w:lang w:val="fr-FR"/>
            </w:rPr>
          </w:rPrChange>
        </w:rPr>
        <w:t xml:space="preserve"> </w:t>
      </w:r>
      <w:r w:rsidRPr="00F94CB9">
        <w:rPr>
          <w:sz w:val="28"/>
          <w:szCs w:val="28"/>
          <w:lang w:val="fr-FR"/>
          <w:rPrChange w:id="18523" w:author="Peng Luqi" w:date="2019-10-13T14:50:00Z">
            <w:rPr>
              <w:lang w:val="fr-FR"/>
            </w:rPr>
          </w:rPrChange>
        </w:rPr>
        <w:t>pris</w:t>
      </w:r>
      <w:r w:rsidRPr="00F94CB9">
        <w:rPr>
          <w:spacing w:val="-9"/>
          <w:sz w:val="28"/>
          <w:szCs w:val="28"/>
          <w:lang w:val="fr-FR"/>
          <w:rPrChange w:id="18524" w:author="Peng Luqi" w:date="2019-10-13T14:50:00Z">
            <w:rPr>
              <w:spacing w:val="-9"/>
              <w:lang w:val="fr-FR"/>
            </w:rPr>
          </w:rPrChange>
        </w:rPr>
        <w:t xml:space="preserve"> </w:t>
      </w:r>
      <w:r w:rsidRPr="00F94CB9">
        <w:rPr>
          <w:sz w:val="28"/>
          <w:szCs w:val="28"/>
          <w:lang w:val="fr-FR"/>
          <w:rPrChange w:id="18525" w:author="Peng Luqi" w:date="2019-10-13T14:50:00Z">
            <w:rPr>
              <w:lang w:val="fr-FR"/>
            </w:rPr>
          </w:rPrChange>
        </w:rPr>
        <w:t>l</w:t>
      </w:r>
      <w:del w:id="18526" w:author="Peng Luqi" w:date="2019-10-13T14:43:00Z">
        <w:r w:rsidRPr="00F94CB9" w:rsidDel="00EF666F">
          <w:rPr>
            <w:sz w:val="28"/>
            <w:szCs w:val="28"/>
            <w:lang w:val="fr-FR"/>
            <w:rPrChange w:id="18527" w:author="Peng Luqi" w:date="2019-10-13T14:50:00Z">
              <w:rPr>
                <w:lang w:val="fr-FR"/>
              </w:rPr>
            </w:rPrChange>
          </w:rPr>
          <w:delText>’</w:delText>
        </w:r>
      </w:del>
      <w:ins w:id="18528" w:author="Peng Luqi" w:date="2019-10-13T14:43:00Z">
        <w:r w:rsidR="00EF666F" w:rsidRPr="00F94CB9">
          <w:rPr>
            <w:sz w:val="28"/>
            <w:szCs w:val="28"/>
            <w:lang w:val="fr-FR"/>
            <w:rPrChange w:id="18529" w:author="Peng Luqi" w:date="2019-10-13T14:50:00Z">
              <w:rPr>
                <w:lang w:val="fr-FR"/>
              </w:rPr>
            </w:rPrChange>
          </w:rPr>
          <w:t>’</w:t>
        </w:r>
      </w:ins>
      <w:r w:rsidRPr="00F94CB9">
        <w:rPr>
          <w:sz w:val="28"/>
          <w:szCs w:val="28"/>
          <w:lang w:val="fr-FR"/>
          <w:rPrChange w:id="18530" w:author="Peng Luqi" w:date="2019-10-13T14:50:00Z">
            <w:rPr>
              <w:lang w:val="fr-FR"/>
            </w:rPr>
          </w:rPrChange>
        </w:rPr>
        <w:t>argent</w:t>
      </w:r>
      <w:r w:rsidRPr="00F94CB9">
        <w:rPr>
          <w:spacing w:val="-10"/>
          <w:sz w:val="28"/>
          <w:szCs w:val="28"/>
          <w:lang w:val="fr-FR"/>
          <w:rPrChange w:id="18531" w:author="Peng Luqi" w:date="2019-10-13T14:50:00Z">
            <w:rPr>
              <w:spacing w:val="-10"/>
              <w:lang w:val="fr-FR"/>
            </w:rPr>
          </w:rPrChange>
        </w:rPr>
        <w:t xml:space="preserve"> </w:t>
      </w:r>
      <w:r w:rsidRPr="00F94CB9">
        <w:rPr>
          <w:sz w:val="28"/>
          <w:szCs w:val="28"/>
          <w:lang w:val="fr-FR"/>
          <w:rPrChange w:id="18532" w:author="Peng Luqi" w:date="2019-10-13T14:50:00Z">
            <w:rPr>
              <w:lang w:val="fr-FR"/>
            </w:rPr>
          </w:rPrChange>
        </w:rPr>
        <w:t>de</w:t>
      </w:r>
      <w:r w:rsidRPr="00F94CB9">
        <w:rPr>
          <w:spacing w:val="-9"/>
          <w:sz w:val="28"/>
          <w:szCs w:val="28"/>
          <w:lang w:val="fr-FR"/>
          <w:rPrChange w:id="18533" w:author="Peng Luqi" w:date="2019-10-13T14:50:00Z">
            <w:rPr>
              <w:spacing w:val="-9"/>
              <w:lang w:val="fr-FR"/>
            </w:rPr>
          </w:rPrChange>
        </w:rPr>
        <w:t xml:space="preserve"> </w:t>
      </w:r>
      <w:r w:rsidRPr="00F94CB9">
        <w:rPr>
          <w:sz w:val="28"/>
          <w:szCs w:val="28"/>
          <w:lang w:val="fr-FR"/>
          <w:rPrChange w:id="18534" w:author="Peng Luqi" w:date="2019-10-13T14:50:00Z">
            <w:rPr>
              <w:lang w:val="fr-FR"/>
            </w:rPr>
          </w:rPrChange>
        </w:rPr>
        <w:t>son</w:t>
      </w:r>
      <w:r w:rsidRPr="00F94CB9">
        <w:rPr>
          <w:spacing w:val="-9"/>
          <w:sz w:val="28"/>
          <w:szCs w:val="28"/>
          <w:lang w:val="fr-FR"/>
          <w:rPrChange w:id="18535" w:author="Peng Luqi" w:date="2019-10-13T14:50:00Z">
            <w:rPr>
              <w:spacing w:val="-9"/>
              <w:lang w:val="fr-FR"/>
            </w:rPr>
          </w:rPrChange>
        </w:rPr>
        <w:t xml:space="preserve"> </w:t>
      </w:r>
      <w:r w:rsidRPr="00F94CB9">
        <w:rPr>
          <w:sz w:val="28"/>
          <w:szCs w:val="28"/>
          <w:lang w:val="fr-FR"/>
          <w:rPrChange w:id="18536" w:author="Peng Luqi" w:date="2019-10-13T14:50:00Z">
            <w:rPr>
              <w:lang w:val="fr-FR"/>
            </w:rPr>
          </w:rPrChange>
        </w:rPr>
        <w:t>beau-père.</w:t>
      </w:r>
      <w:r w:rsidRPr="00F94CB9">
        <w:rPr>
          <w:spacing w:val="-9"/>
          <w:sz w:val="28"/>
          <w:szCs w:val="28"/>
          <w:lang w:val="fr-FR"/>
          <w:rPrChange w:id="18537" w:author="Peng Luqi" w:date="2019-10-13T14:50:00Z">
            <w:rPr>
              <w:spacing w:val="-9"/>
              <w:lang w:val="fr-FR"/>
            </w:rPr>
          </w:rPrChange>
        </w:rPr>
        <w:t xml:space="preserve"> </w:t>
      </w:r>
      <w:r w:rsidRPr="00F94CB9">
        <w:rPr>
          <w:sz w:val="28"/>
          <w:szCs w:val="28"/>
          <w:lang w:val="fr-FR"/>
          <w:rPrChange w:id="18538" w:author="Peng Luqi" w:date="2019-10-13T14:50:00Z">
            <w:rPr>
              <w:lang w:val="fr-FR"/>
            </w:rPr>
          </w:rPrChange>
        </w:rPr>
        <w:t>Quand</w:t>
      </w:r>
      <w:r w:rsidRPr="00F94CB9">
        <w:rPr>
          <w:spacing w:val="-9"/>
          <w:sz w:val="28"/>
          <w:szCs w:val="28"/>
          <w:lang w:val="fr-FR"/>
          <w:rPrChange w:id="18539" w:author="Peng Luqi" w:date="2019-10-13T14:50:00Z">
            <w:rPr>
              <w:spacing w:val="-9"/>
              <w:lang w:val="fr-FR"/>
            </w:rPr>
          </w:rPrChange>
        </w:rPr>
        <w:t xml:space="preserve"> </w:t>
      </w:r>
      <w:r w:rsidRPr="00F94CB9">
        <w:rPr>
          <w:sz w:val="28"/>
          <w:szCs w:val="28"/>
          <w:lang w:val="fr-FR"/>
          <w:rPrChange w:id="18540" w:author="Peng Luqi" w:date="2019-10-13T14:50:00Z">
            <w:rPr>
              <w:lang w:val="fr-FR"/>
            </w:rPr>
          </w:rPrChange>
        </w:rPr>
        <w:t>il</w:t>
      </w:r>
      <w:r w:rsidRPr="00F94CB9">
        <w:rPr>
          <w:spacing w:val="-10"/>
          <w:sz w:val="28"/>
          <w:szCs w:val="28"/>
          <w:lang w:val="fr-FR"/>
          <w:rPrChange w:id="18541" w:author="Peng Luqi" w:date="2019-10-13T14:50:00Z">
            <w:rPr>
              <w:spacing w:val="-10"/>
              <w:lang w:val="fr-FR"/>
            </w:rPr>
          </w:rPrChange>
        </w:rPr>
        <w:t xml:space="preserve"> </w:t>
      </w:r>
      <w:r w:rsidRPr="00F94CB9">
        <w:rPr>
          <w:sz w:val="28"/>
          <w:szCs w:val="28"/>
          <w:lang w:val="fr-FR"/>
          <w:rPrChange w:id="18542" w:author="Peng Luqi" w:date="2019-10-13T14:50:00Z">
            <w:rPr>
              <w:lang w:val="fr-FR"/>
            </w:rPr>
          </w:rPrChange>
        </w:rPr>
        <w:t>n</w:t>
      </w:r>
      <w:del w:id="18543" w:author="Peng Luqi" w:date="2019-10-13T14:43:00Z">
        <w:r w:rsidRPr="00F94CB9" w:rsidDel="00EF666F">
          <w:rPr>
            <w:sz w:val="28"/>
            <w:szCs w:val="28"/>
            <w:lang w:val="fr-FR"/>
            <w:rPrChange w:id="18544" w:author="Peng Luqi" w:date="2019-10-13T14:50:00Z">
              <w:rPr>
                <w:lang w:val="fr-FR"/>
              </w:rPr>
            </w:rPrChange>
          </w:rPr>
          <w:delText>’</w:delText>
        </w:r>
      </w:del>
      <w:ins w:id="18545" w:author="Peng Luqi" w:date="2019-10-13T14:43:00Z">
        <w:r w:rsidR="00EF666F" w:rsidRPr="00F94CB9">
          <w:rPr>
            <w:sz w:val="28"/>
            <w:szCs w:val="28"/>
            <w:lang w:val="fr-FR"/>
            <w:rPrChange w:id="18546" w:author="Peng Luqi" w:date="2019-10-13T14:50:00Z">
              <w:rPr>
                <w:lang w:val="fr-FR"/>
              </w:rPr>
            </w:rPrChange>
          </w:rPr>
          <w:t>’</w:t>
        </w:r>
      </w:ins>
      <w:r w:rsidRPr="00F94CB9">
        <w:rPr>
          <w:sz w:val="28"/>
          <w:szCs w:val="28"/>
          <w:lang w:val="fr-FR"/>
          <w:rPrChange w:id="18547" w:author="Peng Luqi" w:date="2019-10-13T14:50:00Z">
            <w:rPr>
              <w:lang w:val="fr-FR"/>
            </w:rPr>
          </w:rPrChange>
        </w:rPr>
        <w:t>en</w:t>
      </w:r>
      <w:r w:rsidRPr="00F94CB9">
        <w:rPr>
          <w:spacing w:val="-9"/>
          <w:sz w:val="28"/>
          <w:szCs w:val="28"/>
          <w:lang w:val="fr-FR"/>
          <w:rPrChange w:id="18548" w:author="Peng Luqi" w:date="2019-10-13T14:50:00Z">
            <w:rPr>
              <w:spacing w:val="-9"/>
              <w:lang w:val="fr-FR"/>
            </w:rPr>
          </w:rPrChange>
        </w:rPr>
        <w:t xml:space="preserve"> </w:t>
      </w:r>
      <w:r w:rsidRPr="00F94CB9">
        <w:rPr>
          <w:sz w:val="28"/>
          <w:szCs w:val="28"/>
          <w:lang w:val="fr-FR"/>
          <w:rPrChange w:id="18549" w:author="Peng Luqi" w:date="2019-10-13T14:50:00Z">
            <w:rPr>
              <w:lang w:val="fr-FR"/>
            </w:rPr>
          </w:rPrChange>
        </w:rPr>
        <w:t>aura plus, il reviendra et restera pendant quelques jours dans sa maison, puis il repartira. Bien sûr, cet imbécile considère que l</w:t>
      </w:r>
      <w:del w:id="18550" w:author="Peng Luqi" w:date="2019-10-13T14:43:00Z">
        <w:r w:rsidRPr="00F94CB9" w:rsidDel="00EF666F">
          <w:rPr>
            <w:sz w:val="28"/>
            <w:szCs w:val="28"/>
            <w:lang w:val="fr-FR"/>
            <w:rPrChange w:id="18551" w:author="Peng Luqi" w:date="2019-10-13T14:50:00Z">
              <w:rPr>
                <w:lang w:val="fr-FR"/>
              </w:rPr>
            </w:rPrChange>
          </w:rPr>
          <w:delText>’</w:delText>
        </w:r>
      </w:del>
      <w:ins w:id="18552" w:author="Peng Luqi" w:date="2019-10-13T14:43:00Z">
        <w:r w:rsidR="00EF666F" w:rsidRPr="00F94CB9">
          <w:rPr>
            <w:sz w:val="28"/>
            <w:szCs w:val="28"/>
            <w:lang w:val="fr-FR"/>
            <w:rPrChange w:id="18553" w:author="Peng Luqi" w:date="2019-10-13T14:50:00Z">
              <w:rPr>
                <w:lang w:val="fr-FR"/>
              </w:rPr>
            </w:rPrChange>
          </w:rPr>
          <w:t>’</w:t>
        </w:r>
      </w:ins>
      <w:r w:rsidRPr="00F94CB9">
        <w:rPr>
          <w:sz w:val="28"/>
          <w:szCs w:val="28"/>
          <w:lang w:val="fr-FR"/>
          <w:rPrChange w:id="18554" w:author="Peng Luqi" w:date="2019-10-13T14:50:00Z">
            <w:rPr>
              <w:lang w:val="fr-FR"/>
            </w:rPr>
          </w:rPrChange>
        </w:rPr>
        <w:t>argent va et vient facilement</w:t>
      </w:r>
      <w:ins w:id="18555" w:author="Peng Luqi" w:date="2019-10-13T23:48:00Z">
        <w:r w:rsidR="00D52EDA">
          <w:rPr>
            <w:sz w:val="28"/>
            <w:szCs w:val="28"/>
            <w:lang w:val="fr-FR"/>
          </w:rPr>
          <w:t xml:space="preserve"> </w:t>
        </w:r>
      </w:ins>
      <w:r w:rsidRPr="00F94CB9">
        <w:rPr>
          <w:sz w:val="28"/>
          <w:szCs w:val="28"/>
          <w:lang w:val="fr-FR"/>
          <w:rPrChange w:id="18556" w:author="Peng Luqi" w:date="2019-10-13T14:50:00Z">
            <w:rPr>
              <w:lang w:val="fr-FR"/>
            </w:rPr>
          </w:rPrChange>
        </w:rPr>
        <w:t>! Mais cet argent a-t-il été gagné par lui ? Va-t-il gagner de l</w:t>
      </w:r>
      <w:del w:id="18557" w:author="Peng Luqi" w:date="2019-10-13T14:43:00Z">
        <w:r w:rsidRPr="00F94CB9" w:rsidDel="00EF666F">
          <w:rPr>
            <w:sz w:val="28"/>
            <w:szCs w:val="28"/>
            <w:lang w:val="fr-FR"/>
            <w:rPrChange w:id="18558" w:author="Peng Luqi" w:date="2019-10-13T14:50:00Z">
              <w:rPr>
                <w:lang w:val="fr-FR"/>
              </w:rPr>
            </w:rPrChange>
          </w:rPr>
          <w:delText>’</w:delText>
        </w:r>
      </w:del>
      <w:ins w:id="18559" w:author="Peng Luqi" w:date="2019-10-13T14:43:00Z">
        <w:r w:rsidR="00EF666F" w:rsidRPr="00F94CB9">
          <w:rPr>
            <w:sz w:val="28"/>
            <w:szCs w:val="28"/>
            <w:lang w:val="fr-FR"/>
            <w:rPrChange w:id="18560" w:author="Peng Luqi" w:date="2019-10-13T14:50:00Z">
              <w:rPr>
                <w:lang w:val="fr-FR"/>
              </w:rPr>
            </w:rPrChange>
          </w:rPr>
          <w:t>’</w:t>
        </w:r>
      </w:ins>
      <w:r w:rsidRPr="00F94CB9">
        <w:rPr>
          <w:sz w:val="28"/>
          <w:szCs w:val="28"/>
          <w:lang w:val="fr-FR"/>
          <w:rPrChange w:id="18561" w:author="Peng Luqi" w:date="2019-10-13T14:50:00Z">
            <w:rPr>
              <w:lang w:val="fr-FR"/>
            </w:rPr>
          </w:rPrChange>
        </w:rPr>
        <w:t>argent</w:t>
      </w:r>
      <w:r w:rsidRPr="00F94CB9">
        <w:rPr>
          <w:spacing w:val="-4"/>
          <w:sz w:val="28"/>
          <w:szCs w:val="28"/>
          <w:lang w:val="fr-FR"/>
          <w:rPrChange w:id="18562" w:author="Peng Luqi" w:date="2019-10-13T14:50:00Z">
            <w:rPr>
              <w:spacing w:val="-4"/>
              <w:lang w:val="fr-FR"/>
            </w:rPr>
          </w:rPrChange>
        </w:rPr>
        <w:t xml:space="preserve"> </w:t>
      </w:r>
      <w:r w:rsidRPr="00F94CB9">
        <w:rPr>
          <w:sz w:val="28"/>
          <w:szCs w:val="28"/>
          <w:lang w:val="fr-FR"/>
          <w:rPrChange w:id="18563" w:author="Peng Luqi" w:date="2019-10-13T14:50:00Z">
            <w:rPr>
              <w:lang w:val="fr-FR"/>
            </w:rPr>
          </w:rPrChange>
        </w:rPr>
        <w:t>?</w:t>
      </w:r>
    </w:p>
    <w:p w:rsidR="002B38DF" w:rsidRPr="00F94CB9" w:rsidRDefault="002B38DF">
      <w:pPr>
        <w:pStyle w:val="a3"/>
        <w:ind w:left="170" w:right="170"/>
        <w:jc w:val="both"/>
        <w:rPr>
          <w:lang w:val="fr-FR"/>
          <w:rPrChange w:id="18564" w:author="Peng Luqi" w:date="2019-10-13T14:50:00Z">
            <w:rPr>
              <w:sz w:val="20"/>
              <w:lang w:val="fr-FR"/>
            </w:rPr>
          </w:rPrChange>
        </w:rPr>
        <w:pPrChange w:id="18565" w:author="Peng Luqi" w:date="2019-10-13T14:20:00Z">
          <w:pPr>
            <w:pStyle w:val="a3"/>
            <w:spacing w:before="9"/>
          </w:pPr>
        </w:pPrChange>
      </w:pPr>
    </w:p>
    <w:p w:rsidR="002B38DF" w:rsidRPr="00F94CB9" w:rsidRDefault="00716360">
      <w:pPr>
        <w:ind w:left="170" w:right="170"/>
        <w:jc w:val="both"/>
        <w:rPr>
          <w:sz w:val="28"/>
          <w:szCs w:val="28"/>
          <w:lang w:val="fr-FR"/>
          <w:rPrChange w:id="18566" w:author="Peng Luqi" w:date="2019-10-13T14:50:00Z">
            <w:rPr>
              <w:lang w:val="fr-FR"/>
            </w:rPr>
          </w:rPrChange>
        </w:rPr>
        <w:pPrChange w:id="18567" w:author="Peng Luqi" w:date="2019-10-13T14:20:00Z">
          <w:pPr>
            <w:ind w:left="130" w:right="184"/>
            <w:jc w:val="both"/>
          </w:pPr>
        </w:pPrChange>
      </w:pPr>
      <w:r w:rsidRPr="00F94CB9">
        <w:rPr>
          <w:sz w:val="28"/>
          <w:szCs w:val="28"/>
          <w:lang w:val="fr-FR"/>
          <w:rPrChange w:id="18568" w:author="Peng Luqi" w:date="2019-10-13T14:50:00Z">
            <w:rPr>
              <w:lang w:val="fr-FR"/>
            </w:rPr>
          </w:rPrChange>
        </w:rPr>
        <w:t>L</w:t>
      </w:r>
      <w:del w:id="18569" w:author="Peng Luqi" w:date="2019-10-13T14:43:00Z">
        <w:r w:rsidRPr="00F94CB9" w:rsidDel="00EF666F">
          <w:rPr>
            <w:sz w:val="28"/>
            <w:szCs w:val="28"/>
            <w:lang w:val="fr-FR"/>
            <w:rPrChange w:id="18570" w:author="Peng Luqi" w:date="2019-10-13T14:50:00Z">
              <w:rPr>
                <w:lang w:val="fr-FR"/>
              </w:rPr>
            </w:rPrChange>
          </w:rPr>
          <w:delText>’</w:delText>
        </w:r>
      </w:del>
      <w:ins w:id="18571" w:author="Peng Luqi" w:date="2019-10-13T14:43:00Z">
        <w:r w:rsidR="00EF666F" w:rsidRPr="00F94CB9">
          <w:rPr>
            <w:sz w:val="28"/>
            <w:szCs w:val="28"/>
            <w:lang w:val="fr-FR"/>
            <w:rPrChange w:id="18572" w:author="Peng Luqi" w:date="2019-10-13T14:50:00Z">
              <w:rPr>
                <w:lang w:val="fr-FR"/>
              </w:rPr>
            </w:rPrChange>
          </w:rPr>
          <w:t>’</w:t>
        </w:r>
      </w:ins>
      <w:r w:rsidRPr="00F94CB9">
        <w:rPr>
          <w:sz w:val="28"/>
          <w:szCs w:val="28"/>
          <w:lang w:val="fr-FR"/>
          <w:rPrChange w:id="18573" w:author="Peng Luqi" w:date="2019-10-13T14:50:00Z">
            <w:rPr>
              <w:lang w:val="fr-FR"/>
            </w:rPr>
          </w:rPrChange>
        </w:rPr>
        <w:t>investissement</w:t>
      </w:r>
      <w:r w:rsidRPr="00F94CB9">
        <w:rPr>
          <w:spacing w:val="-9"/>
          <w:sz w:val="28"/>
          <w:szCs w:val="28"/>
          <w:lang w:val="fr-FR"/>
          <w:rPrChange w:id="18574" w:author="Peng Luqi" w:date="2019-10-13T14:50:00Z">
            <w:rPr>
              <w:spacing w:val="-9"/>
              <w:lang w:val="fr-FR"/>
            </w:rPr>
          </w:rPrChange>
        </w:rPr>
        <w:t xml:space="preserve"> </w:t>
      </w:r>
      <w:r w:rsidRPr="00F94CB9">
        <w:rPr>
          <w:sz w:val="28"/>
          <w:szCs w:val="28"/>
          <w:lang w:val="fr-FR"/>
          <w:rPrChange w:id="18575" w:author="Peng Luqi" w:date="2019-10-13T14:50:00Z">
            <w:rPr>
              <w:lang w:val="fr-FR"/>
            </w:rPr>
          </w:rPrChange>
        </w:rPr>
        <w:t>est</w:t>
      </w:r>
      <w:r w:rsidRPr="00F94CB9">
        <w:rPr>
          <w:spacing w:val="-10"/>
          <w:sz w:val="28"/>
          <w:szCs w:val="28"/>
          <w:lang w:val="fr-FR"/>
          <w:rPrChange w:id="18576" w:author="Peng Luqi" w:date="2019-10-13T14:50:00Z">
            <w:rPr>
              <w:spacing w:val="-10"/>
              <w:lang w:val="fr-FR"/>
            </w:rPr>
          </w:rPrChange>
        </w:rPr>
        <w:t xml:space="preserve"> </w:t>
      </w:r>
      <w:r w:rsidRPr="00F94CB9">
        <w:rPr>
          <w:sz w:val="28"/>
          <w:szCs w:val="28"/>
          <w:lang w:val="fr-FR"/>
          <w:rPrChange w:id="18577" w:author="Peng Luqi" w:date="2019-10-13T14:50:00Z">
            <w:rPr>
              <w:lang w:val="fr-FR"/>
            </w:rPr>
          </w:rPrChange>
        </w:rPr>
        <w:t>une</w:t>
      </w:r>
      <w:r w:rsidRPr="00F94CB9">
        <w:rPr>
          <w:spacing w:val="-10"/>
          <w:sz w:val="28"/>
          <w:szCs w:val="28"/>
          <w:lang w:val="fr-FR"/>
          <w:rPrChange w:id="18578" w:author="Peng Luqi" w:date="2019-10-13T14:50:00Z">
            <w:rPr>
              <w:spacing w:val="-10"/>
              <w:lang w:val="fr-FR"/>
            </w:rPr>
          </w:rPrChange>
        </w:rPr>
        <w:t xml:space="preserve"> </w:t>
      </w:r>
      <w:r w:rsidRPr="00F94CB9">
        <w:rPr>
          <w:sz w:val="28"/>
          <w:szCs w:val="28"/>
          <w:lang w:val="fr-FR"/>
          <w:rPrChange w:id="18579" w:author="Peng Luqi" w:date="2019-10-13T14:50:00Z">
            <w:rPr>
              <w:lang w:val="fr-FR"/>
            </w:rPr>
          </w:rPrChange>
        </w:rPr>
        <w:t>chose</w:t>
      </w:r>
      <w:r w:rsidRPr="00F94CB9">
        <w:rPr>
          <w:spacing w:val="-10"/>
          <w:sz w:val="28"/>
          <w:szCs w:val="28"/>
          <w:lang w:val="fr-FR"/>
          <w:rPrChange w:id="18580" w:author="Peng Luqi" w:date="2019-10-13T14:50:00Z">
            <w:rPr>
              <w:spacing w:val="-10"/>
              <w:lang w:val="fr-FR"/>
            </w:rPr>
          </w:rPrChange>
        </w:rPr>
        <w:t xml:space="preserve"> </w:t>
      </w:r>
      <w:r w:rsidRPr="00F94CB9">
        <w:rPr>
          <w:sz w:val="28"/>
          <w:szCs w:val="28"/>
          <w:lang w:val="fr-FR"/>
          <w:rPrChange w:id="18581" w:author="Peng Luqi" w:date="2019-10-13T14:50:00Z">
            <w:rPr>
              <w:lang w:val="fr-FR"/>
            </w:rPr>
          </w:rPrChange>
        </w:rPr>
        <w:t>très</w:t>
      </w:r>
      <w:r w:rsidRPr="00F94CB9">
        <w:rPr>
          <w:spacing w:val="-10"/>
          <w:sz w:val="28"/>
          <w:szCs w:val="28"/>
          <w:lang w:val="fr-FR"/>
          <w:rPrChange w:id="18582" w:author="Peng Luqi" w:date="2019-10-13T14:50:00Z">
            <w:rPr>
              <w:spacing w:val="-10"/>
              <w:lang w:val="fr-FR"/>
            </w:rPr>
          </w:rPrChange>
        </w:rPr>
        <w:t xml:space="preserve"> </w:t>
      </w:r>
      <w:r w:rsidRPr="00F94CB9">
        <w:rPr>
          <w:sz w:val="28"/>
          <w:szCs w:val="28"/>
          <w:lang w:val="fr-FR"/>
          <w:rPrChange w:id="18583" w:author="Peng Luqi" w:date="2019-10-13T14:50:00Z">
            <w:rPr>
              <w:lang w:val="fr-FR"/>
            </w:rPr>
          </w:rPrChange>
        </w:rPr>
        <w:t>sérieuse.</w:t>
      </w:r>
      <w:r w:rsidRPr="00F94CB9">
        <w:rPr>
          <w:spacing w:val="-10"/>
          <w:sz w:val="28"/>
          <w:szCs w:val="28"/>
          <w:lang w:val="fr-FR"/>
          <w:rPrChange w:id="18584" w:author="Peng Luqi" w:date="2019-10-13T14:50:00Z">
            <w:rPr>
              <w:spacing w:val="-10"/>
              <w:lang w:val="fr-FR"/>
            </w:rPr>
          </w:rPrChange>
        </w:rPr>
        <w:t xml:space="preserve"> </w:t>
      </w:r>
      <w:r w:rsidRPr="00F94CB9">
        <w:rPr>
          <w:sz w:val="28"/>
          <w:szCs w:val="28"/>
          <w:lang w:val="fr-FR"/>
          <w:rPrChange w:id="18585" w:author="Peng Luqi" w:date="2019-10-13T14:50:00Z">
            <w:rPr>
              <w:lang w:val="fr-FR"/>
            </w:rPr>
          </w:rPrChange>
        </w:rPr>
        <w:t>Sans</w:t>
      </w:r>
      <w:r w:rsidRPr="00F94CB9">
        <w:rPr>
          <w:spacing w:val="-9"/>
          <w:sz w:val="28"/>
          <w:szCs w:val="28"/>
          <w:lang w:val="fr-FR"/>
          <w:rPrChange w:id="18586" w:author="Peng Luqi" w:date="2019-10-13T14:50:00Z">
            <w:rPr>
              <w:spacing w:val="-9"/>
              <w:lang w:val="fr-FR"/>
            </w:rPr>
          </w:rPrChange>
        </w:rPr>
        <w:t xml:space="preserve"> </w:t>
      </w:r>
      <w:r w:rsidRPr="00F94CB9">
        <w:rPr>
          <w:sz w:val="28"/>
          <w:szCs w:val="28"/>
          <w:lang w:val="fr-FR"/>
          <w:rPrChange w:id="18587" w:author="Peng Luqi" w:date="2019-10-13T14:50:00Z">
            <w:rPr>
              <w:lang w:val="fr-FR"/>
            </w:rPr>
          </w:rPrChange>
        </w:rPr>
        <w:t>exagération,</w:t>
      </w:r>
      <w:r w:rsidRPr="00F94CB9">
        <w:rPr>
          <w:spacing w:val="-9"/>
          <w:sz w:val="28"/>
          <w:szCs w:val="28"/>
          <w:lang w:val="fr-FR"/>
          <w:rPrChange w:id="18588" w:author="Peng Luqi" w:date="2019-10-13T14:50:00Z">
            <w:rPr>
              <w:spacing w:val="-9"/>
              <w:lang w:val="fr-FR"/>
            </w:rPr>
          </w:rPrChange>
        </w:rPr>
        <w:t xml:space="preserve"> </w:t>
      </w:r>
      <w:r w:rsidRPr="00F94CB9">
        <w:rPr>
          <w:sz w:val="28"/>
          <w:szCs w:val="28"/>
          <w:lang w:val="fr-FR"/>
          <w:rPrChange w:id="18589" w:author="Peng Luqi" w:date="2019-10-13T14:50:00Z">
            <w:rPr>
              <w:lang w:val="fr-FR"/>
            </w:rPr>
          </w:rPrChange>
        </w:rPr>
        <w:t>même</w:t>
      </w:r>
      <w:r w:rsidRPr="00F94CB9">
        <w:rPr>
          <w:spacing w:val="-10"/>
          <w:sz w:val="28"/>
          <w:szCs w:val="28"/>
          <w:lang w:val="fr-FR"/>
          <w:rPrChange w:id="18590" w:author="Peng Luqi" w:date="2019-10-13T14:50:00Z">
            <w:rPr>
              <w:spacing w:val="-10"/>
              <w:lang w:val="fr-FR"/>
            </w:rPr>
          </w:rPrChange>
        </w:rPr>
        <w:t xml:space="preserve"> </w:t>
      </w:r>
      <w:r w:rsidRPr="00F94CB9">
        <w:rPr>
          <w:sz w:val="28"/>
          <w:szCs w:val="28"/>
          <w:lang w:val="fr-FR"/>
          <w:rPrChange w:id="18591" w:author="Peng Luqi" w:date="2019-10-13T14:50:00Z">
            <w:rPr>
              <w:lang w:val="fr-FR"/>
            </w:rPr>
          </w:rPrChange>
        </w:rPr>
        <w:t>la</w:t>
      </w:r>
      <w:r w:rsidRPr="00F94CB9">
        <w:rPr>
          <w:spacing w:val="-10"/>
          <w:sz w:val="28"/>
          <w:szCs w:val="28"/>
          <w:lang w:val="fr-FR"/>
          <w:rPrChange w:id="18592" w:author="Peng Luqi" w:date="2019-10-13T14:50:00Z">
            <w:rPr>
              <w:spacing w:val="-10"/>
              <w:lang w:val="fr-FR"/>
            </w:rPr>
          </w:rPrChange>
        </w:rPr>
        <w:t xml:space="preserve"> </w:t>
      </w:r>
      <w:r w:rsidRPr="00F94CB9">
        <w:rPr>
          <w:sz w:val="28"/>
          <w:szCs w:val="28"/>
          <w:lang w:val="fr-FR"/>
          <w:rPrChange w:id="18593" w:author="Peng Luqi" w:date="2019-10-13T14:50:00Z">
            <w:rPr>
              <w:lang w:val="fr-FR"/>
            </w:rPr>
          </w:rPrChange>
        </w:rPr>
        <w:t>spéculation</w:t>
      </w:r>
      <w:r w:rsidRPr="00F94CB9">
        <w:rPr>
          <w:spacing w:val="-10"/>
          <w:sz w:val="28"/>
          <w:szCs w:val="28"/>
          <w:lang w:val="fr-FR"/>
          <w:rPrChange w:id="18594" w:author="Peng Luqi" w:date="2019-10-13T14:50:00Z">
            <w:rPr>
              <w:spacing w:val="-10"/>
              <w:lang w:val="fr-FR"/>
            </w:rPr>
          </w:rPrChange>
        </w:rPr>
        <w:t xml:space="preserve"> </w:t>
      </w:r>
      <w:r w:rsidRPr="00F94CB9">
        <w:rPr>
          <w:sz w:val="28"/>
          <w:szCs w:val="28"/>
          <w:lang w:val="fr-FR"/>
          <w:rPrChange w:id="18595" w:author="Peng Luqi" w:date="2019-10-13T14:50:00Z">
            <w:rPr>
              <w:lang w:val="fr-FR"/>
            </w:rPr>
          </w:rPrChange>
        </w:rPr>
        <w:t>est</w:t>
      </w:r>
      <w:r w:rsidRPr="00F94CB9">
        <w:rPr>
          <w:spacing w:val="-10"/>
          <w:sz w:val="28"/>
          <w:szCs w:val="28"/>
          <w:lang w:val="fr-FR"/>
          <w:rPrChange w:id="18596" w:author="Peng Luqi" w:date="2019-10-13T14:50:00Z">
            <w:rPr>
              <w:spacing w:val="-10"/>
              <w:lang w:val="fr-FR"/>
            </w:rPr>
          </w:rPrChange>
        </w:rPr>
        <w:t xml:space="preserve"> </w:t>
      </w:r>
      <w:r w:rsidRPr="00F94CB9">
        <w:rPr>
          <w:sz w:val="28"/>
          <w:szCs w:val="28"/>
          <w:lang w:val="fr-FR"/>
          <w:rPrChange w:id="18597" w:author="Peng Luqi" w:date="2019-10-13T14:50:00Z">
            <w:rPr>
              <w:lang w:val="fr-FR"/>
            </w:rPr>
          </w:rPrChange>
        </w:rPr>
        <w:t>très</w:t>
      </w:r>
      <w:r w:rsidRPr="00F94CB9">
        <w:rPr>
          <w:spacing w:val="-9"/>
          <w:sz w:val="28"/>
          <w:szCs w:val="28"/>
          <w:lang w:val="fr-FR"/>
          <w:rPrChange w:id="18598" w:author="Peng Luqi" w:date="2019-10-13T14:50:00Z">
            <w:rPr>
              <w:spacing w:val="-9"/>
              <w:lang w:val="fr-FR"/>
            </w:rPr>
          </w:rPrChange>
        </w:rPr>
        <w:t xml:space="preserve"> </w:t>
      </w:r>
      <w:r w:rsidRPr="00F94CB9">
        <w:rPr>
          <w:sz w:val="28"/>
          <w:szCs w:val="28"/>
          <w:lang w:val="fr-FR"/>
          <w:rPrChange w:id="18599" w:author="Peng Luqi" w:date="2019-10-13T14:50:00Z">
            <w:rPr>
              <w:lang w:val="fr-FR"/>
            </w:rPr>
          </w:rPrChange>
        </w:rPr>
        <w:t>difficile.</w:t>
      </w:r>
      <w:r w:rsidRPr="00F94CB9">
        <w:rPr>
          <w:spacing w:val="-9"/>
          <w:sz w:val="28"/>
          <w:szCs w:val="28"/>
          <w:lang w:val="fr-FR"/>
          <w:rPrChange w:id="18600" w:author="Peng Luqi" w:date="2019-10-13T14:50:00Z">
            <w:rPr>
              <w:spacing w:val="-9"/>
              <w:lang w:val="fr-FR"/>
            </w:rPr>
          </w:rPrChange>
        </w:rPr>
        <w:t xml:space="preserve"> </w:t>
      </w:r>
      <w:r w:rsidRPr="00F94CB9">
        <w:rPr>
          <w:sz w:val="28"/>
          <w:szCs w:val="28"/>
          <w:lang w:val="fr-FR"/>
          <w:rPrChange w:id="18601" w:author="Peng Luqi" w:date="2019-10-13T14:50:00Z">
            <w:rPr>
              <w:lang w:val="fr-FR"/>
            </w:rPr>
          </w:rPrChange>
        </w:rPr>
        <w:t>Si vous</w:t>
      </w:r>
      <w:r w:rsidRPr="00F94CB9">
        <w:rPr>
          <w:spacing w:val="-12"/>
          <w:sz w:val="28"/>
          <w:szCs w:val="28"/>
          <w:lang w:val="fr-FR"/>
          <w:rPrChange w:id="18602" w:author="Peng Luqi" w:date="2019-10-13T14:50:00Z">
            <w:rPr>
              <w:spacing w:val="-12"/>
              <w:lang w:val="fr-FR"/>
            </w:rPr>
          </w:rPrChange>
        </w:rPr>
        <w:t xml:space="preserve"> </w:t>
      </w:r>
      <w:r w:rsidRPr="00F94CB9">
        <w:rPr>
          <w:sz w:val="28"/>
          <w:szCs w:val="28"/>
          <w:lang w:val="fr-FR"/>
          <w:rPrChange w:id="18603" w:author="Peng Luqi" w:date="2019-10-13T14:50:00Z">
            <w:rPr>
              <w:lang w:val="fr-FR"/>
            </w:rPr>
          </w:rPrChange>
        </w:rPr>
        <w:t>ne</w:t>
      </w:r>
      <w:r w:rsidRPr="00F94CB9">
        <w:rPr>
          <w:spacing w:val="-12"/>
          <w:sz w:val="28"/>
          <w:szCs w:val="28"/>
          <w:lang w:val="fr-FR"/>
          <w:rPrChange w:id="18604" w:author="Peng Luqi" w:date="2019-10-13T14:50:00Z">
            <w:rPr>
              <w:spacing w:val="-12"/>
              <w:lang w:val="fr-FR"/>
            </w:rPr>
          </w:rPrChange>
        </w:rPr>
        <w:t xml:space="preserve"> </w:t>
      </w:r>
      <w:r w:rsidRPr="00F94CB9">
        <w:rPr>
          <w:sz w:val="28"/>
          <w:szCs w:val="28"/>
          <w:lang w:val="fr-FR"/>
          <w:rPrChange w:id="18605" w:author="Peng Luqi" w:date="2019-10-13T14:50:00Z">
            <w:rPr>
              <w:lang w:val="fr-FR"/>
            </w:rPr>
          </w:rPrChange>
        </w:rPr>
        <w:t>jouez</w:t>
      </w:r>
      <w:r w:rsidRPr="00F94CB9">
        <w:rPr>
          <w:spacing w:val="-13"/>
          <w:sz w:val="28"/>
          <w:szCs w:val="28"/>
          <w:lang w:val="fr-FR"/>
          <w:rPrChange w:id="18606" w:author="Peng Luqi" w:date="2019-10-13T14:50:00Z">
            <w:rPr>
              <w:spacing w:val="-13"/>
              <w:lang w:val="fr-FR"/>
            </w:rPr>
          </w:rPrChange>
        </w:rPr>
        <w:t xml:space="preserve"> </w:t>
      </w:r>
      <w:r w:rsidRPr="00F94CB9">
        <w:rPr>
          <w:sz w:val="28"/>
          <w:szCs w:val="28"/>
          <w:lang w:val="fr-FR"/>
          <w:rPrChange w:id="18607" w:author="Peng Luqi" w:date="2019-10-13T14:50:00Z">
            <w:rPr>
              <w:lang w:val="fr-FR"/>
            </w:rPr>
          </w:rPrChange>
        </w:rPr>
        <w:t>pas</w:t>
      </w:r>
      <w:r w:rsidRPr="00F94CB9">
        <w:rPr>
          <w:spacing w:val="-11"/>
          <w:sz w:val="28"/>
          <w:szCs w:val="28"/>
          <w:lang w:val="fr-FR"/>
          <w:rPrChange w:id="18608" w:author="Peng Luqi" w:date="2019-10-13T14:50:00Z">
            <w:rPr>
              <w:spacing w:val="-11"/>
              <w:lang w:val="fr-FR"/>
            </w:rPr>
          </w:rPrChange>
        </w:rPr>
        <w:t xml:space="preserve"> </w:t>
      </w:r>
      <w:r w:rsidRPr="00F94CB9">
        <w:rPr>
          <w:sz w:val="28"/>
          <w:szCs w:val="28"/>
          <w:lang w:val="fr-FR"/>
          <w:rPrChange w:id="18609" w:author="Peng Luqi" w:date="2019-10-13T14:50:00Z">
            <w:rPr>
              <w:lang w:val="fr-FR"/>
            </w:rPr>
          </w:rPrChange>
        </w:rPr>
        <w:t>bien,</w:t>
      </w:r>
      <w:r w:rsidRPr="00F94CB9">
        <w:rPr>
          <w:spacing w:val="-12"/>
          <w:sz w:val="28"/>
          <w:szCs w:val="28"/>
          <w:lang w:val="fr-FR"/>
          <w:rPrChange w:id="18610" w:author="Peng Luqi" w:date="2019-10-13T14:50:00Z">
            <w:rPr>
              <w:spacing w:val="-12"/>
              <w:lang w:val="fr-FR"/>
            </w:rPr>
          </w:rPrChange>
        </w:rPr>
        <w:t xml:space="preserve"> </w:t>
      </w:r>
      <w:r w:rsidRPr="00F94CB9">
        <w:rPr>
          <w:sz w:val="28"/>
          <w:szCs w:val="28"/>
          <w:lang w:val="fr-FR"/>
          <w:rPrChange w:id="18611" w:author="Peng Luqi" w:date="2019-10-13T14:50:00Z">
            <w:rPr>
              <w:lang w:val="fr-FR"/>
            </w:rPr>
          </w:rPrChange>
        </w:rPr>
        <w:t>vous</w:t>
      </w:r>
      <w:r w:rsidRPr="00F94CB9">
        <w:rPr>
          <w:spacing w:val="-11"/>
          <w:sz w:val="28"/>
          <w:szCs w:val="28"/>
          <w:lang w:val="fr-FR"/>
          <w:rPrChange w:id="18612" w:author="Peng Luqi" w:date="2019-10-13T14:50:00Z">
            <w:rPr>
              <w:spacing w:val="-11"/>
              <w:lang w:val="fr-FR"/>
            </w:rPr>
          </w:rPrChange>
        </w:rPr>
        <w:t xml:space="preserve"> </w:t>
      </w:r>
      <w:r w:rsidRPr="00F94CB9">
        <w:rPr>
          <w:sz w:val="28"/>
          <w:szCs w:val="28"/>
          <w:lang w:val="fr-FR"/>
          <w:rPrChange w:id="18613" w:author="Peng Luqi" w:date="2019-10-13T14:50:00Z">
            <w:rPr>
              <w:lang w:val="fr-FR"/>
            </w:rPr>
          </w:rPrChange>
        </w:rPr>
        <w:t>vous</w:t>
      </w:r>
      <w:r w:rsidRPr="00F94CB9">
        <w:rPr>
          <w:spacing w:val="-12"/>
          <w:sz w:val="28"/>
          <w:szCs w:val="28"/>
          <w:lang w:val="fr-FR"/>
          <w:rPrChange w:id="18614" w:author="Peng Luqi" w:date="2019-10-13T14:50:00Z">
            <w:rPr>
              <w:spacing w:val="-12"/>
              <w:lang w:val="fr-FR"/>
            </w:rPr>
          </w:rPrChange>
        </w:rPr>
        <w:t xml:space="preserve"> </w:t>
      </w:r>
      <w:r w:rsidRPr="00F94CB9">
        <w:rPr>
          <w:sz w:val="28"/>
          <w:szCs w:val="28"/>
          <w:lang w:val="fr-FR"/>
          <w:rPrChange w:id="18615" w:author="Peng Luqi" w:date="2019-10-13T14:50:00Z">
            <w:rPr>
              <w:lang w:val="fr-FR"/>
            </w:rPr>
          </w:rPrChange>
        </w:rPr>
        <w:t>suiciderez.</w:t>
      </w:r>
      <w:r w:rsidRPr="00F94CB9">
        <w:rPr>
          <w:spacing w:val="-12"/>
          <w:sz w:val="28"/>
          <w:szCs w:val="28"/>
          <w:lang w:val="fr-FR"/>
          <w:rPrChange w:id="18616" w:author="Peng Luqi" w:date="2019-10-13T14:50:00Z">
            <w:rPr>
              <w:spacing w:val="-12"/>
              <w:lang w:val="fr-FR"/>
            </w:rPr>
          </w:rPrChange>
        </w:rPr>
        <w:t xml:space="preserve"> </w:t>
      </w:r>
      <w:r w:rsidRPr="00F94CB9">
        <w:rPr>
          <w:sz w:val="28"/>
          <w:szCs w:val="28"/>
          <w:lang w:val="fr-FR"/>
          <w:rPrChange w:id="18617" w:author="Peng Luqi" w:date="2019-10-13T14:50:00Z">
            <w:rPr>
              <w:lang w:val="fr-FR"/>
            </w:rPr>
          </w:rPrChange>
        </w:rPr>
        <w:t>Par</w:t>
      </w:r>
      <w:r w:rsidRPr="00F94CB9">
        <w:rPr>
          <w:spacing w:val="-13"/>
          <w:sz w:val="28"/>
          <w:szCs w:val="28"/>
          <w:lang w:val="fr-FR"/>
          <w:rPrChange w:id="18618" w:author="Peng Luqi" w:date="2019-10-13T14:50:00Z">
            <w:rPr>
              <w:spacing w:val="-13"/>
              <w:lang w:val="fr-FR"/>
            </w:rPr>
          </w:rPrChange>
        </w:rPr>
        <w:t xml:space="preserve"> </w:t>
      </w:r>
      <w:r w:rsidRPr="00F94CB9">
        <w:rPr>
          <w:sz w:val="28"/>
          <w:szCs w:val="28"/>
          <w:lang w:val="fr-FR"/>
          <w:rPrChange w:id="18619" w:author="Peng Luqi" w:date="2019-10-13T14:50:00Z">
            <w:rPr>
              <w:lang w:val="fr-FR"/>
            </w:rPr>
          </w:rPrChange>
        </w:rPr>
        <w:t>exemple,</w:t>
      </w:r>
      <w:r w:rsidRPr="00F94CB9">
        <w:rPr>
          <w:spacing w:val="-12"/>
          <w:sz w:val="28"/>
          <w:szCs w:val="28"/>
          <w:lang w:val="fr-FR"/>
          <w:rPrChange w:id="18620" w:author="Peng Luqi" w:date="2019-10-13T14:50:00Z">
            <w:rPr>
              <w:spacing w:val="-12"/>
              <w:lang w:val="fr-FR"/>
            </w:rPr>
          </w:rPrChange>
        </w:rPr>
        <w:t xml:space="preserve"> </w:t>
      </w:r>
      <w:r w:rsidRPr="00F94CB9">
        <w:rPr>
          <w:sz w:val="28"/>
          <w:szCs w:val="28"/>
          <w:lang w:val="fr-FR"/>
          <w:rPrChange w:id="18621" w:author="Peng Luqi" w:date="2019-10-13T14:50:00Z">
            <w:rPr>
              <w:lang w:val="fr-FR"/>
            </w:rPr>
          </w:rPrChange>
        </w:rPr>
        <w:t>un</w:t>
      </w:r>
      <w:r w:rsidRPr="00F94CB9">
        <w:rPr>
          <w:spacing w:val="-13"/>
          <w:sz w:val="28"/>
          <w:szCs w:val="28"/>
          <w:lang w:val="fr-FR"/>
          <w:rPrChange w:id="18622" w:author="Peng Luqi" w:date="2019-10-13T14:50:00Z">
            <w:rPr>
              <w:spacing w:val="-13"/>
              <w:lang w:val="fr-FR"/>
            </w:rPr>
          </w:rPrChange>
        </w:rPr>
        <w:t xml:space="preserve"> </w:t>
      </w:r>
      <w:r w:rsidRPr="00F94CB9">
        <w:rPr>
          <w:sz w:val="28"/>
          <w:szCs w:val="28"/>
          <w:lang w:val="fr-FR"/>
          <w:rPrChange w:id="18623" w:author="Peng Luqi" w:date="2019-10-13T14:50:00Z">
            <w:rPr>
              <w:lang w:val="fr-FR"/>
            </w:rPr>
          </w:rPrChange>
        </w:rPr>
        <w:t>professeur</w:t>
      </w:r>
      <w:r w:rsidRPr="00F94CB9">
        <w:rPr>
          <w:spacing w:val="-12"/>
          <w:sz w:val="28"/>
          <w:szCs w:val="28"/>
          <w:lang w:val="fr-FR"/>
          <w:rPrChange w:id="18624" w:author="Peng Luqi" w:date="2019-10-13T14:50:00Z">
            <w:rPr>
              <w:spacing w:val="-12"/>
              <w:lang w:val="fr-FR"/>
            </w:rPr>
          </w:rPrChange>
        </w:rPr>
        <w:t xml:space="preserve"> </w:t>
      </w:r>
      <w:r w:rsidRPr="00F94CB9">
        <w:rPr>
          <w:sz w:val="28"/>
          <w:szCs w:val="28"/>
          <w:lang w:val="fr-FR"/>
          <w:rPrChange w:id="18625" w:author="Peng Luqi" w:date="2019-10-13T14:50:00Z">
            <w:rPr>
              <w:lang w:val="fr-FR"/>
            </w:rPr>
          </w:rPrChange>
        </w:rPr>
        <w:t>l</w:t>
      </w:r>
      <w:del w:id="18626" w:author="Peng Luqi" w:date="2019-10-13T14:43:00Z">
        <w:r w:rsidRPr="00F94CB9" w:rsidDel="00EF666F">
          <w:rPr>
            <w:sz w:val="28"/>
            <w:szCs w:val="28"/>
            <w:lang w:val="fr-FR"/>
            <w:rPrChange w:id="18627" w:author="Peng Luqi" w:date="2019-10-13T14:50:00Z">
              <w:rPr>
                <w:lang w:val="fr-FR"/>
              </w:rPr>
            </w:rPrChange>
          </w:rPr>
          <w:delText>’</w:delText>
        </w:r>
      </w:del>
      <w:ins w:id="18628" w:author="Peng Luqi" w:date="2019-10-13T14:43:00Z">
        <w:r w:rsidR="00EF666F" w:rsidRPr="00F94CB9">
          <w:rPr>
            <w:sz w:val="28"/>
            <w:szCs w:val="28"/>
            <w:lang w:val="fr-FR"/>
            <w:rPrChange w:id="18629" w:author="Peng Luqi" w:date="2019-10-13T14:50:00Z">
              <w:rPr>
                <w:lang w:val="fr-FR"/>
              </w:rPr>
            </w:rPrChange>
          </w:rPr>
          <w:t>’</w:t>
        </w:r>
      </w:ins>
      <w:r w:rsidRPr="00F94CB9">
        <w:rPr>
          <w:sz w:val="28"/>
          <w:szCs w:val="28"/>
          <w:lang w:val="fr-FR"/>
          <w:rPrChange w:id="18630" w:author="Peng Luqi" w:date="2019-10-13T14:50:00Z">
            <w:rPr>
              <w:lang w:val="fr-FR"/>
            </w:rPr>
          </w:rPrChange>
        </w:rPr>
        <w:t>année</w:t>
      </w:r>
      <w:r w:rsidRPr="00F94CB9">
        <w:rPr>
          <w:spacing w:val="-13"/>
          <w:sz w:val="28"/>
          <w:szCs w:val="28"/>
          <w:lang w:val="fr-FR"/>
          <w:rPrChange w:id="18631" w:author="Peng Luqi" w:date="2019-10-13T14:50:00Z">
            <w:rPr>
              <w:spacing w:val="-13"/>
              <w:lang w:val="fr-FR"/>
            </w:rPr>
          </w:rPrChange>
        </w:rPr>
        <w:t xml:space="preserve"> </w:t>
      </w:r>
      <w:r w:rsidRPr="00F94CB9">
        <w:rPr>
          <w:sz w:val="28"/>
          <w:szCs w:val="28"/>
          <w:lang w:val="fr-FR"/>
          <w:rPrChange w:id="18632" w:author="Peng Luqi" w:date="2019-10-13T14:50:00Z">
            <w:rPr>
              <w:lang w:val="fr-FR"/>
            </w:rPr>
          </w:rPrChange>
        </w:rPr>
        <w:t>dernière</w:t>
      </w:r>
      <w:r w:rsidRPr="00F94CB9">
        <w:rPr>
          <w:spacing w:val="-12"/>
          <w:sz w:val="28"/>
          <w:szCs w:val="28"/>
          <w:lang w:val="fr-FR"/>
          <w:rPrChange w:id="18633" w:author="Peng Luqi" w:date="2019-10-13T14:50:00Z">
            <w:rPr>
              <w:spacing w:val="-12"/>
              <w:lang w:val="fr-FR"/>
            </w:rPr>
          </w:rPrChange>
        </w:rPr>
        <w:t xml:space="preserve"> </w:t>
      </w:r>
      <w:r w:rsidRPr="00F94CB9">
        <w:rPr>
          <w:sz w:val="28"/>
          <w:szCs w:val="28"/>
          <w:lang w:val="fr-FR"/>
          <w:rPrChange w:id="18634" w:author="Peng Luqi" w:date="2019-10-13T14:50:00Z">
            <w:rPr>
              <w:lang w:val="fr-FR"/>
            </w:rPr>
          </w:rPrChange>
        </w:rPr>
        <w:t>et</w:t>
      </w:r>
      <w:r w:rsidRPr="00F94CB9">
        <w:rPr>
          <w:spacing w:val="-12"/>
          <w:sz w:val="28"/>
          <w:szCs w:val="28"/>
          <w:lang w:val="fr-FR"/>
          <w:rPrChange w:id="18635" w:author="Peng Luqi" w:date="2019-10-13T14:50:00Z">
            <w:rPr>
              <w:spacing w:val="-12"/>
              <w:lang w:val="fr-FR"/>
            </w:rPr>
          </w:rPrChange>
        </w:rPr>
        <w:t xml:space="preserve"> </w:t>
      </w:r>
      <w:r w:rsidRPr="00F94CB9">
        <w:rPr>
          <w:sz w:val="28"/>
          <w:szCs w:val="28"/>
          <w:lang w:val="fr-FR"/>
          <w:rPrChange w:id="18636" w:author="Peng Luqi" w:date="2019-10-13T14:50:00Z">
            <w:rPr>
              <w:lang w:val="fr-FR"/>
            </w:rPr>
          </w:rPrChange>
        </w:rPr>
        <w:t>un</w:t>
      </w:r>
      <w:r w:rsidRPr="00F94CB9">
        <w:rPr>
          <w:spacing w:val="-13"/>
          <w:sz w:val="28"/>
          <w:szCs w:val="28"/>
          <w:lang w:val="fr-FR"/>
          <w:rPrChange w:id="18637" w:author="Peng Luqi" w:date="2019-10-13T14:50:00Z">
            <w:rPr>
              <w:spacing w:val="-13"/>
              <w:lang w:val="fr-FR"/>
            </w:rPr>
          </w:rPrChange>
        </w:rPr>
        <w:t xml:space="preserve"> </w:t>
      </w:r>
      <w:r w:rsidRPr="00F94CB9">
        <w:rPr>
          <w:sz w:val="28"/>
          <w:szCs w:val="28"/>
          <w:lang w:val="fr-FR"/>
          <w:rPrChange w:id="18638" w:author="Peng Luqi" w:date="2019-10-13T14:50:00Z">
            <w:rPr>
              <w:lang w:val="fr-FR"/>
            </w:rPr>
          </w:rPrChange>
        </w:rPr>
        <w:t>étudiant cette année se sont donné la</w:t>
      </w:r>
      <w:r w:rsidRPr="00F94CB9">
        <w:rPr>
          <w:spacing w:val="-7"/>
          <w:sz w:val="28"/>
          <w:szCs w:val="28"/>
          <w:lang w:val="fr-FR"/>
          <w:rPrChange w:id="18639" w:author="Peng Luqi" w:date="2019-10-13T14:50:00Z">
            <w:rPr>
              <w:spacing w:val="-7"/>
              <w:lang w:val="fr-FR"/>
            </w:rPr>
          </w:rPrChange>
        </w:rPr>
        <w:t xml:space="preserve"> </w:t>
      </w:r>
      <w:r w:rsidRPr="00F94CB9">
        <w:rPr>
          <w:sz w:val="28"/>
          <w:szCs w:val="28"/>
          <w:lang w:val="fr-FR"/>
          <w:rPrChange w:id="18640" w:author="Peng Luqi" w:date="2019-10-13T14:50:00Z">
            <w:rPr>
              <w:lang w:val="fr-FR"/>
            </w:rPr>
          </w:rPrChange>
        </w:rPr>
        <w:t>mort.</w:t>
      </w:r>
    </w:p>
    <w:p w:rsidR="002B38DF" w:rsidRPr="00F94CB9" w:rsidRDefault="002B38DF">
      <w:pPr>
        <w:pStyle w:val="a3"/>
        <w:ind w:left="170" w:right="170"/>
        <w:jc w:val="both"/>
        <w:rPr>
          <w:lang w:val="fr-FR"/>
          <w:rPrChange w:id="18641" w:author="Peng Luqi" w:date="2019-10-13T14:50:00Z">
            <w:rPr>
              <w:sz w:val="20"/>
              <w:lang w:val="fr-FR"/>
            </w:rPr>
          </w:rPrChange>
        </w:rPr>
        <w:pPrChange w:id="18642" w:author="Peng Luqi" w:date="2019-10-13T14:20:00Z">
          <w:pPr>
            <w:pStyle w:val="a3"/>
            <w:spacing w:before="9"/>
          </w:pPr>
        </w:pPrChange>
      </w:pPr>
    </w:p>
    <w:p w:rsidR="002B38DF" w:rsidRDefault="00716360" w:rsidP="00CB23F4">
      <w:pPr>
        <w:ind w:left="170" w:right="170"/>
        <w:jc w:val="both"/>
        <w:rPr>
          <w:ins w:id="18643" w:author="Peng Luqi" w:date="2019-10-13T23:48:00Z"/>
          <w:sz w:val="28"/>
          <w:szCs w:val="28"/>
          <w:lang w:val="fr-FR"/>
        </w:rPr>
      </w:pPr>
      <w:r w:rsidRPr="00F94CB9">
        <w:rPr>
          <w:sz w:val="28"/>
          <w:szCs w:val="28"/>
          <w:lang w:val="fr-FR"/>
          <w:rPrChange w:id="18644" w:author="Peng Luqi" w:date="2019-10-13T14:50:00Z">
            <w:rPr>
              <w:lang w:val="fr-FR"/>
            </w:rPr>
          </w:rPrChange>
        </w:rPr>
        <w:t>Gagner de l</w:t>
      </w:r>
      <w:del w:id="18645" w:author="Peng Luqi" w:date="2019-10-13T14:43:00Z">
        <w:r w:rsidRPr="00F94CB9" w:rsidDel="00EF666F">
          <w:rPr>
            <w:sz w:val="28"/>
            <w:szCs w:val="28"/>
            <w:lang w:val="fr-FR"/>
            <w:rPrChange w:id="18646" w:author="Peng Luqi" w:date="2019-10-13T14:50:00Z">
              <w:rPr>
                <w:lang w:val="fr-FR"/>
              </w:rPr>
            </w:rPrChange>
          </w:rPr>
          <w:delText>’</w:delText>
        </w:r>
      </w:del>
      <w:ins w:id="18647" w:author="Peng Luqi" w:date="2019-10-13T14:43:00Z">
        <w:r w:rsidR="00EF666F" w:rsidRPr="00F94CB9">
          <w:rPr>
            <w:sz w:val="28"/>
            <w:szCs w:val="28"/>
            <w:lang w:val="fr-FR"/>
            <w:rPrChange w:id="18648" w:author="Peng Luqi" w:date="2019-10-13T14:50:00Z">
              <w:rPr>
                <w:lang w:val="fr-FR"/>
              </w:rPr>
            </w:rPrChange>
          </w:rPr>
          <w:t>’</w:t>
        </w:r>
      </w:ins>
      <w:r w:rsidRPr="00F94CB9">
        <w:rPr>
          <w:sz w:val="28"/>
          <w:szCs w:val="28"/>
          <w:lang w:val="fr-FR"/>
          <w:rPrChange w:id="18649" w:author="Peng Luqi" w:date="2019-10-13T14:50:00Z">
            <w:rPr>
              <w:lang w:val="fr-FR"/>
            </w:rPr>
          </w:rPrChange>
        </w:rPr>
        <w:t>argent n</w:t>
      </w:r>
      <w:del w:id="18650" w:author="Peng Luqi" w:date="2019-10-13T14:43:00Z">
        <w:r w:rsidRPr="00F94CB9" w:rsidDel="00EF666F">
          <w:rPr>
            <w:sz w:val="28"/>
            <w:szCs w:val="28"/>
            <w:lang w:val="fr-FR"/>
            <w:rPrChange w:id="18651" w:author="Peng Luqi" w:date="2019-10-13T14:50:00Z">
              <w:rPr>
                <w:lang w:val="fr-FR"/>
              </w:rPr>
            </w:rPrChange>
          </w:rPr>
          <w:delText>’</w:delText>
        </w:r>
      </w:del>
      <w:ins w:id="18652" w:author="Peng Luqi" w:date="2019-10-13T14:43:00Z">
        <w:r w:rsidR="00EF666F" w:rsidRPr="00F94CB9">
          <w:rPr>
            <w:sz w:val="28"/>
            <w:szCs w:val="28"/>
            <w:lang w:val="fr-FR"/>
            <w:rPrChange w:id="18653" w:author="Peng Luqi" w:date="2019-10-13T14:50:00Z">
              <w:rPr>
                <w:lang w:val="fr-FR"/>
              </w:rPr>
            </w:rPrChange>
          </w:rPr>
          <w:t>’</w:t>
        </w:r>
      </w:ins>
      <w:r w:rsidRPr="00F94CB9">
        <w:rPr>
          <w:sz w:val="28"/>
          <w:szCs w:val="28"/>
          <w:lang w:val="fr-FR"/>
          <w:rPrChange w:id="18654" w:author="Peng Luqi" w:date="2019-10-13T14:50:00Z">
            <w:rPr>
              <w:lang w:val="fr-FR"/>
            </w:rPr>
          </w:rPrChange>
        </w:rPr>
        <w:t>est pas une chose honteuse, ne pas gagner de l</w:t>
      </w:r>
      <w:del w:id="18655" w:author="Peng Luqi" w:date="2019-10-13T14:43:00Z">
        <w:r w:rsidRPr="00F94CB9" w:rsidDel="00EF666F">
          <w:rPr>
            <w:sz w:val="28"/>
            <w:szCs w:val="28"/>
            <w:lang w:val="fr-FR"/>
            <w:rPrChange w:id="18656" w:author="Peng Luqi" w:date="2019-10-13T14:50:00Z">
              <w:rPr>
                <w:lang w:val="fr-FR"/>
              </w:rPr>
            </w:rPrChange>
          </w:rPr>
          <w:delText>’</w:delText>
        </w:r>
      </w:del>
      <w:ins w:id="18657" w:author="Peng Luqi" w:date="2019-10-13T14:43:00Z">
        <w:r w:rsidR="00EF666F" w:rsidRPr="00F94CB9">
          <w:rPr>
            <w:sz w:val="28"/>
            <w:szCs w:val="28"/>
            <w:lang w:val="fr-FR"/>
            <w:rPrChange w:id="18658" w:author="Peng Luqi" w:date="2019-10-13T14:50:00Z">
              <w:rPr>
                <w:lang w:val="fr-FR"/>
              </w:rPr>
            </w:rPrChange>
          </w:rPr>
          <w:t>’</w:t>
        </w:r>
      </w:ins>
      <w:r w:rsidRPr="00F94CB9">
        <w:rPr>
          <w:sz w:val="28"/>
          <w:szCs w:val="28"/>
          <w:lang w:val="fr-FR"/>
          <w:rPrChange w:id="18659" w:author="Peng Luqi" w:date="2019-10-13T14:50:00Z">
            <w:rPr>
              <w:lang w:val="fr-FR"/>
            </w:rPr>
          </w:rPrChange>
        </w:rPr>
        <w:t>argent propre, c</w:t>
      </w:r>
      <w:del w:id="18660" w:author="Peng Luqi" w:date="2019-10-13T14:43:00Z">
        <w:r w:rsidRPr="00F94CB9" w:rsidDel="00EF666F">
          <w:rPr>
            <w:sz w:val="28"/>
            <w:szCs w:val="28"/>
            <w:lang w:val="fr-FR"/>
            <w:rPrChange w:id="18661" w:author="Peng Luqi" w:date="2019-10-13T14:50:00Z">
              <w:rPr>
                <w:lang w:val="fr-FR"/>
              </w:rPr>
            </w:rPrChange>
          </w:rPr>
          <w:delText>’</w:delText>
        </w:r>
      </w:del>
      <w:ins w:id="18662" w:author="Peng Luqi" w:date="2019-10-13T14:43:00Z">
        <w:r w:rsidR="00EF666F" w:rsidRPr="00F94CB9">
          <w:rPr>
            <w:sz w:val="28"/>
            <w:szCs w:val="28"/>
            <w:lang w:val="fr-FR"/>
            <w:rPrChange w:id="18663" w:author="Peng Luqi" w:date="2019-10-13T14:50:00Z">
              <w:rPr>
                <w:lang w:val="fr-FR"/>
              </w:rPr>
            </w:rPrChange>
          </w:rPr>
          <w:t>’</w:t>
        </w:r>
      </w:ins>
      <w:r w:rsidRPr="00F94CB9">
        <w:rPr>
          <w:sz w:val="28"/>
          <w:szCs w:val="28"/>
          <w:lang w:val="fr-FR"/>
          <w:rPrChange w:id="18664" w:author="Peng Luqi" w:date="2019-10-13T14:50:00Z">
            <w:rPr>
              <w:lang w:val="fr-FR"/>
            </w:rPr>
          </w:rPrChange>
        </w:rPr>
        <w:t>est cela le déshonneur.</w:t>
      </w:r>
    </w:p>
    <w:p w:rsidR="00D52EDA" w:rsidRPr="00F94CB9" w:rsidRDefault="00D52EDA">
      <w:pPr>
        <w:ind w:left="170" w:right="170"/>
        <w:jc w:val="both"/>
        <w:rPr>
          <w:sz w:val="28"/>
          <w:szCs w:val="28"/>
          <w:lang w:val="fr-FR"/>
          <w:rPrChange w:id="18665" w:author="Peng Luqi" w:date="2019-10-13T14:50:00Z">
            <w:rPr>
              <w:lang w:val="fr-FR"/>
            </w:rPr>
          </w:rPrChange>
        </w:rPr>
        <w:pPrChange w:id="18666" w:author="Peng Luqi" w:date="2019-10-13T14:20:00Z">
          <w:pPr>
            <w:ind w:left="130" w:right="183"/>
            <w:jc w:val="both"/>
          </w:pPr>
        </w:pPrChange>
      </w:pPr>
    </w:p>
    <w:p w:rsidR="002B38DF" w:rsidRPr="00F94CB9" w:rsidRDefault="00716360">
      <w:pPr>
        <w:ind w:left="170" w:right="170"/>
        <w:jc w:val="both"/>
        <w:rPr>
          <w:sz w:val="28"/>
          <w:szCs w:val="28"/>
          <w:lang w:val="fr-FR"/>
          <w:rPrChange w:id="18667" w:author="Peng Luqi" w:date="2019-10-13T14:50:00Z">
            <w:rPr>
              <w:lang w:val="fr-FR"/>
            </w:rPr>
          </w:rPrChange>
        </w:rPr>
        <w:pPrChange w:id="18668" w:author="Peng Luqi" w:date="2019-10-13T14:20:00Z">
          <w:pPr>
            <w:spacing w:before="200"/>
            <w:ind w:left="130" w:right="183"/>
            <w:jc w:val="both"/>
          </w:pPr>
        </w:pPrChange>
      </w:pPr>
      <w:r w:rsidRPr="00F94CB9">
        <w:rPr>
          <w:sz w:val="28"/>
          <w:szCs w:val="28"/>
          <w:lang w:val="fr-FR"/>
          <w:rPrChange w:id="18669" w:author="Peng Luqi" w:date="2019-10-13T14:50:00Z">
            <w:rPr>
              <w:lang w:val="fr-FR"/>
            </w:rPr>
          </w:rPrChange>
        </w:rPr>
        <w:t>Donc,</w:t>
      </w:r>
      <w:r w:rsidRPr="00F94CB9">
        <w:rPr>
          <w:spacing w:val="-11"/>
          <w:sz w:val="28"/>
          <w:szCs w:val="28"/>
          <w:lang w:val="fr-FR"/>
          <w:rPrChange w:id="18670" w:author="Peng Luqi" w:date="2019-10-13T14:50:00Z">
            <w:rPr>
              <w:spacing w:val="-11"/>
              <w:lang w:val="fr-FR"/>
            </w:rPr>
          </w:rPrChange>
        </w:rPr>
        <w:t xml:space="preserve"> </w:t>
      </w:r>
      <w:r w:rsidRPr="00F94CB9">
        <w:rPr>
          <w:sz w:val="28"/>
          <w:szCs w:val="28"/>
          <w:lang w:val="fr-FR"/>
          <w:rPrChange w:id="18671" w:author="Peng Luqi" w:date="2019-10-13T14:50:00Z">
            <w:rPr>
              <w:lang w:val="fr-FR"/>
            </w:rPr>
          </w:rPrChange>
        </w:rPr>
        <w:t>à</w:t>
      </w:r>
      <w:r w:rsidRPr="00F94CB9">
        <w:rPr>
          <w:spacing w:val="-11"/>
          <w:sz w:val="28"/>
          <w:szCs w:val="28"/>
          <w:lang w:val="fr-FR"/>
          <w:rPrChange w:id="18672" w:author="Peng Luqi" w:date="2019-10-13T14:50:00Z">
            <w:rPr>
              <w:spacing w:val="-11"/>
              <w:lang w:val="fr-FR"/>
            </w:rPr>
          </w:rPrChange>
        </w:rPr>
        <w:t xml:space="preserve"> </w:t>
      </w:r>
      <w:r w:rsidRPr="00F94CB9">
        <w:rPr>
          <w:sz w:val="28"/>
          <w:szCs w:val="28"/>
          <w:lang w:val="fr-FR"/>
          <w:rPrChange w:id="18673" w:author="Peng Luqi" w:date="2019-10-13T14:50:00Z">
            <w:rPr>
              <w:lang w:val="fr-FR"/>
            </w:rPr>
          </w:rPrChange>
        </w:rPr>
        <w:t>mon</w:t>
      </w:r>
      <w:r w:rsidRPr="00F94CB9">
        <w:rPr>
          <w:spacing w:val="-10"/>
          <w:sz w:val="28"/>
          <w:szCs w:val="28"/>
          <w:lang w:val="fr-FR"/>
          <w:rPrChange w:id="18674" w:author="Peng Luqi" w:date="2019-10-13T14:50:00Z">
            <w:rPr>
              <w:spacing w:val="-10"/>
              <w:lang w:val="fr-FR"/>
            </w:rPr>
          </w:rPrChange>
        </w:rPr>
        <w:t xml:space="preserve"> </w:t>
      </w:r>
      <w:r w:rsidRPr="00F94CB9">
        <w:rPr>
          <w:sz w:val="28"/>
          <w:szCs w:val="28"/>
          <w:lang w:val="fr-FR"/>
          <w:rPrChange w:id="18675" w:author="Peng Luqi" w:date="2019-10-13T14:50:00Z">
            <w:rPr>
              <w:lang w:val="fr-FR"/>
            </w:rPr>
          </w:rPrChange>
        </w:rPr>
        <w:t>avis,</w:t>
      </w:r>
      <w:r w:rsidRPr="00F94CB9">
        <w:rPr>
          <w:spacing w:val="-11"/>
          <w:sz w:val="28"/>
          <w:szCs w:val="28"/>
          <w:lang w:val="fr-FR"/>
          <w:rPrChange w:id="18676" w:author="Peng Luqi" w:date="2019-10-13T14:50:00Z">
            <w:rPr>
              <w:spacing w:val="-11"/>
              <w:lang w:val="fr-FR"/>
            </w:rPr>
          </w:rPrChange>
        </w:rPr>
        <w:t xml:space="preserve"> </w:t>
      </w:r>
      <w:r w:rsidRPr="00F94CB9">
        <w:rPr>
          <w:sz w:val="28"/>
          <w:szCs w:val="28"/>
          <w:lang w:val="fr-FR"/>
          <w:rPrChange w:id="18677" w:author="Peng Luqi" w:date="2019-10-13T14:50:00Z">
            <w:rPr>
              <w:lang w:val="fr-FR"/>
            </w:rPr>
          </w:rPrChange>
        </w:rPr>
        <w:t>il</w:t>
      </w:r>
      <w:r w:rsidRPr="00F94CB9">
        <w:rPr>
          <w:spacing w:val="-11"/>
          <w:sz w:val="28"/>
          <w:szCs w:val="28"/>
          <w:lang w:val="fr-FR"/>
          <w:rPrChange w:id="18678" w:author="Peng Luqi" w:date="2019-10-13T14:50:00Z">
            <w:rPr>
              <w:spacing w:val="-11"/>
              <w:lang w:val="fr-FR"/>
            </w:rPr>
          </w:rPrChange>
        </w:rPr>
        <w:t xml:space="preserve"> </w:t>
      </w:r>
      <w:r w:rsidRPr="00F94CB9">
        <w:rPr>
          <w:sz w:val="28"/>
          <w:szCs w:val="28"/>
          <w:lang w:val="fr-FR"/>
          <w:rPrChange w:id="18679" w:author="Peng Luqi" w:date="2019-10-13T14:50:00Z">
            <w:rPr>
              <w:lang w:val="fr-FR"/>
            </w:rPr>
          </w:rPrChange>
        </w:rPr>
        <w:t>est</w:t>
      </w:r>
      <w:r w:rsidRPr="00F94CB9">
        <w:rPr>
          <w:spacing w:val="-10"/>
          <w:sz w:val="28"/>
          <w:szCs w:val="28"/>
          <w:lang w:val="fr-FR"/>
          <w:rPrChange w:id="18680" w:author="Peng Luqi" w:date="2019-10-13T14:50:00Z">
            <w:rPr>
              <w:spacing w:val="-10"/>
              <w:lang w:val="fr-FR"/>
            </w:rPr>
          </w:rPrChange>
        </w:rPr>
        <w:t xml:space="preserve"> </w:t>
      </w:r>
      <w:r w:rsidRPr="00F94CB9">
        <w:rPr>
          <w:sz w:val="28"/>
          <w:szCs w:val="28"/>
          <w:lang w:val="fr-FR"/>
          <w:rPrChange w:id="18681" w:author="Peng Luqi" w:date="2019-10-13T14:50:00Z">
            <w:rPr>
              <w:lang w:val="fr-FR"/>
            </w:rPr>
          </w:rPrChange>
        </w:rPr>
        <w:t>nécessaire</w:t>
      </w:r>
      <w:r w:rsidRPr="00F94CB9">
        <w:rPr>
          <w:spacing w:val="-11"/>
          <w:sz w:val="28"/>
          <w:szCs w:val="28"/>
          <w:lang w:val="fr-FR"/>
          <w:rPrChange w:id="18682" w:author="Peng Luqi" w:date="2019-10-13T14:50:00Z">
            <w:rPr>
              <w:spacing w:val="-11"/>
              <w:lang w:val="fr-FR"/>
            </w:rPr>
          </w:rPrChange>
        </w:rPr>
        <w:t xml:space="preserve"> </w:t>
      </w:r>
      <w:r w:rsidRPr="00F94CB9">
        <w:rPr>
          <w:sz w:val="28"/>
          <w:szCs w:val="28"/>
          <w:lang w:val="fr-FR"/>
          <w:rPrChange w:id="18683" w:author="Peng Luqi" w:date="2019-10-13T14:50:00Z">
            <w:rPr>
              <w:lang w:val="fr-FR"/>
            </w:rPr>
          </w:rPrChange>
        </w:rPr>
        <w:t>d</w:t>
      </w:r>
      <w:del w:id="18684" w:author="Peng Luqi" w:date="2019-10-13T14:43:00Z">
        <w:r w:rsidRPr="00F94CB9" w:rsidDel="00EF666F">
          <w:rPr>
            <w:sz w:val="28"/>
            <w:szCs w:val="28"/>
            <w:lang w:val="fr-FR"/>
            <w:rPrChange w:id="18685" w:author="Peng Luqi" w:date="2019-10-13T14:50:00Z">
              <w:rPr>
                <w:lang w:val="fr-FR"/>
              </w:rPr>
            </w:rPrChange>
          </w:rPr>
          <w:delText>’</w:delText>
        </w:r>
      </w:del>
      <w:ins w:id="18686" w:author="Peng Luqi" w:date="2019-10-13T14:43:00Z">
        <w:r w:rsidR="00EF666F" w:rsidRPr="00F94CB9">
          <w:rPr>
            <w:sz w:val="28"/>
            <w:szCs w:val="28"/>
            <w:lang w:val="fr-FR"/>
            <w:rPrChange w:id="18687" w:author="Peng Luqi" w:date="2019-10-13T14:50:00Z">
              <w:rPr>
                <w:lang w:val="fr-FR"/>
              </w:rPr>
            </w:rPrChange>
          </w:rPr>
          <w:t>’</w:t>
        </w:r>
      </w:ins>
      <w:r w:rsidRPr="00F94CB9">
        <w:rPr>
          <w:sz w:val="28"/>
          <w:szCs w:val="28"/>
          <w:lang w:val="fr-FR"/>
          <w:rPrChange w:id="18688" w:author="Peng Luqi" w:date="2019-10-13T14:50:00Z">
            <w:rPr>
              <w:lang w:val="fr-FR"/>
            </w:rPr>
          </w:rPrChange>
        </w:rPr>
        <w:t>apprendre</w:t>
      </w:r>
      <w:r w:rsidRPr="00F94CB9">
        <w:rPr>
          <w:spacing w:val="-10"/>
          <w:sz w:val="28"/>
          <w:szCs w:val="28"/>
          <w:lang w:val="fr-FR"/>
          <w:rPrChange w:id="18689" w:author="Peng Luqi" w:date="2019-10-13T14:50:00Z">
            <w:rPr>
              <w:spacing w:val="-10"/>
              <w:lang w:val="fr-FR"/>
            </w:rPr>
          </w:rPrChange>
        </w:rPr>
        <w:t xml:space="preserve"> </w:t>
      </w:r>
      <w:r w:rsidRPr="00F94CB9">
        <w:rPr>
          <w:sz w:val="28"/>
          <w:szCs w:val="28"/>
          <w:lang w:val="fr-FR"/>
          <w:rPrChange w:id="18690" w:author="Peng Luqi" w:date="2019-10-13T14:50:00Z">
            <w:rPr>
              <w:lang w:val="fr-FR"/>
            </w:rPr>
          </w:rPrChange>
        </w:rPr>
        <w:t>sérieusement</w:t>
      </w:r>
      <w:r w:rsidRPr="00F94CB9">
        <w:rPr>
          <w:spacing w:val="-11"/>
          <w:sz w:val="28"/>
          <w:szCs w:val="28"/>
          <w:lang w:val="fr-FR"/>
          <w:rPrChange w:id="18691" w:author="Peng Luqi" w:date="2019-10-13T14:50:00Z">
            <w:rPr>
              <w:spacing w:val="-11"/>
              <w:lang w:val="fr-FR"/>
            </w:rPr>
          </w:rPrChange>
        </w:rPr>
        <w:t xml:space="preserve"> </w:t>
      </w:r>
      <w:r w:rsidRPr="00F94CB9">
        <w:rPr>
          <w:sz w:val="28"/>
          <w:szCs w:val="28"/>
          <w:lang w:val="fr-FR"/>
          <w:rPrChange w:id="18692" w:author="Peng Luqi" w:date="2019-10-13T14:50:00Z">
            <w:rPr>
              <w:lang w:val="fr-FR"/>
            </w:rPr>
          </w:rPrChange>
        </w:rPr>
        <w:t>l</w:t>
      </w:r>
      <w:del w:id="18693" w:author="Peng Luqi" w:date="2019-10-13T14:43:00Z">
        <w:r w:rsidRPr="00F94CB9" w:rsidDel="00EF666F">
          <w:rPr>
            <w:sz w:val="28"/>
            <w:szCs w:val="28"/>
            <w:lang w:val="fr-FR"/>
            <w:rPrChange w:id="18694" w:author="Peng Luqi" w:date="2019-10-13T14:50:00Z">
              <w:rPr>
                <w:lang w:val="fr-FR"/>
              </w:rPr>
            </w:rPrChange>
          </w:rPr>
          <w:delText>’</w:delText>
        </w:r>
      </w:del>
      <w:ins w:id="18695" w:author="Peng Luqi" w:date="2019-10-13T14:43:00Z">
        <w:r w:rsidR="00EF666F" w:rsidRPr="00F94CB9">
          <w:rPr>
            <w:sz w:val="28"/>
            <w:szCs w:val="28"/>
            <w:lang w:val="fr-FR"/>
            <w:rPrChange w:id="18696" w:author="Peng Luqi" w:date="2019-10-13T14:50:00Z">
              <w:rPr>
                <w:lang w:val="fr-FR"/>
              </w:rPr>
            </w:rPrChange>
          </w:rPr>
          <w:t>’</w:t>
        </w:r>
      </w:ins>
      <w:r w:rsidRPr="00F94CB9">
        <w:rPr>
          <w:sz w:val="28"/>
          <w:szCs w:val="28"/>
          <w:lang w:val="fr-FR"/>
          <w:rPrChange w:id="18697" w:author="Peng Luqi" w:date="2019-10-13T14:50:00Z">
            <w:rPr>
              <w:lang w:val="fr-FR"/>
            </w:rPr>
          </w:rPrChange>
        </w:rPr>
        <w:t>investissement</w:t>
      </w:r>
      <w:r w:rsidRPr="00F94CB9">
        <w:rPr>
          <w:spacing w:val="-11"/>
          <w:sz w:val="28"/>
          <w:szCs w:val="28"/>
          <w:lang w:val="fr-FR"/>
          <w:rPrChange w:id="18698" w:author="Peng Luqi" w:date="2019-10-13T14:50:00Z">
            <w:rPr>
              <w:spacing w:val="-11"/>
              <w:lang w:val="fr-FR"/>
            </w:rPr>
          </w:rPrChange>
        </w:rPr>
        <w:t xml:space="preserve"> </w:t>
      </w:r>
      <w:r w:rsidRPr="00F94CB9">
        <w:rPr>
          <w:sz w:val="28"/>
          <w:szCs w:val="28"/>
          <w:lang w:val="fr-FR"/>
          <w:rPrChange w:id="18699" w:author="Peng Luqi" w:date="2019-10-13T14:50:00Z">
            <w:rPr>
              <w:lang w:val="fr-FR"/>
            </w:rPr>
          </w:rPrChange>
        </w:rPr>
        <w:t>pour</w:t>
      </w:r>
      <w:r w:rsidRPr="00F94CB9">
        <w:rPr>
          <w:spacing w:val="-10"/>
          <w:sz w:val="28"/>
          <w:szCs w:val="28"/>
          <w:lang w:val="fr-FR"/>
          <w:rPrChange w:id="18700" w:author="Peng Luqi" w:date="2019-10-13T14:50:00Z">
            <w:rPr>
              <w:spacing w:val="-10"/>
              <w:lang w:val="fr-FR"/>
            </w:rPr>
          </w:rPrChange>
        </w:rPr>
        <w:t xml:space="preserve"> </w:t>
      </w:r>
      <w:r w:rsidRPr="00F94CB9">
        <w:rPr>
          <w:sz w:val="28"/>
          <w:szCs w:val="28"/>
          <w:lang w:val="fr-FR"/>
          <w:rPrChange w:id="18701" w:author="Peng Luqi" w:date="2019-10-13T14:50:00Z">
            <w:rPr>
              <w:lang w:val="fr-FR"/>
            </w:rPr>
          </w:rPrChange>
        </w:rPr>
        <w:t>tout</w:t>
      </w:r>
      <w:r w:rsidRPr="00F94CB9">
        <w:rPr>
          <w:spacing w:val="-11"/>
          <w:sz w:val="28"/>
          <w:szCs w:val="28"/>
          <w:lang w:val="fr-FR"/>
          <w:rPrChange w:id="18702" w:author="Peng Luqi" w:date="2019-10-13T14:50:00Z">
            <w:rPr>
              <w:spacing w:val="-11"/>
              <w:lang w:val="fr-FR"/>
            </w:rPr>
          </w:rPrChange>
        </w:rPr>
        <w:t xml:space="preserve"> </w:t>
      </w:r>
      <w:r w:rsidRPr="00F94CB9">
        <w:rPr>
          <w:sz w:val="28"/>
          <w:szCs w:val="28"/>
          <w:lang w:val="fr-FR"/>
          <w:rPrChange w:id="18703" w:author="Peng Luqi" w:date="2019-10-13T14:50:00Z">
            <w:rPr>
              <w:lang w:val="fr-FR"/>
            </w:rPr>
          </w:rPrChange>
        </w:rPr>
        <w:t>le</w:t>
      </w:r>
      <w:r w:rsidRPr="00F94CB9">
        <w:rPr>
          <w:spacing w:val="-11"/>
          <w:sz w:val="28"/>
          <w:szCs w:val="28"/>
          <w:lang w:val="fr-FR"/>
          <w:rPrChange w:id="18704" w:author="Peng Luqi" w:date="2019-10-13T14:50:00Z">
            <w:rPr>
              <w:spacing w:val="-11"/>
              <w:lang w:val="fr-FR"/>
            </w:rPr>
          </w:rPrChange>
        </w:rPr>
        <w:t xml:space="preserve"> </w:t>
      </w:r>
      <w:r w:rsidRPr="00F94CB9">
        <w:rPr>
          <w:sz w:val="28"/>
          <w:szCs w:val="28"/>
          <w:lang w:val="fr-FR"/>
          <w:rPrChange w:id="18705" w:author="Peng Luqi" w:date="2019-10-13T14:50:00Z">
            <w:rPr>
              <w:lang w:val="fr-FR"/>
            </w:rPr>
          </w:rPrChange>
        </w:rPr>
        <w:t>monde,</w:t>
      </w:r>
      <w:r w:rsidRPr="00F94CB9">
        <w:rPr>
          <w:spacing w:val="-10"/>
          <w:sz w:val="28"/>
          <w:szCs w:val="28"/>
          <w:lang w:val="fr-FR"/>
          <w:rPrChange w:id="18706" w:author="Peng Luqi" w:date="2019-10-13T14:50:00Z">
            <w:rPr>
              <w:spacing w:val="-10"/>
              <w:lang w:val="fr-FR"/>
            </w:rPr>
          </w:rPrChange>
        </w:rPr>
        <w:t xml:space="preserve"> </w:t>
      </w:r>
      <w:r w:rsidRPr="00F94CB9">
        <w:rPr>
          <w:sz w:val="28"/>
          <w:szCs w:val="28"/>
          <w:lang w:val="fr-FR"/>
          <w:rPrChange w:id="18707" w:author="Peng Luqi" w:date="2019-10-13T14:50:00Z">
            <w:rPr>
              <w:lang w:val="fr-FR"/>
            </w:rPr>
          </w:rPrChange>
        </w:rPr>
        <w:t>il</w:t>
      </w:r>
      <w:r w:rsidRPr="00F94CB9">
        <w:rPr>
          <w:spacing w:val="-11"/>
          <w:sz w:val="28"/>
          <w:szCs w:val="28"/>
          <w:lang w:val="fr-FR"/>
          <w:rPrChange w:id="18708" w:author="Peng Luqi" w:date="2019-10-13T14:50:00Z">
            <w:rPr>
              <w:spacing w:val="-11"/>
              <w:lang w:val="fr-FR"/>
            </w:rPr>
          </w:rPrChange>
        </w:rPr>
        <w:t xml:space="preserve"> </w:t>
      </w:r>
      <w:r w:rsidRPr="00F94CB9">
        <w:rPr>
          <w:sz w:val="28"/>
          <w:szCs w:val="28"/>
          <w:lang w:val="fr-FR"/>
          <w:rPrChange w:id="18709" w:author="Peng Luqi" w:date="2019-10-13T14:50:00Z">
            <w:rPr>
              <w:lang w:val="fr-FR"/>
            </w:rPr>
          </w:rPrChange>
        </w:rPr>
        <w:t>n</w:t>
      </w:r>
      <w:del w:id="18710" w:author="Peng Luqi" w:date="2019-10-13T14:43:00Z">
        <w:r w:rsidRPr="00F94CB9" w:rsidDel="00EF666F">
          <w:rPr>
            <w:sz w:val="28"/>
            <w:szCs w:val="28"/>
            <w:lang w:val="fr-FR"/>
            <w:rPrChange w:id="18711" w:author="Peng Luqi" w:date="2019-10-13T14:50:00Z">
              <w:rPr>
                <w:lang w:val="fr-FR"/>
              </w:rPr>
            </w:rPrChange>
          </w:rPr>
          <w:delText>’</w:delText>
        </w:r>
      </w:del>
      <w:ins w:id="18712" w:author="Peng Luqi" w:date="2019-10-13T14:43:00Z">
        <w:r w:rsidR="00EF666F" w:rsidRPr="00F94CB9">
          <w:rPr>
            <w:sz w:val="28"/>
            <w:szCs w:val="28"/>
            <w:lang w:val="fr-FR"/>
            <w:rPrChange w:id="18713" w:author="Peng Luqi" w:date="2019-10-13T14:50:00Z">
              <w:rPr>
                <w:lang w:val="fr-FR"/>
              </w:rPr>
            </w:rPrChange>
          </w:rPr>
          <w:t>’</w:t>
        </w:r>
      </w:ins>
      <w:r w:rsidRPr="00F94CB9">
        <w:rPr>
          <w:sz w:val="28"/>
          <w:szCs w:val="28"/>
          <w:lang w:val="fr-FR"/>
          <w:rPrChange w:id="18714" w:author="Peng Luqi" w:date="2019-10-13T14:50:00Z">
            <w:rPr>
              <w:lang w:val="fr-FR"/>
            </w:rPr>
          </w:rPrChange>
        </w:rPr>
        <w:t>y a aucune raison pour ne pas l</w:t>
      </w:r>
      <w:del w:id="18715" w:author="Peng Luqi" w:date="2019-10-13T14:43:00Z">
        <w:r w:rsidRPr="00F94CB9" w:rsidDel="00EF666F">
          <w:rPr>
            <w:sz w:val="28"/>
            <w:szCs w:val="28"/>
            <w:lang w:val="fr-FR"/>
            <w:rPrChange w:id="18716" w:author="Peng Luqi" w:date="2019-10-13T14:50:00Z">
              <w:rPr>
                <w:lang w:val="fr-FR"/>
              </w:rPr>
            </w:rPrChange>
          </w:rPr>
          <w:delText>’</w:delText>
        </w:r>
      </w:del>
      <w:ins w:id="18717" w:author="Peng Luqi" w:date="2019-10-13T14:43:00Z">
        <w:r w:rsidR="00EF666F" w:rsidRPr="00F94CB9">
          <w:rPr>
            <w:sz w:val="28"/>
            <w:szCs w:val="28"/>
            <w:lang w:val="fr-FR"/>
            <w:rPrChange w:id="18718" w:author="Peng Luqi" w:date="2019-10-13T14:50:00Z">
              <w:rPr>
                <w:lang w:val="fr-FR"/>
              </w:rPr>
            </w:rPrChange>
          </w:rPr>
          <w:t>’</w:t>
        </w:r>
      </w:ins>
      <w:r w:rsidRPr="00F94CB9">
        <w:rPr>
          <w:sz w:val="28"/>
          <w:szCs w:val="28"/>
          <w:lang w:val="fr-FR"/>
          <w:rPrChange w:id="18719" w:author="Peng Luqi" w:date="2019-10-13T14:50:00Z">
            <w:rPr>
              <w:lang w:val="fr-FR"/>
            </w:rPr>
          </w:rPrChange>
        </w:rPr>
        <w:t>étudier sérieusement, c</w:t>
      </w:r>
      <w:del w:id="18720" w:author="Peng Luqi" w:date="2019-10-13T14:43:00Z">
        <w:r w:rsidRPr="00F94CB9" w:rsidDel="00EF666F">
          <w:rPr>
            <w:sz w:val="28"/>
            <w:szCs w:val="28"/>
            <w:lang w:val="fr-FR"/>
            <w:rPrChange w:id="18721" w:author="Peng Luqi" w:date="2019-10-13T14:50:00Z">
              <w:rPr>
                <w:lang w:val="fr-FR"/>
              </w:rPr>
            </w:rPrChange>
          </w:rPr>
          <w:delText>’</w:delText>
        </w:r>
      </w:del>
      <w:ins w:id="18722" w:author="Peng Luqi" w:date="2019-10-13T14:43:00Z">
        <w:r w:rsidR="00EF666F" w:rsidRPr="00F94CB9">
          <w:rPr>
            <w:sz w:val="28"/>
            <w:szCs w:val="28"/>
            <w:lang w:val="fr-FR"/>
            <w:rPrChange w:id="18723" w:author="Peng Luqi" w:date="2019-10-13T14:50:00Z">
              <w:rPr>
                <w:lang w:val="fr-FR"/>
              </w:rPr>
            </w:rPrChange>
          </w:rPr>
          <w:t>’</w:t>
        </w:r>
      </w:ins>
      <w:r w:rsidRPr="00F94CB9">
        <w:rPr>
          <w:sz w:val="28"/>
          <w:szCs w:val="28"/>
          <w:lang w:val="fr-FR"/>
          <w:rPrChange w:id="18724" w:author="Peng Luqi" w:date="2019-10-13T14:50:00Z">
            <w:rPr>
              <w:lang w:val="fr-FR"/>
            </w:rPr>
          </w:rPrChange>
        </w:rPr>
        <w:t>est</w:t>
      </w:r>
      <w:r w:rsidRPr="00F94CB9">
        <w:rPr>
          <w:spacing w:val="-13"/>
          <w:sz w:val="28"/>
          <w:szCs w:val="28"/>
          <w:lang w:val="fr-FR"/>
          <w:rPrChange w:id="18725" w:author="Peng Luqi" w:date="2019-10-13T14:50:00Z">
            <w:rPr>
              <w:spacing w:val="-13"/>
              <w:lang w:val="fr-FR"/>
            </w:rPr>
          </w:rPrChange>
        </w:rPr>
        <w:t xml:space="preserve"> </w:t>
      </w:r>
      <w:r w:rsidRPr="00F94CB9">
        <w:rPr>
          <w:sz w:val="28"/>
          <w:szCs w:val="28"/>
          <w:lang w:val="fr-FR"/>
          <w:rPrChange w:id="18726" w:author="Peng Luqi" w:date="2019-10-13T14:50:00Z">
            <w:rPr>
              <w:lang w:val="fr-FR"/>
            </w:rPr>
          </w:rPrChange>
        </w:rPr>
        <w:t>vrai.</w:t>
      </w:r>
    </w:p>
    <w:sectPr w:rsidR="002B38DF" w:rsidRPr="00F94CB9">
      <w:pgSz w:w="11910" w:h="16840"/>
      <w:pgMar w:top="1360" w:right="12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181F"/>
    <w:multiLevelType w:val="hybridMultilevel"/>
    <w:tmpl w:val="750E2840"/>
    <w:lvl w:ilvl="0" w:tplc="A866F66C">
      <w:start w:val="1"/>
      <w:numFmt w:val="decimal"/>
      <w:lvlText w:val="%1."/>
      <w:lvlJc w:val="left"/>
      <w:pPr>
        <w:ind w:left="530" w:hanging="360"/>
      </w:pPr>
      <w:rPr>
        <w:rFonts w:hint="default"/>
        <w:b/>
        <w:bCs/>
        <w:spacing w:val="-1"/>
        <w:w w:val="100"/>
        <w:sz w:val="36"/>
        <w:szCs w:val="36"/>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15:restartNumberingAfterBreak="0">
    <w:nsid w:val="07DA5618"/>
    <w:multiLevelType w:val="hybridMultilevel"/>
    <w:tmpl w:val="1AE88B9C"/>
    <w:lvl w:ilvl="0" w:tplc="81AC3074">
      <w:start w:val="1"/>
      <w:numFmt w:val="decimal"/>
      <w:lvlText w:val="%1."/>
      <w:lvlJc w:val="left"/>
      <w:pPr>
        <w:ind w:left="850" w:hanging="360"/>
      </w:pPr>
      <w:rPr>
        <w:rFonts w:ascii="Times New Roman" w:eastAsia="Times New Roman" w:hAnsi="Times New Roman" w:cs="Times New Roman" w:hint="default"/>
        <w:w w:val="99"/>
        <w:sz w:val="28"/>
        <w:szCs w:val="28"/>
      </w:rPr>
    </w:lvl>
    <w:lvl w:ilvl="1" w:tplc="2036FF7C">
      <w:numFmt w:val="bullet"/>
      <w:lvlText w:val="•"/>
      <w:lvlJc w:val="left"/>
      <w:pPr>
        <w:ind w:left="1708" w:hanging="360"/>
      </w:pPr>
      <w:rPr>
        <w:rFonts w:hint="default"/>
      </w:rPr>
    </w:lvl>
    <w:lvl w:ilvl="2" w:tplc="066488AE">
      <w:numFmt w:val="bullet"/>
      <w:lvlText w:val="•"/>
      <w:lvlJc w:val="left"/>
      <w:pPr>
        <w:ind w:left="2557" w:hanging="360"/>
      </w:pPr>
      <w:rPr>
        <w:rFonts w:hint="default"/>
      </w:rPr>
    </w:lvl>
    <w:lvl w:ilvl="3" w:tplc="06984770">
      <w:numFmt w:val="bullet"/>
      <w:lvlText w:val="•"/>
      <w:lvlJc w:val="left"/>
      <w:pPr>
        <w:ind w:left="3405" w:hanging="360"/>
      </w:pPr>
      <w:rPr>
        <w:rFonts w:hint="default"/>
      </w:rPr>
    </w:lvl>
    <w:lvl w:ilvl="4" w:tplc="01D00170">
      <w:numFmt w:val="bullet"/>
      <w:lvlText w:val="•"/>
      <w:lvlJc w:val="left"/>
      <w:pPr>
        <w:ind w:left="4254" w:hanging="360"/>
      </w:pPr>
      <w:rPr>
        <w:rFonts w:hint="default"/>
      </w:rPr>
    </w:lvl>
    <w:lvl w:ilvl="5" w:tplc="88E8C37E">
      <w:numFmt w:val="bullet"/>
      <w:lvlText w:val="•"/>
      <w:lvlJc w:val="left"/>
      <w:pPr>
        <w:ind w:left="5102" w:hanging="360"/>
      </w:pPr>
      <w:rPr>
        <w:rFonts w:hint="default"/>
      </w:rPr>
    </w:lvl>
    <w:lvl w:ilvl="6" w:tplc="4CDE6B16">
      <w:numFmt w:val="bullet"/>
      <w:lvlText w:val="•"/>
      <w:lvlJc w:val="left"/>
      <w:pPr>
        <w:ind w:left="5951" w:hanging="360"/>
      </w:pPr>
      <w:rPr>
        <w:rFonts w:hint="default"/>
      </w:rPr>
    </w:lvl>
    <w:lvl w:ilvl="7" w:tplc="C2360F58">
      <w:numFmt w:val="bullet"/>
      <w:lvlText w:val="•"/>
      <w:lvlJc w:val="left"/>
      <w:pPr>
        <w:ind w:left="6799" w:hanging="360"/>
      </w:pPr>
      <w:rPr>
        <w:rFonts w:hint="default"/>
      </w:rPr>
    </w:lvl>
    <w:lvl w:ilvl="8" w:tplc="1E68D878">
      <w:numFmt w:val="bullet"/>
      <w:lvlText w:val="•"/>
      <w:lvlJc w:val="left"/>
      <w:pPr>
        <w:ind w:left="7648" w:hanging="360"/>
      </w:pPr>
      <w:rPr>
        <w:rFonts w:hint="default"/>
      </w:rPr>
    </w:lvl>
  </w:abstractNum>
  <w:abstractNum w:abstractNumId="2" w15:restartNumberingAfterBreak="0">
    <w:nsid w:val="0FF73713"/>
    <w:multiLevelType w:val="multilevel"/>
    <w:tmpl w:val="CAACC9B0"/>
    <w:lvl w:ilvl="0">
      <w:start w:val="2"/>
      <w:numFmt w:val="decimal"/>
      <w:lvlText w:val="%1"/>
      <w:lvlJc w:val="left"/>
      <w:pPr>
        <w:ind w:left="625" w:hanging="496"/>
      </w:pPr>
      <w:rPr>
        <w:rFonts w:hint="default"/>
      </w:rPr>
    </w:lvl>
    <w:lvl w:ilvl="1">
      <w:start w:val="2"/>
      <w:numFmt w:val="decimal"/>
      <w:lvlText w:val="%1.%2"/>
      <w:lvlJc w:val="left"/>
      <w:pPr>
        <w:ind w:left="625" w:hanging="496"/>
      </w:pPr>
      <w:rPr>
        <w:rFonts w:hint="default"/>
      </w:rPr>
    </w:lvl>
    <w:lvl w:ilvl="2">
      <w:start w:val="1"/>
      <w:numFmt w:val="decimal"/>
      <w:lvlText w:val="%1.%2.%3"/>
      <w:lvlJc w:val="left"/>
      <w:pPr>
        <w:ind w:left="625" w:hanging="496"/>
      </w:pPr>
      <w:rPr>
        <w:rFonts w:ascii="Times New Roman" w:eastAsia="Times New Roman" w:hAnsi="Times New Roman" w:cs="Times New Roman" w:hint="default"/>
        <w:b/>
        <w:bCs/>
        <w:spacing w:val="-1"/>
        <w:w w:val="100"/>
        <w:sz w:val="22"/>
        <w:szCs w:val="22"/>
      </w:rPr>
    </w:lvl>
    <w:lvl w:ilvl="3">
      <w:numFmt w:val="bullet"/>
      <w:lvlText w:val="•"/>
      <w:lvlJc w:val="left"/>
      <w:pPr>
        <w:ind w:left="3237" w:hanging="496"/>
      </w:pPr>
      <w:rPr>
        <w:rFonts w:hint="default"/>
      </w:rPr>
    </w:lvl>
    <w:lvl w:ilvl="4">
      <w:numFmt w:val="bullet"/>
      <w:lvlText w:val="•"/>
      <w:lvlJc w:val="left"/>
      <w:pPr>
        <w:ind w:left="4110" w:hanging="496"/>
      </w:pPr>
      <w:rPr>
        <w:rFonts w:hint="default"/>
      </w:rPr>
    </w:lvl>
    <w:lvl w:ilvl="5">
      <w:numFmt w:val="bullet"/>
      <w:lvlText w:val="•"/>
      <w:lvlJc w:val="left"/>
      <w:pPr>
        <w:ind w:left="4982" w:hanging="496"/>
      </w:pPr>
      <w:rPr>
        <w:rFonts w:hint="default"/>
      </w:rPr>
    </w:lvl>
    <w:lvl w:ilvl="6">
      <w:numFmt w:val="bullet"/>
      <w:lvlText w:val="•"/>
      <w:lvlJc w:val="left"/>
      <w:pPr>
        <w:ind w:left="5855" w:hanging="496"/>
      </w:pPr>
      <w:rPr>
        <w:rFonts w:hint="default"/>
      </w:rPr>
    </w:lvl>
    <w:lvl w:ilvl="7">
      <w:numFmt w:val="bullet"/>
      <w:lvlText w:val="•"/>
      <w:lvlJc w:val="left"/>
      <w:pPr>
        <w:ind w:left="6727" w:hanging="496"/>
      </w:pPr>
      <w:rPr>
        <w:rFonts w:hint="default"/>
      </w:rPr>
    </w:lvl>
    <w:lvl w:ilvl="8">
      <w:numFmt w:val="bullet"/>
      <w:lvlText w:val="•"/>
      <w:lvlJc w:val="left"/>
      <w:pPr>
        <w:ind w:left="7600" w:hanging="496"/>
      </w:pPr>
      <w:rPr>
        <w:rFonts w:hint="default"/>
      </w:rPr>
    </w:lvl>
  </w:abstractNum>
  <w:abstractNum w:abstractNumId="3" w15:restartNumberingAfterBreak="0">
    <w:nsid w:val="10B0555D"/>
    <w:multiLevelType w:val="hybridMultilevel"/>
    <w:tmpl w:val="3D380380"/>
    <w:lvl w:ilvl="0" w:tplc="80301394">
      <w:start w:val="1"/>
      <w:numFmt w:val="decimal"/>
      <w:lvlText w:val="%1."/>
      <w:lvlJc w:val="left"/>
      <w:pPr>
        <w:ind w:left="850" w:hanging="360"/>
      </w:pPr>
      <w:rPr>
        <w:rFonts w:ascii="Times New Roman" w:eastAsia="Times New Roman" w:hAnsi="Times New Roman" w:cs="Times New Roman" w:hint="default"/>
        <w:w w:val="99"/>
        <w:sz w:val="28"/>
        <w:szCs w:val="28"/>
      </w:rPr>
    </w:lvl>
    <w:lvl w:ilvl="1" w:tplc="77F8C1BE">
      <w:numFmt w:val="bullet"/>
      <w:lvlText w:val="•"/>
      <w:lvlJc w:val="left"/>
      <w:pPr>
        <w:ind w:left="1708" w:hanging="360"/>
      </w:pPr>
      <w:rPr>
        <w:rFonts w:hint="default"/>
      </w:rPr>
    </w:lvl>
    <w:lvl w:ilvl="2" w:tplc="1E923C38">
      <w:numFmt w:val="bullet"/>
      <w:lvlText w:val="•"/>
      <w:lvlJc w:val="left"/>
      <w:pPr>
        <w:ind w:left="2557" w:hanging="360"/>
      </w:pPr>
      <w:rPr>
        <w:rFonts w:hint="default"/>
      </w:rPr>
    </w:lvl>
    <w:lvl w:ilvl="3" w:tplc="B4548122">
      <w:numFmt w:val="bullet"/>
      <w:lvlText w:val="•"/>
      <w:lvlJc w:val="left"/>
      <w:pPr>
        <w:ind w:left="3405" w:hanging="360"/>
      </w:pPr>
      <w:rPr>
        <w:rFonts w:hint="default"/>
      </w:rPr>
    </w:lvl>
    <w:lvl w:ilvl="4" w:tplc="935809E8">
      <w:numFmt w:val="bullet"/>
      <w:lvlText w:val="•"/>
      <w:lvlJc w:val="left"/>
      <w:pPr>
        <w:ind w:left="4254" w:hanging="360"/>
      </w:pPr>
      <w:rPr>
        <w:rFonts w:hint="default"/>
      </w:rPr>
    </w:lvl>
    <w:lvl w:ilvl="5" w:tplc="75BC51D6">
      <w:numFmt w:val="bullet"/>
      <w:lvlText w:val="•"/>
      <w:lvlJc w:val="left"/>
      <w:pPr>
        <w:ind w:left="5102" w:hanging="360"/>
      </w:pPr>
      <w:rPr>
        <w:rFonts w:hint="default"/>
      </w:rPr>
    </w:lvl>
    <w:lvl w:ilvl="6" w:tplc="F8464286">
      <w:numFmt w:val="bullet"/>
      <w:lvlText w:val="•"/>
      <w:lvlJc w:val="left"/>
      <w:pPr>
        <w:ind w:left="5951" w:hanging="360"/>
      </w:pPr>
      <w:rPr>
        <w:rFonts w:hint="default"/>
      </w:rPr>
    </w:lvl>
    <w:lvl w:ilvl="7" w:tplc="9ABC9AF2">
      <w:numFmt w:val="bullet"/>
      <w:lvlText w:val="•"/>
      <w:lvlJc w:val="left"/>
      <w:pPr>
        <w:ind w:left="6799" w:hanging="360"/>
      </w:pPr>
      <w:rPr>
        <w:rFonts w:hint="default"/>
      </w:rPr>
    </w:lvl>
    <w:lvl w:ilvl="8" w:tplc="9BFCB5A8">
      <w:numFmt w:val="bullet"/>
      <w:lvlText w:val="•"/>
      <w:lvlJc w:val="left"/>
      <w:pPr>
        <w:ind w:left="7648" w:hanging="360"/>
      </w:pPr>
      <w:rPr>
        <w:rFonts w:hint="default"/>
      </w:rPr>
    </w:lvl>
  </w:abstractNum>
  <w:abstractNum w:abstractNumId="4" w15:restartNumberingAfterBreak="0">
    <w:nsid w:val="14D20278"/>
    <w:multiLevelType w:val="hybridMultilevel"/>
    <w:tmpl w:val="C27A50CA"/>
    <w:lvl w:ilvl="0" w:tplc="E9366E52">
      <w:numFmt w:val="bullet"/>
      <w:lvlText w:val=""/>
      <w:lvlJc w:val="left"/>
      <w:pPr>
        <w:ind w:left="850" w:hanging="359"/>
      </w:pPr>
      <w:rPr>
        <w:rFonts w:ascii="Symbol" w:eastAsia="Symbol" w:hAnsi="Symbol" w:cs="Symbol" w:hint="default"/>
        <w:w w:val="100"/>
        <w:sz w:val="20"/>
        <w:szCs w:val="20"/>
      </w:rPr>
    </w:lvl>
    <w:lvl w:ilvl="1" w:tplc="C7B4E7E4">
      <w:numFmt w:val="bullet"/>
      <w:lvlText w:val="•"/>
      <w:lvlJc w:val="left"/>
      <w:pPr>
        <w:ind w:left="1708" w:hanging="359"/>
      </w:pPr>
      <w:rPr>
        <w:rFonts w:hint="default"/>
      </w:rPr>
    </w:lvl>
    <w:lvl w:ilvl="2" w:tplc="9ADC6138">
      <w:numFmt w:val="bullet"/>
      <w:lvlText w:val="•"/>
      <w:lvlJc w:val="left"/>
      <w:pPr>
        <w:ind w:left="2557" w:hanging="359"/>
      </w:pPr>
      <w:rPr>
        <w:rFonts w:hint="default"/>
      </w:rPr>
    </w:lvl>
    <w:lvl w:ilvl="3" w:tplc="0A8628D6">
      <w:numFmt w:val="bullet"/>
      <w:lvlText w:val="•"/>
      <w:lvlJc w:val="left"/>
      <w:pPr>
        <w:ind w:left="3405" w:hanging="359"/>
      </w:pPr>
      <w:rPr>
        <w:rFonts w:hint="default"/>
      </w:rPr>
    </w:lvl>
    <w:lvl w:ilvl="4" w:tplc="22A8E552">
      <w:numFmt w:val="bullet"/>
      <w:lvlText w:val="•"/>
      <w:lvlJc w:val="left"/>
      <w:pPr>
        <w:ind w:left="4254" w:hanging="359"/>
      </w:pPr>
      <w:rPr>
        <w:rFonts w:hint="default"/>
      </w:rPr>
    </w:lvl>
    <w:lvl w:ilvl="5" w:tplc="135AA39C">
      <w:numFmt w:val="bullet"/>
      <w:lvlText w:val="•"/>
      <w:lvlJc w:val="left"/>
      <w:pPr>
        <w:ind w:left="5102" w:hanging="359"/>
      </w:pPr>
      <w:rPr>
        <w:rFonts w:hint="default"/>
      </w:rPr>
    </w:lvl>
    <w:lvl w:ilvl="6" w:tplc="44889F36">
      <w:numFmt w:val="bullet"/>
      <w:lvlText w:val="•"/>
      <w:lvlJc w:val="left"/>
      <w:pPr>
        <w:ind w:left="5951" w:hanging="359"/>
      </w:pPr>
      <w:rPr>
        <w:rFonts w:hint="default"/>
      </w:rPr>
    </w:lvl>
    <w:lvl w:ilvl="7" w:tplc="83CA8284">
      <w:numFmt w:val="bullet"/>
      <w:lvlText w:val="•"/>
      <w:lvlJc w:val="left"/>
      <w:pPr>
        <w:ind w:left="6799" w:hanging="359"/>
      </w:pPr>
      <w:rPr>
        <w:rFonts w:hint="default"/>
      </w:rPr>
    </w:lvl>
    <w:lvl w:ilvl="8" w:tplc="9A7293F2">
      <w:numFmt w:val="bullet"/>
      <w:lvlText w:val="•"/>
      <w:lvlJc w:val="left"/>
      <w:pPr>
        <w:ind w:left="7648" w:hanging="359"/>
      </w:pPr>
      <w:rPr>
        <w:rFonts w:hint="default"/>
      </w:rPr>
    </w:lvl>
  </w:abstractNum>
  <w:abstractNum w:abstractNumId="5" w15:restartNumberingAfterBreak="0">
    <w:nsid w:val="1C5401E7"/>
    <w:multiLevelType w:val="hybridMultilevel"/>
    <w:tmpl w:val="6D0A8D3E"/>
    <w:lvl w:ilvl="0" w:tplc="2BC0ED12">
      <w:numFmt w:val="bullet"/>
      <w:lvlText w:val="-"/>
      <w:lvlJc w:val="left"/>
      <w:pPr>
        <w:ind w:left="850" w:hanging="360"/>
      </w:pPr>
      <w:rPr>
        <w:rFonts w:ascii="Times New Roman" w:eastAsia="Times New Roman" w:hAnsi="Times New Roman" w:cs="Times New Roman" w:hint="default"/>
        <w:w w:val="100"/>
        <w:sz w:val="22"/>
        <w:szCs w:val="22"/>
      </w:rPr>
    </w:lvl>
    <w:lvl w:ilvl="1" w:tplc="8BA0DFDE">
      <w:numFmt w:val="bullet"/>
      <w:lvlText w:val="•"/>
      <w:lvlJc w:val="left"/>
      <w:pPr>
        <w:ind w:left="1708" w:hanging="360"/>
      </w:pPr>
      <w:rPr>
        <w:rFonts w:hint="default"/>
      </w:rPr>
    </w:lvl>
    <w:lvl w:ilvl="2" w:tplc="D346D880">
      <w:numFmt w:val="bullet"/>
      <w:lvlText w:val="•"/>
      <w:lvlJc w:val="left"/>
      <w:pPr>
        <w:ind w:left="2557" w:hanging="360"/>
      </w:pPr>
      <w:rPr>
        <w:rFonts w:hint="default"/>
      </w:rPr>
    </w:lvl>
    <w:lvl w:ilvl="3" w:tplc="24400BBE">
      <w:numFmt w:val="bullet"/>
      <w:lvlText w:val="•"/>
      <w:lvlJc w:val="left"/>
      <w:pPr>
        <w:ind w:left="3405" w:hanging="360"/>
      </w:pPr>
      <w:rPr>
        <w:rFonts w:hint="default"/>
      </w:rPr>
    </w:lvl>
    <w:lvl w:ilvl="4" w:tplc="E26CDA4C">
      <w:numFmt w:val="bullet"/>
      <w:lvlText w:val="•"/>
      <w:lvlJc w:val="left"/>
      <w:pPr>
        <w:ind w:left="4254" w:hanging="360"/>
      </w:pPr>
      <w:rPr>
        <w:rFonts w:hint="default"/>
      </w:rPr>
    </w:lvl>
    <w:lvl w:ilvl="5" w:tplc="3580B678">
      <w:numFmt w:val="bullet"/>
      <w:lvlText w:val="•"/>
      <w:lvlJc w:val="left"/>
      <w:pPr>
        <w:ind w:left="5102" w:hanging="360"/>
      </w:pPr>
      <w:rPr>
        <w:rFonts w:hint="default"/>
      </w:rPr>
    </w:lvl>
    <w:lvl w:ilvl="6" w:tplc="8B9E8FD6">
      <w:numFmt w:val="bullet"/>
      <w:lvlText w:val="•"/>
      <w:lvlJc w:val="left"/>
      <w:pPr>
        <w:ind w:left="5951" w:hanging="360"/>
      </w:pPr>
      <w:rPr>
        <w:rFonts w:hint="default"/>
      </w:rPr>
    </w:lvl>
    <w:lvl w:ilvl="7" w:tplc="67A24084">
      <w:numFmt w:val="bullet"/>
      <w:lvlText w:val="•"/>
      <w:lvlJc w:val="left"/>
      <w:pPr>
        <w:ind w:left="6799" w:hanging="360"/>
      </w:pPr>
      <w:rPr>
        <w:rFonts w:hint="default"/>
      </w:rPr>
    </w:lvl>
    <w:lvl w:ilvl="8" w:tplc="6D304716">
      <w:numFmt w:val="bullet"/>
      <w:lvlText w:val="•"/>
      <w:lvlJc w:val="left"/>
      <w:pPr>
        <w:ind w:left="7648" w:hanging="360"/>
      </w:pPr>
      <w:rPr>
        <w:rFonts w:hint="default"/>
      </w:rPr>
    </w:lvl>
  </w:abstractNum>
  <w:abstractNum w:abstractNumId="6" w15:restartNumberingAfterBreak="0">
    <w:nsid w:val="1DE75C5F"/>
    <w:multiLevelType w:val="hybridMultilevel"/>
    <w:tmpl w:val="CA603C00"/>
    <w:lvl w:ilvl="0" w:tplc="2A5ED31A">
      <w:start w:val="3"/>
      <w:numFmt w:val="decimal"/>
      <w:lvlText w:val="%1."/>
      <w:lvlJc w:val="left"/>
      <w:pPr>
        <w:ind w:left="530" w:hanging="360"/>
      </w:pPr>
      <w:rPr>
        <w:rFonts w:hint="default"/>
        <w:b/>
        <w:bCs/>
        <w:spacing w:val="-1"/>
        <w:w w:val="100"/>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7" w15:restartNumberingAfterBreak="0">
    <w:nsid w:val="20AE7B92"/>
    <w:multiLevelType w:val="hybridMultilevel"/>
    <w:tmpl w:val="AA085E9A"/>
    <w:lvl w:ilvl="0" w:tplc="053414CC">
      <w:start w:val="4"/>
      <w:numFmt w:val="decimal"/>
      <w:lvlText w:val="%1."/>
      <w:lvlJc w:val="left"/>
      <w:pPr>
        <w:ind w:left="530" w:hanging="360"/>
      </w:pPr>
      <w:rPr>
        <w:rFonts w:hint="default"/>
        <w:b/>
        <w:bCs/>
        <w:spacing w:val="-1"/>
        <w:w w:val="100"/>
      </w:rPr>
    </w:lvl>
    <w:lvl w:ilvl="1" w:tplc="04090019">
      <w:start w:val="1"/>
      <w:numFmt w:val="lowerLetter"/>
      <w:lvlText w:val="%2)"/>
      <w:lvlJc w:val="left"/>
      <w:pPr>
        <w:ind w:left="1240" w:hanging="420"/>
      </w:pPr>
    </w:lvl>
    <w:lvl w:ilvl="2" w:tplc="0409001B">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15:restartNumberingAfterBreak="0">
    <w:nsid w:val="35B529E4"/>
    <w:multiLevelType w:val="hybridMultilevel"/>
    <w:tmpl w:val="A9548CEA"/>
    <w:lvl w:ilvl="0" w:tplc="6CECF3F8">
      <w:numFmt w:val="bullet"/>
      <w:lvlText w:val=""/>
      <w:lvlJc w:val="left"/>
      <w:pPr>
        <w:ind w:left="850" w:hanging="360"/>
      </w:pPr>
      <w:rPr>
        <w:rFonts w:ascii="Symbol" w:eastAsia="Symbol" w:hAnsi="Symbol" w:cs="Symbol" w:hint="default"/>
        <w:w w:val="100"/>
        <w:sz w:val="20"/>
        <w:szCs w:val="20"/>
      </w:rPr>
    </w:lvl>
    <w:lvl w:ilvl="1" w:tplc="2B3C2C36">
      <w:numFmt w:val="bullet"/>
      <w:lvlText w:val="•"/>
      <w:lvlJc w:val="left"/>
      <w:pPr>
        <w:ind w:left="1708" w:hanging="360"/>
      </w:pPr>
      <w:rPr>
        <w:rFonts w:hint="default"/>
      </w:rPr>
    </w:lvl>
    <w:lvl w:ilvl="2" w:tplc="6AD87978">
      <w:numFmt w:val="bullet"/>
      <w:lvlText w:val="•"/>
      <w:lvlJc w:val="left"/>
      <w:pPr>
        <w:ind w:left="2557" w:hanging="360"/>
      </w:pPr>
      <w:rPr>
        <w:rFonts w:hint="default"/>
      </w:rPr>
    </w:lvl>
    <w:lvl w:ilvl="3" w:tplc="63867152">
      <w:numFmt w:val="bullet"/>
      <w:lvlText w:val="•"/>
      <w:lvlJc w:val="left"/>
      <w:pPr>
        <w:ind w:left="3405" w:hanging="360"/>
      </w:pPr>
      <w:rPr>
        <w:rFonts w:hint="default"/>
      </w:rPr>
    </w:lvl>
    <w:lvl w:ilvl="4" w:tplc="F210DE8C">
      <w:numFmt w:val="bullet"/>
      <w:lvlText w:val="•"/>
      <w:lvlJc w:val="left"/>
      <w:pPr>
        <w:ind w:left="4254" w:hanging="360"/>
      </w:pPr>
      <w:rPr>
        <w:rFonts w:hint="default"/>
      </w:rPr>
    </w:lvl>
    <w:lvl w:ilvl="5" w:tplc="2BB4F7E8">
      <w:numFmt w:val="bullet"/>
      <w:lvlText w:val="•"/>
      <w:lvlJc w:val="left"/>
      <w:pPr>
        <w:ind w:left="5102" w:hanging="360"/>
      </w:pPr>
      <w:rPr>
        <w:rFonts w:hint="default"/>
      </w:rPr>
    </w:lvl>
    <w:lvl w:ilvl="6" w:tplc="2D14C1B0">
      <w:numFmt w:val="bullet"/>
      <w:lvlText w:val="•"/>
      <w:lvlJc w:val="left"/>
      <w:pPr>
        <w:ind w:left="5951" w:hanging="360"/>
      </w:pPr>
      <w:rPr>
        <w:rFonts w:hint="default"/>
      </w:rPr>
    </w:lvl>
    <w:lvl w:ilvl="7" w:tplc="1B4EC516">
      <w:numFmt w:val="bullet"/>
      <w:lvlText w:val="•"/>
      <w:lvlJc w:val="left"/>
      <w:pPr>
        <w:ind w:left="6799" w:hanging="360"/>
      </w:pPr>
      <w:rPr>
        <w:rFonts w:hint="default"/>
      </w:rPr>
    </w:lvl>
    <w:lvl w:ilvl="8" w:tplc="9984ECD4">
      <w:numFmt w:val="bullet"/>
      <w:lvlText w:val="•"/>
      <w:lvlJc w:val="left"/>
      <w:pPr>
        <w:ind w:left="7648" w:hanging="360"/>
      </w:pPr>
      <w:rPr>
        <w:rFonts w:hint="default"/>
      </w:rPr>
    </w:lvl>
  </w:abstractNum>
  <w:abstractNum w:abstractNumId="9" w15:restartNumberingAfterBreak="0">
    <w:nsid w:val="392F0489"/>
    <w:multiLevelType w:val="hybridMultilevel"/>
    <w:tmpl w:val="3B36D24A"/>
    <w:lvl w:ilvl="0" w:tplc="DFC2BEDA">
      <w:start w:val="1"/>
      <w:numFmt w:val="decimal"/>
      <w:lvlText w:val="%1."/>
      <w:lvlJc w:val="left"/>
      <w:pPr>
        <w:ind w:left="130" w:hanging="360"/>
      </w:pPr>
      <w:rPr>
        <w:rFonts w:hint="default"/>
        <w:b/>
        <w:bCs/>
        <w:spacing w:val="-1"/>
        <w:w w:val="100"/>
      </w:rPr>
    </w:lvl>
    <w:lvl w:ilvl="1" w:tplc="33E2C7A6">
      <w:numFmt w:val="bullet"/>
      <w:lvlText w:val="●"/>
      <w:lvlJc w:val="left"/>
      <w:pPr>
        <w:ind w:left="850" w:hanging="360"/>
      </w:pPr>
      <w:rPr>
        <w:rFonts w:ascii="Times New Roman" w:eastAsia="Times New Roman" w:hAnsi="Times New Roman" w:cs="Times New Roman" w:hint="default"/>
        <w:w w:val="99"/>
        <w:sz w:val="28"/>
        <w:szCs w:val="28"/>
      </w:rPr>
    </w:lvl>
    <w:lvl w:ilvl="2" w:tplc="A8D2EBA0">
      <w:numFmt w:val="bullet"/>
      <w:lvlText w:val="•"/>
      <w:lvlJc w:val="left"/>
      <w:pPr>
        <w:ind w:left="1802" w:hanging="360"/>
      </w:pPr>
      <w:rPr>
        <w:rFonts w:hint="default"/>
      </w:rPr>
    </w:lvl>
    <w:lvl w:ilvl="3" w:tplc="E3001A20">
      <w:numFmt w:val="bullet"/>
      <w:lvlText w:val="•"/>
      <w:lvlJc w:val="left"/>
      <w:pPr>
        <w:ind w:left="2745" w:hanging="360"/>
      </w:pPr>
      <w:rPr>
        <w:rFonts w:hint="default"/>
      </w:rPr>
    </w:lvl>
    <w:lvl w:ilvl="4" w:tplc="C540E5B6">
      <w:numFmt w:val="bullet"/>
      <w:lvlText w:val="•"/>
      <w:lvlJc w:val="left"/>
      <w:pPr>
        <w:ind w:left="3688" w:hanging="360"/>
      </w:pPr>
      <w:rPr>
        <w:rFonts w:hint="default"/>
      </w:rPr>
    </w:lvl>
    <w:lvl w:ilvl="5" w:tplc="24A413E2">
      <w:numFmt w:val="bullet"/>
      <w:lvlText w:val="•"/>
      <w:lvlJc w:val="left"/>
      <w:pPr>
        <w:ind w:left="4631" w:hanging="360"/>
      </w:pPr>
      <w:rPr>
        <w:rFonts w:hint="default"/>
      </w:rPr>
    </w:lvl>
    <w:lvl w:ilvl="6" w:tplc="147AC93A">
      <w:numFmt w:val="bullet"/>
      <w:lvlText w:val="•"/>
      <w:lvlJc w:val="left"/>
      <w:pPr>
        <w:ind w:left="5574" w:hanging="360"/>
      </w:pPr>
      <w:rPr>
        <w:rFonts w:hint="default"/>
      </w:rPr>
    </w:lvl>
    <w:lvl w:ilvl="7" w:tplc="5E787A32">
      <w:numFmt w:val="bullet"/>
      <w:lvlText w:val="•"/>
      <w:lvlJc w:val="left"/>
      <w:pPr>
        <w:ind w:left="6517" w:hanging="360"/>
      </w:pPr>
      <w:rPr>
        <w:rFonts w:hint="default"/>
      </w:rPr>
    </w:lvl>
    <w:lvl w:ilvl="8" w:tplc="4B5436E0">
      <w:numFmt w:val="bullet"/>
      <w:lvlText w:val="•"/>
      <w:lvlJc w:val="left"/>
      <w:pPr>
        <w:ind w:left="7459" w:hanging="360"/>
      </w:pPr>
      <w:rPr>
        <w:rFonts w:hint="default"/>
      </w:rPr>
    </w:lvl>
  </w:abstractNum>
  <w:abstractNum w:abstractNumId="10" w15:restartNumberingAfterBreak="0">
    <w:nsid w:val="43E85A1C"/>
    <w:multiLevelType w:val="multilevel"/>
    <w:tmpl w:val="EA661382"/>
    <w:lvl w:ilvl="0">
      <w:start w:val="102"/>
      <w:numFmt w:val="decimal"/>
      <w:lvlText w:val="%1"/>
      <w:lvlJc w:val="left"/>
      <w:pPr>
        <w:ind w:left="1109" w:hanging="980"/>
      </w:pPr>
      <w:rPr>
        <w:rFonts w:hint="default"/>
      </w:rPr>
    </w:lvl>
    <w:lvl w:ilvl="1">
      <w:start w:val="32"/>
      <w:numFmt w:val="decimal"/>
      <w:lvlText w:val="%1.%2"/>
      <w:lvlJc w:val="left"/>
      <w:pPr>
        <w:ind w:left="1109" w:hanging="980"/>
      </w:pPr>
      <w:rPr>
        <w:rFonts w:ascii="Times New Roman" w:eastAsia="Times New Roman" w:hAnsi="Times New Roman" w:cs="Times New Roman" w:hint="default"/>
        <w:color w:val="FF0000"/>
        <w:w w:val="99"/>
        <w:sz w:val="28"/>
        <w:szCs w:val="28"/>
      </w:rPr>
    </w:lvl>
    <w:lvl w:ilvl="2">
      <w:numFmt w:val="bullet"/>
      <w:lvlText w:val="●"/>
      <w:lvlJc w:val="left"/>
      <w:pPr>
        <w:ind w:left="850" w:hanging="360"/>
      </w:pPr>
      <w:rPr>
        <w:rFonts w:ascii="Times New Roman" w:eastAsia="Times New Roman" w:hAnsi="Times New Roman" w:cs="Times New Roman" w:hint="default"/>
        <w:w w:val="99"/>
        <w:sz w:val="28"/>
        <w:szCs w:val="28"/>
      </w:rPr>
    </w:lvl>
    <w:lvl w:ilvl="3">
      <w:numFmt w:val="bullet"/>
      <w:lvlText w:val="•"/>
      <w:lvlJc w:val="left"/>
      <w:pPr>
        <w:ind w:left="2932" w:hanging="360"/>
      </w:pPr>
      <w:rPr>
        <w:rFonts w:hint="default"/>
      </w:rPr>
    </w:lvl>
    <w:lvl w:ilvl="4">
      <w:numFmt w:val="bullet"/>
      <w:lvlText w:val="•"/>
      <w:lvlJc w:val="left"/>
      <w:pPr>
        <w:ind w:left="3848" w:hanging="360"/>
      </w:pPr>
      <w:rPr>
        <w:rFonts w:hint="default"/>
      </w:rPr>
    </w:lvl>
    <w:lvl w:ilvl="5">
      <w:numFmt w:val="bullet"/>
      <w:lvlText w:val="•"/>
      <w:lvlJc w:val="left"/>
      <w:pPr>
        <w:ind w:left="4764" w:hanging="360"/>
      </w:pPr>
      <w:rPr>
        <w:rFonts w:hint="default"/>
      </w:rPr>
    </w:lvl>
    <w:lvl w:ilvl="6">
      <w:numFmt w:val="bullet"/>
      <w:lvlText w:val="•"/>
      <w:lvlJc w:val="left"/>
      <w:pPr>
        <w:ind w:left="5680" w:hanging="360"/>
      </w:pPr>
      <w:rPr>
        <w:rFonts w:hint="default"/>
      </w:rPr>
    </w:lvl>
    <w:lvl w:ilvl="7">
      <w:numFmt w:val="bullet"/>
      <w:lvlText w:val="•"/>
      <w:lvlJc w:val="left"/>
      <w:pPr>
        <w:ind w:left="6597" w:hanging="360"/>
      </w:pPr>
      <w:rPr>
        <w:rFonts w:hint="default"/>
      </w:rPr>
    </w:lvl>
    <w:lvl w:ilvl="8">
      <w:numFmt w:val="bullet"/>
      <w:lvlText w:val="•"/>
      <w:lvlJc w:val="left"/>
      <w:pPr>
        <w:ind w:left="7513" w:hanging="360"/>
      </w:pPr>
      <w:rPr>
        <w:rFonts w:hint="default"/>
      </w:rPr>
    </w:lvl>
  </w:abstractNum>
  <w:abstractNum w:abstractNumId="11" w15:restartNumberingAfterBreak="0">
    <w:nsid w:val="44595EFC"/>
    <w:multiLevelType w:val="hybridMultilevel"/>
    <w:tmpl w:val="704451AA"/>
    <w:lvl w:ilvl="0" w:tplc="5EA44E5E">
      <w:numFmt w:val="bullet"/>
      <w:lvlText w:val=""/>
      <w:lvlJc w:val="left"/>
      <w:pPr>
        <w:ind w:left="850" w:hanging="360"/>
      </w:pPr>
      <w:rPr>
        <w:rFonts w:ascii="Symbol" w:eastAsia="Symbol" w:hAnsi="Symbol" w:cs="Symbol" w:hint="default"/>
        <w:w w:val="100"/>
        <w:sz w:val="20"/>
        <w:szCs w:val="20"/>
      </w:rPr>
    </w:lvl>
    <w:lvl w:ilvl="1" w:tplc="ED36CF4C">
      <w:numFmt w:val="bullet"/>
      <w:lvlText w:val="•"/>
      <w:lvlJc w:val="left"/>
      <w:pPr>
        <w:ind w:left="1708" w:hanging="360"/>
      </w:pPr>
      <w:rPr>
        <w:rFonts w:hint="default"/>
      </w:rPr>
    </w:lvl>
    <w:lvl w:ilvl="2" w:tplc="3CBA3B6C">
      <w:numFmt w:val="bullet"/>
      <w:lvlText w:val="•"/>
      <w:lvlJc w:val="left"/>
      <w:pPr>
        <w:ind w:left="2557" w:hanging="360"/>
      </w:pPr>
      <w:rPr>
        <w:rFonts w:hint="default"/>
      </w:rPr>
    </w:lvl>
    <w:lvl w:ilvl="3" w:tplc="22D0077A">
      <w:numFmt w:val="bullet"/>
      <w:lvlText w:val="•"/>
      <w:lvlJc w:val="left"/>
      <w:pPr>
        <w:ind w:left="3405" w:hanging="360"/>
      </w:pPr>
      <w:rPr>
        <w:rFonts w:hint="default"/>
      </w:rPr>
    </w:lvl>
    <w:lvl w:ilvl="4" w:tplc="459A7404">
      <w:numFmt w:val="bullet"/>
      <w:lvlText w:val="•"/>
      <w:lvlJc w:val="left"/>
      <w:pPr>
        <w:ind w:left="4254" w:hanging="360"/>
      </w:pPr>
      <w:rPr>
        <w:rFonts w:hint="default"/>
      </w:rPr>
    </w:lvl>
    <w:lvl w:ilvl="5" w:tplc="3D24EE7A">
      <w:numFmt w:val="bullet"/>
      <w:lvlText w:val="•"/>
      <w:lvlJc w:val="left"/>
      <w:pPr>
        <w:ind w:left="5102" w:hanging="360"/>
      </w:pPr>
      <w:rPr>
        <w:rFonts w:hint="default"/>
      </w:rPr>
    </w:lvl>
    <w:lvl w:ilvl="6" w:tplc="685E67F0">
      <w:numFmt w:val="bullet"/>
      <w:lvlText w:val="•"/>
      <w:lvlJc w:val="left"/>
      <w:pPr>
        <w:ind w:left="5951" w:hanging="360"/>
      </w:pPr>
      <w:rPr>
        <w:rFonts w:hint="default"/>
      </w:rPr>
    </w:lvl>
    <w:lvl w:ilvl="7" w:tplc="E3C6BCFA">
      <w:numFmt w:val="bullet"/>
      <w:lvlText w:val="•"/>
      <w:lvlJc w:val="left"/>
      <w:pPr>
        <w:ind w:left="6799" w:hanging="360"/>
      </w:pPr>
      <w:rPr>
        <w:rFonts w:hint="default"/>
      </w:rPr>
    </w:lvl>
    <w:lvl w:ilvl="8" w:tplc="793EC796">
      <w:numFmt w:val="bullet"/>
      <w:lvlText w:val="•"/>
      <w:lvlJc w:val="left"/>
      <w:pPr>
        <w:ind w:left="7648" w:hanging="360"/>
      </w:pPr>
      <w:rPr>
        <w:rFonts w:hint="default"/>
      </w:rPr>
    </w:lvl>
  </w:abstractNum>
  <w:abstractNum w:abstractNumId="12" w15:restartNumberingAfterBreak="0">
    <w:nsid w:val="463640B5"/>
    <w:multiLevelType w:val="hybridMultilevel"/>
    <w:tmpl w:val="3B36D24A"/>
    <w:lvl w:ilvl="0" w:tplc="DFC2BEDA">
      <w:start w:val="1"/>
      <w:numFmt w:val="decimal"/>
      <w:lvlText w:val="%1."/>
      <w:lvlJc w:val="left"/>
      <w:pPr>
        <w:ind w:left="530" w:hanging="360"/>
      </w:pPr>
      <w:rPr>
        <w:rFonts w:hint="default"/>
        <w:b/>
        <w:bCs/>
        <w:spacing w:val="-1"/>
        <w:w w:val="100"/>
      </w:rPr>
    </w:lvl>
    <w:lvl w:ilvl="1" w:tplc="33E2C7A6">
      <w:numFmt w:val="bullet"/>
      <w:lvlText w:val="●"/>
      <w:lvlJc w:val="left"/>
      <w:pPr>
        <w:ind w:left="1250" w:hanging="360"/>
      </w:pPr>
      <w:rPr>
        <w:rFonts w:ascii="Times New Roman" w:eastAsia="Times New Roman" w:hAnsi="Times New Roman" w:cs="Times New Roman" w:hint="default"/>
        <w:w w:val="99"/>
        <w:sz w:val="28"/>
        <w:szCs w:val="28"/>
      </w:rPr>
    </w:lvl>
    <w:lvl w:ilvl="2" w:tplc="A8D2EBA0">
      <w:numFmt w:val="bullet"/>
      <w:lvlText w:val="•"/>
      <w:lvlJc w:val="left"/>
      <w:pPr>
        <w:ind w:left="2202" w:hanging="360"/>
      </w:pPr>
      <w:rPr>
        <w:rFonts w:hint="default"/>
      </w:rPr>
    </w:lvl>
    <w:lvl w:ilvl="3" w:tplc="E3001A20">
      <w:numFmt w:val="bullet"/>
      <w:lvlText w:val="•"/>
      <w:lvlJc w:val="left"/>
      <w:pPr>
        <w:ind w:left="3145" w:hanging="360"/>
      </w:pPr>
      <w:rPr>
        <w:rFonts w:hint="default"/>
      </w:rPr>
    </w:lvl>
    <w:lvl w:ilvl="4" w:tplc="C540E5B6">
      <w:numFmt w:val="bullet"/>
      <w:lvlText w:val="•"/>
      <w:lvlJc w:val="left"/>
      <w:pPr>
        <w:ind w:left="4088" w:hanging="360"/>
      </w:pPr>
      <w:rPr>
        <w:rFonts w:hint="default"/>
      </w:rPr>
    </w:lvl>
    <w:lvl w:ilvl="5" w:tplc="24A413E2">
      <w:numFmt w:val="bullet"/>
      <w:lvlText w:val="•"/>
      <w:lvlJc w:val="left"/>
      <w:pPr>
        <w:ind w:left="5031" w:hanging="360"/>
      </w:pPr>
      <w:rPr>
        <w:rFonts w:hint="default"/>
      </w:rPr>
    </w:lvl>
    <w:lvl w:ilvl="6" w:tplc="147AC93A">
      <w:numFmt w:val="bullet"/>
      <w:lvlText w:val="•"/>
      <w:lvlJc w:val="left"/>
      <w:pPr>
        <w:ind w:left="5974" w:hanging="360"/>
      </w:pPr>
      <w:rPr>
        <w:rFonts w:hint="default"/>
      </w:rPr>
    </w:lvl>
    <w:lvl w:ilvl="7" w:tplc="5E787A32">
      <w:numFmt w:val="bullet"/>
      <w:lvlText w:val="•"/>
      <w:lvlJc w:val="left"/>
      <w:pPr>
        <w:ind w:left="6917" w:hanging="360"/>
      </w:pPr>
      <w:rPr>
        <w:rFonts w:hint="default"/>
      </w:rPr>
    </w:lvl>
    <w:lvl w:ilvl="8" w:tplc="4B5436E0">
      <w:numFmt w:val="bullet"/>
      <w:lvlText w:val="•"/>
      <w:lvlJc w:val="left"/>
      <w:pPr>
        <w:ind w:left="7859" w:hanging="360"/>
      </w:pPr>
      <w:rPr>
        <w:rFonts w:hint="default"/>
      </w:rPr>
    </w:lvl>
  </w:abstractNum>
  <w:abstractNum w:abstractNumId="13" w15:restartNumberingAfterBreak="0">
    <w:nsid w:val="4BCB73CC"/>
    <w:multiLevelType w:val="hybridMultilevel"/>
    <w:tmpl w:val="72A0E1A0"/>
    <w:lvl w:ilvl="0" w:tplc="40960CB4">
      <w:numFmt w:val="bullet"/>
      <w:lvlText w:val=""/>
      <w:lvlJc w:val="left"/>
      <w:pPr>
        <w:ind w:left="850" w:hanging="360"/>
      </w:pPr>
      <w:rPr>
        <w:rFonts w:ascii="Symbol" w:eastAsia="Symbol" w:hAnsi="Symbol" w:cs="Symbol" w:hint="default"/>
        <w:w w:val="100"/>
        <w:sz w:val="20"/>
        <w:szCs w:val="20"/>
      </w:rPr>
    </w:lvl>
    <w:lvl w:ilvl="1" w:tplc="C3F4FAAE">
      <w:numFmt w:val="bullet"/>
      <w:lvlText w:val="•"/>
      <w:lvlJc w:val="left"/>
      <w:pPr>
        <w:ind w:left="1708" w:hanging="360"/>
      </w:pPr>
      <w:rPr>
        <w:rFonts w:hint="default"/>
      </w:rPr>
    </w:lvl>
    <w:lvl w:ilvl="2" w:tplc="851A962E">
      <w:numFmt w:val="bullet"/>
      <w:lvlText w:val="•"/>
      <w:lvlJc w:val="left"/>
      <w:pPr>
        <w:ind w:left="2557" w:hanging="360"/>
      </w:pPr>
      <w:rPr>
        <w:rFonts w:hint="default"/>
      </w:rPr>
    </w:lvl>
    <w:lvl w:ilvl="3" w:tplc="0046FCE4">
      <w:numFmt w:val="bullet"/>
      <w:lvlText w:val="•"/>
      <w:lvlJc w:val="left"/>
      <w:pPr>
        <w:ind w:left="3405" w:hanging="360"/>
      </w:pPr>
      <w:rPr>
        <w:rFonts w:hint="default"/>
      </w:rPr>
    </w:lvl>
    <w:lvl w:ilvl="4" w:tplc="71C4DE08">
      <w:numFmt w:val="bullet"/>
      <w:lvlText w:val="•"/>
      <w:lvlJc w:val="left"/>
      <w:pPr>
        <w:ind w:left="4254" w:hanging="360"/>
      </w:pPr>
      <w:rPr>
        <w:rFonts w:hint="default"/>
      </w:rPr>
    </w:lvl>
    <w:lvl w:ilvl="5" w:tplc="638E9942">
      <w:numFmt w:val="bullet"/>
      <w:lvlText w:val="•"/>
      <w:lvlJc w:val="left"/>
      <w:pPr>
        <w:ind w:left="5102" w:hanging="360"/>
      </w:pPr>
      <w:rPr>
        <w:rFonts w:hint="default"/>
      </w:rPr>
    </w:lvl>
    <w:lvl w:ilvl="6" w:tplc="E458AF7A">
      <w:numFmt w:val="bullet"/>
      <w:lvlText w:val="•"/>
      <w:lvlJc w:val="left"/>
      <w:pPr>
        <w:ind w:left="5951" w:hanging="360"/>
      </w:pPr>
      <w:rPr>
        <w:rFonts w:hint="default"/>
      </w:rPr>
    </w:lvl>
    <w:lvl w:ilvl="7" w:tplc="7220D96E">
      <w:numFmt w:val="bullet"/>
      <w:lvlText w:val="•"/>
      <w:lvlJc w:val="left"/>
      <w:pPr>
        <w:ind w:left="6799" w:hanging="360"/>
      </w:pPr>
      <w:rPr>
        <w:rFonts w:hint="default"/>
      </w:rPr>
    </w:lvl>
    <w:lvl w:ilvl="8" w:tplc="FC0AD5CC">
      <w:numFmt w:val="bullet"/>
      <w:lvlText w:val="•"/>
      <w:lvlJc w:val="left"/>
      <w:pPr>
        <w:ind w:left="7648" w:hanging="360"/>
      </w:pPr>
      <w:rPr>
        <w:rFonts w:hint="default"/>
      </w:rPr>
    </w:lvl>
  </w:abstractNum>
  <w:abstractNum w:abstractNumId="14" w15:restartNumberingAfterBreak="0">
    <w:nsid w:val="4C302020"/>
    <w:multiLevelType w:val="hybridMultilevel"/>
    <w:tmpl w:val="5614D34C"/>
    <w:lvl w:ilvl="0" w:tplc="86DC2216">
      <w:numFmt w:val="bullet"/>
      <w:lvlText w:val=""/>
      <w:lvlJc w:val="left"/>
      <w:pPr>
        <w:ind w:left="850" w:hanging="360"/>
      </w:pPr>
      <w:rPr>
        <w:rFonts w:ascii="Symbol" w:eastAsia="Symbol" w:hAnsi="Symbol" w:cs="Symbol" w:hint="default"/>
        <w:w w:val="100"/>
        <w:sz w:val="20"/>
        <w:szCs w:val="20"/>
      </w:rPr>
    </w:lvl>
    <w:lvl w:ilvl="1" w:tplc="1B5E4864">
      <w:numFmt w:val="bullet"/>
      <w:lvlText w:val="•"/>
      <w:lvlJc w:val="left"/>
      <w:pPr>
        <w:ind w:left="1708" w:hanging="360"/>
      </w:pPr>
      <w:rPr>
        <w:rFonts w:hint="default"/>
      </w:rPr>
    </w:lvl>
    <w:lvl w:ilvl="2" w:tplc="A802D312">
      <w:numFmt w:val="bullet"/>
      <w:lvlText w:val="•"/>
      <w:lvlJc w:val="left"/>
      <w:pPr>
        <w:ind w:left="2557" w:hanging="360"/>
      </w:pPr>
      <w:rPr>
        <w:rFonts w:hint="default"/>
      </w:rPr>
    </w:lvl>
    <w:lvl w:ilvl="3" w:tplc="D12AE04A">
      <w:numFmt w:val="bullet"/>
      <w:lvlText w:val="•"/>
      <w:lvlJc w:val="left"/>
      <w:pPr>
        <w:ind w:left="3405" w:hanging="360"/>
      </w:pPr>
      <w:rPr>
        <w:rFonts w:hint="default"/>
      </w:rPr>
    </w:lvl>
    <w:lvl w:ilvl="4" w:tplc="F0464610">
      <w:numFmt w:val="bullet"/>
      <w:lvlText w:val="•"/>
      <w:lvlJc w:val="left"/>
      <w:pPr>
        <w:ind w:left="4254" w:hanging="360"/>
      </w:pPr>
      <w:rPr>
        <w:rFonts w:hint="default"/>
      </w:rPr>
    </w:lvl>
    <w:lvl w:ilvl="5" w:tplc="4EE05B86">
      <w:numFmt w:val="bullet"/>
      <w:lvlText w:val="•"/>
      <w:lvlJc w:val="left"/>
      <w:pPr>
        <w:ind w:left="5102" w:hanging="360"/>
      </w:pPr>
      <w:rPr>
        <w:rFonts w:hint="default"/>
      </w:rPr>
    </w:lvl>
    <w:lvl w:ilvl="6" w:tplc="C1D48E70">
      <w:numFmt w:val="bullet"/>
      <w:lvlText w:val="•"/>
      <w:lvlJc w:val="left"/>
      <w:pPr>
        <w:ind w:left="5951" w:hanging="360"/>
      </w:pPr>
      <w:rPr>
        <w:rFonts w:hint="default"/>
      </w:rPr>
    </w:lvl>
    <w:lvl w:ilvl="7" w:tplc="FFD67B1E">
      <w:numFmt w:val="bullet"/>
      <w:lvlText w:val="•"/>
      <w:lvlJc w:val="left"/>
      <w:pPr>
        <w:ind w:left="6799" w:hanging="360"/>
      </w:pPr>
      <w:rPr>
        <w:rFonts w:hint="default"/>
      </w:rPr>
    </w:lvl>
    <w:lvl w:ilvl="8" w:tplc="9FCCD324">
      <w:numFmt w:val="bullet"/>
      <w:lvlText w:val="•"/>
      <w:lvlJc w:val="left"/>
      <w:pPr>
        <w:ind w:left="7648" w:hanging="360"/>
      </w:pPr>
      <w:rPr>
        <w:rFonts w:hint="default"/>
      </w:rPr>
    </w:lvl>
  </w:abstractNum>
  <w:abstractNum w:abstractNumId="15" w15:restartNumberingAfterBreak="0">
    <w:nsid w:val="4C6501A1"/>
    <w:multiLevelType w:val="hybridMultilevel"/>
    <w:tmpl w:val="63345F54"/>
    <w:lvl w:ilvl="0" w:tplc="96C0CBBE">
      <w:numFmt w:val="bullet"/>
      <w:lvlText w:val=""/>
      <w:lvlJc w:val="left"/>
      <w:pPr>
        <w:ind w:left="850" w:hanging="360"/>
      </w:pPr>
      <w:rPr>
        <w:rFonts w:ascii="Symbol" w:eastAsia="Symbol" w:hAnsi="Symbol" w:cs="Symbol" w:hint="default"/>
        <w:w w:val="100"/>
        <w:sz w:val="20"/>
        <w:szCs w:val="20"/>
      </w:rPr>
    </w:lvl>
    <w:lvl w:ilvl="1" w:tplc="CF9C1E22">
      <w:numFmt w:val="bullet"/>
      <w:lvlText w:val="•"/>
      <w:lvlJc w:val="left"/>
      <w:pPr>
        <w:ind w:left="1708" w:hanging="360"/>
      </w:pPr>
      <w:rPr>
        <w:rFonts w:hint="default"/>
      </w:rPr>
    </w:lvl>
    <w:lvl w:ilvl="2" w:tplc="3DB48714">
      <w:numFmt w:val="bullet"/>
      <w:lvlText w:val="•"/>
      <w:lvlJc w:val="left"/>
      <w:pPr>
        <w:ind w:left="2557" w:hanging="360"/>
      </w:pPr>
      <w:rPr>
        <w:rFonts w:hint="default"/>
      </w:rPr>
    </w:lvl>
    <w:lvl w:ilvl="3" w:tplc="95A09144">
      <w:numFmt w:val="bullet"/>
      <w:lvlText w:val="•"/>
      <w:lvlJc w:val="left"/>
      <w:pPr>
        <w:ind w:left="3405" w:hanging="360"/>
      </w:pPr>
      <w:rPr>
        <w:rFonts w:hint="default"/>
      </w:rPr>
    </w:lvl>
    <w:lvl w:ilvl="4" w:tplc="747C5EB8">
      <w:numFmt w:val="bullet"/>
      <w:lvlText w:val="•"/>
      <w:lvlJc w:val="left"/>
      <w:pPr>
        <w:ind w:left="4254" w:hanging="360"/>
      </w:pPr>
      <w:rPr>
        <w:rFonts w:hint="default"/>
      </w:rPr>
    </w:lvl>
    <w:lvl w:ilvl="5" w:tplc="18107A2C">
      <w:numFmt w:val="bullet"/>
      <w:lvlText w:val="•"/>
      <w:lvlJc w:val="left"/>
      <w:pPr>
        <w:ind w:left="5102" w:hanging="360"/>
      </w:pPr>
      <w:rPr>
        <w:rFonts w:hint="default"/>
      </w:rPr>
    </w:lvl>
    <w:lvl w:ilvl="6" w:tplc="7D34A8D2">
      <w:numFmt w:val="bullet"/>
      <w:lvlText w:val="•"/>
      <w:lvlJc w:val="left"/>
      <w:pPr>
        <w:ind w:left="5951" w:hanging="360"/>
      </w:pPr>
      <w:rPr>
        <w:rFonts w:hint="default"/>
      </w:rPr>
    </w:lvl>
    <w:lvl w:ilvl="7" w:tplc="1166C7DC">
      <w:numFmt w:val="bullet"/>
      <w:lvlText w:val="•"/>
      <w:lvlJc w:val="left"/>
      <w:pPr>
        <w:ind w:left="6799" w:hanging="360"/>
      </w:pPr>
      <w:rPr>
        <w:rFonts w:hint="default"/>
      </w:rPr>
    </w:lvl>
    <w:lvl w:ilvl="8" w:tplc="FEE65164">
      <w:numFmt w:val="bullet"/>
      <w:lvlText w:val="•"/>
      <w:lvlJc w:val="left"/>
      <w:pPr>
        <w:ind w:left="7648" w:hanging="360"/>
      </w:pPr>
      <w:rPr>
        <w:rFonts w:hint="default"/>
      </w:rPr>
    </w:lvl>
  </w:abstractNum>
  <w:abstractNum w:abstractNumId="16" w15:restartNumberingAfterBreak="0">
    <w:nsid w:val="53873143"/>
    <w:multiLevelType w:val="multilevel"/>
    <w:tmpl w:val="E7BCADCA"/>
    <w:lvl w:ilvl="0">
      <w:start w:val="2"/>
      <w:numFmt w:val="lowerLetter"/>
      <w:lvlText w:val="%1"/>
      <w:lvlJc w:val="left"/>
      <w:pPr>
        <w:ind w:left="130" w:hanging="314"/>
      </w:pPr>
      <w:rPr>
        <w:rFonts w:hint="default"/>
      </w:rPr>
    </w:lvl>
    <w:lvl w:ilvl="1">
      <w:start w:val="23"/>
      <w:numFmt w:val="lowerLetter"/>
      <w:lvlText w:val="%1.%2"/>
      <w:lvlJc w:val="left"/>
      <w:pPr>
        <w:ind w:left="130" w:hanging="314"/>
      </w:pPr>
      <w:rPr>
        <w:rFonts w:ascii="Times New Roman" w:eastAsia="Times New Roman" w:hAnsi="Times New Roman" w:cs="Times New Roman" w:hint="default"/>
        <w:i/>
        <w:spacing w:val="-2"/>
        <w:w w:val="100"/>
        <w:sz w:val="20"/>
        <w:szCs w:val="20"/>
      </w:rPr>
    </w:lvl>
    <w:lvl w:ilvl="2">
      <w:start w:val="1"/>
      <w:numFmt w:val="decimal"/>
      <w:lvlText w:val="%3."/>
      <w:lvlJc w:val="left"/>
      <w:pPr>
        <w:ind w:left="850" w:hanging="360"/>
      </w:pPr>
      <w:rPr>
        <w:rFonts w:ascii="Times New Roman" w:eastAsia="Times New Roman" w:hAnsi="Times New Roman" w:cs="Times New Roman" w:hint="default"/>
        <w:spacing w:val="-1"/>
        <w:w w:val="100"/>
        <w:sz w:val="20"/>
        <w:szCs w:val="20"/>
      </w:rPr>
    </w:lvl>
    <w:lvl w:ilvl="3">
      <w:numFmt w:val="bullet"/>
      <w:lvlText w:val="•"/>
      <w:lvlJc w:val="left"/>
      <w:pPr>
        <w:ind w:left="2745" w:hanging="360"/>
      </w:pPr>
      <w:rPr>
        <w:rFonts w:hint="default"/>
      </w:rPr>
    </w:lvl>
    <w:lvl w:ilvl="4">
      <w:numFmt w:val="bullet"/>
      <w:lvlText w:val="•"/>
      <w:lvlJc w:val="left"/>
      <w:pPr>
        <w:ind w:left="3688" w:hanging="360"/>
      </w:pPr>
      <w:rPr>
        <w:rFonts w:hint="default"/>
      </w:rPr>
    </w:lvl>
    <w:lvl w:ilvl="5">
      <w:numFmt w:val="bullet"/>
      <w:lvlText w:val="•"/>
      <w:lvlJc w:val="left"/>
      <w:pPr>
        <w:ind w:left="4631" w:hanging="360"/>
      </w:pPr>
      <w:rPr>
        <w:rFonts w:hint="default"/>
      </w:rPr>
    </w:lvl>
    <w:lvl w:ilvl="6">
      <w:numFmt w:val="bullet"/>
      <w:lvlText w:val="•"/>
      <w:lvlJc w:val="left"/>
      <w:pPr>
        <w:ind w:left="5574" w:hanging="360"/>
      </w:pPr>
      <w:rPr>
        <w:rFonts w:hint="default"/>
      </w:rPr>
    </w:lvl>
    <w:lvl w:ilvl="7">
      <w:numFmt w:val="bullet"/>
      <w:lvlText w:val="•"/>
      <w:lvlJc w:val="left"/>
      <w:pPr>
        <w:ind w:left="6517" w:hanging="360"/>
      </w:pPr>
      <w:rPr>
        <w:rFonts w:hint="default"/>
      </w:rPr>
    </w:lvl>
    <w:lvl w:ilvl="8">
      <w:numFmt w:val="bullet"/>
      <w:lvlText w:val="•"/>
      <w:lvlJc w:val="left"/>
      <w:pPr>
        <w:ind w:left="7459" w:hanging="360"/>
      </w:pPr>
      <w:rPr>
        <w:rFonts w:hint="default"/>
      </w:rPr>
    </w:lvl>
  </w:abstractNum>
  <w:abstractNum w:abstractNumId="17" w15:restartNumberingAfterBreak="0">
    <w:nsid w:val="57CB55F2"/>
    <w:multiLevelType w:val="hybridMultilevel"/>
    <w:tmpl w:val="E77E626E"/>
    <w:lvl w:ilvl="0" w:tplc="AF5AB764">
      <w:numFmt w:val="bullet"/>
      <w:lvlText w:val="●"/>
      <w:lvlJc w:val="left"/>
      <w:pPr>
        <w:ind w:left="850" w:hanging="360"/>
      </w:pPr>
      <w:rPr>
        <w:rFonts w:ascii="Times New Roman" w:eastAsia="Times New Roman" w:hAnsi="Times New Roman" w:cs="Times New Roman" w:hint="default"/>
        <w:w w:val="99"/>
        <w:sz w:val="28"/>
        <w:szCs w:val="28"/>
      </w:rPr>
    </w:lvl>
    <w:lvl w:ilvl="1" w:tplc="2AB4A706">
      <w:numFmt w:val="bullet"/>
      <w:lvlText w:val="•"/>
      <w:lvlJc w:val="left"/>
      <w:pPr>
        <w:ind w:left="1708" w:hanging="360"/>
      </w:pPr>
      <w:rPr>
        <w:rFonts w:hint="default"/>
      </w:rPr>
    </w:lvl>
    <w:lvl w:ilvl="2" w:tplc="19A66DC4">
      <w:numFmt w:val="bullet"/>
      <w:lvlText w:val="•"/>
      <w:lvlJc w:val="left"/>
      <w:pPr>
        <w:ind w:left="2557" w:hanging="360"/>
      </w:pPr>
      <w:rPr>
        <w:rFonts w:hint="default"/>
      </w:rPr>
    </w:lvl>
    <w:lvl w:ilvl="3" w:tplc="641C1648">
      <w:numFmt w:val="bullet"/>
      <w:lvlText w:val="•"/>
      <w:lvlJc w:val="left"/>
      <w:pPr>
        <w:ind w:left="3405" w:hanging="360"/>
      </w:pPr>
      <w:rPr>
        <w:rFonts w:hint="default"/>
      </w:rPr>
    </w:lvl>
    <w:lvl w:ilvl="4" w:tplc="0A6882C8">
      <w:numFmt w:val="bullet"/>
      <w:lvlText w:val="•"/>
      <w:lvlJc w:val="left"/>
      <w:pPr>
        <w:ind w:left="4254" w:hanging="360"/>
      </w:pPr>
      <w:rPr>
        <w:rFonts w:hint="default"/>
      </w:rPr>
    </w:lvl>
    <w:lvl w:ilvl="5" w:tplc="D98665DE">
      <w:numFmt w:val="bullet"/>
      <w:lvlText w:val="•"/>
      <w:lvlJc w:val="left"/>
      <w:pPr>
        <w:ind w:left="5102" w:hanging="360"/>
      </w:pPr>
      <w:rPr>
        <w:rFonts w:hint="default"/>
      </w:rPr>
    </w:lvl>
    <w:lvl w:ilvl="6" w:tplc="79FC1AB8">
      <w:numFmt w:val="bullet"/>
      <w:lvlText w:val="•"/>
      <w:lvlJc w:val="left"/>
      <w:pPr>
        <w:ind w:left="5951" w:hanging="360"/>
      </w:pPr>
      <w:rPr>
        <w:rFonts w:hint="default"/>
      </w:rPr>
    </w:lvl>
    <w:lvl w:ilvl="7" w:tplc="87FE8464">
      <w:numFmt w:val="bullet"/>
      <w:lvlText w:val="•"/>
      <w:lvlJc w:val="left"/>
      <w:pPr>
        <w:ind w:left="6799" w:hanging="360"/>
      </w:pPr>
      <w:rPr>
        <w:rFonts w:hint="default"/>
      </w:rPr>
    </w:lvl>
    <w:lvl w:ilvl="8" w:tplc="6F42C178">
      <w:numFmt w:val="bullet"/>
      <w:lvlText w:val="•"/>
      <w:lvlJc w:val="left"/>
      <w:pPr>
        <w:ind w:left="7648" w:hanging="360"/>
      </w:pPr>
      <w:rPr>
        <w:rFonts w:hint="default"/>
      </w:rPr>
    </w:lvl>
  </w:abstractNum>
  <w:abstractNum w:abstractNumId="18" w15:restartNumberingAfterBreak="0">
    <w:nsid w:val="6104242A"/>
    <w:multiLevelType w:val="hybridMultilevel"/>
    <w:tmpl w:val="2B1C3D42"/>
    <w:lvl w:ilvl="0" w:tplc="913E760A">
      <w:start w:val="2"/>
      <w:numFmt w:val="decimal"/>
      <w:lvlText w:val="%1."/>
      <w:lvlJc w:val="left"/>
      <w:pPr>
        <w:ind w:left="530" w:hanging="360"/>
      </w:pPr>
      <w:rPr>
        <w:rFonts w:hint="default"/>
        <w:b/>
        <w:bCs/>
        <w:spacing w:val="-1"/>
        <w:w w:val="100"/>
      </w:rPr>
    </w:lvl>
    <w:lvl w:ilvl="1" w:tplc="04090019" w:tentative="1">
      <w:start w:val="1"/>
      <w:numFmt w:val="lowerLetter"/>
      <w:lvlText w:val="%2)"/>
      <w:lvlJc w:val="left"/>
      <w:pPr>
        <w:ind w:left="1240" w:hanging="420"/>
      </w:pPr>
    </w:lvl>
    <w:lvl w:ilvl="2" w:tplc="0409001B">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15:restartNumberingAfterBreak="0">
    <w:nsid w:val="61E011DD"/>
    <w:multiLevelType w:val="hybridMultilevel"/>
    <w:tmpl w:val="110C51B0"/>
    <w:lvl w:ilvl="0" w:tplc="4A867CE4">
      <w:start w:val="1"/>
      <w:numFmt w:val="decimal"/>
      <w:lvlText w:val="%1."/>
      <w:lvlJc w:val="left"/>
      <w:pPr>
        <w:ind w:left="710" w:hanging="221"/>
      </w:pPr>
      <w:rPr>
        <w:rFonts w:ascii="Times New Roman" w:eastAsia="Times New Roman" w:hAnsi="Times New Roman" w:cs="Times New Roman" w:hint="default"/>
        <w:spacing w:val="-1"/>
        <w:w w:val="100"/>
        <w:sz w:val="22"/>
        <w:szCs w:val="22"/>
      </w:rPr>
    </w:lvl>
    <w:lvl w:ilvl="1" w:tplc="A2E6F46A">
      <w:numFmt w:val="bullet"/>
      <w:lvlText w:val="•"/>
      <w:lvlJc w:val="left"/>
      <w:pPr>
        <w:ind w:left="1582" w:hanging="221"/>
      </w:pPr>
      <w:rPr>
        <w:rFonts w:hint="default"/>
      </w:rPr>
    </w:lvl>
    <w:lvl w:ilvl="2" w:tplc="2EF6F650">
      <w:numFmt w:val="bullet"/>
      <w:lvlText w:val="•"/>
      <w:lvlJc w:val="left"/>
      <w:pPr>
        <w:ind w:left="2445" w:hanging="221"/>
      </w:pPr>
      <w:rPr>
        <w:rFonts w:hint="default"/>
      </w:rPr>
    </w:lvl>
    <w:lvl w:ilvl="3" w:tplc="013CC11E">
      <w:numFmt w:val="bullet"/>
      <w:lvlText w:val="•"/>
      <w:lvlJc w:val="left"/>
      <w:pPr>
        <w:ind w:left="3307" w:hanging="221"/>
      </w:pPr>
      <w:rPr>
        <w:rFonts w:hint="default"/>
      </w:rPr>
    </w:lvl>
    <w:lvl w:ilvl="4" w:tplc="4518140A">
      <w:numFmt w:val="bullet"/>
      <w:lvlText w:val="•"/>
      <w:lvlJc w:val="left"/>
      <w:pPr>
        <w:ind w:left="4170" w:hanging="221"/>
      </w:pPr>
      <w:rPr>
        <w:rFonts w:hint="default"/>
      </w:rPr>
    </w:lvl>
    <w:lvl w:ilvl="5" w:tplc="0C86E144">
      <w:numFmt w:val="bullet"/>
      <w:lvlText w:val="•"/>
      <w:lvlJc w:val="left"/>
      <w:pPr>
        <w:ind w:left="5032" w:hanging="221"/>
      </w:pPr>
      <w:rPr>
        <w:rFonts w:hint="default"/>
      </w:rPr>
    </w:lvl>
    <w:lvl w:ilvl="6" w:tplc="990E34AE">
      <w:numFmt w:val="bullet"/>
      <w:lvlText w:val="•"/>
      <w:lvlJc w:val="left"/>
      <w:pPr>
        <w:ind w:left="5895" w:hanging="221"/>
      </w:pPr>
      <w:rPr>
        <w:rFonts w:hint="default"/>
      </w:rPr>
    </w:lvl>
    <w:lvl w:ilvl="7" w:tplc="7EFC26E4">
      <w:numFmt w:val="bullet"/>
      <w:lvlText w:val="•"/>
      <w:lvlJc w:val="left"/>
      <w:pPr>
        <w:ind w:left="6757" w:hanging="221"/>
      </w:pPr>
      <w:rPr>
        <w:rFonts w:hint="default"/>
      </w:rPr>
    </w:lvl>
    <w:lvl w:ilvl="8" w:tplc="70ECAB6A">
      <w:numFmt w:val="bullet"/>
      <w:lvlText w:val="•"/>
      <w:lvlJc w:val="left"/>
      <w:pPr>
        <w:ind w:left="7620" w:hanging="221"/>
      </w:pPr>
      <w:rPr>
        <w:rFonts w:hint="default"/>
      </w:rPr>
    </w:lvl>
  </w:abstractNum>
  <w:abstractNum w:abstractNumId="20" w15:restartNumberingAfterBreak="0">
    <w:nsid w:val="63504965"/>
    <w:multiLevelType w:val="hybridMultilevel"/>
    <w:tmpl w:val="F41C646E"/>
    <w:lvl w:ilvl="0" w:tplc="2F2E8882">
      <w:start w:val="4"/>
      <w:numFmt w:val="decimal"/>
      <w:lvlText w:val="%1."/>
      <w:lvlJc w:val="left"/>
      <w:pPr>
        <w:ind w:left="350" w:hanging="220"/>
      </w:pPr>
      <w:rPr>
        <w:rFonts w:ascii="Times New Roman" w:eastAsia="Times New Roman" w:hAnsi="Times New Roman" w:cs="Times New Roman" w:hint="default"/>
        <w:b/>
        <w:bCs/>
        <w:spacing w:val="-1"/>
        <w:w w:val="100"/>
        <w:sz w:val="22"/>
        <w:szCs w:val="22"/>
      </w:rPr>
    </w:lvl>
    <w:lvl w:ilvl="1" w:tplc="7242B688">
      <w:numFmt w:val="bullet"/>
      <w:lvlText w:val=""/>
      <w:lvlJc w:val="left"/>
      <w:pPr>
        <w:ind w:left="850" w:hanging="360"/>
      </w:pPr>
      <w:rPr>
        <w:rFonts w:ascii="Symbol" w:eastAsia="Symbol" w:hAnsi="Symbol" w:cs="Symbol" w:hint="default"/>
        <w:w w:val="100"/>
        <w:sz w:val="20"/>
        <w:szCs w:val="20"/>
      </w:rPr>
    </w:lvl>
    <w:lvl w:ilvl="2" w:tplc="ECFAF01C">
      <w:numFmt w:val="bullet"/>
      <w:lvlText w:val="•"/>
      <w:lvlJc w:val="left"/>
      <w:pPr>
        <w:ind w:left="1802" w:hanging="360"/>
      </w:pPr>
      <w:rPr>
        <w:rFonts w:hint="default"/>
      </w:rPr>
    </w:lvl>
    <w:lvl w:ilvl="3" w:tplc="E55CC0D8">
      <w:numFmt w:val="bullet"/>
      <w:lvlText w:val="•"/>
      <w:lvlJc w:val="left"/>
      <w:pPr>
        <w:ind w:left="2745" w:hanging="360"/>
      </w:pPr>
      <w:rPr>
        <w:rFonts w:hint="default"/>
      </w:rPr>
    </w:lvl>
    <w:lvl w:ilvl="4" w:tplc="C5644ABA">
      <w:numFmt w:val="bullet"/>
      <w:lvlText w:val="•"/>
      <w:lvlJc w:val="left"/>
      <w:pPr>
        <w:ind w:left="3688" w:hanging="360"/>
      </w:pPr>
      <w:rPr>
        <w:rFonts w:hint="default"/>
      </w:rPr>
    </w:lvl>
    <w:lvl w:ilvl="5" w:tplc="422843C2">
      <w:numFmt w:val="bullet"/>
      <w:lvlText w:val="•"/>
      <w:lvlJc w:val="left"/>
      <w:pPr>
        <w:ind w:left="4631" w:hanging="360"/>
      </w:pPr>
      <w:rPr>
        <w:rFonts w:hint="default"/>
      </w:rPr>
    </w:lvl>
    <w:lvl w:ilvl="6" w:tplc="D8FA79B6">
      <w:numFmt w:val="bullet"/>
      <w:lvlText w:val="•"/>
      <w:lvlJc w:val="left"/>
      <w:pPr>
        <w:ind w:left="5574" w:hanging="360"/>
      </w:pPr>
      <w:rPr>
        <w:rFonts w:hint="default"/>
      </w:rPr>
    </w:lvl>
    <w:lvl w:ilvl="7" w:tplc="AFF4D47A">
      <w:numFmt w:val="bullet"/>
      <w:lvlText w:val="•"/>
      <w:lvlJc w:val="left"/>
      <w:pPr>
        <w:ind w:left="6517" w:hanging="360"/>
      </w:pPr>
      <w:rPr>
        <w:rFonts w:hint="default"/>
      </w:rPr>
    </w:lvl>
    <w:lvl w:ilvl="8" w:tplc="FDE275F4">
      <w:numFmt w:val="bullet"/>
      <w:lvlText w:val="•"/>
      <w:lvlJc w:val="left"/>
      <w:pPr>
        <w:ind w:left="7459" w:hanging="360"/>
      </w:pPr>
      <w:rPr>
        <w:rFonts w:hint="default"/>
      </w:rPr>
    </w:lvl>
  </w:abstractNum>
  <w:abstractNum w:abstractNumId="21" w15:restartNumberingAfterBreak="0">
    <w:nsid w:val="6445787A"/>
    <w:multiLevelType w:val="hybridMultilevel"/>
    <w:tmpl w:val="415028AC"/>
    <w:lvl w:ilvl="0" w:tplc="A116328C">
      <w:start w:val="1"/>
      <w:numFmt w:val="decimal"/>
      <w:lvlText w:val="%1."/>
      <w:lvlJc w:val="left"/>
      <w:pPr>
        <w:ind w:left="350" w:hanging="221"/>
      </w:pPr>
      <w:rPr>
        <w:rFonts w:ascii="Times New Roman" w:eastAsia="Times New Roman" w:hAnsi="Times New Roman" w:cs="Times New Roman" w:hint="default"/>
        <w:b/>
        <w:bCs/>
        <w:spacing w:val="-1"/>
        <w:w w:val="100"/>
        <w:sz w:val="22"/>
        <w:szCs w:val="22"/>
      </w:rPr>
    </w:lvl>
    <w:lvl w:ilvl="1" w:tplc="B322C68A">
      <w:numFmt w:val="bullet"/>
      <w:lvlText w:val=""/>
      <w:lvlJc w:val="left"/>
      <w:pPr>
        <w:ind w:left="850" w:hanging="360"/>
      </w:pPr>
      <w:rPr>
        <w:rFonts w:ascii="Symbol" w:eastAsia="Symbol" w:hAnsi="Symbol" w:cs="Symbol" w:hint="default"/>
        <w:w w:val="100"/>
        <w:sz w:val="20"/>
        <w:szCs w:val="20"/>
      </w:rPr>
    </w:lvl>
    <w:lvl w:ilvl="2" w:tplc="3AA0673A">
      <w:numFmt w:val="bullet"/>
      <w:lvlText w:val="•"/>
      <w:lvlJc w:val="left"/>
      <w:pPr>
        <w:ind w:left="1802" w:hanging="360"/>
      </w:pPr>
      <w:rPr>
        <w:rFonts w:hint="default"/>
      </w:rPr>
    </w:lvl>
    <w:lvl w:ilvl="3" w:tplc="84809EEE">
      <w:numFmt w:val="bullet"/>
      <w:lvlText w:val="•"/>
      <w:lvlJc w:val="left"/>
      <w:pPr>
        <w:ind w:left="2745" w:hanging="360"/>
      </w:pPr>
      <w:rPr>
        <w:rFonts w:hint="default"/>
      </w:rPr>
    </w:lvl>
    <w:lvl w:ilvl="4" w:tplc="BD002EC8">
      <w:numFmt w:val="bullet"/>
      <w:lvlText w:val="•"/>
      <w:lvlJc w:val="left"/>
      <w:pPr>
        <w:ind w:left="3688" w:hanging="360"/>
      </w:pPr>
      <w:rPr>
        <w:rFonts w:hint="default"/>
      </w:rPr>
    </w:lvl>
    <w:lvl w:ilvl="5" w:tplc="2674AFCA">
      <w:numFmt w:val="bullet"/>
      <w:lvlText w:val="•"/>
      <w:lvlJc w:val="left"/>
      <w:pPr>
        <w:ind w:left="4631" w:hanging="360"/>
      </w:pPr>
      <w:rPr>
        <w:rFonts w:hint="default"/>
      </w:rPr>
    </w:lvl>
    <w:lvl w:ilvl="6" w:tplc="5680C6E0">
      <w:numFmt w:val="bullet"/>
      <w:lvlText w:val="•"/>
      <w:lvlJc w:val="left"/>
      <w:pPr>
        <w:ind w:left="5574" w:hanging="360"/>
      </w:pPr>
      <w:rPr>
        <w:rFonts w:hint="default"/>
      </w:rPr>
    </w:lvl>
    <w:lvl w:ilvl="7" w:tplc="114E39DC">
      <w:numFmt w:val="bullet"/>
      <w:lvlText w:val="•"/>
      <w:lvlJc w:val="left"/>
      <w:pPr>
        <w:ind w:left="6517" w:hanging="360"/>
      </w:pPr>
      <w:rPr>
        <w:rFonts w:hint="default"/>
      </w:rPr>
    </w:lvl>
    <w:lvl w:ilvl="8" w:tplc="1E724AEA">
      <w:numFmt w:val="bullet"/>
      <w:lvlText w:val="•"/>
      <w:lvlJc w:val="left"/>
      <w:pPr>
        <w:ind w:left="7459" w:hanging="360"/>
      </w:pPr>
      <w:rPr>
        <w:rFonts w:hint="default"/>
      </w:rPr>
    </w:lvl>
  </w:abstractNum>
  <w:abstractNum w:abstractNumId="22" w15:restartNumberingAfterBreak="0">
    <w:nsid w:val="67C71096"/>
    <w:multiLevelType w:val="multilevel"/>
    <w:tmpl w:val="C20851C6"/>
    <w:lvl w:ilvl="0">
      <w:start w:val="2"/>
      <w:numFmt w:val="decimal"/>
      <w:lvlText w:val="%1"/>
      <w:lvlJc w:val="left"/>
      <w:pPr>
        <w:ind w:left="460" w:hanging="330"/>
      </w:pPr>
      <w:rPr>
        <w:rFonts w:hint="default"/>
      </w:rPr>
    </w:lvl>
    <w:lvl w:ilvl="1">
      <w:start w:val="1"/>
      <w:numFmt w:val="decimal"/>
      <w:lvlText w:val="%1.%2"/>
      <w:lvlJc w:val="left"/>
      <w:pPr>
        <w:ind w:left="460" w:hanging="330"/>
      </w:pPr>
      <w:rPr>
        <w:rFonts w:ascii="Times New Roman" w:eastAsia="Times New Roman" w:hAnsi="Times New Roman" w:cs="Times New Roman" w:hint="default"/>
        <w:b/>
        <w:bCs/>
        <w:spacing w:val="-1"/>
        <w:w w:val="100"/>
        <w:sz w:val="22"/>
        <w:szCs w:val="22"/>
      </w:rPr>
    </w:lvl>
    <w:lvl w:ilvl="2">
      <w:numFmt w:val="bullet"/>
      <w:lvlText w:val=""/>
      <w:lvlJc w:val="left"/>
      <w:pPr>
        <w:ind w:left="850" w:hanging="360"/>
      </w:pPr>
      <w:rPr>
        <w:rFonts w:ascii="Symbol" w:eastAsia="Symbol" w:hAnsi="Symbol" w:cs="Symbol" w:hint="default"/>
        <w:w w:val="100"/>
        <w:sz w:val="20"/>
        <w:szCs w:val="20"/>
      </w:rPr>
    </w:lvl>
    <w:lvl w:ilvl="3">
      <w:numFmt w:val="bullet"/>
      <w:lvlText w:val="•"/>
      <w:lvlJc w:val="left"/>
      <w:pPr>
        <w:ind w:left="2745" w:hanging="360"/>
      </w:pPr>
      <w:rPr>
        <w:rFonts w:hint="default"/>
      </w:rPr>
    </w:lvl>
    <w:lvl w:ilvl="4">
      <w:numFmt w:val="bullet"/>
      <w:lvlText w:val="•"/>
      <w:lvlJc w:val="left"/>
      <w:pPr>
        <w:ind w:left="3688" w:hanging="360"/>
      </w:pPr>
      <w:rPr>
        <w:rFonts w:hint="default"/>
      </w:rPr>
    </w:lvl>
    <w:lvl w:ilvl="5">
      <w:numFmt w:val="bullet"/>
      <w:lvlText w:val="•"/>
      <w:lvlJc w:val="left"/>
      <w:pPr>
        <w:ind w:left="4631" w:hanging="360"/>
      </w:pPr>
      <w:rPr>
        <w:rFonts w:hint="default"/>
      </w:rPr>
    </w:lvl>
    <w:lvl w:ilvl="6">
      <w:numFmt w:val="bullet"/>
      <w:lvlText w:val="•"/>
      <w:lvlJc w:val="left"/>
      <w:pPr>
        <w:ind w:left="5574" w:hanging="360"/>
      </w:pPr>
      <w:rPr>
        <w:rFonts w:hint="default"/>
      </w:rPr>
    </w:lvl>
    <w:lvl w:ilvl="7">
      <w:numFmt w:val="bullet"/>
      <w:lvlText w:val="•"/>
      <w:lvlJc w:val="left"/>
      <w:pPr>
        <w:ind w:left="6517" w:hanging="360"/>
      </w:pPr>
      <w:rPr>
        <w:rFonts w:hint="default"/>
      </w:rPr>
    </w:lvl>
    <w:lvl w:ilvl="8">
      <w:numFmt w:val="bullet"/>
      <w:lvlText w:val="•"/>
      <w:lvlJc w:val="left"/>
      <w:pPr>
        <w:ind w:left="7459" w:hanging="360"/>
      </w:pPr>
      <w:rPr>
        <w:rFonts w:hint="default"/>
      </w:rPr>
    </w:lvl>
  </w:abstractNum>
  <w:abstractNum w:abstractNumId="23" w15:restartNumberingAfterBreak="0">
    <w:nsid w:val="735B49A0"/>
    <w:multiLevelType w:val="hybridMultilevel"/>
    <w:tmpl w:val="0774430A"/>
    <w:lvl w:ilvl="0" w:tplc="16449418">
      <w:start w:val="2"/>
      <w:numFmt w:val="bullet"/>
      <w:lvlText w:val="-"/>
      <w:lvlJc w:val="left"/>
      <w:pPr>
        <w:ind w:left="1220" w:hanging="360"/>
      </w:pPr>
      <w:rPr>
        <w:rFonts w:ascii="Times New Roman" w:eastAsia="Times New Roman" w:hAnsi="Times New Roman" w:cs="Times New Roman"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24" w15:restartNumberingAfterBreak="0">
    <w:nsid w:val="7C9944E8"/>
    <w:multiLevelType w:val="multilevel"/>
    <w:tmpl w:val="85DCE608"/>
    <w:lvl w:ilvl="0">
      <w:start w:val="9"/>
      <w:numFmt w:val="decimal"/>
      <w:lvlText w:val="%1"/>
      <w:lvlJc w:val="left"/>
      <w:pPr>
        <w:ind w:left="550" w:hanging="420"/>
      </w:pPr>
      <w:rPr>
        <w:rFonts w:hint="default"/>
      </w:rPr>
    </w:lvl>
    <w:lvl w:ilvl="1">
      <w:start w:val="1"/>
      <w:numFmt w:val="decimal"/>
      <w:lvlText w:val="%1.%2"/>
      <w:lvlJc w:val="left"/>
      <w:pPr>
        <w:ind w:left="550" w:hanging="420"/>
      </w:pPr>
      <w:rPr>
        <w:rFonts w:hint="default"/>
        <w:b/>
        <w:bCs/>
        <w:w w:val="99"/>
      </w:rPr>
    </w:lvl>
    <w:lvl w:ilvl="2">
      <w:numFmt w:val="bullet"/>
      <w:lvlText w:val="●"/>
      <w:lvlJc w:val="left"/>
      <w:pPr>
        <w:ind w:left="850" w:hanging="360"/>
      </w:pPr>
      <w:rPr>
        <w:rFonts w:ascii="Times New Roman" w:eastAsia="Times New Roman" w:hAnsi="Times New Roman" w:cs="Times New Roman" w:hint="default"/>
        <w:w w:val="99"/>
        <w:sz w:val="28"/>
        <w:szCs w:val="28"/>
      </w:rPr>
    </w:lvl>
    <w:lvl w:ilvl="3">
      <w:numFmt w:val="bullet"/>
      <w:lvlText w:val="•"/>
      <w:lvlJc w:val="left"/>
      <w:pPr>
        <w:ind w:left="2745" w:hanging="360"/>
      </w:pPr>
      <w:rPr>
        <w:rFonts w:hint="default"/>
      </w:rPr>
    </w:lvl>
    <w:lvl w:ilvl="4">
      <w:numFmt w:val="bullet"/>
      <w:lvlText w:val="•"/>
      <w:lvlJc w:val="left"/>
      <w:pPr>
        <w:ind w:left="3688" w:hanging="360"/>
      </w:pPr>
      <w:rPr>
        <w:rFonts w:hint="default"/>
      </w:rPr>
    </w:lvl>
    <w:lvl w:ilvl="5">
      <w:numFmt w:val="bullet"/>
      <w:lvlText w:val="•"/>
      <w:lvlJc w:val="left"/>
      <w:pPr>
        <w:ind w:left="4631" w:hanging="360"/>
      </w:pPr>
      <w:rPr>
        <w:rFonts w:hint="default"/>
      </w:rPr>
    </w:lvl>
    <w:lvl w:ilvl="6">
      <w:numFmt w:val="bullet"/>
      <w:lvlText w:val="•"/>
      <w:lvlJc w:val="left"/>
      <w:pPr>
        <w:ind w:left="5574" w:hanging="360"/>
      </w:pPr>
      <w:rPr>
        <w:rFonts w:hint="default"/>
      </w:rPr>
    </w:lvl>
    <w:lvl w:ilvl="7">
      <w:numFmt w:val="bullet"/>
      <w:lvlText w:val="•"/>
      <w:lvlJc w:val="left"/>
      <w:pPr>
        <w:ind w:left="6517" w:hanging="360"/>
      </w:pPr>
      <w:rPr>
        <w:rFonts w:hint="default"/>
      </w:rPr>
    </w:lvl>
    <w:lvl w:ilvl="8">
      <w:numFmt w:val="bullet"/>
      <w:lvlText w:val="•"/>
      <w:lvlJc w:val="left"/>
      <w:pPr>
        <w:ind w:left="7459" w:hanging="360"/>
      </w:pPr>
      <w:rPr>
        <w:rFonts w:hint="default"/>
      </w:rPr>
    </w:lvl>
  </w:abstractNum>
  <w:abstractNum w:abstractNumId="25" w15:restartNumberingAfterBreak="0">
    <w:nsid w:val="7F1C2EAC"/>
    <w:multiLevelType w:val="hybridMultilevel"/>
    <w:tmpl w:val="C090E060"/>
    <w:lvl w:ilvl="0" w:tplc="732E3724">
      <w:start w:val="1"/>
      <w:numFmt w:val="decimal"/>
      <w:lvlText w:val="%1."/>
      <w:lvlJc w:val="left"/>
      <w:pPr>
        <w:ind w:left="1080" w:hanging="360"/>
      </w:pPr>
      <w:rPr>
        <w:rFonts w:hint="default"/>
        <w:b w:val="0"/>
        <w:bCs w:val="0"/>
        <w:spacing w:val="-1"/>
        <w:w w:val="100"/>
      </w:r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num w:numId="1">
    <w:abstractNumId w:val="14"/>
  </w:num>
  <w:num w:numId="2">
    <w:abstractNumId w:val="20"/>
  </w:num>
  <w:num w:numId="3">
    <w:abstractNumId w:val="16"/>
  </w:num>
  <w:num w:numId="4">
    <w:abstractNumId w:val="2"/>
  </w:num>
  <w:num w:numId="5">
    <w:abstractNumId w:val="22"/>
  </w:num>
  <w:num w:numId="6">
    <w:abstractNumId w:val="21"/>
  </w:num>
  <w:num w:numId="7">
    <w:abstractNumId w:val="11"/>
  </w:num>
  <w:num w:numId="8">
    <w:abstractNumId w:val="5"/>
  </w:num>
  <w:num w:numId="9">
    <w:abstractNumId w:val="13"/>
  </w:num>
  <w:num w:numId="10">
    <w:abstractNumId w:val="15"/>
  </w:num>
  <w:num w:numId="11">
    <w:abstractNumId w:val="19"/>
  </w:num>
  <w:num w:numId="12">
    <w:abstractNumId w:val="8"/>
  </w:num>
  <w:num w:numId="13">
    <w:abstractNumId w:val="4"/>
  </w:num>
  <w:num w:numId="14">
    <w:abstractNumId w:val="1"/>
  </w:num>
  <w:num w:numId="15">
    <w:abstractNumId w:val="24"/>
  </w:num>
  <w:num w:numId="16">
    <w:abstractNumId w:val="3"/>
  </w:num>
  <w:num w:numId="17">
    <w:abstractNumId w:val="10"/>
  </w:num>
  <w:num w:numId="18">
    <w:abstractNumId w:val="9"/>
  </w:num>
  <w:num w:numId="19">
    <w:abstractNumId w:val="17"/>
  </w:num>
  <w:num w:numId="20">
    <w:abstractNumId w:val="7"/>
  </w:num>
  <w:num w:numId="21">
    <w:abstractNumId w:val="6"/>
  </w:num>
  <w:num w:numId="22">
    <w:abstractNumId w:val="18"/>
  </w:num>
  <w:num w:numId="23">
    <w:abstractNumId w:val="12"/>
  </w:num>
  <w:num w:numId="24">
    <w:abstractNumId w:val="0"/>
  </w:num>
  <w:num w:numId="25">
    <w:abstractNumId w:val="25"/>
  </w:num>
  <w:num w:numId="2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g Luqi">
    <w15:presenceInfo w15:providerId="Windows Live" w15:userId="d5e1b035c8d08f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8DF"/>
    <w:rsid w:val="000269D5"/>
    <w:rsid w:val="00037EAD"/>
    <w:rsid w:val="00061897"/>
    <w:rsid w:val="001007FD"/>
    <w:rsid w:val="0010589D"/>
    <w:rsid w:val="00112ACB"/>
    <w:rsid w:val="001D733D"/>
    <w:rsid w:val="00273BB9"/>
    <w:rsid w:val="00275925"/>
    <w:rsid w:val="0029470B"/>
    <w:rsid w:val="002A2E97"/>
    <w:rsid w:val="002B38DF"/>
    <w:rsid w:val="00336030"/>
    <w:rsid w:val="00423E76"/>
    <w:rsid w:val="005A317D"/>
    <w:rsid w:val="006C3CF6"/>
    <w:rsid w:val="006E6782"/>
    <w:rsid w:val="006E7375"/>
    <w:rsid w:val="00716360"/>
    <w:rsid w:val="007A5531"/>
    <w:rsid w:val="00850F45"/>
    <w:rsid w:val="0086173D"/>
    <w:rsid w:val="00914094"/>
    <w:rsid w:val="00983763"/>
    <w:rsid w:val="009A1D52"/>
    <w:rsid w:val="00A92058"/>
    <w:rsid w:val="00AE450C"/>
    <w:rsid w:val="00AF0C0B"/>
    <w:rsid w:val="00B850D0"/>
    <w:rsid w:val="00BE315B"/>
    <w:rsid w:val="00C2743D"/>
    <w:rsid w:val="00C96301"/>
    <w:rsid w:val="00CB23F4"/>
    <w:rsid w:val="00D52EDA"/>
    <w:rsid w:val="00D748EC"/>
    <w:rsid w:val="00DC72AC"/>
    <w:rsid w:val="00E30D24"/>
    <w:rsid w:val="00E4414A"/>
    <w:rsid w:val="00E7090E"/>
    <w:rsid w:val="00ED6DB6"/>
    <w:rsid w:val="00EF666F"/>
    <w:rsid w:val="00F23B1D"/>
    <w:rsid w:val="00F94CB9"/>
    <w:rsid w:val="00FA3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85AAB2-1CE7-4EF3-9F7A-3805621C9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130"/>
      <w:outlineLvl w:val="0"/>
    </w:pPr>
    <w:rPr>
      <w:b/>
      <w:bCs/>
      <w:sz w:val="28"/>
      <w:szCs w:val="28"/>
    </w:rPr>
  </w:style>
  <w:style w:type="paragraph" w:styleId="2">
    <w:name w:val="heading 2"/>
    <w:basedOn w:val="a"/>
    <w:next w:val="a"/>
    <w:link w:val="20"/>
    <w:uiPriority w:val="9"/>
    <w:unhideWhenUsed/>
    <w:qFormat/>
    <w:rsid w:val="00F23B1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ind w:left="850" w:hanging="360"/>
    </w:pPr>
  </w:style>
  <w:style w:type="paragraph" w:customStyle="1" w:styleId="TableParagraph">
    <w:name w:val="Table Paragraph"/>
    <w:basedOn w:val="a"/>
    <w:uiPriority w:val="1"/>
    <w:qFormat/>
    <w:pPr>
      <w:spacing w:before="1" w:line="233" w:lineRule="exact"/>
      <w:ind w:right="96"/>
      <w:jc w:val="right"/>
    </w:pPr>
  </w:style>
  <w:style w:type="paragraph" w:styleId="a5">
    <w:name w:val="Balloon Text"/>
    <w:basedOn w:val="a"/>
    <w:link w:val="a6"/>
    <w:uiPriority w:val="99"/>
    <w:semiHidden/>
    <w:unhideWhenUsed/>
    <w:rsid w:val="00716360"/>
    <w:rPr>
      <w:sz w:val="18"/>
      <w:szCs w:val="18"/>
    </w:rPr>
  </w:style>
  <w:style w:type="character" w:customStyle="1" w:styleId="a6">
    <w:name w:val="批注框文本 字符"/>
    <w:basedOn w:val="a0"/>
    <w:link w:val="a5"/>
    <w:uiPriority w:val="99"/>
    <w:semiHidden/>
    <w:rsid w:val="00716360"/>
    <w:rPr>
      <w:rFonts w:ascii="Times New Roman" w:eastAsia="Times New Roman" w:hAnsi="Times New Roman" w:cs="Times New Roman"/>
      <w:sz w:val="18"/>
      <w:szCs w:val="18"/>
    </w:rPr>
  </w:style>
  <w:style w:type="character" w:styleId="a7">
    <w:name w:val="Hyperlink"/>
    <w:basedOn w:val="a0"/>
    <w:uiPriority w:val="99"/>
    <w:unhideWhenUsed/>
    <w:rsid w:val="006E6782"/>
    <w:rPr>
      <w:color w:val="0000FF" w:themeColor="hyperlink"/>
      <w:u w:val="single"/>
    </w:rPr>
  </w:style>
  <w:style w:type="character" w:styleId="a8">
    <w:name w:val="Unresolved Mention"/>
    <w:basedOn w:val="a0"/>
    <w:uiPriority w:val="99"/>
    <w:semiHidden/>
    <w:unhideWhenUsed/>
    <w:rsid w:val="006E6782"/>
    <w:rPr>
      <w:color w:val="605E5C"/>
      <w:shd w:val="clear" w:color="auto" w:fill="E1DFDD"/>
    </w:rPr>
  </w:style>
  <w:style w:type="character" w:customStyle="1" w:styleId="20">
    <w:name w:val="标题 2 字符"/>
    <w:basedOn w:val="a0"/>
    <w:link w:val="2"/>
    <w:uiPriority w:val="9"/>
    <w:rsid w:val="00F23B1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0.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7DBAA-B117-49B7-B8F7-21B4FA0BD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90</Pages>
  <Words>32420</Words>
  <Characters>184797</Characters>
  <Application>Microsoft Office Word</Application>
  <DocSecurity>0</DocSecurity>
  <Lines>1539</Lines>
  <Paragraphs>433</Paragraphs>
  <ScaleCrop>false</ScaleCrop>
  <Company/>
  <LinksUpToDate>false</LinksUpToDate>
  <CharactersWithSpaces>216784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Peng Luqi</cp:lastModifiedBy>
  <cp:revision>5</cp:revision>
  <dcterms:created xsi:type="dcterms:W3CDTF">2019-10-13T15:41:00Z</dcterms:created>
  <dcterms:modified xsi:type="dcterms:W3CDTF">2019-10-13T16:50:00Z</dcterms:modified>
</cp:coreProperties>
</file>